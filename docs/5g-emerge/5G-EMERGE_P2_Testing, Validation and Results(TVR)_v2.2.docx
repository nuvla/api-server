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vertAnchor="page" w:horzAnchor="margin" w:tblpY="11986"/>
        <w:tblW w:w="9546" w:type="dxa"/>
        <w:tblLayout w:type="fixed"/>
        <w:tblLook w:val="04A0" w:firstRow="1" w:lastRow="0" w:firstColumn="1" w:lastColumn="0" w:noHBand="0" w:noVBand="1"/>
      </w:tblPr>
      <w:tblGrid>
        <w:gridCol w:w="9546"/>
      </w:tblGrid>
      <w:tr w:rsidR="006255DD" w:rsidRPr="00C80238" w14:paraId="004CBAD3" w14:textId="77777777" w:rsidTr="007441C6">
        <w:tc>
          <w:tcPr>
            <w:tcW w:w="9546" w:type="dxa"/>
            <w:tcBorders>
              <w:bottom w:val="single" w:sz="4" w:space="0" w:color="FFFFFF" w:themeColor="background1"/>
            </w:tcBorders>
            <w:vAlign w:val="center"/>
          </w:tcPr>
          <w:p w14:paraId="79F072EE" w14:textId="77777777" w:rsidR="006255DD" w:rsidRPr="002C6C11" w:rsidRDefault="006255DD" w:rsidP="007441C6">
            <w:pPr>
              <w:pStyle w:val="ParagraphText"/>
              <w:rPr>
                <w:b/>
                <w:color w:val="FFFFFF" w:themeColor="background1"/>
                <w:sz w:val="10"/>
                <w:szCs w:val="10"/>
              </w:rPr>
            </w:pPr>
            <w:r w:rsidRPr="002C6C11">
              <w:rPr>
                <w:b/>
                <w:color w:val="FFFFFF" w:themeColor="background1"/>
                <w:sz w:val="40"/>
                <w:szCs w:val="40"/>
              </w:rPr>
              <w:t>WP1.2 -Testing, Validation, and Results (TVR)</w:t>
            </w:r>
          </w:p>
          <w:p w14:paraId="18761B1C" w14:textId="77777777" w:rsidR="006255DD" w:rsidRPr="002C6C11" w:rsidRDefault="006255DD" w:rsidP="007441C6">
            <w:pPr>
              <w:pStyle w:val="ParagraphText"/>
              <w:rPr>
                <w:b/>
                <w:color w:val="FFFFFF" w:themeColor="background1"/>
                <w:sz w:val="10"/>
                <w:szCs w:val="10"/>
              </w:rPr>
            </w:pPr>
          </w:p>
          <w:p w14:paraId="05FAC463" w14:textId="77777777" w:rsidR="006255DD" w:rsidRPr="002C6C11" w:rsidRDefault="006255DD" w:rsidP="007441C6">
            <w:pPr>
              <w:pStyle w:val="ParagraphText"/>
              <w:rPr>
                <w:b/>
                <w:color w:val="FFFFFF" w:themeColor="background1"/>
                <w:sz w:val="10"/>
                <w:szCs w:val="10"/>
              </w:rPr>
            </w:pPr>
          </w:p>
        </w:tc>
      </w:tr>
      <w:tr w:rsidR="006255DD" w:rsidRPr="00C80238" w14:paraId="5DB11E6F" w14:textId="77777777" w:rsidTr="007441C6">
        <w:tc>
          <w:tcPr>
            <w:tcW w:w="9546" w:type="dxa"/>
            <w:tcBorders>
              <w:top w:val="single" w:sz="4" w:space="0" w:color="FFFFFF" w:themeColor="background1"/>
            </w:tcBorders>
            <w:vAlign w:val="center"/>
          </w:tcPr>
          <w:p w14:paraId="1AA7CE40" w14:textId="77777777" w:rsidR="006255DD" w:rsidRPr="002C6C11" w:rsidRDefault="006255DD" w:rsidP="007441C6">
            <w:pPr>
              <w:rPr>
                <w:rFonts w:ascii="Montserrat" w:hAnsi="Montserrat"/>
                <w:color w:val="FFFFFF" w:themeColor="background1"/>
              </w:rPr>
            </w:pPr>
            <w:r w:rsidRPr="002C6C11">
              <w:rPr>
                <w:rFonts w:ascii="Montserrat" w:hAnsi="Montserrat"/>
                <w:color w:val="FFFFFF" w:themeColor="background1"/>
                <w:sz w:val="22"/>
                <w:szCs w:val="22"/>
              </w:rPr>
              <w:t>ESA Contract No. 4000138171/22/NL/AF</w:t>
            </w:r>
          </w:p>
          <w:p w14:paraId="32A03D6D" w14:textId="77777777" w:rsidR="006255DD" w:rsidRPr="002C6C11" w:rsidRDefault="006255DD" w:rsidP="007441C6">
            <w:pPr>
              <w:rPr>
                <w:rFonts w:ascii="Montserrat" w:hAnsi="Montserrat"/>
                <w:color w:val="FFFFFF" w:themeColor="background1"/>
              </w:rPr>
            </w:pPr>
          </w:p>
          <w:p w14:paraId="48614E14" w14:textId="77777777" w:rsidR="006255DD" w:rsidRPr="002C6C11" w:rsidRDefault="006255DD" w:rsidP="007441C6">
            <w:pPr>
              <w:rPr>
                <w:rFonts w:ascii="Montserrat" w:hAnsi="Montserrat"/>
                <w:color w:val="FFFFFF" w:themeColor="background1"/>
              </w:rPr>
            </w:pPr>
          </w:p>
          <w:p w14:paraId="57FD2C42" w14:textId="77777777" w:rsidR="006255DD" w:rsidRPr="002C6C11" w:rsidRDefault="006255DD" w:rsidP="007441C6">
            <w:pPr>
              <w:rPr>
                <w:rFonts w:ascii="Montserrat" w:hAnsi="Montserrat"/>
                <w:color w:val="FFFFFF" w:themeColor="background1"/>
                <w:sz w:val="22"/>
                <w:szCs w:val="22"/>
              </w:rPr>
            </w:pPr>
          </w:p>
          <w:p w14:paraId="2697B566" w14:textId="77777777" w:rsidR="006255DD" w:rsidRPr="002C6C11" w:rsidRDefault="006255DD" w:rsidP="007441C6">
            <w:pPr>
              <w:rPr>
                <w:rFonts w:ascii="Montserrat" w:hAnsi="Montserrat"/>
                <w:color w:val="FFFFFF" w:themeColor="background1"/>
                <w:sz w:val="22"/>
                <w:szCs w:val="22"/>
              </w:rPr>
            </w:pPr>
          </w:p>
          <w:p w14:paraId="2516C03B" w14:textId="77777777" w:rsidR="006255DD" w:rsidRPr="002C6C11" w:rsidRDefault="006255DD" w:rsidP="007441C6">
            <w:pPr>
              <w:rPr>
                <w:rFonts w:ascii="Montserrat" w:hAnsi="Montserrat"/>
                <w:color w:val="FFFFFF" w:themeColor="background1"/>
                <w:sz w:val="22"/>
                <w:szCs w:val="22"/>
              </w:rPr>
            </w:pPr>
          </w:p>
          <w:p w14:paraId="74D9576B" w14:textId="77777777" w:rsidR="006255DD" w:rsidRPr="00C80238" w:rsidRDefault="006255DD" w:rsidP="007441C6">
            <w:pPr>
              <w:rPr>
                <w:rFonts w:ascii="Montserrat" w:hAnsi="Montserrat"/>
                <w:color w:val="FFFFFF" w:themeColor="background1"/>
                <w:sz w:val="12"/>
                <w:szCs w:val="12"/>
              </w:rPr>
            </w:pPr>
            <w:r w:rsidRPr="00C80238">
              <w:rPr>
                <w:rFonts w:ascii="Montserrat" w:hAnsi="Montserrat"/>
                <w:color w:val="FFFFFF" w:themeColor="background1"/>
                <w:sz w:val="12"/>
                <w:szCs w:val="12"/>
              </w:rPr>
              <w:t>The European Space Agency funds the 5G Emerge project. The information and views set out in this deliverable are those of the author(s) and do not necessarily reflect the official opinion of the Consortium partners. The information in this document is provided “as is”, and no guarantee or warranty is given that the information fits any specific purpose. This document complements the Consortium Agreement and its Amendments. </w:t>
            </w:r>
          </w:p>
          <w:p w14:paraId="50FBA8B8" w14:textId="77777777" w:rsidR="006255DD" w:rsidRPr="00C80238" w:rsidRDefault="006255DD" w:rsidP="007441C6">
            <w:pPr>
              <w:rPr>
                <w:rFonts w:ascii="Montserrat" w:hAnsi="Montserrat"/>
                <w:color w:val="FFFFFF" w:themeColor="background1"/>
                <w:sz w:val="12"/>
                <w:szCs w:val="12"/>
              </w:rPr>
            </w:pPr>
            <w:r w:rsidRPr="00C80238">
              <w:rPr>
                <w:rFonts w:ascii="Montserrat" w:hAnsi="Montserrat"/>
                <w:color w:val="FFFFFF" w:themeColor="background1"/>
                <w:sz w:val="12"/>
                <w:szCs w:val="12"/>
              </w:rPr>
              <w:t> </w:t>
            </w:r>
          </w:p>
          <w:p w14:paraId="618476A1" w14:textId="77777777" w:rsidR="006255DD" w:rsidRPr="00C80238" w:rsidRDefault="006255DD" w:rsidP="007441C6">
            <w:pPr>
              <w:rPr>
                <w:rFonts w:ascii="Montserrat" w:hAnsi="Montserrat"/>
                <w:color w:val="FFFFFF" w:themeColor="background1"/>
                <w:sz w:val="12"/>
                <w:szCs w:val="12"/>
              </w:rPr>
            </w:pPr>
            <w:r w:rsidRPr="00C80238">
              <w:rPr>
                <w:rFonts w:ascii="Montserrat" w:hAnsi="Montserrat"/>
                <w:color w:val="FFFFFF" w:themeColor="background1"/>
                <w:sz w:val="12"/>
                <w:szCs w:val="12"/>
              </w:rPr>
              <w:t>This document presents the situation at the date of the version number and will be periodically reviewed and updated</w:t>
            </w:r>
          </w:p>
          <w:p w14:paraId="31C7EBE3" w14:textId="77777777" w:rsidR="006255DD" w:rsidRPr="002C6C11" w:rsidRDefault="006255DD" w:rsidP="007441C6">
            <w:pPr>
              <w:rPr>
                <w:rFonts w:ascii="Montserrat" w:hAnsi="Montserrat"/>
                <w:color w:val="FFFFFF" w:themeColor="background1"/>
              </w:rPr>
            </w:pPr>
            <w:r w:rsidRPr="00C80238">
              <w:rPr>
                <w:rFonts w:ascii="Montserrat" w:hAnsi="Montserrat"/>
                <w:color w:val="FFFFFF" w:themeColor="background1"/>
                <w:sz w:val="12"/>
                <w:szCs w:val="12"/>
              </w:rPr>
              <w:t>.</w:t>
            </w:r>
          </w:p>
        </w:tc>
      </w:tr>
    </w:tbl>
    <w:p w14:paraId="6826B103" w14:textId="1E2CC5FB" w:rsidR="00CA2641" w:rsidRPr="002C6C11" w:rsidRDefault="00E4510A" w:rsidP="00CA2641">
      <w:pPr>
        <w:rPr>
          <w:rFonts w:ascii="Montserrat" w:hAnsi="Montserrat"/>
          <w:color w:val="auto"/>
          <w:sz w:val="28"/>
          <w:szCs w:val="28"/>
        </w:rPr>
      </w:pPr>
      <w:r w:rsidRPr="002C6C11">
        <w:rPr>
          <w:rFonts w:ascii="Montserrat" w:hAnsi="Montserrat"/>
          <w:noProof/>
          <w:color w:val="auto"/>
        </w:rPr>
        <w:drawing>
          <wp:anchor distT="0" distB="0" distL="114300" distR="114300" simplePos="0" relativeHeight="251658240" behindDoc="1" locked="1" layoutInCell="1" allowOverlap="1" wp14:anchorId="36B3DD8A" wp14:editId="61389F1A">
            <wp:simplePos x="0" y="0"/>
            <wp:positionH relativeFrom="page">
              <wp:align>right</wp:align>
            </wp:positionH>
            <wp:positionV relativeFrom="page">
              <wp:posOffset>10795</wp:posOffset>
            </wp:positionV>
            <wp:extent cx="7581265" cy="10723880"/>
            <wp:effectExtent l="0" t="0" r="635" b="1270"/>
            <wp:wrapNone/>
            <wp:docPr id="56" name="Picture 5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231" descr="Ic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1265" cy="10723880"/>
                    </a:xfrm>
                    <a:prstGeom prst="rect">
                      <a:avLst/>
                    </a:prstGeom>
                  </pic:spPr>
                </pic:pic>
              </a:graphicData>
            </a:graphic>
            <wp14:sizeRelH relativeFrom="margin">
              <wp14:pctWidth>0</wp14:pctWidth>
            </wp14:sizeRelH>
            <wp14:sizeRelV relativeFrom="margin">
              <wp14:pctHeight>0</wp14:pctHeight>
            </wp14:sizeRelV>
          </wp:anchor>
        </w:drawing>
      </w:r>
    </w:p>
    <w:p w14:paraId="500923C6" w14:textId="77777777" w:rsidR="00E4510A" w:rsidRPr="002C6C11" w:rsidRDefault="00E4510A" w:rsidP="00E4510A">
      <w:pPr>
        <w:pageBreakBefore/>
        <w:rPr>
          <w:rFonts w:ascii="Montserrat" w:hAnsi="Montserrat"/>
          <w:color w:val="auto"/>
          <w:sz w:val="20"/>
          <w:szCs w:val="20"/>
        </w:rPr>
      </w:pPr>
    </w:p>
    <w:p w14:paraId="2F619D4D" w14:textId="3E767469" w:rsidR="00CA2641" w:rsidRPr="002C6C11" w:rsidRDefault="00CA2641" w:rsidP="00CA2641">
      <w:pPr>
        <w:jc w:val="center"/>
        <w:rPr>
          <w:rFonts w:ascii="Montserrat" w:hAnsi="Montserrat"/>
          <w:b/>
          <w:color w:val="auto"/>
          <w:sz w:val="20"/>
          <w:szCs w:val="20"/>
          <w:u w:val="single"/>
        </w:rPr>
      </w:pPr>
      <w:r w:rsidRPr="002C6C11">
        <w:rPr>
          <w:rFonts w:ascii="Montserrat" w:hAnsi="Montserrat"/>
          <w:color w:val="auto"/>
          <w:sz w:val="20"/>
          <w:szCs w:val="20"/>
        </w:rPr>
        <w:t>Ref.: 5GEMG-P2-WP1.2-</w:t>
      </w:r>
      <w:r w:rsidR="007F2634" w:rsidRPr="002C6C11">
        <w:rPr>
          <w:rFonts w:ascii="Montserrat" w:hAnsi="Montserrat"/>
          <w:color w:val="auto"/>
          <w:sz w:val="20"/>
          <w:szCs w:val="20"/>
        </w:rPr>
        <w:t>TVR</w:t>
      </w:r>
    </w:p>
    <w:p w14:paraId="4EDC6B50" w14:textId="77777777" w:rsidR="00CA2641" w:rsidRPr="002C6C11" w:rsidRDefault="00CA2641" w:rsidP="00CA2641">
      <w:pPr>
        <w:rPr>
          <w:rFonts w:ascii="Montserrat" w:hAnsi="Montserrat"/>
          <w:color w:val="auto"/>
          <w:sz w:val="20"/>
          <w:szCs w:val="20"/>
        </w:rPr>
      </w:pPr>
    </w:p>
    <w:p w14:paraId="790DBBD1" w14:textId="77777777" w:rsidR="00CA2641" w:rsidRPr="002C6C11" w:rsidRDefault="00CA2641" w:rsidP="00CA2641">
      <w:pPr>
        <w:rPr>
          <w:rFonts w:ascii="Montserrat" w:hAnsi="Montserrat"/>
          <w:color w:val="auto"/>
          <w:sz w:val="20"/>
          <w:szCs w:val="20"/>
        </w:rPr>
      </w:pPr>
    </w:p>
    <w:p w14:paraId="2F82E101" w14:textId="01B755A3" w:rsidR="00CA2641" w:rsidRPr="002C6C11" w:rsidRDefault="00CA2641" w:rsidP="00115401">
      <w:pPr>
        <w:ind w:left="2880" w:hanging="2880"/>
        <w:jc w:val="center"/>
        <w:rPr>
          <w:rFonts w:ascii="Montserrat" w:hAnsi="Montserrat"/>
          <w:color w:val="auto"/>
          <w:sz w:val="20"/>
          <w:szCs w:val="20"/>
        </w:rPr>
      </w:pPr>
      <w:r w:rsidRPr="002C6C11">
        <w:rPr>
          <w:rFonts w:ascii="Montserrat" w:hAnsi="Montserrat"/>
          <w:color w:val="auto"/>
          <w:sz w:val="20"/>
          <w:szCs w:val="20"/>
        </w:rPr>
        <w:t>Title:</w:t>
      </w:r>
      <w:r w:rsidR="00115401" w:rsidRPr="002C6C11">
        <w:rPr>
          <w:rFonts w:ascii="Montserrat" w:hAnsi="Montserrat"/>
          <w:color w:val="auto"/>
          <w:sz w:val="20"/>
          <w:szCs w:val="20"/>
        </w:rPr>
        <w:t xml:space="preserve"> </w:t>
      </w:r>
      <w:r w:rsidR="007F2634" w:rsidRPr="002C6C11">
        <w:rPr>
          <w:rFonts w:ascii="Montserrat" w:hAnsi="Montserrat"/>
          <w:b/>
          <w:color w:val="auto"/>
          <w:sz w:val="20"/>
          <w:szCs w:val="20"/>
        </w:rPr>
        <w:t>Testing, Validation, and Results</w:t>
      </w:r>
    </w:p>
    <w:p w14:paraId="4AFEA154" w14:textId="77777777" w:rsidR="00CA2641" w:rsidRPr="002C6C11" w:rsidRDefault="00CA2641" w:rsidP="00CA2641">
      <w:pPr>
        <w:rPr>
          <w:rFonts w:ascii="Montserrat" w:hAnsi="Montserrat"/>
          <w:color w:val="auto"/>
          <w:sz w:val="20"/>
          <w:szCs w:val="20"/>
        </w:rPr>
      </w:pPr>
    </w:p>
    <w:p w14:paraId="4ECDC996" w14:textId="5265F5AD" w:rsidR="00615789" w:rsidRPr="002C6C11" w:rsidRDefault="00544F39" w:rsidP="00544F39">
      <w:pPr>
        <w:jc w:val="center"/>
        <w:rPr>
          <w:rFonts w:ascii="Montserrat" w:hAnsi="Montserrat"/>
          <w:color w:val="auto"/>
          <w:sz w:val="20"/>
          <w:szCs w:val="20"/>
        </w:rPr>
      </w:pPr>
      <w:r w:rsidRPr="002C6C11">
        <w:rPr>
          <w:rFonts w:ascii="Montserrat" w:hAnsi="Montserrat"/>
          <w:color w:val="auto"/>
          <w:sz w:val="20"/>
          <w:szCs w:val="20"/>
        </w:rPr>
        <w:t>WP1.2 - Architecture</w:t>
      </w:r>
    </w:p>
    <w:p w14:paraId="7CE57AF0" w14:textId="77777777" w:rsidR="00615789" w:rsidRPr="002C6C11" w:rsidRDefault="00615789" w:rsidP="00CA2641">
      <w:pPr>
        <w:rPr>
          <w:rFonts w:ascii="Montserrat" w:hAnsi="Montserrat"/>
          <w:color w:val="auto"/>
          <w:sz w:val="20"/>
          <w:szCs w:val="20"/>
        </w:rPr>
      </w:pPr>
    </w:p>
    <w:p w14:paraId="4349C201" w14:textId="77777777" w:rsidR="00615789" w:rsidRPr="002C6C11" w:rsidRDefault="00615789" w:rsidP="00CA2641">
      <w:pPr>
        <w:rPr>
          <w:rFonts w:ascii="Montserrat" w:hAnsi="Montserrat"/>
          <w:color w:val="auto"/>
          <w:sz w:val="20"/>
          <w:szCs w:val="20"/>
        </w:rPr>
      </w:pPr>
    </w:p>
    <w:p w14:paraId="257FF5AC" w14:textId="77777777" w:rsidR="00CA2641" w:rsidRPr="002C6C11" w:rsidRDefault="00CA2641" w:rsidP="00CA2641">
      <w:pPr>
        <w:jc w:val="center"/>
        <w:rPr>
          <w:rFonts w:ascii="Montserrat" w:hAnsi="Montserrat"/>
          <w:color w:val="auto"/>
          <w:sz w:val="20"/>
          <w:szCs w:val="20"/>
        </w:rPr>
      </w:pPr>
      <w:r w:rsidRPr="002C6C11">
        <w:rPr>
          <w:rFonts w:ascii="Montserrat" w:hAnsi="Montserrat"/>
          <w:color w:val="auto"/>
          <w:sz w:val="20"/>
          <w:szCs w:val="20"/>
        </w:rPr>
        <w:t>Project:</w:t>
      </w:r>
    </w:p>
    <w:p w14:paraId="39009F60" w14:textId="715CF33B" w:rsidR="00CA2641" w:rsidRPr="002C6C11" w:rsidRDefault="00CA2641" w:rsidP="00CA2641">
      <w:pPr>
        <w:tabs>
          <w:tab w:val="left" w:pos="7545"/>
        </w:tabs>
        <w:rPr>
          <w:rFonts w:ascii="Montserrat" w:hAnsi="Montserrat"/>
          <w:color w:val="auto"/>
          <w:sz w:val="20"/>
          <w:szCs w:val="20"/>
        </w:rPr>
      </w:pPr>
    </w:p>
    <w:p w14:paraId="67EF022F" w14:textId="1A860364" w:rsidR="00CA2641" w:rsidRPr="002C6C11" w:rsidRDefault="00CA2641" w:rsidP="00115401">
      <w:pPr>
        <w:tabs>
          <w:tab w:val="center" w:pos="4537"/>
          <w:tab w:val="left" w:pos="8085"/>
        </w:tabs>
        <w:jc w:val="center"/>
        <w:rPr>
          <w:rFonts w:ascii="Montserrat" w:hAnsi="Montserrat"/>
          <w:color w:val="auto"/>
          <w:sz w:val="20"/>
          <w:szCs w:val="20"/>
        </w:rPr>
      </w:pPr>
      <w:r w:rsidRPr="002C6C11">
        <w:rPr>
          <w:rFonts w:ascii="Montserrat" w:hAnsi="Montserrat"/>
          <w:color w:val="auto"/>
          <w:sz w:val="20"/>
          <w:szCs w:val="20"/>
        </w:rPr>
        <w:t>5G-EMERGE Phase 2</w:t>
      </w:r>
    </w:p>
    <w:p w14:paraId="5733BCE2" w14:textId="77777777" w:rsidR="00CA2641" w:rsidRPr="002C6C11" w:rsidRDefault="00CA2641" w:rsidP="00A80C04">
      <w:pPr>
        <w:spacing w:before="120"/>
        <w:jc w:val="center"/>
        <w:rPr>
          <w:rFonts w:ascii="Montserrat" w:hAnsi="Montserrat"/>
          <w:color w:val="auto"/>
          <w:sz w:val="20"/>
          <w:szCs w:val="20"/>
        </w:rPr>
      </w:pPr>
      <w:r w:rsidRPr="002C6C11">
        <w:rPr>
          <w:rFonts w:ascii="Montserrat" w:hAnsi="Montserrat"/>
          <w:color w:val="auto"/>
          <w:sz w:val="20"/>
          <w:szCs w:val="20"/>
        </w:rPr>
        <w:t>ESA Contract No. 4000138171/22/NL/AF</w:t>
      </w:r>
    </w:p>
    <w:p w14:paraId="76E214F2" w14:textId="77777777" w:rsidR="00CA2641" w:rsidRPr="002C6C11" w:rsidRDefault="00CA2641" w:rsidP="00CA2641">
      <w:pPr>
        <w:spacing w:after="120"/>
        <w:rPr>
          <w:rFonts w:ascii="Montserrat" w:hAnsi="Montserrat"/>
          <w:color w:val="auto"/>
          <w:sz w:val="20"/>
          <w:szCs w:val="20"/>
        </w:rPr>
      </w:pPr>
    </w:p>
    <w:p w14:paraId="5A4A88DD" w14:textId="77777777" w:rsidR="00CA2641" w:rsidRPr="002C6C11" w:rsidRDefault="00CA2641" w:rsidP="00CA2641">
      <w:pPr>
        <w:spacing w:after="120"/>
        <w:rPr>
          <w:rFonts w:ascii="Montserrat" w:hAnsi="Montserrat"/>
          <w:color w:val="auto"/>
          <w:sz w:val="20"/>
          <w:szCs w:val="20"/>
        </w:rPr>
      </w:pPr>
    </w:p>
    <w:p w14:paraId="78717759" w14:textId="77777777" w:rsidR="00CA2641" w:rsidRPr="002C6C11" w:rsidRDefault="00CA2641" w:rsidP="00CA2641">
      <w:pPr>
        <w:spacing w:after="120"/>
        <w:rPr>
          <w:rFonts w:ascii="Montserrat" w:hAnsi="Montserrat"/>
          <w:color w:val="auto"/>
          <w:sz w:val="20"/>
          <w:szCs w:val="20"/>
        </w:rPr>
      </w:pPr>
    </w:p>
    <w:p w14:paraId="33FC9535" w14:textId="77777777" w:rsidR="00CA2641" w:rsidRPr="002C6C11" w:rsidRDefault="00CA2641" w:rsidP="00CA2641">
      <w:pPr>
        <w:spacing w:after="120"/>
        <w:rPr>
          <w:rFonts w:ascii="Montserrat" w:hAnsi="Montserrat"/>
          <w:color w:val="auto"/>
          <w:sz w:val="20"/>
          <w:szCs w:val="20"/>
        </w:rPr>
      </w:pPr>
    </w:p>
    <w:p w14:paraId="7BF4E01A" w14:textId="58C8605E" w:rsidR="00CA2641" w:rsidRPr="00C80238" w:rsidRDefault="00CA2641" w:rsidP="00055D5F">
      <w:pPr>
        <w:tabs>
          <w:tab w:val="left" w:pos="2268"/>
        </w:tabs>
        <w:spacing w:after="120"/>
        <w:rPr>
          <w:rFonts w:ascii="Montserrat" w:hAnsi="Montserrat"/>
          <w:color w:val="auto"/>
          <w:sz w:val="20"/>
          <w:szCs w:val="20"/>
        </w:rPr>
      </w:pPr>
      <w:r w:rsidRPr="00C80238">
        <w:rPr>
          <w:rFonts w:ascii="Montserrat" w:hAnsi="Montserrat"/>
          <w:color w:val="auto"/>
          <w:sz w:val="20"/>
          <w:szCs w:val="20"/>
        </w:rPr>
        <w:t>Version:</w:t>
      </w:r>
      <w:r w:rsidRPr="002C6C11">
        <w:rPr>
          <w:rFonts w:ascii="Montserrat" w:hAnsi="Montserrat"/>
        </w:rPr>
        <w:tab/>
      </w:r>
      <w:r w:rsidR="002843D0" w:rsidRPr="00C80238">
        <w:rPr>
          <w:rFonts w:ascii="Montserrat" w:hAnsi="Montserrat"/>
          <w:color w:val="auto"/>
          <w:sz w:val="20"/>
          <w:szCs w:val="20"/>
        </w:rPr>
        <w:t>2.</w:t>
      </w:r>
      <w:r w:rsidR="00444399">
        <w:rPr>
          <w:rFonts w:ascii="Montserrat" w:hAnsi="Montserrat"/>
          <w:color w:val="auto"/>
          <w:sz w:val="20"/>
          <w:szCs w:val="20"/>
        </w:rPr>
        <w:t>2</w:t>
      </w:r>
    </w:p>
    <w:p w14:paraId="7C463B14" w14:textId="666FA884" w:rsidR="00CA2641" w:rsidRPr="002C6C11" w:rsidRDefault="00CA2641" w:rsidP="00055D5F">
      <w:pPr>
        <w:tabs>
          <w:tab w:val="left" w:pos="2268"/>
        </w:tabs>
        <w:spacing w:after="120"/>
        <w:rPr>
          <w:rFonts w:ascii="Montserrat" w:hAnsi="Montserrat"/>
          <w:color w:val="auto"/>
          <w:sz w:val="20"/>
          <w:szCs w:val="20"/>
        </w:rPr>
      </w:pPr>
      <w:r w:rsidRPr="002C6C11">
        <w:rPr>
          <w:rFonts w:ascii="Montserrat" w:hAnsi="Montserrat"/>
          <w:color w:val="auto"/>
          <w:sz w:val="20"/>
          <w:szCs w:val="20"/>
        </w:rPr>
        <w:t>Status:</w:t>
      </w:r>
      <w:r w:rsidRPr="002C6C11">
        <w:rPr>
          <w:rFonts w:ascii="Montserrat" w:hAnsi="Montserrat"/>
          <w:color w:val="auto"/>
          <w:sz w:val="20"/>
          <w:szCs w:val="20"/>
        </w:rPr>
        <w:tab/>
        <w:t>Draft</w:t>
      </w:r>
    </w:p>
    <w:p w14:paraId="2D55755D" w14:textId="68E66E6D" w:rsidR="00CA2641" w:rsidRPr="002C6C11" w:rsidRDefault="00CA2641" w:rsidP="00055D5F">
      <w:pPr>
        <w:tabs>
          <w:tab w:val="left" w:pos="2268"/>
        </w:tabs>
        <w:spacing w:after="120"/>
        <w:rPr>
          <w:rFonts w:ascii="Montserrat" w:hAnsi="Montserrat"/>
          <w:color w:val="auto"/>
          <w:sz w:val="20"/>
          <w:szCs w:val="20"/>
          <w:u w:val="single"/>
        </w:rPr>
      </w:pPr>
      <w:r w:rsidRPr="002C6C11">
        <w:rPr>
          <w:rFonts w:ascii="Montserrat" w:hAnsi="Montserrat"/>
          <w:color w:val="auto"/>
          <w:sz w:val="20"/>
          <w:szCs w:val="20"/>
        </w:rPr>
        <w:t>Date of issue:</w:t>
      </w:r>
      <w:r w:rsidRPr="002C6C11">
        <w:rPr>
          <w:rFonts w:ascii="Montserrat" w:hAnsi="Montserrat"/>
          <w:color w:val="auto"/>
          <w:sz w:val="20"/>
          <w:szCs w:val="20"/>
        </w:rPr>
        <w:tab/>
      </w:r>
      <w:r w:rsidR="00444399" w:rsidRPr="00444399">
        <w:rPr>
          <w:rFonts w:ascii="Montserrat" w:hAnsi="Montserrat"/>
          <w:color w:val="auto"/>
          <w:sz w:val="20"/>
          <w:szCs w:val="20"/>
          <w:highlight w:val="yellow"/>
        </w:rPr>
        <w:t>XX</w:t>
      </w:r>
      <w:r w:rsidR="00A32D6E">
        <w:rPr>
          <w:rFonts w:ascii="Montserrat" w:hAnsi="Montserrat"/>
          <w:color w:val="auto"/>
          <w:sz w:val="20"/>
          <w:szCs w:val="20"/>
        </w:rPr>
        <w:t>.</w:t>
      </w:r>
      <w:r w:rsidR="00D42916" w:rsidRPr="002C6C11">
        <w:rPr>
          <w:rFonts w:ascii="Montserrat" w:hAnsi="Montserrat"/>
          <w:color w:val="auto"/>
          <w:sz w:val="20"/>
          <w:szCs w:val="20"/>
        </w:rPr>
        <w:t>0</w:t>
      </w:r>
      <w:r w:rsidR="00F91A69">
        <w:rPr>
          <w:rFonts w:ascii="Montserrat" w:hAnsi="Montserrat"/>
          <w:color w:val="auto"/>
          <w:sz w:val="20"/>
          <w:szCs w:val="20"/>
        </w:rPr>
        <w:t>3</w:t>
      </w:r>
      <w:r w:rsidRPr="002C6C11">
        <w:rPr>
          <w:rFonts w:ascii="Montserrat" w:hAnsi="Montserrat"/>
          <w:color w:val="auto"/>
          <w:sz w:val="20"/>
          <w:szCs w:val="20"/>
        </w:rPr>
        <w:t>.202</w:t>
      </w:r>
      <w:r w:rsidR="002843D0" w:rsidRPr="002C6C11">
        <w:rPr>
          <w:rFonts w:ascii="Montserrat" w:hAnsi="Montserrat"/>
          <w:color w:val="auto"/>
          <w:sz w:val="20"/>
          <w:szCs w:val="20"/>
        </w:rPr>
        <w:t>6</w:t>
      </w:r>
    </w:p>
    <w:p w14:paraId="42843771" w14:textId="78E4011F" w:rsidR="00CA2641" w:rsidRPr="006E7A7B" w:rsidRDefault="00CA2641" w:rsidP="00055D5F">
      <w:pPr>
        <w:tabs>
          <w:tab w:val="left" w:pos="2268"/>
        </w:tabs>
        <w:spacing w:after="120"/>
        <w:rPr>
          <w:rFonts w:ascii="Montserrat" w:hAnsi="Montserrat"/>
          <w:color w:val="auto"/>
          <w:sz w:val="18"/>
          <w:szCs w:val="18"/>
        </w:rPr>
      </w:pPr>
      <w:r w:rsidRPr="006E7A7B">
        <w:rPr>
          <w:rFonts w:ascii="Montserrat" w:hAnsi="Montserrat"/>
          <w:color w:val="auto"/>
          <w:sz w:val="18"/>
          <w:szCs w:val="18"/>
        </w:rPr>
        <w:t>No. of pages:</w:t>
      </w:r>
      <w:r w:rsidRPr="002C6C11">
        <w:rPr>
          <w:rFonts w:ascii="Montserrat" w:hAnsi="Montserrat"/>
          <w:color w:val="auto"/>
          <w:sz w:val="18"/>
          <w:szCs w:val="18"/>
        </w:rPr>
        <w:tab/>
      </w:r>
      <w:r w:rsidR="005F7684" w:rsidRPr="00444399">
        <w:rPr>
          <w:rFonts w:ascii="Montserrat" w:hAnsi="Montserrat"/>
          <w:color w:val="auto"/>
          <w:sz w:val="18"/>
          <w:szCs w:val="18"/>
          <w:highlight w:val="yellow"/>
        </w:rPr>
        <w:t>174</w:t>
      </w:r>
    </w:p>
    <w:p w14:paraId="654FCEE7" w14:textId="7B6319F7" w:rsidR="00CA2641" w:rsidRPr="00C80238" w:rsidRDefault="00CA2641" w:rsidP="00055D5F">
      <w:pPr>
        <w:tabs>
          <w:tab w:val="left" w:pos="2268"/>
        </w:tabs>
        <w:spacing w:after="120"/>
        <w:rPr>
          <w:rFonts w:ascii="Montserrat" w:hAnsi="Montserrat"/>
          <w:color w:val="auto"/>
          <w:sz w:val="20"/>
          <w:szCs w:val="20"/>
          <w:u w:val="single"/>
        </w:rPr>
      </w:pPr>
      <w:r w:rsidRPr="00C80238">
        <w:rPr>
          <w:rFonts w:ascii="Montserrat" w:hAnsi="Montserrat"/>
          <w:color w:val="auto"/>
          <w:sz w:val="20"/>
          <w:szCs w:val="20"/>
        </w:rPr>
        <w:t>Class:</w:t>
      </w:r>
      <w:r w:rsidRPr="002C6C11">
        <w:rPr>
          <w:rFonts w:ascii="Montserrat" w:hAnsi="Montserrat"/>
          <w:color w:val="auto"/>
        </w:rPr>
        <w:tab/>
      </w:r>
      <w:r w:rsidRPr="00C80238">
        <w:rPr>
          <w:rFonts w:ascii="Montserrat" w:hAnsi="Montserrat"/>
          <w:color w:val="auto"/>
          <w:sz w:val="20"/>
          <w:szCs w:val="20"/>
        </w:rPr>
        <w:t>Confidential</w:t>
      </w:r>
    </w:p>
    <w:p w14:paraId="41C1607D" w14:textId="0D94A60F" w:rsidR="00CA2641" w:rsidRPr="002C6C11" w:rsidRDefault="00CA2641" w:rsidP="00055D5F">
      <w:pPr>
        <w:tabs>
          <w:tab w:val="left" w:pos="2268"/>
        </w:tabs>
        <w:spacing w:after="120"/>
        <w:rPr>
          <w:rFonts w:ascii="Montserrat" w:hAnsi="Montserrat"/>
          <w:color w:val="auto"/>
          <w:sz w:val="20"/>
          <w:szCs w:val="20"/>
        </w:rPr>
      </w:pPr>
      <w:r w:rsidRPr="002C6C11">
        <w:rPr>
          <w:rFonts w:ascii="Montserrat" w:hAnsi="Montserrat"/>
          <w:color w:val="auto"/>
          <w:sz w:val="20"/>
          <w:szCs w:val="20"/>
        </w:rPr>
        <w:t>Internal ref.</w:t>
      </w:r>
      <w:r w:rsidRPr="002C6C11">
        <w:rPr>
          <w:rFonts w:ascii="Montserrat" w:hAnsi="Montserrat"/>
          <w:color w:val="auto"/>
          <w:sz w:val="20"/>
          <w:szCs w:val="20"/>
        </w:rPr>
        <w:tab/>
        <w:t>5GEMG-P2-WP1.2-</w:t>
      </w:r>
      <w:r w:rsidR="007F2634" w:rsidRPr="002C6C11">
        <w:rPr>
          <w:rFonts w:ascii="Montserrat" w:hAnsi="Montserrat"/>
          <w:color w:val="auto"/>
          <w:sz w:val="20"/>
          <w:szCs w:val="20"/>
        </w:rPr>
        <w:t>TVR</w:t>
      </w:r>
    </w:p>
    <w:p w14:paraId="329F7CD1" w14:textId="77777777" w:rsidR="00CA2641" w:rsidRPr="002C6C11" w:rsidRDefault="00CA2641" w:rsidP="00055D5F">
      <w:pPr>
        <w:tabs>
          <w:tab w:val="left" w:pos="2268"/>
        </w:tabs>
        <w:spacing w:after="120"/>
        <w:rPr>
          <w:rFonts w:ascii="Montserrat" w:hAnsi="Montserrat"/>
          <w:color w:val="auto"/>
          <w:sz w:val="20"/>
          <w:szCs w:val="20"/>
        </w:rPr>
      </w:pPr>
    </w:p>
    <w:p w14:paraId="2B843CDD" w14:textId="1AB3413A" w:rsidR="00CA2641" w:rsidRPr="00C80238" w:rsidRDefault="00CA2641" w:rsidP="00055D5F">
      <w:pPr>
        <w:tabs>
          <w:tab w:val="left" w:pos="2268"/>
        </w:tabs>
        <w:spacing w:after="120"/>
        <w:rPr>
          <w:rFonts w:ascii="Montserrat" w:hAnsi="Montserrat"/>
          <w:color w:val="auto"/>
          <w:sz w:val="20"/>
          <w:szCs w:val="20"/>
        </w:rPr>
      </w:pPr>
      <w:r w:rsidRPr="00C80238">
        <w:rPr>
          <w:rFonts w:ascii="Montserrat" w:hAnsi="Montserrat"/>
          <w:color w:val="auto"/>
          <w:sz w:val="20"/>
          <w:szCs w:val="20"/>
        </w:rPr>
        <w:t>Prepared by</w:t>
      </w:r>
      <w:r w:rsidRPr="002C6C11">
        <w:rPr>
          <w:rFonts w:ascii="Montserrat" w:hAnsi="Montserrat"/>
          <w:color w:val="auto"/>
        </w:rPr>
        <w:tab/>
      </w:r>
      <w:r w:rsidRPr="00C80238">
        <w:rPr>
          <w:rFonts w:ascii="Montserrat" w:hAnsi="Montserrat"/>
          <w:color w:val="auto"/>
          <w:sz w:val="20"/>
          <w:szCs w:val="20"/>
        </w:rPr>
        <w:t>Darko Ratkaj, EBU</w:t>
      </w:r>
    </w:p>
    <w:p w14:paraId="3471A44F" w14:textId="1307BE9F" w:rsidR="00055D5F" w:rsidRPr="002C6C11" w:rsidRDefault="00055D5F" w:rsidP="00055D5F">
      <w:pPr>
        <w:tabs>
          <w:tab w:val="left" w:pos="2268"/>
        </w:tabs>
        <w:spacing w:after="120"/>
        <w:rPr>
          <w:rFonts w:ascii="Montserrat" w:hAnsi="Montserrat"/>
          <w:color w:val="auto"/>
          <w:sz w:val="20"/>
          <w:szCs w:val="20"/>
        </w:rPr>
      </w:pPr>
      <w:r w:rsidRPr="002C6C11">
        <w:rPr>
          <w:rFonts w:ascii="Montserrat" w:hAnsi="Montserrat"/>
          <w:color w:val="auto"/>
          <w:sz w:val="20"/>
          <w:szCs w:val="20"/>
        </w:rPr>
        <w:tab/>
        <w:t>WP1.2</w:t>
      </w:r>
      <w:r w:rsidR="00166B7F" w:rsidRPr="002C6C11">
        <w:rPr>
          <w:rFonts w:ascii="Montserrat" w:hAnsi="Montserrat"/>
          <w:color w:val="auto"/>
          <w:sz w:val="20"/>
          <w:szCs w:val="20"/>
        </w:rPr>
        <w:t xml:space="preserve"> participants</w:t>
      </w:r>
    </w:p>
    <w:p w14:paraId="0B1FA316" w14:textId="77777777" w:rsidR="00CA2641" w:rsidRPr="002C6C11" w:rsidRDefault="00CA2641" w:rsidP="00CA2641">
      <w:pPr>
        <w:spacing w:after="120"/>
        <w:rPr>
          <w:rFonts w:ascii="Montserrat" w:hAnsi="Montserrat"/>
          <w:color w:val="auto"/>
          <w:sz w:val="20"/>
          <w:szCs w:val="20"/>
        </w:rPr>
      </w:pPr>
    </w:p>
    <w:p w14:paraId="57C02A54" w14:textId="77777777" w:rsidR="00CA2641" w:rsidRPr="002C6C11" w:rsidRDefault="00CA2641" w:rsidP="00CA2641">
      <w:pPr>
        <w:spacing w:after="120"/>
        <w:rPr>
          <w:rFonts w:ascii="Montserrat" w:hAnsi="Montserrat"/>
          <w:color w:val="auto"/>
          <w:sz w:val="20"/>
          <w:szCs w:val="20"/>
        </w:rPr>
      </w:pPr>
    </w:p>
    <w:p w14:paraId="03BB877B" w14:textId="77777777" w:rsidR="006A0407" w:rsidRPr="002C6C11" w:rsidRDefault="006A0407" w:rsidP="00CA2641">
      <w:pPr>
        <w:spacing w:after="120"/>
        <w:rPr>
          <w:rFonts w:ascii="Montserrat" w:hAnsi="Montserrat"/>
          <w:color w:val="auto"/>
          <w:sz w:val="20"/>
          <w:szCs w:val="20"/>
        </w:rPr>
      </w:pPr>
    </w:p>
    <w:p w14:paraId="4A17956B" w14:textId="77777777" w:rsidR="00F541F4" w:rsidRPr="002C6C11" w:rsidRDefault="00F541F4" w:rsidP="00F541F4">
      <w:pPr>
        <w:spacing w:after="120"/>
        <w:rPr>
          <w:rFonts w:ascii="Montserrat" w:hAnsi="Montserrat"/>
          <w:color w:val="auto"/>
          <w:sz w:val="20"/>
          <w:szCs w:val="20"/>
        </w:rPr>
      </w:pPr>
      <w:r w:rsidRPr="002C6C11">
        <w:rPr>
          <w:rFonts w:ascii="Montserrat" w:hAnsi="Montserrat"/>
          <w:color w:val="auto"/>
          <w:sz w:val="20"/>
          <w:szCs w:val="20"/>
        </w:rPr>
        <w:t>Disclaimer:</w:t>
      </w:r>
    </w:p>
    <w:p w14:paraId="05CC153F" w14:textId="77777777" w:rsidR="00F541F4" w:rsidRPr="00C80238" w:rsidRDefault="00F541F4" w:rsidP="00F541F4">
      <w:pPr>
        <w:spacing w:after="120"/>
        <w:ind w:right="-282"/>
        <w:rPr>
          <w:rFonts w:ascii="Montserrat" w:hAnsi="Montserrat"/>
          <w:color w:val="auto"/>
          <w:sz w:val="20"/>
          <w:szCs w:val="20"/>
        </w:rPr>
      </w:pPr>
      <w:r w:rsidRPr="00C80238">
        <w:rPr>
          <w:rFonts w:ascii="Montserrat" w:hAnsi="Montserrat"/>
          <w:color w:val="auto"/>
          <w:sz w:val="20"/>
          <w:szCs w:val="20"/>
        </w:rPr>
        <w:t>Work described in this document was done under ESA contract 400013171/22/NL/AF. Responsibility for the contents resides in the author or organisation that prepared it and can in no way be taken to reflect the official opinion of ESA.</w:t>
      </w:r>
    </w:p>
    <w:p w14:paraId="40092592" w14:textId="77777777" w:rsidR="00F541F4" w:rsidRPr="002C6C11" w:rsidRDefault="00F541F4" w:rsidP="00CA2641">
      <w:pPr>
        <w:spacing w:after="120"/>
        <w:rPr>
          <w:rFonts w:ascii="Montserrat" w:hAnsi="Montserrat"/>
          <w:color w:val="auto"/>
          <w:sz w:val="20"/>
          <w:szCs w:val="20"/>
        </w:rPr>
      </w:pPr>
    </w:p>
    <w:p w14:paraId="3F7A18D6" w14:textId="77777777" w:rsidR="00F541F4" w:rsidRPr="002C6C11" w:rsidRDefault="00F541F4" w:rsidP="00CA2641">
      <w:pPr>
        <w:spacing w:after="120"/>
        <w:rPr>
          <w:rFonts w:ascii="Montserrat" w:hAnsi="Montserrat"/>
          <w:color w:val="auto"/>
          <w:sz w:val="20"/>
          <w:szCs w:val="20"/>
        </w:rPr>
      </w:pPr>
    </w:p>
    <w:p w14:paraId="2CD52C65" w14:textId="77777777" w:rsidR="006A0407" w:rsidRPr="002C6C11" w:rsidRDefault="006A0407" w:rsidP="00CA2641">
      <w:pPr>
        <w:spacing w:after="120"/>
        <w:rPr>
          <w:rFonts w:ascii="Montserrat" w:hAnsi="Montserrat"/>
          <w:color w:val="auto"/>
          <w:sz w:val="20"/>
          <w:szCs w:val="20"/>
        </w:rPr>
      </w:pPr>
    </w:p>
    <w:p w14:paraId="0224C038" w14:textId="77777777" w:rsidR="00CA2641" w:rsidRPr="002C6C11" w:rsidRDefault="00CA2641" w:rsidP="00CA2641">
      <w:pPr>
        <w:rPr>
          <w:rFonts w:ascii="Montserrat" w:eastAsiaTheme="majorEastAsia" w:hAnsi="Montserrat" w:cstheme="majorBidi"/>
          <w:b/>
          <w:color w:val="auto"/>
          <w:spacing w:val="-10"/>
          <w:kern w:val="28"/>
          <w:sz w:val="20"/>
          <w:szCs w:val="20"/>
        </w:rPr>
      </w:pPr>
      <w:r w:rsidRPr="002C6C11">
        <w:rPr>
          <w:rFonts w:ascii="Montserrat" w:hAnsi="Montserrat"/>
          <w:color w:val="auto"/>
        </w:rPr>
        <w:br w:type="page"/>
      </w:r>
    </w:p>
    <w:p w14:paraId="665CB3DD" w14:textId="77777777" w:rsidR="00802318" w:rsidRPr="002C6C11" w:rsidRDefault="00802318" w:rsidP="00CA2641">
      <w:pPr>
        <w:spacing w:line="288" w:lineRule="auto"/>
        <w:ind w:left="709"/>
        <w:jc w:val="center"/>
        <w:rPr>
          <w:rFonts w:ascii="Montserrat" w:hAnsi="Montserrat"/>
          <w:b/>
          <w:color w:val="auto"/>
          <w:sz w:val="24"/>
          <w:szCs w:val="24"/>
        </w:rPr>
      </w:pPr>
    </w:p>
    <w:p w14:paraId="56EEE6CE" w14:textId="67CAB3B2" w:rsidR="00CA2641" w:rsidRPr="002C6C11" w:rsidRDefault="00CA2641" w:rsidP="00CA2641">
      <w:pPr>
        <w:spacing w:line="288" w:lineRule="auto"/>
        <w:ind w:left="709"/>
        <w:jc w:val="center"/>
        <w:rPr>
          <w:rFonts w:ascii="Montserrat" w:hAnsi="Montserrat"/>
          <w:b/>
          <w:color w:val="auto"/>
          <w:sz w:val="24"/>
          <w:szCs w:val="24"/>
        </w:rPr>
      </w:pPr>
      <w:r w:rsidRPr="002C6C11">
        <w:rPr>
          <w:rFonts w:ascii="Montserrat" w:hAnsi="Montserrat"/>
          <w:b/>
          <w:color w:val="auto"/>
          <w:sz w:val="24"/>
          <w:szCs w:val="24"/>
        </w:rPr>
        <w:t>Distribution list</w:t>
      </w:r>
    </w:p>
    <w:p w14:paraId="26194B1A" w14:textId="77777777" w:rsidR="00CA2641" w:rsidRPr="002C6C11" w:rsidRDefault="00CA2641" w:rsidP="00CA2641">
      <w:pPr>
        <w:spacing w:line="288" w:lineRule="auto"/>
        <w:ind w:left="709"/>
        <w:jc w:val="center"/>
        <w:rPr>
          <w:rFonts w:ascii="Montserrat" w:hAnsi="Montserrat"/>
          <w:b/>
          <w:color w:val="auto"/>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4"/>
      </w:tblGrid>
      <w:tr w:rsidR="008114EB" w:rsidRPr="00C80238" w14:paraId="729AA38D" w14:textId="77777777" w:rsidTr="007441C6">
        <w:trPr>
          <w:trHeight w:val="227"/>
        </w:trPr>
        <w:tc>
          <w:tcPr>
            <w:tcW w:w="5000" w:type="pct"/>
            <w:noWrap/>
          </w:tcPr>
          <w:p w14:paraId="3362DBE5" w14:textId="77777777" w:rsidR="00CA2641" w:rsidRPr="002C6C11" w:rsidRDefault="00CA2641" w:rsidP="00F26182">
            <w:pPr>
              <w:spacing w:after="120"/>
              <w:rPr>
                <w:rFonts w:ascii="Montserrat" w:hAnsi="Montserrat"/>
                <w:b/>
                <w:color w:val="auto"/>
                <w:sz w:val="18"/>
                <w:szCs w:val="18"/>
              </w:rPr>
            </w:pPr>
            <w:r w:rsidRPr="002C6C11">
              <w:rPr>
                <w:rFonts w:ascii="Montserrat" w:hAnsi="Montserrat"/>
                <w:b/>
                <w:color w:val="auto"/>
                <w:sz w:val="18"/>
                <w:szCs w:val="18"/>
              </w:rPr>
              <w:t>Company</w:t>
            </w:r>
          </w:p>
        </w:tc>
      </w:tr>
      <w:tr w:rsidR="008114EB" w:rsidRPr="00C80238" w14:paraId="461C6E1B" w14:textId="77777777" w:rsidTr="007441C6">
        <w:trPr>
          <w:trHeight w:val="227"/>
        </w:trPr>
        <w:tc>
          <w:tcPr>
            <w:tcW w:w="5000" w:type="pct"/>
            <w:noWrap/>
          </w:tcPr>
          <w:p w14:paraId="31813D61"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Arctic Space Technologies AB</w:t>
            </w:r>
          </w:p>
        </w:tc>
      </w:tr>
      <w:tr w:rsidR="008114EB" w:rsidRPr="00C80238" w14:paraId="0E8FD851" w14:textId="77777777" w:rsidTr="007441C6">
        <w:trPr>
          <w:trHeight w:val="227"/>
        </w:trPr>
        <w:tc>
          <w:tcPr>
            <w:tcW w:w="5000" w:type="pct"/>
            <w:noWrap/>
          </w:tcPr>
          <w:p w14:paraId="4BB8E0AB"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BFBS</w:t>
            </w:r>
          </w:p>
        </w:tc>
      </w:tr>
      <w:tr w:rsidR="008114EB" w:rsidRPr="00C80238" w14:paraId="3A72B3F2" w14:textId="77777777" w:rsidTr="007441C6">
        <w:trPr>
          <w:trHeight w:val="227"/>
        </w:trPr>
        <w:tc>
          <w:tcPr>
            <w:tcW w:w="5000" w:type="pct"/>
            <w:noWrap/>
          </w:tcPr>
          <w:p w14:paraId="4D4DBDAF" w14:textId="67415FB9" w:rsidR="0081440E" w:rsidRPr="002C6C11" w:rsidRDefault="0081440E" w:rsidP="001C77DA">
            <w:pPr>
              <w:spacing w:before="20"/>
              <w:rPr>
                <w:rFonts w:ascii="Montserrat" w:hAnsi="Montserrat"/>
                <w:color w:val="auto"/>
                <w:sz w:val="18"/>
                <w:szCs w:val="14"/>
              </w:rPr>
            </w:pPr>
            <w:r w:rsidRPr="002C6C11">
              <w:rPr>
                <w:rFonts w:ascii="Montserrat" w:hAnsi="Montserrat"/>
                <w:color w:val="auto"/>
                <w:sz w:val="18"/>
                <w:szCs w:val="14"/>
              </w:rPr>
              <w:t>Broadcast Critical</w:t>
            </w:r>
          </w:p>
        </w:tc>
      </w:tr>
      <w:tr w:rsidR="008114EB" w:rsidRPr="00C80238" w14:paraId="6B2E336D" w14:textId="77777777" w:rsidTr="007441C6">
        <w:trPr>
          <w:trHeight w:val="227"/>
        </w:trPr>
        <w:tc>
          <w:tcPr>
            <w:tcW w:w="5000" w:type="pct"/>
            <w:noWrap/>
          </w:tcPr>
          <w:p w14:paraId="3F6A46E2"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Cysec</w:t>
            </w:r>
          </w:p>
        </w:tc>
      </w:tr>
      <w:tr w:rsidR="008114EB" w:rsidRPr="00C80238" w14:paraId="1C64B891" w14:textId="77777777" w:rsidTr="007441C6">
        <w:trPr>
          <w:trHeight w:val="227"/>
        </w:trPr>
        <w:tc>
          <w:tcPr>
            <w:tcW w:w="5000" w:type="pct"/>
            <w:noWrap/>
          </w:tcPr>
          <w:p w14:paraId="6677C8F1"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European Broadcasting Union</w:t>
            </w:r>
          </w:p>
        </w:tc>
      </w:tr>
      <w:tr w:rsidR="008114EB" w:rsidRPr="00C80238" w14:paraId="068981A8" w14:textId="77777777" w:rsidTr="007441C6">
        <w:trPr>
          <w:trHeight w:val="227"/>
        </w:trPr>
        <w:tc>
          <w:tcPr>
            <w:tcW w:w="5000" w:type="pct"/>
            <w:noWrap/>
          </w:tcPr>
          <w:p w14:paraId="5F09658B"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Eutelsat</w:t>
            </w:r>
          </w:p>
        </w:tc>
      </w:tr>
      <w:tr w:rsidR="008114EB" w:rsidRPr="00C80238" w14:paraId="7C365751" w14:textId="77777777" w:rsidTr="007441C6">
        <w:trPr>
          <w:trHeight w:val="227"/>
        </w:trPr>
        <w:tc>
          <w:tcPr>
            <w:tcW w:w="5000" w:type="pct"/>
            <w:noWrap/>
          </w:tcPr>
          <w:p w14:paraId="643FBCAE"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Fondazione LINKS</w:t>
            </w:r>
          </w:p>
        </w:tc>
      </w:tr>
      <w:tr w:rsidR="008114EB" w:rsidRPr="00C80238" w14:paraId="3D580D0F" w14:textId="77777777" w:rsidTr="007441C6">
        <w:trPr>
          <w:trHeight w:val="227"/>
        </w:trPr>
        <w:tc>
          <w:tcPr>
            <w:tcW w:w="5000" w:type="pct"/>
            <w:noWrap/>
          </w:tcPr>
          <w:p w14:paraId="4BC0C525"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FTA Communication Technologies SARL</w:t>
            </w:r>
          </w:p>
        </w:tc>
      </w:tr>
      <w:tr w:rsidR="008114EB" w:rsidRPr="00C80238" w14:paraId="0C0DD22C" w14:textId="77777777" w:rsidTr="007441C6">
        <w:trPr>
          <w:trHeight w:val="227"/>
        </w:trPr>
        <w:tc>
          <w:tcPr>
            <w:tcW w:w="5000" w:type="pct"/>
            <w:noWrap/>
          </w:tcPr>
          <w:p w14:paraId="75F9D283"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G-Core</w:t>
            </w:r>
          </w:p>
        </w:tc>
      </w:tr>
      <w:tr w:rsidR="008114EB" w:rsidRPr="00C80238" w14:paraId="253DF787" w14:textId="77777777" w:rsidTr="007441C6">
        <w:trPr>
          <w:trHeight w:val="227"/>
        </w:trPr>
        <w:tc>
          <w:tcPr>
            <w:tcW w:w="5000" w:type="pct"/>
            <w:noWrap/>
          </w:tcPr>
          <w:p w14:paraId="094488BA"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HPE ITALIANA</w:t>
            </w:r>
          </w:p>
        </w:tc>
      </w:tr>
      <w:tr w:rsidR="008114EB" w:rsidRPr="00C80238" w14:paraId="20DD1470" w14:textId="77777777" w:rsidTr="007441C6">
        <w:trPr>
          <w:trHeight w:val="227"/>
        </w:trPr>
        <w:tc>
          <w:tcPr>
            <w:tcW w:w="5000" w:type="pct"/>
            <w:noWrap/>
          </w:tcPr>
          <w:p w14:paraId="554DB31C" w14:textId="2D683351"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 xml:space="preserve">Humans not </w:t>
            </w:r>
            <w:r w:rsidR="00EA2A39" w:rsidRPr="002C6C11">
              <w:rPr>
                <w:rFonts w:ascii="Montserrat" w:hAnsi="Montserrat"/>
                <w:color w:val="auto"/>
                <w:sz w:val="18"/>
                <w:szCs w:val="14"/>
              </w:rPr>
              <w:t>R</w:t>
            </w:r>
            <w:r w:rsidRPr="002C6C11">
              <w:rPr>
                <w:rFonts w:ascii="Montserrat" w:hAnsi="Montserrat"/>
                <w:color w:val="auto"/>
                <w:sz w:val="18"/>
                <w:szCs w:val="14"/>
              </w:rPr>
              <w:t>obots</w:t>
            </w:r>
          </w:p>
        </w:tc>
      </w:tr>
      <w:tr w:rsidR="008114EB" w:rsidRPr="00C80238" w14:paraId="47E88D27" w14:textId="77777777" w:rsidTr="007441C6">
        <w:trPr>
          <w:trHeight w:val="227"/>
        </w:trPr>
        <w:tc>
          <w:tcPr>
            <w:tcW w:w="5000" w:type="pct"/>
            <w:noWrap/>
          </w:tcPr>
          <w:p w14:paraId="5C65C94E" w14:textId="02A403EA"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Keysight F</w:t>
            </w:r>
            <w:r w:rsidR="00B63951" w:rsidRPr="002C6C11">
              <w:rPr>
                <w:rFonts w:ascii="Montserrat" w:hAnsi="Montserrat"/>
                <w:color w:val="auto"/>
                <w:sz w:val="18"/>
                <w:szCs w:val="14"/>
              </w:rPr>
              <w:t>inland</w:t>
            </w:r>
          </w:p>
        </w:tc>
      </w:tr>
      <w:tr w:rsidR="008114EB" w:rsidRPr="00C80238" w14:paraId="0F470529" w14:textId="77777777" w:rsidTr="007441C6">
        <w:trPr>
          <w:trHeight w:val="227"/>
        </w:trPr>
        <w:tc>
          <w:tcPr>
            <w:tcW w:w="5000" w:type="pct"/>
            <w:noWrap/>
          </w:tcPr>
          <w:p w14:paraId="3F7BE683"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Keysight UK</w:t>
            </w:r>
          </w:p>
        </w:tc>
      </w:tr>
      <w:tr w:rsidR="008114EB" w:rsidRPr="00C80238" w14:paraId="67F59679" w14:textId="77777777" w:rsidTr="007441C6">
        <w:trPr>
          <w:trHeight w:val="227"/>
        </w:trPr>
        <w:tc>
          <w:tcPr>
            <w:tcW w:w="5000" w:type="pct"/>
            <w:noWrap/>
          </w:tcPr>
          <w:p w14:paraId="329DBA01" w14:textId="77777777" w:rsidR="00CA2641" w:rsidRPr="00C80238" w:rsidRDefault="00CA2641" w:rsidP="001C77DA">
            <w:pPr>
              <w:spacing w:before="20"/>
              <w:rPr>
                <w:rFonts w:ascii="Montserrat" w:hAnsi="Montserrat"/>
                <w:color w:val="auto"/>
                <w:sz w:val="18"/>
                <w:szCs w:val="18"/>
              </w:rPr>
            </w:pPr>
            <w:r w:rsidRPr="00C80238">
              <w:rPr>
                <w:rFonts w:ascii="Montserrat" w:hAnsi="Montserrat"/>
                <w:color w:val="auto"/>
                <w:sz w:val="18"/>
                <w:szCs w:val="18"/>
              </w:rPr>
              <w:t>M.B.I. S.r.l.</w:t>
            </w:r>
          </w:p>
        </w:tc>
      </w:tr>
      <w:tr w:rsidR="008114EB" w:rsidRPr="00C80238" w14:paraId="690E4F78" w14:textId="77777777" w:rsidTr="007441C6">
        <w:trPr>
          <w:trHeight w:val="227"/>
        </w:trPr>
        <w:tc>
          <w:tcPr>
            <w:tcW w:w="5000" w:type="pct"/>
            <w:noWrap/>
          </w:tcPr>
          <w:p w14:paraId="539A7F31" w14:textId="4D6C1911"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M</w:t>
            </w:r>
            <w:r w:rsidR="00B63951" w:rsidRPr="002C6C11">
              <w:rPr>
                <w:rFonts w:ascii="Montserrat" w:hAnsi="Montserrat"/>
                <w:color w:val="auto"/>
                <w:sz w:val="18"/>
                <w:szCs w:val="14"/>
              </w:rPr>
              <w:t>agister</w:t>
            </w:r>
            <w:r w:rsidRPr="002C6C11">
              <w:rPr>
                <w:rFonts w:ascii="Montserrat" w:hAnsi="Montserrat"/>
                <w:color w:val="auto"/>
                <w:sz w:val="18"/>
                <w:szCs w:val="14"/>
              </w:rPr>
              <w:t xml:space="preserve"> S</w:t>
            </w:r>
            <w:r w:rsidR="00B63951" w:rsidRPr="002C6C11">
              <w:rPr>
                <w:rFonts w:ascii="Montserrat" w:hAnsi="Montserrat"/>
                <w:color w:val="auto"/>
                <w:sz w:val="18"/>
                <w:szCs w:val="14"/>
              </w:rPr>
              <w:t>olutions</w:t>
            </w:r>
          </w:p>
        </w:tc>
      </w:tr>
      <w:tr w:rsidR="008114EB" w:rsidRPr="00C80238" w14:paraId="07F38B30" w14:textId="77777777" w:rsidTr="007441C6">
        <w:trPr>
          <w:trHeight w:val="227"/>
        </w:trPr>
        <w:tc>
          <w:tcPr>
            <w:tcW w:w="5000" w:type="pct"/>
            <w:noWrap/>
          </w:tcPr>
          <w:p w14:paraId="650B922C" w14:textId="7FEFF95C"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MediaTek F</w:t>
            </w:r>
            <w:r w:rsidR="00B63951" w:rsidRPr="002C6C11">
              <w:rPr>
                <w:rFonts w:ascii="Montserrat" w:hAnsi="Montserrat"/>
                <w:color w:val="auto"/>
                <w:sz w:val="18"/>
                <w:szCs w:val="14"/>
              </w:rPr>
              <w:t>inland</w:t>
            </w:r>
          </w:p>
        </w:tc>
      </w:tr>
      <w:tr w:rsidR="008114EB" w:rsidRPr="00C80238" w14:paraId="263B5821" w14:textId="77777777" w:rsidTr="007441C6">
        <w:trPr>
          <w:trHeight w:val="227"/>
        </w:trPr>
        <w:tc>
          <w:tcPr>
            <w:tcW w:w="5000" w:type="pct"/>
            <w:noWrap/>
          </w:tcPr>
          <w:p w14:paraId="252F64D0"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MediaTek UK</w:t>
            </w:r>
          </w:p>
        </w:tc>
      </w:tr>
      <w:tr w:rsidR="008114EB" w:rsidRPr="00C80238" w14:paraId="0F9AC19B" w14:textId="77777777" w:rsidTr="007441C6">
        <w:trPr>
          <w:trHeight w:val="227"/>
        </w:trPr>
        <w:tc>
          <w:tcPr>
            <w:tcW w:w="5000" w:type="pct"/>
            <w:noWrap/>
          </w:tcPr>
          <w:p w14:paraId="4DB0B84A" w14:textId="77777777" w:rsidR="00CA2641" w:rsidRPr="00C80238" w:rsidRDefault="00CA2641" w:rsidP="001C77DA">
            <w:pPr>
              <w:spacing w:before="20"/>
              <w:rPr>
                <w:rFonts w:ascii="Montserrat" w:hAnsi="Montserrat"/>
                <w:color w:val="auto"/>
                <w:sz w:val="18"/>
                <w:szCs w:val="18"/>
              </w:rPr>
            </w:pPr>
            <w:r w:rsidRPr="00C80238">
              <w:rPr>
                <w:rFonts w:ascii="Montserrat" w:hAnsi="Montserrat"/>
                <w:color w:val="auto"/>
                <w:sz w:val="18"/>
                <w:szCs w:val="18"/>
              </w:rPr>
              <w:t>MinWave</w:t>
            </w:r>
          </w:p>
        </w:tc>
      </w:tr>
      <w:tr w:rsidR="008114EB" w:rsidRPr="00C80238" w14:paraId="4F726F84" w14:textId="77777777" w:rsidTr="007441C6">
        <w:trPr>
          <w:trHeight w:val="227"/>
        </w:trPr>
        <w:tc>
          <w:tcPr>
            <w:tcW w:w="5000" w:type="pct"/>
            <w:noWrap/>
          </w:tcPr>
          <w:p w14:paraId="3F021F2A" w14:textId="77777777" w:rsidR="00CA2641" w:rsidRPr="00C80238" w:rsidRDefault="00CA2641" w:rsidP="001C77DA">
            <w:pPr>
              <w:spacing w:before="20"/>
              <w:rPr>
                <w:rFonts w:ascii="Montserrat" w:hAnsi="Montserrat"/>
                <w:color w:val="auto"/>
                <w:sz w:val="18"/>
                <w:szCs w:val="18"/>
              </w:rPr>
            </w:pPr>
            <w:r w:rsidRPr="00C80238">
              <w:rPr>
                <w:rFonts w:ascii="Montserrat" w:hAnsi="Montserrat"/>
                <w:color w:val="auto"/>
                <w:sz w:val="18"/>
                <w:szCs w:val="18"/>
              </w:rPr>
              <w:t>Nextworks</w:t>
            </w:r>
          </w:p>
        </w:tc>
      </w:tr>
      <w:tr w:rsidR="008114EB" w:rsidRPr="00C80238" w14:paraId="7A64B0AD" w14:textId="77777777" w:rsidTr="007441C6">
        <w:trPr>
          <w:trHeight w:val="227"/>
        </w:trPr>
        <w:tc>
          <w:tcPr>
            <w:tcW w:w="5000" w:type="pct"/>
            <w:noWrap/>
          </w:tcPr>
          <w:p w14:paraId="742CEBF3" w14:textId="4840F49C" w:rsidR="00CA2641" w:rsidRPr="00C80238" w:rsidRDefault="00CA2641" w:rsidP="001C77DA">
            <w:pPr>
              <w:spacing w:before="20"/>
              <w:rPr>
                <w:rFonts w:ascii="Montserrat" w:hAnsi="Montserrat"/>
                <w:color w:val="auto"/>
                <w:sz w:val="18"/>
                <w:szCs w:val="18"/>
              </w:rPr>
            </w:pPr>
            <w:r w:rsidRPr="00C80238">
              <w:rPr>
                <w:rFonts w:ascii="Montserrat" w:hAnsi="Montserrat"/>
                <w:color w:val="auto"/>
                <w:sz w:val="18"/>
                <w:szCs w:val="18"/>
              </w:rPr>
              <w:t>North</w:t>
            </w:r>
            <w:r w:rsidR="00272CAA" w:rsidRPr="00C80238">
              <w:rPr>
                <w:rFonts w:ascii="Montserrat" w:hAnsi="Montserrat"/>
                <w:color w:val="auto"/>
                <w:sz w:val="18"/>
                <w:szCs w:val="18"/>
              </w:rPr>
              <w:t>B</w:t>
            </w:r>
            <w:r w:rsidRPr="00C80238">
              <w:rPr>
                <w:rFonts w:ascii="Montserrat" w:hAnsi="Montserrat"/>
                <w:color w:val="auto"/>
                <w:sz w:val="18"/>
                <w:szCs w:val="18"/>
              </w:rPr>
              <w:t>ase</w:t>
            </w:r>
          </w:p>
        </w:tc>
      </w:tr>
      <w:tr w:rsidR="008114EB" w:rsidRPr="00C80238" w14:paraId="7C70A3B6" w14:textId="77777777" w:rsidTr="007441C6">
        <w:trPr>
          <w:trHeight w:val="227"/>
        </w:trPr>
        <w:tc>
          <w:tcPr>
            <w:tcW w:w="5000" w:type="pct"/>
            <w:noWrap/>
          </w:tcPr>
          <w:p w14:paraId="03DAD02B"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Oulu University</w:t>
            </w:r>
          </w:p>
        </w:tc>
      </w:tr>
      <w:tr w:rsidR="008114EB" w:rsidRPr="00C80238" w14:paraId="6ADD3C04" w14:textId="77777777" w:rsidTr="007441C6">
        <w:trPr>
          <w:trHeight w:val="227"/>
        </w:trPr>
        <w:tc>
          <w:tcPr>
            <w:tcW w:w="5000" w:type="pct"/>
            <w:noWrap/>
          </w:tcPr>
          <w:p w14:paraId="08456FC3" w14:textId="00C61528"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RAI - R</w:t>
            </w:r>
            <w:r w:rsidR="00272CAA" w:rsidRPr="002C6C11">
              <w:rPr>
                <w:rFonts w:ascii="Montserrat" w:hAnsi="Montserrat"/>
                <w:color w:val="auto"/>
                <w:sz w:val="18"/>
                <w:szCs w:val="14"/>
              </w:rPr>
              <w:t xml:space="preserve">adiotelevisione Italiana </w:t>
            </w:r>
            <w:r w:rsidRPr="002C6C11">
              <w:rPr>
                <w:rFonts w:ascii="Montserrat" w:hAnsi="Montserrat"/>
                <w:color w:val="auto"/>
                <w:sz w:val="18"/>
                <w:szCs w:val="14"/>
              </w:rPr>
              <w:t>SPA</w:t>
            </w:r>
          </w:p>
        </w:tc>
      </w:tr>
      <w:tr w:rsidR="008114EB" w:rsidRPr="00C80238" w14:paraId="739EDD6E" w14:textId="77777777" w:rsidTr="007441C6">
        <w:trPr>
          <w:trHeight w:val="227"/>
        </w:trPr>
        <w:tc>
          <w:tcPr>
            <w:tcW w:w="5000" w:type="pct"/>
            <w:noWrap/>
          </w:tcPr>
          <w:p w14:paraId="44545DCA"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RomARS</w:t>
            </w:r>
          </w:p>
        </w:tc>
      </w:tr>
      <w:tr w:rsidR="008114EB" w:rsidRPr="00C80238" w14:paraId="46F66686" w14:textId="77777777" w:rsidTr="007441C6">
        <w:trPr>
          <w:trHeight w:val="227"/>
        </w:trPr>
        <w:tc>
          <w:tcPr>
            <w:tcW w:w="5000" w:type="pct"/>
            <w:noWrap/>
          </w:tcPr>
          <w:p w14:paraId="30A1B701"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SES Techcom S.A.</w:t>
            </w:r>
          </w:p>
        </w:tc>
      </w:tr>
      <w:tr w:rsidR="008114EB" w:rsidRPr="00C80238" w14:paraId="123282E2" w14:textId="77777777" w:rsidTr="007441C6">
        <w:trPr>
          <w:trHeight w:val="227"/>
        </w:trPr>
        <w:tc>
          <w:tcPr>
            <w:tcW w:w="5000" w:type="pct"/>
            <w:noWrap/>
          </w:tcPr>
          <w:p w14:paraId="75C7EF41"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SixSq SA</w:t>
            </w:r>
          </w:p>
        </w:tc>
      </w:tr>
      <w:tr w:rsidR="008114EB" w:rsidRPr="00C80238" w14:paraId="763B7E2D" w14:textId="77777777" w:rsidTr="007441C6">
        <w:trPr>
          <w:trHeight w:val="227"/>
        </w:trPr>
        <w:tc>
          <w:tcPr>
            <w:tcW w:w="5000" w:type="pct"/>
            <w:noWrap/>
          </w:tcPr>
          <w:p w14:paraId="36D3CBBA" w14:textId="78708CCB" w:rsidR="00CA2641" w:rsidRPr="00C80238" w:rsidRDefault="00CA2641" w:rsidP="001C77DA">
            <w:pPr>
              <w:spacing w:before="20"/>
              <w:rPr>
                <w:rFonts w:ascii="Montserrat" w:hAnsi="Montserrat"/>
                <w:color w:val="auto"/>
                <w:sz w:val="18"/>
                <w:szCs w:val="18"/>
              </w:rPr>
            </w:pPr>
            <w:r w:rsidRPr="00C80238">
              <w:rPr>
                <w:rFonts w:ascii="Montserrat" w:hAnsi="Montserrat"/>
                <w:color w:val="auto"/>
                <w:sz w:val="18"/>
                <w:szCs w:val="18"/>
              </w:rPr>
              <w:t>SnT (Uni</w:t>
            </w:r>
            <w:r w:rsidR="001E3134" w:rsidRPr="00C80238">
              <w:rPr>
                <w:rFonts w:ascii="Montserrat" w:hAnsi="Montserrat"/>
                <w:color w:val="auto"/>
                <w:sz w:val="18"/>
                <w:szCs w:val="18"/>
              </w:rPr>
              <w:t>versity of</w:t>
            </w:r>
            <w:r w:rsidRPr="00C80238">
              <w:rPr>
                <w:rFonts w:ascii="Montserrat" w:hAnsi="Montserrat"/>
                <w:color w:val="auto"/>
                <w:sz w:val="18"/>
                <w:szCs w:val="18"/>
              </w:rPr>
              <w:t xml:space="preserve"> Luxembourg)</w:t>
            </w:r>
          </w:p>
        </w:tc>
      </w:tr>
      <w:tr w:rsidR="008114EB" w:rsidRPr="00C80238" w14:paraId="20F075F9" w14:textId="77777777" w:rsidTr="007441C6">
        <w:trPr>
          <w:trHeight w:val="227"/>
        </w:trPr>
        <w:tc>
          <w:tcPr>
            <w:tcW w:w="5000" w:type="pct"/>
            <w:noWrap/>
          </w:tcPr>
          <w:p w14:paraId="63647BDB"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Swiss TXT</w:t>
            </w:r>
          </w:p>
        </w:tc>
      </w:tr>
      <w:tr w:rsidR="008114EB" w:rsidRPr="00C80238" w14:paraId="1A9B0CBA" w14:textId="77777777" w:rsidTr="007441C6">
        <w:trPr>
          <w:trHeight w:val="227"/>
        </w:trPr>
        <w:tc>
          <w:tcPr>
            <w:tcW w:w="5000" w:type="pct"/>
            <w:noWrap/>
          </w:tcPr>
          <w:p w14:paraId="43EA9D22"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Telenor (Research) ASA</w:t>
            </w:r>
          </w:p>
        </w:tc>
      </w:tr>
      <w:tr w:rsidR="008114EB" w:rsidRPr="00C80238" w14:paraId="4FE2BDC3" w14:textId="77777777" w:rsidTr="007441C6">
        <w:trPr>
          <w:trHeight w:val="227"/>
        </w:trPr>
        <w:tc>
          <w:tcPr>
            <w:tcW w:w="5000" w:type="pct"/>
            <w:noWrap/>
          </w:tcPr>
          <w:p w14:paraId="4943FA36"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TNO</w:t>
            </w:r>
          </w:p>
        </w:tc>
      </w:tr>
      <w:tr w:rsidR="008114EB" w:rsidRPr="00C80238" w14:paraId="5990F50C" w14:textId="77777777" w:rsidTr="007441C6">
        <w:trPr>
          <w:trHeight w:val="227"/>
        </w:trPr>
        <w:tc>
          <w:tcPr>
            <w:tcW w:w="5000" w:type="pct"/>
            <w:noWrap/>
          </w:tcPr>
          <w:p w14:paraId="4896BB01"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Varnish Software AB</w:t>
            </w:r>
          </w:p>
        </w:tc>
      </w:tr>
      <w:tr w:rsidR="008114EB" w:rsidRPr="00C80238" w14:paraId="3E7A042D" w14:textId="77777777" w:rsidTr="007441C6">
        <w:trPr>
          <w:trHeight w:val="227"/>
        </w:trPr>
        <w:tc>
          <w:tcPr>
            <w:tcW w:w="5000" w:type="pct"/>
            <w:noWrap/>
          </w:tcPr>
          <w:p w14:paraId="2915A57A" w14:textId="77777777" w:rsidR="00CA2641" w:rsidRPr="00C80238" w:rsidRDefault="00CA2641" w:rsidP="001C77DA">
            <w:pPr>
              <w:spacing w:before="20"/>
              <w:rPr>
                <w:rFonts w:ascii="Montserrat" w:hAnsi="Montserrat"/>
                <w:color w:val="auto"/>
                <w:sz w:val="18"/>
                <w:szCs w:val="18"/>
              </w:rPr>
            </w:pPr>
            <w:r w:rsidRPr="00C80238">
              <w:rPr>
                <w:rFonts w:ascii="Montserrat" w:hAnsi="Montserrat"/>
                <w:color w:val="auto"/>
                <w:sz w:val="18"/>
                <w:szCs w:val="18"/>
              </w:rPr>
              <w:t>Verkotan</w:t>
            </w:r>
          </w:p>
        </w:tc>
      </w:tr>
      <w:tr w:rsidR="008114EB" w:rsidRPr="00C80238" w14:paraId="756722EE" w14:textId="77777777" w:rsidTr="007441C6">
        <w:trPr>
          <w:trHeight w:val="227"/>
        </w:trPr>
        <w:tc>
          <w:tcPr>
            <w:tcW w:w="5000" w:type="pct"/>
            <w:noWrap/>
          </w:tcPr>
          <w:p w14:paraId="69FEF76E" w14:textId="77777777" w:rsidR="00CA2641" w:rsidRPr="00C80238" w:rsidRDefault="00CA2641" w:rsidP="001C77DA">
            <w:pPr>
              <w:spacing w:before="20"/>
              <w:rPr>
                <w:rFonts w:ascii="Montserrat" w:hAnsi="Montserrat"/>
                <w:color w:val="auto"/>
                <w:sz w:val="18"/>
                <w:szCs w:val="18"/>
              </w:rPr>
            </w:pPr>
            <w:r w:rsidRPr="00C80238">
              <w:rPr>
                <w:rFonts w:ascii="Montserrat" w:hAnsi="Montserrat"/>
                <w:color w:val="auto"/>
                <w:sz w:val="18"/>
                <w:szCs w:val="18"/>
              </w:rPr>
              <w:t>Viasat Antenna Systems SA</w:t>
            </w:r>
          </w:p>
        </w:tc>
      </w:tr>
      <w:tr w:rsidR="008114EB" w:rsidRPr="00C80238" w14:paraId="63AB305F" w14:textId="77777777" w:rsidTr="007441C6">
        <w:trPr>
          <w:trHeight w:val="227"/>
        </w:trPr>
        <w:tc>
          <w:tcPr>
            <w:tcW w:w="5000" w:type="pct"/>
            <w:noWrap/>
          </w:tcPr>
          <w:p w14:paraId="10B3FADA" w14:textId="77777777" w:rsidR="00CA2641" w:rsidRPr="002C6C11" w:rsidRDefault="00CA2641" w:rsidP="001C77DA">
            <w:pPr>
              <w:spacing w:before="20"/>
              <w:rPr>
                <w:rFonts w:ascii="Montserrat" w:hAnsi="Montserrat"/>
                <w:color w:val="auto"/>
                <w:sz w:val="18"/>
                <w:szCs w:val="14"/>
              </w:rPr>
            </w:pPr>
            <w:r w:rsidRPr="002C6C11">
              <w:rPr>
                <w:rFonts w:ascii="Montserrat" w:hAnsi="Montserrat"/>
                <w:color w:val="auto"/>
                <w:sz w:val="18"/>
                <w:szCs w:val="14"/>
              </w:rPr>
              <w:t>VTT</w:t>
            </w:r>
          </w:p>
        </w:tc>
      </w:tr>
    </w:tbl>
    <w:p w14:paraId="396B88AD" w14:textId="77777777" w:rsidR="00CA2641" w:rsidRPr="002C6C11" w:rsidRDefault="00CA2641" w:rsidP="00CA2641">
      <w:pPr>
        <w:spacing w:line="288" w:lineRule="auto"/>
        <w:ind w:left="1418"/>
        <w:jc w:val="center"/>
        <w:rPr>
          <w:rFonts w:ascii="Montserrat" w:hAnsi="Montserrat"/>
          <w:color w:val="auto"/>
          <w:sz w:val="18"/>
          <w:szCs w:val="18"/>
        </w:rPr>
      </w:pPr>
    </w:p>
    <w:p w14:paraId="6D67185B" w14:textId="77777777" w:rsidR="00CA2641" w:rsidRPr="002C6C11" w:rsidRDefault="00CA2641" w:rsidP="00CA2641">
      <w:pPr>
        <w:rPr>
          <w:rFonts w:ascii="Montserrat" w:hAnsi="Montserrat"/>
          <w:color w:val="auto"/>
          <w:sz w:val="18"/>
          <w:szCs w:val="18"/>
        </w:rPr>
      </w:pPr>
      <w:r w:rsidRPr="002C6C11">
        <w:rPr>
          <w:rFonts w:ascii="Montserrat" w:hAnsi="Montserrat"/>
          <w:color w:val="auto"/>
          <w:sz w:val="18"/>
          <w:szCs w:val="18"/>
        </w:rPr>
        <w:br w:type="page"/>
      </w:r>
    </w:p>
    <w:p w14:paraId="2E0AAC2E" w14:textId="77777777" w:rsidR="00802318" w:rsidRPr="002C6C11" w:rsidRDefault="00802318" w:rsidP="00CA2641">
      <w:pPr>
        <w:spacing w:line="288" w:lineRule="auto"/>
        <w:jc w:val="center"/>
        <w:rPr>
          <w:rFonts w:ascii="Montserrat" w:hAnsi="Montserrat"/>
          <w:b/>
          <w:color w:val="auto"/>
          <w:sz w:val="24"/>
          <w:szCs w:val="24"/>
        </w:rPr>
      </w:pPr>
    </w:p>
    <w:p w14:paraId="271E4E26" w14:textId="0D6D1D53" w:rsidR="00CA2641" w:rsidRPr="002C6C11" w:rsidRDefault="00CA2641" w:rsidP="00CA2641">
      <w:pPr>
        <w:spacing w:line="288" w:lineRule="auto"/>
        <w:jc w:val="center"/>
        <w:rPr>
          <w:rFonts w:ascii="Montserrat" w:hAnsi="Montserrat"/>
          <w:b/>
          <w:color w:val="auto"/>
          <w:sz w:val="24"/>
          <w:szCs w:val="24"/>
        </w:rPr>
      </w:pPr>
      <w:r w:rsidRPr="002C6C11">
        <w:rPr>
          <w:rFonts w:ascii="Montserrat" w:hAnsi="Montserrat"/>
          <w:b/>
          <w:color w:val="auto"/>
          <w:sz w:val="24"/>
          <w:szCs w:val="24"/>
        </w:rPr>
        <w:t>Change record</w:t>
      </w:r>
    </w:p>
    <w:p w14:paraId="5ABE20E1" w14:textId="77777777" w:rsidR="002A49EA" w:rsidRPr="002C6C11" w:rsidRDefault="002A49EA" w:rsidP="002A49EA">
      <w:pPr>
        <w:tabs>
          <w:tab w:val="left" w:pos="4962"/>
        </w:tabs>
        <w:spacing w:line="288" w:lineRule="auto"/>
        <w:rPr>
          <w:rFonts w:ascii="Montserrat" w:hAnsi="Montserrat"/>
          <w:color w:val="auto"/>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3684"/>
        <w:gridCol w:w="3258"/>
      </w:tblGrid>
      <w:tr w:rsidR="008114EB" w:rsidRPr="00C80238" w14:paraId="75CC1332" w14:textId="77777777" w:rsidTr="000727B4">
        <w:tc>
          <w:tcPr>
            <w:tcW w:w="1171" w:type="pct"/>
            <w:tcBorders>
              <w:bottom w:val="single" w:sz="4" w:space="0" w:color="auto"/>
            </w:tcBorders>
            <w:shd w:val="clear" w:color="auto" w:fill="E6E6E6"/>
            <w:tcMar>
              <w:top w:w="57" w:type="dxa"/>
              <w:bottom w:w="57" w:type="dxa"/>
            </w:tcMar>
            <w:vAlign w:val="center"/>
          </w:tcPr>
          <w:p w14:paraId="11CDE354" w14:textId="3E76AA01" w:rsidR="002A49EA" w:rsidRPr="002C6C11" w:rsidRDefault="002A49EA" w:rsidP="00E86ED0">
            <w:pPr>
              <w:spacing w:before="120" w:after="120"/>
              <w:jc w:val="center"/>
              <w:rPr>
                <w:rFonts w:ascii="Montserrat" w:hAnsi="Montserrat"/>
                <w:b/>
                <w:color w:val="auto"/>
                <w:sz w:val="18"/>
                <w:szCs w:val="18"/>
              </w:rPr>
            </w:pPr>
            <w:r w:rsidRPr="002C6C11">
              <w:rPr>
                <w:rFonts w:ascii="Montserrat" w:hAnsi="Montserrat"/>
                <w:b/>
                <w:color w:val="auto"/>
                <w:sz w:val="18"/>
                <w:szCs w:val="18"/>
              </w:rPr>
              <w:t>Issue and Revision number</w:t>
            </w:r>
          </w:p>
        </w:tc>
        <w:tc>
          <w:tcPr>
            <w:tcW w:w="2032" w:type="pct"/>
            <w:tcBorders>
              <w:bottom w:val="single" w:sz="4" w:space="0" w:color="auto"/>
            </w:tcBorders>
            <w:shd w:val="clear" w:color="auto" w:fill="E6E6E6"/>
            <w:tcMar>
              <w:top w:w="57" w:type="dxa"/>
              <w:bottom w:w="57" w:type="dxa"/>
            </w:tcMar>
            <w:vAlign w:val="center"/>
          </w:tcPr>
          <w:p w14:paraId="245DFF83" w14:textId="43758B89" w:rsidR="002A49EA" w:rsidRPr="002C6C11" w:rsidRDefault="002A49EA" w:rsidP="00E86ED0">
            <w:pPr>
              <w:spacing w:line="288" w:lineRule="auto"/>
              <w:jc w:val="center"/>
              <w:rPr>
                <w:rFonts w:ascii="Montserrat" w:hAnsi="Montserrat"/>
                <w:b/>
                <w:color w:val="auto"/>
                <w:sz w:val="18"/>
                <w:szCs w:val="18"/>
              </w:rPr>
            </w:pPr>
            <w:r w:rsidRPr="002C6C11">
              <w:rPr>
                <w:rFonts w:ascii="Montserrat" w:hAnsi="Montserrat"/>
                <w:b/>
                <w:color w:val="auto"/>
                <w:sz w:val="18"/>
                <w:szCs w:val="18"/>
              </w:rPr>
              <w:t>Sections affected by the changes</w:t>
            </w:r>
          </w:p>
        </w:tc>
        <w:tc>
          <w:tcPr>
            <w:tcW w:w="1797" w:type="pct"/>
            <w:tcBorders>
              <w:bottom w:val="single" w:sz="4" w:space="0" w:color="auto"/>
            </w:tcBorders>
            <w:shd w:val="clear" w:color="auto" w:fill="E6E6E6"/>
            <w:tcMar>
              <w:top w:w="57" w:type="dxa"/>
              <w:bottom w:w="57" w:type="dxa"/>
            </w:tcMar>
            <w:vAlign w:val="center"/>
          </w:tcPr>
          <w:p w14:paraId="5A07BC35" w14:textId="60603B05" w:rsidR="002A49EA" w:rsidRPr="002C6C11" w:rsidRDefault="002A49EA" w:rsidP="00E86ED0">
            <w:pPr>
              <w:spacing w:line="288" w:lineRule="auto"/>
              <w:jc w:val="center"/>
              <w:rPr>
                <w:rFonts w:ascii="Montserrat" w:hAnsi="Montserrat"/>
                <w:b/>
                <w:color w:val="auto"/>
                <w:sz w:val="18"/>
                <w:szCs w:val="18"/>
              </w:rPr>
            </w:pPr>
            <w:r w:rsidRPr="002C6C11">
              <w:rPr>
                <w:rFonts w:ascii="Montserrat" w:hAnsi="Montserrat"/>
                <w:b/>
                <w:color w:val="auto"/>
                <w:sz w:val="18"/>
                <w:szCs w:val="18"/>
              </w:rPr>
              <w:t>Change reason</w:t>
            </w:r>
          </w:p>
        </w:tc>
      </w:tr>
      <w:tr w:rsidR="008114EB" w:rsidRPr="00C80238" w14:paraId="2C07704C" w14:textId="77777777" w:rsidTr="00E86ED0">
        <w:tc>
          <w:tcPr>
            <w:tcW w:w="1171" w:type="pct"/>
            <w:tcBorders>
              <w:top w:val="single" w:sz="4" w:space="0" w:color="auto"/>
              <w:left w:val="single" w:sz="4" w:space="0" w:color="auto"/>
              <w:bottom w:val="single" w:sz="4" w:space="0" w:color="auto"/>
            </w:tcBorders>
            <w:tcMar>
              <w:top w:w="0" w:type="dxa"/>
              <w:bottom w:w="113" w:type="dxa"/>
            </w:tcMar>
          </w:tcPr>
          <w:p w14:paraId="31094C1E" w14:textId="77777777" w:rsidR="002A49EA" w:rsidRPr="002C6C11" w:rsidRDefault="002A49EA" w:rsidP="00E86ED0">
            <w:pPr>
              <w:spacing w:before="60"/>
              <w:rPr>
                <w:rFonts w:ascii="Montserrat" w:hAnsi="Montserrat"/>
                <w:color w:val="auto"/>
                <w:sz w:val="18"/>
                <w:szCs w:val="18"/>
              </w:rPr>
            </w:pPr>
            <w:r w:rsidRPr="002C6C11">
              <w:rPr>
                <w:rFonts w:ascii="Montserrat" w:hAnsi="Montserrat"/>
                <w:color w:val="auto"/>
                <w:sz w:val="18"/>
                <w:szCs w:val="18"/>
              </w:rPr>
              <w:t>Issue:</w:t>
            </w:r>
            <w:r w:rsidRPr="002C6C11">
              <w:rPr>
                <w:rFonts w:ascii="Montserrat" w:hAnsi="Montserrat"/>
                <w:color w:val="auto"/>
                <w:sz w:val="18"/>
                <w:szCs w:val="18"/>
              </w:rPr>
              <w:tab/>
              <w:t>1.0</w:t>
            </w:r>
          </w:p>
          <w:p w14:paraId="4CB9E48D" w14:textId="77777777" w:rsidR="002A49EA" w:rsidRPr="002C6C11" w:rsidRDefault="002A49EA" w:rsidP="00E86ED0">
            <w:pPr>
              <w:rPr>
                <w:rFonts w:ascii="Montserrat" w:hAnsi="Montserrat"/>
                <w:color w:val="auto"/>
                <w:sz w:val="18"/>
                <w:szCs w:val="18"/>
              </w:rPr>
            </w:pPr>
            <w:r w:rsidRPr="002C6C11">
              <w:rPr>
                <w:rFonts w:ascii="Montserrat" w:hAnsi="Montserrat"/>
                <w:color w:val="auto"/>
                <w:sz w:val="18"/>
                <w:szCs w:val="18"/>
              </w:rPr>
              <w:t>Date:</w:t>
            </w:r>
            <w:r w:rsidRPr="002C6C11">
              <w:rPr>
                <w:rFonts w:ascii="Montserrat" w:hAnsi="Montserrat"/>
                <w:color w:val="auto"/>
                <w:sz w:val="18"/>
                <w:szCs w:val="18"/>
              </w:rPr>
              <w:tab/>
              <w:t>28.01.2025</w:t>
            </w:r>
          </w:p>
          <w:p w14:paraId="1281E445" w14:textId="714608CC" w:rsidR="002A49EA" w:rsidRPr="002C6C11" w:rsidRDefault="002A49EA" w:rsidP="00E86ED0">
            <w:pPr>
              <w:rPr>
                <w:rFonts w:ascii="Montserrat" w:hAnsi="Montserrat"/>
                <w:color w:val="auto"/>
                <w:sz w:val="18"/>
                <w:szCs w:val="18"/>
              </w:rPr>
            </w:pPr>
            <w:r w:rsidRPr="002C6C11">
              <w:rPr>
                <w:rFonts w:ascii="Montserrat" w:hAnsi="Montserrat"/>
                <w:color w:val="auto"/>
                <w:sz w:val="18"/>
                <w:szCs w:val="18"/>
              </w:rPr>
              <w:t>Pages:</w:t>
            </w:r>
            <w:r w:rsidRPr="002C6C11">
              <w:rPr>
                <w:rFonts w:ascii="Montserrat" w:hAnsi="Montserrat"/>
                <w:color w:val="auto"/>
                <w:sz w:val="18"/>
                <w:szCs w:val="18"/>
              </w:rPr>
              <w:tab/>
            </w:r>
            <w:r w:rsidR="00DA0B99" w:rsidRPr="002C6C11">
              <w:rPr>
                <w:rFonts w:ascii="Montserrat" w:hAnsi="Montserrat"/>
                <w:color w:val="auto"/>
                <w:sz w:val="18"/>
                <w:szCs w:val="18"/>
              </w:rPr>
              <w:t>91</w:t>
            </w:r>
          </w:p>
        </w:tc>
        <w:tc>
          <w:tcPr>
            <w:tcW w:w="2032" w:type="pct"/>
            <w:tcBorders>
              <w:top w:val="single" w:sz="4" w:space="0" w:color="auto"/>
              <w:bottom w:val="single" w:sz="4" w:space="0" w:color="auto"/>
            </w:tcBorders>
            <w:tcMar>
              <w:top w:w="0" w:type="dxa"/>
              <w:bottom w:w="113" w:type="dxa"/>
            </w:tcMar>
          </w:tcPr>
          <w:p w14:paraId="1C1EE5E3" w14:textId="77777777" w:rsidR="002A49EA" w:rsidRPr="002C6C11" w:rsidRDefault="002A49EA" w:rsidP="00E86ED0">
            <w:pPr>
              <w:spacing w:before="60"/>
              <w:rPr>
                <w:rFonts w:ascii="Montserrat" w:hAnsi="Montserrat"/>
                <w:color w:val="auto"/>
                <w:sz w:val="18"/>
                <w:szCs w:val="18"/>
              </w:rPr>
            </w:pPr>
            <w:r w:rsidRPr="002C6C11">
              <w:rPr>
                <w:rFonts w:ascii="Montserrat" w:hAnsi="Montserrat"/>
                <w:color w:val="auto"/>
                <w:sz w:val="18"/>
                <w:szCs w:val="18"/>
              </w:rPr>
              <w:t>All</w:t>
            </w:r>
          </w:p>
        </w:tc>
        <w:tc>
          <w:tcPr>
            <w:tcW w:w="1797" w:type="pct"/>
            <w:tcBorders>
              <w:top w:val="single" w:sz="4" w:space="0" w:color="auto"/>
              <w:bottom w:val="single" w:sz="4" w:space="0" w:color="auto"/>
              <w:right w:val="single" w:sz="4" w:space="0" w:color="auto"/>
            </w:tcBorders>
            <w:tcMar>
              <w:top w:w="0" w:type="dxa"/>
              <w:bottom w:w="113" w:type="dxa"/>
            </w:tcMar>
          </w:tcPr>
          <w:p w14:paraId="6865FF7E" w14:textId="77777777" w:rsidR="002A49EA" w:rsidRPr="002C6C11" w:rsidRDefault="002A49EA" w:rsidP="00E86ED0">
            <w:pPr>
              <w:spacing w:before="60"/>
              <w:rPr>
                <w:rFonts w:ascii="Montserrat" w:hAnsi="Montserrat"/>
                <w:color w:val="auto"/>
                <w:sz w:val="18"/>
                <w:szCs w:val="18"/>
              </w:rPr>
            </w:pPr>
            <w:r w:rsidRPr="002C6C11">
              <w:rPr>
                <w:rFonts w:ascii="Montserrat" w:hAnsi="Montserrat"/>
                <w:color w:val="auto"/>
                <w:sz w:val="18"/>
                <w:szCs w:val="18"/>
              </w:rPr>
              <w:t>First issue</w:t>
            </w:r>
          </w:p>
        </w:tc>
      </w:tr>
      <w:tr w:rsidR="008114EB" w:rsidRPr="00C80238" w14:paraId="7FD042F4" w14:textId="77777777" w:rsidTr="00E86ED0">
        <w:trPr>
          <w:trHeight w:val="14"/>
        </w:trPr>
        <w:tc>
          <w:tcPr>
            <w:tcW w:w="1171" w:type="pct"/>
            <w:tcBorders>
              <w:top w:val="single" w:sz="4" w:space="0" w:color="auto"/>
              <w:left w:val="single" w:sz="4" w:space="0" w:color="auto"/>
              <w:bottom w:val="single" w:sz="4" w:space="0" w:color="auto"/>
              <w:right w:val="single" w:sz="4" w:space="0" w:color="auto"/>
            </w:tcBorders>
            <w:tcMar>
              <w:top w:w="0" w:type="dxa"/>
              <w:bottom w:w="57" w:type="dxa"/>
            </w:tcMar>
          </w:tcPr>
          <w:p w14:paraId="0CF9CE6A" w14:textId="3D821C31" w:rsidR="00210DF4" w:rsidRPr="002C6C11" w:rsidRDefault="00210DF4" w:rsidP="00E86ED0">
            <w:pPr>
              <w:spacing w:before="60"/>
              <w:rPr>
                <w:rFonts w:ascii="Montserrat" w:hAnsi="Montserrat"/>
                <w:color w:val="auto"/>
                <w:sz w:val="18"/>
                <w:szCs w:val="18"/>
              </w:rPr>
            </w:pPr>
            <w:r w:rsidRPr="002C6C11">
              <w:rPr>
                <w:rFonts w:ascii="Montserrat" w:hAnsi="Montserrat"/>
                <w:color w:val="auto"/>
                <w:sz w:val="18"/>
                <w:szCs w:val="18"/>
              </w:rPr>
              <w:t>Issue:</w:t>
            </w:r>
            <w:r w:rsidRPr="002C6C11">
              <w:rPr>
                <w:rFonts w:ascii="Montserrat" w:hAnsi="Montserrat"/>
                <w:color w:val="auto"/>
                <w:sz w:val="18"/>
                <w:szCs w:val="18"/>
              </w:rPr>
              <w:tab/>
              <w:t>1.1</w:t>
            </w:r>
          </w:p>
          <w:p w14:paraId="6670822A" w14:textId="4B20E5FB" w:rsidR="00210DF4" w:rsidRPr="002C6C11" w:rsidRDefault="00210DF4" w:rsidP="00E86ED0">
            <w:pPr>
              <w:rPr>
                <w:rFonts w:ascii="Montserrat" w:hAnsi="Montserrat"/>
                <w:color w:val="auto"/>
                <w:sz w:val="18"/>
                <w:szCs w:val="18"/>
              </w:rPr>
            </w:pPr>
            <w:r w:rsidRPr="002C6C11">
              <w:rPr>
                <w:rFonts w:ascii="Montserrat" w:hAnsi="Montserrat"/>
                <w:color w:val="auto"/>
                <w:sz w:val="18"/>
                <w:szCs w:val="18"/>
              </w:rPr>
              <w:t>Date:</w:t>
            </w:r>
            <w:r w:rsidRPr="002C6C11">
              <w:rPr>
                <w:rFonts w:ascii="Montserrat" w:hAnsi="Montserrat"/>
                <w:color w:val="auto"/>
                <w:sz w:val="18"/>
                <w:szCs w:val="18"/>
              </w:rPr>
              <w:tab/>
            </w:r>
            <w:r w:rsidR="000E2482" w:rsidRPr="002C6C11">
              <w:rPr>
                <w:rFonts w:ascii="Montserrat" w:hAnsi="Montserrat"/>
                <w:color w:val="auto"/>
                <w:sz w:val="18"/>
                <w:szCs w:val="18"/>
              </w:rPr>
              <w:t>09</w:t>
            </w:r>
            <w:r w:rsidRPr="002C6C11">
              <w:rPr>
                <w:rFonts w:ascii="Montserrat" w:hAnsi="Montserrat"/>
                <w:color w:val="auto"/>
                <w:sz w:val="18"/>
                <w:szCs w:val="18"/>
              </w:rPr>
              <w:t>.</w:t>
            </w:r>
            <w:r w:rsidR="00403817" w:rsidRPr="002C6C11">
              <w:rPr>
                <w:rFonts w:ascii="Montserrat" w:hAnsi="Montserrat"/>
                <w:color w:val="auto"/>
                <w:sz w:val="18"/>
                <w:szCs w:val="18"/>
              </w:rPr>
              <w:t>10</w:t>
            </w:r>
            <w:r w:rsidRPr="002C6C11">
              <w:rPr>
                <w:rFonts w:ascii="Montserrat" w:hAnsi="Montserrat"/>
                <w:color w:val="auto"/>
                <w:sz w:val="18"/>
                <w:szCs w:val="18"/>
              </w:rPr>
              <w:t>.2025</w:t>
            </w:r>
          </w:p>
          <w:p w14:paraId="346BE030" w14:textId="4C5CEEBC" w:rsidR="00210DF4" w:rsidRPr="002C6C11" w:rsidRDefault="00210DF4" w:rsidP="00E86ED0">
            <w:pPr>
              <w:rPr>
                <w:rFonts w:ascii="Montserrat" w:hAnsi="Montserrat"/>
                <w:color w:val="auto"/>
                <w:sz w:val="18"/>
                <w:szCs w:val="18"/>
              </w:rPr>
            </w:pPr>
            <w:r w:rsidRPr="002C6C11">
              <w:rPr>
                <w:rFonts w:ascii="Montserrat" w:hAnsi="Montserrat"/>
                <w:color w:val="auto"/>
                <w:sz w:val="18"/>
                <w:szCs w:val="18"/>
              </w:rPr>
              <w:t>Pages:</w:t>
            </w:r>
            <w:r w:rsidRPr="002C6C11">
              <w:rPr>
                <w:rFonts w:ascii="Montserrat" w:hAnsi="Montserrat"/>
                <w:color w:val="auto"/>
                <w:sz w:val="18"/>
                <w:szCs w:val="18"/>
              </w:rPr>
              <w:tab/>
            </w:r>
            <w:r w:rsidR="009B124E" w:rsidRPr="002C6C11">
              <w:rPr>
                <w:rFonts w:ascii="Montserrat" w:hAnsi="Montserrat"/>
                <w:color w:val="auto"/>
                <w:sz w:val="18"/>
                <w:szCs w:val="18"/>
              </w:rPr>
              <w:t>12</w:t>
            </w:r>
            <w:r w:rsidR="00435BF8" w:rsidRPr="002C6C11">
              <w:rPr>
                <w:rFonts w:ascii="Montserrat" w:hAnsi="Montserrat"/>
                <w:color w:val="auto"/>
                <w:sz w:val="18"/>
                <w:szCs w:val="18"/>
              </w:rPr>
              <w:t>5</w:t>
            </w:r>
          </w:p>
        </w:tc>
        <w:tc>
          <w:tcPr>
            <w:tcW w:w="2032" w:type="pct"/>
            <w:tcBorders>
              <w:top w:val="single" w:sz="4" w:space="0" w:color="auto"/>
              <w:left w:val="single" w:sz="4" w:space="0" w:color="auto"/>
              <w:bottom w:val="single" w:sz="4" w:space="0" w:color="auto"/>
              <w:right w:val="single" w:sz="4" w:space="0" w:color="auto"/>
            </w:tcBorders>
            <w:tcMar>
              <w:top w:w="0" w:type="dxa"/>
              <w:bottom w:w="57" w:type="dxa"/>
            </w:tcMar>
          </w:tcPr>
          <w:p w14:paraId="2CBE48D8" w14:textId="181142DE" w:rsidR="00210DF4" w:rsidRPr="002C6C11" w:rsidRDefault="000727B4" w:rsidP="00E86ED0">
            <w:pPr>
              <w:rPr>
                <w:rFonts w:ascii="Montserrat" w:hAnsi="Montserrat"/>
                <w:i/>
                <w:color w:val="auto"/>
                <w:sz w:val="18"/>
                <w:szCs w:val="18"/>
              </w:rPr>
            </w:pPr>
            <w:r w:rsidRPr="002C6C11">
              <w:rPr>
                <w:rFonts w:ascii="Montserrat" w:hAnsi="Montserrat"/>
                <w:color w:val="auto"/>
                <w:sz w:val="18"/>
                <w:szCs w:val="18"/>
              </w:rPr>
              <w:t xml:space="preserve">- </w:t>
            </w:r>
            <w:r w:rsidR="009B124E" w:rsidRPr="002C6C11">
              <w:rPr>
                <w:rFonts w:ascii="Montserrat" w:hAnsi="Montserrat"/>
                <w:color w:val="auto"/>
                <w:sz w:val="18"/>
                <w:szCs w:val="18"/>
              </w:rPr>
              <w:t>New chapter 2</w:t>
            </w:r>
            <w:r w:rsidR="00435BF8" w:rsidRPr="002C6C11">
              <w:rPr>
                <w:rFonts w:ascii="Montserrat" w:hAnsi="Montserrat"/>
                <w:color w:val="auto"/>
                <w:sz w:val="18"/>
                <w:szCs w:val="18"/>
              </w:rPr>
              <w:t xml:space="preserve">: </w:t>
            </w:r>
            <w:r w:rsidR="00435BF8" w:rsidRPr="002C6C11">
              <w:rPr>
                <w:rFonts w:ascii="Montserrat" w:hAnsi="Montserrat"/>
                <w:i/>
                <w:color w:val="auto"/>
                <w:sz w:val="18"/>
                <w:szCs w:val="18"/>
              </w:rPr>
              <w:t xml:space="preserve">Testing and evaluation framework </w:t>
            </w:r>
          </w:p>
          <w:p w14:paraId="29845D57" w14:textId="2EBEC897" w:rsidR="00435BF8" w:rsidRPr="002C6C11" w:rsidRDefault="000727B4" w:rsidP="00E86ED0">
            <w:pPr>
              <w:rPr>
                <w:rFonts w:ascii="Montserrat" w:hAnsi="Montserrat"/>
                <w:color w:val="auto"/>
                <w:sz w:val="18"/>
                <w:szCs w:val="18"/>
              </w:rPr>
            </w:pPr>
            <w:r w:rsidRPr="002C6C11">
              <w:rPr>
                <w:rFonts w:ascii="Montserrat" w:hAnsi="Montserrat"/>
                <w:color w:val="auto"/>
                <w:sz w:val="18"/>
                <w:szCs w:val="18"/>
              </w:rPr>
              <w:t xml:space="preserve">- </w:t>
            </w:r>
            <w:r w:rsidR="00435BF8" w:rsidRPr="002C6C11">
              <w:rPr>
                <w:rFonts w:ascii="Montserrat" w:hAnsi="Montserrat"/>
                <w:color w:val="auto"/>
                <w:sz w:val="18"/>
                <w:szCs w:val="18"/>
              </w:rPr>
              <w:t>Revised and updated chapters 1, 3, 4, 5, 6, and 7</w:t>
            </w:r>
          </w:p>
        </w:tc>
        <w:tc>
          <w:tcPr>
            <w:tcW w:w="1797" w:type="pct"/>
            <w:tcBorders>
              <w:top w:val="single" w:sz="4" w:space="0" w:color="auto"/>
              <w:left w:val="single" w:sz="4" w:space="0" w:color="auto"/>
              <w:bottom w:val="single" w:sz="4" w:space="0" w:color="auto"/>
              <w:right w:val="single" w:sz="4" w:space="0" w:color="auto"/>
            </w:tcBorders>
            <w:tcMar>
              <w:top w:w="0" w:type="dxa"/>
              <w:bottom w:w="57" w:type="dxa"/>
            </w:tcMar>
          </w:tcPr>
          <w:p w14:paraId="55FDAC85" w14:textId="52896AD7" w:rsidR="009B124E" w:rsidRPr="002C6C11" w:rsidRDefault="00F5767A" w:rsidP="00E86ED0">
            <w:pPr>
              <w:rPr>
                <w:rFonts w:ascii="Montserrat" w:hAnsi="Montserrat"/>
                <w:color w:val="auto"/>
                <w:sz w:val="18"/>
                <w:szCs w:val="18"/>
              </w:rPr>
            </w:pPr>
            <w:r w:rsidRPr="002C6C11">
              <w:rPr>
                <w:rFonts w:ascii="Montserrat" w:hAnsi="Montserrat"/>
                <w:color w:val="auto"/>
                <w:sz w:val="18"/>
                <w:szCs w:val="18"/>
              </w:rPr>
              <w:t xml:space="preserve">Changes </w:t>
            </w:r>
            <w:r w:rsidR="00210DF4" w:rsidRPr="002C6C11">
              <w:rPr>
                <w:rFonts w:ascii="Montserrat" w:hAnsi="Montserrat"/>
                <w:color w:val="auto"/>
                <w:sz w:val="18"/>
                <w:szCs w:val="18"/>
              </w:rPr>
              <w:t xml:space="preserve">required for the Delta MS1 review, in accordance with </w:t>
            </w:r>
            <w:r w:rsidRPr="002C6C11">
              <w:rPr>
                <w:rFonts w:ascii="Montserrat" w:hAnsi="Montserrat"/>
                <w:color w:val="auto"/>
                <w:sz w:val="18"/>
                <w:szCs w:val="18"/>
              </w:rPr>
              <w:t>AP.143 recorded in the</w:t>
            </w:r>
            <w:r w:rsidR="00210DF4" w:rsidRPr="002C6C11">
              <w:rPr>
                <w:rFonts w:ascii="Montserrat" w:hAnsi="Montserrat"/>
                <w:color w:val="auto"/>
                <w:sz w:val="18"/>
                <w:szCs w:val="18"/>
              </w:rPr>
              <w:t xml:space="preserve"> MS1 MoMs.</w:t>
            </w:r>
          </w:p>
        </w:tc>
      </w:tr>
      <w:tr w:rsidR="0019550B" w:rsidRPr="00C80238" w14:paraId="1B37992D" w14:textId="77777777" w:rsidTr="00E86ED0">
        <w:trPr>
          <w:trHeight w:val="14"/>
        </w:trPr>
        <w:tc>
          <w:tcPr>
            <w:tcW w:w="1171" w:type="pct"/>
            <w:tcBorders>
              <w:top w:val="single" w:sz="4" w:space="0" w:color="auto"/>
              <w:left w:val="single" w:sz="4" w:space="0" w:color="auto"/>
              <w:bottom w:val="single" w:sz="4" w:space="0" w:color="auto"/>
              <w:right w:val="single" w:sz="4" w:space="0" w:color="auto"/>
            </w:tcBorders>
            <w:tcMar>
              <w:top w:w="0" w:type="dxa"/>
              <w:bottom w:w="57" w:type="dxa"/>
            </w:tcMar>
          </w:tcPr>
          <w:p w14:paraId="610C91C9" w14:textId="64FDA591" w:rsidR="0019550B" w:rsidRPr="002C6C11" w:rsidRDefault="0019550B" w:rsidP="00E86ED0">
            <w:pPr>
              <w:spacing w:before="60"/>
              <w:rPr>
                <w:rFonts w:ascii="Montserrat" w:hAnsi="Montserrat"/>
                <w:color w:val="auto"/>
                <w:sz w:val="18"/>
                <w:szCs w:val="18"/>
              </w:rPr>
            </w:pPr>
            <w:r w:rsidRPr="002C6C11">
              <w:rPr>
                <w:rFonts w:ascii="Montserrat" w:hAnsi="Montserrat"/>
                <w:color w:val="auto"/>
                <w:sz w:val="18"/>
                <w:szCs w:val="18"/>
              </w:rPr>
              <w:t>Issue:</w:t>
            </w:r>
            <w:r w:rsidRPr="002C6C11">
              <w:rPr>
                <w:rFonts w:ascii="Montserrat" w:hAnsi="Montserrat"/>
                <w:color w:val="auto"/>
                <w:sz w:val="18"/>
                <w:szCs w:val="18"/>
              </w:rPr>
              <w:tab/>
              <w:t>1.1.1</w:t>
            </w:r>
          </w:p>
          <w:p w14:paraId="3A41C8B3" w14:textId="34AA45F6" w:rsidR="0019550B" w:rsidRPr="002C6C11" w:rsidRDefault="0019550B" w:rsidP="00E86ED0">
            <w:pPr>
              <w:rPr>
                <w:rFonts w:ascii="Montserrat" w:hAnsi="Montserrat"/>
                <w:color w:val="auto"/>
                <w:sz w:val="18"/>
                <w:szCs w:val="18"/>
              </w:rPr>
            </w:pPr>
            <w:r w:rsidRPr="002C6C11">
              <w:rPr>
                <w:rFonts w:ascii="Montserrat" w:hAnsi="Montserrat"/>
                <w:color w:val="auto"/>
                <w:sz w:val="18"/>
                <w:szCs w:val="18"/>
              </w:rPr>
              <w:t>Date:</w:t>
            </w:r>
            <w:r w:rsidRPr="002C6C11">
              <w:rPr>
                <w:rFonts w:ascii="Montserrat" w:hAnsi="Montserrat"/>
                <w:color w:val="auto"/>
                <w:sz w:val="18"/>
                <w:szCs w:val="18"/>
              </w:rPr>
              <w:tab/>
            </w:r>
            <w:r w:rsidR="00D2381F" w:rsidRPr="002C6C11">
              <w:rPr>
                <w:rFonts w:ascii="Montserrat" w:hAnsi="Montserrat"/>
                <w:color w:val="auto"/>
                <w:sz w:val="18"/>
                <w:szCs w:val="18"/>
              </w:rPr>
              <w:t>10</w:t>
            </w:r>
            <w:r w:rsidRPr="002C6C11">
              <w:rPr>
                <w:rFonts w:ascii="Montserrat" w:hAnsi="Montserrat"/>
                <w:color w:val="auto"/>
                <w:sz w:val="18"/>
                <w:szCs w:val="18"/>
              </w:rPr>
              <w:t>.1</w:t>
            </w:r>
            <w:r w:rsidR="00B0637A" w:rsidRPr="002C6C11">
              <w:rPr>
                <w:rFonts w:ascii="Montserrat" w:hAnsi="Montserrat"/>
                <w:color w:val="auto"/>
                <w:sz w:val="18"/>
                <w:szCs w:val="18"/>
              </w:rPr>
              <w:t>1</w:t>
            </w:r>
            <w:r w:rsidRPr="002C6C11">
              <w:rPr>
                <w:rFonts w:ascii="Montserrat" w:hAnsi="Montserrat"/>
                <w:color w:val="auto"/>
                <w:sz w:val="18"/>
                <w:szCs w:val="18"/>
              </w:rPr>
              <w:t>.2025</w:t>
            </w:r>
          </w:p>
          <w:p w14:paraId="08BD5E76" w14:textId="655A1D29" w:rsidR="0019550B" w:rsidRPr="002C6C11" w:rsidRDefault="0019550B" w:rsidP="00E86ED0">
            <w:pPr>
              <w:rPr>
                <w:rFonts w:ascii="Montserrat" w:hAnsi="Montserrat"/>
                <w:color w:val="auto"/>
                <w:sz w:val="18"/>
                <w:szCs w:val="18"/>
              </w:rPr>
            </w:pPr>
            <w:r w:rsidRPr="002C6C11">
              <w:rPr>
                <w:rFonts w:ascii="Montserrat" w:hAnsi="Montserrat"/>
                <w:color w:val="auto"/>
                <w:sz w:val="18"/>
                <w:szCs w:val="18"/>
              </w:rPr>
              <w:t>Pages:</w:t>
            </w:r>
            <w:r w:rsidRPr="002C6C11">
              <w:rPr>
                <w:rFonts w:ascii="Montserrat" w:hAnsi="Montserrat"/>
                <w:color w:val="auto"/>
                <w:sz w:val="18"/>
                <w:szCs w:val="18"/>
              </w:rPr>
              <w:tab/>
              <w:t>12</w:t>
            </w:r>
            <w:r w:rsidR="00D2381F" w:rsidRPr="002C6C11">
              <w:rPr>
                <w:rFonts w:ascii="Montserrat" w:hAnsi="Montserrat"/>
                <w:color w:val="auto"/>
                <w:sz w:val="18"/>
                <w:szCs w:val="18"/>
              </w:rPr>
              <w:t>7</w:t>
            </w:r>
          </w:p>
        </w:tc>
        <w:tc>
          <w:tcPr>
            <w:tcW w:w="2032" w:type="pct"/>
            <w:tcBorders>
              <w:top w:val="single" w:sz="4" w:space="0" w:color="auto"/>
              <w:left w:val="single" w:sz="4" w:space="0" w:color="auto"/>
              <w:bottom w:val="single" w:sz="4" w:space="0" w:color="auto"/>
              <w:right w:val="single" w:sz="4" w:space="0" w:color="auto"/>
            </w:tcBorders>
            <w:tcMar>
              <w:top w:w="0" w:type="dxa"/>
              <w:bottom w:w="57" w:type="dxa"/>
            </w:tcMar>
          </w:tcPr>
          <w:p w14:paraId="5AAA4FED" w14:textId="09C46A5F" w:rsidR="0019550B" w:rsidRPr="002C6C11" w:rsidRDefault="001C6789" w:rsidP="00E86ED0">
            <w:pPr>
              <w:pStyle w:val="ListParagraph"/>
              <w:numPr>
                <w:ilvl w:val="0"/>
                <w:numId w:val="275"/>
              </w:numPr>
              <w:spacing w:before="60"/>
              <w:ind w:left="357" w:hanging="357"/>
              <w:contextualSpacing w:val="0"/>
              <w:rPr>
                <w:rFonts w:ascii="Montserrat" w:hAnsi="Montserrat"/>
                <w:color w:val="auto"/>
                <w:sz w:val="18"/>
                <w:szCs w:val="18"/>
              </w:rPr>
            </w:pPr>
            <w:r w:rsidRPr="002C6C11">
              <w:rPr>
                <w:rFonts w:ascii="Montserrat" w:hAnsi="Montserrat"/>
                <w:color w:val="auto"/>
                <w:sz w:val="18"/>
                <w:szCs w:val="18"/>
              </w:rPr>
              <w:t xml:space="preserve">Missing </w:t>
            </w:r>
            <w:r w:rsidR="000162D0" w:rsidRPr="002C6C11">
              <w:rPr>
                <w:rFonts w:ascii="Montserrat" w:hAnsi="Montserrat"/>
                <w:color w:val="auto"/>
                <w:sz w:val="18"/>
                <w:szCs w:val="18"/>
              </w:rPr>
              <w:t xml:space="preserve">KPIs added in </w:t>
            </w:r>
            <w:r w:rsidR="00922EC4" w:rsidRPr="002C6C11">
              <w:rPr>
                <w:rFonts w:ascii="Montserrat" w:hAnsi="Montserrat"/>
                <w:color w:val="auto"/>
                <w:sz w:val="18"/>
                <w:szCs w:val="18"/>
              </w:rPr>
              <w:t xml:space="preserve">sections </w:t>
            </w:r>
            <w:r w:rsidR="00B4773E" w:rsidRPr="002C6C11">
              <w:rPr>
                <w:rFonts w:ascii="Montserrat" w:hAnsi="Montserrat"/>
                <w:color w:val="auto"/>
                <w:sz w:val="18"/>
                <w:szCs w:val="18"/>
              </w:rPr>
              <w:t xml:space="preserve">2.4.6, </w:t>
            </w:r>
            <w:r w:rsidR="00B811FC" w:rsidRPr="002C6C11">
              <w:rPr>
                <w:rFonts w:ascii="Montserrat" w:hAnsi="Montserrat"/>
                <w:color w:val="auto"/>
                <w:sz w:val="18"/>
                <w:szCs w:val="18"/>
              </w:rPr>
              <w:t>3.3.3</w:t>
            </w:r>
            <w:r w:rsidR="00C120B7" w:rsidRPr="002C6C11">
              <w:rPr>
                <w:rFonts w:ascii="Montserrat" w:hAnsi="Montserrat"/>
                <w:color w:val="auto"/>
                <w:sz w:val="18"/>
                <w:szCs w:val="18"/>
              </w:rPr>
              <w:t xml:space="preserve">, </w:t>
            </w:r>
            <w:r w:rsidR="00B16F13" w:rsidRPr="002C6C11">
              <w:rPr>
                <w:rFonts w:ascii="Montserrat" w:hAnsi="Montserrat"/>
                <w:color w:val="auto"/>
                <w:sz w:val="18"/>
                <w:szCs w:val="18"/>
              </w:rPr>
              <w:t xml:space="preserve">5.1.3, and </w:t>
            </w:r>
            <w:r w:rsidR="00EB5439" w:rsidRPr="002C6C11">
              <w:rPr>
                <w:rFonts w:ascii="Montserrat" w:hAnsi="Montserrat"/>
                <w:color w:val="auto"/>
                <w:sz w:val="18"/>
                <w:szCs w:val="18"/>
              </w:rPr>
              <w:t>7.3.3</w:t>
            </w:r>
          </w:p>
          <w:p w14:paraId="08A84838" w14:textId="5D3C9AAB" w:rsidR="00103863" w:rsidRPr="002C6C11" w:rsidRDefault="00F37EBB" w:rsidP="00E86ED0">
            <w:pPr>
              <w:pStyle w:val="ListParagraph"/>
              <w:numPr>
                <w:ilvl w:val="0"/>
                <w:numId w:val="275"/>
              </w:numPr>
              <w:contextualSpacing w:val="0"/>
              <w:rPr>
                <w:rFonts w:ascii="Montserrat" w:hAnsi="Montserrat"/>
                <w:color w:val="auto"/>
                <w:sz w:val="18"/>
                <w:szCs w:val="18"/>
              </w:rPr>
            </w:pPr>
            <w:r w:rsidRPr="002C6C11">
              <w:rPr>
                <w:rFonts w:ascii="Montserrat" w:hAnsi="Montserrat"/>
                <w:color w:val="auto"/>
                <w:sz w:val="18"/>
                <w:szCs w:val="18"/>
              </w:rPr>
              <w:t>5.2.1.1</w:t>
            </w:r>
            <w:r w:rsidR="00B93F6E" w:rsidRPr="002C6C11">
              <w:rPr>
                <w:rFonts w:ascii="Montserrat" w:hAnsi="Montserrat"/>
                <w:color w:val="auto"/>
                <w:sz w:val="18"/>
                <w:szCs w:val="18"/>
              </w:rPr>
              <w:t xml:space="preserve"> - updated text on </w:t>
            </w:r>
            <w:r w:rsidR="00923F4D" w:rsidRPr="002C6C11">
              <w:rPr>
                <w:rFonts w:ascii="Montserrat" w:hAnsi="Montserrat"/>
                <w:color w:val="auto"/>
                <w:sz w:val="18"/>
                <w:szCs w:val="18"/>
              </w:rPr>
              <w:t>KPIs on Load &amp; Stress testing</w:t>
            </w:r>
          </w:p>
          <w:p w14:paraId="725D75A8" w14:textId="4F31689F" w:rsidR="00923F4D" w:rsidRPr="002C6C11" w:rsidRDefault="00922622" w:rsidP="00E86ED0">
            <w:pPr>
              <w:pStyle w:val="ListParagraph"/>
              <w:numPr>
                <w:ilvl w:val="0"/>
                <w:numId w:val="275"/>
              </w:numPr>
              <w:contextualSpacing w:val="0"/>
              <w:rPr>
                <w:rFonts w:ascii="Montserrat" w:hAnsi="Montserrat"/>
                <w:color w:val="auto"/>
                <w:sz w:val="18"/>
                <w:szCs w:val="18"/>
              </w:rPr>
            </w:pPr>
            <w:r w:rsidRPr="002C6C11">
              <w:rPr>
                <w:rFonts w:ascii="Montserrat" w:hAnsi="Montserrat"/>
                <w:color w:val="auto"/>
                <w:sz w:val="18"/>
                <w:szCs w:val="18"/>
              </w:rPr>
              <w:t>5.2.2.1</w:t>
            </w:r>
            <w:r w:rsidR="00DE40B9" w:rsidRPr="002C6C11">
              <w:rPr>
                <w:rFonts w:ascii="Montserrat" w:hAnsi="Montserrat"/>
                <w:color w:val="auto"/>
                <w:sz w:val="18"/>
                <w:szCs w:val="18"/>
              </w:rPr>
              <w:t xml:space="preserve"> - updated text on 5G connectivity test</w:t>
            </w:r>
          </w:p>
          <w:p w14:paraId="44FB072F" w14:textId="6626001F" w:rsidR="00923F4D" w:rsidRPr="002C6C11" w:rsidRDefault="00444EBD" w:rsidP="00E86ED0">
            <w:pPr>
              <w:spacing w:before="60"/>
              <w:rPr>
                <w:rFonts w:ascii="Montserrat" w:hAnsi="Montserrat"/>
                <w:color w:val="auto"/>
                <w:sz w:val="18"/>
                <w:szCs w:val="18"/>
              </w:rPr>
            </w:pPr>
            <w:r w:rsidRPr="002C6C11">
              <w:rPr>
                <w:rFonts w:ascii="Montserrat" w:hAnsi="Montserrat"/>
                <w:color w:val="auto"/>
                <w:sz w:val="18"/>
                <w:szCs w:val="18"/>
              </w:rPr>
              <w:t xml:space="preserve">Answers to </w:t>
            </w:r>
            <w:r w:rsidR="006C3CEE" w:rsidRPr="002C6C11">
              <w:rPr>
                <w:rFonts w:ascii="Montserrat" w:hAnsi="Montserrat"/>
                <w:color w:val="auto"/>
                <w:sz w:val="18"/>
                <w:szCs w:val="18"/>
              </w:rPr>
              <w:t xml:space="preserve">RIDs comments </w:t>
            </w:r>
            <w:r w:rsidRPr="002C6C11">
              <w:rPr>
                <w:rFonts w:ascii="Montserrat" w:hAnsi="Montserrat"/>
                <w:color w:val="auto"/>
                <w:sz w:val="18"/>
                <w:szCs w:val="18"/>
              </w:rPr>
              <w:t>are provided i</w:t>
            </w:r>
            <w:r w:rsidR="006C3CEE" w:rsidRPr="002C6C11">
              <w:rPr>
                <w:rFonts w:ascii="Montserrat" w:hAnsi="Montserrat"/>
                <w:color w:val="auto"/>
                <w:sz w:val="18"/>
                <w:szCs w:val="18"/>
              </w:rPr>
              <w:t xml:space="preserve">n sections </w:t>
            </w:r>
            <w:r w:rsidR="00B84C69" w:rsidRPr="002C6C11">
              <w:rPr>
                <w:rFonts w:ascii="Montserrat" w:hAnsi="Montserrat"/>
                <w:color w:val="auto"/>
                <w:sz w:val="18"/>
                <w:szCs w:val="18"/>
              </w:rPr>
              <w:t>3.3.3, 5.1.3, 5.2.1.1, and 5.</w:t>
            </w:r>
            <w:r w:rsidR="00330303" w:rsidRPr="002C6C11">
              <w:rPr>
                <w:rFonts w:ascii="Montserrat" w:hAnsi="Montserrat"/>
                <w:color w:val="auto"/>
                <w:sz w:val="18"/>
                <w:szCs w:val="18"/>
              </w:rPr>
              <w:t>2.2.1</w:t>
            </w:r>
          </w:p>
        </w:tc>
        <w:tc>
          <w:tcPr>
            <w:tcW w:w="1797" w:type="pct"/>
            <w:tcBorders>
              <w:top w:val="single" w:sz="4" w:space="0" w:color="auto"/>
              <w:left w:val="single" w:sz="4" w:space="0" w:color="auto"/>
              <w:bottom w:val="single" w:sz="4" w:space="0" w:color="auto"/>
              <w:right w:val="single" w:sz="4" w:space="0" w:color="auto"/>
            </w:tcBorders>
            <w:tcMar>
              <w:top w:w="0" w:type="dxa"/>
              <w:bottom w:w="57" w:type="dxa"/>
            </w:tcMar>
          </w:tcPr>
          <w:p w14:paraId="6D4F6DE3" w14:textId="643F053E" w:rsidR="0019550B" w:rsidRPr="002C6C11" w:rsidRDefault="009D529B" w:rsidP="00E86ED0">
            <w:pPr>
              <w:spacing w:before="60"/>
              <w:rPr>
                <w:rFonts w:ascii="Montserrat" w:hAnsi="Montserrat"/>
                <w:color w:val="auto"/>
                <w:sz w:val="18"/>
                <w:szCs w:val="18"/>
              </w:rPr>
            </w:pPr>
            <w:r w:rsidRPr="002C6C11">
              <w:rPr>
                <w:rFonts w:ascii="Montserrat" w:hAnsi="Montserrat"/>
                <w:color w:val="auto"/>
                <w:sz w:val="18"/>
                <w:szCs w:val="18"/>
              </w:rPr>
              <w:t xml:space="preserve">Changes in response to </w:t>
            </w:r>
            <w:r w:rsidR="000727B4" w:rsidRPr="002C6C11">
              <w:rPr>
                <w:rFonts w:ascii="Montserrat" w:hAnsi="Montserrat"/>
                <w:color w:val="auto"/>
                <w:sz w:val="18"/>
                <w:szCs w:val="18"/>
              </w:rPr>
              <w:t xml:space="preserve">the </w:t>
            </w:r>
            <w:r w:rsidRPr="002C6C11">
              <w:rPr>
                <w:rFonts w:ascii="Montserrat" w:hAnsi="Montserrat"/>
                <w:color w:val="auto"/>
                <w:sz w:val="18"/>
                <w:szCs w:val="18"/>
              </w:rPr>
              <w:t xml:space="preserve">RID </w:t>
            </w:r>
            <w:r w:rsidR="000727B4" w:rsidRPr="002C6C11">
              <w:rPr>
                <w:rFonts w:ascii="Montserrat" w:hAnsi="Montserrat"/>
                <w:color w:val="auto"/>
                <w:sz w:val="18"/>
                <w:szCs w:val="18"/>
              </w:rPr>
              <w:t xml:space="preserve">comments </w:t>
            </w:r>
            <w:r w:rsidRPr="002C6C11">
              <w:rPr>
                <w:rFonts w:ascii="Montserrat" w:hAnsi="Montserrat"/>
                <w:color w:val="auto"/>
                <w:sz w:val="18"/>
                <w:szCs w:val="18"/>
              </w:rPr>
              <w:t>for the Delta MS1 review</w:t>
            </w:r>
          </w:p>
        </w:tc>
      </w:tr>
      <w:tr w:rsidR="002843D0" w:rsidRPr="00C80238" w14:paraId="104A491B" w14:textId="77777777" w:rsidTr="00E86ED0">
        <w:trPr>
          <w:trHeight w:val="14"/>
        </w:trPr>
        <w:tc>
          <w:tcPr>
            <w:tcW w:w="1171" w:type="pct"/>
            <w:tcBorders>
              <w:top w:val="single" w:sz="4" w:space="0" w:color="auto"/>
              <w:left w:val="single" w:sz="4" w:space="0" w:color="auto"/>
              <w:bottom w:val="single" w:sz="4" w:space="0" w:color="auto"/>
              <w:right w:val="single" w:sz="4" w:space="0" w:color="auto"/>
            </w:tcBorders>
            <w:tcMar>
              <w:top w:w="0" w:type="dxa"/>
              <w:bottom w:w="57" w:type="dxa"/>
            </w:tcMar>
          </w:tcPr>
          <w:p w14:paraId="1FF2907F" w14:textId="680ACC60" w:rsidR="002843D0" w:rsidRPr="002C6C11" w:rsidRDefault="002843D0" w:rsidP="00E86ED0">
            <w:pPr>
              <w:spacing w:before="60"/>
              <w:rPr>
                <w:rFonts w:ascii="Montserrat" w:hAnsi="Montserrat"/>
                <w:color w:val="auto"/>
                <w:sz w:val="18"/>
                <w:szCs w:val="18"/>
              </w:rPr>
            </w:pPr>
            <w:r w:rsidRPr="002C6C11">
              <w:rPr>
                <w:rFonts w:ascii="Montserrat" w:hAnsi="Montserrat"/>
                <w:color w:val="auto"/>
                <w:sz w:val="18"/>
                <w:szCs w:val="18"/>
              </w:rPr>
              <w:t>Issue:</w:t>
            </w:r>
            <w:r w:rsidRPr="002C6C11">
              <w:rPr>
                <w:rFonts w:ascii="Montserrat" w:hAnsi="Montserrat"/>
                <w:color w:val="auto"/>
                <w:sz w:val="18"/>
                <w:szCs w:val="18"/>
              </w:rPr>
              <w:tab/>
              <w:t>2.0</w:t>
            </w:r>
          </w:p>
          <w:p w14:paraId="379E1EA5" w14:textId="553A0D3A" w:rsidR="002843D0" w:rsidRPr="002C6C11" w:rsidRDefault="002843D0" w:rsidP="00E86ED0">
            <w:pPr>
              <w:rPr>
                <w:rFonts w:ascii="Montserrat" w:hAnsi="Montserrat"/>
                <w:color w:val="auto"/>
                <w:sz w:val="18"/>
                <w:szCs w:val="18"/>
              </w:rPr>
            </w:pPr>
            <w:r w:rsidRPr="002C6C11">
              <w:rPr>
                <w:rFonts w:ascii="Montserrat" w:hAnsi="Montserrat"/>
                <w:color w:val="auto"/>
                <w:sz w:val="18"/>
                <w:szCs w:val="18"/>
              </w:rPr>
              <w:t>Date:</w:t>
            </w:r>
            <w:r w:rsidRPr="002C6C11">
              <w:rPr>
                <w:rFonts w:ascii="Montserrat" w:hAnsi="Montserrat"/>
                <w:color w:val="auto"/>
                <w:sz w:val="18"/>
                <w:szCs w:val="18"/>
              </w:rPr>
              <w:tab/>
            </w:r>
            <w:r w:rsidR="006638B2" w:rsidRPr="002C6C11">
              <w:rPr>
                <w:rFonts w:ascii="Montserrat" w:hAnsi="Montserrat"/>
                <w:color w:val="auto"/>
                <w:sz w:val="18"/>
                <w:szCs w:val="18"/>
              </w:rPr>
              <w:t>1</w:t>
            </w:r>
            <w:r w:rsidR="00FC74F5" w:rsidRPr="002C6C11">
              <w:rPr>
                <w:rFonts w:ascii="Montserrat" w:hAnsi="Montserrat"/>
                <w:color w:val="auto"/>
                <w:sz w:val="18"/>
                <w:szCs w:val="18"/>
              </w:rPr>
              <w:t>3.02 2026</w:t>
            </w:r>
          </w:p>
          <w:p w14:paraId="4A4895BD" w14:textId="77777777" w:rsidR="002843D0" w:rsidRPr="002C6C11" w:rsidRDefault="002843D0" w:rsidP="00E86ED0">
            <w:pPr>
              <w:rPr>
                <w:rFonts w:ascii="Montserrat" w:hAnsi="Montserrat"/>
                <w:color w:val="auto"/>
                <w:sz w:val="18"/>
                <w:szCs w:val="18"/>
              </w:rPr>
            </w:pPr>
            <w:r w:rsidRPr="002C6C11">
              <w:rPr>
                <w:rFonts w:ascii="Montserrat" w:hAnsi="Montserrat"/>
                <w:color w:val="auto"/>
                <w:sz w:val="18"/>
                <w:szCs w:val="18"/>
              </w:rPr>
              <w:t>Pages:</w:t>
            </w:r>
            <w:r w:rsidRPr="002C6C11">
              <w:rPr>
                <w:rFonts w:ascii="Montserrat" w:hAnsi="Montserrat"/>
                <w:color w:val="auto"/>
                <w:sz w:val="18"/>
                <w:szCs w:val="18"/>
              </w:rPr>
              <w:tab/>
            </w:r>
            <w:r w:rsidR="006E7A7B" w:rsidRPr="002C6C11">
              <w:rPr>
                <w:rFonts w:ascii="Montserrat" w:hAnsi="Montserrat"/>
                <w:color w:val="auto"/>
                <w:sz w:val="18"/>
                <w:szCs w:val="18"/>
              </w:rPr>
              <w:t>172</w:t>
            </w:r>
          </w:p>
          <w:p w14:paraId="73A58645" w14:textId="192B5188" w:rsidR="006E7A7B" w:rsidRPr="002C6C11" w:rsidRDefault="006E7A7B" w:rsidP="00E86ED0">
            <w:pPr>
              <w:rPr>
                <w:rFonts w:ascii="Montserrat" w:hAnsi="Montserrat"/>
                <w:color w:val="auto"/>
                <w:sz w:val="18"/>
                <w:szCs w:val="18"/>
              </w:rPr>
            </w:pPr>
            <w:r w:rsidRPr="002C6C11">
              <w:rPr>
                <w:rFonts w:ascii="Montserrat" w:hAnsi="Montserrat"/>
                <w:color w:val="auto"/>
                <w:sz w:val="18"/>
                <w:szCs w:val="18"/>
              </w:rPr>
              <w:t>(178 pages with revision marks)</w:t>
            </w:r>
          </w:p>
        </w:tc>
        <w:tc>
          <w:tcPr>
            <w:tcW w:w="2032" w:type="pct"/>
            <w:tcBorders>
              <w:top w:val="single" w:sz="4" w:space="0" w:color="auto"/>
              <w:left w:val="single" w:sz="4" w:space="0" w:color="auto"/>
              <w:bottom w:val="single" w:sz="4" w:space="0" w:color="auto"/>
              <w:right w:val="single" w:sz="4" w:space="0" w:color="auto"/>
            </w:tcBorders>
            <w:tcMar>
              <w:top w:w="0" w:type="dxa"/>
              <w:bottom w:w="57" w:type="dxa"/>
            </w:tcMar>
          </w:tcPr>
          <w:p w14:paraId="6DADC0C6" w14:textId="5BFD6A72" w:rsidR="002843D0" w:rsidRPr="006E7A7B" w:rsidRDefault="00E86ED0" w:rsidP="00F54CE5">
            <w:pPr>
              <w:spacing w:before="60"/>
              <w:rPr>
                <w:rFonts w:ascii="Montserrat" w:hAnsi="Montserrat"/>
                <w:color w:val="auto"/>
                <w:sz w:val="18"/>
                <w:szCs w:val="18"/>
              </w:rPr>
            </w:pPr>
            <w:r w:rsidRPr="002C6C11">
              <w:rPr>
                <w:rFonts w:ascii="Montserrat" w:hAnsi="Montserrat"/>
                <w:color w:val="auto"/>
                <w:sz w:val="18"/>
                <w:szCs w:val="18"/>
              </w:rPr>
              <w:t xml:space="preserve">Chapter 2 has been updated as a result of the merger of the Strand 2 TVR document (considered at Delta MS1) into this document. </w:t>
            </w:r>
          </w:p>
          <w:p w14:paraId="1278FCFF" w14:textId="77777777" w:rsidR="002843D0" w:rsidRPr="002C6C11" w:rsidRDefault="224571C3" w:rsidP="00F54CE5">
            <w:pPr>
              <w:spacing w:before="60"/>
              <w:rPr>
                <w:rFonts w:ascii="Montserrat" w:hAnsi="Montserrat"/>
                <w:color w:val="auto"/>
                <w:sz w:val="18"/>
                <w:szCs w:val="18"/>
              </w:rPr>
            </w:pPr>
            <w:r w:rsidRPr="002C6C11">
              <w:rPr>
                <w:rFonts w:ascii="Montserrat" w:hAnsi="Montserrat"/>
                <w:color w:val="auto"/>
                <w:sz w:val="18"/>
                <w:szCs w:val="18"/>
              </w:rPr>
              <w:t>Appendix 1</w:t>
            </w:r>
            <w:r w:rsidR="00E86ED0" w:rsidRPr="002C6C11">
              <w:rPr>
                <w:rFonts w:ascii="Montserrat" w:hAnsi="Montserrat"/>
                <w:color w:val="auto"/>
                <w:sz w:val="18"/>
                <w:szCs w:val="18"/>
              </w:rPr>
              <w:t xml:space="preserve"> contains a complete list of test defined in Strand 2.</w:t>
            </w:r>
          </w:p>
          <w:p w14:paraId="301CFA2E" w14:textId="1B876256" w:rsidR="006E7A7B" w:rsidRPr="006E7A7B" w:rsidRDefault="006E7A7B" w:rsidP="00F54CE5">
            <w:pPr>
              <w:spacing w:before="60"/>
              <w:rPr>
                <w:rFonts w:ascii="Montserrat" w:hAnsi="Montserrat"/>
                <w:color w:val="auto"/>
                <w:sz w:val="18"/>
                <w:szCs w:val="18"/>
              </w:rPr>
            </w:pPr>
            <w:r w:rsidRPr="006E7A7B">
              <w:rPr>
                <w:rFonts w:ascii="Montserrat" w:hAnsi="Montserrat"/>
                <w:color w:val="auto"/>
                <w:sz w:val="18"/>
                <w:szCs w:val="18"/>
              </w:rPr>
              <w:t>All</w:t>
            </w:r>
            <w:r>
              <w:rPr>
                <w:rFonts w:ascii="Montserrat" w:hAnsi="Montserrat"/>
                <w:color w:val="auto"/>
                <w:sz w:val="18"/>
                <w:szCs w:val="18"/>
              </w:rPr>
              <w:t xml:space="preserve"> </w:t>
            </w:r>
            <w:r w:rsidRPr="006E7A7B">
              <w:rPr>
                <w:rFonts w:ascii="Montserrat" w:hAnsi="Montserrat"/>
                <w:color w:val="auto"/>
                <w:sz w:val="18"/>
                <w:szCs w:val="18"/>
              </w:rPr>
              <w:t>other chapters ha</w:t>
            </w:r>
            <w:r>
              <w:rPr>
                <w:rFonts w:ascii="Montserrat" w:hAnsi="Montserrat"/>
                <w:color w:val="auto"/>
                <w:sz w:val="18"/>
                <w:szCs w:val="18"/>
              </w:rPr>
              <w:t>ve been updated to reflect progress in testing and validation of results.</w:t>
            </w:r>
          </w:p>
        </w:tc>
        <w:tc>
          <w:tcPr>
            <w:tcW w:w="1797" w:type="pct"/>
            <w:tcBorders>
              <w:top w:val="single" w:sz="4" w:space="0" w:color="auto"/>
              <w:left w:val="single" w:sz="4" w:space="0" w:color="auto"/>
              <w:bottom w:val="single" w:sz="4" w:space="0" w:color="auto"/>
              <w:right w:val="single" w:sz="4" w:space="0" w:color="auto"/>
            </w:tcBorders>
            <w:tcMar>
              <w:top w:w="0" w:type="dxa"/>
              <w:bottom w:w="57" w:type="dxa"/>
            </w:tcMar>
          </w:tcPr>
          <w:p w14:paraId="3FC82A38" w14:textId="05236956" w:rsidR="002843D0" w:rsidRPr="006E7A7B" w:rsidRDefault="002843D0" w:rsidP="00E86ED0">
            <w:pPr>
              <w:spacing w:before="60"/>
              <w:rPr>
                <w:rFonts w:ascii="Montserrat" w:hAnsi="Montserrat"/>
                <w:color w:val="auto"/>
                <w:sz w:val="18"/>
                <w:szCs w:val="18"/>
              </w:rPr>
            </w:pPr>
            <w:r w:rsidRPr="002C6C11">
              <w:rPr>
                <w:rFonts w:ascii="Montserrat" w:hAnsi="Montserrat"/>
                <w:color w:val="auto"/>
                <w:sz w:val="18"/>
                <w:szCs w:val="18"/>
              </w:rPr>
              <w:t>Updated version for MS2</w:t>
            </w:r>
            <w:r w:rsidR="0C551AD6" w:rsidRPr="002C6C11">
              <w:rPr>
                <w:rFonts w:ascii="Montserrat" w:hAnsi="Montserrat"/>
                <w:color w:val="auto"/>
                <w:sz w:val="18"/>
                <w:szCs w:val="18"/>
              </w:rPr>
              <w:t>:</w:t>
            </w:r>
          </w:p>
          <w:p w14:paraId="5A2C85E7" w14:textId="77777777" w:rsidR="002843D0" w:rsidRPr="002C6C11" w:rsidRDefault="0C551AD6" w:rsidP="00E86ED0">
            <w:pPr>
              <w:rPr>
                <w:rFonts w:ascii="Montserrat" w:hAnsi="Montserrat"/>
                <w:color w:val="auto"/>
                <w:sz w:val="18"/>
                <w:szCs w:val="18"/>
              </w:rPr>
            </w:pPr>
            <w:r w:rsidRPr="002C6C11">
              <w:rPr>
                <w:rFonts w:ascii="Montserrat" w:hAnsi="Montserrat"/>
                <w:color w:val="auto"/>
                <w:sz w:val="18"/>
                <w:szCs w:val="18"/>
              </w:rPr>
              <w:t>Merger of Strand 2 TVR</w:t>
            </w:r>
          </w:p>
          <w:p w14:paraId="4D012DF0" w14:textId="77777777" w:rsidR="006E7A7B" w:rsidRDefault="006E7A7B" w:rsidP="00E86ED0">
            <w:pPr>
              <w:rPr>
                <w:rFonts w:ascii="Montserrat" w:hAnsi="Montserrat"/>
                <w:color w:val="auto"/>
                <w:sz w:val="18"/>
                <w:szCs w:val="18"/>
              </w:rPr>
            </w:pPr>
            <w:r>
              <w:rPr>
                <w:rFonts w:ascii="Montserrat" w:hAnsi="Montserrat"/>
                <w:color w:val="auto"/>
                <w:sz w:val="18"/>
                <w:szCs w:val="18"/>
              </w:rPr>
              <w:t>Up</w:t>
            </w:r>
            <w:r w:rsidRPr="006E7A7B">
              <w:rPr>
                <w:rFonts w:ascii="Montserrat" w:hAnsi="Montserrat"/>
                <w:color w:val="auto"/>
                <w:sz w:val="18"/>
                <w:szCs w:val="18"/>
              </w:rPr>
              <w:t>dated test plans</w:t>
            </w:r>
          </w:p>
          <w:p w14:paraId="62B68CF4" w14:textId="4867F382" w:rsidR="006E7A7B" w:rsidRPr="006E7A7B" w:rsidRDefault="006E7A7B" w:rsidP="00E86ED0">
            <w:pPr>
              <w:rPr>
                <w:rFonts w:ascii="Montserrat" w:hAnsi="Montserrat"/>
                <w:color w:val="auto"/>
                <w:sz w:val="18"/>
                <w:szCs w:val="18"/>
              </w:rPr>
            </w:pPr>
            <w:r>
              <w:rPr>
                <w:rFonts w:ascii="Montserrat" w:hAnsi="Montserrat"/>
                <w:color w:val="auto"/>
                <w:sz w:val="18"/>
                <w:szCs w:val="18"/>
              </w:rPr>
              <w:t>Preliminary test results</w:t>
            </w:r>
          </w:p>
        </w:tc>
      </w:tr>
      <w:tr w:rsidR="00F91A69" w:rsidRPr="00C80238" w14:paraId="562F7562" w14:textId="77777777">
        <w:trPr>
          <w:trHeight w:val="14"/>
        </w:trPr>
        <w:tc>
          <w:tcPr>
            <w:tcW w:w="1171" w:type="pct"/>
            <w:tcBorders>
              <w:top w:val="single" w:sz="4" w:space="0" w:color="auto"/>
              <w:left w:val="single" w:sz="4" w:space="0" w:color="auto"/>
              <w:bottom w:val="single" w:sz="4" w:space="0" w:color="auto"/>
              <w:right w:val="single" w:sz="4" w:space="0" w:color="auto"/>
            </w:tcBorders>
            <w:tcMar>
              <w:top w:w="0" w:type="dxa"/>
              <w:bottom w:w="57" w:type="dxa"/>
            </w:tcMar>
          </w:tcPr>
          <w:p w14:paraId="22885F48" w14:textId="6F5FFA0F" w:rsidR="00F91A69" w:rsidRPr="002C6C11" w:rsidRDefault="00F91A69">
            <w:pPr>
              <w:spacing w:before="60"/>
              <w:rPr>
                <w:rFonts w:ascii="Montserrat" w:hAnsi="Montserrat"/>
                <w:color w:val="auto"/>
                <w:sz w:val="18"/>
                <w:szCs w:val="18"/>
              </w:rPr>
            </w:pPr>
            <w:r w:rsidRPr="002C6C11">
              <w:rPr>
                <w:rFonts w:ascii="Montserrat" w:hAnsi="Montserrat"/>
                <w:color w:val="auto"/>
                <w:sz w:val="18"/>
                <w:szCs w:val="18"/>
              </w:rPr>
              <w:t>Issue:</w:t>
            </w:r>
            <w:r w:rsidRPr="002C6C11">
              <w:rPr>
                <w:rFonts w:ascii="Montserrat" w:hAnsi="Montserrat"/>
                <w:color w:val="auto"/>
                <w:sz w:val="18"/>
                <w:szCs w:val="18"/>
              </w:rPr>
              <w:tab/>
              <w:t>2.</w:t>
            </w:r>
            <w:r>
              <w:rPr>
                <w:rFonts w:ascii="Montserrat" w:hAnsi="Montserrat"/>
                <w:color w:val="auto"/>
                <w:sz w:val="18"/>
                <w:szCs w:val="18"/>
              </w:rPr>
              <w:t>1</w:t>
            </w:r>
          </w:p>
          <w:p w14:paraId="64BC09B2" w14:textId="1C3E224F" w:rsidR="00F91A69" w:rsidRPr="002C6C11" w:rsidRDefault="00F91A69">
            <w:pPr>
              <w:rPr>
                <w:rFonts w:ascii="Montserrat" w:hAnsi="Montserrat"/>
                <w:color w:val="auto"/>
                <w:sz w:val="18"/>
                <w:szCs w:val="18"/>
              </w:rPr>
            </w:pPr>
            <w:r w:rsidRPr="002C6C11">
              <w:rPr>
                <w:rFonts w:ascii="Montserrat" w:hAnsi="Montserrat"/>
                <w:color w:val="auto"/>
                <w:sz w:val="18"/>
                <w:szCs w:val="18"/>
              </w:rPr>
              <w:t>Date:</w:t>
            </w:r>
            <w:r w:rsidRPr="002C6C11">
              <w:rPr>
                <w:rFonts w:ascii="Montserrat" w:hAnsi="Montserrat"/>
                <w:color w:val="auto"/>
                <w:sz w:val="18"/>
                <w:szCs w:val="18"/>
              </w:rPr>
              <w:tab/>
            </w:r>
            <w:r w:rsidR="00A32D6E">
              <w:rPr>
                <w:rFonts w:ascii="Montserrat" w:hAnsi="Montserrat"/>
                <w:color w:val="auto"/>
                <w:sz w:val="18"/>
                <w:szCs w:val="18"/>
              </w:rPr>
              <w:t>04.</w:t>
            </w:r>
            <w:r w:rsidRPr="002C6C11">
              <w:rPr>
                <w:rFonts w:ascii="Montserrat" w:hAnsi="Montserrat"/>
                <w:color w:val="auto"/>
                <w:sz w:val="18"/>
                <w:szCs w:val="18"/>
              </w:rPr>
              <w:t>0</w:t>
            </w:r>
            <w:r>
              <w:rPr>
                <w:rFonts w:ascii="Montserrat" w:hAnsi="Montserrat"/>
                <w:color w:val="auto"/>
                <w:sz w:val="18"/>
                <w:szCs w:val="18"/>
              </w:rPr>
              <w:t>3</w:t>
            </w:r>
            <w:r w:rsidRPr="002C6C11">
              <w:rPr>
                <w:rFonts w:ascii="Montserrat" w:hAnsi="Montserrat"/>
                <w:color w:val="auto"/>
                <w:sz w:val="18"/>
                <w:szCs w:val="18"/>
              </w:rPr>
              <w:t xml:space="preserve"> 2026</w:t>
            </w:r>
          </w:p>
          <w:p w14:paraId="1CCCE8E1" w14:textId="19C5AC3C" w:rsidR="00F91A69" w:rsidRPr="002C6C11" w:rsidRDefault="00F91A69">
            <w:pPr>
              <w:rPr>
                <w:rFonts w:ascii="Montserrat" w:hAnsi="Montserrat"/>
                <w:color w:val="auto"/>
                <w:sz w:val="18"/>
                <w:szCs w:val="18"/>
              </w:rPr>
            </w:pPr>
            <w:r w:rsidRPr="002C6C11">
              <w:rPr>
                <w:rFonts w:ascii="Montserrat" w:hAnsi="Montserrat"/>
                <w:color w:val="auto"/>
                <w:sz w:val="18"/>
                <w:szCs w:val="18"/>
              </w:rPr>
              <w:t>Pages:</w:t>
            </w:r>
            <w:r w:rsidR="005F7684">
              <w:rPr>
                <w:rFonts w:ascii="Montserrat" w:hAnsi="Montserrat"/>
                <w:color w:val="auto"/>
                <w:sz w:val="18"/>
                <w:szCs w:val="18"/>
              </w:rPr>
              <w:tab/>
            </w:r>
            <w:r w:rsidR="00CC152E">
              <w:rPr>
                <w:rFonts w:ascii="Montserrat" w:hAnsi="Montserrat"/>
                <w:color w:val="auto"/>
                <w:sz w:val="18"/>
                <w:szCs w:val="18"/>
              </w:rPr>
              <w:t>17</w:t>
            </w:r>
            <w:r w:rsidR="005F7684">
              <w:rPr>
                <w:rFonts w:ascii="Montserrat" w:hAnsi="Montserrat"/>
                <w:color w:val="auto"/>
                <w:sz w:val="18"/>
                <w:szCs w:val="18"/>
              </w:rPr>
              <w:t>4</w:t>
            </w:r>
          </w:p>
          <w:p w14:paraId="7C0EB2D6" w14:textId="5BA6FF92" w:rsidR="00F91A69" w:rsidRPr="002C6C11" w:rsidRDefault="00F91A69">
            <w:pPr>
              <w:rPr>
                <w:rFonts w:ascii="Montserrat" w:hAnsi="Montserrat"/>
                <w:color w:val="auto"/>
                <w:sz w:val="18"/>
                <w:szCs w:val="18"/>
              </w:rPr>
            </w:pPr>
          </w:p>
        </w:tc>
        <w:tc>
          <w:tcPr>
            <w:tcW w:w="2032" w:type="pct"/>
            <w:tcBorders>
              <w:top w:val="single" w:sz="4" w:space="0" w:color="auto"/>
              <w:left w:val="single" w:sz="4" w:space="0" w:color="auto"/>
              <w:bottom w:val="single" w:sz="4" w:space="0" w:color="auto"/>
              <w:right w:val="single" w:sz="4" w:space="0" w:color="auto"/>
            </w:tcBorders>
            <w:tcMar>
              <w:top w:w="0" w:type="dxa"/>
              <w:bottom w:w="57" w:type="dxa"/>
            </w:tcMar>
          </w:tcPr>
          <w:p w14:paraId="42ED0879" w14:textId="77777777" w:rsidR="00F91A69" w:rsidRDefault="0030790B" w:rsidP="00B45B29">
            <w:pPr>
              <w:rPr>
                <w:rFonts w:ascii="Montserrat" w:hAnsi="Montserrat"/>
                <w:color w:val="auto"/>
                <w:sz w:val="18"/>
                <w:szCs w:val="18"/>
              </w:rPr>
            </w:pPr>
            <w:r w:rsidRPr="0030790B">
              <w:rPr>
                <w:rFonts w:ascii="Montserrat" w:hAnsi="Montserrat"/>
                <w:color w:val="auto"/>
                <w:sz w:val="18"/>
                <w:szCs w:val="18"/>
              </w:rPr>
              <w:t>2.9.2</w:t>
            </w:r>
            <w:r>
              <w:rPr>
                <w:rFonts w:ascii="Montserrat" w:hAnsi="Montserrat"/>
                <w:color w:val="auto"/>
                <w:sz w:val="18"/>
                <w:szCs w:val="18"/>
              </w:rPr>
              <w:t xml:space="preserve"> </w:t>
            </w:r>
            <w:r w:rsidRPr="0030790B">
              <w:rPr>
                <w:rFonts w:ascii="Montserrat" w:hAnsi="Montserrat"/>
                <w:color w:val="auto"/>
                <w:sz w:val="18"/>
                <w:szCs w:val="18"/>
              </w:rPr>
              <w:t>Strand 3: Direct to Home</w:t>
            </w:r>
          </w:p>
          <w:p w14:paraId="0E5C679E" w14:textId="734A98C1" w:rsidR="00B45B29" w:rsidRDefault="00B45B29" w:rsidP="00B45B29">
            <w:pPr>
              <w:rPr>
                <w:rFonts w:ascii="Montserrat" w:hAnsi="Montserrat"/>
                <w:color w:val="auto"/>
                <w:sz w:val="18"/>
                <w:szCs w:val="18"/>
              </w:rPr>
            </w:pPr>
            <w:r w:rsidRPr="00B45B29">
              <w:rPr>
                <w:rFonts w:ascii="Montserrat" w:hAnsi="Montserrat"/>
                <w:color w:val="auto"/>
                <w:sz w:val="18"/>
                <w:szCs w:val="18"/>
              </w:rPr>
              <w:t>2</w:t>
            </w:r>
            <w:r w:rsidR="00E3243C" w:rsidRPr="00E3243C">
              <w:rPr>
                <w:rFonts w:ascii="Montserrat" w:hAnsi="Montserrat"/>
                <w:color w:val="auto"/>
                <w:sz w:val="18"/>
                <w:szCs w:val="18"/>
              </w:rPr>
              <w:t>.9.3</w:t>
            </w:r>
            <w:r w:rsidR="00AD7C6D">
              <w:rPr>
                <w:rFonts w:ascii="Montserrat" w:hAnsi="Montserrat"/>
                <w:color w:val="auto"/>
                <w:sz w:val="18"/>
                <w:szCs w:val="18"/>
              </w:rPr>
              <w:t xml:space="preserve"> </w:t>
            </w:r>
            <w:r w:rsidR="00E3243C" w:rsidRPr="00E3243C">
              <w:rPr>
                <w:rFonts w:ascii="Montserrat" w:hAnsi="Montserrat"/>
                <w:color w:val="auto"/>
                <w:sz w:val="18"/>
                <w:szCs w:val="18"/>
              </w:rPr>
              <w:t>Strand 4: Direct to Vehicle</w:t>
            </w:r>
          </w:p>
          <w:p w14:paraId="1D89C4E5" w14:textId="5AAB581D" w:rsidR="00996226" w:rsidRDefault="00996226" w:rsidP="00B45B29">
            <w:pPr>
              <w:rPr>
                <w:rFonts w:ascii="Montserrat" w:hAnsi="Montserrat"/>
                <w:color w:val="auto"/>
                <w:sz w:val="18"/>
                <w:szCs w:val="18"/>
              </w:rPr>
            </w:pPr>
            <w:r w:rsidRPr="00996226">
              <w:rPr>
                <w:rFonts w:ascii="Montserrat" w:hAnsi="Montserrat"/>
                <w:color w:val="auto"/>
                <w:sz w:val="18"/>
                <w:szCs w:val="18"/>
              </w:rPr>
              <w:t>3.3.3</w:t>
            </w:r>
            <w:r w:rsidR="00AD7C6D">
              <w:rPr>
                <w:rFonts w:ascii="Montserrat" w:hAnsi="Montserrat"/>
                <w:color w:val="auto"/>
                <w:sz w:val="18"/>
                <w:szCs w:val="18"/>
              </w:rPr>
              <w:t xml:space="preserve"> </w:t>
            </w:r>
            <w:r w:rsidRPr="00996226">
              <w:rPr>
                <w:rFonts w:ascii="Montserrat" w:hAnsi="Montserrat"/>
                <w:color w:val="auto"/>
                <w:sz w:val="18"/>
                <w:szCs w:val="18"/>
              </w:rPr>
              <w:t>Test cases</w:t>
            </w:r>
            <w:r>
              <w:rPr>
                <w:rFonts w:ascii="Montserrat" w:hAnsi="Montserrat"/>
                <w:color w:val="auto"/>
                <w:sz w:val="18"/>
                <w:szCs w:val="18"/>
              </w:rPr>
              <w:t>; EBU</w:t>
            </w:r>
          </w:p>
          <w:p w14:paraId="499BA6DC" w14:textId="6A4952F2" w:rsidR="008F055A" w:rsidRDefault="00020F6A" w:rsidP="00B45B29">
            <w:pPr>
              <w:rPr>
                <w:rFonts w:ascii="Montserrat" w:hAnsi="Montserrat"/>
                <w:color w:val="auto"/>
                <w:sz w:val="18"/>
                <w:szCs w:val="18"/>
              </w:rPr>
            </w:pPr>
            <w:r w:rsidRPr="00020F6A">
              <w:rPr>
                <w:rFonts w:ascii="Montserrat" w:hAnsi="Montserrat"/>
                <w:color w:val="auto"/>
                <w:sz w:val="18"/>
                <w:szCs w:val="18"/>
              </w:rPr>
              <w:t>4.1.3.5</w:t>
            </w:r>
            <w:r>
              <w:rPr>
                <w:rFonts w:ascii="Montserrat" w:hAnsi="Montserrat"/>
                <w:color w:val="auto"/>
                <w:sz w:val="18"/>
                <w:szCs w:val="18"/>
              </w:rPr>
              <w:t xml:space="preserve"> </w:t>
            </w:r>
            <w:r w:rsidRPr="00020F6A">
              <w:rPr>
                <w:rFonts w:ascii="Montserrat" w:hAnsi="Montserrat"/>
                <w:color w:val="auto"/>
                <w:sz w:val="18"/>
                <w:szCs w:val="18"/>
              </w:rPr>
              <w:t>Stage 5 (validation of antenna within 5G-EMERGE ecosystem</w:t>
            </w:r>
          </w:p>
          <w:p w14:paraId="4FB793C1" w14:textId="1124E17B" w:rsidR="00033A46" w:rsidRDefault="00E52DE9" w:rsidP="00B45B29">
            <w:pPr>
              <w:rPr>
                <w:rFonts w:ascii="Montserrat" w:hAnsi="Montserrat"/>
                <w:color w:val="auto"/>
                <w:sz w:val="18"/>
                <w:szCs w:val="18"/>
              </w:rPr>
            </w:pPr>
            <w:r w:rsidRPr="00E52DE9">
              <w:rPr>
                <w:rFonts w:ascii="Montserrat" w:hAnsi="Montserrat"/>
                <w:color w:val="auto"/>
                <w:sz w:val="18"/>
                <w:szCs w:val="18"/>
              </w:rPr>
              <w:t>5.1.2</w:t>
            </w:r>
            <w:r w:rsidR="00AD7C6D">
              <w:rPr>
                <w:rFonts w:ascii="Montserrat" w:hAnsi="Montserrat"/>
                <w:color w:val="auto"/>
                <w:sz w:val="18"/>
                <w:szCs w:val="18"/>
              </w:rPr>
              <w:t xml:space="preserve"> </w:t>
            </w:r>
            <w:r w:rsidRPr="00E52DE9">
              <w:rPr>
                <w:rFonts w:ascii="Montserrat" w:hAnsi="Montserrat"/>
                <w:color w:val="auto"/>
                <w:sz w:val="18"/>
                <w:szCs w:val="18"/>
              </w:rPr>
              <w:t>WP5.1 planned tests</w:t>
            </w:r>
          </w:p>
          <w:p w14:paraId="2DDCEEBC" w14:textId="6E023C22" w:rsidR="00071146" w:rsidRDefault="00071146" w:rsidP="00B45B29">
            <w:pPr>
              <w:rPr>
                <w:rFonts w:ascii="Montserrat" w:hAnsi="Montserrat"/>
                <w:color w:val="auto"/>
                <w:sz w:val="18"/>
                <w:szCs w:val="18"/>
              </w:rPr>
            </w:pPr>
            <w:r w:rsidRPr="00071146">
              <w:rPr>
                <w:rFonts w:ascii="Montserrat" w:hAnsi="Montserrat"/>
                <w:color w:val="auto"/>
                <w:sz w:val="18"/>
                <w:szCs w:val="18"/>
              </w:rPr>
              <w:t>5.4.1</w:t>
            </w:r>
            <w:r>
              <w:rPr>
                <w:rFonts w:ascii="Montserrat" w:hAnsi="Montserrat"/>
                <w:color w:val="auto"/>
                <w:sz w:val="18"/>
                <w:szCs w:val="18"/>
              </w:rPr>
              <w:t xml:space="preserve"> </w:t>
            </w:r>
            <w:r w:rsidRPr="00071146">
              <w:rPr>
                <w:rFonts w:ascii="Montserrat" w:hAnsi="Montserrat"/>
                <w:color w:val="auto"/>
                <w:sz w:val="18"/>
                <w:szCs w:val="18"/>
              </w:rPr>
              <w:t>KPIs and tests</w:t>
            </w:r>
          </w:p>
          <w:p w14:paraId="4BB3BAEF" w14:textId="1F47BAA6" w:rsidR="00681326" w:rsidRDefault="00B408A8" w:rsidP="00B45B29">
            <w:pPr>
              <w:rPr>
                <w:rFonts w:ascii="Montserrat" w:hAnsi="Montserrat"/>
                <w:color w:val="auto"/>
                <w:sz w:val="18"/>
                <w:szCs w:val="18"/>
              </w:rPr>
            </w:pPr>
            <w:r>
              <w:rPr>
                <w:rFonts w:ascii="Montserrat" w:hAnsi="Montserrat"/>
                <w:color w:val="auto"/>
                <w:sz w:val="18"/>
                <w:szCs w:val="18"/>
              </w:rPr>
              <w:t>6.2.4</w:t>
            </w:r>
            <w:r w:rsidR="00AD7C6D">
              <w:rPr>
                <w:rFonts w:ascii="Montserrat" w:hAnsi="Montserrat"/>
                <w:color w:val="auto"/>
                <w:sz w:val="18"/>
                <w:szCs w:val="18"/>
              </w:rPr>
              <w:t xml:space="preserve"> Key results</w:t>
            </w:r>
          </w:p>
          <w:p w14:paraId="78540287" w14:textId="7C2305BB" w:rsidR="00996226" w:rsidRPr="006E7A7B" w:rsidRDefault="00AD7C6D" w:rsidP="00BA081E">
            <w:pPr>
              <w:rPr>
                <w:rFonts w:ascii="Montserrat" w:hAnsi="Montserrat"/>
                <w:color w:val="auto"/>
                <w:sz w:val="18"/>
                <w:szCs w:val="18"/>
              </w:rPr>
            </w:pPr>
            <w:r w:rsidRPr="00AD7C6D">
              <w:rPr>
                <w:rFonts w:ascii="Montserrat" w:hAnsi="Montserrat"/>
                <w:color w:val="auto"/>
                <w:sz w:val="18"/>
                <w:szCs w:val="18"/>
              </w:rPr>
              <w:t>6.5.</w:t>
            </w:r>
            <w:r w:rsidR="00A55D8D">
              <w:rPr>
                <w:rFonts w:ascii="Montserrat" w:hAnsi="Montserrat"/>
                <w:color w:val="auto"/>
                <w:sz w:val="18"/>
                <w:szCs w:val="18"/>
              </w:rPr>
              <w:t>4</w:t>
            </w:r>
            <w:r w:rsidRPr="00AD7C6D">
              <w:rPr>
                <w:rFonts w:ascii="Montserrat" w:hAnsi="Montserrat"/>
                <w:color w:val="auto"/>
                <w:sz w:val="18"/>
                <w:szCs w:val="18"/>
              </w:rPr>
              <w:t xml:space="preserve"> </w:t>
            </w:r>
            <w:r w:rsidR="00A55D8D">
              <w:rPr>
                <w:rFonts w:ascii="Montserrat" w:hAnsi="Montserrat"/>
                <w:color w:val="auto"/>
                <w:sz w:val="18"/>
                <w:szCs w:val="18"/>
              </w:rPr>
              <w:t>Key results</w:t>
            </w:r>
          </w:p>
        </w:tc>
        <w:tc>
          <w:tcPr>
            <w:tcW w:w="1797" w:type="pct"/>
            <w:tcBorders>
              <w:top w:val="single" w:sz="4" w:space="0" w:color="auto"/>
              <w:left w:val="single" w:sz="4" w:space="0" w:color="auto"/>
              <w:bottom w:val="single" w:sz="4" w:space="0" w:color="auto"/>
              <w:right w:val="single" w:sz="4" w:space="0" w:color="auto"/>
            </w:tcBorders>
            <w:tcMar>
              <w:top w:w="0" w:type="dxa"/>
              <w:bottom w:w="57" w:type="dxa"/>
            </w:tcMar>
          </w:tcPr>
          <w:p w14:paraId="3A51261A" w14:textId="62516ED2" w:rsidR="00F91A69" w:rsidRPr="006E7A7B" w:rsidRDefault="00F91A69">
            <w:pPr>
              <w:rPr>
                <w:rFonts w:ascii="Montserrat" w:hAnsi="Montserrat"/>
                <w:color w:val="auto"/>
                <w:sz w:val="18"/>
                <w:szCs w:val="18"/>
              </w:rPr>
            </w:pPr>
            <w:r w:rsidRPr="002C6C11">
              <w:rPr>
                <w:rFonts w:ascii="Montserrat" w:hAnsi="Montserrat"/>
                <w:color w:val="auto"/>
                <w:sz w:val="18"/>
                <w:szCs w:val="18"/>
              </w:rPr>
              <w:t>Changes in response to the RID comments for the MS</w:t>
            </w:r>
            <w:r>
              <w:rPr>
                <w:rFonts w:ascii="Montserrat" w:hAnsi="Montserrat"/>
                <w:color w:val="auto"/>
                <w:sz w:val="18"/>
                <w:szCs w:val="18"/>
              </w:rPr>
              <w:t>2</w:t>
            </w:r>
            <w:r w:rsidRPr="002C6C11">
              <w:rPr>
                <w:rFonts w:ascii="Montserrat" w:hAnsi="Montserrat"/>
                <w:color w:val="auto"/>
                <w:sz w:val="18"/>
                <w:szCs w:val="18"/>
              </w:rPr>
              <w:t xml:space="preserve"> review</w:t>
            </w:r>
          </w:p>
        </w:tc>
      </w:tr>
      <w:tr w:rsidR="00444399" w:rsidRPr="00C80238" w14:paraId="4C30C808" w14:textId="77777777" w:rsidTr="00E86ED0">
        <w:trPr>
          <w:trHeight w:val="14"/>
        </w:trPr>
        <w:tc>
          <w:tcPr>
            <w:tcW w:w="1171" w:type="pct"/>
            <w:tcBorders>
              <w:top w:val="single" w:sz="4" w:space="0" w:color="auto"/>
              <w:left w:val="single" w:sz="4" w:space="0" w:color="auto"/>
              <w:bottom w:val="single" w:sz="4" w:space="0" w:color="auto"/>
              <w:right w:val="single" w:sz="4" w:space="0" w:color="auto"/>
            </w:tcBorders>
            <w:tcMar>
              <w:top w:w="0" w:type="dxa"/>
              <w:bottom w:w="57" w:type="dxa"/>
            </w:tcMar>
          </w:tcPr>
          <w:p w14:paraId="15373752" w14:textId="67685290" w:rsidR="00444399" w:rsidRPr="002C6C11" w:rsidRDefault="00444399" w:rsidP="00444399">
            <w:pPr>
              <w:spacing w:before="60"/>
              <w:rPr>
                <w:rFonts w:ascii="Montserrat" w:hAnsi="Montserrat"/>
                <w:color w:val="auto"/>
                <w:sz w:val="18"/>
                <w:szCs w:val="18"/>
              </w:rPr>
            </w:pPr>
            <w:r w:rsidRPr="002C6C11">
              <w:rPr>
                <w:rFonts w:ascii="Montserrat" w:hAnsi="Montserrat"/>
                <w:color w:val="auto"/>
                <w:sz w:val="18"/>
                <w:szCs w:val="18"/>
              </w:rPr>
              <w:t>Issue:</w:t>
            </w:r>
            <w:r w:rsidRPr="002C6C11">
              <w:rPr>
                <w:rFonts w:ascii="Montserrat" w:hAnsi="Montserrat"/>
                <w:color w:val="auto"/>
                <w:sz w:val="18"/>
                <w:szCs w:val="18"/>
              </w:rPr>
              <w:tab/>
              <w:t>2.</w:t>
            </w:r>
            <w:r>
              <w:rPr>
                <w:rFonts w:ascii="Montserrat" w:hAnsi="Montserrat"/>
                <w:color w:val="auto"/>
                <w:sz w:val="18"/>
                <w:szCs w:val="18"/>
              </w:rPr>
              <w:t>2</w:t>
            </w:r>
          </w:p>
          <w:p w14:paraId="025205AE" w14:textId="437D6E93" w:rsidR="00444399" w:rsidRPr="002C6C11" w:rsidRDefault="00444399" w:rsidP="00444399">
            <w:pPr>
              <w:rPr>
                <w:rFonts w:ascii="Montserrat" w:hAnsi="Montserrat"/>
                <w:color w:val="auto"/>
                <w:sz w:val="18"/>
                <w:szCs w:val="18"/>
              </w:rPr>
            </w:pPr>
            <w:r w:rsidRPr="002C6C11">
              <w:rPr>
                <w:rFonts w:ascii="Montserrat" w:hAnsi="Montserrat"/>
                <w:color w:val="auto"/>
                <w:sz w:val="18"/>
                <w:szCs w:val="18"/>
              </w:rPr>
              <w:t>Date:</w:t>
            </w:r>
            <w:r w:rsidRPr="002C6C11">
              <w:rPr>
                <w:rFonts w:ascii="Montserrat" w:hAnsi="Montserrat"/>
                <w:color w:val="auto"/>
                <w:sz w:val="18"/>
                <w:szCs w:val="18"/>
              </w:rPr>
              <w:tab/>
            </w:r>
            <w:r w:rsidRPr="00444399">
              <w:rPr>
                <w:rFonts w:ascii="Montserrat" w:hAnsi="Montserrat"/>
                <w:color w:val="auto"/>
                <w:sz w:val="18"/>
                <w:szCs w:val="18"/>
                <w:highlight w:val="yellow"/>
              </w:rPr>
              <w:t>XX</w:t>
            </w:r>
            <w:r>
              <w:rPr>
                <w:rFonts w:ascii="Montserrat" w:hAnsi="Montserrat"/>
                <w:color w:val="auto"/>
                <w:sz w:val="18"/>
                <w:szCs w:val="18"/>
              </w:rPr>
              <w:t>.</w:t>
            </w:r>
            <w:r w:rsidRPr="002C6C11">
              <w:rPr>
                <w:rFonts w:ascii="Montserrat" w:hAnsi="Montserrat"/>
                <w:color w:val="auto"/>
                <w:sz w:val="18"/>
                <w:szCs w:val="18"/>
              </w:rPr>
              <w:t>0</w:t>
            </w:r>
            <w:r>
              <w:rPr>
                <w:rFonts w:ascii="Montserrat" w:hAnsi="Montserrat"/>
                <w:color w:val="auto"/>
                <w:sz w:val="18"/>
                <w:szCs w:val="18"/>
              </w:rPr>
              <w:t>3</w:t>
            </w:r>
            <w:r w:rsidRPr="002C6C11">
              <w:rPr>
                <w:rFonts w:ascii="Montserrat" w:hAnsi="Montserrat"/>
                <w:color w:val="auto"/>
                <w:sz w:val="18"/>
                <w:szCs w:val="18"/>
              </w:rPr>
              <w:t xml:space="preserve"> 2026</w:t>
            </w:r>
          </w:p>
          <w:p w14:paraId="1FB0A33A" w14:textId="3B686936" w:rsidR="00444399" w:rsidRDefault="00444399" w:rsidP="00444399">
            <w:pPr>
              <w:rPr>
                <w:rFonts w:ascii="Montserrat" w:hAnsi="Montserrat"/>
                <w:color w:val="auto"/>
                <w:sz w:val="18"/>
                <w:szCs w:val="18"/>
              </w:rPr>
            </w:pPr>
            <w:r w:rsidRPr="002C6C11">
              <w:rPr>
                <w:rFonts w:ascii="Montserrat" w:hAnsi="Montserrat"/>
                <w:color w:val="auto"/>
                <w:sz w:val="18"/>
                <w:szCs w:val="18"/>
              </w:rPr>
              <w:t>Pages:</w:t>
            </w:r>
            <w:r>
              <w:rPr>
                <w:rFonts w:ascii="Montserrat" w:hAnsi="Montserrat"/>
                <w:color w:val="auto"/>
                <w:sz w:val="18"/>
                <w:szCs w:val="18"/>
              </w:rPr>
              <w:tab/>
            </w:r>
            <w:r w:rsidRPr="003D5C32">
              <w:rPr>
                <w:rFonts w:ascii="Montserrat" w:hAnsi="Montserrat"/>
                <w:color w:val="auto"/>
                <w:sz w:val="18"/>
                <w:szCs w:val="18"/>
                <w:highlight w:val="yellow"/>
              </w:rPr>
              <w:t>174</w:t>
            </w:r>
          </w:p>
          <w:p w14:paraId="1F83923B" w14:textId="10FBEB0E" w:rsidR="005A791E" w:rsidRPr="002C6C11" w:rsidRDefault="005A791E" w:rsidP="00444399">
            <w:pPr>
              <w:rPr>
                <w:rFonts w:ascii="Montserrat" w:hAnsi="Montserrat"/>
                <w:color w:val="auto"/>
                <w:sz w:val="18"/>
                <w:szCs w:val="18"/>
              </w:rPr>
            </w:pPr>
            <w:r>
              <w:rPr>
                <w:rFonts w:ascii="Montserrat" w:hAnsi="Montserrat"/>
                <w:color w:val="auto"/>
                <w:sz w:val="18"/>
                <w:szCs w:val="18"/>
              </w:rPr>
              <w:t>(YYY pages with revision marks)</w:t>
            </w:r>
          </w:p>
          <w:p w14:paraId="0CE349D5" w14:textId="77777777" w:rsidR="00444399" w:rsidRPr="002C6C11" w:rsidRDefault="00444399" w:rsidP="00444399">
            <w:pPr>
              <w:rPr>
                <w:rFonts w:ascii="Montserrat" w:hAnsi="Montserrat"/>
                <w:color w:val="auto"/>
                <w:sz w:val="18"/>
                <w:szCs w:val="18"/>
              </w:rPr>
            </w:pPr>
          </w:p>
        </w:tc>
        <w:tc>
          <w:tcPr>
            <w:tcW w:w="2032" w:type="pct"/>
            <w:tcBorders>
              <w:top w:val="single" w:sz="4" w:space="0" w:color="auto"/>
              <w:left w:val="single" w:sz="4" w:space="0" w:color="auto"/>
              <w:bottom w:val="single" w:sz="4" w:space="0" w:color="auto"/>
              <w:right w:val="single" w:sz="4" w:space="0" w:color="auto"/>
            </w:tcBorders>
            <w:tcMar>
              <w:top w:w="0" w:type="dxa"/>
              <w:bottom w:w="57" w:type="dxa"/>
            </w:tcMar>
          </w:tcPr>
          <w:p w14:paraId="322C4963" w14:textId="69445B4A" w:rsidR="007B0AA6" w:rsidRDefault="007B0AA6" w:rsidP="00444399">
            <w:pPr>
              <w:rPr>
                <w:rFonts w:ascii="Montserrat" w:hAnsi="Montserrat"/>
                <w:color w:val="auto"/>
                <w:sz w:val="18"/>
                <w:szCs w:val="18"/>
              </w:rPr>
            </w:pPr>
            <w:r>
              <w:rPr>
                <w:rFonts w:ascii="Montserrat" w:hAnsi="Montserrat"/>
                <w:color w:val="auto"/>
                <w:sz w:val="18"/>
                <w:szCs w:val="18"/>
              </w:rPr>
              <w:t>2.7.4</w:t>
            </w:r>
            <w:r w:rsidR="00765D35">
              <w:rPr>
                <w:rFonts w:ascii="Montserrat" w:hAnsi="Montserrat"/>
                <w:color w:val="auto"/>
                <w:sz w:val="18"/>
                <w:szCs w:val="18"/>
              </w:rPr>
              <w:t>: Compute, AI and security related KPIs</w:t>
            </w:r>
          </w:p>
          <w:p w14:paraId="3CF63651" w14:textId="68D3A042" w:rsidR="0002311D" w:rsidRDefault="0002311D" w:rsidP="00444399">
            <w:pPr>
              <w:rPr>
                <w:rFonts w:ascii="Montserrat" w:hAnsi="Montserrat"/>
                <w:color w:val="auto"/>
                <w:sz w:val="18"/>
                <w:szCs w:val="18"/>
              </w:rPr>
            </w:pPr>
            <w:r>
              <w:rPr>
                <w:rFonts w:ascii="Montserrat" w:hAnsi="Montserrat"/>
                <w:color w:val="auto"/>
                <w:sz w:val="18"/>
                <w:szCs w:val="18"/>
              </w:rPr>
              <w:t xml:space="preserve">4.1.3.5: Security related KPIs added to </w:t>
            </w:r>
            <w:r w:rsidR="009B3340">
              <w:rPr>
                <w:rFonts w:ascii="Montserrat" w:hAnsi="Montserrat"/>
                <w:color w:val="auto"/>
                <w:sz w:val="18"/>
                <w:szCs w:val="18"/>
              </w:rPr>
              <w:t>TC07: ARCA SATCOM VPN</w:t>
            </w:r>
          </w:p>
          <w:p w14:paraId="3160B134" w14:textId="40E488A5" w:rsidR="001063B9" w:rsidRDefault="00BD5EC1" w:rsidP="00444399">
            <w:pPr>
              <w:rPr>
                <w:rFonts w:ascii="Montserrat" w:hAnsi="Montserrat"/>
                <w:color w:val="auto"/>
                <w:sz w:val="18"/>
                <w:szCs w:val="18"/>
              </w:rPr>
            </w:pPr>
            <w:r>
              <w:rPr>
                <w:rFonts w:ascii="Montserrat" w:hAnsi="Montserrat"/>
                <w:color w:val="auto"/>
                <w:sz w:val="18"/>
                <w:szCs w:val="18"/>
              </w:rPr>
              <w:t>7.1</w:t>
            </w:r>
            <w:r w:rsidR="001063B9">
              <w:rPr>
                <w:rFonts w:ascii="Montserrat" w:hAnsi="Montserrat"/>
                <w:color w:val="auto"/>
                <w:sz w:val="18"/>
                <w:szCs w:val="18"/>
              </w:rPr>
              <w:t>: WP2.2 Edge Security</w:t>
            </w:r>
          </w:p>
          <w:p w14:paraId="5B96902B" w14:textId="3031F10D" w:rsidR="00463D34" w:rsidRDefault="005229E8" w:rsidP="00444399">
            <w:pPr>
              <w:rPr>
                <w:rFonts w:ascii="Montserrat" w:hAnsi="Montserrat"/>
                <w:color w:val="auto"/>
                <w:sz w:val="18"/>
                <w:szCs w:val="18"/>
              </w:rPr>
            </w:pPr>
            <w:r w:rsidRPr="005229E8">
              <w:rPr>
                <w:rFonts w:ascii="Montserrat" w:hAnsi="Montserrat"/>
                <w:color w:val="auto"/>
                <w:sz w:val="18"/>
                <w:szCs w:val="18"/>
                <w:highlight w:val="yellow"/>
              </w:rPr>
              <w:t>7.3: 5G-Components at the edge</w:t>
            </w:r>
          </w:p>
          <w:p w14:paraId="0C4EFC73" w14:textId="2794737C" w:rsidR="001063B9" w:rsidRDefault="001063B9" w:rsidP="00444399">
            <w:pPr>
              <w:rPr>
                <w:rFonts w:ascii="Montserrat" w:hAnsi="Montserrat"/>
                <w:color w:val="auto"/>
                <w:sz w:val="18"/>
                <w:szCs w:val="18"/>
              </w:rPr>
            </w:pPr>
            <w:r>
              <w:rPr>
                <w:rFonts w:ascii="Montserrat" w:hAnsi="Montserrat"/>
                <w:color w:val="auto"/>
                <w:sz w:val="18"/>
                <w:szCs w:val="18"/>
              </w:rPr>
              <w:t xml:space="preserve">7.4: </w:t>
            </w:r>
            <w:r w:rsidR="007B0AA6" w:rsidRPr="007B0AA6">
              <w:rPr>
                <w:rFonts w:ascii="Montserrat" w:hAnsi="Montserrat"/>
                <w:color w:val="auto"/>
                <w:sz w:val="18"/>
                <w:szCs w:val="18"/>
              </w:rPr>
              <w:t>Mapping Strand 2 components to 5G-EMERGE test beds</w:t>
            </w:r>
          </w:p>
          <w:p w14:paraId="06942CA0" w14:textId="1D755045" w:rsidR="00444399" w:rsidRPr="002C6C11" w:rsidRDefault="00FD2229" w:rsidP="00444399">
            <w:pPr>
              <w:rPr>
                <w:rFonts w:ascii="Montserrat" w:hAnsi="Montserrat"/>
                <w:color w:val="auto"/>
                <w:sz w:val="18"/>
                <w:szCs w:val="18"/>
              </w:rPr>
            </w:pPr>
            <w:r>
              <w:rPr>
                <w:rFonts w:ascii="Montserrat" w:hAnsi="Montserrat"/>
                <w:color w:val="auto"/>
                <w:sz w:val="18"/>
                <w:szCs w:val="18"/>
              </w:rPr>
              <w:t>Appendix 1</w:t>
            </w:r>
            <w:r w:rsidR="00B21A4D">
              <w:rPr>
                <w:rFonts w:ascii="Montserrat" w:hAnsi="Montserrat"/>
                <w:color w:val="auto"/>
                <w:sz w:val="18"/>
                <w:szCs w:val="18"/>
              </w:rPr>
              <w:t>: Test scenarios</w:t>
            </w:r>
          </w:p>
        </w:tc>
        <w:tc>
          <w:tcPr>
            <w:tcW w:w="1797" w:type="pct"/>
            <w:tcBorders>
              <w:top w:val="single" w:sz="4" w:space="0" w:color="auto"/>
              <w:left w:val="single" w:sz="4" w:space="0" w:color="auto"/>
              <w:bottom w:val="single" w:sz="4" w:space="0" w:color="auto"/>
              <w:right w:val="single" w:sz="4" w:space="0" w:color="auto"/>
            </w:tcBorders>
            <w:tcMar>
              <w:top w:w="0" w:type="dxa"/>
              <w:bottom w:w="57" w:type="dxa"/>
            </w:tcMar>
          </w:tcPr>
          <w:p w14:paraId="7D80AB19" w14:textId="60DA9D0F" w:rsidR="00444399" w:rsidRPr="002C6C11" w:rsidRDefault="00444399" w:rsidP="00444399">
            <w:pPr>
              <w:rPr>
                <w:rFonts w:ascii="Montserrat" w:hAnsi="Montserrat"/>
                <w:color w:val="auto"/>
                <w:sz w:val="18"/>
                <w:szCs w:val="18"/>
              </w:rPr>
            </w:pPr>
            <w:r>
              <w:rPr>
                <w:rFonts w:ascii="Montserrat" w:hAnsi="Montserrat"/>
                <w:color w:val="auto"/>
                <w:sz w:val="18"/>
                <w:szCs w:val="18"/>
              </w:rPr>
              <w:t>Implementation of actions agreed at the</w:t>
            </w:r>
            <w:r w:rsidRPr="002C6C11">
              <w:rPr>
                <w:rFonts w:ascii="Montserrat" w:hAnsi="Montserrat"/>
                <w:color w:val="auto"/>
                <w:sz w:val="18"/>
                <w:szCs w:val="18"/>
              </w:rPr>
              <w:t xml:space="preserve"> MS</w:t>
            </w:r>
            <w:r>
              <w:rPr>
                <w:rFonts w:ascii="Montserrat" w:hAnsi="Montserrat"/>
                <w:color w:val="auto"/>
                <w:sz w:val="18"/>
                <w:szCs w:val="18"/>
              </w:rPr>
              <w:t>2</w:t>
            </w:r>
            <w:r w:rsidRPr="002C6C11">
              <w:rPr>
                <w:rFonts w:ascii="Montserrat" w:hAnsi="Montserrat"/>
                <w:color w:val="auto"/>
                <w:sz w:val="18"/>
                <w:szCs w:val="18"/>
              </w:rPr>
              <w:t xml:space="preserve"> review</w:t>
            </w:r>
            <w:r>
              <w:rPr>
                <w:rFonts w:ascii="Montserrat" w:hAnsi="Montserrat"/>
                <w:color w:val="auto"/>
                <w:sz w:val="18"/>
                <w:szCs w:val="18"/>
              </w:rPr>
              <w:t xml:space="preserve"> meeting.</w:t>
            </w:r>
          </w:p>
        </w:tc>
      </w:tr>
      <w:tr w:rsidR="00444399" w:rsidRPr="00C80238" w14:paraId="340F84BD" w14:textId="77777777" w:rsidTr="00E86ED0">
        <w:trPr>
          <w:trHeight w:val="14"/>
        </w:trPr>
        <w:tc>
          <w:tcPr>
            <w:tcW w:w="1171" w:type="pct"/>
            <w:tcBorders>
              <w:top w:val="single" w:sz="4" w:space="0" w:color="auto"/>
              <w:left w:val="single" w:sz="4" w:space="0" w:color="auto"/>
              <w:bottom w:val="single" w:sz="4" w:space="0" w:color="auto"/>
              <w:right w:val="single" w:sz="4" w:space="0" w:color="auto"/>
            </w:tcBorders>
            <w:tcMar>
              <w:top w:w="0" w:type="dxa"/>
              <w:bottom w:w="57" w:type="dxa"/>
            </w:tcMar>
          </w:tcPr>
          <w:p w14:paraId="782404FA" w14:textId="77777777" w:rsidR="00444399" w:rsidRPr="002C6C11" w:rsidRDefault="00444399" w:rsidP="00444399">
            <w:pPr>
              <w:rPr>
                <w:rFonts w:ascii="Montserrat" w:hAnsi="Montserrat"/>
                <w:color w:val="auto"/>
                <w:sz w:val="18"/>
                <w:szCs w:val="18"/>
              </w:rPr>
            </w:pPr>
          </w:p>
        </w:tc>
        <w:tc>
          <w:tcPr>
            <w:tcW w:w="2032" w:type="pct"/>
            <w:tcBorders>
              <w:top w:val="single" w:sz="4" w:space="0" w:color="auto"/>
              <w:left w:val="single" w:sz="4" w:space="0" w:color="auto"/>
              <w:bottom w:val="single" w:sz="4" w:space="0" w:color="auto"/>
              <w:right w:val="single" w:sz="4" w:space="0" w:color="auto"/>
            </w:tcBorders>
            <w:tcMar>
              <w:top w:w="0" w:type="dxa"/>
              <w:bottom w:w="57" w:type="dxa"/>
            </w:tcMar>
          </w:tcPr>
          <w:p w14:paraId="18DFD213" w14:textId="77777777" w:rsidR="00444399" w:rsidRPr="002C6C11" w:rsidRDefault="00444399" w:rsidP="00444399">
            <w:pPr>
              <w:rPr>
                <w:rFonts w:ascii="Montserrat" w:hAnsi="Montserrat"/>
                <w:color w:val="auto"/>
                <w:sz w:val="18"/>
                <w:szCs w:val="18"/>
              </w:rPr>
            </w:pPr>
          </w:p>
        </w:tc>
        <w:tc>
          <w:tcPr>
            <w:tcW w:w="1797" w:type="pct"/>
            <w:tcBorders>
              <w:top w:val="single" w:sz="4" w:space="0" w:color="auto"/>
              <w:left w:val="single" w:sz="4" w:space="0" w:color="auto"/>
              <w:bottom w:val="single" w:sz="4" w:space="0" w:color="auto"/>
              <w:right w:val="single" w:sz="4" w:space="0" w:color="auto"/>
            </w:tcBorders>
            <w:tcMar>
              <w:top w:w="0" w:type="dxa"/>
              <w:bottom w:w="57" w:type="dxa"/>
            </w:tcMar>
          </w:tcPr>
          <w:p w14:paraId="5D8AE211" w14:textId="77777777" w:rsidR="00444399" w:rsidRPr="002C6C11" w:rsidRDefault="00444399" w:rsidP="00444399">
            <w:pPr>
              <w:rPr>
                <w:rFonts w:ascii="Montserrat" w:hAnsi="Montserrat"/>
                <w:color w:val="auto"/>
                <w:sz w:val="18"/>
                <w:szCs w:val="18"/>
              </w:rPr>
            </w:pPr>
          </w:p>
        </w:tc>
      </w:tr>
    </w:tbl>
    <w:p w14:paraId="50A8E1A5" w14:textId="77777777" w:rsidR="00CA2641" w:rsidRPr="002C6C11" w:rsidRDefault="00CA2641" w:rsidP="00585974">
      <w:pPr>
        <w:tabs>
          <w:tab w:val="left" w:pos="4962"/>
        </w:tabs>
        <w:spacing w:line="288" w:lineRule="auto"/>
        <w:rPr>
          <w:rFonts w:ascii="Montserrat" w:hAnsi="Montserrat"/>
          <w:color w:val="auto"/>
          <w:sz w:val="18"/>
          <w:szCs w:val="18"/>
        </w:rPr>
      </w:pPr>
    </w:p>
    <w:p w14:paraId="36911B9C" w14:textId="3F670FB3" w:rsidR="00B47F11" w:rsidRPr="002C6C11" w:rsidRDefault="007D1AB4" w:rsidP="007D1AB4">
      <w:pPr>
        <w:pageBreakBefore/>
        <w:tabs>
          <w:tab w:val="left" w:pos="4962"/>
        </w:tabs>
        <w:spacing w:line="288" w:lineRule="auto"/>
        <w:rPr>
          <w:rFonts w:ascii="Montserrat" w:hAnsi="Montserrat"/>
          <w:b/>
          <w:color w:val="auto"/>
          <w:sz w:val="24"/>
          <w:szCs w:val="24"/>
        </w:rPr>
      </w:pPr>
      <w:r w:rsidRPr="002C6C11">
        <w:rPr>
          <w:rFonts w:ascii="Montserrat" w:hAnsi="Montserrat"/>
          <w:b/>
          <w:color w:val="auto"/>
          <w:sz w:val="24"/>
          <w:szCs w:val="24"/>
        </w:rPr>
        <w:t>Table of Content</w:t>
      </w:r>
    </w:p>
    <w:sdt>
      <w:sdtPr>
        <w:id w:val="276286019"/>
        <w:docPartObj>
          <w:docPartGallery w:val="Table of Contents"/>
          <w:docPartUnique/>
        </w:docPartObj>
      </w:sdtPr>
      <w:sdtEndPr/>
      <w:sdtContent>
        <w:p w14:paraId="21354B9C" w14:textId="698B7AAD" w:rsidR="006E7A7B" w:rsidRPr="002C6C11" w:rsidRDefault="77A9CFF2" w:rsidP="00762753">
          <w:pPr>
            <w:pStyle w:val="TOC1"/>
            <w:rPr>
              <w:rStyle w:val="Hyperlink"/>
              <w:noProof/>
              <w:kern w:val="2"/>
              <w:lang w:eastAsia="en-GB"/>
              <w14:ligatures w14:val="standardContextual"/>
            </w:rPr>
          </w:pPr>
          <w:r>
            <w:fldChar w:fldCharType="begin"/>
          </w:r>
          <w:r w:rsidR="005A2625">
            <w:instrText>TOC \o "1-3" \z \u \h</w:instrText>
          </w:r>
          <w:r>
            <w:fldChar w:fldCharType="separate"/>
          </w:r>
          <w:hyperlink w:anchor="_Toc577577530">
            <w:r w:rsidRPr="77A9CFF2">
              <w:rPr>
                <w:rStyle w:val="Hyperlink"/>
                <w:noProof/>
              </w:rPr>
              <w:t>LIST OF FIGURES</w:t>
            </w:r>
            <w:r w:rsidR="005A2625">
              <w:rPr>
                <w:noProof/>
              </w:rPr>
              <w:tab/>
            </w:r>
            <w:r w:rsidR="005A2625">
              <w:rPr>
                <w:noProof/>
              </w:rPr>
              <w:fldChar w:fldCharType="begin"/>
            </w:r>
            <w:r w:rsidR="005A2625">
              <w:rPr>
                <w:noProof/>
              </w:rPr>
              <w:instrText>PAGEREF _Toc577577530 \h</w:instrText>
            </w:r>
            <w:r w:rsidR="005A2625">
              <w:rPr>
                <w:noProof/>
              </w:rPr>
            </w:r>
            <w:r w:rsidR="005A2625">
              <w:rPr>
                <w:noProof/>
              </w:rPr>
              <w:fldChar w:fldCharType="separate"/>
            </w:r>
            <w:r w:rsidR="005753B8">
              <w:rPr>
                <w:noProof/>
              </w:rPr>
              <w:t>8</w:t>
            </w:r>
            <w:r w:rsidR="005A2625">
              <w:rPr>
                <w:noProof/>
              </w:rPr>
              <w:fldChar w:fldCharType="end"/>
            </w:r>
          </w:hyperlink>
        </w:p>
        <w:p w14:paraId="14A2588C" w14:textId="6303288C" w:rsidR="006E7A7B" w:rsidRPr="002C6C11" w:rsidRDefault="77A9CFF2" w:rsidP="00762753">
          <w:pPr>
            <w:pStyle w:val="TOC1"/>
            <w:rPr>
              <w:rStyle w:val="Hyperlink"/>
              <w:noProof/>
              <w:kern w:val="2"/>
              <w:lang w:eastAsia="en-GB"/>
              <w14:ligatures w14:val="standardContextual"/>
            </w:rPr>
          </w:pPr>
          <w:hyperlink w:anchor="_Toc1481583709">
            <w:r w:rsidRPr="77A9CFF2">
              <w:rPr>
                <w:rStyle w:val="Hyperlink"/>
                <w:noProof/>
              </w:rPr>
              <w:t>LIST OF TABLES</w:t>
            </w:r>
            <w:r w:rsidR="006E7A7B">
              <w:rPr>
                <w:noProof/>
              </w:rPr>
              <w:tab/>
            </w:r>
            <w:r w:rsidR="006E7A7B">
              <w:rPr>
                <w:noProof/>
              </w:rPr>
              <w:fldChar w:fldCharType="begin"/>
            </w:r>
            <w:r w:rsidR="006E7A7B">
              <w:rPr>
                <w:noProof/>
              </w:rPr>
              <w:instrText>PAGEREF _Toc1481583709 \h</w:instrText>
            </w:r>
            <w:r w:rsidR="006E7A7B">
              <w:rPr>
                <w:noProof/>
              </w:rPr>
            </w:r>
            <w:r w:rsidR="006E7A7B">
              <w:rPr>
                <w:noProof/>
              </w:rPr>
              <w:fldChar w:fldCharType="separate"/>
            </w:r>
            <w:r w:rsidR="005753B8">
              <w:rPr>
                <w:noProof/>
              </w:rPr>
              <w:t>9</w:t>
            </w:r>
            <w:r w:rsidR="006E7A7B">
              <w:rPr>
                <w:noProof/>
              </w:rPr>
              <w:fldChar w:fldCharType="end"/>
            </w:r>
          </w:hyperlink>
        </w:p>
        <w:p w14:paraId="332BA12B" w14:textId="6BB40EEE" w:rsidR="006E7A7B" w:rsidRPr="002C6C11" w:rsidRDefault="77A9CFF2" w:rsidP="00762753">
          <w:pPr>
            <w:pStyle w:val="TOC1"/>
            <w:rPr>
              <w:rStyle w:val="Hyperlink"/>
              <w:noProof/>
              <w:kern w:val="2"/>
              <w:lang w:eastAsia="en-GB"/>
              <w14:ligatures w14:val="standardContextual"/>
            </w:rPr>
          </w:pPr>
          <w:hyperlink w:anchor="_Toc1558124251">
            <w:r w:rsidRPr="77A9CFF2">
              <w:rPr>
                <w:rStyle w:val="Hyperlink"/>
                <w:noProof/>
              </w:rPr>
              <w:t>LIST OF APPLICABLE AND REFERENCE DOCUMENTS</w:t>
            </w:r>
            <w:r w:rsidR="006E7A7B">
              <w:rPr>
                <w:noProof/>
              </w:rPr>
              <w:tab/>
            </w:r>
            <w:r w:rsidR="006E7A7B">
              <w:rPr>
                <w:noProof/>
              </w:rPr>
              <w:fldChar w:fldCharType="begin"/>
            </w:r>
            <w:r w:rsidR="006E7A7B">
              <w:rPr>
                <w:noProof/>
              </w:rPr>
              <w:instrText>PAGEREF _Toc1558124251 \h</w:instrText>
            </w:r>
            <w:r w:rsidR="006E7A7B">
              <w:rPr>
                <w:noProof/>
              </w:rPr>
            </w:r>
            <w:r w:rsidR="006E7A7B">
              <w:rPr>
                <w:noProof/>
              </w:rPr>
              <w:fldChar w:fldCharType="separate"/>
            </w:r>
            <w:r w:rsidR="005753B8">
              <w:rPr>
                <w:noProof/>
              </w:rPr>
              <w:t>10</w:t>
            </w:r>
            <w:r w:rsidR="006E7A7B">
              <w:rPr>
                <w:noProof/>
              </w:rPr>
              <w:fldChar w:fldCharType="end"/>
            </w:r>
          </w:hyperlink>
        </w:p>
        <w:p w14:paraId="2BD2ABD7" w14:textId="76C5F017" w:rsidR="006E7A7B" w:rsidRPr="002C6C11" w:rsidRDefault="77A9CFF2" w:rsidP="00762753">
          <w:pPr>
            <w:pStyle w:val="TOC1"/>
            <w:rPr>
              <w:rStyle w:val="Hyperlink"/>
              <w:noProof/>
              <w:kern w:val="2"/>
              <w:lang w:eastAsia="en-GB"/>
              <w14:ligatures w14:val="standardContextual"/>
            </w:rPr>
          </w:pPr>
          <w:hyperlink w:anchor="_Toc2042781544">
            <w:r w:rsidRPr="77A9CFF2">
              <w:rPr>
                <w:rStyle w:val="Hyperlink"/>
                <w:noProof/>
              </w:rPr>
              <w:t>1.Introduction</w:t>
            </w:r>
            <w:r w:rsidR="006E7A7B">
              <w:rPr>
                <w:noProof/>
              </w:rPr>
              <w:tab/>
            </w:r>
            <w:r w:rsidR="006E7A7B">
              <w:rPr>
                <w:noProof/>
              </w:rPr>
              <w:fldChar w:fldCharType="begin"/>
            </w:r>
            <w:r w:rsidR="006E7A7B">
              <w:rPr>
                <w:noProof/>
              </w:rPr>
              <w:instrText>PAGEREF _Toc2042781544 \h</w:instrText>
            </w:r>
            <w:r w:rsidR="006E7A7B">
              <w:rPr>
                <w:noProof/>
              </w:rPr>
            </w:r>
            <w:r w:rsidR="006E7A7B">
              <w:rPr>
                <w:noProof/>
              </w:rPr>
              <w:fldChar w:fldCharType="separate"/>
            </w:r>
            <w:r w:rsidR="005753B8">
              <w:rPr>
                <w:noProof/>
              </w:rPr>
              <w:t>11</w:t>
            </w:r>
            <w:r w:rsidR="006E7A7B">
              <w:rPr>
                <w:noProof/>
              </w:rPr>
              <w:fldChar w:fldCharType="end"/>
            </w:r>
          </w:hyperlink>
        </w:p>
        <w:p w14:paraId="4C1719F1" w14:textId="687B0BD4" w:rsidR="006E7A7B" w:rsidRPr="002C6C11" w:rsidRDefault="77A9CFF2">
          <w:pPr>
            <w:pStyle w:val="TOC2"/>
            <w:tabs>
              <w:tab w:val="left" w:pos="480"/>
            </w:tabs>
            <w:spacing w:before="0"/>
            <w:rPr>
              <w:rStyle w:val="Hyperlink"/>
              <w:noProof/>
              <w:kern w:val="2"/>
              <w:lang w:eastAsia="en-GB"/>
              <w14:ligatures w14:val="standardContextual"/>
            </w:rPr>
            <w:pPrChange w:id="0" w:author="Emna Amri" w:date="2026-03-25T10:41:00Z">
              <w:pPr/>
            </w:pPrChange>
          </w:pPr>
          <w:r>
            <w:rPr>
              <w:noProof/>
            </w:rPr>
            <w:fldChar w:fldCharType="begin"/>
          </w:r>
          <w:r>
            <w:rPr>
              <w:noProof/>
            </w:rPr>
            <w:instrText>HYPERLINK \l "_Toc782725668" \h</w:instrText>
          </w:r>
          <w:r>
            <w:rPr>
              <w:noProof/>
            </w:rPr>
          </w:r>
          <w:r>
            <w:rPr>
              <w:noProof/>
            </w:rPr>
            <w:fldChar w:fldCharType="separate"/>
          </w:r>
          <w:r w:rsidRPr="77A9CFF2">
            <w:rPr>
              <w:rStyle w:val="Hyperlink"/>
              <w:noProof/>
            </w:rPr>
            <w:t>1.1.</w:t>
          </w:r>
          <w:r w:rsidR="006E7A7B">
            <w:rPr>
              <w:noProof/>
            </w:rPr>
            <w:tab/>
          </w:r>
          <w:r w:rsidRPr="77A9CFF2">
            <w:rPr>
              <w:rStyle w:val="Hyperlink"/>
              <w:noProof/>
            </w:rPr>
            <w:t>Objectives of the Document</w:t>
          </w:r>
          <w:r w:rsidR="006E7A7B">
            <w:rPr>
              <w:noProof/>
            </w:rPr>
            <w:tab/>
          </w:r>
          <w:r w:rsidR="006E7A7B">
            <w:rPr>
              <w:noProof/>
            </w:rPr>
            <w:fldChar w:fldCharType="begin"/>
          </w:r>
          <w:r w:rsidR="006E7A7B">
            <w:rPr>
              <w:noProof/>
            </w:rPr>
            <w:instrText>PAGEREF _Toc782725668 \h</w:instrText>
          </w:r>
          <w:r w:rsidR="006E7A7B">
            <w:rPr>
              <w:noProof/>
            </w:rPr>
          </w:r>
          <w:r w:rsidR="006E7A7B">
            <w:rPr>
              <w:noProof/>
            </w:rPr>
            <w:fldChar w:fldCharType="separate"/>
          </w:r>
          <w:r w:rsidR="005753B8">
            <w:rPr>
              <w:noProof/>
            </w:rPr>
            <w:t>11</w:t>
          </w:r>
          <w:r w:rsidR="006E7A7B">
            <w:rPr>
              <w:noProof/>
            </w:rPr>
            <w:fldChar w:fldCharType="end"/>
          </w:r>
          <w:r>
            <w:rPr>
              <w:noProof/>
            </w:rPr>
            <w:fldChar w:fldCharType="end"/>
          </w:r>
        </w:p>
        <w:p w14:paraId="2D4B0D4A" w14:textId="255857FA" w:rsidR="006E7A7B" w:rsidRPr="002C6C11" w:rsidRDefault="77A9CFF2">
          <w:pPr>
            <w:pStyle w:val="TOC2"/>
            <w:tabs>
              <w:tab w:val="left" w:pos="480"/>
            </w:tabs>
            <w:spacing w:before="0"/>
            <w:rPr>
              <w:rStyle w:val="Hyperlink"/>
              <w:noProof/>
              <w:kern w:val="2"/>
              <w:lang w:eastAsia="en-GB"/>
              <w14:ligatures w14:val="standardContextual"/>
            </w:rPr>
            <w:pPrChange w:id="1" w:author="Emna Amri" w:date="2026-03-25T10:41:00Z">
              <w:pPr/>
            </w:pPrChange>
          </w:pPr>
          <w:r>
            <w:rPr>
              <w:noProof/>
            </w:rPr>
            <w:fldChar w:fldCharType="begin"/>
          </w:r>
          <w:r>
            <w:rPr>
              <w:noProof/>
            </w:rPr>
            <w:instrText>HYPERLINK \l "_Toc819734304" \h</w:instrText>
          </w:r>
          <w:r>
            <w:rPr>
              <w:noProof/>
            </w:rPr>
          </w:r>
          <w:r>
            <w:rPr>
              <w:noProof/>
            </w:rPr>
            <w:fldChar w:fldCharType="separate"/>
          </w:r>
          <w:r w:rsidRPr="77A9CFF2">
            <w:rPr>
              <w:rStyle w:val="Hyperlink"/>
              <w:noProof/>
            </w:rPr>
            <w:t>1.2.</w:t>
          </w:r>
          <w:r w:rsidR="006E7A7B">
            <w:rPr>
              <w:noProof/>
            </w:rPr>
            <w:tab/>
          </w:r>
          <w:r w:rsidRPr="77A9CFF2">
            <w:rPr>
              <w:rStyle w:val="Hyperlink"/>
              <w:noProof/>
            </w:rPr>
            <w:t>Structure of the Document</w:t>
          </w:r>
          <w:r w:rsidR="006E7A7B">
            <w:rPr>
              <w:noProof/>
            </w:rPr>
            <w:tab/>
          </w:r>
          <w:r w:rsidR="006E7A7B">
            <w:rPr>
              <w:noProof/>
            </w:rPr>
            <w:fldChar w:fldCharType="begin"/>
          </w:r>
          <w:r w:rsidR="006E7A7B">
            <w:rPr>
              <w:noProof/>
            </w:rPr>
            <w:instrText>PAGEREF _Toc819734304 \h</w:instrText>
          </w:r>
          <w:r w:rsidR="006E7A7B">
            <w:rPr>
              <w:noProof/>
            </w:rPr>
          </w:r>
          <w:r w:rsidR="006E7A7B">
            <w:rPr>
              <w:noProof/>
            </w:rPr>
            <w:fldChar w:fldCharType="separate"/>
          </w:r>
          <w:r w:rsidR="005753B8">
            <w:rPr>
              <w:noProof/>
            </w:rPr>
            <w:t>11</w:t>
          </w:r>
          <w:r w:rsidR="006E7A7B">
            <w:rPr>
              <w:noProof/>
            </w:rPr>
            <w:fldChar w:fldCharType="end"/>
          </w:r>
          <w:r>
            <w:rPr>
              <w:noProof/>
            </w:rPr>
            <w:fldChar w:fldCharType="end"/>
          </w:r>
        </w:p>
        <w:p w14:paraId="3349A873" w14:textId="3780824F" w:rsidR="006E7A7B" w:rsidRPr="002C6C11" w:rsidRDefault="77A9CFF2" w:rsidP="00762753">
          <w:pPr>
            <w:pStyle w:val="TOC2"/>
            <w:spacing w:before="0"/>
            <w:rPr>
              <w:rStyle w:val="Hyperlink"/>
              <w:noProof/>
              <w:kern w:val="2"/>
              <w:lang w:eastAsia="en-GB"/>
              <w14:ligatures w14:val="standardContextual"/>
            </w:rPr>
          </w:pPr>
          <w:hyperlink w:anchor="_Toc1416828941">
            <w:r w:rsidRPr="77A9CFF2">
              <w:rPr>
                <w:rStyle w:val="Hyperlink"/>
                <w:noProof/>
              </w:rPr>
              <w:t>1.3.Relation to other deliverables</w:t>
            </w:r>
            <w:r w:rsidR="006E7A7B">
              <w:rPr>
                <w:noProof/>
              </w:rPr>
              <w:tab/>
            </w:r>
            <w:r w:rsidR="006E7A7B">
              <w:rPr>
                <w:noProof/>
              </w:rPr>
              <w:fldChar w:fldCharType="begin"/>
            </w:r>
            <w:r w:rsidR="006E7A7B">
              <w:rPr>
                <w:noProof/>
              </w:rPr>
              <w:instrText>PAGEREF _Toc1416828941 \h</w:instrText>
            </w:r>
            <w:r w:rsidR="006E7A7B">
              <w:rPr>
                <w:noProof/>
              </w:rPr>
            </w:r>
            <w:r w:rsidR="006E7A7B">
              <w:rPr>
                <w:noProof/>
              </w:rPr>
              <w:fldChar w:fldCharType="separate"/>
            </w:r>
            <w:r w:rsidR="005753B8">
              <w:rPr>
                <w:noProof/>
              </w:rPr>
              <w:t>12</w:t>
            </w:r>
            <w:r w:rsidR="006E7A7B">
              <w:rPr>
                <w:noProof/>
              </w:rPr>
              <w:fldChar w:fldCharType="end"/>
            </w:r>
          </w:hyperlink>
        </w:p>
        <w:p w14:paraId="2BD01214" w14:textId="3C416ECD" w:rsidR="006E7A7B" w:rsidRPr="002C6C11" w:rsidRDefault="77A9CFF2" w:rsidP="00762753">
          <w:pPr>
            <w:pStyle w:val="TOC1"/>
            <w:rPr>
              <w:rStyle w:val="Hyperlink"/>
              <w:noProof/>
              <w:kern w:val="2"/>
              <w:lang w:eastAsia="en-GB"/>
              <w14:ligatures w14:val="standardContextual"/>
            </w:rPr>
          </w:pPr>
          <w:hyperlink w:anchor="_Toc1739962291">
            <w:r w:rsidRPr="77A9CFF2">
              <w:rPr>
                <w:rStyle w:val="Hyperlink"/>
                <w:noProof/>
              </w:rPr>
              <w:t>2.Testing and evaluation framework</w:t>
            </w:r>
            <w:r w:rsidR="006E7A7B">
              <w:rPr>
                <w:noProof/>
              </w:rPr>
              <w:tab/>
            </w:r>
            <w:r w:rsidR="006E7A7B">
              <w:rPr>
                <w:noProof/>
              </w:rPr>
              <w:fldChar w:fldCharType="begin"/>
            </w:r>
            <w:r w:rsidR="006E7A7B">
              <w:rPr>
                <w:noProof/>
              </w:rPr>
              <w:instrText>PAGEREF _Toc1739962291 \h</w:instrText>
            </w:r>
            <w:r w:rsidR="006E7A7B">
              <w:rPr>
                <w:noProof/>
              </w:rPr>
            </w:r>
            <w:r w:rsidR="006E7A7B">
              <w:rPr>
                <w:noProof/>
              </w:rPr>
              <w:fldChar w:fldCharType="separate"/>
            </w:r>
            <w:r w:rsidR="005753B8">
              <w:rPr>
                <w:noProof/>
              </w:rPr>
              <w:t>13</w:t>
            </w:r>
            <w:r w:rsidR="006E7A7B">
              <w:rPr>
                <w:noProof/>
              </w:rPr>
              <w:fldChar w:fldCharType="end"/>
            </w:r>
          </w:hyperlink>
        </w:p>
        <w:p w14:paraId="68525BFC" w14:textId="632BD290" w:rsidR="006E7A7B" w:rsidRPr="002C6C11" w:rsidRDefault="77A9CFF2" w:rsidP="00762753">
          <w:pPr>
            <w:pStyle w:val="TOC2"/>
            <w:spacing w:before="0"/>
            <w:rPr>
              <w:rStyle w:val="Hyperlink"/>
              <w:noProof/>
              <w:kern w:val="2"/>
              <w:lang w:eastAsia="en-GB"/>
              <w14:ligatures w14:val="standardContextual"/>
            </w:rPr>
          </w:pPr>
          <w:hyperlink w:anchor="_Toc562232909">
            <w:r w:rsidRPr="77A9CFF2">
              <w:rPr>
                <w:rStyle w:val="Hyperlink"/>
                <w:noProof/>
              </w:rPr>
              <w:t>2.1 Test Structure</w:t>
            </w:r>
            <w:r w:rsidR="006E7A7B">
              <w:rPr>
                <w:noProof/>
              </w:rPr>
              <w:tab/>
            </w:r>
            <w:r w:rsidR="006E7A7B">
              <w:rPr>
                <w:noProof/>
              </w:rPr>
              <w:fldChar w:fldCharType="begin"/>
            </w:r>
            <w:r w:rsidR="006E7A7B">
              <w:rPr>
                <w:noProof/>
              </w:rPr>
              <w:instrText>PAGEREF _Toc562232909 \h</w:instrText>
            </w:r>
            <w:r w:rsidR="006E7A7B">
              <w:rPr>
                <w:noProof/>
              </w:rPr>
            </w:r>
            <w:r w:rsidR="006E7A7B">
              <w:rPr>
                <w:noProof/>
              </w:rPr>
              <w:fldChar w:fldCharType="separate"/>
            </w:r>
            <w:r w:rsidR="005753B8">
              <w:rPr>
                <w:noProof/>
              </w:rPr>
              <w:t>13</w:t>
            </w:r>
            <w:r w:rsidR="006E7A7B">
              <w:rPr>
                <w:noProof/>
              </w:rPr>
              <w:fldChar w:fldCharType="end"/>
            </w:r>
          </w:hyperlink>
        </w:p>
        <w:p w14:paraId="3A9FC0C4" w14:textId="5DCD4E18" w:rsidR="006E7A7B" w:rsidRPr="002C6C11" w:rsidRDefault="77A9CFF2" w:rsidP="00762753">
          <w:pPr>
            <w:pStyle w:val="TOC2"/>
            <w:spacing w:before="0"/>
            <w:rPr>
              <w:rStyle w:val="Hyperlink"/>
              <w:noProof/>
              <w:kern w:val="2"/>
              <w:lang w:eastAsia="en-GB"/>
              <w14:ligatures w14:val="standardContextual"/>
            </w:rPr>
          </w:pPr>
          <w:hyperlink w:anchor="_Toc101741300">
            <w:r w:rsidRPr="77A9CFF2">
              <w:rPr>
                <w:rStyle w:val="Hyperlink"/>
                <w:noProof/>
              </w:rPr>
              <w:t>2.2 Test Execution</w:t>
            </w:r>
            <w:r w:rsidR="006E7A7B">
              <w:rPr>
                <w:noProof/>
              </w:rPr>
              <w:tab/>
            </w:r>
            <w:r w:rsidR="006E7A7B">
              <w:rPr>
                <w:noProof/>
              </w:rPr>
              <w:fldChar w:fldCharType="begin"/>
            </w:r>
            <w:r w:rsidR="006E7A7B">
              <w:rPr>
                <w:noProof/>
              </w:rPr>
              <w:instrText>PAGEREF _Toc101741300 \h</w:instrText>
            </w:r>
            <w:r w:rsidR="006E7A7B">
              <w:rPr>
                <w:noProof/>
              </w:rPr>
            </w:r>
            <w:r w:rsidR="006E7A7B">
              <w:rPr>
                <w:noProof/>
              </w:rPr>
              <w:fldChar w:fldCharType="separate"/>
            </w:r>
            <w:r w:rsidR="005753B8">
              <w:rPr>
                <w:noProof/>
              </w:rPr>
              <w:t>13</w:t>
            </w:r>
            <w:r w:rsidR="006E7A7B">
              <w:rPr>
                <w:noProof/>
              </w:rPr>
              <w:fldChar w:fldCharType="end"/>
            </w:r>
          </w:hyperlink>
        </w:p>
        <w:p w14:paraId="1DB30076" w14:textId="12CB4A36" w:rsidR="006E7A7B" w:rsidRPr="002C6C11" w:rsidRDefault="77A9CFF2" w:rsidP="00762753">
          <w:pPr>
            <w:pStyle w:val="TOC2"/>
            <w:spacing w:before="0"/>
            <w:rPr>
              <w:rStyle w:val="Hyperlink"/>
              <w:noProof/>
              <w:kern w:val="2"/>
              <w:lang w:eastAsia="en-GB"/>
              <w14:ligatures w14:val="standardContextual"/>
            </w:rPr>
          </w:pPr>
          <w:hyperlink w:anchor="_Toc1625310318">
            <w:r w:rsidRPr="77A9CFF2">
              <w:rPr>
                <w:rStyle w:val="Hyperlink"/>
                <w:noProof/>
              </w:rPr>
              <w:t>2.3 Test Scale</w:t>
            </w:r>
            <w:r w:rsidR="006E7A7B">
              <w:rPr>
                <w:noProof/>
              </w:rPr>
              <w:tab/>
            </w:r>
            <w:r w:rsidR="006E7A7B">
              <w:rPr>
                <w:noProof/>
              </w:rPr>
              <w:fldChar w:fldCharType="begin"/>
            </w:r>
            <w:r w:rsidR="006E7A7B">
              <w:rPr>
                <w:noProof/>
              </w:rPr>
              <w:instrText>PAGEREF _Toc1625310318 \h</w:instrText>
            </w:r>
            <w:r w:rsidR="006E7A7B">
              <w:rPr>
                <w:noProof/>
              </w:rPr>
            </w:r>
            <w:r w:rsidR="006E7A7B">
              <w:rPr>
                <w:noProof/>
              </w:rPr>
              <w:fldChar w:fldCharType="separate"/>
            </w:r>
            <w:r w:rsidR="005753B8">
              <w:rPr>
                <w:noProof/>
              </w:rPr>
              <w:t>13</w:t>
            </w:r>
            <w:r w:rsidR="006E7A7B">
              <w:rPr>
                <w:noProof/>
              </w:rPr>
              <w:fldChar w:fldCharType="end"/>
            </w:r>
          </w:hyperlink>
        </w:p>
        <w:p w14:paraId="77257FDD" w14:textId="29220674" w:rsidR="006E7A7B" w:rsidRPr="002C6C11" w:rsidRDefault="77A9CFF2" w:rsidP="00762753">
          <w:pPr>
            <w:pStyle w:val="TOC2"/>
            <w:spacing w:before="0"/>
            <w:rPr>
              <w:rStyle w:val="Hyperlink"/>
              <w:noProof/>
              <w:kern w:val="2"/>
              <w:lang w:eastAsia="en-GB"/>
              <w14:ligatures w14:val="standardContextual"/>
            </w:rPr>
          </w:pPr>
          <w:hyperlink w:anchor="_Toc420238809">
            <w:r w:rsidRPr="77A9CFF2">
              <w:rPr>
                <w:rStyle w:val="Hyperlink"/>
                <w:noProof/>
              </w:rPr>
              <w:t>2.4 Test Types</w:t>
            </w:r>
            <w:r w:rsidR="006E7A7B">
              <w:rPr>
                <w:noProof/>
              </w:rPr>
              <w:tab/>
            </w:r>
            <w:r w:rsidR="006E7A7B">
              <w:rPr>
                <w:noProof/>
              </w:rPr>
              <w:fldChar w:fldCharType="begin"/>
            </w:r>
            <w:r w:rsidR="006E7A7B">
              <w:rPr>
                <w:noProof/>
              </w:rPr>
              <w:instrText>PAGEREF _Toc420238809 \h</w:instrText>
            </w:r>
            <w:r w:rsidR="006E7A7B">
              <w:rPr>
                <w:noProof/>
              </w:rPr>
            </w:r>
            <w:r w:rsidR="006E7A7B">
              <w:rPr>
                <w:noProof/>
              </w:rPr>
              <w:fldChar w:fldCharType="separate"/>
            </w:r>
            <w:r w:rsidR="005753B8">
              <w:rPr>
                <w:noProof/>
              </w:rPr>
              <w:t>13</w:t>
            </w:r>
            <w:r w:rsidR="006E7A7B">
              <w:rPr>
                <w:noProof/>
              </w:rPr>
              <w:fldChar w:fldCharType="end"/>
            </w:r>
          </w:hyperlink>
        </w:p>
        <w:p w14:paraId="74A728AF" w14:textId="6DEEF19C" w:rsidR="006E7A7B" w:rsidRPr="002C6C11" w:rsidRDefault="77A9CFF2" w:rsidP="00762753">
          <w:pPr>
            <w:pStyle w:val="TOC2"/>
            <w:spacing w:before="0"/>
            <w:rPr>
              <w:rStyle w:val="Hyperlink"/>
              <w:noProof/>
              <w:kern w:val="2"/>
              <w:lang w:eastAsia="en-GB"/>
              <w14:ligatures w14:val="standardContextual"/>
            </w:rPr>
          </w:pPr>
          <w:hyperlink w:anchor="_Toc1688469723">
            <w:r w:rsidRPr="77A9CFF2">
              <w:rPr>
                <w:rStyle w:val="Hyperlink"/>
                <w:noProof/>
              </w:rPr>
              <w:t>2.5 Test Reporting</w:t>
            </w:r>
            <w:r w:rsidR="006E7A7B">
              <w:rPr>
                <w:noProof/>
              </w:rPr>
              <w:tab/>
            </w:r>
            <w:r w:rsidR="006E7A7B">
              <w:rPr>
                <w:noProof/>
              </w:rPr>
              <w:fldChar w:fldCharType="begin"/>
            </w:r>
            <w:r w:rsidR="006E7A7B">
              <w:rPr>
                <w:noProof/>
              </w:rPr>
              <w:instrText>PAGEREF _Toc1688469723 \h</w:instrText>
            </w:r>
            <w:r w:rsidR="006E7A7B">
              <w:rPr>
                <w:noProof/>
              </w:rPr>
            </w:r>
            <w:r w:rsidR="006E7A7B">
              <w:rPr>
                <w:noProof/>
              </w:rPr>
              <w:fldChar w:fldCharType="separate"/>
            </w:r>
            <w:r w:rsidR="005753B8">
              <w:rPr>
                <w:noProof/>
              </w:rPr>
              <w:t>14</w:t>
            </w:r>
            <w:r w:rsidR="006E7A7B">
              <w:rPr>
                <w:noProof/>
              </w:rPr>
              <w:fldChar w:fldCharType="end"/>
            </w:r>
          </w:hyperlink>
        </w:p>
        <w:p w14:paraId="4BD0B4E3" w14:textId="3899AF64" w:rsidR="006E7A7B" w:rsidRPr="002C6C11" w:rsidRDefault="77A9CFF2" w:rsidP="00762753">
          <w:pPr>
            <w:pStyle w:val="TOC2"/>
            <w:rPr>
              <w:rStyle w:val="Hyperlink"/>
              <w:noProof/>
              <w:kern w:val="2"/>
              <w:lang w:eastAsia="en-GB"/>
              <w14:ligatures w14:val="standardContextual"/>
            </w:rPr>
          </w:pPr>
          <w:hyperlink w:anchor="_Toc1735008202">
            <w:r w:rsidRPr="77A9CFF2">
              <w:rPr>
                <w:rStyle w:val="Hyperlink"/>
                <w:noProof/>
              </w:rPr>
              <w:t>2.6The scope of testing and evaluation in Phase 2</w:t>
            </w:r>
            <w:r w:rsidR="006E7A7B">
              <w:rPr>
                <w:noProof/>
              </w:rPr>
              <w:tab/>
            </w:r>
            <w:r w:rsidR="006E7A7B">
              <w:rPr>
                <w:noProof/>
              </w:rPr>
              <w:fldChar w:fldCharType="begin"/>
            </w:r>
            <w:r w:rsidR="006E7A7B">
              <w:rPr>
                <w:noProof/>
              </w:rPr>
              <w:instrText>PAGEREF _Toc1735008202 \h</w:instrText>
            </w:r>
            <w:r w:rsidR="006E7A7B">
              <w:rPr>
                <w:noProof/>
              </w:rPr>
            </w:r>
            <w:r w:rsidR="006E7A7B">
              <w:rPr>
                <w:noProof/>
              </w:rPr>
              <w:fldChar w:fldCharType="separate"/>
            </w:r>
            <w:r w:rsidR="005753B8">
              <w:rPr>
                <w:noProof/>
              </w:rPr>
              <w:t>15</w:t>
            </w:r>
            <w:r w:rsidR="006E7A7B">
              <w:rPr>
                <w:noProof/>
              </w:rPr>
              <w:fldChar w:fldCharType="end"/>
            </w:r>
          </w:hyperlink>
        </w:p>
        <w:p w14:paraId="20B85749" w14:textId="2BC422CE" w:rsidR="006E7A7B" w:rsidRPr="002C6C11" w:rsidRDefault="77A9CFF2" w:rsidP="00762753">
          <w:pPr>
            <w:pStyle w:val="TOC2"/>
            <w:rPr>
              <w:rStyle w:val="Hyperlink"/>
              <w:noProof/>
              <w:kern w:val="2"/>
              <w:lang w:eastAsia="en-GB"/>
              <w14:ligatures w14:val="standardContextual"/>
            </w:rPr>
          </w:pPr>
          <w:hyperlink w:anchor="_Toc31584782">
            <w:r w:rsidRPr="77A9CFF2">
              <w:rPr>
                <w:rStyle w:val="Hyperlink"/>
                <w:noProof/>
              </w:rPr>
              <w:t>2.7Test metrics</w:t>
            </w:r>
            <w:r w:rsidR="006E7A7B">
              <w:rPr>
                <w:noProof/>
              </w:rPr>
              <w:tab/>
            </w:r>
            <w:r w:rsidR="006E7A7B">
              <w:rPr>
                <w:noProof/>
              </w:rPr>
              <w:fldChar w:fldCharType="begin"/>
            </w:r>
            <w:r w:rsidR="006E7A7B">
              <w:rPr>
                <w:noProof/>
              </w:rPr>
              <w:instrText>PAGEREF _Toc31584782 \h</w:instrText>
            </w:r>
            <w:r w:rsidR="006E7A7B">
              <w:rPr>
                <w:noProof/>
              </w:rPr>
            </w:r>
            <w:r w:rsidR="006E7A7B">
              <w:rPr>
                <w:noProof/>
              </w:rPr>
              <w:fldChar w:fldCharType="separate"/>
            </w:r>
            <w:r w:rsidR="005753B8">
              <w:rPr>
                <w:noProof/>
              </w:rPr>
              <w:t>16</w:t>
            </w:r>
            <w:r w:rsidR="006E7A7B">
              <w:rPr>
                <w:noProof/>
              </w:rPr>
              <w:fldChar w:fldCharType="end"/>
            </w:r>
          </w:hyperlink>
        </w:p>
        <w:p w14:paraId="5AF957CC" w14:textId="27690035" w:rsidR="006E7A7B" w:rsidRPr="002C6C11" w:rsidRDefault="77A9CFF2" w:rsidP="00762753">
          <w:pPr>
            <w:pStyle w:val="TOC3"/>
            <w:rPr>
              <w:rStyle w:val="Hyperlink"/>
              <w:noProof/>
              <w:kern w:val="2"/>
              <w:lang w:eastAsia="en-GB"/>
              <w14:ligatures w14:val="standardContextual"/>
            </w:rPr>
          </w:pPr>
          <w:hyperlink w:anchor="_Toc2014493260">
            <w:r w:rsidRPr="77A9CFF2">
              <w:rPr>
                <w:rStyle w:val="Hyperlink"/>
                <w:noProof/>
              </w:rPr>
              <w:t>2.7.1Engagement and usage KPIs</w:t>
            </w:r>
            <w:r w:rsidR="006E7A7B">
              <w:rPr>
                <w:noProof/>
              </w:rPr>
              <w:tab/>
            </w:r>
            <w:r w:rsidR="006E7A7B">
              <w:rPr>
                <w:noProof/>
              </w:rPr>
              <w:fldChar w:fldCharType="begin"/>
            </w:r>
            <w:r w:rsidR="006E7A7B">
              <w:rPr>
                <w:noProof/>
              </w:rPr>
              <w:instrText>PAGEREF _Toc2014493260 \h</w:instrText>
            </w:r>
            <w:r w:rsidR="006E7A7B">
              <w:rPr>
                <w:noProof/>
              </w:rPr>
            </w:r>
            <w:r w:rsidR="006E7A7B">
              <w:rPr>
                <w:noProof/>
              </w:rPr>
              <w:fldChar w:fldCharType="separate"/>
            </w:r>
            <w:r w:rsidR="005753B8">
              <w:rPr>
                <w:noProof/>
              </w:rPr>
              <w:t>17</w:t>
            </w:r>
            <w:r w:rsidR="006E7A7B">
              <w:rPr>
                <w:noProof/>
              </w:rPr>
              <w:fldChar w:fldCharType="end"/>
            </w:r>
          </w:hyperlink>
        </w:p>
        <w:p w14:paraId="2AAA0381" w14:textId="7D0EE9A0" w:rsidR="006E7A7B" w:rsidRPr="002C6C11" w:rsidRDefault="77A9CFF2" w:rsidP="00762753">
          <w:pPr>
            <w:pStyle w:val="TOC3"/>
            <w:rPr>
              <w:rStyle w:val="Hyperlink"/>
              <w:noProof/>
              <w:kern w:val="2"/>
              <w:lang w:eastAsia="en-GB"/>
              <w14:ligatures w14:val="standardContextual"/>
            </w:rPr>
          </w:pPr>
          <w:hyperlink w:anchor="_Toc1805177960">
            <w:r w:rsidRPr="77A9CFF2">
              <w:rPr>
                <w:rStyle w:val="Hyperlink"/>
                <w:noProof/>
              </w:rPr>
              <w:t>2.7.2Technical performance KPIs</w:t>
            </w:r>
            <w:r w:rsidR="006E7A7B">
              <w:rPr>
                <w:noProof/>
              </w:rPr>
              <w:tab/>
            </w:r>
            <w:r w:rsidR="006E7A7B">
              <w:rPr>
                <w:noProof/>
              </w:rPr>
              <w:fldChar w:fldCharType="begin"/>
            </w:r>
            <w:r w:rsidR="006E7A7B">
              <w:rPr>
                <w:noProof/>
              </w:rPr>
              <w:instrText>PAGEREF _Toc1805177960 \h</w:instrText>
            </w:r>
            <w:r w:rsidR="006E7A7B">
              <w:rPr>
                <w:noProof/>
              </w:rPr>
            </w:r>
            <w:r w:rsidR="006E7A7B">
              <w:rPr>
                <w:noProof/>
              </w:rPr>
              <w:fldChar w:fldCharType="separate"/>
            </w:r>
            <w:r w:rsidR="005753B8">
              <w:rPr>
                <w:noProof/>
              </w:rPr>
              <w:t>17</w:t>
            </w:r>
            <w:r w:rsidR="006E7A7B">
              <w:rPr>
                <w:noProof/>
              </w:rPr>
              <w:fldChar w:fldCharType="end"/>
            </w:r>
          </w:hyperlink>
        </w:p>
        <w:p w14:paraId="57552FE6" w14:textId="27FD44E5" w:rsidR="006E7A7B" w:rsidRPr="002C6C11" w:rsidRDefault="77A9CFF2" w:rsidP="00762753">
          <w:pPr>
            <w:pStyle w:val="TOC3"/>
            <w:rPr>
              <w:rStyle w:val="Hyperlink"/>
              <w:noProof/>
              <w:kern w:val="2"/>
              <w:lang w:eastAsia="en-GB"/>
              <w14:ligatures w14:val="standardContextual"/>
            </w:rPr>
          </w:pPr>
          <w:hyperlink w:anchor="_Toc1080422808">
            <w:r w:rsidRPr="77A9CFF2">
              <w:rPr>
                <w:rStyle w:val="Hyperlink"/>
                <w:noProof/>
              </w:rPr>
              <w:t>2.7.3Energy &amp; resource efficiency KPIs</w:t>
            </w:r>
            <w:r w:rsidR="006E7A7B">
              <w:rPr>
                <w:noProof/>
              </w:rPr>
              <w:tab/>
            </w:r>
            <w:r w:rsidR="006E7A7B">
              <w:rPr>
                <w:noProof/>
              </w:rPr>
              <w:fldChar w:fldCharType="begin"/>
            </w:r>
            <w:r w:rsidR="006E7A7B">
              <w:rPr>
                <w:noProof/>
              </w:rPr>
              <w:instrText>PAGEREF _Toc1080422808 \h</w:instrText>
            </w:r>
            <w:r w:rsidR="006E7A7B">
              <w:rPr>
                <w:noProof/>
              </w:rPr>
            </w:r>
            <w:r w:rsidR="006E7A7B">
              <w:rPr>
                <w:noProof/>
              </w:rPr>
              <w:fldChar w:fldCharType="separate"/>
            </w:r>
            <w:r w:rsidR="005753B8">
              <w:rPr>
                <w:noProof/>
              </w:rPr>
              <w:t>18</w:t>
            </w:r>
            <w:r w:rsidR="006E7A7B">
              <w:rPr>
                <w:noProof/>
              </w:rPr>
              <w:fldChar w:fldCharType="end"/>
            </w:r>
          </w:hyperlink>
        </w:p>
        <w:p w14:paraId="7A1B61B1" w14:textId="763E6609" w:rsidR="006E7A7B" w:rsidRPr="002C6C11" w:rsidRDefault="77A9CFF2" w:rsidP="00762753">
          <w:pPr>
            <w:pStyle w:val="TOC3"/>
            <w:rPr>
              <w:rStyle w:val="Hyperlink"/>
              <w:noProof/>
              <w:kern w:val="2"/>
              <w:lang w:eastAsia="en-GB"/>
              <w14:ligatures w14:val="standardContextual"/>
            </w:rPr>
          </w:pPr>
          <w:hyperlink w:anchor="_Toc1393957539">
            <w:r w:rsidRPr="77A9CFF2">
              <w:rPr>
                <w:rStyle w:val="Hyperlink"/>
                <w:noProof/>
              </w:rPr>
              <w:t>2.7.4Compute, AI and security related KPIs</w:t>
            </w:r>
            <w:r w:rsidR="006E7A7B">
              <w:rPr>
                <w:noProof/>
              </w:rPr>
              <w:tab/>
            </w:r>
            <w:r w:rsidR="006E7A7B">
              <w:rPr>
                <w:noProof/>
              </w:rPr>
              <w:fldChar w:fldCharType="begin"/>
            </w:r>
            <w:r w:rsidR="006E7A7B">
              <w:rPr>
                <w:noProof/>
              </w:rPr>
              <w:instrText>PAGEREF _Toc1393957539 \h</w:instrText>
            </w:r>
            <w:r w:rsidR="006E7A7B">
              <w:rPr>
                <w:noProof/>
              </w:rPr>
            </w:r>
            <w:r w:rsidR="006E7A7B">
              <w:rPr>
                <w:noProof/>
              </w:rPr>
              <w:fldChar w:fldCharType="separate"/>
            </w:r>
            <w:r w:rsidR="005753B8">
              <w:rPr>
                <w:noProof/>
              </w:rPr>
              <w:t>19</w:t>
            </w:r>
            <w:r w:rsidR="006E7A7B">
              <w:rPr>
                <w:noProof/>
              </w:rPr>
              <w:fldChar w:fldCharType="end"/>
            </w:r>
          </w:hyperlink>
        </w:p>
        <w:p w14:paraId="077FCD06" w14:textId="001B76D7" w:rsidR="006E7A7B" w:rsidRPr="002C6C11" w:rsidRDefault="77A9CFF2" w:rsidP="00762753">
          <w:pPr>
            <w:pStyle w:val="TOC2"/>
            <w:rPr>
              <w:rStyle w:val="Hyperlink"/>
              <w:noProof/>
              <w:kern w:val="2"/>
              <w:lang w:eastAsia="en-GB"/>
              <w14:ligatures w14:val="standardContextual"/>
            </w:rPr>
          </w:pPr>
          <w:hyperlink w:anchor="_Toc813577816">
            <w:r w:rsidRPr="77A9CFF2">
              <w:rPr>
                <w:rStyle w:val="Hyperlink"/>
                <w:noProof/>
              </w:rPr>
              <w:t>2.8End-to-end service scenarios</w:t>
            </w:r>
            <w:r w:rsidR="006E7A7B">
              <w:rPr>
                <w:noProof/>
              </w:rPr>
              <w:tab/>
            </w:r>
            <w:r w:rsidR="006E7A7B">
              <w:rPr>
                <w:noProof/>
              </w:rPr>
              <w:fldChar w:fldCharType="begin"/>
            </w:r>
            <w:r w:rsidR="006E7A7B">
              <w:rPr>
                <w:noProof/>
              </w:rPr>
              <w:instrText>PAGEREF _Toc813577816 \h</w:instrText>
            </w:r>
            <w:r w:rsidR="006E7A7B">
              <w:rPr>
                <w:noProof/>
              </w:rPr>
            </w:r>
            <w:r w:rsidR="006E7A7B">
              <w:rPr>
                <w:noProof/>
              </w:rPr>
              <w:fldChar w:fldCharType="separate"/>
            </w:r>
            <w:r w:rsidR="005753B8">
              <w:rPr>
                <w:noProof/>
              </w:rPr>
              <w:t>19</w:t>
            </w:r>
            <w:r w:rsidR="006E7A7B">
              <w:rPr>
                <w:noProof/>
              </w:rPr>
              <w:fldChar w:fldCharType="end"/>
            </w:r>
          </w:hyperlink>
        </w:p>
        <w:p w14:paraId="4CE90D43" w14:textId="49A4B76B" w:rsidR="006E7A7B" w:rsidRPr="002C6C11" w:rsidRDefault="77A9CFF2" w:rsidP="00762753">
          <w:pPr>
            <w:pStyle w:val="TOC2"/>
            <w:rPr>
              <w:rStyle w:val="Hyperlink"/>
              <w:noProof/>
              <w:kern w:val="2"/>
              <w:lang w:eastAsia="en-GB"/>
              <w14:ligatures w14:val="standardContextual"/>
            </w:rPr>
          </w:pPr>
          <w:hyperlink w:anchor="_Toc693589906">
            <w:r w:rsidRPr="77A9CFF2">
              <w:rPr>
                <w:rStyle w:val="Hyperlink"/>
                <w:noProof/>
              </w:rPr>
              <w:t>2.9High-level test plans per strand</w:t>
            </w:r>
            <w:r w:rsidR="006E7A7B">
              <w:rPr>
                <w:noProof/>
              </w:rPr>
              <w:tab/>
            </w:r>
            <w:r w:rsidR="006E7A7B">
              <w:rPr>
                <w:noProof/>
              </w:rPr>
              <w:fldChar w:fldCharType="begin"/>
            </w:r>
            <w:r w:rsidR="006E7A7B">
              <w:rPr>
                <w:noProof/>
              </w:rPr>
              <w:instrText>PAGEREF _Toc693589906 \h</w:instrText>
            </w:r>
            <w:r w:rsidR="006E7A7B">
              <w:rPr>
                <w:noProof/>
              </w:rPr>
            </w:r>
            <w:r w:rsidR="006E7A7B">
              <w:rPr>
                <w:noProof/>
              </w:rPr>
              <w:fldChar w:fldCharType="separate"/>
            </w:r>
            <w:r w:rsidR="005753B8">
              <w:rPr>
                <w:noProof/>
              </w:rPr>
              <w:t>20</w:t>
            </w:r>
            <w:r w:rsidR="006E7A7B">
              <w:rPr>
                <w:noProof/>
              </w:rPr>
              <w:fldChar w:fldCharType="end"/>
            </w:r>
          </w:hyperlink>
        </w:p>
        <w:p w14:paraId="23AE9204" w14:textId="4D88B3F8" w:rsidR="006E7A7B" w:rsidRPr="002C6C11" w:rsidRDefault="77A9CFF2" w:rsidP="00762753">
          <w:pPr>
            <w:pStyle w:val="TOC3"/>
            <w:rPr>
              <w:rStyle w:val="Hyperlink"/>
              <w:noProof/>
              <w:kern w:val="2"/>
              <w:lang w:eastAsia="en-GB"/>
              <w14:ligatures w14:val="standardContextual"/>
            </w:rPr>
          </w:pPr>
          <w:hyperlink w:anchor="_Toc1564414944">
            <w:r w:rsidRPr="77A9CFF2">
              <w:rPr>
                <w:rStyle w:val="Hyperlink"/>
                <w:noProof/>
              </w:rPr>
              <w:t>2.9.1Strand 2: Cross-edge functionalities</w:t>
            </w:r>
            <w:r w:rsidR="006E7A7B">
              <w:rPr>
                <w:noProof/>
              </w:rPr>
              <w:tab/>
            </w:r>
            <w:r w:rsidR="006E7A7B">
              <w:rPr>
                <w:noProof/>
              </w:rPr>
              <w:fldChar w:fldCharType="begin"/>
            </w:r>
            <w:r w:rsidR="006E7A7B">
              <w:rPr>
                <w:noProof/>
              </w:rPr>
              <w:instrText>PAGEREF _Toc1564414944 \h</w:instrText>
            </w:r>
            <w:r w:rsidR="006E7A7B">
              <w:rPr>
                <w:noProof/>
              </w:rPr>
            </w:r>
            <w:r w:rsidR="006E7A7B">
              <w:rPr>
                <w:noProof/>
              </w:rPr>
              <w:fldChar w:fldCharType="separate"/>
            </w:r>
            <w:r w:rsidR="005753B8">
              <w:rPr>
                <w:noProof/>
              </w:rPr>
              <w:t>20</w:t>
            </w:r>
            <w:r w:rsidR="006E7A7B">
              <w:rPr>
                <w:noProof/>
              </w:rPr>
              <w:fldChar w:fldCharType="end"/>
            </w:r>
          </w:hyperlink>
        </w:p>
        <w:p w14:paraId="7B2472A6" w14:textId="26C12307" w:rsidR="006E7A7B" w:rsidRPr="002C6C11" w:rsidRDefault="77A9CFF2" w:rsidP="00762753">
          <w:pPr>
            <w:pStyle w:val="TOC3"/>
            <w:rPr>
              <w:rStyle w:val="Hyperlink"/>
              <w:noProof/>
              <w:kern w:val="2"/>
              <w:lang w:eastAsia="en-GB"/>
              <w14:ligatures w14:val="standardContextual"/>
            </w:rPr>
          </w:pPr>
          <w:hyperlink w:anchor="_Toc315523278">
            <w:r w:rsidRPr="77A9CFF2">
              <w:rPr>
                <w:rStyle w:val="Hyperlink"/>
                <w:noProof/>
              </w:rPr>
              <w:t>2.9.2Strand 3: Direct to Home</w:t>
            </w:r>
            <w:r w:rsidR="006E7A7B">
              <w:rPr>
                <w:noProof/>
              </w:rPr>
              <w:tab/>
            </w:r>
            <w:r w:rsidR="006E7A7B">
              <w:rPr>
                <w:noProof/>
              </w:rPr>
              <w:fldChar w:fldCharType="begin"/>
            </w:r>
            <w:r w:rsidR="006E7A7B">
              <w:rPr>
                <w:noProof/>
              </w:rPr>
              <w:instrText>PAGEREF _Toc315523278 \h</w:instrText>
            </w:r>
            <w:r w:rsidR="006E7A7B">
              <w:rPr>
                <w:noProof/>
              </w:rPr>
            </w:r>
            <w:r w:rsidR="006E7A7B">
              <w:rPr>
                <w:noProof/>
              </w:rPr>
              <w:fldChar w:fldCharType="separate"/>
            </w:r>
            <w:r w:rsidR="005753B8">
              <w:rPr>
                <w:noProof/>
              </w:rPr>
              <w:t>21</w:t>
            </w:r>
            <w:r w:rsidR="006E7A7B">
              <w:rPr>
                <w:noProof/>
              </w:rPr>
              <w:fldChar w:fldCharType="end"/>
            </w:r>
          </w:hyperlink>
        </w:p>
        <w:p w14:paraId="404F4A48" w14:textId="0710998F" w:rsidR="006E7A7B" w:rsidRPr="002C6C11" w:rsidRDefault="77A9CFF2" w:rsidP="00762753">
          <w:pPr>
            <w:pStyle w:val="TOC3"/>
            <w:rPr>
              <w:rStyle w:val="Hyperlink"/>
              <w:noProof/>
              <w:kern w:val="2"/>
              <w:lang w:eastAsia="en-GB"/>
              <w14:ligatures w14:val="standardContextual"/>
            </w:rPr>
          </w:pPr>
          <w:hyperlink w:anchor="_Toc1631209481">
            <w:r w:rsidRPr="77A9CFF2">
              <w:rPr>
                <w:rStyle w:val="Hyperlink"/>
                <w:noProof/>
              </w:rPr>
              <w:t>2.9.3Strand 4: Direct to Vehicle</w:t>
            </w:r>
            <w:r w:rsidR="006E7A7B">
              <w:rPr>
                <w:noProof/>
              </w:rPr>
              <w:tab/>
            </w:r>
            <w:r w:rsidR="006E7A7B">
              <w:rPr>
                <w:noProof/>
              </w:rPr>
              <w:fldChar w:fldCharType="begin"/>
            </w:r>
            <w:r w:rsidR="006E7A7B">
              <w:rPr>
                <w:noProof/>
              </w:rPr>
              <w:instrText>PAGEREF _Toc1631209481 \h</w:instrText>
            </w:r>
            <w:r w:rsidR="006E7A7B">
              <w:rPr>
                <w:noProof/>
              </w:rPr>
            </w:r>
            <w:r w:rsidR="006E7A7B">
              <w:rPr>
                <w:noProof/>
              </w:rPr>
              <w:fldChar w:fldCharType="separate"/>
            </w:r>
            <w:r w:rsidR="005753B8">
              <w:rPr>
                <w:noProof/>
              </w:rPr>
              <w:t>22</w:t>
            </w:r>
            <w:r w:rsidR="006E7A7B">
              <w:rPr>
                <w:noProof/>
              </w:rPr>
              <w:fldChar w:fldCharType="end"/>
            </w:r>
          </w:hyperlink>
        </w:p>
        <w:p w14:paraId="3CE18F49" w14:textId="64834DD0" w:rsidR="006E7A7B" w:rsidRPr="002C6C11" w:rsidRDefault="77A9CFF2" w:rsidP="00762753">
          <w:pPr>
            <w:pStyle w:val="TOC3"/>
            <w:rPr>
              <w:rStyle w:val="Hyperlink"/>
              <w:noProof/>
              <w:kern w:val="2"/>
              <w:lang w:eastAsia="en-GB"/>
              <w14:ligatures w14:val="standardContextual"/>
            </w:rPr>
          </w:pPr>
          <w:hyperlink w:anchor="_Toc816510031">
            <w:r w:rsidRPr="77A9CFF2">
              <w:rPr>
                <w:rStyle w:val="Hyperlink"/>
                <w:noProof/>
              </w:rPr>
              <w:t>2.9.4Strand 5: Direct to Edge</w:t>
            </w:r>
            <w:r w:rsidR="006E7A7B">
              <w:rPr>
                <w:noProof/>
              </w:rPr>
              <w:tab/>
            </w:r>
            <w:r w:rsidR="006E7A7B">
              <w:rPr>
                <w:noProof/>
              </w:rPr>
              <w:fldChar w:fldCharType="begin"/>
            </w:r>
            <w:r w:rsidR="006E7A7B">
              <w:rPr>
                <w:noProof/>
              </w:rPr>
              <w:instrText>PAGEREF _Toc816510031 \h</w:instrText>
            </w:r>
            <w:r w:rsidR="006E7A7B">
              <w:rPr>
                <w:noProof/>
              </w:rPr>
            </w:r>
            <w:r w:rsidR="006E7A7B">
              <w:rPr>
                <w:noProof/>
              </w:rPr>
              <w:fldChar w:fldCharType="separate"/>
            </w:r>
            <w:r w:rsidR="005753B8">
              <w:rPr>
                <w:noProof/>
              </w:rPr>
              <w:t>22</w:t>
            </w:r>
            <w:r w:rsidR="006E7A7B">
              <w:rPr>
                <w:noProof/>
              </w:rPr>
              <w:fldChar w:fldCharType="end"/>
            </w:r>
          </w:hyperlink>
        </w:p>
        <w:p w14:paraId="3442C946" w14:textId="56578F51" w:rsidR="006E7A7B" w:rsidRPr="002C6C11" w:rsidRDefault="77A9CFF2" w:rsidP="00762753">
          <w:pPr>
            <w:pStyle w:val="TOC3"/>
            <w:rPr>
              <w:rStyle w:val="Hyperlink"/>
              <w:noProof/>
              <w:kern w:val="2"/>
              <w:lang w:eastAsia="en-GB"/>
              <w14:ligatures w14:val="standardContextual"/>
            </w:rPr>
          </w:pPr>
          <w:hyperlink w:anchor="_Toc2062529031">
            <w:r w:rsidRPr="77A9CFF2">
              <w:rPr>
                <w:rStyle w:val="Hyperlink"/>
                <w:noProof/>
              </w:rPr>
              <w:t>2.9.5Strand 6: Direct to Device</w:t>
            </w:r>
            <w:r w:rsidR="006E7A7B">
              <w:rPr>
                <w:noProof/>
              </w:rPr>
              <w:tab/>
            </w:r>
            <w:r w:rsidR="006E7A7B">
              <w:rPr>
                <w:noProof/>
              </w:rPr>
              <w:fldChar w:fldCharType="begin"/>
            </w:r>
            <w:r w:rsidR="006E7A7B">
              <w:rPr>
                <w:noProof/>
              </w:rPr>
              <w:instrText>PAGEREF _Toc2062529031 \h</w:instrText>
            </w:r>
            <w:r w:rsidR="006E7A7B">
              <w:rPr>
                <w:noProof/>
              </w:rPr>
            </w:r>
            <w:r w:rsidR="006E7A7B">
              <w:rPr>
                <w:noProof/>
              </w:rPr>
              <w:fldChar w:fldCharType="separate"/>
            </w:r>
            <w:r w:rsidR="005753B8">
              <w:rPr>
                <w:noProof/>
              </w:rPr>
              <w:t>24</w:t>
            </w:r>
            <w:r w:rsidR="006E7A7B">
              <w:rPr>
                <w:noProof/>
              </w:rPr>
              <w:fldChar w:fldCharType="end"/>
            </w:r>
          </w:hyperlink>
        </w:p>
        <w:p w14:paraId="01304F89" w14:textId="65E2F41D" w:rsidR="006E7A7B" w:rsidRPr="002C6C11" w:rsidRDefault="77A9CFF2" w:rsidP="00762753">
          <w:pPr>
            <w:pStyle w:val="TOC3"/>
            <w:rPr>
              <w:rStyle w:val="Hyperlink"/>
              <w:noProof/>
              <w:kern w:val="2"/>
              <w:lang w:eastAsia="en-GB"/>
              <w14:ligatures w14:val="standardContextual"/>
            </w:rPr>
          </w:pPr>
          <w:hyperlink w:anchor="_Toc17901501">
            <w:r w:rsidRPr="77A9CFF2">
              <w:rPr>
                <w:rStyle w:val="Hyperlink"/>
                <w:noProof/>
              </w:rPr>
              <w:t>2.9.6End to-end performance tests in Phase 2</w:t>
            </w:r>
            <w:r w:rsidR="006E7A7B">
              <w:rPr>
                <w:noProof/>
              </w:rPr>
              <w:tab/>
            </w:r>
            <w:r w:rsidR="006E7A7B">
              <w:rPr>
                <w:noProof/>
              </w:rPr>
              <w:fldChar w:fldCharType="begin"/>
            </w:r>
            <w:r w:rsidR="006E7A7B">
              <w:rPr>
                <w:noProof/>
              </w:rPr>
              <w:instrText>PAGEREF _Toc17901501 \h</w:instrText>
            </w:r>
            <w:r w:rsidR="006E7A7B">
              <w:rPr>
                <w:noProof/>
              </w:rPr>
            </w:r>
            <w:r w:rsidR="006E7A7B">
              <w:rPr>
                <w:noProof/>
              </w:rPr>
              <w:fldChar w:fldCharType="separate"/>
            </w:r>
            <w:r w:rsidR="005753B8">
              <w:rPr>
                <w:noProof/>
              </w:rPr>
              <w:t>24</w:t>
            </w:r>
            <w:r w:rsidR="006E7A7B">
              <w:rPr>
                <w:noProof/>
              </w:rPr>
              <w:fldChar w:fldCharType="end"/>
            </w:r>
          </w:hyperlink>
        </w:p>
        <w:p w14:paraId="3567EABA" w14:textId="344ED00C" w:rsidR="006E7A7B" w:rsidRPr="002C6C11" w:rsidRDefault="77A9CFF2" w:rsidP="00762753">
          <w:pPr>
            <w:pStyle w:val="TOC1"/>
            <w:rPr>
              <w:rStyle w:val="Hyperlink"/>
              <w:noProof/>
              <w:kern w:val="2"/>
              <w:lang w:eastAsia="en-GB"/>
              <w14:ligatures w14:val="standardContextual"/>
            </w:rPr>
          </w:pPr>
          <w:hyperlink w:anchor="_Toc624743109">
            <w:r w:rsidRPr="77A9CFF2">
              <w:rPr>
                <w:rStyle w:val="Hyperlink"/>
                <w:noProof/>
              </w:rPr>
              <w:t>3.Test and validation plan for Strand 3: Direct to Home</w:t>
            </w:r>
            <w:r w:rsidR="006E7A7B">
              <w:rPr>
                <w:noProof/>
              </w:rPr>
              <w:tab/>
            </w:r>
            <w:r w:rsidR="006E7A7B">
              <w:rPr>
                <w:noProof/>
              </w:rPr>
              <w:fldChar w:fldCharType="begin"/>
            </w:r>
            <w:r w:rsidR="006E7A7B">
              <w:rPr>
                <w:noProof/>
              </w:rPr>
              <w:instrText>PAGEREF _Toc624743109 \h</w:instrText>
            </w:r>
            <w:r w:rsidR="006E7A7B">
              <w:rPr>
                <w:noProof/>
              </w:rPr>
            </w:r>
            <w:r w:rsidR="006E7A7B">
              <w:rPr>
                <w:noProof/>
              </w:rPr>
              <w:fldChar w:fldCharType="separate"/>
            </w:r>
            <w:r w:rsidR="005753B8">
              <w:rPr>
                <w:noProof/>
              </w:rPr>
              <w:t>28</w:t>
            </w:r>
            <w:r w:rsidR="006E7A7B">
              <w:rPr>
                <w:noProof/>
              </w:rPr>
              <w:fldChar w:fldCharType="end"/>
            </w:r>
          </w:hyperlink>
        </w:p>
        <w:p w14:paraId="6EA49EA3" w14:textId="44DF6D24" w:rsidR="006E7A7B" w:rsidRPr="002C6C11" w:rsidRDefault="77A9CFF2" w:rsidP="00762753">
          <w:pPr>
            <w:pStyle w:val="TOC2"/>
            <w:rPr>
              <w:rStyle w:val="Hyperlink"/>
              <w:noProof/>
              <w:kern w:val="2"/>
              <w:lang w:eastAsia="en-GB"/>
              <w14:ligatures w14:val="standardContextual"/>
            </w:rPr>
          </w:pPr>
          <w:hyperlink w:anchor="_Toc1798167531">
            <w:r w:rsidRPr="77A9CFF2">
              <w:rPr>
                <w:rStyle w:val="Hyperlink"/>
                <w:noProof/>
              </w:rPr>
              <w:t>3.1High-level description of the test plan</w:t>
            </w:r>
            <w:r w:rsidR="006E7A7B">
              <w:rPr>
                <w:noProof/>
              </w:rPr>
              <w:tab/>
            </w:r>
            <w:r w:rsidR="006E7A7B">
              <w:rPr>
                <w:noProof/>
              </w:rPr>
              <w:fldChar w:fldCharType="begin"/>
            </w:r>
            <w:r w:rsidR="006E7A7B">
              <w:rPr>
                <w:noProof/>
              </w:rPr>
              <w:instrText>PAGEREF _Toc1798167531 \h</w:instrText>
            </w:r>
            <w:r w:rsidR="006E7A7B">
              <w:rPr>
                <w:noProof/>
              </w:rPr>
            </w:r>
            <w:r w:rsidR="006E7A7B">
              <w:rPr>
                <w:noProof/>
              </w:rPr>
              <w:fldChar w:fldCharType="separate"/>
            </w:r>
            <w:r w:rsidR="005753B8">
              <w:rPr>
                <w:noProof/>
              </w:rPr>
              <w:t>28</w:t>
            </w:r>
            <w:r w:rsidR="006E7A7B">
              <w:rPr>
                <w:noProof/>
              </w:rPr>
              <w:fldChar w:fldCharType="end"/>
            </w:r>
          </w:hyperlink>
        </w:p>
        <w:p w14:paraId="3C66B9F1" w14:textId="502D7CAA" w:rsidR="006E7A7B" w:rsidRPr="002C6C11" w:rsidRDefault="77A9CFF2" w:rsidP="00762753">
          <w:pPr>
            <w:pStyle w:val="TOC3"/>
            <w:rPr>
              <w:rStyle w:val="Hyperlink"/>
              <w:noProof/>
              <w:kern w:val="2"/>
              <w:lang w:eastAsia="en-GB"/>
              <w14:ligatures w14:val="standardContextual"/>
            </w:rPr>
          </w:pPr>
          <w:hyperlink w:anchor="_Toc1878559605">
            <w:r w:rsidRPr="77A9CFF2">
              <w:rPr>
                <w:rStyle w:val="Hyperlink"/>
                <w:noProof/>
              </w:rPr>
              <w:t>3.1.1SES DTH testbed</w:t>
            </w:r>
            <w:r w:rsidR="006E7A7B">
              <w:rPr>
                <w:noProof/>
              </w:rPr>
              <w:tab/>
            </w:r>
            <w:r w:rsidR="006E7A7B">
              <w:rPr>
                <w:noProof/>
              </w:rPr>
              <w:fldChar w:fldCharType="begin"/>
            </w:r>
            <w:r w:rsidR="006E7A7B">
              <w:rPr>
                <w:noProof/>
              </w:rPr>
              <w:instrText>PAGEREF _Toc1878559605 \h</w:instrText>
            </w:r>
            <w:r w:rsidR="006E7A7B">
              <w:rPr>
                <w:noProof/>
              </w:rPr>
            </w:r>
            <w:r w:rsidR="006E7A7B">
              <w:rPr>
                <w:noProof/>
              </w:rPr>
              <w:fldChar w:fldCharType="separate"/>
            </w:r>
            <w:r w:rsidR="005753B8">
              <w:rPr>
                <w:noProof/>
              </w:rPr>
              <w:t>28</w:t>
            </w:r>
            <w:r w:rsidR="006E7A7B">
              <w:rPr>
                <w:noProof/>
              </w:rPr>
              <w:fldChar w:fldCharType="end"/>
            </w:r>
          </w:hyperlink>
        </w:p>
        <w:p w14:paraId="4BF82D97" w14:textId="70107D75" w:rsidR="006E7A7B" w:rsidRPr="002C6C11" w:rsidRDefault="77A9CFF2" w:rsidP="00762753">
          <w:pPr>
            <w:pStyle w:val="TOC3"/>
            <w:rPr>
              <w:rStyle w:val="Hyperlink"/>
              <w:noProof/>
              <w:kern w:val="2"/>
              <w:lang w:eastAsia="en-GB"/>
              <w14:ligatures w14:val="standardContextual"/>
            </w:rPr>
          </w:pPr>
          <w:hyperlink w:anchor="_Toc1819345887">
            <w:r w:rsidRPr="77A9CFF2">
              <w:rPr>
                <w:rStyle w:val="Hyperlink"/>
                <w:noProof/>
              </w:rPr>
              <w:t>3.1.2EBU DTH testbed</w:t>
            </w:r>
            <w:r w:rsidR="006E7A7B">
              <w:rPr>
                <w:noProof/>
              </w:rPr>
              <w:tab/>
            </w:r>
            <w:r w:rsidR="006E7A7B">
              <w:rPr>
                <w:noProof/>
              </w:rPr>
              <w:fldChar w:fldCharType="begin"/>
            </w:r>
            <w:r w:rsidR="006E7A7B">
              <w:rPr>
                <w:noProof/>
              </w:rPr>
              <w:instrText>PAGEREF _Toc1819345887 \h</w:instrText>
            </w:r>
            <w:r w:rsidR="006E7A7B">
              <w:rPr>
                <w:noProof/>
              </w:rPr>
            </w:r>
            <w:r w:rsidR="006E7A7B">
              <w:rPr>
                <w:noProof/>
              </w:rPr>
              <w:fldChar w:fldCharType="separate"/>
            </w:r>
            <w:r w:rsidR="005753B8">
              <w:rPr>
                <w:noProof/>
              </w:rPr>
              <w:t>28</w:t>
            </w:r>
            <w:r w:rsidR="006E7A7B">
              <w:rPr>
                <w:noProof/>
              </w:rPr>
              <w:fldChar w:fldCharType="end"/>
            </w:r>
          </w:hyperlink>
        </w:p>
        <w:p w14:paraId="0AF9C7EF" w14:textId="75927D10" w:rsidR="006E7A7B" w:rsidRPr="002C6C11" w:rsidRDefault="77A9CFF2" w:rsidP="00762753">
          <w:pPr>
            <w:pStyle w:val="TOC2"/>
            <w:rPr>
              <w:rStyle w:val="Hyperlink"/>
              <w:noProof/>
              <w:kern w:val="2"/>
              <w:lang w:eastAsia="en-GB"/>
              <w14:ligatures w14:val="standardContextual"/>
            </w:rPr>
          </w:pPr>
          <w:hyperlink w:anchor="_Toc503198353">
            <w:r w:rsidRPr="77A9CFF2">
              <w:rPr>
                <w:rStyle w:val="Hyperlink"/>
                <w:noProof/>
              </w:rPr>
              <w:t>3.2Test bed(s) and setup(s)</w:t>
            </w:r>
            <w:r w:rsidR="006E7A7B">
              <w:rPr>
                <w:noProof/>
              </w:rPr>
              <w:tab/>
            </w:r>
            <w:r w:rsidR="006E7A7B">
              <w:rPr>
                <w:noProof/>
              </w:rPr>
              <w:fldChar w:fldCharType="begin"/>
            </w:r>
            <w:r w:rsidR="006E7A7B">
              <w:rPr>
                <w:noProof/>
              </w:rPr>
              <w:instrText>PAGEREF _Toc503198353 \h</w:instrText>
            </w:r>
            <w:r w:rsidR="006E7A7B">
              <w:rPr>
                <w:noProof/>
              </w:rPr>
            </w:r>
            <w:r w:rsidR="006E7A7B">
              <w:rPr>
                <w:noProof/>
              </w:rPr>
              <w:fldChar w:fldCharType="separate"/>
            </w:r>
            <w:r w:rsidR="005753B8">
              <w:rPr>
                <w:noProof/>
              </w:rPr>
              <w:t>29</w:t>
            </w:r>
            <w:r w:rsidR="006E7A7B">
              <w:rPr>
                <w:noProof/>
              </w:rPr>
              <w:fldChar w:fldCharType="end"/>
            </w:r>
          </w:hyperlink>
        </w:p>
        <w:p w14:paraId="2B77D9A4" w14:textId="4D3AFDDF" w:rsidR="006E7A7B" w:rsidRPr="002C6C11" w:rsidRDefault="77A9CFF2" w:rsidP="00762753">
          <w:pPr>
            <w:pStyle w:val="TOC3"/>
            <w:rPr>
              <w:rStyle w:val="Hyperlink"/>
              <w:noProof/>
              <w:kern w:val="2"/>
              <w:lang w:eastAsia="en-GB"/>
              <w14:ligatures w14:val="standardContextual"/>
            </w:rPr>
          </w:pPr>
          <w:hyperlink w:anchor="_Toc1541748489">
            <w:r w:rsidRPr="77A9CFF2">
              <w:rPr>
                <w:rStyle w:val="Hyperlink"/>
                <w:noProof/>
              </w:rPr>
              <w:t>3.2.1SES DTH testbed</w:t>
            </w:r>
            <w:r w:rsidR="006E7A7B">
              <w:rPr>
                <w:noProof/>
              </w:rPr>
              <w:tab/>
            </w:r>
            <w:r w:rsidR="006E7A7B">
              <w:rPr>
                <w:noProof/>
              </w:rPr>
              <w:fldChar w:fldCharType="begin"/>
            </w:r>
            <w:r w:rsidR="006E7A7B">
              <w:rPr>
                <w:noProof/>
              </w:rPr>
              <w:instrText>PAGEREF _Toc1541748489 \h</w:instrText>
            </w:r>
            <w:r w:rsidR="006E7A7B">
              <w:rPr>
                <w:noProof/>
              </w:rPr>
            </w:r>
            <w:r w:rsidR="006E7A7B">
              <w:rPr>
                <w:noProof/>
              </w:rPr>
              <w:fldChar w:fldCharType="separate"/>
            </w:r>
            <w:r w:rsidR="005753B8">
              <w:rPr>
                <w:noProof/>
              </w:rPr>
              <w:t>29</w:t>
            </w:r>
            <w:r w:rsidR="006E7A7B">
              <w:rPr>
                <w:noProof/>
              </w:rPr>
              <w:fldChar w:fldCharType="end"/>
            </w:r>
          </w:hyperlink>
        </w:p>
        <w:p w14:paraId="2FE53CCD" w14:textId="56869F58" w:rsidR="006E7A7B" w:rsidRPr="002C6C11" w:rsidRDefault="77A9CFF2" w:rsidP="00762753">
          <w:pPr>
            <w:pStyle w:val="TOC3"/>
            <w:rPr>
              <w:rStyle w:val="Hyperlink"/>
              <w:noProof/>
              <w:kern w:val="2"/>
              <w:lang w:eastAsia="en-GB"/>
              <w14:ligatures w14:val="standardContextual"/>
            </w:rPr>
          </w:pPr>
          <w:hyperlink w:anchor="_Toc1583676388">
            <w:r w:rsidRPr="77A9CFF2">
              <w:rPr>
                <w:rStyle w:val="Hyperlink"/>
                <w:noProof/>
              </w:rPr>
              <w:t>3.2.2EBU DTH testbed</w:t>
            </w:r>
            <w:r w:rsidR="006E7A7B">
              <w:rPr>
                <w:noProof/>
              </w:rPr>
              <w:tab/>
            </w:r>
            <w:r w:rsidR="006E7A7B">
              <w:rPr>
                <w:noProof/>
              </w:rPr>
              <w:fldChar w:fldCharType="begin"/>
            </w:r>
            <w:r w:rsidR="006E7A7B">
              <w:rPr>
                <w:noProof/>
              </w:rPr>
              <w:instrText>PAGEREF _Toc1583676388 \h</w:instrText>
            </w:r>
            <w:r w:rsidR="006E7A7B">
              <w:rPr>
                <w:noProof/>
              </w:rPr>
            </w:r>
            <w:r w:rsidR="006E7A7B">
              <w:rPr>
                <w:noProof/>
              </w:rPr>
              <w:fldChar w:fldCharType="separate"/>
            </w:r>
            <w:r w:rsidR="005753B8">
              <w:rPr>
                <w:noProof/>
              </w:rPr>
              <w:t>33</w:t>
            </w:r>
            <w:r w:rsidR="006E7A7B">
              <w:rPr>
                <w:noProof/>
              </w:rPr>
              <w:fldChar w:fldCharType="end"/>
            </w:r>
          </w:hyperlink>
        </w:p>
        <w:p w14:paraId="085A3E3F" w14:textId="0E317896" w:rsidR="006E7A7B" w:rsidRPr="002C6C11" w:rsidRDefault="77A9CFF2" w:rsidP="00762753">
          <w:pPr>
            <w:pStyle w:val="TOC2"/>
            <w:rPr>
              <w:rStyle w:val="Hyperlink"/>
              <w:noProof/>
              <w:kern w:val="2"/>
              <w:lang w:eastAsia="en-GB"/>
              <w14:ligatures w14:val="standardContextual"/>
            </w:rPr>
          </w:pPr>
          <w:hyperlink w:anchor="_Toc158619963">
            <w:r w:rsidRPr="77A9CFF2">
              <w:rPr>
                <w:rStyle w:val="Hyperlink"/>
                <w:noProof/>
              </w:rPr>
              <w:t>3.3Validation methodology</w:t>
            </w:r>
            <w:r w:rsidR="006E7A7B">
              <w:rPr>
                <w:noProof/>
              </w:rPr>
              <w:tab/>
            </w:r>
            <w:r w:rsidR="006E7A7B">
              <w:rPr>
                <w:noProof/>
              </w:rPr>
              <w:fldChar w:fldCharType="begin"/>
            </w:r>
            <w:r w:rsidR="006E7A7B">
              <w:rPr>
                <w:noProof/>
              </w:rPr>
              <w:instrText>PAGEREF _Toc158619963 \h</w:instrText>
            </w:r>
            <w:r w:rsidR="006E7A7B">
              <w:rPr>
                <w:noProof/>
              </w:rPr>
            </w:r>
            <w:r w:rsidR="006E7A7B">
              <w:rPr>
                <w:noProof/>
              </w:rPr>
              <w:fldChar w:fldCharType="separate"/>
            </w:r>
            <w:r w:rsidR="005753B8">
              <w:rPr>
                <w:noProof/>
              </w:rPr>
              <w:t>35</w:t>
            </w:r>
            <w:r w:rsidR="006E7A7B">
              <w:rPr>
                <w:noProof/>
              </w:rPr>
              <w:fldChar w:fldCharType="end"/>
            </w:r>
          </w:hyperlink>
        </w:p>
        <w:p w14:paraId="0912AC17" w14:textId="233D853E" w:rsidR="006E7A7B" w:rsidRPr="002C6C11" w:rsidRDefault="77A9CFF2" w:rsidP="00762753">
          <w:pPr>
            <w:pStyle w:val="TOC3"/>
            <w:rPr>
              <w:rStyle w:val="Hyperlink"/>
              <w:noProof/>
              <w:kern w:val="2"/>
              <w:lang w:eastAsia="en-GB"/>
              <w14:ligatures w14:val="standardContextual"/>
            </w:rPr>
          </w:pPr>
          <w:hyperlink w:anchor="_Toc1881207560">
            <w:r w:rsidRPr="77A9CFF2">
              <w:rPr>
                <w:rStyle w:val="Hyperlink"/>
                <w:noProof/>
              </w:rPr>
              <w:t>3.3.1Functional testing methodology</w:t>
            </w:r>
            <w:r w:rsidR="006E7A7B">
              <w:rPr>
                <w:noProof/>
              </w:rPr>
              <w:tab/>
            </w:r>
            <w:r w:rsidR="006E7A7B">
              <w:rPr>
                <w:noProof/>
              </w:rPr>
              <w:fldChar w:fldCharType="begin"/>
            </w:r>
            <w:r w:rsidR="006E7A7B">
              <w:rPr>
                <w:noProof/>
              </w:rPr>
              <w:instrText>PAGEREF _Toc1881207560 \h</w:instrText>
            </w:r>
            <w:r w:rsidR="006E7A7B">
              <w:rPr>
                <w:noProof/>
              </w:rPr>
            </w:r>
            <w:r w:rsidR="006E7A7B">
              <w:rPr>
                <w:noProof/>
              </w:rPr>
              <w:fldChar w:fldCharType="separate"/>
            </w:r>
            <w:r w:rsidR="005753B8">
              <w:rPr>
                <w:noProof/>
              </w:rPr>
              <w:t>35</w:t>
            </w:r>
            <w:r w:rsidR="006E7A7B">
              <w:rPr>
                <w:noProof/>
              </w:rPr>
              <w:fldChar w:fldCharType="end"/>
            </w:r>
          </w:hyperlink>
        </w:p>
        <w:p w14:paraId="2C60A07C" w14:textId="5A98DA23" w:rsidR="006E7A7B" w:rsidRPr="002C6C11" w:rsidRDefault="77A9CFF2" w:rsidP="00762753">
          <w:pPr>
            <w:pStyle w:val="TOC3"/>
            <w:rPr>
              <w:rStyle w:val="Hyperlink"/>
              <w:noProof/>
              <w:kern w:val="2"/>
              <w:lang w:eastAsia="en-GB"/>
              <w14:ligatures w14:val="standardContextual"/>
            </w:rPr>
          </w:pPr>
          <w:hyperlink w:anchor="_Toc898005133">
            <w:r w:rsidRPr="77A9CFF2">
              <w:rPr>
                <w:rStyle w:val="Hyperlink"/>
                <w:noProof/>
              </w:rPr>
              <w:t>3.3.2Operational testing methodology</w:t>
            </w:r>
            <w:r w:rsidR="006E7A7B">
              <w:rPr>
                <w:noProof/>
              </w:rPr>
              <w:tab/>
            </w:r>
            <w:r w:rsidR="006E7A7B">
              <w:rPr>
                <w:noProof/>
              </w:rPr>
              <w:fldChar w:fldCharType="begin"/>
            </w:r>
            <w:r w:rsidR="006E7A7B">
              <w:rPr>
                <w:noProof/>
              </w:rPr>
              <w:instrText>PAGEREF _Toc898005133 \h</w:instrText>
            </w:r>
            <w:r w:rsidR="006E7A7B">
              <w:rPr>
                <w:noProof/>
              </w:rPr>
            </w:r>
            <w:r w:rsidR="006E7A7B">
              <w:rPr>
                <w:noProof/>
              </w:rPr>
              <w:fldChar w:fldCharType="separate"/>
            </w:r>
            <w:r w:rsidR="005753B8">
              <w:rPr>
                <w:noProof/>
              </w:rPr>
              <w:t>35</w:t>
            </w:r>
            <w:r w:rsidR="006E7A7B">
              <w:rPr>
                <w:noProof/>
              </w:rPr>
              <w:fldChar w:fldCharType="end"/>
            </w:r>
          </w:hyperlink>
        </w:p>
        <w:p w14:paraId="11F97C62" w14:textId="7842F4B9" w:rsidR="006E7A7B" w:rsidRPr="002C6C11" w:rsidRDefault="77A9CFF2" w:rsidP="00762753">
          <w:pPr>
            <w:pStyle w:val="TOC3"/>
            <w:rPr>
              <w:rStyle w:val="Hyperlink"/>
              <w:noProof/>
              <w:kern w:val="2"/>
              <w:lang w:eastAsia="en-GB"/>
              <w14:ligatures w14:val="standardContextual"/>
            </w:rPr>
          </w:pPr>
          <w:hyperlink w:anchor="_Toc331267818">
            <w:r w:rsidRPr="77A9CFF2">
              <w:rPr>
                <w:rStyle w:val="Hyperlink"/>
                <w:noProof/>
              </w:rPr>
              <w:t>3.3.3Test cases</w:t>
            </w:r>
            <w:r w:rsidR="006E7A7B">
              <w:rPr>
                <w:noProof/>
              </w:rPr>
              <w:tab/>
            </w:r>
            <w:r w:rsidR="006E7A7B">
              <w:rPr>
                <w:noProof/>
              </w:rPr>
              <w:fldChar w:fldCharType="begin"/>
            </w:r>
            <w:r w:rsidR="006E7A7B">
              <w:rPr>
                <w:noProof/>
              </w:rPr>
              <w:instrText>PAGEREF _Toc331267818 \h</w:instrText>
            </w:r>
            <w:r w:rsidR="006E7A7B">
              <w:rPr>
                <w:noProof/>
              </w:rPr>
            </w:r>
            <w:r w:rsidR="006E7A7B">
              <w:rPr>
                <w:noProof/>
              </w:rPr>
              <w:fldChar w:fldCharType="separate"/>
            </w:r>
            <w:r w:rsidR="005753B8">
              <w:rPr>
                <w:noProof/>
              </w:rPr>
              <w:t>35</w:t>
            </w:r>
            <w:r w:rsidR="006E7A7B">
              <w:rPr>
                <w:noProof/>
              </w:rPr>
              <w:fldChar w:fldCharType="end"/>
            </w:r>
          </w:hyperlink>
        </w:p>
        <w:p w14:paraId="2B256C15" w14:textId="50D086F5" w:rsidR="006E7A7B" w:rsidRPr="002C6C11" w:rsidRDefault="77A9CFF2" w:rsidP="00762753">
          <w:pPr>
            <w:pStyle w:val="TOC2"/>
            <w:rPr>
              <w:rStyle w:val="Hyperlink"/>
              <w:noProof/>
              <w:kern w:val="2"/>
              <w:lang w:eastAsia="en-GB"/>
              <w14:ligatures w14:val="standardContextual"/>
            </w:rPr>
          </w:pPr>
          <w:hyperlink w:anchor="_Toc510416286">
            <w:r w:rsidRPr="77A9CFF2">
              <w:rPr>
                <w:rStyle w:val="Hyperlink"/>
                <w:noProof/>
              </w:rPr>
              <w:t>3.4Key results</w:t>
            </w:r>
            <w:r w:rsidR="006E7A7B">
              <w:rPr>
                <w:noProof/>
              </w:rPr>
              <w:tab/>
            </w:r>
            <w:r w:rsidR="006E7A7B">
              <w:rPr>
                <w:noProof/>
              </w:rPr>
              <w:fldChar w:fldCharType="begin"/>
            </w:r>
            <w:r w:rsidR="006E7A7B">
              <w:rPr>
                <w:noProof/>
              </w:rPr>
              <w:instrText>PAGEREF _Toc510416286 \h</w:instrText>
            </w:r>
            <w:r w:rsidR="006E7A7B">
              <w:rPr>
                <w:noProof/>
              </w:rPr>
            </w:r>
            <w:r w:rsidR="006E7A7B">
              <w:rPr>
                <w:noProof/>
              </w:rPr>
              <w:fldChar w:fldCharType="separate"/>
            </w:r>
            <w:r w:rsidR="005753B8">
              <w:rPr>
                <w:noProof/>
              </w:rPr>
              <w:t>47</w:t>
            </w:r>
            <w:r w:rsidR="006E7A7B">
              <w:rPr>
                <w:noProof/>
              </w:rPr>
              <w:fldChar w:fldCharType="end"/>
            </w:r>
          </w:hyperlink>
        </w:p>
        <w:p w14:paraId="55B0291C" w14:textId="54AE07E2" w:rsidR="006E7A7B" w:rsidRPr="002C6C11" w:rsidRDefault="77A9CFF2" w:rsidP="00762753">
          <w:pPr>
            <w:pStyle w:val="TOC3"/>
            <w:rPr>
              <w:rStyle w:val="Hyperlink"/>
              <w:noProof/>
              <w:kern w:val="2"/>
              <w:lang w:eastAsia="en-GB"/>
              <w14:ligatures w14:val="standardContextual"/>
            </w:rPr>
          </w:pPr>
          <w:hyperlink w:anchor="_Toc1696186209">
            <w:r w:rsidRPr="77A9CFF2">
              <w:rPr>
                <w:rStyle w:val="Hyperlink"/>
                <w:noProof/>
              </w:rPr>
              <w:t>3.4.1 Results of Test Cases of WP3.1.1</w:t>
            </w:r>
            <w:r w:rsidR="006E7A7B">
              <w:rPr>
                <w:noProof/>
              </w:rPr>
              <w:tab/>
            </w:r>
            <w:r w:rsidR="006E7A7B">
              <w:rPr>
                <w:noProof/>
              </w:rPr>
              <w:fldChar w:fldCharType="begin"/>
            </w:r>
            <w:r w:rsidR="006E7A7B">
              <w:rPr>
                <w:noProof/>
              </w:rPr>
              <w:instrText>PAGEREF _Toc1696186209 \h</w:instrText>
            </w:r>
            <w:r w:rsidR="006E7A7B">
              <w:rPr>
                <w:noProof/>
              </w:rPr>
            </w:r>
            <w:r w:rsidR="006E7A7B">
              <w:rPr>
                <w:noProof/>
              </w:rPr>
              <w:fldChar w:fldCharType="separate"/>
            </w:r>
            <w:r w:rsidR="005753B8">
              <w:rPr>
                <w:noProof/>
              </w:rPr>
              <w:t>47</w:t>
            </w:r>
            <w:r w:rsidR="006E7A7B">
              <w:rPr>
                <w:noProof/>
              </w:rPr>
              <w:fldChar w:fldCharType="end"/>
            </w:r>
          </w:hyperlink>
        </w:p>
        <w:p w14:paraId="6225FBF3" w14:textId="6D4DF455" w:rsidR="006E7A7B" w:rsidRPr="002C6C11" w:rsidRDefault="77A9CFF2" w:rsidP="00762753">
          <w:pPr>
            <w:pStyle w:val="TOC3"/>
            <w:rPr>
              <w:rStyle w:val="Hyperlink"/>
              <w:noProof/>
              <w:kern w:val="2"/>
              <w:lang w:eastAsia="en-GB"/>
              <w14:ligatures w14:val="standardContextual"/>
            </w:rPr>
          </w:pPr>
          <w:hyperlink w:anchor="_Toc1432327821">
            <w:r w:rsidRPr="77A9CFF2">
              <w:rPr>
                <w:rStyle w:val="Hyperlink"/>
                <w:noProof/>
              </w:rPr>
              <w:t>3.4.2 Results of Test Cases of WP3.1.2</w:t>
            </w:r>
            <w:r w:rsidR="006E7A7B">
              <w:rPr>
                <w:noProof/>
              </w:rPr>
              <w:tab/>
            </w:r>
            <w:r w:rsidR="006E7A7B">
              <w:rPr>
                <w:noProof/>
              </w:rPr>
              <w:fldChar w:fldCharType="begin"/>
            </w:r>
            <w:r w:rsidR="006E7A7B">
              <w:rPr>
                <w:noProof/>
              </w:rPr>
              <w:instrText>PAGEREF _Toc1432327821 \h</w:instrText>
            </w:r>
            <w:r w:rsidR="006E7A7B">
              <w:rPr>
                <w:noProof/>
              </w:rPr>
            </w:r>
            <w:r w:rsidR="006E7A7B">
              <w:rPr>
                <w:noProof/>
              </w:rPr>
              <w:fldChar w:fldCharType="separate"/>
            </w:r>
            <w:r w:rsidR="005753B8">
              <w:rPr>
                <w:noProof/>
              </w:rPr>
              <w:t>47</w:t>
            </w:r>
            <w:r w:rsidR="006E7A7B">
              <w:rPr>
                <w:noProof/>
              </w:rPr>
              <w:fldChar w:fldCharType="end"/>
            </w:r>
          </w:hyperlink>
        </w:p>
        <w:p w14:paraId="663F7EE1" w14:textId="7446354B" w:rsidR="006E7A7B" w:rsidRPr="002C6C11" w:rsidRDefault="77A9CFF2" w:rsidP="00762753">
          <w:pPr>
            <w:pStyle w:val="TOC3"/>
            <w:rPr>
              <w:rStyle w:val="Hyperlink"/>
              <w:noProof/>
              <w:kern w:val="2"/>
              <w:lang w:eastAsia="en-GB"/>
              <w14:ligatures w14:val="standardContextual"/>
            </w:rPr>
          </w:pPr>
          <w:hyperlink w:anchor="_Toc1473627841">
            <w:r w:rsidRPr="77A9CFF2">
              <w:rPr>
                <w:rStyle w:val="Hyperlink"/>
                <w:noProof/>
              </w:rPr>
              <w:t>3.4.3 Results of Test Cases of WP3.1.3</w:t>
            </w:r>
            <w:r w:rsidR="006E7A7B">
              <w:rPr>
                <w:noProof/>
              </w:rPr>
              <w:tab/>
            </w:r>
            <w:r w:rsidR="006E7A7B">
              <w:rPr>
                <w:noProof/>
              </w:rPr>
              <w:fldChar w:fldCharType="begin"/>
            </w:r>
            <w:r w:rsidR="006E7A7B">
              <w:rPr>
                <w:noProof/>
              </w:rPr>
              <w:instrText>PAGEREF _Toc1473627841 \h</w:instrText>
            </w:r>
            <w:r w:rsidR="006E7A7B">
              <w:rPr>
                <w:noProof/>
              </w:rPr>
            </w:r>
            <w:r w:rsidR="006E7A7B">
              <w:rPr>
                <w:noProof/>
              </w:rPr>
              <w:fldChar w:fldCharType="separate"/>
            </w:r>
            <w:r w:rsidR="005753B8">
              <w:rPr>
                <w:noProof/>
              </w:rPr>
              <w:t>47</w:t>
            </w:r>
            <w:r w:rsidR="006E7A7B">
              <w:rPr>
                <w:noProof/>
              </w:rPr>
              <w:fldChar w:fldCharType="end"/>
            </w:r>
          </w:hyperlink>
        </w:p>
        <w:p w14:paraId="2CF36345" w14:textId="4C7D944A" w:rsidR="006E7A7B" w:rsidRPr="002C6C11" w:rsidRDefault="77A9CFF2" w:rsidP="00762753">
          <w:pPr>
            <w:pStyle w:val="TOC3"/>
            <w:rPr>
              <w:rStyle w:val="Hyperlink"/>
              <w:noProof/>
              <w:kern w:val="2"/>
              <w:lang w:eastAsia="en-GB"/>
              <w14:ligatures w14:val="standardContextual"/>
            </w:rPr>
          </w:pPr>
          <w:hyperlink w:anchor="_Toc101357946">
            <w:r w:rsidRPr="77A9CFF2">
              <w:rPr>
                <w:rStyle w:val="Hyperlink"/>
                <w:noProof/>
              </w:rPr>
              <w:t>3.4.4 Results of Test Cases defined in WP3.1.4</w:t>
            </w:r>
            <w:r w:rsidR="006E7A7B">
              <w:rPr>
                <w:noProof/>
              </w:rPr>
              <w:tab/>
            </w:r>
            <w:r w:rsidR="006E7A7B">
              <w:rPr>
                <w:noProof/>
              </w:rPr>
              <w:fldChar w:fldCharType="begin"/>
            </w:r>
            <w:r w:rsidR="006E7A7B">
              <w:rPr>
                <w:noProof/>
              </w:rPr>
              <w:instrText>PAGEREF _Toc101357946 \h</w:instrText>
            </w:r>
            <w:r w:rsidR="006E7A7B">
              <w:rPr>
                <w:noProof/>
              </w:rPr>
            </w:r>
            <w:r w:rsidR="006E7A7B">
              <w:rPr>
                <w:noProof/>
              </w:rPr>
              <w:fldChar w:fldCharType="separate"/>
            </w:r>
            <w:r w:rsidR="005753B8">
              <w:rPr>
                <w:noProof/>
              </w:rPr>
              <w:t>47</w:t>
            </w:r>
            <w:r w:rsidR="006E7A7B">
              <w:rPr>
                <w:noProof/>
              </w:rPr>
              <w:fldChar w:fldCharType="end"/>
            </w:r>
          </w:hyperlink>
        </w:p>
        <w:p w14:paraId="10340644" w14:textId="30D51362" w:rsidR="006E7A7B" w:rsidRPr="002C6C11" w:rsidRDefault="77A9CFF2" w:rsidP="00762753">
          <w:pPr>
            <w:pStyle w:val="TOC3"/>
            <w:rPr>
              <w:rStyle w:val="Hyperlink"/>
              <w:noProof/>
              <w:kern w:val="2"/>
              <w:lang w:eastAsia="en-GB"/>
              <w14:ligatures w14:val="standardContextual"/>
            </w:rPr>
          </w:pPr>
          <w:hyperlink w:anchor="_Toc528841987">
            <w:r w:rsidRPr="77A9CFF2">
              <w:rPr>
                <w:rStyle w:val="Hyperlink"/>
                <w:noProof/>
              </w:rPr>
              <w:t>3.4.5 Results of Test Cases defined in WP3.1.5</w:t>
            </w:r>
            <w:r w:rsidR="006E7A7B">
              <w:rPr>
                <w:noProof/>
              </w:rPr>
              <w:tab/>
            </w:r>
            <w:r w:rsidR="006E7A7B">
              <w:rPr>
                <w:noProof/>
              </w:rPr>
              <w:fldChar w:fldCharType="begin"/>
            </w:r>
            <w:r w:rsidR="006E7A7B">
              <w:rPr>
                <w:noProof/>
              </w:rPr>
              <w:instrText>PAGEREF _Toc528841987 \h</w:instrText>
            </w:r>
            <w:r w:rsidR="006E7A7B">
              <w:rPr>
                <w:noProof/>
              </w:rPr>
            </w:r>
            <w:r w:rsidR="006E7A7B">
              <w:rPr>
                <w:noProof/>
              </w:rPr>
              <w:fldChar w:fldCharType="separate"/>
            </w:r>
            <w:r w:rsidR="005753B8">
              <w:rPr>
                <w:noProof/>
              </w:rPr>
              <w:t>47</w:t>
            </w:r>
            <w:r w:rsidR="006E7A7B">
              <w:rPr>
                <w:noProof/>
              </w:rPr>
              <w:fldChar w:fldCharType="end"/>
            </w:r>
          </w:hyperlink>
        </w:p>
        <w:p w14:paraId="36E11B05" w14:textId="2F831327" w:rsidR="006E7A7B" w:rsidRPr="002C6C11" w:rsidRDefault="77A9CFF2" w:rsidP="00762753">
          <w:pPr>
            <w:pStyle w:val="TOC3"/>
            <w:rPr>
              <w:rStyle w:val="Hyperlink"/>
              <w:noProof/>
              <w:kern w:val="2"/>
              <w:lang w:eastAsia="en-GB"/>
              <w14:ligatures w14:val="standardContextual"/>
            </w:rPr>
          </w:pPr>
          <w:hyperlink w:anchor="_Toc1340986784">
            <w:r w:rsidRPr="77A9CFF2">
              <w:rPr>
                <w:rStyle w:val="Hyperlink"/>
                <w:noProof/>
              </w:rPr>
              <w:t>3.4.6 Results of Test Cases defined in WP3.2.1</w:t>
            </w:r>
            <w:r w:rsidR="006E7A7B">
              <w:rPr>
                <w:noProof/>
              </w:rPr>
              <w:tab/>
            </w:r>
            <w:r w:rsidR="006E7A7B">
              <w:rPr>
                <w:noProof/>
              </w:rPr>
              <w:fldChar w:fldCharType="begin"/>
            </w:r>
            <w:r w:rsidR="006E7A7B">
              <w:rPr>
                <w:noProof/>
              </w:rPr>
              <w:instrText>PAGEREF _Toc1340986784 \h</w:instrText>
            </w:r>
            <w:r w:rsidR="006E7A7B">
              <w:rPr>
                <w:noProof/>
              </w:rPr>
            </w:r>
            <w:r w:rsidR="006E7A7B">
              <w:rPr>
                <w:noProof/>
              </w:rPr>
              <w:fldChar w:fldCharType="separate"/>
            </w:r>
            <w:r w:rsidR="005753B8">
              <w:rPr>
                <w:noProof/>
              </w:rPr>
              <w:t>53</w:t>
            </w:r>
            <w:r w:rsidR="006E7A7B">
              <w:rPr>
                <w:noProof/>
              </w:rPr>
              <w:fldChar w:fldCharType="end"/>
            </w:r>
          </w:hyperlink>
        </w:p>
        <w:p w14:paraId="74D6711F" w14:textId="76383D5B" w:rsidR="006E7A7B" w:rsidRPr="002C6C11" w:rsidRDefault="77A9CFF2" w:rsidP="00762753">
          <w:pPr>
            <w:pStyle w:val="TOC3"/>
            <w:rPr>
              <w:rStyle w:val="Hyperlink"/>
              <w:noProof/>
              <w:kern w:val="2"/>
              <w:lang w:eastAsia="en-GB"/>
              <w14:ligatures w14:val="standardContextual"/>
            </w:rPr>
          </w:pPr>
          <w:hyperlink w:anchor="_Toc1165715134">
            <w:r w:rsidRPr="77A9CFF2">
              <w:rPr>
                <w:rStyle w:val="Hyperlink"/>
                <w:noProof/>
              </w:rPr>
              <w:t>3.4.7 Results of Test Cases defined in WP3.2.2</w:t>
            </w:r>
            <w:r w:rsidR="006E7A7B">
              <w:rPr>
                <w:noProof/>
              </w:rPr>
              <w:tab/>
            </w:r>
            <w:r w:rsidR="006E7A7B">
              <w:rPr>
                <w:noProof/>
              </w:rPr>
              <w:fldChar w:fldCharType="begin"/>
            </w:r>
            <w:r w:rsidR="006E7A7B">
              <w:rPr>
                <w:noProof/>
              </w:rPr>
              <w:instrText>PAGEREF _Toc1165715134 \h</w:instrText>
            </w:r>
            <w:r w:rsidR="006E7A7B">
              <w:rPr>
                <w:noProof/>
              </w:rPr>
            </w:r>
            <w:r w:rsidR="006E7A7B">
              <w:rPr>
                <w:noProof/>
              </w:rPr>
              <w:fldChar w:fldCharType="separate"/>
            </w:r>
            <w:r w:rsidR="005753B8">
              <w:rPr>
                <w:noProof/>
              </w:rPr>
              <w:t>53</w:t>
            </w:r>
            <w:r w:rsidR="006E7A7B">
              <w:rPr>
                <w:noProof/>
              </w:rPr>
              <w:fldChar w:fldCharType="end"/>
            </w:r>
          </w:hyperlink>
        </w:p>
        <w:p w14:paraId="61BE9816" w14:textId="5A115C3E" w:rsidR="006E7A7B" w:rsidRPr="002C6C11" w:rsidRDefault="77A9CFF2" w:rsidP="00762753">
          <w:pPr>
            <w:pStyle w:val="TOC3"/>
            <w:rPr>
              <w:rStyle w:val="Hyperlink"/>
              <w:noProof/>
              <w:kern w:val="2"/>
              <w:lang w:eastAsia="en-GB"/>
              <w14:ligatures w14:val="standardContextual"/>
            </w:rPr>
          </w:pPr>
          <w:hyperlink w:anchor="_Toc1868868896">
            <w:r w:rsidRPr="77A9CFF2">
              <w:rPr>
                <w:rStyle w:val="Hyperlink"/>
                <w:noProof/>
              </w:rPr>
              <w:t>3.4.8 Results of Test Cases defined in WP3.2.3</w:t>
            </w:r>
            <w:r w:rsidR="006E7A7B">
              <w:rPr>
                <w:noProof/>
              </w:rPr>
              <w:tab/>
            </w:r>
            <w:r w:rsidR="006E7A7B">
              <w:rPr>
                <w:noProof/>
              </w:rPr>
              <w:fldChar w:fldCharType="begin"/>
            </w:r>
            <w:r w:rsidR="006E7A7B">
              <w:rPr>
                <w:noProof/>
              </w:rPr>
              <w:instrText>PAGEREF _Toc1868868896 \h</w:instrText>
            </w:r>
            <w:r w:rsidR="006E7A7B">
              <w:rPr>
                <w:noProof/>
              </w:rPr>
            </w:r>
            <w:r w:rsidR="006E7A7B">
              <w:rPr>
                <w:noProof/>
              </w:rPr>
              <w:fldChar w:fldCharType="separate"/>
            </w:r>
            <w:r w:rsidR="005753B8">
              <w:rPr>
                <w:noProof/>
              </w:rPr>
              <w:t>53</w:t>
            </w:r>
            <w:r w:rsidR="006E7A7B">
              <w:rPr>
                <w:noProof/>
              </w:rPr>
              <w:fldChar w:fldCharType="end"/>
            </w:r>
          </w:hyperlink>
        </w:p>
        <w:p w14:paraId="67DD7E7F" w14:textId="6B6F12D1" w:rsidR="006E7A7B" w:rsidRPr="002C6C11" w:rsidRDefault="77A9CFF2" w:rsidP="00762753">
          <w:pPr>
            <w:pStyle w:val="TOC1"/>
            <w:rPr>
              <w:rStyle w:val="Hyperlink"/>
              <w:noProof/>
              <w:kern w:val="2"/>
              <w:lang w:eastAsia="en-GB"/>
              <w14:ligatures w14:val="standardContextual"/>
            </w:rPr>
          </w:pPr>
          <w:hyperlink w:anchor="_Toc1296864044">
            <w:r w:rsidRPr="77A9CFF2">
              <w:rPr>
                <w:rStyle w:val="Hyperlink"/>
                <w:noProof/>
              </w:rPr>
              <w:t>4.Test and validation plan for Strand 4: Direct to vehicle</w:t>
            </w:r>
            <w:r w:rsidR="006E7A7B">
              <w:rPr>
                <w:noProof/>
              </w:rPr>
              <w:tab/>
            </w:r>
            <w:r w:rsidR="006E7A7B">
              <w:rPr>
                <w:noProof/>
              </w:rPr>
              <w:fldChar w:fldCharType="begin"/>
            </w:r>
            <w:r w:rsidR="006E7A7B">
              <w:rPr>
                <w:noProof/>
              </w:rPr>
              <w:instrText>PAGEREF _Toc1296864044 \h</w:instrText>
            </w:r>
            <w:r w:rsidR="006E7A7B">
              <w:rPr>
                <w:noProof/>
              </w:rPr>
            </w:r>
            <w:r w:rsidR="006E7A7B">
              <w:rPr>
                <w:noProof/>
              </w:rPr>
              <w:fldChar w:fldCharType="separate"/>
            </w:r>
            <w:r w:rsidR="005753B8">
              <w:rPr>
                <w:noProof/>
              </w:rPr>
              <w:t>54</w:t>
            </w:r>
            <w:r w:rsidR="006E7A7B">
              <w:rPr>
                <w:noProof/>
              </w:rPr>
              <w:fldChar w:fldCharType="end"/>
            </w:r>
          </w:hyperlink>
        </w:p>
        <w:p w14:paraId="374ACDAA" w14:textId="62279641" w:rsidR="006E7A7B" w:rsidRPr="002C6C11" w:rsidRDefault="77A9CFF2" w:rsidP="00762753">
          <w:pPr>
            <w:pStyle w:val="TOC2"/>
            <w:rPr>
              <w:rStyle w:val="Hyperlink"/>
              <w:noProof/>
              <w:kern w:val="2"/>
              <w:lang w:eastAsia="en-GB"/>
              <w14:ligatures w14:val="standardContextual"/>
            </w:rPr>
          </w:pPr>
          <w:hyperlink w:anchor="_Toc1832980223">
            <w:r w:rsidRPr="77A9CFF2">
              <w:rPr>
                <w:rStyle w:val="Hyperlink"/>
                <w:noProof/>
              </w:rPr>
              <w:t>4.1Viasat - DTV testbed</w:t>
            </w:r>
            <w:r w:rsidR="006E7A7B">
              <w:rPr>
                <w:noProof/>
              </w:rPr>
              <w:tab/>
            </w:r>
            <w:r w:rsidR="006E7A7B">
              <w:rPr>
                <w:noProof/>
              </w:rPr>
              <w:fldChar w:fldCharType="begin"/>
            </w:r>
            <w:r w:rsidR="006E7A7B">
              <w:rPr>
                <w:noProof/>
              </w:rPr>
              <w:instrText>PAGEREF _Toc1832980223 \h</w:instrText>
            </w:r>
            <w:r w:rsidR="006E7A7B">
              <w:rPr>
                <w:noProof/>
              </w:rPr>
            </w:r>
            <w:r w:rsidR="006E7A7B">
              <w:rPr>
                <w:noProof/>
              </w:rPr>
              <w:fldChar w:fldCharType="separate"/>
            </w:r>
            <w:r w:rsidR="005753B8">
              <w:rPr>
                <w:noProof/>
              </w:rPr>
              <w:t>54</w:t>
            </w:r>
            <w:r w:rsidR="006E7A7B">
              <w:rPr>
                <w:noProof/>
              </w:rPr>
              <w:fldChar w:fldCharType="end"/>
            </w:r>
          </w:hyperlink>
        </w:p>
        <w:p w14:paraId="4BC0D271" w14:textId="554B5993" w:rsidR="006E7A7B" w:rsidRPr="002C6C11" w:rsidRDefault="77A9CFF2" w:rsidP="00762753">
          <w:pPr>
            <w:pStyle w:val="TOC3"/>
            <w:rPr>
              <w:rStyle w:val="Hyperlink"/>
              <w:noProof/>
              <w:kern w:val="2"/>
              <w:lang w:eastAsia="en-GB"/>
              <w14:ligatures w14:val="standardContextual"/>
            </w:rPr>
          </w:pPr>
          <w:hyperlink w:anchor="_Toc189124770">
            <w:r w:rsidRPr="77A9CFF2">
              <w:rPr>
                <w:rStyle w:val="Hyperlink"/>
                <w:noProof/>
              </w:rPr>
              <w:t>4.1.1High-level description of the test plan</w:t>
            </w:r>
            <w:r w:rsidR="006E7A7B">
              <w:rPr>
                <w:noProof/>
              </w:rPr>
              <w:tab/>
            </w:r>
            <w:r w:rsidR="006E7A7B">
              <w:rPr>
                <w:noProof/>
              </w:rPr>
              <w:fldChar w:fldCharType="begin"/>
            </w:r>
            <w:r w:rsidR="006E7A7B">
              <w:rPr>
                <w:noProof/>
              </w:rPr>
              <w:instrText>PAGEREF _Toc189124770 \h</w:instrText>
            </w:r>
            <w:r w:rsidR="006E7A7B">
              <w:rPr>
                <w:noProof/>
              </w:rPr>
            </w:r>
            <w:r w:rsidR="006E7A7B">
              <w:rPr>
                <w:noProof/>
              </w:rPr>
              <w:fldChar w:fldCharType="separate"/>
            </w:r>
            <w:r w:rsidR="005753B8">
              <w:rPr>
                <w:noProof/>
              </w:rPr>
              <w:t>54</w:t>
            </w:r>
            <w:r w:rsidR="006E7A7B">
              <w:rPr>
                <w:noProof/>
              </w:rPr>
              <w:fldChar w:fldCharType="end"/>
            </w:r>
          </w:hyperlink>
        </w:p>
        <w:p w14:paraId="3F56112B" w14:textId="1821F7A0" w:rsidR="006E7A7B" w:rsidRPr="002C6C11" w:rsidRDefault="77A9CFF2" w:rsidP="00762753">
          <w:pPr>
            <w:pStyle w:val="TOC3"/>
            <w:rPr>
              <w:rStyle w:val="Hyperlink"/>
              <w:noProof/>
              <w:kern w:val="2"/>
              <w:lang w:eastAsia="en-GB"/>
              <w14:ligatures w14:val="standardContextual"/>
            </w:rPr>
          </w:pPr>
          <w:hyperlink w:anchor="_Toc1509014">
            <w:r w:rsidRPr="77A9CFF2">
              <w:rPr>
                <w:rStyle w:val="Hyperlink"/>
                <w:noProof/>
              </w:rPr>
              <w:t>4.1.2Testbed and setup</w:t>
            </w:r>
            <w:r w:rsidR="006E7A7B">
              <w:rPr>
                <w:noProof/>
              </w:rPr>
              <w:tab/>
            </w:r>
            <w:r w:rsidR="006E7A7B">
              <w:rPr>
                <w:noProof/>
              </w:rPr>
              <w:fldChar w:fldCharType="begin"/>
            </w:r>
            <w:r w:rsidR="006E7A7B">
              <w:rPr>
                <w:noProof/>
              </w:rPr>
              <w:instrText>PAGEREF _Toc1509014 \h</w:instrText>
            </w:r>
            <w:r w:rsidR="006E7A7B">
              <w:rPr>
                <w:noProof/>
              </w:rPr>
            </w:r>
            <w:r w:rsidR="006E7A7B">
              <w:rPr>
                <w:noProof/>
              </w:rPr>
              <w:fldChar w:fldCharType="separate"/>
            </w:r>
            <w:r w:rsidR="005753B8">
              <w:rPr>
                <w:noProof/>
              </w:rPr>
              <w:t>55</w:t>
            </w:r>
            <w:r w:rsidR="006E7A7B">
              <w:rPr>
                <w:noProof/>
              </w:rPr>
              <w:fldChar w:fldCharType="end"/>
            </w:r>
          </w:hyperlink>
        </w:p>
        <w:p w14:paraId="63DD6979" w14:textId="59520A7F" w:rsidR="006E7A7B" w:rsidRPr="002C6C11" w:rsidRDefault="77A9CFF2" w:rsidP="00762753">
          <w:pPr>
            <w:pStyle w:val="TOC3"/>
            <w:rPr>
              <w:rStyle w:val="Hyperlink"/>
              <w:noProof/>
              <w:kern w:val="2"/>
              <w:lang w:eastAsia="en-GB"/>
              <w14:ligatures w14:val="standardContextual"/>
            </w:rPr>
          </w:pPr>
          <w:hyperlink w:anchor="_Toc450015340">
            <w:r w:rsidRPr="77A9CFF2">
              <w:rPr>
                <w:rStyle w:val="Hyperlink"/>
                <w:noProof/>
              </w:rPr>
              <w:t>4.1.3Validation methodology</w:t>
            </w:r>
            <w:r w:rsidR="006E7A7B">
              <w:rPr>
                <w:noProof/>
              </w:rPr>
              <w:tab/>
            </w:r>
            <w:r w:rsidR="006E7A7B">
              <w:rPr>
                <w:noProof/>
              </w:rPr>
              <w:fldChar w:fldCharType="begin"/>
            </w:r>
            <w:r w:rsidR="006E7A7B">
              <w:rPr>
                <w:noProof/>
              </w:rPr>
              <w:instrText>PAGEREF _Toc450015340 \h</w:instrText>
            </w:r>
            <w:r w:rsidR="006E7A7B">
              <w:rPr>
                <w:noProof/>
              </w:rPr>
            </w:r>
            <w:r w:rsidR="006E7A7B">
              <w:rPr>
                <w:noProof/>
              </w:rPr>
              <w:fldChar w:fldCharType="separate"/>
            </w:r>
            <w:r w:rsidR="005753B8">
              <w:rPr>
                <w:noProof/>
              </w:rPr>
              <w:t>56</w:t>
            </w:r>
            <w:r w:rsidR="006E7A7B">
              <w:rPr>
                <w:noProof/>
              </w:rPr>
              <w:fldChar w:fldCharType="end"/>
            </w:r>
          </w:hyperlink>
        </w:p>
        <w:p w14:paraId="40243268" w14:textId="771FD76D" w:rsidR="006E7A7B" w:rsidRPr="002C6C11" w:rsidRDefault="77A9CFF2" w:rsidP="00762753">
          <w:pPr>
            <w:pStyle w:val="TOC3"/>
            <w:rPr>
              <w:rStyle w:val="Hyperlink"/>
              <w:noProof/>
              <w:kern w:val="2"/>
              <w:lang w:eastAsia="en-GB"/>
              <w14:ligatures w14:val="standardContextual"/>
            </w:rPr>
          </w:pPr>
          <w:hyperlink w:anchor="_Toc1876529919">
            <w:r w:rsidRPr="77A9CFF2">
              <w:rPr>
                <w:rStyle w:val="Hyperlink"/>
                <w:noProof/>
              </w:rPr>
              <w:t>4.1.4Key results</w:t>
            </w:r>
            <w:r w:rsidR="006E7A7B">
              <w:rPr>
                <w:noProof/>
              </w:rPr>
              <w:tab/>
            </w:r>
            <w:r w:rsidR="006E7A7B">
              <w:rPr>
                <w:noProof/>
              </w:rPr>
              <w:fldChar w:fldCharType="begin"/>
            </w:r>
            <w:r w:rsidR="006E7A7B">
              <w:rPr>
                <w:noProof/>
              </w:rPr>
              <w:instrText>PAGEREF _Toc1876529919 \h</w:instrText>
            </w:r>
            <w:r w:rsidR="006E7A7B">
              <w:rPr>
                <w:noProof/>
              </w:rPr>
            </w:r>
            <w:r w:rsidR="006E7A7B">
              <w:rPr>
                <w:noProof/>
              </w:rPr>
              <w:fldChar w:fldCharType="separate"/>
            </w:r>
            <w:r w:rsidR="005753B8">
              <w:rPr>
                <w:noProof/>
              </w:rPr>
              <w:t>72</w:t>
            </w:r>
            <w:r w:rsidR="006E7A7B">
              <w:rPr>
                <w:noProof/>
              </w:rPr>
              <w:fldChar w:fldCharType="end"/>
            </w:r>
          </w:hyperlink>
        </w:p>
        <w:p w14:paraId="47AE8564" w14:textId="136238C5" w:rsidR="006E7A7B" w:rsidRPr="002C6C11" w:rsidRDefault="77A9CFF2" w:rsidP="00762753">
          <w:pPr>
            <w:pStyle w:val="TOC2"/>
            <w:rPr>
              <w:rStyle w:val="Hyperlink"/>
              <w:noProof/>
              <w:kern w:val="2"/>
              <w:lang w:eastAsia="en-GB"/>
              <w14:ligatures w14:val="standardContextual"/>
            </w:rPr>
          </w:pPr>
          <w:hyperlink w:anchor="_Toc2132566200">
            <w:r w:rsidRPr="77A9CFF2">
              <w:rPr>
                <w:rStyle w:val="Hyperlink"/>
                <w:noProof/>
              </w:rPr>
              <w:t>4.2Links Turin DTV testbed</w:t>
            </w:r>
            <w:r w:rsidR="006E7A7B">
              <w:rPr>
                <w:noProof/>
              </w:rPr>
              <w:tab/>
            </w:r>
            <w:r w:rsidR="006E7A7B">
              <w:rPr>
                <w:noProof/>
              </w:rPr>
              <w:fldChar w:fldCharType="begin"/>
            </w:r>
            <w:r w:rsidR="006E7A7B">
              <w:rPr>
                <w:noProof/>
              </w:rPr>
              <w:instrText>PAGEREF _Toc2132566200 \h</w:instrText>
            </w:r>
            <w:r w:rsidR="006E7A7B">
              <w:rPr>
                <w:noProof/>
              </w:rPr>
            </w:r>
            <w:r w:rsidR="006E7A7B">
              <w:rPr>
                <w:noProof/>
              </w:rPr>
              <w:fldChar w:fldCharType="separate"/>
            </w:r>
            <w:r w:rsidR="005753B8">
              <w:rPr>
                <w:noProof/>
              </w:rPr>
              <w:t>73</w:t>
            </w:r>
            <w:r w:rsidR="006E7A7B">
              <w:rPr>
                <w:noProof/>
              </w:rPr>
              <w:fldChar w:fldCharType="end"/>
            </w:r>
          </w:hyperlink>
        </w:p>
        <w:p w14:paraId="0D401D5B" w14:textId="289BA7FD" w:rsidR="006E7A7B" w:rsidRPr="002C6C11" w:rsidRDefault="77A9CFF2" w:rsidP="00762753">
          <w:pPr>
            <w:pStyle w:val="TOC3"/>
            <w:rPr>
              <w:rStyle w:val="Hyperlink"/>
              <w:noProof/>
              <w:kern w:val="2"/>
              <w:lang w:eastAsia="en-GB"/>
              <w14:ligatures w14:val="standardContextual"/>
            </w:rPr>
          </w:pPr>
          <w:hyperlink w:anchor="_Toc1458754740">
            <w:r w:rsidRPr="77A9CFF2">
              <w:rPr>
                <w:rStyle w:val="Hyperlink"/>
                <w:noProof/>
              </w:rPr>
              <w:t>4.2.1High-level description of the test plan</w:t>
            </w:r>
            <w:r w:rsidR="006E7A7B">
              <w:rPr>
                <w:noProof/>
              </w:rPr>
              <w:tab/>
            </w:r>
            <w:r w:rsidR="006E7A7B">
              <w:rPr>
                <w:noProof/>
              </w:rPr>
              <w:fldChar w:fldCharType="begin"/>
            </w:r>
            <w:r w:rsidR="006E7A7B">
              <w:rPr>
                <w:noProof/>
              </w:rPr>
              <w:instrText>PAGEREF _Toc1458754740 \h</w:instrText>
            </w:r>
            <w:r w:rsidR="006E7A7B">
              <w:rPr>
                <w:noProof/>
              </w:rPr>
            </w:r>
            <w:r w:rsidR="006E7A7B">
              <w:rPr>
                <w:noProof/>
              </w:rPr>
              <w:fldChar w:fldCharType="separate"/>
            </w:r>
            <w:r w:rsidR="005753B8">
              <w:rPr>
                <w:noProof/>
              </w:rPr>
              <w:t>73</w:t>
            </w:r>
            <w:r w:rsidR="006E7A7B">
              <w:rPr>
                <w:noProof/>
              </w:rPr>
              <w:fldChar w:fldCharType="end"/>
            </w:r>
          </w:hyperlink>
        </w:p>
        <w:p w14:paraId="6FB2DF3B" w14:textId="16744790" w:rsidR="006E7A7B" w:rsidRPr="002C6C11" w:rsidRDefault="77A9CFF2" w:rsidP="00762753">
          <w:pPr>
            <w:pStyle w:val="TOC3"/>
            <w:rPr>
              <w:rStyle w:val="Hyperlink"/>
              <w:noProof/>
              <w:kern w:val="2"/>
              <w:lang w:eastAsia="en-GB"/>
              <w14:ligatures w14:val="standardContextual"/>
            </w:rPr>
          </w:pPr>
          <w:hyperlink w:anchor="_Toc2111533053">
            <w:r w:rsidRPr="77A9CFF2">
              <w:rPr>
                <w:rStyle w:val="Hyperlink"/>
                <w:noProof/>
              </w:rPr>
              <w:t>4.2.2Testbed and setup</w:t>
            </w:r>
            <w:r w:rsidR="006E7A7B">
              <w:rPr>
                <w:noProof/>
              </w:rPr>
              <w:tab/>
            </w:r>
            <w:r w:rsidR="006E7A7B">
              <w:rPr>
                <w:noProof/>
              </w:rPr>
              <w:fldChar w:fldCharType="begin"/>
            </w:r>
            <w:r w:rsidR="006E7A7B">
              <w:rPr>
                <w:noProof/>
              </w:rPr>
              <w:instrText>PAGEREF _Toc2111533053 \h</w:instrText>
            </w:r>
            <w:r w:rsidR="006E7A7B">
              <w:rPr>
                <w:noProof/>
              </w:rPr>
            </w:r>
            <w:r w:rsidR="006E7A7B">
              <w:rPr>
                <w:noProof/>
              </w:rPr>
              <w:fldChar w:fldCharType="separate"/>
            </w:r>
            <w:r w:rsidR="005753B8">
              <w:rPr>
                <w:noProof/>
              </w:rPr>
              <w:t>74</w:t>
            </w:r>
            <w:r w:rsidR="006E7A7B">
              <w:rPr>
                <w:noProof/>
              </w:rPr>
              <w:fldChar w:fldCharType="end"/>
            </w:r>
          </w:hyperlink>
        </w:p>
        <w:p w14:paraId="3C2ADCF6" w14:textId="49411083" w:rsidR="006E7A7B" w:rsidRPr="002C6C11" w:rsidRDefault="77A9CFF2" w:rsidP="00762753">
          <w:pPr>
            <w:pStyle w:val="TOC3"/>
            <w:rPr>
              <w:rStyle w:val="Hyperlink"/>
              <w:noProof/>
              <w:kern w:val="2"/>
              <w:lang w:eastAsia="en-GB"/>
              <w14:ligatures w14:val="standardContextual"/>
            </w:rPr>
          </w:pPr>
          <w:hyperlink w:anchor="_Toc278232964">
            <w:r w:rsidRPr="77A9CFF2">
              <w:rPr>
                <w:rStyle w:val="Hyperlink"/>
                <w:noProof/>
              </w:rPr>
              <w:t>4.2.3Validation methodology</w:t>
            </w:r>
            <w:r w:rsidR="006E7A7B">
              <w:rPr>
                <w:noProof/>
              </w:rPr>
              <w:tab/>
            </w:r>
            <w:r w:rsidR="006E7A7B">
              <w:rPr>
                <w:noProof/>
              </w:rPr>
              <w:fldChar w:fldCharType="begin"/>
            </w:r>
            <w:r w:rsidR="006E7A7B">
              <w:rPr>
                <w:noProof/>
              </w:rPr>
              <w:instrText>PAGEREF _Toc278232964 \h</w:instrText>
            </w:r>
            <w:r w:rsidR="006E7A7B">
              <w:rPr>
                <w:noProof/>
              </w:rPr>
            </w:r>
            <w:r w:rsidR="006E7A7B">
              <w:rPr>
                <w:noProof/>
              </w:rPr>
              <w:fldChar w:fldCharType="separate"/>
            </w:r>
            <w:r w:rsidR="005753B8">
              <w:rPr>
                <w:noProof/>
              </w:rPr>
              <w:t>75</w:t>
            </w:r>
            <w:r w:rsidR="006E7A7B">
              <w:rPr>
                <w:noProof/>
              </w:rPr>
              <w:fldChar w:fldCharType="end"/>
            </w:r>
          </w:hyperlink>
        </w:p>
        <w:p w14:paraId="536B8D07" w14:textId="705E790F" w:rsidR="006E7A7B" w:rsidRPr="002C6C11" w:rsidRDefault="77A9CFF2" w:rsidP="00762753">
          <w:pPr>
            <w:pStyle w:val="TOC3"/>
            <w:rPr>
              <w:rStyle w:val="Hyperlink"/>
              <w:noProof/>
              <w:kern w:val="2"/>
              <w:lang w:eastAsia="en-GB"/>
              <w14:ligatures w14:val="standardContextual"/>
            </w:rPr>
          </w:pPr>
          <w:hyperlink w:anchor="_Toc1502508576">
            <w:r w:rsidRPr="77A9CFF2">
              <w:rPr>
                <w:rStyle w:val="Hyperlink"/>
                <w:noProof/>
              </w:rPr>
              <w:t>4.2.4Key results</w:t>
            </w:r>
            <w:r w:rsidR="006E7A7B">
              <w:rPr>
                <w:noProof/>
              </w:rPr>
              <w:tab/>
            </w:r>
            <w:r w:rsidR="006E7A7B">
              <w:rPr>
                <w:noProof/>
              </w:rPr>
              <w:fldChar w:fldCharType="begin"/>
            </w:r>
            <w:r w:rsidR="006E7A7B">
              <w:rPr>
                <w:noProof/>
              </w:rPr>
              <w:instrText>PAGEREF _Toc1502508576 \h</w:instrText>
            </w:r>
            <w:r w:rsidR="006E7A7B">
              <w:rPr>
                <w:noProof/>
              </w:rPr>
            </w:r>
            <w:r w:rsidR="006E7A7B">
              <w:rPr>
                <w:noProof/>
              </w:rPr>
              <w:fldChar w:fldCharType="separate"/>
            </w:r>
            <w:r w:rsidR="005753B8">
              <w:rPr>
                <w:noProof/>
              </w:rPr>
              <w:t>77</w:t>
            </w:r>
            <w:r w:rsidR="006E7A7B">
              <w:rPr>
                <w:noProof/>
              </w:rPr>
              <w:fldChar w:fldCharType="end"/>
            </w:r>
          </w:hyperlink>
        </w:p>
        <w:p w14:paraId="600E2034" w14:textId="10CA7FD6" w:rsidR="006E7A7B" w:rsidRPr="002C6C11" w:rsidRDefault="77A9CFF2" w:rsidP="00762753">
          <w:pPr>
            <w:pStyle w:val="TOC1"/>
            <w:rPr>
              <w:rStyle w:val="Hyperlink"/>
              <w:noProof/>
              <w:kern w:val="2"/>
              <w:lang w:eastAsia="en-GB"/>
              <w14:ligatures w14:val="standardContextual"/>
            </w:rPr>
          </w:pPr>
          <w:hyperlink w:anchor="_Toc715617417">
            <w:r w:rsidRPr="77A9CFF2">
              <w:rPr>
                <w:rStyle w:val="Hyperlink"/>
                <w:noProof/>
              </w:rPr>
              <w:t>5Test and validation plan for Strand 5: Direct to edge</w:t>
            </w:r>
            <w:r w:rsidR="006E7A7B">
              <w:rPr>
                <w:noProof/>
              </w:rPr>
              <w:tab/>
            </w:r>
            <w:r w:rsidR="006E7A7B">
              <w:rPr>
                <w:noProof/>
              </w:rPr>
              <w:fldChar w:fldCharType="begin"/>
            </w:r>
            <w:r w:rsidR="006E7A7B">
              <w:rPr>
                <w:noProof/>
              </w:rPr>
              <w:instrText>PAGEREF _Toc715617417 \h</w:instrText>
            </w:r>
            <w:r w:rsidR="006E7A7B">
              <w:rPr>
                <w:noProof/>
              </w:rPr>
            </w:r>
            <w:r w:rsidR="006E7A7B">
              <w:rPr>
                <w:noProof/>
              </w:rPr>
              <w:fldChar w:fldCharType="separate"/>
            </w:r>
            <w:r w:rsidR="005753B8">
              <w:rPr>
                <w:noProof/>
              </w:rPr>
              <w:t>78</w:t>
            </w:r>
            <w:r w:rsidR="006E7A7B">
              <w:rPr>
                <w:noProof/>
              </w:rPr>
              <w:fldChar w:fldCharType="end"/>
            </w:r>
          </w:hyperlink>
        </w:p>
        <w:p w14:paraId="18F662DB" w14:textId="0FC6FC96" w:rsidR="006E7A7B" w:rsidRPr="002C6C11" w:rsidRDefault="77A9CFF2" w:rsidP="00762753">
          <w:pPr>
            <w:pStyle w:val="TOC2"/>
            <w:rPr>
              <w:rStyle w:val="Hyperlink"/>
              <w:noProof/>
              <w:kern w:val="2"/>
              <w:lang w:eastAsia="en-GB"/>
              <w14:ligatures w14:val="standardContextual"/>
            </w:rPr>
          </w:pPr>
          <w:hyperlink w:anchor="_Toc131520270">
            <w:r w:rsidRPr="77A9CFF2">
              <w:rPr>
                <w:rStyle w:val="Hyperlink"/>
                <w:noProof/>
              </w:rPr>
              <w:t>5.1WP5.1 - EBU DTE Testbed</w:t>
            </w:r>
            <w:r w:rsidR="006E7A7B">
              <w:rPr>
                <w:noProof/>
              </w:rPr>
              <w:tab/>
            </w:r>
            <w:r w:rsidR="006E7A7B">
              <w:rPr>
                <w:noProof/>
              </w:rPr>
              <w:fldChar w:fldCharType="begin"/>
            </w:r>
            <w:r w:rsidR="006E7A7B">
              <w:rPr>
                <w:noProof/>
              </w:rPr>
              <w:instrText>PAGEREF _Toc131520270 \h</w:instrText>
            </w:r>
            <w:r w:rsidR="006E7A7B">
              <w:rPr>
                <w:noProof/>
              </w:rPr>
            </w:r>
            <w:r w:rsidR="006E7A7B">
              <w:rPr>
                <w:noProof/>
              </w:rPr>
              <w:fldChar w:fldCharType="separate"/>
            </w:r>
            <w:r w:rsidR="005753B8">
              <w:rPr>
                <w:noProof/>
              </w:rPr>
              <w:t>78</w:t>
            </w:r>
            <w:r w:rsidR="006E7A7B">
              <w:rPr>
                <w:noProof/>
              </w:rPr>
              <w:fldChar w:fldCharType="end"/>
            </w:r>
          </w:hyperlink>
        </w:p>
        <w:p w14:paraId="3F3B179E" w14:textId="50877D13" w:rsidR="006E7A7B" w:rsidRPr="002C6C11" w:rsidRDefault="77A9CFF2" w:rsidP="00762753">
          <w:pPr>
            <w:pStyle w:val="TOC3"/>
            <w:rPr>
              <w:rStyle w:val="Hyperlink"/>
              <w:noProof/>
              <w:kern w:val="2"/>
              <w:lang w:eastAsia="en-GB"/>
              <w14:ligatures w14:val="standardContextual"/>
            </w:rPr>
          </w:pPr>
          <w:hyperlink w:anchor="_Toc183424536">
            <w:r w:rsidRPr="77A9CFF2">
              <w:rPr>
                <w:rStyle w:val="Hyperlink"/>
                <w:noProof/>
              </w:rPr>
              <w:t>5.1.1High level description of the EBU DTE Testbed</w:t>
            </w:r>
            <w:r w:rsidR="006E7A7B">
              <w:rPr>
                <w:noProof/>
              </w:rPr>
              <w:tab/>
            </w:r>
            <w:r w:rsidR="006E7A7B">
              <w:rPr>
                <w:noProof/>
              </w:rPr>
              <w:fldChar w:fldCharType="begin"/>
            </w:r>
            <w:r w:rsidR="006E7A7B">
              <w:rPr>
                <w:noProof/>
              </w:rPr>
              <w:instrText>PAGEREF _Toc183424536 \h</w:instrText>
            </w:r>
            <w:r w:rsidR="006E7A7B">
              <w:rPr>
                <w:noProof/>
              </w:rPr>
            </w:r>
            <w:r w:rsidR="006E7A7B">
              <w:rPr>
                <w:noProof/>
              </w:rPr>
              <w:fldChar w:fldCharType="separate"/>
            </w:r>
            <w:r w:rsidR="005753B8">
              <w:rPr>
                <w:noProof/>
              </w:rPr>
              <w:t>78</w:t>
            </w:r>
            <w:r w:rsidR="006E7A7B">
              <w:rPr>
                <w:noProof/>
              </w:rPr>
              <w:fldChar w:fldCharType="end"/>
            </w:r>
          </w:hyperlink>
        </w:p>
        <w:p w14:paraId="5905DABE" w14:textId="493C95FB" w:rsidR="006E7A7B" w:rsidRPr="002C6C11" w:rsidRDefault="77A9CFF2" w:rsidP="00762753">
          <w:pPr>
            <w:pStyle w:val="TOC3"/>
            <w:rPr>
              <w:rStyle w:val="Hyperlink"/>
              <w:noProof/>
              <w:kern w:val="2"/>
              <w:lang w:eastAsia="en-GB"/>
              <w14:ligatures w14:val="standardContextual"/>
            </w:rPr>
          </w:pPr>
          <w:hyperlink w:anchor="_Toc459193754">
            <w:r w:rsidRPr="77A9CFF2">
              <w:rPr>
                <w:rStyle w:val="Hyperlink"/>
                <w:noProof/>
              </w:rPr>
              <w:t>5.1.2WP5.1 planned tests</w:t>
            </w:r>
            <w:r w:rsidR="006E7A7B">
              <w:rPr>
                <w:noProof/>
              </w:rPr>
              <w:tab/>
            </w:r>
            <w:r w:rsidR="006E7A7B">
              <w:rPr>
                <w:noProof/>
              </w:rPr>
              <w:fldChar w:fldCharType="begin"/>
            </w:r>
            <w:r w:rsidR="006E7A7B">
              <w:rPr>
                <w:noProof/>
              </w:rPr>
              <w:instrText>PAGEREF _Toc459193754 \h</w:instrText>
            </w:r>
            <w:r w:rsidR="006E7A7B">
              <w:rPr>
                <w:noProof/>
              </w:rPr>
            </w:r>
            <w:r w:rsidR="006E7A7B">
              <w:rPr>
                <w:noProof/>
              </w:rPr>
              <w:fldChar w:fldCharType="separate"/>
            </w:r>
            <w:r w:rsidR="005753B8">
              <w:rPr>
                <w:noProof/>
              </w:rPr>
              <w:t>79</w:t>
            </w:r>
            <w:r w:rsidR="006E7A7B">
              <w:rPr>
                <w:noProof/>
              </w:rPr>
              <w:fldChar w:fldCharType="end"/>
            </w:r>
          </w:hyperlink>
        </w:p>
        <w:p w14:paraId="50A59CC4" w14:textId="3AE2D041" w:rsidR="006E7A7B" w:rsidRPr="002C6C11" w:rsidRDefault="77A9CFF2" w:rsidP="00762753">
          <w:pPr>
            <w:pStyle w:val="TOC3"/>
            <w:rPr>
              <w:rStyle w:val="Hyperlink"/>
              <w:noProof/>
              <w:kern w:val="2"/>
              <w:lang w:eastAsia="en-GB"/>
              <w14:ligatures w14:val="standardContextual"/>
            </w:rPr>
          </w:pPr>
          <w:hyperlink w:anchor="_Toc1730016493">
            <w:r w:rsidRPr="77A9CFF2">
              <w:rPr>
                <w:rStyle w:val="Hyperlink"/>
                <w:noProof/>
              </w:rPr>
              <w:t>5.1.3WP5.1 test cases</w:t>
            </w:r>
            <w:r w:rsidR="006E7A7B">
              <w:rPr>
                <w:noProof/>
              </w:rPr>
              <w:tab/>
            </w:r>
            <w:r w:rsidR="006E7A7B">
              <w:rPr>
                <w:noProof/>
              </w:rPr>
              <w:fldChar w:fldCharType="begin"/>
            </w:r>
            <w:r w:rsidR="006E7A7B">
              <w:rPr>
                <w:noProof/>
              </w:rPr>
              <w:instrText>PAGEREF _Toc1730016493 \h</w:instrText>
            </w:r>
            <w:r w:rsidR="006E7A7B">
              <w:rPr>
                <w:noProof/>
              </w:rPr>
            </w:r>
            <w:r w:rsidR="006E7A7B">
              <w:rPr>
                <w:noProof/>
              </w:rPr>
              <w:fldChar w:fldCharType="separate"/>
            </w:r>
            <w:r w:rsidR="005753B8">
              <w:rPr>
                <w:noProof/>
              </w:rPr>
              <w:t>82</w:t>
            </w:r>
            <w:r w:rsidR="006E7A7B">
              <w:rPr>
                <w:noProof/>
              </w:rPr>
              <w:fldChar w:fldCharType="end"/>
            </w:r>
          </w:hyperlink>
        </w:p>
        <w:p w14:paraId="7C7BDAB3" w14:textId="74BFA747" w:rsidR="006E7A7B" w:rsidRPr="002C6C11" w:rsidRDefault="77A9CFF2" w:rsidP="00762753">
          <w:pPr>
            <w:pStyle w:val="TOC2"/>
            <w:rPr>
              <w:rStyle w:val="Hyperlink"/>
              <w:noProof/>
              <w:kern w:val="2"/>
              <w:lang w:eastAsia="en-GB"/>
              <w14:ligatures w14:val="standardContextual"/>
            </w:rPr>
          </w:pPr>
          <w:hyperlink w:anchor="_Toc1925196740">
            <w:r w:rsidRPr="77A9CFF2">
              <w:rPr>
                <w:rStyle w:val="Hyperlink"/>
                <w:noProof/>
              </w:rPr>
              <w:t>5.2WP5.2 Arctic Space (WIP) DTE Testbed</w:t>
            </w:r>
            <w:r w:rsidR="006E7A7B">
              <w:rPr>
                <w:noProof/>
              </w:rPr>
              <w:tab/>
            </w:r>
            <w:r w:rsidR="006E7A7B">
              <w:rPr>
                <w:noProof/>
              </w:rPr>
              <w:fldChar w:fldCharType="begin"/>
            </w:r>
            <w:r w:rsidR="006E7A7B">
              <w:rPr>
                <w:noProof/>
              </w:rPr>
              <w:instrText>PAGEREF _Toc1925196740 \h</w:instrText>
            </w:r>
            <w:r w:rsidR="006E7A7B">
              <w:rPr>
                <w:noProof/>
              </w:rPr>
            </w:r>
            <w:r w:rsidR="006E7A7B">
              <w:rPr>
                <w:noProof/>
              </w:rPr>
              <w:fldChar w:fldCharType="separate"/>
            </w:r>
            <w:r w:rsidR="005753B8">
              <w:rPr>
                <w:noProof/>
              </w:rPr>
              <w:t>87</w:t>
            </w:r>
            <w:r w:rsidR="006E7A7B">
              <w:rPr>
                <w:noProof/>
              </w:rPr>
              <w:fldChar w:fldCharType="end"/>
            </w:r>
          </w:hyperlink>
        </w:p>
        <w:p w14:paraId="3681FA84" w14:textId="3A91A986" w:rsidR="006E7A7B" w:rsidRPr="002C6C11" w:rsidRDefault="77A9CFF2" w:rsidP="00762753">
          <w:pPr>
            <w:pStyle w:val="TOC3"/>
            <w:rPr>
              <w:rStyle w:val="Hyperlink"/>
              <w:noProof/>
              <w:kern w:val="2"/>
              <w:lang w:eastAsia="en-GB"/>
              <w14:ligatures w14:val="standardContextual"/>
            </w:rPr>
          </w:pPr>
          <w:hyperlink w:anchor="_Toc27199906">
            <w:r w:rsidRPr="77A9CFF2">
              <w:rPr>
                <w:rStyle w:val="Hyperlink"/>
                <w:noProof/>
              </w:rPr>
              <w:t>5.2.1High-level description of the Test Plan (WIP)</w:t>
            </w:r>
            <w:r w:rsidR="006E7A7B">
              <w:rPr>
                <w:noProof/>
              </w:rPr>
              <w:tab/>
            </w:r>
            <w:r w:rsidR="006E7A7B">
              <w:rPr>
                <w:noProof/>
              </w:rPr>
              <w:fldChar w:fldCharType="begin"/>
            </w:r>
            <w:r w:rsidR="006E7A7B">
              <w:rPr>
                <w:noProof/>
              </w:rPr>
              <w:instrText>PAGEREF _Toc27199906 \h</w:instrText>
            </w:r>
            <w:r w:rsidR="006E7A7B">
              <w:rPr>
                <w:noProof/>
              </w:rPr>
            </w:r>
            <w:r w:rsidR="006E7A7B">
              <w:rPr>
                <w:noProof/>
              </w:rPr>
              <w:fldChar w:fldCharType="separate"/>
            </w:r>
            <w:r w:rsidR="005753B8">
              <w:rPr>
                <w:noProof/>
              </w:rPr>
              <w:t>88</w:t>
            </w:r>
            <w:r w:rsidR="006E7A7B">
              <w:rPr>
                <w:noProof/>
              </w:rPr>
              <w:fldChar w:fldCharType="end"/>
            </w:r>
          </w:hyperlink>
        </w:p>
        <w:p w14:paraId="33746C9A" w14:textId="1798BBB1" w:rsidR="006E7A7B" w:rsidRPr="002C6C11" w:rsidRDefault="77A9CFF2" w:rsidP="00762753">
          <w:pPr>
            <w:pStyle w:val="TOC3"/>
            <w:rPr>
              <w:rStyle w:val="Hyperlink"/>
              <w:noProof/>
              <w:kern w:val="2"/>
              <w:lang w:eastAsia="en-GB"/>
              <w14:ligatures w14:val="standardContextual"/>
            </w:rPr>
          </w:pPr>
          <w:hyperlink w:anchor="_Toc63884164">
            <w:r w:rsidRPr="77A9CFF2">
              <w:rPr>
                <w:rStyle w:val="Hyperlink"/>
                <w:noProof/>
              </w:rPr>
              <w:t>5.2.2Test bed and setup (WIP)</w:t>
            </w:r>
            <w:r w:rsidR="006E7A7B">
              <w:rPr>
                <w:noProof/>
              </w:rPr>
              <w:tab/>
            </w:r>
            <w:r w:rsidR="006E7A7B">
              <w:rPr>
                <w:noProof/>
              </w:rPr>
              <w:fldChar w:fldCharType="begin"/>
            </w:r>
            <w:r w:rsidR="006E7A7B">
              <w:rPr>
                <w:noProof/>
              </w:rPr>
              <w:instrText>PAGEREF _Toc63884164 \h</w:instrText>
            </w:r>
            <w:r w:rsidR="006E7A7B">
              <w:rPr>
                <w:noProof/>
              </w:rPr>
            </w:r>
            <w:r w:rsidR="006E7A7B">
              <w:rPr>
                <w:noProof/>
              </w:rPr>
              <w:fldChar w:fldCharType="separate"/>
            </w:r>
            <w:r w:rsidR="005753B8">
              <w:rPr>
                <w:noProof/>
              </w:rPr>
              <w:t>89</w:t>
            </w:r>
            <w:r w:rsidR="006E7A7B">
              <w:rPr>
                <w:noProof/>
              </w:rPr>
              <w:fldChar w:fldCharType="end"/>
            </w:r>
          </w:hyperlink>
        </w:p>
        <w:p w14:paraId="147710D6" w14:textId="7B497EA7" w:rsidR="006E7A7B" w:rsidRPr="002C6C11" w:rsidRDefault="77A9CFF2" w:rsidP="00762753">
          <w:pPr>
            <w:pStyle w:val="TOC2"/>
            <w:rPr>
              <w:rStyle w:val="Hyperlink"/>
              <w:noProof/>
              <w:kern w:val="2"/>
              <w:lang w:eastAsia="en-GB"/>
              <w14:ligatures w14:val="standardContextual"/>
            </w:rPr>
          </w:pPr>
          <w:hyperlink w:anchor="_Toc1600493708">
            <w:r w:rsidRPr="77A9CFF2">
              <w:rPr>
                <w:rStyle w:val="Hyperlink"/>
                <w:noProof/>
              </w:rPr>
              <w:t>5.3WP5.3 Maritime testbed</w:t>
            </w:r>
            <w:r w:rsidR="006E7A7B">
              <w:rPr>
                <w:noProof/>
              </w:rPr>
              <w:tab/>
            </w:r>
            <w:r w:rsidR="006E7A7B">
              <w:rPr>
                <w:noProof/>
              </w:rPr>
              <w:fldChar w:fldCharType="begin"/>
            </w:r>
            <w:r w:rsidR="006E7A7B">
              <w:rPr>
                <w:noProof/>
              </w:rPr>
              <w:instrText>PAGEREF _Toc1600493708 \h</w:instrText>
            </w:r>
            <w:r w:rsidR="006E7A7B">
              <w:rPr>
                <w:noProof/>
              </w:rPr>
            </w:r>
            <w:r w:rsidR="006E7A7B">
              <w:rPr>
                <w:noProof/>
              </w:rPr>
              <w:fldChar w:fldCharType="separate"/>
            </w:r>
            <w:r w:rsidR="005753B8">
              <w:rPr>
                <w:noProof/>
              </w:rPr>
              <w:t>99</w:t>
            </w:r>
            <w:r w:rsidR="006E7A7B">
              <w:rPr>
                <w:noProof/>
              </w:rPr>
              <w:fldChar w:fldCharType="end"/>
            </w:r>
          </w:hyperlink>
        </w:p>
        <w:p w14:paraId="36CDA0C2" w14:textId="533CDE1D" w:rsidR="006E7A7B" w:rsidRPr="002C6C11" w:rsidRDefault="77A9CFF2" w:rsidP="00762753">
          <w:pPr>
            <w:pStyle w:val="TOC3"/>
            <w:rPr>
              <w:rStyle w:val="Hyperlink"/>
              <w:noProof/>
              <w:kern w:val="2"/>
              <w:lang w:eastAsia="en-GB"/>
              <w14:ligatures w14:val="standardContextual"/>
            </w:rPr>
          </w:pPr>
          <w:hyperlink w:anchor="_Toc746786641">
            <w:r w:rsidRPr="77A9CFF2">
              <w:rPr>
                <w:rStyle w:val="Hyperlink"/>
                <w:noProof/>
              </w:rPr>
              <w:t>5.3.1Testing on a vessel</w:t>
            </w:r>
            <w:r w:rsidR="006E7A7B">
              <w:rPr>
                <w:noProof/>
              </w:rPr>
              <w:tab/>
            </w:r>
            <w:r w:rsidR="006E7A7B">
              <w:rPr>
                <w:noProof/>
              </w:rPr>
              <w:fldChar w:fldCharType="begin"/>
            </w:r>
            <w:r w:rsidR="006E7A7B">
              <w:rPr>
                <w:noProof/>
              </w:rPr>
              <w:instrText>PAGEREF _Toc746786641 \h</w:instrText>
            </w:r>
            <w:r w:rsidR="006E7A7B">
              <w:rPr>
                <w:noProof/>
              </w:rPr>
            </w:r>
            <w:r w:rsidR="006E7A7B">
              <w:rPr>
                <w:noProof/>
              </w:rPr>
              <w:fldChar w:fldCharType="separate"/>
            </w:r>
            <w:r w:rsidR="005753B8">
              <w:rPr>
                <w:noProof/>
              </w:rPr>
              <w:t>99</w:t>
            </w:r>
            <w:r w:rsidR="006E7A7B">
              <w:rPr>
                <w:noProof/>
              </w:rPr>
              <w:fldChar w:fldCharType="end"/>
            </w:r>
          </w:hyperlink>
        </w:p>
        <w:p w14:paraId="099D031A" w14:textId="26683FFC" w:rsidR="006E7A7B" w:rsidRPr="002C6C11" w:rsidRDefault="77A9CFF2" w:rsidP="00762753">
          <w:pPr>
            <w:pStyle w:val="TOC3"/>
            <w:rPr>
              <w:rStyle w:val="Hyperlink"/>
              <w:noProof/>
              <w:kern w:val="2"/>
              <w:lang w:eastAsia="en-GB"/>
              <w14:ligatures w14:val="standardContextual"/>
            </w:rPr>
          </w:pPr>
          <w:hyperlink w:anchor="_Toc1288742763">
            <w:r w:rsidRPr="77A9CFF2">
              <w:rPr>
                <w:rStyle w:val="Hyperlink"/>
                <w:noProof/>
              </w:rPr>
              <w:t>5.3.2Optimization of 5G orchestration functions</w:t>
            </w:r>
            <w:r w:rsidR="006E7A7B">
              <w:rPr>
                <w:noProof/>
              </w:rPr>
              <w:tab/>
            </w:r>
            <w:r w:rsidR="006E7A7B">
              <w:rPr>
                <w:noProof/>
              </w:rPr>
              <w:fldChar w:fldCharType="begin"/>
            </w:r>
            <w:r w:rsidR="006E7A7B">
              <w:rPr>
                <w:noProof/>
              </w:rPr>
              <w:instrText>PAGEREF _Toc1288742763 \h</w:instrText>
            </w:r>
            <w:r w:rsidR="006E7A7B">
              <w:rPr>
                <w:noProof/>
              </w:rPr>
            </w:r>
            <w:r w:rsidR="006E7A7B">
              <w:rPr>
                <w:noProof/>
              </w:rPr>
              <w:fldChar w:fldCharType="separate"/>
            </w:r>
            <w:r w:rsidR="005753B8">
              <w:rPr>
                <w:noProof/>
              </w:rPr>
              <w:t>100</w:t>
            </w:r>
            <w:r w:rsidR="006E7A7B">
              <w:rPr>
                <w:noProof/>
              </w:rPr>
              <w:fldChar w:fldCharType="end"/>
            </w:r>
          </w:hyperlink>
        </w:p>
        <w:p w14:paraId="678CC101" w14:textId="3EFEF36F" w:rsidR="006E7A7B" w:rsidRPr="002C6C11" w:rsidRDefault="77A9CFF2" w:rsidP="00762753">
          <w:pPr>
            <w:pStyle w:val="TOC3"/>
            <w:rPr>
              <w:rStyle w:val="Hyperlink"/>
              <w:noProof/>
              <w:kern w:val="2"/>
              <w:lang w:eastAsia="en-GB"/>
              <w14:ligatures w14:val="standardContextual"/>
            </w:rPr>
          </w:pPr>
          <w:hyperlink w:anchor="_Toc1096752276">
            <w:r w:rsidRPr="77A9CFF2">
              <w:rPr>
                <w:rStyle w:val="Hyperlink"/>
                <w:noProof/>
              </w:rPr>
              <w:t>5.3.3 WP5.3 test cases</w:t>
            </w:r>
            <w:r w:rsidR="006E7A7B">
              <w:rPr>
                <w:noProof/>
              </w:rPr>
              <w:tab/>
            </w:r>
            <w:r w:rsidR="006E7A7B">
              <w:rPr>
                <w:noProof/>
              </w:rPr>
              <w:fldChar w:fldCharType="begin"/>
            </w:r>
            <w:r w:rsidR="006E7A7B">
              <w:rPr>
                <w:noProof/>
              </w:rPr>
              <w:instrText>PAGEREF _Toc1096752276 \h</w:instrText>
            </w:r>
            <w:r w:rsidR="006E7A7B">
              <w:rPr>
                <w:noProof/>
              </w:rPr>
            </w:r>
            <w:r w:rsidR="006E7A7B">
              <w:rPr>
                <w:noProof/>
              </w:rPr>
              <w:fldChar w:fldCharType="separate"/>
            </w:r>
            <w:r w:rsidR="005753B8">
              <w:rPr>
                <w:noProof/>
              </w:rPr>
              <w:t>102</w:t>
            </w:r>
            <w:r w:rsidR="006E7A7B">
              <w:rPr>
                <w:noProof/>
              </w:rPr>
              <w:fldChar w:fldCharType="end"/>
            </w:r>
          </w:hyperlink>
        </w:p>
        <w:p w14:paraId="1DD524EC" w14:textId="2DEA0D99" w:rsidR="006E7A7B" w:rsidRPr="002C6C11" w:rsidRDefault="77A9CFF2" w:rsidP="00762753">
          <w:pPr>
            <w:pStyle w:val="TOC3"/>
            <w:rPr>
              <w:rStyle w:val="Hyperlink"/>
              <w:noProof/>
              <w:kern w:val="2"/>
              <w:lang w:eastAsia="en-GB"/>
              <w14:ligatures w14:val="standardContextual"/>
            </w:rPr>
          </w:pPr>
          <w:hyperlink w:anchor="_Toc1047794847">
            <w:r w:rsidRPr="77A9CFF2">
              <w:rPr>
                <w:rStyle w:val="Hyperlink"/>
                <w:noProof/>
              </w:rPr>
              <w:t>5.3.4Key results</w:t>
            </w:r>
            <w:r w:rsidR="006E7A7B">
              <w:rPr>
                <w:noProof/>
              </w:rPr>
              <w:tab/>
            </w:r>
            <w:r w:rsidR="006E7A7B">
              <w:rPr>
                <w:noProof/>
              </w:rPr>
              <w:fldChar w:fldCharType="begin"/>
            </w:r>
            <w:r w:rsidR="006E7A7B">
              <w:rPr>
                <w:noProof/>
              </w:rPr>
              <w:instrText>PAGEREF _Toc1047794847 \h</w:instrText>
            </w:r>
            <w:r w:rsidR="006E7A7B">
              <w:rPr>
                <w:noProof/>
              </w:rPr>
            </w:r>
            <w:r w:rsidR="006E7A7B">
              <w:rPr>
                <w:noProof/>
              </w:rPr>
              <w:fldChar w:fldCharType="separate"/>
            </w:r>
            <w:r w:rsidR="005753B8">
              <w:rPr>
                <w:noProof/>
              </w:rPr>
              <w:t>107</w:t>
            </w:r>
            <w:r w:rsidR="006E7A7B">
              <w:rPr>
                <w:noProof/>
              </w:rPr>
              <w:fldChar w:fldCharType="end"/>
            </w:r>
          </w:hyperlink>
        </w:p>
        <w:p w14:paraId="14F6383F" w14:textId="6E347D3A" w:rsidR="006E7A7B" w:rsidRPr="002C6C11" w:rsidRDefault="77A9CFF2" w:rsidP="00762753">
          <w:pPr>
            <w:pStyle w:val="TOC2"/>
            <w:rPr>
              <w:rStyle w:val="Hyperlink"/>
              <w:noProof/>
              <w:kern w:val="2"/>
              <w:lang w:eastAsia="en-GB"/>
              <w14:ligatures w14:val="standardContextual"/>
            </w:rPr>
          </w:pPr>
          <w:hyperlink w:anchor="_Toc1429664026">
            <w:r w:rsidRPr="77A9CFF2">
              <w:rPr>
                <w:rStyle w:val="Hyperlink"/>
                <w:noProof/>
              </w:rPr>
              <w:t>5.4WP 5.4 5G Broadcast integration test bed</w:t>
            </w:r>
            <w:r w:rsidR="006E7A7B">
              <w:rPr>
                <w:noProof/>
              </w:rPr>
              <w:tab/>
            </w:r>
            <w:r w:rsidR="006E7A7B">
              <w:rPr>
                <w:noProof/>
              </w:rPr>
              <w:fldChar w:fldCharType="begin"/>
            </w:r>
            <w:r w:rsidR="006E7A7B">
              <w:rPr>
                <w:noProof/>
              </w:rPr>
              <w:instrText>PAGEREF _Toc1429664026 \h</w:instrText>
            </w:r>
            <w:r w:rsidR="006E7A7B">
              <w:rPr>
                <w:noProof/>
              </w:rPr>
            </w:r>
            <w:r w:rsidR="006E7A7B">
              <w:rPr>
                <w:noProof/>
              </w:rPr>
              <w:fldChar w:fldCharType="separate"/>
            </w:r>
            <w:r w:rsidR="005753B8">
              <w:rPr>
                <w:noProof/>
              </w:rPr>
              <w:t>108</w:t>
            </w:r>
            <w:r w:rsidR="006E7A7B">
              <w:rPr>
                <w:noProof/>
              </w:rPr>
              <w:fldChar w:fldCharType="end"/>
            </w:r>
          </w:hyperlink>
        </w:p>
        <w:p w14:paraId="44D87971" w14:textId="37FD26E3" w:rsidR="006E7A7B" w:rsidRPr="002C6C11" w:rsidRDefault="77A9CFF2" w:rsidP="00762753">
          <w:pPr>
            <w:pStyle w:val="TOC3"/>
            <w:rPr>
              <w:rStyle w:val="Hyperlink"/>
              <w:noProof/>
              <w:kern w:val="2"/>
              <w:lang w:eastAsia="en-GB"/>
              <w14:ligatures w14:val="standardContextual"/>
            </w:rPr>
          </w:pPr>
          <w:hyperlink w:anchor="_Toc471026697">
            <w:r w:rsidRPr="77A9CFF2">
              <w:rPr>
                <w:rStyle w:val="Hyperlink"/>
                <w:noProof/>
              </w:rPr>
              <w:t>5.4.1KPIs and tests</w:t>
            </w:r>
            <w:r w:rsidR="006E7A7B">
              <w:rPr>
                <w:noProof/>
              </w:rPr>
              <w:tab/>
            </w:r>
            <w:r w:rsidR="006E7A7B">
              <w:rPr>
                <w:noProof/>
              </w:rPr>
              <w:fldChar w:fldCharType="begin"/>
            </w:r>
            <w:r w:rsidR="006E7A7B">
              <w:rPr>
                <w:noProof/>
              </w:rPr>
              <w:instrText>PAGEREF _Toc471026697 \h</w:instrText>
            </w:r>
            <w:r w:rsidR="006E7A7B">
              <w:rPr>
                <w:noProof/>
              </w:rPr>
            </w:r>
            <w:r w:rsidR="006E7A7B">
              <w:rPr>
                <w:noProof/>
              </w:rPr>
              <w:fldChar w:fldCharType="separate"/>
            </w:r>
            <w:r w:rsidR="005753B8">
              <w:rPr>
                <w:noProof/>
              </w:rPr>
              <w:t>108</w:t>
            </w:r>
            <w:r w:rsidR="006E7A7B">
              <w:rPr>
                <w:noProof/>
              </w:rPr>
              <w:fldChar w:fldCharType="end"/>
            </w:r>
          </w:hyperlink>
        </w:p>
        <w:p w14:paraId="3FB7B280" w14:textId="20FE80FA" w:rsidR="006E7A7B" w:rsidRPr="002C6C11" w:rsidRDefault="77A9CFF2" w:rsidP="00762753">
          <w:pPr>
            <w:pStyle w:val="TOC3"/>
            <w:rPr>
              <w:rStyle w:val="Hyperlink"/>
              <w:noProof/>
              <w:kern w:val="2"/>
              <w:lang w:eastAsia="en-GB"/>
              <w14:ligatures w14:val="standardContextual"/>
            </w:rPr>
          </w:pPr>
          <w:hyperlink w:anchor="_Toc2001112541">
            <w:r w:rsidRPr="77A9CFF2">
              <w:rPr>
                <w:rStyle w:val="Hyperlink"/>
                <w:noProof/>
              </w:rPr>
              <w:t>5.4.2Test procedures</w:t>
            </w:r>
            <w:r w:rsidR="006E7A7B">
              <w:rPr>
                <w:noProof/>
              </w:rPr>
              <w:tab/>
            </w:r>
            <w:r w:rsidR="006E7A7B">
              <w:rPr>
                <w:noProof/>
              </w:rPr>
              <w:fldChar w:fldCharType="begin"/>
            </w:r>
            <w:r w:rsidR="006E7A7B">
              <w:rPr>
                <w:noProof/>
              </w:rPr>
              <w:instrText>PAGEREF _Toc2001112541 \h</w:instrText>
            </w:r>
            <w:r w:rsidR="006E7A7B">
              <w:rPr>
                <w:noProof/>
              </w:rPr>
            </w:r>
            <w:r w:rsidR="006E7A7B">
              <w:rPr>
                <w:noProof/>
              </w:rPr>
              <w:fldChar w:fldCharType="separate"/>
            </w:r>
            <w:r w:rsidR="005753B8">
              <w:rPr>
                <w:noProof/>
              </w:rPr>
              <w:t>109</w:t>
            </w:r>
            <w:r w:rsidR="006E7A7B">
              <w:rPr>
                <w:noProof/>
              </w:rPr>
              <w:fldChar w:fldCharType="end"/>
            </w:r>
          </w:hyperlink>
        </w:p>
        <w:p w14:paraId="0547B929" w14:textId="2687A308" w:rsidR="006E7A7B" w:rsidRPr="002C6C11" w:rsidRDefault="77A9CFF2" w:rsidP="00762753">
          <w:pPr>
            <w:pStyle w:val="TOC1"/>
            <w:rPr>
              <w:rStyle w:val="Hyperlink"/>
              <w:noProof/>
              <w:kern w:val="2"/>
              <w:lang w:eastAsia="en-GB"/>
              <w14:ligatures w14:val="standardContextual"/>
            </w:rPr>
          </w:pPr>
          <w:hyperlink w:anchor="_Toc839022118">
            <w:r w:rsidRPr="77A9CFF2">
              <w:rPr>
                <w:rStyle w:val="Hyperlink"/>
                <w:noProof/>
              </w:rPr>
              <w:t>6Test and validation plan for Strand 6: Direct to device</w:t>
            </w:r>
            <w:r w:rsidR="006E7A7B">
              <w:rPr>
                <w:noProof/>
              </w:rPr>
              <w:tab/>
            </w:r>
            <w:r w:rsidR="006E7A7B">
              <w:rPr>
                <w:noProof/>
              </w:rPr>
              <w:fldChar w:fldCharType="begin"/>
            </w:r>
            <w:r w:rsidR="006E7A7B">
              <w:rPr>
                <w:noProof/>
              </w:rPr>
              <w:instrText>PAGEREF _Toc839022118 \h</w:instrText>
            </w:r>
            <w:r w:rsidR="006E7A7B">
              <w:rPr>
                <w:noProof/>
              </w:rPr>
            </w:r>
            <w:r w:rsidR="006E7A7B">
              <w:rPr>
                <w:noProof/>
              </w:rPr>
              <w:fldChar w:fldCharType="separate"/>
            </w:r>
            <w:r w:rsidR="005753B8">
              <w:rPr>
                <w:noProof/>
              </w:rPr>
              <w:t>112</w:t>
            </w:r>
            <w:r w:rsidR="006E7A7B">
              <w:rPr>
                <w:noProof/>
              </w:rPr>
              <w:fldChar w:fldCharType="end"/>
            </w:r>
          </w:hyperlink>
        </w:p>
        <w:p w14:paraId="2B971983" w14:textId="41833FCE" w:rsidR="006E7A7B" w:rsidRPr="002C6C11" w:rsidRDefault="77A9CFF2" w:rsidP="00762753">
          <w:pPr>
            <w:pStyle w:val="TOC2"/>
            <w:rPr>
              <w:rStyle w:val="Hyperlink"/>
              <w:noProof/>
              <w:kern w:val="2"/>
              <w:lang w:eastAsia="en-GB"/>
              <w14:ligatures w14:val="standardContextual"/>
            </w:rPr>
          </w:pPr>
          <w:hyperlink w:anchor="_Toc43187794">
            <w:r w:rsidRPr="77A9CFF2">
              <w:rPr>
                <w:rStyle w:val="Hyperlink"/>
                <w:noProof/>
              </w:rPr>
              <w:t>6.1System Modelling and Simulations – WP 6.1</w:t>
            </w:r>
            <w:r w:rsidR="006E7A7B">
              <w:rPr>
                <w:noProof/>
              </w:rPr>
              <w:tab/>
            </w:r>
            <w:r w:rsidR="006E7A7B">
              <w:rPr>
                <w:noProof/>
              </w:rPr>
              <w:fldChar w:fldCharType="begin"/>
            </w:r>
            <w:r w:rsidR="006E7A7B">
              <w:rPr>
                <w:noProof/>
              </w:rPr>
              <w:instrText>PAGEREF _Toc43187794 \h</w:instrText>
            </w:r>
            <w:r w:rsidR="006E7A7B">
              <w:rPr>
                <w:noProof/>
              </w:rPr>
            </w:r>
            <w:r w:rsidR="006E7A7B">
              <w:rPr>
                <w:noProof/>
              </w:rPr>
              <w:fldChar w:fldCharType="separate"/>
            </w:r>
            <w:r w:rsidR="005753B8">
              <w:rPr>
                <w:noProof/>
              </w:rPr>
              <w:t>114</w:t>
            </w:r>
            <w:r w:rsidR="006E7A7B">
              <w:rPr>
                <w:noProof/>
              </w:rPr>
              <w:fldChar w:fldCharType="end"/>
            </w:r>
          </w:hyperlink>
        </w:p>
        <w:p w14:paraId="5EBA723B" w14:textId="00B955B0" w:rsidR="006E7A7B" w:rsidRPr="002C6C11" w:rsidRDefault="77A9CFF2" w:rsidP="00762753">
          <w:pPr>
            <w:pStyle w:val="TOC3"/>
            <w:rPr>
              <w:rStyle w:val="Hyperlink"/>
              <w:noProof/>
              <w:kern w:val="2"/>
              <w:lang w:eastAsia="en-GB"/>
              <w14:ligatures w14:val="standardContextual"/>
            </w:rPr>
          </w:pPr>
          <w:hyperlink w:anchor="_Toc572337002">
            <w:r w:rsidRPr="77A9CFF2">
              <w:rPr>
                <w:rStyle w:val="Hyperlink"/>
                <w:noProof/>
              </w:rPr>
              <w:t>6.1.1High-level description of the test plan</w:t>
            </w:r>
            <w:r w:rsidR="006E7A7B">
              <w:rPr>
                <w:noProof/>
              </w:rPr>
              <w:tab/>
            </w:r>
            <w:r w:rsidR="006E7A7B">
              <w:rPr>
                <w:noProof/>
              </w:rPr>
              <w:fldChar w:fldCharType="begin"/>
            </w:r>
            <w:r w:rsidR="006E7A7B">
              <w:rPr>
                <w:noProof/>
              </w:rPr>
              <w:instrText>PAGEREF _Toc572337002 \h</w:instrText>
            </w:r>
            <w:r w:rsidR="006E7A7B">
              <w:rPr>
                <w:noProof/>
              </w:rPr>
            </w:r>
            <w:r w:rsidR="006E7A7B">
              <w:rPr>
                <w:noProof/>
              </w:rPr>
              <w:fldChar w:fldCharType="separate"/>
            </w:r>
            <w:r w:rsidR="005753B8">
              <w:rPr>
                <w:noProof/>
              </w:rPr>
              <w:t>114</w:t>
            </w:r>
            <w:r w:rsidR="006E7A7B">
              <w:rPr>
                <w:noProof/>
              </w:rPr>
              <w:fldChar w:fldCharType="end"/>
            </w:r>
          </w:hyperlink>
        </w:p>
        <w:p w14:paraId="31BD31C1" w14:textId="1BC1CCE4" w:rsidR="006E7A7B" w:rsidRPr="002C6C11" w:rsidRDefault="77A9CFF2" w:rsidP="00762753">
          <w:pPr>
            <w:pStyle w:val="TOC3"/>
            <w:rPr>
              <w:rStyle w:val="Hyperlink"/>
              <w:noProof/>
              <w:kern w:val="2"/>
              <w:lang w:eastAsia="en-GB"/>
              <w14:ligatures w14:val="standardContextual"/>
            </w:rPr>
          </w:pPr>
          <w:hyperlink w:anchor="_Toc1377535955">
            <w:r w:rsidRPr="77A9CFF2">
              <w:rPr>
                <w:rStyle w:val="Hyperlink"/>
                <w:noProof/>
              </w:rPr>
              <w:t>6.1.2Validation methodology</w:t>
            </w:r>
            <w:r w:rsidR="006E7A7B">
              <w:rPr>
                <w:noProof/>
              </w:rPr>
              <w:tab/>
            </w:r>
            <w:r w:rsidR="006E7A7B">
              <w:rPr>
                <w:noProof/>
              </w:rPr>
              <w:fldChar w:fldCharType="begin"/>
            </w:r>
            <w:r w:rsidR="006E7A7B">
              <w:rPr>
                <w:noProof/>
              </w:rPr>
              <w:instrText>PAGEREF _Toc1377535955 \h</w:instrText>
            </w:r>
            <w:r w:rsidR="006E7A7B">
              <w:rPr>
                <w:noProof/>
              </w:rPr>
            </w:r>
            <w:r w:rsidR="006E7A7B">
              <w:rPr>
                <w:noProof/>
              </w:rPr>
              <w:fldChar w:fldCharType="separate"/>
            </w:r>
            <w:r w:rsidR="005753B8">
              <w:rPr>
                <w:noProof/>
              </w:rPr>
              <w:t>115</w:t>
            </w:r>
            <w:r w:rsidR="006E7A7B">
              <w:rPr>
                <w:noProof/>
              </w:rPr>
              <w:fldChar w:fldCharType="end"/>
            </w:r>
          </w:hyperlink>
        </w:p>
        <w:p w14:paraId="422A774E" w14:textId="2B11C8F8" w:rsidR="006E7A7B" w:rsidRPr="002C6C11" w:rsidRDefault="77A9CFF2" w:rsidP="00762753">
          <w:pPr>
            <w:pStyle w:val="TOC3"/>
            <w:rPr>
              <w:rStyle w:val="Hyperlink"/>
              <w:noProof/>
              <w:kern w:val="2"/>
              <w:lang w:eastAsia="en-GB"/>
              <w14:ligatures w14:val="standardContextual"/>
            </w:rPr>
          </w:pPr>
          <w:hyperlink w:anchor="_Toc1511930258">
            <w:r w:rsidRPr="77A9CFF2">
              <w:rPr>
                <w:rStyle w:val="Hyperlink"/>
                <w:noProof/>
              </w:rPr>
              <w:t>6.1.3Key results</w:t>
            </w:r>
            <w:r w:rsidR="006E7A7B">
              <w:rPr>
                <w:noProof/>
              </w:rPr>
              <w:tab/>
            </w:r>
            <w:r w:rsidR="006E7A7B">
              <w:rPr>
                <w:noProof/>
              </w:rPr>
              <w:fldChar w:fldCharType="begin"/>
            </w:r>
            <w:r w:rsidR="006E7A7B">
              <w:rPr>
                <w:noProof/>
              </w:rPr>
              <w:instrText>PAGEREF _Toc1511930258 \h</w:instrText>
            </w:r>
            <w:r w:rsidR="006E7A7B">
              <w:rPr>
                <w:noProof/>
              </w:rPr>
            </w:r>
            <w:r w:rsidR="006E7A7B">
              <w:rPr>
                <w:noProof/>
              </w:rPr>
              <w:fldChar w:fldCharType="separate"/>
            </w:r>
            <w:r w:rsidR="005753B8">
              <w:rPr>
                <w:noProof/>
              </w:rPr>
              <w:t>116</w:t>
            </w:r>
            <w:r w:rsidR="006E7A7B">
              <w:rPr>
                <w:noProof/>
              </w:rPr>
              <w:fldChar w:fldCharType="end"/>
            </w:r>
          </w:hyperlink>
        </w:p>
        <w:p w14:paraId="722FBC08" w14:textId="0F76DDCC" w:rsidR="006E7A7B" w:rsidRPr="002C6C11" w:rsidRDefault="77A9CFF2" w:rsidP="00762753">
          <w:pPr>
            <w:pStyle w:val="TOC2"/>
            <w:rPr>
              <w:rStyle w:val="Hyperlink"/>
              <w:noProof/>
              <w:kern w:val="2"/>
              <w:lang w:eastAsia="en-GB"/>
              <w14:ligatures w14:val="standardContextual"/>
            </w:rPr>
          </w:pPr>
          <w:hyperlink w:anchor="_Toc1426182411">
            <w:r w:rsidRPr="77A9CFF2">
              <w:rPr>
                <w:rStyle w:val="Hyperlink"/>
                <w:noProof/>
              </w:rPr>
              <w:t>6.2Keysight Functionality Testbed – WP 6.3: DTD Technology Development</w:t>
            </w:r>
            <w:r w:rsidR="006E7A7B">
              <w:rPr>
                <w:noProof/>
              </w:rPr>
              <w:tab/>
            </w:r>
            <w:r w:rsidR="006E7A7B">
              <w:rPr>
                <w:noProof/>
              </w:rPr>
              <w:fldChar w:fldCharType="begin"/>
            </w:r>
            <w:r w:rsidR="006E7A7B">
              <w:rPr>
                <w:noProof/>
              </w:rPr>
              <w:instrText>PAGEREF _Toc1426182411 \h</w:instrText>
            </w:r>
            <w:r w:rsidR="006E7A7B">
              <w:rPr>
                <w:noProof/>
              </w:rPr>
            </w:r>
            <w:r w:rsidR="006E7A7B">
              <w:rPr>
                <w:noProof/>
              </w:rPr>
              <w:fldChar w:fldCharType="separate"/>
            </w:r>
            <w:r w:rsidR="005753B8">
              <w:rPr>
                <w:noProof/>
              </w:rPr>
              <w:t>117</w:t>
            </w:r>
            <w:r w:rsidR="006E7A7B">
              <w:rPr>
                <w:noProof/>
              </w:rPr>
              <w:fldChar w:fldCharType="end"/>
            </w:r>
          </w:hyperlink>
        </w:p>
        <w:p w14:paraId="2C4D70CC" w14:textId="56BF37C6" w:rsidR="006E7A7B" w:rsidRPr="002C6C11" w:rsidRDefault="77A9CFF2" w:rsidP="00762753">
          <w:pPr>
            <w:pStyle w:val="TOC3"/>
            <w:rPr>
              <w:rStyle w:val="Hyperlink"/>
              <w:noProof/>
              <w:kern w:val="2"/>
              <w:lang w:eastAsia="en-GB"/>
              <w14:ligatures w14:val="standardContextual"/>
            </w:rPr>
          </w:pPr>
          <w:hyperlink w:anchor="_Toc424303738">
            <w:r w:rsidRPr="77A9CFF2">
              <w:rPr>
                <w:rStyle w:val="Hyperlink"/>
                <w:noProof/>
              </w:rPr>
              <w:t>6.2.1High-level description of the test plan</w:t>
            </w:r>
            <w:r w:rsidR="006E7A7B">
              <w:rPr>
                <w:noProof/>
              </w:rPr>
              <w:tab/>
            </w:r>
            <w:r w:rsidR="006E7A7B">
              <w:rPr>
                <w:noProof/>
              </w:rPr>
              <w:fldChar w:fldCharType="begin"/>
            </w:r>
            <w:r w:rsidR="006E7A7B">
              <w:rPr>
                <w:noProof/>
              </w:rPr>
              <w:instrText>PAGEREF _Toc424303738 \h</w:instrText>
            </w:r>
            <w:r w:rsidR="006E7A7B">
              <w:rPr>
                <w:noProof/>
              </w:rPr>
            </w:r>
            <w:r w:rsidR="006E7A7B">
              <w:rPr>
                <w:noProof/>
              </w:rPr>
              <w:fldChar w:fldCharType="separate"/>
            </w:r>
            <w:r w:rsidR="005753B8">
              <w:rPr>
                <w:noProof/>
              </w:rPr>
              <w:t>117</w:t>
            </w:r>
            <w:r w:rsidR="006E7A7B">
              <w:rPr>
                <w:noProof/>
              </w:rPr>
              <w:fldChar w:fldCharType="end"/>
            </w:r>
          </w:hyperlink>
        </w:p>
        <w:p w14:paraId="31ED1F8C" w14:textId="4A2A03FB" w:rsidR="006E7A7B" w:rsidRPr="002C6C11" w:rsidRDefault="77A9CFF2" w:rsidP="00762753">
          <w:pPr>
            <w:pStyle w:val="TOC3"/>
            <w:rPr>
              <w:rStyle w:val="Hyperlink"/>
              <w:noProof/>
              <w:kern w:val="2"/>
              <w:lang w:eastAsia="en-GB"/>
              <w14:ligatures w14:val="standardContextual"/>
            </w:rPr>
          </w:pPr>
          <w:hyperlink w:anchor="_Toc2120217539">
            <w:r w:rsidRPr="77A9CFF2">
              <w:rPr>
                <w:rStyle w:val="Hyperlink"/>
                <w:noProof/>
              </w:rPr>
              <w:t>6.2.2Test bed and setup</w:t>
            </w:r>
            <w:r w:rsidR="006E7A7B">
              <w:rPr>
                <w:noProof/>
              </w:rPr>
              <w:tab/>
            </w:r>
            <w:r w:rsidR="006E7A7B">
              <w:rPr>
                <w:noProof/>
              </w:rPr>
              <w:fldChar w:fldCharType="begin"/>
            </w:r>
            <w:r w:rsidR="006E7A7B">
              <w:rPr>
                <w:noProof/>
              </w:rPr>
              <w:instrText>PAGEREF _Toc2120217539 \h</w:instrText>
            </w:r>
            <w:r w:rsidR="006E7A7B">
              <w:rPr>
                <w:noProof/>
              </w:rPr>
            </w:r>
            <w:r w:rsidR="006E7A7B">
              <w:rPr>
                <w:noProof/>
              </w:rPr>
              <w:fldChar w:fldCharType="separate"/>
            </w:r>
            <w:r w:rsidR="005753B8">
              <w:rPr>
                <w:noProof/>
              </w:rPr>
              <w:t>118</w:t>
            </w:r>
            <w:r w:rsidR="006E7A7B">
              <w:rPr>
                <w:noProof/>
              </w:rPr>
              <w:fldChar w:fldCharType="end"/>
            </w:r>
          </w:hyperlink>
        </w:p>
        <w:p w14:paraId="70E004BD" w14:textId="7FCE4124" w:rsidR="006E7A7B" w:rsidRPr="002C6C11" w:rsidRDefault="77A9CFF2" w:rsidP="00762753">
          <w:pPr>
            <w:pStyle w:val="TOC3"/>
            <w:rPr>
              <w:rStyle w:val="Hyperlink"/>
              <w:noProof/>
              <w:kern w:val="2"/>
              <w:lang w:eastAsia="en-GB"/>
              <w14:ligatures w14:val="standardContextual"/>
            </w:rPr>
          </w:pPr>
          <w:hyperlink w:anchor="_Toc1763809778">
            <w:r w:rsidRPr="77A9CFF2">
              <w:rPr>
                <w:rStyle w:val="Hyperlink"/>
                <w:noProof/>
              </w:rPr>
              <w:t>6.2.3Validation methodology</w:t>
            </w:r>
            <w:r w:rsidR="006E7A7B">
              <w:rPr>
                <w:noProof/>
              </w:rPr>
              <w:tab/>
            </w:r>
            <w:r w:rsidR="006E7A7B">
              <w:rPr>
                <w:noProof/>
              </w:rPr>
              <w:fldChar w:fldCharType="begin"/>
            </w:r>
            <w:r w:rsidR="006E7A7B">
              <w:rPr>
                <w:noProof/>
              </w:rPr>
              <w:instrText>PAGEREF _Toc1763809778 \h</w:instrText>
            </w:r>
            <w:r w:rsidR="006E7A7B">
              <w:rPr>
                <w:noProof/>
              </w:rPr>
            </w:r>
            <w:r w:rsidR="006E7A7B">
              <w:rPr>
                <w:noProof/>
              </w:rPr>
              <w:fldChar w:fldCharType="separate"/>
            </w:r>
            <w:r w:rsidR="005753B8">
              <w:rPr>
                <w:noProof/>
              </w:rPr>
              <w:t>118</w:t>
            </w:r>
            <w:r w:rsidR="006E7A7B">
              <w:rPr>
                <w:noProof/>
              </w:rPr>
              <w:fldChar w:fldCharType="end"/>
            </w:r>
          </w:hyperlink>
        </w:p>
        <w:p w14:paraId="5D22C06B" w14:textId="11CD34C3" w:rsidR="006E7A7B" w:rsidRPr="002C6C11" w:rsidRDefault="77A9CFF2" w:rsidP="00762753">
          <w:pPr>
            <w:pStyle w:val="TOC3"/>
            <w:rPr>
              <w:rStyle w:val="Hyperlink"/>
              <w:noProof/>
              <w:kern w:val="2"/>
              <w:lang w:eastAsia="en-GB"/>
              <w14:ligatures w14:val="standardContextual"/>
            </w:rPr>
          </w:pPr>
          <w:hyperlink w:anchor="_Toc506653858">
            <w:r w:rsidRPr="77A9CFF2">
              <w:rPr>
                <w:rStyle w:val="Hyperlink"/>
                <w:noProof/>
              </w:rPr>
              <w:t>6.2.4Key results</w:t>
            </w:r>
            <w:r w:rsidR="006E7A7B">
              <w:rPr>
                <w:noProof/>
              </w:rPr>
              <w:tab/>
            </w:r>
            <w:r w:rsidR="006E7A7B">
              <w:rPr>
                <w:noProof/>
              </w:rPr>
              <w:fldChar w:fldCharType="begin"/>
            </w:r>
            <w:r w:rsidR="006E7A7B">
              <w:rPr>
                <w:noProof/>
              </w:rPr>
              <w:instrText>PAGEREF _Toc506653858 \h</w:instrText>
            </w:r>
            <w:r w:rsidR="006E7A7B">
              <w:rPr>
                <w:noProof/>
              </w:rPr>
            </w:r>
            <w:r w:rsidR="006E7A7B">
              <w:rPr>
                <w:noProof/>
              </w:rPr>
              <w:fldChar w:fldCharType="separate"/>
            </w:r>
            <w:r w:rsidR="005753B8">
              <w:rPr>
                <w:noProof/>
              </w:rPr>
              <w:t>120</w:t>
            </w:r>
            <w:r w:rsidR="006E7A7B">
              <w:rPr>
                <w:noProof/>
              </w:rPr>
              <w:fldChar w:fldCharType="end"/>
            </w:r>
          </w:hyperlink>
        </w:p>
        <w:p w14:paraId="193CA928" w14:textId="1418E8DB" w:rsidR="006E7A7B" w:rsidRPr="002C6C11" w:rsidRDefault="77A9CFF2" w:rsidP="00762753">
          <w:pPr>
            <w:pStyle w:val="TOC2"/>
            <w:rPr>
              <w:rStyle w:val="Hyperlink"/>
              <w:noProof/>
              <w:kern w:val="2"/>
              <w:lang w:eastAsia="en-GB"/>
              <w14:ligatures w14:val="standardContextual"/>
            </w:rPr>
          </w:pPr>
          <w:hyperlink w:anchor="_Toc25847855">
            <w:r w:rsidRPr="77A9CFF2">
              <w:rPr>
                <w:rStyle w:val="Hyperlink"/>
                <w:noProof/>
              </w:rPr>
              <w:t>6.3 Keysight Performance Testbed – WP 6.4.2: Verification in System Emulator</w:t>
            </w:r>
            <w:r w:rsidR="006E7A7B">
              <w:rPr>
                <w:noProof/>
              </w:rPr>
              <w:tab/>
            </w:r>
            <w:r w:rsidR="006E7A7B">
              <w:rPr>
                <w:noProof/>
              </w:rPr>
              <w:fldChar w:fldCharType="begin"/>
            </w:r>
            <w:r w:rsidR="006E7A7B">
              <w:rPr>
                <w:noProof/>
              </w:rPr>
              <w:instrText>PAGEREF _Toc25847855 \h</w:instrText>
            </w:r>
            <w:r w:rsidR="006E7A7B">
              <w:rPr>
                <w:noProof/>
              </w:rPr>
            </w:r>
            <w:r w:rsidR="006E7A7B">
              <w:rPr>
                <w:noProof/>
              </w:rPr>
              <w:fldChar w:fldCharType="separate"/>
            </w:r>
            <w:r w:rsidR="005753B8">
              <w:rPr>
                <w:noProof/>
              </w:rPr>
              <w:t>123</w:t>
            </w:r>
            <w:r w:rsidR="006E7A7B">
              <w:rPr>
                <w:noProof/>
              </w:rPr>
              <w:fldChar w:fldCharType="end"/>
            </w:r>
          </w:hyperlink>
        </w:p>
        <w:p w14:paraId="473226AB" w14:textId="43AD3163" w:rsidR="006E7A7B" w:rsidRPr="002C6C11" w:rsidRDefault="77A9CFF2" w:rsidP="00762753">
          <w:pPr>
            <w:pStyle w:val="TOC3"/>
            <w:rPr>
              <w:rStyle w:val="Hyperlink"/>
              <w:noProof/>
              <w:kern w:val="2"/>
              <w:lang w:eastAsia="en-GB"/>
              <w14:ligatures w14:val="standardContextual"/>
            </w:rPr>
          </w:pPr>
          <w:hyperlink w:anchor="_Toc1769734012">
            <w:r w:rsidRPr="77A9CFF2">
              <w:rPr>
                <w:rStyle w:val="Hyperlink"/>
                <w:noProof/>
              </w:rPr>
              <w:t>6.3.1 High-level description of the test plan</w:t>
            </w:r>
            <w:r w:rsidR="006E7A7B">
              <w:rPr>
                <w:noProof/>
              </w:rPr>
              <w:tab/>
            </w:r>
            <w:r w:rsidR="006E7A7B">
              <w:rPr>
                <w:noProof/>
              </w:rPr>
              <w:fldChar w:fldCharType="begin"/>
            </w:r>
            <w:r w:rsidR="006E7A7B">
              <w:rPr>
                <w:noProof/>
              </w:rPr>
              <w:instrText>PAGEREF _Toc1769734012 \h</w:instrText>
            </w:r>
            <w:r w:rsidR="006E7A7B">
              <w:rPr>
                <w:noProof/>
              </w:rPr>
            </w:r>
            <w:r w:rsidR="006E7A7B">
              <w:rPr>
                <w:noProof/>
              </w:rPr>
              <w:fldChar w:fldCharType="separate"/>
            </w:r>
            <w:r w:rsidR="005753B8">
              <w:rPr>
                <w:noProof/>
              </w:rPr>
              <w:t>123</w:t>
            </w:r>
            <w:r w:rsidR="006E7A7B">
              <w:rPr>
                <w:noProof/>
              </w:rPr>
              <w:fldChar w:fldCharType="end"/>
            </w:r>
          </w:hyperlink>
        </w:p>
        <w:p w14:paraId="6A023E5E" w14:textId="5881AD4C" w:rsidR="006E7A7B" w:rsidRPr="002C6C11" w:rsidRDefault="77A9CFF2" w:rsidP="00762753">
          <w:pPr>
            <w:pStyle w:val="TOC3"/>
            <w:rPr>
              <w:rStyle w:val="Hyperlink"/>
              <w:noProof/>
              <w:kern w:val="2"/>
              <w:lang w:eastAsia="en-GB"/>
              <w14:ligatures w14:val="standardContextual"/>
            </w:rPr>
          </w:pPr>
          <w:hyperlink w:anchor="_Toc1930741724">
            <w:r w:rsidRPr="77A9CFF2">
              <w:rPr>
                <w:rStyle w:val="Hyperlink"/>
                <w:noProof/>
              </w:rPr>
              <w:t>6.3.2 Test bed and setup</w:t>
            </w:r>
            <w:r w:rsidR="006E7A7B">
              <w:rPr>
                <w:noProof/>
              </w:rPr>
              <w:tab/>
            </w:r>
            <w:r w:rsidR="006E7A7B">
              <w:rPr>
                <w:noProof/>
              </w:rPr>
              <w:fldChar w:fldCharType="begin"/>
            </w:r>
            <w:r w:rsidR="006E7A7B">
              <w:rPr>
                <w:noProof/>
              </w:rPr>
              <w:instrText>PAGEREF _Toc1930741724 \h</w:instrText>
            </w:r>
            <w:r w:rsidR="006E7A7B">
              <w:rPr>
                <w:noProof/>
              </w:rPr>
            </w:r>
            <w:r w:rsidR="006E7A7B">
              <w:rPr>
                <w:noProof/>
              </w:rPr>
              <w:fldChar w:fldCharType="separate"/>
            </w:r>
            <w:r w:rsidR="005753B8">
              <w:rPr>
                <w:noProof/>
              </w:rPr>
              <w:t>123</w:t>
            </w:r>
            <w:r w:rsidR="006E7A7B">
              <w:rPr>
                <w:noProof/>
              </w:rPr>
              <w:fldChar w:fldCharType="end"/>
            </w:r>
          </w:hyperlink>
        </w:p>
        <w:p w14:paraId="731F8A97" w14:textId="4B88193A" w:rsidR="006E7A7B" w:rsidRPr="002C6C11" w:rsidRDefault="77A9CFF2" w:rsidP="00762753">
          <w:pPr>
            <w:pStyle w:val="TOC3"/>
            <w:rPr>
              <w:rStyle w:val="Hyperlink"/>
              <w:noProof/>
              <w:kern w:val="2"/>
              <w:lang w:eastAsia="en-GB"/>
              <w14:ligatures w14:val="standardContextual"/>
            </w:rPr>
          </w:pPr>
          <w:hyperlink w:anchor="_Toc787995859">
            <w:r w:rsidRPr="77A9CFF2">
              <w:rPr>
                <w:rStyle w:val="Hyperlink"/>
                <w:noProof/>
              </w:rPr>
              <w:t>6.3.3 Validation methodology</w:t>
            </w:r>
            <w:r w:rsidR="006E7A7B">
              <w:rPr>
                <w:noProof/>
              </w:rPr>
              <w:tab/>
            </w:r>
            <w:r w:rsidR="006E7A7B">
              <w:rPr>
                <w:noProof/>
              </w:rPr>
              <w:fldChar w:fldCharType="begin"/>
            </w:r>
            <w:r w:rsidR="006E7A7B">
              <w:rPr>
                <w:noProof/>
              </w:rPr>
              <w:instrText>PAGEREF _Toc787995859 \h</w:instrText>
            </w:r>
            <w:r w:rsidR="006E7A7B">
              <w:rPr>
                <w:noProof/>
              </w:rPr>
            </w:r>
            <w:r w:rsidR="006E7A7B">
              <w:rPr>
                <w:noProof/>
              </w:rPr>
              <w:fldChar w:fldCharType="separate"/>
            </w:r>
            <w:r w:rsidR="005753B8">
              <w:rPr>
                <w:noProof/>
              </w:rPr>
              <w:t>124</w:t>
            </w:r>
            <w:r w:rsidR="006E7A7B">
              <w:rPr>
                <w:noProof/>
              </w:rPr>
              <w:fldChar w:fldCharType="end"/>
            </w:r>
          </w:hyperlink>
        </w:p>
        <w:p w14:paraId="1C14B905" w14:textId="054E60BD" w:rsidR="006E7A7B" w:rsidRPr="002C6C11" w:rsidRDefault="77A9CFF2" w:rsidP="00762753">
          <w:pPr>
            <w:pStyle w:val="TOC3"/>
            <w:rPr>
              <w:rStyle w:val="Hyperlink"/>
              <w:noProof/>
              <w:kern w:val="2"/>
              <w:lang w:eastAsia="en-GB"/>
              <w14:ligatures w14:val="standardContextual"/>
            </w:rPr>
          </w:pPr>
          <w:hyperlink w:anchor="_Toc1952771713">
            <w:r w:rsidRPr="77A9CFF2">
              <w:rPr>
                <w:rStyle w:val="Hyperlink"/>
                <w:noProof/>
              </w:rPr>
              <w:t>6.3.4Key results</w:t>
            </w:r>
            <w:r w:rsidR="006E7A7B">
              <w:rPr>
                <w:noProof/>
              </w:rPr>
              <w:tab/>
            </w:r>
            <w:r w:rsidR="006E7A7B">
              <w:rPr>
                <w:noProof/>
              </w:rPr>
              <w:fldChar w:fldCharType="begin"/>
            </w:r>
            <w:r w:rsidR="006E7A7B">
              <w:rPr>
                <w:noProof/>
              </w:rPr>
              <w:instrText>PAGEREF _Toc1952771713 \h</w:instrText>
            </w:r>
            <w:r w:rsidR="006E7A7B">
              <w:rPr>
                <w:noProof/>
              </w:rPr>
            </w:r>
            <w:r w:rsidR="006E7A7B">
              <w:rPr>
                <w:noProof/>
              </w:rPr>
              <w:fldChar w:fldCharType="separate"/>
            </w:r>
            <w:r w:rsidR="005753B8">
              <w:rPr>
                <w:noProof/>
              </w:rPr>
              <w:t>126</w:t>
            </w:r>
            <w:r w:rsidR="006E7A7B">
              <w:rPr>
                <w:noProof/>
              </w:rPr>
              <w:fldChar w:fldCharType="end"/>
            </w:r>
          </w:hyperlink>
        </w:p>
        <w:p w14:paraId="620AB986" w14:textId="2D28C492" w:rsidR="006E7A7B" w:rsidRPr="002C6C11" w:rsidRDefault="77A9CFF2" w:rsidP="00762753">
          <w:pPr>
            <w:pStyle w:val="TOC2"/>
            <w:rPr>
              <w:rStyle w:val="Hyperlink"/>
              <w:noProof/>
              <w:kern w:val="2"/>
              <w:lang w:eastAsia="en-GB"/>
              <w14:ligatures w14:val="standardContextual"/>
            </w:rPr>
          </w:pPr>
          <w:hyperlink w:anchor="_Toc454044414">
            <w:r w:rsidRPr="77A9CFF2">
              <w:rPr>
                <w:rStyle w:val="Hyperlink"/>
                <w:noProof/>
              </w:rPr>
              <w:t>6.4 Verkotan OTA Testbed – WP 6.4.3: Towards OTA Testing</w:t>
            </w:r>
            <w:r w:rsidR="006E7A7B">
              <w:rPr>
                <w:noProof/>
              </w:rPr>
              <w:tab/>
            </w:r>
            <w:r w:rsidR="006E7A7B">
              <w:rPr>
                <w:noProof/>
              </w:rPr>
              <w:fldChar w:fldCharType="begin"/>
            </w:r>
            <w:r w:rsidR="006E7A7B">
              <w:rPr>
                <w:noProof/>
              </w:rPr>
              <w:instrText>PAGEREF _Toc454044414 \h</w:instrText>
            </w:r>
            <w:r w:rsidR="006E7A7B">
              <w:rPr>
                <w:noProof/>
              </w:rPr>
            </w:r>
            <w:r w:rsidR="006E7A7B">
              <w:rPr>
                <w:noProof/>
              </w:rPr>
              <w:fldChar w:fldCharType="separate"/>
            </w:r>
            <w:r w:rsidR="005753B8">
              <w:rPr>
                <w:noProof/>
              </w:rPr>
              <w:t>126</w:t>
            </w:r>
            <w:r w:rsidR="006E7A7B">
              <w:rPr>
                <w:noProof/>
              </w:rPr>
              <w:fldChar w:fldCharType="end"/>
            </w:r>
          </w:hyperlink>
        </w:p>
        <w:p w14:paraId="507C392C" w14:textId="782C6034" w:rsidR="006E7A7B" w:rsidRPr="002C6C11" w:rsidRDefault="77A9CFF2" w:rsidP="00762753">
          <w:pPr>
            <w:pStyle w:val="TOC3"/>
            <w:rPr>
              <w:rStyle w:val="Hyperlink"/>
              <w:noProof/>
              <w:kern w:val="2"/>
              <w:lang w:eastAsia="en-GB"/>
              <w14:ligatures w14:val="standardContextual"/>
            </w:rPr>
          </w:pPr>
          <w:hyperlink w:anchor="_Toc1301072009">
            <w:r w:rsidRPr="77A9CFF2">
              <w:rPr>
                <w:rStyle w:val="Hyperlink"/>
                <w:noProof/>
              </w:rPr>
              <w:t>6.4.1 High-level description of the test plan</w:t>
            </w:r>
            <w:r w:rsidR="006E7A7B">
              <w:rPr>
                <w:noProof/>
              </w:rPr>
              <w:tab/>
            </w:r>
            <w:r w:rsidR="006E7A7B">
              <w:rPr>
                <w:noProof/>
              </w:rPr>
              <w:fldChar w:fldCharType="begin"/>
            </w:r>
            <w:r w:rsidR="006E7A7B">
              <w:rPr>
                <w:noProof/>
              </w:rPr>
              <w:instrText>PAGEREF _Toc1301072009 \h</w:instrText>
            </w:r>
            <w:r w:rsidR="006E7A7B">
              <w:rPr>
                <w:noProof/>
              </w:rPr>
            </w:r>
            <w:r w:rsidR="006E7A7B">
              <w:rPr>
                <w:noProof/>
              </w:rPr>
              <w:fldChar w:fldCharType="separate"/>
            </w:r>
            <w:r w:rsidR="005753B8">
              <w:rPr>
                <w:noProof/>
              </w:rPr>
              <w:t>126</w:t>
            </w:r>
            <w:r w:rsidR="006E7A7B">
              <w:rPr>
                <w:noProof/>
              </w:rPr>
              <w:fldChar w:fldCharType="end"/>
            </w:r>
          </w:hyperlink>
        </w:p>
        <w:p w14:paraId="48AA319D" w14:textId="3314AFFC" w:rsidR="006E7A7B" w:rsidRPr="002C6C11" w:rsidRDefault="77A9CFF2" w:rsidP="00762753">
          <w:pPr>
            <w:pStyle w:val="TOC3"/>
            <w:rPr>
              <w:rStyle w:val="Hyperlink"/>
              <w:noProof/>
              <w:kern w:val="2"/>
              <w:lang w:eastAsia="en-GB"/>
              <w14:ligatures w14:val="standardContextual"/>
            </w:rPr>
          </w:pPr>
          <w:hyperlink w:anchor="_Toc1198561542">
            <w:r w:rsidRPr="77A9CFF2">
              <w:rPr>
                <w:rStyle w:val="Hyperlink"/>
                <w:noProof/>
              </w:rPr>
              <w:t>6.4.2 Test bed and setup</w:t>
            </w:r>
            <w:r w:rsidR="006E7A7B">
              <w:rPr>
                <w:noProof/>
              </w:rPr>
              <w:tab/>
            </w:r>
            <w:r w:rsidR="006E7A7B">
              <w:rPr>
                <w:noProof/>
              </w:rPr>
              <w:fldChar w:fldCharType="begin"/>
            </w:r>
            <w:r w:rsidR="006E7A7B">
              <w:rPr>
                <w:noProof/>
              </w:rPr>
              <w:instrText>PAGEREF _Toc1198561542 \h</w:instrText>
            </w:r>
            <w:r w:rsidR="006E7A7B">
              <w:rPr>
                <w:noProof/>
              </w:rPr>
            </w:r>
            <w:r w:rsidR="006E7A7B">
              <w:rPr>
                <w:noProof/>
              </w:rPr>
              <w:fldChar w:fldCharType="separate"/>
            </w:r>
            <w:r w:rsidR="005753B8">
              <w:rPr>
                <w:noProof/>
              </w:rPr>
              <w:t>126</w:t>
            </w:r>
            <w:r w:rsidR="006E7A7B">
              <w:rPr>
                <w:noProof/>
              </w:rPr>
              <w:fldChar w:fldCharType="end"/>
            </w:r>
          </w:hyperlink>
        </w:p>
        <w:p w14:paraId="443E2BB4" w14:textId="7D632399" w:rsidR="006E7A7B" w:rsidRPr="002C6C11" w:rsidRDefault="77A9CFF2" w:rsidP="00762753">
          <w:pPr>
            <w:pStyle w:val="TOC3"/>
            <w:rPr>
              <w:rStyle w:val="Hyperlink"/>
              <w:noProof/>
              <w:kern w:val="2"/>
              <w:lang w:eastAsia="en-GB"/>
              <w14:ligatures w14:val="standardContextual"/>
            </w:rPr>
          </w:pPr>
          <w:hyperlink w:anchor="_Toc936123655">
            <w:r w:rsidRPr="77A9CFF2">
              <w:rPr>
                <w:rStyle w:val="Hyperlink"/>
                <w:noProof/>
              </w:rPr>
              <w:t>6.4.3 Validation methodology</w:t>
            </w:r>
            <w:r w:rsidR="006E7A7B">
              <w:rPr>
                <w:noProof/>
              </w:rPr>
              <w:tab/>
            </w:r>
            <w:r w:rsidR="006E7A7B">
              <w:rPr>
                <w:noProof/>
              </w:rPr>
              <w:fldChar w:fldCharType="begin"/>
            </w:r>
            <w:r w:rsidR="006E7A7B">
              <w:rPr>
                <w:noProof/>
              </w:rPr>
              <w:instrText>PAGEREF _Toc936123655 \h</w:instrText>
            </w:r>
            <w:r w:rsidR="006E7A7B">
              <w:rPr>
                <w:noProof/>
              </w:rPr>
            </w:r>
            <w:r w:rsidR="006E7A7B">
              <w:rPr>
                <w:noProof/>
              </w:rPr>
              <w:fldChar w:fldCharType="separate"/>
            </w:r>
            <w:r w:rsidR="005753B8">
              <w:rPr>
                <w:noProof/>
              </w:rPr>
              <w:t>127</w:t>
            </w:r>
            <w:r w:rsidR="006E7A7B">
              <w:rPr>
                <w:noProof/>
              </w:rPr>
              <w:fldChar w:fldCharType="end"/>
            </w:r>
          </w:hyperlink>
        </w:p>
        <w:p w14:paraId="201F5FCD" w14:textId="28815D0B" w:rsidR="006E7A7B" w:rsidRPr="002C6C11" w:rsidRDefault="77A9CFF2" w:rsidP="00762753">
          <w:pPr>
            <w:pStyle w:val="TOC3"/>
            <w:rPr>
              <w:rStyle w:val="Hyperlink"/>
              <w:noProof/>
              <w:kern w:val="2"/>
              <w:lang w:eastAsia="en-GB"/>
              <w14:ligatures w14:val="standardContextual"/>
            </w:rPr>
          </w:pPr>
          <w:hyperlink w:anchor="_Toc823233747">
            <w:r w:rsidRPr="77A9CFF2">
              <w:rPr>
                <w:rStyle w:val="Hyperlink"/>
                <w:noProof/>
              </w:rPr>
              <w:t>6.4.4Key results</w:t>
            </w:r>
            <w:r w:rsidR="006E7A7B">
              <w:rPr>
                <w:noProof/>
              </w:rPr>
              <w:tab/>
            </w:r>
            <w:r w:rsidR="006E7A7B">
              <w:rPr>
                <w:noProof/>
              </w:rPr>
              <w:fldChar w:fldCharType="begin"/>
            </w:r>
            <w:r w:rsidR="006E7A7B">
              <w:rPr>
                <w:noProof/>
              </w:rPr>
              <w:instrText>PAGEREF _Toc823233747 \h</w:instrText>
            </w:r>
            <w:r w:rsidR="006E7A7B">
              <w:rPr>
                <w:noProof/>
              </w:rPr>
            </w:r>
            <w:r w:rsidR="006E7A7B">
              <w:rPr>
                <w:noProof/>
              </w:rPr>
              <w:fldChar w:fldCharType="separate"/>
            </w:r>
            <w:r w:rsidR="005753B8">
              <w:rPr>
                <w:noProof/>
              </w:rPr>
              <w:t>128</w:t>
            </w:r>
            <w:r w:rsidR="006E7A7B">
              <w:rPr>
                <w:noProof/>
              </w:rPr>
              <w:fldChar w:fldCharType="end"/>
            </w:r>
          </w:hyperlink>
        </w:p>
        <w:p w14:paraId="6EAAF2EB" w14:textId="57C16166" w:rsidR="006E7A7B" w:rsidRPr="002C6C11" w:rsidRDefault="77A9CFF2" w:rsidP="00762753">
          <w:pPr>
            <w:pStyle w:val="TOC2"/>
            <w:rPr>
              <w:rStyle w:val="Hyperlink"/>
              <w:noProof/>
              <w:kern w:val="2"/>
              <w:lang w:eastAsia="en-GB"/>
              <w14:ligatures w14:val="standardContextual"/>
            </w:rPr>
          </w:pPr>
          <w:hyperlink w:anchor="_Toc1623547886">
            <w:r w:rsidRPr="77A9CFF2">
              <w:rPr>
                <w:rStyle w:val="Hyperlink"/>
                <w:noProof/>
              </w:rPr>
              <w:t>6.5Core Network Testbed – WP 6.3.11: Support of mandatory R-17 feature for MBS within the Core Network</w:t>
            </w:r>
            <w:r w:rsidR="006E7A7B">
              <w:rPr>
                <w:noProof/>
              </w:rPr>
              <w:tab/>
            </w:r>
            <w:r w:rsidR="006E7A7B">
              <w:rPr>
                <w:noProof/>
              </w:rPr>
              <w:fldChar w:fldCharType="begin"/>
            </w:r>
            <w:r w:rsidR="006E7A7B">
              <w:rPr>
                <w:noProof/>
              </w:rPr>
              <w:instrText>PAGEREF _Toc1623547886 \h</w:instrText>
            </w:r>
            <w:r w:rsidR="006E7A7B">
              <w:rPr>
                <w:noProof/>
              </w:rPr>
            </w:r>
            <w:r w:rsidR="006E7A7B">
              <w:rPr>
                <w:noProof/>
              </w:rPr>
              <w:fldChar w:fldCharType="separate"/>
            </w:r>
            <w:r w:rsidR="005753B8">
              <w:rPr>
                <w:noProof/>
              </w:rPr>
              <w:t>128</w:t>
            </w:r>
            <w:r w:rsidR="006E7A7B">
              <w:rPr>
                <w:noProof/>
              </w:rPr>
              <w:fldChar w:fldCharType="end"/>
            </w:r>
          </w:hyperlink>
        </w:p>
        <w:p w14:paraId="2F360B19" w14:textId="49516FB8" w:rsidR="006E7A7B" w:rsidRPr="002C6C11" w:rsidRDefault="77A9CFF2" w:rsidP="00762753">
          <w:pPr>
            <w:pStyle w:val="TOC3"/>
            <w:rPr>
              <w:rStyle w:val="Hyperlink"/>
              <w:noProof/>
              <w:kern w:val="2"/>
              <w:lang w:eastAsia="en-GB"/>
              <w14:ligatures w14:val="standardContextual"/>
            </w:rPr>
          </w:pPr>
          <w:hyperlink w:anchor="_Toc105882908">
            <w:r w:rsidRPr="77A9CFF2">
              <w:rPr>
                <w:rStyle w:val="Hyperlink"/>
                <w:noProof/>
              </w:rPr>
              <w:t>6.5.1High-level description of the test plan</w:t>
            </w:r>
            <w:r w:rsidR="006E7A7B">
              <w:rPr>
                <w:noProof/>
              </w:rPr>
              <w:tab/>
            </w:r>
            <w:r w:rsidR="006E7A7B">
              <w:rPr>
                <w:noProof/>
              </w:rPr>
              <w:fldChar w:fldCharType="begin"/>
            </w:r>
            <w:r w:rsidR="006E7A7B">
              <w:rPr>
                <w:noProof/>
              </w:rPr>
              <w:instrText>PAGEREF _Toc105882908 \h</w:instrText>
            </w:r>
            <w:r w:rsidR="006E7A7B">
              <w:rPr>
                <w:noProof/>
              </w:rPr>
            </w:r>
            <w:r w:rsidR="006E7A7B">
              <w:rPr>
                <w:noProof/>
              </w:rPr>
              <w:fldChar w:fldCharType="separate"/>
            </w:r>
            <w:r w:rsidR="005753B8">
              <w:rPr>
                <w:noProof/>
              </w:rPr>
              <w:t>129</w:t>
            </w:r>
            <w:r w:rsidR="006E7A7B">
              <w:rPr>
                <w:noProof/>
              </w:rPr>
              <w:fldChar w:fldCharType="end"/>
            </w:r>
          </w:hyperlink>
        </w:p>
        <w:p w14:paraId="47547CF2" w14:textId="50B7AB9B" w:rsidR="006E7A7B" w:rsidRPr="002C6C11" w:rsidRDefault="77A9CFF2" w:rsidP="00762753">
          <w:pPr>
            <w:pStyle w:val="TOC3"/>
            <w:rPr>
              <w:rStyle w:val="Hyperlink"/>
              <w:noProof/>
              <w:kern w:val="2"/>
              <w:lang w:eastAsia="en-GB"/>
              <w14:ligatures w14:val="standardContextual"/>
            </w:rPr>
          </w:pPr>
          <w:hyperlink w:anchor="_Toc1170406804">
            <w:r w:rsidRPr="77A9CFF2">
              <w:rPr>
                <w:rStyle w:val="Hyperlink"/>
                <w:noProof/>
              </w:rPr>
              <w:t>6.5.2 Test bed and setup</w:t>
            </w:r>
            <w:r w:rsidR="006E7A7B">
              <w:rPr>
                <w:noProof/>
              </w:rPr>
              <w:tab/>
            </w:r>
            <w:r w:rsidR="006E7A7B">
              <w:rPr>
                <w:noProof/>
              </w:rPr>
              <w:fldChar w:fldCharType="begin"/>
            </w:r>
            <w:r w:rsidR="006E7A7B">
              <w:rPr>
                <w:noProof/>
              </w:rPr>
              <w:instrText>PAGEREF _Toc1170406804 \h</w:instrText>
            </w:r>
            <w:r w:rsidR="006E7A7B">
              <w:rPr>
                <w:noProof/>
              </w:rPr>
            </w:r>
            <w:r w:rsidR="006E7A7B">
              <w:rPr>
                <w:noProof/>
              </w:rPr>
              <w:fldChar w:fldCharType="separate"/>
            </w:r>
            <w:r w:rsidR="005753B8">
              <w:rPr>
                <w:noProof/>
              </w:rPr>
              <w:t>129</w:t>
            </w:r>
            <w:r w:rsidR="006E7A7B">
              <w:rPr>
                <w:noProof/>
              </w:rPr>
              <w:fldChar w:fldCharType="end"/>
            </w:r>
          </w:hyperlink>
        </w:p>
        <w:p w14:paraId="0F4A38F8" w14:textId="79D52196" w:rsidR="006E7A7B" w:rsidRPr="002C6C11" w:rsidRDefault="77A9CFF2" w:rsidP="00762753">
          <w:pPr>
            <w:pStyle w:val="TOC3"/>
            <w:rPr>
              <w:rStyle w:val="Hyperlink"/>
              <w:noProof/>
              <w:kern w:val="2"/>
              <w:lang w:eastAsia="en-GB"/>
              <w14:ligatures w14:val="standardContextual"/>
            </w:rPr>
          </w:pPr>
          <w:hyperlink w:anchor="_Toc623251691">
            <w:r w:rsidRPr="77A9CFF2">
              <w:rPr>
                <w:rStyle w:val="Hyperlink"/>
                <w:noProof/>
              </w:rPr>
              <w:t>6.5.3 Validation methodology</w:t>
            </w:r>
            <w:r w:rsidR="006E7A7B">
              <w:rPr>
                <w:noProof/>
              </w:rPr>
              <w:tab/>
            </w:r>
            <w:r w:rsidR="006E7A7B">
              <w:rPr>
                <w:noProof/>
              </w:rPr>
              <w:fldChar w:fldCharType="begin"/>
            </w:r>
            <w:r w:rsidR="006E7A7B">
              <w:rPr>
                <w:noProof/>
              </w:rPr>
              <w:instrText>PAGEREF _Toc623251691 \h</w:instrText>
            </w:r>
            <w:r w:rsidR="006E7A7B">
              <w:rPr>
                <w:noProof/>
              </w:rPr>
            </w:r>
            <w:r w:rsidR="006E7A7B">
              <w:rPr>
                <w:noProof/>
              </w:rPr>
              <w:fldChar w:fldCharType="separate"/>
            </w:r>
            <w:r w:rsidR="005753B8">
              <w:rPr>
                <w:noProof/>
              </w:rPr>
              <w:t>129</w:t>
            </w:r>
            <w:r w:rsidR="006E7A7B">
              <w:rPr>
                <w:noProof/>
              </w:rPr>
              <w:fldChar w:fldCharType="end"/>
            </w:r>
          </w:hyperlink>
        </w:p>
        <w:p w14:paraId="2D782889" w14:textId="51215BC1" w:rsidR="006E7A7B" w:rsidRPr="002C6C11" w:rsidRDefault="77A9CFF2" w:rsidP="00762753">
          <w:pPr>
            <w:pStyle w:val="TOC3"/>
            <w:rPr>
              <w:rStyle w:val="Hyperlink"/>
              <w:noProof/>
              <w:kern w:val="2"/>
              <w:lang w:eastAsia="en-GB"/>
              <w14:ligatures w14:val="standardContextual"/>
            </w:rPr>
          </w:pPr>
          <w:hyperlink w:anchor="_Toc2020677769">
            <w:r w:rsidRPr="77A9CFF2">
              <w:rPr>
                <w:rStyle w:val="Hyperlink"/>
                <w:noProof/>
              </w:rPr>
              <w:t>6.5.4Key results</w:t>
            </w:r>
            <w:r w:rsidR="006E7A7B">
              <w:rPr>
                <w:noProof/>
              </w:rPr>
              <w:tab/>
            </w:r>
            <w:r w:rsidR="006E7A7B">
              <w:rPr>
                <w:noProof/>
              </w:rPr>
              <w:fldChar w:fldCharType="begin"/>
            </w:r>
            <w:r w:rsidR="006E7A7B">
              <w:rPr>
                <w:noProof/>
              </w:rPr>
              <w:instrText>PAGEREF _Toc2020677769 \h</w:instrText>
            </w:r>
            <w:r w:rsidR="006E7A7B">
              <w:rPr>
                <w:noProof/>
              </w:rPr>
            </w:r>
            <w:r w:rsidR="006E7A7B">
              <w:rPr>
                <w:noProof/>
              </w:rPr>
              <w:fldChar w:fldCharType="separate"/>
            </w:r>
            <w:r w:rsidR="005753B8">
              <w:rPr>
                <w:noProof/>
              </w:rPr>
              <w:t>133</w:t>
            </w:r>
            <w:r w:rsidR="006E7A7B">
              <w:rPr>
                <w:noProof/>
              </w:rPr>
              <w:fldChar w:fldCharType="end"/>
            </w:r>
          </w:hyperlink>
        </w:p>
        <w:p w14:paraId="75B7CA36" w14:textId="73D84A01" w:rsidR="006E7A7B" w:rsidRPr="002C6C11" w:rsidRDefault="77A9CFF2" w:rsidP="00762753">
          <w:pPr>
            <w:pStyle w:val="TOC2"/>
            <w:rPr>
              <w:rStyle w:val="Hyperlink"/>
              <w:noProof/>
              <w:kern w:val="2"/>
              <w:lang w:eastAsia="en-GB"/>
              <w14:ligatures w14:val="standardContextual"/>
            </w:rPr>
          </w:pPr>
          <w:hyperlink w:anchor="_Toc778790995">
            <w:r w:rsidRPr="77A9CFF2">
              <w:rPr>
                <w:rStyle w:val="Hyperlink"/>
                <w:noProof/>
              </w:rPr>
              <w:t>6.6 DTD End-to-End Testbed – WP 6.4.4</w:t>
            </w:r>
            <w:r w:rsidR="006E7A7B">
              <w:rPr>
                <w:noProof/>
              </w:rPr>
              <w:tab/>
            </w:r>
            <w:r w:rsidR="006E7A7B">
              <w:rPr>
                <w:noProof/>
              </w:rPr>
              <w:fldChar w:fldCharType="begin"/>
            </w:r>
            <w:r w:rsidR="006E7A7B">
              <w:rPr>
                <w:noProof/>
              </w:rPr>
              <w:instrText>PAGEREF _Toc778790995 \h</w:instrText>
            </w:r>
            <w:r w:rsidR="006E7A7B">
              <w:rPr>
                <w:noProof/>
              </w:rPr>
            </w:r>
            <w:r w:rsidR="006E7A7B">
              <w:rPr>
                <w:noProof/>
              </w:rPr>
              <w:fldChar w:fldCharType="separate"/>
            </w:r>
            <w:r w:rsidR="005753B8">
              <w:rPr>
                <w:noProof/>
              </w:rPr>
              <w:t>134</w:t>
            </w:r>
            <w:r w:rsidR="006E7A7B">
              <w:rPr>
                <w:noProof/>
              </w:rPr>
              <w:fldChar w:fldCharType="end"/>
            </w:r>
          </w:hyperlink>
        </w:p>
        <w:p w14:paraId="26D56D88" w14:textId="24868B50" w:rsidR="006E7A7B" w:rsidRPr="002C6C11" w:rsidRDefault="77A9CFF2" w:rsidP="00762753">
          <w:pPr>
            <w:pStyle w:val="TOC3"/>
            <w:rPr>
              <w:rStyle w:val="Hyperlink"/>
              <w:noProof/>
              <w:kern w:val="2"/>
              <w:lang w:eastAsia="en-GB"/>
              <w14:ligatures w14:val="standardContextual"/>
            </w:rPr>
          </w:pPr>
          <w:hyperlink w:anchor="_Toc1046915651">
            <w:r w:rsidRPr="77A9CFF2">
              <w:rPr>
                <w:rStyle w:val="Hyperlink"/>
                <w:noProof/>
              </w:rPr>
              <w:t>6.6.1 High-level description of the test plan</w:t>
            </w:r>
            <w:r w:rsidR="006E7A7B">
              <w:rPr>
                <w:noProof/>
              </w:rPr>
              <w:tab/>
            </w:r>
            <w:r w:rsidR="006E7A7B">
              <w:rPr>
                <w:noProof/>
              </w:rPr>
              <w:fldChar w:fldCharType="begin"/>
            </w:r>
            <w:r w:rsidR="006E7A7B">
              <w:rPr>
                <w:noProof/>
              </w:rPr>
              <w:instrText>PAGEREF _Toc1046915651 \h</w:instrText>
            </w:r>
            <w:r w:rsidR="006E7A7B">
              <w:rPr>
                <w:noProof/>
              </w:rPr>
            </w:r>
            <w:r w:rsidR="006E7A7B">
              <w:rPr>
                <w:noProof/>
              </w:rPr>
              <w:fldChar w:fldCharType="separate"/>
            </w:r>
            <w:r w:rsidR="005753B8">
              <w:rPr>
                <w:noProof/>
              </w:rPr>
              <w:t>134</w:t>
            </w:r>
            <w:r w:rsidR="006E7A7B">
              <w:rPr>
                <w:noProof/>
              </w:rPr>
              <w:fldChar w:fldCharType="end"/>
            </w:r>
          </w:hyperlink>
        </w:p>
        <w:p w14:paraId="64D7D43E" w14:textId="1CAABBBB" w:rsidR="006E7A7B" w:rsidRPr="002C6C11" w:rsidRDefault="77A9CFF2" w:rsidP="00762753">
          <w:pPr>
            <w:pStyle w:val="TOC3"/>
            <w:rPr>
              <w:rStyle w:val="Hyperlink"/>
              <w:noProof/>
              <w:kern w:val="2"/>
              <w:lang w:eastAsia="en-GB"/>
              <w14:ligatures w14:val="standardContextual"/>
            </w:rPr>
          </w:pPr>
          <w:hyperlink w:anchor="_Toc2014565383">
            <w:r w:rsidRPr="77A9CFF2">
              <w:rPr>
                <w:rStyle w:val="Hyperlink"/>
                <w:noProof/>
              </w:rPr>
              <w:t>6.6.2 Test bed and setup</w:t>
            </w:r>
            <w:r w:rsidR="006E7A7B">
              <w:rPr>
                <w:noProof/>
              </w:rPr>
              <w:tab/>
            </w:r>
            <w:r w:rsidR="006E7A7B">
              <w:rPr>
                <w:noProof/>
              </w:rPr>
              <w:fldChar w:fldCharType="begin"/>
            </w:r>
            <w:r w:rsidR="006E7A7B">
              <w:rPr>
                <w:noProof/>
              </w:rPr>
              <w:instrText>PAGEREF _Toc2014565383 \h</w:instrText>
            </w:r>
            <w:r w:rsidR="006E7A7B">
              <w:rPr>
                <w:noProof/>
              </w:rPr>
            </w:r>
            <w:r w:rsidR="006E7A7B">
              <w:rPr>
                <w:noProof/>
              </w:rPr>
              <w:fldChar w:fldCharType="separate"/>
            </w:r>
            <w:r w:rsidR="005753B8">
              <w:rPr>
                <w:noProof/>
              </w:rPr>
              <w:t>134</w:t>
            </w:r>
            <w:r w:rsidR="006E7A7B">
              <w:rPr>
                <w:noProof/>
              </w:rPr>
              <w:fldChar w:fldCharType="end"/>
            </w:r>
          </w:hyperlink>
        </w:p>
        <w:p w14:paraId="46F6468F" w14:textId="6612C4CD" w:rsidR="006E7A7B" w:rsidRPr="002C6C11" w:rsidRDefault="77A9CFF2" w:rsidP="00762753">
          <w:pPr>
            <w:pStyle w:val="TOC3"/>
            <w:rPr>
              <w:rStyle w:val="Hyperlink"/>
              <w:noProof/>
              <w:kern w:val="2"/>
              <w:lang w:eastAsia="en-GB"/>
              <w14:ligatures w14:val="standardContextual"/>
            </w:rPr>
          </w:pPr>
          <w:hyperlink w:anchor="_Toc1061966965">
            <w:r w:rsidRPr="77A9CFF2">
              <w:rPr>
                <w:rStyle w:val="Hyperlink"/>
                <w:noProof/>
              </w:rPr>
              <w:t>6.6.3 Validation methodology</w:t>
            </w:r>
            <w:r w:rsidR="006E7A7B">
              <w:rPr>
                <w:noProof/>
              </w:rPr>
              <w:tab/>
            </w:r>
            <w:r w:rsidR="006E7A7B">
              <w:rPr>
                <w:noProof/>
              </w:rPr>
              <w:fldChar w:fldCharType="begin"/>
            </w:r>
            <w:r w:rsidR="006E7A7B">
              <w:rPr>
                <w:noProof/>
              </w:rPr>
              <w:instrText>PAGEREF _Toc1061966965 \h</w:instrText>
            </w:r>
            <w:r w:rsidR="006E7A7B">
              <w:rPr>
                <w:noProof/>
              </w:rPr>
            </w:r>
            <w:r w:rsidR="006E7A7B">
              <w:rPr>
                <w:noProof/>
              </w:rPr>
              <w:fldChar w:fldCharType="separate"/>
            </w:r>
            <w:r w:rsidR="005753B8">
              <w:rPr>
                <w:noProof/>
              </w:rPr>
              <w:t>135</w:t>
            </w:r>
            <w:r w:rsidR="006E7A7B">
              <w:rPr>
                <w:noProof/>
              </w:rPr>
              <w:fldChar w:fldCharType="end"/>
            </w:r>
          </w:hyperlink>
        </w:p>
        <w:p w14:paraId="70FDB556" w14:textId="03D3DFD9" w:rsidR="006E7A7B" w:rsidRPr="002C6C11" w:rsidRDefault="77A9CFF2" w:rsidP="00762753">
          <w:pPr>
            <w:pStyle w:val="TOC3"/>
            <w:rPr>
              <w:rStyle w:val="Hyperlink"/>
              <w:noProof/>
              <w:kern w:val="2"/>
              <w:lang w:eastAsia="en-GB"/>
              <w14:ligatures w14:val="standardContextual"/>
            </w:rPr>
          </w:pPr>
          <w:hyperlink w:anchor="_Toc855925157">
            <w:r w:rsidRPr="77A9CFF2">
              <w:rPr>
                <w:rStyle w:val="Hyperlink"/>
                <w:noProof/>
              </w:rPr>
              <w:t>6.6.4Key results</w:t>
            </w:r>
            <w:r w:rsidR="006E7A7B">
              <w:rPr>
                <w:noProof/>
              </w:rPr>
              <w:tab/>
            </w:r>
            <w:r w:rsidR="006E7A7B">
              <w:rPr>
                <w:noProof/>
              </w:rPr>
              <w:fldChar w:fldCharType="begin"/>
            </w:r>
            <w:r w:rsidR="006E7A7B">
              <w:rPr>
                <w:noProof/>
              </w:rPr>
              <w:instrText>PAGEREF _Toc855925157 \h</w:instrText>
            </w:r>
            <w:r w:rsidR="006E7A7B">
              <w:rPr>
                <w:noProof/>
              </w:rPr>
            </w:r>
            <w:r w:rsidR="006E7A7B">
              <w:rPr>
                <w:noProof/>
              </w:rPr>
              <w:fldChar w:fldCharType="separate"/>
            </w:r>
            <w:r w:rsidR="005753B8">
              <w:rPr>
                <w:noProof/>
              </w:rPr>
              <w:t>137</w:t>
            </w:r>
            <w:r w:rsidR="006E7A7B">
              <w:rPr>
                <w:noProof/>
              </w:rPr>
              <w:fldChar w:fldCharType="end"/>
            </w:r>
          </w:hyperlink>
        </w:p>
        <w:p w14:paraId="502298D4" w14:textId="6B7551A3" w:rsidR="006E7A7B" w:rsidRPr="002C6C11" w:rsidRDefault="77A9CFF2" w:rsidP="00762753">
          <w:pPr>
            <w:pStyle w:val="TOC1"/>
            <w:rPr>
              <w:rStyle w:val="Hyperlink"/>
              <w:noProof/>
              <w:kern w:val="2"/>
              <w:lang w:eastAsia="en-GB"/>
              <w14:ligatures w14:val="standardContextual"/>
            </w:rPr>
          </w:pPr>
          <w:hyperlink w:anchor="_Toc1179793888">
            <w:r w:rsidRPr="77A9CFF2">
              <w:rPr>
                <w:rStyle w:val="Hyperlink"/>
                <w:noProof/>
              </w:rPr>
              <w:t>7Strand 2: Cross-edge functionality tests and validation</w:t>
            </w:r>
            <w:r w:rsidR="006E7A7B">
              <w:rPr>
                <w:noProof/>
              </w:rPr>
              <w:tab/>
            </w:r>
            <w:r w:rsidR="006E7A7B">
              <w:rPr>
                <w:noProof/>
              </w:rPr>
              <w:fldChar w:fldCharType="begin"/>
            </w:r>
            <w:r w:rsidR="006E7A7B">
              <w:rPr>
                <w:noProof/>
              </w:rPr>
              <w:instrText>PAGEREF _Toc1179793888 \h</w:instrText>
            </w:r>
            <w:r w:rsidR="006E7A7B">
              <w:rPr>
                <w:noProof/>
              </w:rPr>
            </w:r>
            <w:r w:rsidR="006E7A7B">
              <w:rPr>
                <w:noProof/>
              </w:rPr>
              <w:fldChar w:fldCharType="separate"/>
            </w:r>
            <w:r w:rsidR="005753B8">
              <w:rPr>
                <w:noProof/>
              </w:rPr>
              <w:t>138</w:t>
            </w:r>
            <w:r w:rsidR="006E7A7B">
              <w:rPr>
                <w:noProof/>
              </w:rPr>
              <w:fldChar w:fldCharType="end"/>
            </w:r>
          </w:hyperlink>
        </w:p>
        <w:p w14:paraId="5A4DEF21" w14:textId="770E083D" w:rsidR="006E7A7B" w:rsidRPr="002C6C11" w:rsidRDefault="77A9CFF2" w:rsidP="00762753">
          <w:pPr>
            <w:pStyle w:val="TOC2"/>
            <w:rPr>
              <w:rStyle w:val="Hyperlink"/>
              <w:noProof/>
              <w:kern w:val="2"/>
              <w:lang w:eastAsia="en-GB"/>
              <w14:ligatures w14:val="standardContextual"/>
            </w:rPr>
          </w:pPr>
          <w:hyperlink w:anchor="_Toc131629208">
            <w:r w:rsidRPr="77A9CFF2">
              <w:rPr>
                <w:rStyle w:val="Hyperlink"/>
                <w:noProof/>
              </w:rPr>
              <w:t>7.1WP2.2: Edge Security</w:t>
            </w:r>
            <w:r w:rsidR="006E7A7B">
              <w:rPr>
                <w:noProof/>
              </w:rPr>
              <w:tab/>
            </w:r>
            <w:r w:rsidR="006E7A7B">
              <w:rPr>
                <w:noProof/>
              </w:rPr>
              <w:fldChar w:fldCharType="begin"/>
            </w:r>
            <w:r w:rsidR="006E7A7B">
              <w:rPr>
                <w:noProof/>
              </w:rPr>
              <w:instrText>PAGEREF _Toc131629208 \h</w:instrText>
            </w:r>
            <w:r w:rsidR="006E7A7B">
              <w:rPr>
                <w:noProof/>
              </w:rPr>
            </w:r>
            <w:r w:rsidR="006E7A7B">
              <w:rPr>
                <w:noProof/>
              </w:rPr>
              <w:fldChar w:fldCharType="separate"/>
            </w:r>
            <w:r w:rsidR="005753B8">
              <w:rPr>
                <w:noProof/>
              </w:rPr>
              <w:t>138</w:t>
            </w:r>
            <w:r w:rsidR="006E7A7B">
              <w:rPr>
                <w:noProof/>
              </w:rPr>
              <w:fldChar w:fldCharType="end"/>
            </w:r>
          </w:hyperlink>
        </w:p>
        <w:p w14:paraId="7ADBB753" w14:textId="6B24612D" w:rsidR="006E7A7B" w:rsidRPr="002C6C11" w:rsidRDefault="77A9CFF2" w:rsidP="00762753">
          <w:pPr>
            <w:pStyle w:val="TOC2"/>
            <w:rPr>
              <w:rStyle w:val="Hyperlink"/>
              <w:noProof/>
              <w:kern w:val="2"/>
              <w:lang w:eastAsia="en-GB"/>
              <w14:ligatures w14:val="standardContextual"/>
            </w:rPr>
          </w:pPr>
          <w:hyperlink w:anchor="_Toc1444648689">
            <w:r w:rsidRPr="77A9CFF2">
              <w:rPr>
                <w:rStyle w:val="Hyperlink"/>
                <w:noProof/>
              </w:rPr>
              <w:t>7.2WP2.4: Optimising storage, cache efficiency and content steering at the edge</w:t>
            </w:r>
            <w:r w:rsidR="006E7A7B">
              <w:rPr>
                <w:noProof/>
              </w:rPr>
              <w:tab/>
            </w:r>
            <w:r w:rsidR="006E7A7B">
              <w:rPr>
                <w:noProof/>
              </w:rPr>
              <w:fldChar w:fldCharType="begin"/>
            </w:r>
            <w:r w:rsidR="006E7A7B">
              <w:rPr>
                <w:noProof/>
              </w:rPr>
              <w:instrText>PAGEREF _Toc1444648689 \h</w:instrText>
            </w:r>
            <w:r w:rsidR="006E7A7B">
              <w:rPr>
                <w:noProof/>
              </w:rPr>
            </w:r>
            <w:r w:rsidR="006E7A7B">
              <w:rPr>
                <w:noProof/>
              </w:rPr>
              <w:fldChar w:fldCharType="separate"/>
            </w:r>
            <w:r w:rsidR="005753B8">
              <w:rPr>
                <w:noProof/>
              </w:rPr>
              <w:t>139</w:t>
            </w:r>
            <w:r w:rsidR="006E7A7B">
              <w:rPr>
                <w:noProof/>
              </w:rPr>
              <w:fldChar w:fldCharType="end"/>
            </w:r>
          </w:hyperlink>
        </w:p>
        <w:p w14:paraId="5A14F266" w14:textId="410F619F" w:rsidR="006E7A7B" w:rsidRPr="002C6C11" w:rsidRDefault="77A9CFF2" w:rsidP="00762753">
          <w:pPr>
            <w:pStyle w:val="TOC2"/>
            <w:rPr>
              <w:rStyle w:val="Hyperlink"/>
              <w:noProof/>
              <w:kern w:val="2"/>
              <w:lang w:eastAsia="en-GB"/>
              <w14:ligatures w14:val="standardContextual"/>
            </w:rPr>
          </w:pPr>
          <w:hyperlink w:anchor="_Toc1840031468">
            <w:r w:rsidRPr="77A9CFF2">
              <w:rPr>
                <w:rStyle w:val="Hyperlink"/>
                <w:noProof/>
              </w:rPr>
              <w:t>7.3WP2.5: 5G Components at the Edge</w:t>
            </w:r>
            <w:r w:rsidR="006E7A7B">
              <w:rPr>
                <w:noProof/>
              </w:rPr>
              <w:tab/>
            </w:r>
            <w:r w:rsidR="006E7A7B">
              <w:rPr>
                <w:noProof/>
              </w:rPr>
              <w:fldChar w:fldCharType="begin"/>
            </w:r>
            <w:r w:rsidR="006E7A7B">
              <w:rPr>
                <w:noProof/>
              </w:rPr>
              <w:instrText>PAGEREF _Toc1840031468 \h</w:instrText>
            </w:r>
            <w:r w:rsidR="006E7A7B">
              <w:rPr>
                <w:noProof/>
              </w:rPr>
            </w:r>
            <w:r w:rsidR="006E7A7B">
              <w:rPr>
                <w:noProof/>
              </w:rPr>
              <w:fldChar w:fldCharType="separate"/>
            </w:r>
            <w:r w:rsidR="005753B8">
              <w:rPr>
                <w:noProof/>
              </w:rPr>
              <w:t>139</w:t>
            </w:r>
            <w:r w:rsidR="006E7A7B">
              <w:rPr>
                <w:noProof/>
              </w:rPr>
              <w:fldChar w:fldCharType="end"/>
            </w:r>
          </w:hyperlink>
        </w:p>
        <w:p w14:paraId="70A407A5" w14:textId="0192BC30" w:rsidR="006E7A7B" w:rsidRPr="002C6C11" w:rsidRDefault="77A9CFF2" w:rsidP="00762753">
          <w:pPr>
            <w:pStyle w:val="TOC3"/>
            <w:rPr>
              <w:rStyle w:val="Hyperlink"/>
              <w:noProof/>
              <w:kern w:val="2"/>
              <w:lang w:eastAsia="en-GB"/>
              <w14:ligatures w14:val="standardContextual"/>
            </w:rPr>
          </w:pPr>
          <w:hyperlink w:anchor="_Toc144520293">
            <w:r w:rsidRPr="77A9CFF2">
              <w:rPr>
                <w:rStyle w:val="Hyperlink"/>
                <w:noProof/>
              </w:rPr>
              <w:t>7.3.1High-level description of the test plan</w:t>
            </w:r>
            <w:r w:rsidR="006E7A7B">
              <w:rPr>
                <w:noProof/>
              </w:rPr>
              <w:tab/>
            </w:r>
            <w:r w:rsidR="006E7A7B">
              <w:rPr>
                <w:noProof/>
              </w:rPr>
              <w:fldChar w:fldCharType="begin"/>
            </w:r>
            <w:r w:rsidR="006E7A7B">
              <w:rPr>
                <w:noProof/>
              </w:rPr>
              <w:instrText>PAGEREF _Toc144520293 \h</w:instrText>
            </w:r>
            <w:r w:rsidR="006E7A7B">
              <w:rPr>
                <w:noProof/>
              </w:rPr>
            </w:r>
            <w:r w:rsidR="006E7A7B">
              <w:rPr>
                <w:noProof/>
              </w:rPr>
              <w:fldChar w:fldCharType="separate"/>
            </w:r>
            <w:r w:rsidR="005753B8">
              <w:rPr>
                <w:noProof/>
              </w:rPr>
              <w:t>140</w:t>
            </w:r>
            <w:r w:rsidR="006E7A7B">
              <w:rPr>
                <w:noProof/>
              </w:rPr>
              <w:fldChar w:fldCharType="end"/>
            </w:r>
          </w:hyperlink>
        </w:p>
        <w:p w14:paraId="5FC647EA" w14:textId="5C177BAA" w:rsidR="006E7A7B" w:rsidRPr="002C6C11" w:rsidRDefault="77A9CFF2" w:rsidP="00762753">
          <w:pPr>
            <w:pStyle w:val="TOC3"/>
            <w:rPr>
              <w:rStyle w:val="Hyperlink"/>
              <w:noProof/>
              <w:kern w:val="2"/>
              <w:lang w:eastAsia="en-GB"/>
              <w14:ligatures w14:val="standardContextual"/>
            </w:rPr>
          </w:pPr>
          <w:hyperlink w:anchor="_Toc89796573">
            <w:r w:rsidRPr="77A9CFF2">
              <w:rPr>
                <w:rStyle w:val="Hyperlink"/>
                <w:noProof/>
              </w:rPr>
              <w:t>7.3.2Test bed and setup</w:t>
            </w:r>
            <w:r w:rsidR="006E7A7B">
              <w:rPr>
                <w:noProof/>
              </w:rPr>
              <w:tab/>
            </w:r>
            <w:r w:rsidR="006E7A7B">
              <w:rPr>
                <w:noProof/>
              </w:rPr>
              <w:fldChar w:fldCharType="begin"/>
            </w:r>
            <w:r w:rsidR="006E7A7B">
              <w:rPr>
                <w:noProof/>
              </w:rPr>
              <w:instrText>PAGEREF _Toc89796573 \h</w:instrText>
            </w:r>
            <w:r w:rsidR="006E7A7B">
              <w:rPr>
                <w:noProof/>
              </w:rPr>
            </w:r>
            <w:r w:rsidR="006E7A7B">
              <w:rPr>
                <w:noProof/>
              </w:rPr>
              <w:fldChar w:fldCharType="separate"/>
            </w:r>
            <w:r w:rsidR="005753B8">
              <w:rPr>
                <w:noProof/>
              </w:rPr>
              <w:t>140</w:t>
            </w:r>
            <w:r w:rsidR="006E7A7B">
              <w:rPr>
                <w:noProof/>
              </w:rPr>
              <w:fldChar w:fldCharType="end"/>
            </w:r>
          </w:hyperlink>
        </w:p>
        <w:p w14:paraId="54C1C954" w14:textId="0B5F45A0" w:rsidR="006E7A7B" w:rsidRPr="002C6C11" w:rsidRDefault="77A9CFF2" w:rsidP="00762753">
          <w:pPr>
            <w:pStyle w:val="TOC3"/>
            <w:rPr>
              <w:rStyle w:val="Hyperlink"/>
              <w:noProof/>
              <w:kern w:val="2"/>
              <w:lang w:eastAsia="en-GB"/>
              <w14:ligatures w14:val="standardContextual"/>
            </w:rPr>
          </w:pPr>
          <w:hyperlink w:anchor="_Toc40679052">
            <w:r w:rsidRPr="77A9CFF2">
              <w:rPr>
                <w:rStyle w:val="Hyperlink"/>
                <w:noProof/>
              </w:rPr>
              <w:t>7.3.3Validation methodology</w:t>
            </w:r>
            <w:r w:rsidR="006E7A7B">
              <w:rPr>
                <w:noProof/>
              </w:rPr>
              <w:tab/>
            </w:r>
            <w:r w:rsidR="006E7A7B">
              <w:rPr>
                <w:noProof/>
              </w:rPr>
              <w:fldChar w:fldCharType="begin"/>
            </w:r>
            <w:r w:rsidR="006E7A7B">
              <w:rPr>
                <w:noProof/>
              </w:rPr>
              <w:instrText>PAGEREF _Toc40679052 \h</w:instrText>
            </w:r>
            <w:r w:rsidR="006E7A7B">
              <w:rPr>
                <w:noProof/>
              </w:rPr>
            </w:r>
            <w:r w:rsidR="006E7A7B">
              <w:rPr>
                <w:noProof/>
              </w:rPr>
              <w:fldChar w:fldCharType="separate"/>
            </w:r>
            <w:r w:rsidR="005753B8">
              <w:rPr>
                <w:noProof/>
              </w:rPr>
              <w:t>141</w:t>
            </w:r>
            <w:r w:rsidR="006E7A7B">
              <w:rPr>
                <w:noProof/>
              </w:rPr>
              <w:fldChar w:fldCharType="end"/>
            </w:r>
          </w:hyperlink>
        </w:p>
        <w:p w14:paraId="295575E1" w14:textId="43E1A021" w:rsidR="006E7A7B" w:rsidRPr="002C6C11" w:rsidRDefault="77A9CFF2" w:rsidP="00762753">
          <w:pPr>
            <w:pStyle w:val="TOC2"/>
            <w:rPr>
              <w:rStyle w:val="Hyperlink"/>
              <w:noProof/>
              <w:kern w:val="2"/>
              <w:lang w:eastAsia="en-GB"/>
              <w14:ligatures w14:val="standardContextual"/>
            </w:rPr>
          </w:pPr>
          <w:hyperlink w:anchor="_Toc456576696">
            <w:r w:rsidRPr="77A9CFF2">
              <w:rPr>
                <w:rStyle w:val="Hyperlink"/>
                <w:noProof/>
              </w:rPr>
              <w:t>7.4Key results</w:t>
            </w:r>
            <w:r w:rsidR="006E7A7B">
              <w:rPr>
                <w:noProof/>
              </w:rPr>
              <w:tab/>
            </w:r>
            <w:r w:rsidR="006E7A7B">
              <w:rPr>
                <w:noProof/>
              </w:rPr>
              <w:fldChar w:fldCharType="begin"/>
            </w:r>
            <w:r w:rsidR="006E7A7B">
              <w:rPr>
                <w:noProof/>
              </w:rPr>
              <w:instrText>PAGEREF _Toc456576696 \h</w:instrText>
            </w:r>
            <w:r w:rsidR="006E7A7B">
              <w:rPr>
                <w:noProof/>
              </w:rPr>
            </w:r>
            <w:r w:rsidR="006E7A7B">
              <w:rPr>
                <w:noProof/>
              </w:rPr>
              <w:fldChar w:fldCharType="separate"/>
            </w:r>
            <w:r w:rsidR="005753B8">
              <w:rPr>
                <w:noProof/>
              </w:rPr>
              <w:t>153</w:t>
            </w:r>
            <w:r w:rsidR="006E7A7B">
              <w:rPr>
                <w:noProof/>
              </w:rPr>
              <w:fldChar w:fldCharType="end"/>
            </w:r>
          </w:hyperlink>
        </w:p>
        <w:p w14:paraId="4E9814D3" w14:textId="45781CCE" w:rsidR="006E7A7B" w:rsidRPr="002C6C11" w:rsidRDefault="77A9CFF2" w:rsidP="00762753">
          <w:pPr>
            <w:pStyle w:val="TOC1"/>
            <w:rPr>
              <w:rStyle w:val="Hyperlink"/>
              <w:noProof/>
              <w:kern w:val="2"/>
              <w:lang w:eastAsia="en-GB"/>
              <w14:ligatures w14:val="standardContextual"/>
            </w:rPr>
          </w:pPr>
          <w:hyperlink w:anchor="_Toc24658418">
            <w:r w:rsidRPr="77A9CFF2">
              <w:rPr>
                <w:rStyle w:val="Hyperlink"/>
                <w:noProof/>
              </w:rPr>
              <w:t>8.Conclusions</w:t>
            </w:r>
            <w:r w:rsidR="006E7A7B">
              <w:rPr>
                <w:noProof/>
              </w:rPr>
              <w:tab/>
            </w:r>
            <w:r w:rsidR="006E7A7B">
              <w:rPr>
                <w:noProof/>
              </w:rPr>
              <w:fldChar w:fldCharType="begin"/>
            </w:r>
            <w:r w:rsidR="006E7A7B">
              <w:rPr>
                <w:noProof/>
              </w:rPr>
              <w:instrText>PAGEREF _Toc24658418 \h</w:instrText>
            </w:r>
            <w:r w:rsidR="006E7A7B">
              <w:rPr>
                <w:noProof/>
              </w:rPr>
            </w:r>
            <w:r w:rsidR="006E7A7B">
              <w:rPr>
                <w:noProof/>
              </w:rPr>
              <w:fldChar w:fldCharType="separate"/>
            </w:r>
            <w:r w:rsidR="005753B8">
              <w:rPr>
                <w:noProof/>
              </w:rPr>
              <w:t>154</w:t>
            </w:r>
            <w:r w:rsidR="006E7A7B">
              <w:rPr>
                <w:noProof/>
              </w:rPr>
              <w:fldChar w:fldCharType="end"/>
            </w:r>
          </w:hyperlink>
        </w:p>
        <w:p w14:paraId="3B63C58F" w14:textId="4031D891" w:rsidR="006E7A7B" w:rsidRPr="002C6C11" w:rsidRDefault="77A9CFF2" w:rsidP="00762753">
          <w:pPr>
            <w:pStyle w:val="TOC1"/>
            <w:rPr>
              <w:rStyle w:val="Hyperlink"/>
              <w:noProof/>
              <w:kern w:val="2"/>
              <w:lang w:eastAsia="en-GB"/>
              <w14:ligatures w14:val="standardContextual"/>
            </w:rPr>
          </w:pPr>
          <w:hyperlink w:anchor="_Toc1040836156">
            <w:r w:rsidRPr="77A9CFF2">
              <w:rPr>
                <w:rStyle w:val="Hyperlink"/>
                <w:noProof/>
              </w:rPr>
              <w:t>Appendix 1</w:t>
            </w:r>
            <w:r w:rsidR="006E7A7B">
              <w:rPr>
                <w:noProof/>
              </w:rPr>
              <w:tab/>
            </w:r>
            <w:r w:rsidR="006E7A7B">
              <w:rPr>
                <w:noProof/>
              </w:rPr>
              <w:fldChar w:fldCharType="begin"/>
            </w:r>
            <w:r w:rsidR="006E7A7B">
              <w:rPr>
                <w:noProof/>
              </w:rPr>
              <w:instrText>PAGEREF _Toc1040836156 \h</w:instrText>
            </w:r>
            <w:r w:rsidR="006E7A7B">
              <w:rPr>
                <w:noProof/>
              </w:rPr>
            </w:r>
            <w:r w:rsidR="006E7A7B">
              <w:rPr>
                <w:noProof/>
              </w:rPr>
              <w:fldChar w:fldCharType="separate"/>
            </w:r>
            <w:r w:rsidR="005753B8">
              <w:rPr>
                <w:noProof/>
              </w:rPr>
              <w:t>155</w:t>
            </w:r>
            <w:r w:rsidR="006E7A7B">
              <w:rPr>
                <w:noProof/>
              </w:rPr>
              <w:fldChar w:fldCharType="end"/>
            </w:r>
          </w:hyperlink>
        </w:p>
        <w:p w14:paraId="7D9ECFCB" w14:textId="07479473" w:rsidR="006E7A7B" w:rsidRPr="002C6C11" w:rsidRDefault="77A9CFF2" w:rsidP="00762753">
          <w:pPr>
            <w:pStyle w:val="TOC2"/>
            <w:rPr>
              <w:rStyle w:val="Hyperlink"/>
              <w:noProof/>
              <w:kern w:val="2"/>
              <w:lang w:eastAsia="en-GB"/>
              <w14:ligatures w14:val="standardContextual"/>
            </w:rPr>
          </w:pPr>
          <w:hyperlink w:anchor="_Toc469111235">
            <w:r w:rsidRPr="77A9CFF2">
              <w:rPr>
                <w:rStyle w:val="Hyperlink"/>
                <w:noProof/>
              </w:rPr>
              <w:t>A.1 Performable Tests</w:t>
            </w:r>
            <w:r w:rsidR="006E7A7B">
              <w:rPr>
                <w:noProof/>
              </w:rPr>
              <w:tab/>
            </w:r>
            <w:r w:rsidR="006E7A7B">
              <w:rPr>
                <w:noProof/>
              </w:rPr>
              <w:fldChar w:fldCharType="begin"/>
            </w:r>
            <w:r w:rsidR="006E7A7B">
              <w:rPr>
                <w:noProof/>
              </w:rPr>
              <w:instrText>PAGEREF _Toc469111235 \h</w:instrText>
            </w:r>
            <w:r w:rsidR="006E7A7B">
              <w:rPr>
                <w:noProof/>
              </w:rPr>
            </w:r>
            <w:r w:rsidR="006E7A7B">
              <w:rPr>
                <w:noProof/>
              </w:rPr>
              <w:fldChar w:fldCharType="separate"/>
            </w:r>
            <w:r w:rsidR="005753B8">
              <w:rPr>
                <w:noProof/>
              </w:rPr>
              <w:t>156</w:t>
            </w:r>
            <w:r w:rsidR="006E7A7B">
              <w:rPr>
                <w:noProof/>
              </w:rPr>
              <w:fldChar w:fldCharType="end"/>
            </w:r>
          </w:hyperlink>
        </w:p>
        <w:p w14:paraId="50969E93" w14:textId="77F9EF9C" w:rsidR="006E7A7B" w:rsidRPr="002C6C11" w:rsidRDefault="77A9CFF2" w:rsidP="00762753">
          <w:pPr>
            <w:pStyle w:val="TOC3"/>
            <w:rPr>
              <w:rStyle w:val="Hyperlink"/>
              <w:noProof/>
              <w:kern w:val="2"/>
              <w:lang w:eastAsia="en-GB"/>
              <w14:ligatures w14:val="standardContextual"/>
            </w:rPr>
          </w:pPr>
          <w:hyperlink w:anchor="_Toc1543098486">
            <w:r w:rsidRPr="77A9CFF2">
              <w:rPr>
                <w:rStyle w:val="Hyperlink"/>
                <w:noProof/>
              </w:rPr>
              <w:t>Scenario B: Assess if watch time drops with degraded quality</w:t>
            </w:r>
            <w:r w:rsidR="006E7A7B">
              <w:rPr>
                <w:noProof/>
              </w:rPr>
              <w:tab/>
            </w:r>
            <w:r w:rsidR="006E7A7B">
              <w:rPr>
                <w:noProof/>
              </w:rPr>
              <w:fldChar w:fldCharType="begin"/>
            </w:r>
            <w:r w:rsidR="006E7A7B">
              <w:rPr>
                <w:noProof/>
              </w:rPr>
              <w:instrText>PAGEREF _Toc1543098486 \h</w:instrText>
            </w:r>
            <w:r w:rsidR="006E7A7B">
              <w:rPr>
                <w:noProof/>
              </w:rPr>
            </w:r>
            <w:r w:rsidR="006E7A7B">
              <w:rPr>
                <w:noProof/>
              </w:rPr>
              <w:fldChar w:fldCharType="separate"/>
            </w:r>
            <w:r w:rsidR="005753B8">
              <w:rPr>
                <w:noProof/>
              </w:rPr>
              <w:t>156</w:t>
            </w:r>
            <w:r w:rsidR="006E7A7B">
              <w:rPr>
                <w:noProof/>
              </w:rPr>
              <w:fldChar w:fldCharType="end"/>
            </w:r>
          </w:hyperlink>
        </w:p>
        <w:p w14:paraId="3D4E42BF" w14:textId="74B07483" w:rsidR="006E7A7B" w:rsidRPr="002C6C11" w:rsidRDefault="77A9CFF2" w:rsidP="00762753">
          <w:pPr>
            <w:pStyle w:val="TOC3"/>
            <w:rPr>
              <w:rStyle w:val="Hyperlink"/>
              <w:noProof/>
              <w:kern w:val="2"/>
              <w:lang w:eastAsia="en-GB"/>
              <w14:ligatures w14:val="standardContextual"/>
            </w:rPr>
          </w:pPr>
          <w:hyperlink w:anchor="_Toc1238654723">
            <w:r w:rsidRPr="77A9CFF2">
              <w:rPr>
                <w:rStyle w:val="Hyperlink"/>
                <w:noProof/>
              </w:rPr>
              <w:t>Scenario E: Test correlation between delivery method and playback continuity</w:t>
            </w:r>
            <w:r w:rsidR="006E7A7B">
              <w:rPr>
                <w:noProof/>
              </w:rPr>
              <w:tab/>
            </w:r>
            <w:r w:rsidR="006E7A7B">
              <w:rPr>
                <w:noProof/>
              </w:rPr>
              <w:fldChar w:fldCharType="begin"/>
            </w:r>
            <w:r w:rsidR="006E7A7B">
              <w:rPr>
                <w:noProof/>
              </w:rPr>
              <w:instrText>PAGEREF _Toc1238654723 \h</w:instrText>
            </w:r>
            <w:r w:rsidR="006E7A7B">
              <w:rPr>
                <w:noProof/>
              </w:rPr>
            </w:r>
            <w:r w:rsidR="006E7A7B">
              <w:rPr>
                <w:noProof/>
              </w:rPr>
              <w:fldChar w:fldCharType="separate"/>
            </w:r>
            <w:r w:rsidR="005753B8">
              <w:rPr>
                <w:noProof/>
              </w:rPr>
              <w:t>156</w:t>
            </w:r>
            <w:r w:rsidR="006E7A7B">
              <w:rPr>
                <w:noProof/>
              </w:rPr>
              <w:fldChar w:fldCharType="end"/>
            </w:r>
          </w:hyperlink>
        </w:p>
        <w:p w14:paraId="7E636EF4" w14:textId="1C5D2ADF" w:rsidR="006E7A7B" w:rsidRPr="002C6C11" w:rsidRDefault="77A9CFF2" w:rsidP="00762753">
          <w:pPr>
            <w:pStyle w:val="TOC3"/>
            <w:rPr>
              <w:rStyle w:val="Hyperlink"/>
              <w:noProof/>
              <w:kern w:val="2"/>
              <w:lang w:eastAsia="en-GB"/>
              <w14:ligatures w14:val="standardContextual"/>
            </w:rPr>
          </w:pPr>
          <w:hyperlink w:anchor="_Toc1372041374">
            <w:r w:rsidRPr="77A9CFF2">
              <w:rPr>
                <w:rStyle w:val="Hyperlink"/>
                <w:noProof/>
              </w:rPr>
              <w:t>Scenario G: Test if completions are higher in resilient methods (less buffering)</w:t>
            </w:r>
            <w:r w:rsidR="006E7A7B">
              <w:rPr>
                <w:noProof/>
              </w:rPr>
              <w:tab/>
            </w:r>
            <w:r w:rsidR="006E7A7B">
              <w:rPr>
                <w:noProof/>
              </w:rPr>
              <w:fldChar w:fldCharType="begin"/>
            </w:r>
            <w:r w:rsidR="006E7A7B">
              <w:rPr>
                <w:noProof/>
              </w:rPr>
              <w:instrText>PAGEREF _Toc1372041374 \h</w:instrText>
            </w:r>
            <w:r w:rsidR="006E7A7B">
              <w:rPr>
                <w:noProof/>
              </w:rPr>
            </w:r>
            <w:r w:rsidR="006E7A7B">
              <w:rPr>
                <w:noProof/>
              </w:rPr>
              <w:fldChar w:fldCharType="separate"/>
            </w:r>
            <w:r w:rsidR="005753B8">
              <w:rPr>
                <w:noProof/>
              </w:rPr>
              <w:t>157</w:t>
            </w:r>
            <w:r w:rsidR="006E7A7B">
              <w:rPr>
                <w:noProof/>
              </w:rPr>
              <w:fldChar w:fldCharType="end"/>
            </w:r>
          </w:hyperlink>
        </w:p>
        <w:p w14:paraId="47A4711D" w14:textId="4756C549" w:rsidR="006E7A7B" w:rsidRPr="002C6C11" w:rsidRDefault="77A9CFF2" w:rsidP="00762753">
          <w:pPr>
            <w:pStyle w:val="TOC3"/>
            <w:rPr>
              <w:rStyle w:val="Hyperlink"/>
              <w:noProof/>
              <w:kern w:val="2"/>
              <w:lang w:eastAsia="en-GB"/>
              <w14:ligatures w14:val="standardContextual"/>
            </w:rPr>
          </w:pPr>
          <w:hyperlink w:anchor="_Toc620489755">
            <w:r w:rsidRPr="77A9CFF2">
              <w:rPr>
                <w:rStyle w:val="Hyperlink"/>
                <w:noProof/>
              </w:rPr>
              <w:t>Scenario J: Identify abandonment spikes after buffering events</w:t>
            </w:r>
            <w:r w:rsidR="006E7A7B">
              <w:rPr>
                <w:noProof/>
              </w:rPr>
              <w:tab/>
            </w:r>
            <w:r w:rsidR="006E7A7B">
              <w:rPr>
                <w:noProof/>
              </w:rPr>
              <w:fldChar w:fldCharType="begin"/>
            </w:r>
            <w:r w:rsidR="006E7A7B">
              <w:rPr>
                <w:noProof/>
              </w:rPr>
              <w:instrText>PAGEREF _Toc620489755 \h</w:instrText>
            </w:r>
            <w:r w:rsidR="006E7A7B">
              <w:rPr>
                <w:noProof/>
              </w:rPr>
            </w:r>
            <w:r w:rsidR="006E7A7B">
              <w:rPr>
                <w:noProof/>
              </w:rPr>
              <w:fldChar w:fldCharType="separate"/>
            </w:r>
            <w:r w:rsidR="005753B8">
              <w:rPr>
                <w:noProof/>
              </w:rPr>
              <w:t>157</w:t>
            </w:r>
            <w:r w:rsidR="006E7A7B">
              <w:rPr>
                <w:noProof/>
              </w:rPr>
              <w:fldChar w:fldCharType="end"/>
            </w:r>
          </w:hyperlink>
        </w:p>
        <w:p w14:paraId="0A9443B9" w14:textId="70ED0DBD" w:rsidR="006E7A7B" w:rsidRPr="002C6C11" w:rsidRDefault="77A9CFF2" w:rsidP="00762753">
          <w:pPr>
            <w:pStyle w:val="TOC3"/>
            <w:rPr>
              <w:rStyle w:val="Hyperlink"/>
              <w:noProof/>
              <w:kern w:val="2"/>
              <w:lang w:eastAsia="en-GB"/>
              <w14:ligatures w14:val="standardContextual"/>
            </w:rPr>
          </w:pPr>
          <w:hyperlink w:anchor="_Toc1665631659">
            <w:r w:rsidRPr="77A9CFF2">
              <w:rPr>
                <w:rStyle w:val="Hyperlink"/>
                <w:noProof/>
              </w:rPr>
              <w:t>Scenario K: Test if users drop at predictable quality loss points</w:t>
            </w:r>
            <w:r w:rsidR="006E7A7B">
              <w:rPr>
                <w:noProof/>
              </w:rPr>
              <w:tab/>
            </w:r>
            <w:r w:rsidR="006E7A7B">
              <w:rPr>
                <w:noProof/>
              </w:rPr>
              <w:fldChar w:fldCharType="begin"/>
            </w:r>
            <w:r w:rsidR="006E7A7B">
              <w:rPr>
                <w:noProof/>
              </w:rPr>
              <w:instrText>PAGEREF _Toc1665631659 \h</w:instrText>
            </w:r>
            <w:r w:rsidR="006E7A7B">
              <w:rPr>
                <w:noProof/>
              </w:rPr>
            </w:r>
            <w:r w:rsidR="006E7A7B">
              <w:rPr>
                <w:noProof/>
              </w:rPr>
              <w:fldChar w:fldCharType="separate"/>
            </w:r>
            <w:r w:rsidR="005753B8">
              <w:rPr>
                <w:noProof/>
              </w:rPr>
              <w:t>158</w:t>
            </w:r>
            <w:r w:rsidR="006E7A7B">
              <w:rPr>
                <w:noProof/>
              </w:rPr>
              <w:fldChar w:fldCharType="end"/>
            </w:r>
          </w:hyperlink>
        </w:p>
        <w:p w14:paraId="74F6D00B" w14:textId="0BC77F7E" w:rsidR="006E7A7B" w:rsidRPr="002C6C11" w:rsidRDefault="77A9CFF2" w:rsidP="00762753">
          <w:pPr>
            <w:pStyle w:val="TOC3"/>
            <w:rPr>
              <w:rStyle w:val="Hyperlink"/>
              <w:noProof/>
              <w:kern w:val="2"/>
              <w:lang w:eastAsia="en-GB"/>
              <w14:ligatures w14:val="standardContextual"/>
            </w:rPr>
          </w:pPr>
          <w:hyperlink w:anchor="_Toc902586072">
            <w:r w:rsidRPr="77A9CFF2">
              <w:rPr>
                <w:rStyle w:val="Hyperlink"/>
                <w:noProof/>
              </w:rPr>
              <w:t>Scenario M: Directly test startup times distribution across methods</w:t>
            </w:r>
            <w:r w:rsidR="006E7A7B">
              <w:rPr>
                <w:noProof/>
              </w:rPr>
              <w:tab/>
            </w:r>
            <w:r w:rsidR="006E7A7B">
              <w:rPr>
                <w:noProof/>
              </w:rPr>
              <w:fldChar w:fldCharType="begin"/>
            </w:r>
            <w:r w:rsidR="006E7A7B">
              <w:rPr>
                <w:noProof/>
              </w:rPr>
              <w:instrText>PAGEREF _Toc902586072 \h</w:instrText>
            </w:r>
            <w:r w:rsidR="006E7A7B">
              <w:rPr>
                <w:noProof/>
              </w:rPr>
            </w:r>
            <w:r w:rsidR="006E7A7B">
              <w:rPr>
                <w:noProof/>
              </w:rPr>
              <w:fldChar w:fldCharType="separate"/>
            </w:r>
            <w:r w:rsidR="005753B8">
              <w:rPr>
                <w:noProof/>
              </w:rPr>
              <w:t>158</w:t>
            </w:r>
            <w:r w:rsidR="006E7A7B">
              <w:rPr>
                <w:noProof/>
              </w:rPr>
              <w:fldChar w:fldCharType="end"/>
            </w:r>
          </w:hyperlink>
        </w:p>
        <w:p w14:paraId="3B982CE8" w14:textId="02AD9EFE" w:rsidR="006E7A7B" w:rsidRPr="002C6C11" w:rsidRDefault="77A9CFF2" w:rsidP="00762753">
          <w:pPr>
            <w:pStyle w:val="TOC3"/>
            <w:rPr>
              <w:rStyle w:val="Hyperlink"/>
              <w:noProof/>
              <w:kern w:val="2"/>
              <w:lang w:eastAsia="en-GB"/>
              <w14:ligatures w14:val="standardContextual"/>
            </w:rPr>
          </w:pPr>
          <w:hyperlink w:anchor="_Toc844093225">
            <w:r w:rsidRPr="77A9CFF2">
              <w:rPr>
                <w:rStyle w:val="Hyperlink"/>
                <w:noProof/>
              </w:rPr>
              <w:t>Scenario O: Stress-test buffering under poor networks vs resilient distribution</w:t>
            </w:r>
            <w:r w:rsidR="006E7A7B">
              <w:rPr>
                <w:noProof/>
              </w:rPr>
              <w:tab/>
            </w:r>
            <w:r w:rsidR="006E7A7B">
              <w:rPr>
                <w:noProof/>
              </w:rPr>
              <w:fldChar w:fldCharType="begin"/>
            </w:r>
            <w:r w:rsidR="006E7A7B">
              <w:rPr>
                <w:noProof/>
              </w:rPr>
              <w:instrText>PAGEREF _Toc844093225 \h</w:instrText>
            </w:r>
            <w:r w:rsidR="006E7A7B">
              <w:rPr>
                <w:noProof/>
              </w:rPr>
            </w:r>
            <w:r w:rsidR="006E7A7B">
              <w:rPr>
                <w:noProof/>
              </w:rPr>
              <w:fldChar w:fldCharType="separate"/>
            </w:r>
            <w:r w:rsidR="005753B8">
              <w:rPr>
                <w:noProof/>
              </w:rPr>
              <w:t>158</w:t>
            </w:r>
            <w:r w:rsidR="006E7A7B">
              <w:rPr>
                <w:noProof/>
              </w:rPr>
              <w:fldChar w:fldCharType="end"/>
            </w:r>
          </w:hyperlink>
        </w:p>
        <w:p w14:paraId="57FFA44F" w14:textId="118DCA5D" w:rsidR="006E7A7B" w:rsidRPr="002C6C11" w:rsidRDefault="77A9CFF2" w:rsidP="00762753">
          <w:pPr>
            <w:pStyle w:val="TOC3"/>
            <w:rPr>
              <w:rStyle w:val="Hyperlink"/>
              <w:noProof/>
              <w:kern w:val="2"/>
              <w:lang w:eastAsia="en-GB"/>
              <w14:ligatures w14:val="standardContextual"/>
            </w:rPr>
          </w:pPr>
          <w:hyperlink w:anchor="_Toc2058015480">
            <w:r w:rsidRPr="77A9CFF2">
              <w:rPr>
                <w:rStyle w:val="Hyperlink"/>
                <w:noProof/>
              </w:rPr>
              <w:t>Scenario P: Compare buffering frequency under different methods</w:t>
            </w:r>
            <w:r w:rsidR="006E7A7B">
              <w:rPr>
                <w:noProof/>
              </w:rPr>
              <w:tab/>
            </w:r>
            <w:r w:rsidR="006E7A7B">
              <w:rPr>
                <w:noProof/>
              </w:rPr>
              <w:fldChar w:fldCharType="begin"/>
            </w:r>
            <w:r w:rsidR="006E7A7B">
              <w:rPr>
                <w:noProof/>
              </w:rPr>
              <w:instrText>PAGEREF _Toc2058015480 \h</w:instrText>
            </w:r>
            <w:r w:rsidR="006E7A7B">
              <w:rPr>
                <w:noProof/>
              </w:rPr>
            </w:r>
            <w:r w:rsidR="006E7A7B">
              <w:rPr>
                <w:noProof/>
              </w:rPr>
              <w:fldChar w:fldCharType="separate"/>
            </w:r>
            <w:r w:rsidR="005753B8">
              <w:rPr>
                <w:noProof/>
              </w:rPr>
              <w:t>159</w:t>
            </w:r>
            <w:r w:rsidR="006E7A7B">
              <w:rPr>
                <w:noProof/>
              </w:rPr>
              <w:fldChar w:fldCharType="end"/>
            </w:r>
          </w:hyperlink>
        </w:p>
        <w:p w14:paraId="054F5759" w14:textId="75413858" w:rsidR="006E7A7B" w:rsidRPr="002C6C11" w:rsidRDefault="77A9CFF2" w:rsidP="00762753">
          <w:pPr>
            <w:pStyle w:val="TOC3"/>
            <w:rPr>
              <w:rStyle w:val="Hyperlink"/>
              <w:noProof/>
              <w:kern w:val="2"/>
              <w:lang w:eastAsia="en-GB"/>
              <w14:ligatures w14:val="standardContextual"/>
            </w:rPr>
          </w:pPr>
          <w:hyperlink w:anchor="_Toc1679343350">
            <w:r w:rsidRPr="77A9CFF2">
              <w:rPr>
                <w:rStyle w:val="Hyperlink"/>
                <w:noProof/>
              </w:rPr>
              <w:t>Scenario R: Track frequency of resolution switches under different delivery</w:t>
            </w:r>
            <w:r w:rsidR="006E7A7B">
              <w:rPr>
                <w:noProof/>
              </w:rPr>
              <w:tab/>
            </w:r>
            <w:r w:rsidR="006E7A7B">
              <w:rPr>
                <w:noProof/>
              </w:rPr>
              <w:fldChar w:fldCharType="begin"/>
            </w:r>
            <w:r w:rsidR="006E7A7B">
              <w:rPr>
                <w:noProof/>
              </w:rPr>
              <w:instrText>PAGEREF _Toc1679343350 \h</w:instrText>
            </w:r>
            <w:r w:rsidR="006E7A7B">
              <w:rPr>
                <w:noProof/>
              </w:rPr>
            </w:r>
            <w:r w:rsidR="006E7A7B">
              <w:rPr>
                <w:noProof/>
              </w:rPr>
              <w:fldChar w:fldCharType="separate"/>
            </w:r>
            <w:r w:rsidR="005753B8">
              <w:rPr>
                <w:noProof/>
              </w:rPr>
              <w:t>159</w:t>
            </w:r>
            <w:r w:rsidR="006E7A7B">
              <w:rPr>
                <w:noProof/>
              </w:rPr>
              <w:fldChar w:fldCharType="end"/>
            </w:r>
          </w:hyperlink>
        </w:p>
        <w:p w14:paraId="4FD6B358" w14:textId="23F700F8" w:rsidR="006E7A7B" w:rsidRPr="002C6C11" w:rsidRDefault="77A9CFF2" w:rsidP="00762753">
          <w:pPr>
            <w:pStyle w:val="TOC3"/>
            <w:rPr>
              <w:rStyle w:val="Hyperlink"/>
              <w:noProof/>
              <w:kern w:val="2"/>
              <w:lang w:eastAsia="en-GB"/>
              <w14:ligatures w14:val="standardContextual"/>
            </w:rPr>
          </w:pPr>
          <w:hyperlink w:anchor="_Toc325891029">
            <w:r w:rsidRPr="77A9CFF2">
              <w:rPr>
                <w:rStyle w:val="Hyperlink"/>
                <w:noProof/>
              </w:rPr>
              <w:t>Scenario T: Test retries under network drops or overloaded servers</w:t>
            </w:r>
            <w:r w:rsidR="006E7A7B">
              <w:rPr>
                <w:noProof/>
              </w:rPr>
              <w:tab/>
            </w:r>
            <w:r w:rsidR="006E7A7B">
              <w:rPr>
                <w:noProof/>
              </w:rPr>
              <w:fldChar w:fldCharType="begin"/>
            </w:r>
            <w:r w:rsidR="006E7A7B">
              <w:rPr>
                <w:noProof/>
              </w:rPr>
              <w:instrText>PAGEREF _Toc325891029 \h</w:instrText>
            </w:r>
            <w:r w:rsidR="006E7A7B">
              <w:rPr>
                <w:noProof/>
              </w:rPr>
            </w:r>
            <w:r w:rsidR="006E7A7B">
              <w:rPr>
                <w:noProof/>
              </w:rPr>
              <w:fldChar w:fldCharType="separate"/>
            </w:r>
            <w:r w:rsidR="005753B8">
              <w:rPr>
                <w:noProof/>
              </w:rPr>
              <w:t>160</w:t>
            </w:r>
            <w:r w:rsidR="006E7A7B">
              <w:rPr>
                <w:noProof/>
              </w:rPr>
              <w:fldChar w:fldCharType="end"/>
            </w:r>
          </w:hyperlink>
        </w:p>
        <w:p w14:paraId="7AAB11C7" w14:textId="2842183F" w:rsidR="006E7A7B" w:rsidRPr="002C6C11" w:rsidRDefault="77A9CFF2" w:rsidP="00762753">
          <w:pPr>
            <w:pStyle w:val="TOC3"/>
            <w:rPr>
              <w:rStyle w:val="Hyperlink"/>
              <w:noProof/>
              <w:kern w:val="2"/>
              <w:lang w:eastAsia="en-GB"/>
              <w14:ligatures w14:val="standardContextual"/>
            </w:rPr>
          </w:pPr>
          <w:hyperlink w:anchor="_Toc1683233599">
            <w:r w:rsidRPr="77A9CFF2">
              <w:rPr>
                <w:rStyle w:val="Hyperlink"/>
                <w:noProof/>
              </w:rPr>
              <w:t>Scenario V: Measure load effect on failure rates under stress tests</w:t>
            </w:r>
            <w:r w:rsidR="006E7A7B">
              <w:rPr>
                <w:noProof/>
              </w:rPr>
              <w:tab/>
            </w:r>
            <w:r w:rsidR="006E7A7B">
              <w:rPr>
                <w:noProof/>
              </w:rPr>
              <w:fldChar w:fldCharType="begin"/>
            </w:r>
            <w:r w:rsidR="006E7A7B">
              <w:rPr>
                <w:noProof/>
              </w:rPr>
              <w:instrText>PAGEREF _Toc1683233599 \h</w:instrText>
            </w:r>
            <w:r w:rsidR="006E7A7B">
              <w:rPr>
                <w:noProof/>
              </w:rPr>
            </w:r>
            <w:r w:rsidR="006E7A7B">
              <w:rPr>
                <w:noProof/>
              </w:rPr>
              <w:fldChar w:fldCharType="separate"/>
            </w:r>
            <w:r w:rsidR="005753B8">
              <w:rPr>
                <w:noProof/>
              </w:rPr>
              <w:t>160</w:t>
            </w:r>
            <w:r w:rsidR="006E7A7B">
              <w:rPr>
                <w:noProof/>
              </w:rPr>
              <w:fldChar w:fldCharType="end"/>
            </w:r>
          </w:hyperlink>
        </w:p>
        <w:p w14:paraId="0FD60531" w14:textId="700637FA" w:rsidR="006E7A7B" w:rsidRPr="002C6C11" w:rsidRDefault="77A9CFF2" w:rsidP="00762753">
          <w:pPr>
            <w:pStyle w:val="TOC3"/>
            <w:rPr>
              <w:rStyle w:val="Hyperlink"/>
              <w:noProof/>
              <w:kern w:val="2"/>
              <w:lang w:eastAsia="en-GB"/>
              <w14:ligatures w14:val="standardContextual"/>
            </w:rPr>
          </w:pPr>
          <w:hyperlink w:anchor="_Toc965515521">
            <w:r w:rsidRPr="77A9CFF2">
              <w:rPr>
                <w:rStyle w:val="Hyperlink"/>
                <w:noProof/>
              </w:rPr>
              <w:t>Scenario W: Quantify cost of wasted connection attempts</w:t>
            </w:r>
            <w:r w:rsidR="006E7A7B">
              <w:rPr>
                <w:noProof/>
              </w:rPr>
              <w:tab/>
            </w:r>
            <w:r w:rsidR="006E7A7B">
              <w:rPr>
                <w:noProof/>
              </w:rPr>
              <w:fldChar w:fldCharType="begin"/>
            </w:r>
            <w:r w:rsidR="006E7A7B">
              <w:rPr>
                <w:noProof/>
              </w:rPr>
              <w:instrText>PAGEREF _Toc965515521 \h</w:instrText>
            </w:r>
            <w:r w:rsidR="006E7A7B">
              <w:rPr>
                <w:noProof/>
              </w:rPr>
            </w:r>
            <w:r w:rsidR="006E7A7B">
              <w:rPr>
                <w:noProof/>
              </w:rPr>
              <w:fldChar w:fldCharType="separate"/>
            </w:r>
            <w:r w:rsidR="005753B8">
              <w:rPr>
                <w:noProof/>
              </w:rPr>
              <w:t>160</w:t>
            </w:r>
            <w:r w:rsidR="006E7A7B">
              <w:rPr>
                <w:noProof/>
              </w:rPr>
              <w:fldChar w:fldCharType="end"/>
            </w:r>
          </w:hyperlink>
        </w:p>
        <w:p w14:paraId="2091F30F" w14:textId="373C2254" w:rsidR="006E7A7B" w:rsidRPr="002C6C11" w:rsidRDefault="77A9CFF2" w:rsidP="00762753">
          <w:pPr>
            <w:pStyle w:val="TOC3"/>
            <w:rPr>
              <w:rStyle w:val="Hyperlink"/>
              <w:noProof/>
              <w:kern w:val="2"/>
              <w:lang w:eastAsia="en-GB"/>
              <w14:ligatures w14:val="standardContextual"/>
            </w:rPr>
          </w:pPr>
          <w:hyperlink w:anchor="_Toc693181229">
            <w:r w:rsidRPr="77A9CFF2">
              <w:rPr>
                <w:rStyle w:val="Hyperlink"/>
                <w:noProof/>
              </w:rPr>
              <w:t>Scenario A.2: Track downtime as resilience indicator</w:t>
            </w:r>
            <w:r w:rsidR="006E7A7B">
              <w:rPr>
                <w:noProof/>
              </w:rPr>
              <w:tab/>
            </w:r>
            <w:r w:rsidR="006E7A7B">
              <w:rPr>
                <w:noProof/>
              </w:rPr>
              <w:fldChar w:fldCharType="begin"/>
            </w:r>
            <w:r w:rsidR="006E7A7B">
              <w:rPr>
                <w:noProof/>
              </w:rPr>
              <w:instrText>PAGEREF _Toc693181229 \h</w:instrText>
            </w:r>
            <w:r w:rsidR="006E7A7B">
              <w:rPr>
                <w:noProof/>
              </w:rPr>
            </w:r>
            <w:r w:rsidR="006E7A7B">
              <w:rPr>
                <w:noProof/>
              </w:rPr>
              <w:fldChar w:fldCharType="separate"/>
            </w:r>
            <w:r w:rsidR="005753B8">
              <w:rPr>
                <w:noProof/>
              </w:rPr>
              <w:t>161</w:t>
            </w:r>
            <w:r w:rsidR="006E7A7B">
              <w:rPr>
                <w:noProof/>
              </w:rPr>
              <w:fldChar w:fldCharType="end"/>
            </w:r>
          </w:hyperlink>
        </w:p>
        <w:p w14:paraId="1A263A27" w14:textId="0DE3A625" w:rsidR="006E7A7B" w:rsidRPr="002C6C11" w:rsidRDefault="77A9CFF2" w:rsidP="00762753">
          <w:pPr>
            <w:pStyle w:val="TOC2"/>
            <w:rPr>
              <w:rStyle w:val="Hyperlink"/>
              <w:noProof/>
              <w:kern w:val="2"/>
              <w:lang w:eastAsia="en-GB"/>
              <w14:ligatures w14:val="standardContextual"/>
            </w:rPr>
          </w:pPr>
          <w:hyperlink w:anchor="_Toc662905874">
            <w:r w:rsidRPr="77A9CFF2">
              <w:rPr>
                <w:rStyle w:val="Hyperlink"/>
                <w:noProof/>
              </w:rPr>
              <w:t>A.2 Non-Performable Tests</w:t>
            </w:r>
            <w:r w:rsidR="006E7A7B">
              <w:rPr>
                <w:noProof/>
              </w:rPr>
              <w:tab/>
            </w:r>
            <w:r w:rsidR="006E7A7B">
              <w:rPr>
                <w:noProof/>
              </w:rPr>
              <w:fldChar w:fldCharType="begin"/>
            </w:r>
            <w:r w:rsidR="006E7A7B">
              <w:rPr>
                <w:noProof/>
              </w:rPr>
              <w:instrText>PAGEREF _Toc662905874 \h</w:instrText>
            </w:r>
            <w:r w:rsidR="006E7A7B">
              <w:rPr>
                <w:noProof/>
              </w:rPr>
            </w:r>
            <w:r w:rsidR="006E7A7B">
              <w:rPr>
                <w:noProof/>
              </w:rPr>
              <w:fldChar w:fldCharType="separate"/>
            </w:r>
            <w:r w:rsidR="005753B8">
              <w:rPr>
                <w:noProof/>
              </w:rPr>
              <w:t>162</w:t>
            </w:r>
            <w:r w:rsidR="006E7A7B">
              <w:rPr>
                <w:noProof/>
              </w:rPr>
              <w:fldChar w:fldCharType="end"/>
            </w:r>
          </w:hyperlink>
        </w:p>
        <w:p w14:paraId="4791AA62" w14:textId="0FD1816E" w:rsidR="006E7A7B" w:rsidRPr="002C6C11" w:rsidRDefault="77A9CFF2" w:rsidP="00762753">
          <w:pPr>
            <w:pStyle w:val="TOC3"/>
            <w:rPr>
              <w:rStyle w:val="Hyperlink"/>
              <w:noProof/>
              <w:kern w:val="2"/>
              <w:lang w:eastAsia="en-GB"/>
              <w14:ligatures w14:val="standardContextual"/>
            </w:rPr>
          </w:pPr>
          <w:hyperlink w:anchor="_Toc1096047914">
            <w:r w:rsidRPr="77A9CFF2">
              <w:rPr>
                <w:rStyle w:val="Hyperlink"/>
                <w:noProof/>
              </w:rPr>
              <w:t>Scenario A: Compare watch times across regions/distribution methods to test accessibility</w:t>
            </w:r>
            <w:r w:rsidR="006E7A7B">
              <w:rPr>
                <w:noProof/>
              </w:rPr>
              <w:tab/>
            </w:r>
            <w:r w:rsidR="006E7A7B">
              <w:rPr>
                <w:noProof/>
              </w:rPr>
              <w:fldChar w:fldCharType="begin"/>
            </w:r>
            <w:r w:rsidR="006E7A7B">
              <w:rPr>
                <w:noProof/>
              </w:rPr>
              <w:instrText>PAGEREF _Toc1096047914 \h</w:instrText>
            </w:r>
            <w:r w:rsidR="006E7A7B">
              <w:rPr>
                <w:noProof/>
              </w:rPr>
            </w:r>
            <w:r w:rsidR="006E7A7B">
              <w:rPr>
                <w:noProof/>
              </w:rPr>
              <w:fldChar w:fldCharType="separate"/>
            </w:r>
            <w:r w:rsidR="005753B8">
              <w:rPr>
                <w:noProof/>
              </w:rPr>
              <w:t>162</w:t>
            </w:r>
            <w:r w:rsidR="006E7A7B">
              <w:rPr>
                <w:noProof/>
              </w:rPr>
              <w:fldChar w:fldCharType="end"/>
            </w:r>
          </w:hyperlink>
        </w:p>
        <w:p w14:paraId="3A423EA1" w14:textId="17BCCD83" w:rsidR="006E7A7B" w:rsidRPr="002C6C11" w:rsidRDefault="77A9CFF2" w:rsidP="00762753">
          <w:pPr>
            <w:pStyle w:val="TOC3"/>
            <w:rPr>
              <w:rStyle w:val="Hyperlink"/>
              <w:noProof/>
              <w:kern w:val="2"/>
              <w:lang w:eastAsia="en-GB"/>
              <w14:ligatures w14:val="standardContextual"/>
            </w:rPr>
          </w:pPr>
          <w:hyperlink w:anchor="_Toc1796250520">
            <w:r w:rsidRPr="77A9CFF2">
              <w:rPr>
                <w:rStyle w:val="Hyperlink"/>
                <w:noProof/>
              </w:rPr>
              <w:t>Scenario C: Evaluate trade-off between longer engagement vs. Energy consumption</w:t>
            </w:r>
            <w:r w:rsidR="006E7A7B">
              <w:rPr>
                <w:noProof/>
              </w:rPr>
              <w:tab/>
            </w:r>
            <w:r w:rsidR="006E7A7B">
              <w:rPr>
                <w:noProof/>
              </w:rPr>
              <w:fldChar w:fldCharType="begin"/>
            </w:r>
            <w:r w:rsidR="006E7A7B">
              <w:rPr>
                <w:noProof/>
              </w:rPr>
              <w:instrText>PAGEREF _Toc1796250520 \h</w:instrText>
            </w:r>
            <w:r w:rsidR="006E7A7B">
              <w:rPr>
                <w:noProof/>
              </w:rPr>
            </w:r>
            <w:r w:rsidR="006E7A7B">
              <w:rPr>
                <w:noProof/>
              </w:rPr>
              <w:fldChar w:fldCharType="separate"/>
            </w:r>
            <w:r w:rsidR="005753B8">
              <w:rPr>
                <w:noProof/>
              </w:rPr>
              <w:t>163</w:t>
            </w:r>
            <w:r w:rsidR="006E7A7B">
              <w:rPr>
                <w:noProof/>
              </w:rPr>
              <w:fldChar w:fldCharType="end"/>
            </w:r>
          </w:hyperlink>
        </w:p>
        <w:p w14:paraId="1A6975D7" w14:textId="2822DB0A" w:rsidR="006E7A7B" w:rsidRPr="002C6C11" w:rsidRDefault="77A9CFF2" w:rsidP="00762753">
          <w:pPr>
            <w:pStyle w:val="TOC3"/>
            <w:rPr>
              <w:rStyle w:val="Hyperlink"/>
              <w:noProof/>
              <w:kern w:val="2"/>
              <w:lang w:eastAsia="en-GB"/>
              <w14:ligatures w14:val="standardContextual"/>
            </w:rPr>
          </w:pPr>
          <w:hyperlink w:anchor="_Toc913274926">
            <w:r w:rsidRPr="77A9CFF2">
              <w:rPr>
                <w:rStyle w:val="Hyperlink"/>
                <w:noProof/>
              </w:rPr>
              <w:t>Scenario D: Measure whether different methods (CDN vs Edge) support longer sessions globally</w:t>
            </w:r>
            <w:r w:rsidR="006E7A7B">
              <w:rPr>
                <w:noProof/>
              </w:rPr>
              <w:tab/>
            </w:r>
            <w:r w:rsidR="006E7A7B">
              <w:rPr>
                <w:noProof/>
              </w:rPr>
              <w:fldChar w:fldCharType="begin"/>
            </w:r>
            <w:r w:rsidR="006E7A7B">
              <w:rPr>
                <w:noProof/>
              </w:rPr>
              <w:instrText>PAGEREF _Toc913274926 \h</w:instrText>
            </w:r>
            <w:r w:rsidR="006E7A7B">
              <w:rPr>
                <w:noProof/>
              </w:rPr>
            </w:r>
            <w:r w:rsidR="006E7A7B">
              <w:rPr>
                <w:noProof/>
              </w:rPr>
              <w:fldChar w:fldCharType="separate"/>
            </w:r>
            <w:r w:rsidR="005753B8">
              <w:rPr>
                <w:noProof/>
              </w:rPr>
              <w:t>163</w:t>
            </w:r>
            <w:r w:rsidR="006E7A7B">
              <w:rPr>
                <w:noProof/>
              </w:rPr>
              <w:fldChar w:fldCharType="end"/>
            </w:r>
          </w:hyperlink>
        </w:p>
        <w:p w14:paraId="5ADA7A4B" w14:textId="178A850B" w:rsidR="006E7A7B" w:rsidRPr="002C6C11" w:rsidRDefault="77A9CFF2" w:rsidP="00762753">
          <w:pPr>
            <w:pStyle w:val="TOC3"/>
            <w:rPr>
              <w:rStyle w:val="Hyperlink"/>
              <w:noProof/>
              <w:kern w:val="2"/>
              <w:lang w:eastAsia="en-GB"/>
              <w14:ligatures w14:val="standardContextual"/>
            </w:rPr>
          </w:pPr>
          <w:hyperlink w:anchor="_Toc339816363">
            <w:r w:rsidRPr="77A9CFF2">
              <w:rPr>
                <w:rStyle w:val="Hyperlink"/>
                <w:noProof/>
              </w:rPr>
              <w:t>Scenario F: Compare energy per minute of viewing across methods</w:t>
            </w:r>
            <w:r w:rsidR="006E7A7B">
              <w:rPr>
                <w:noProof/>
              </w:rPr>
              <w:tab/>
            </w:r>
            <w:r w:rsidR="006E7A7B">
              <w:rPr>
                <w:noProof/>
              </w:rPr>
              <w:fldChar w:fldCharType="begin"/>
            </w:r>
            <w:r w:rsidR="006E7A7B">
              <w:rPr>
                <w:noProof/>
              </w:rPr>
              <w:instrText>PAGEREF _Toc339816363 \h</w:instrText>
            </w:r>
            <w:r w:rsidR="006E7A7B">
              <w:rPr>
                <w:noProof/>
              </w:rPr>
            </w:r>
            <w:r w:rsidR="006E7A7B">
              <w:rPr>
                <w:noProof/>
              </w:rPr>
              <w:fldChar w:fldCharType="separate"/>
            </w:r>
            <w:r w:rsidR="005753B8">
              <w:rPr>
                <w:noProof/>
              </w:rPr>
              <w:t>164</w:t>
            </w:r>
            <w:r w:rsidR="006E7A7B">
              <w:rPr>
                <w:noProof/>
              </w:rPr>
              <w:fldChar w:fldCharType="end"/>
            </w:r>
          </w:hyperlink>
        </w:p>
        <w:p w14:paraId="0A926A23" w14:textId="003BDDB8" w:rsidR="006E7A7B" w:rsidRPr="002C6C11" w:rsidRDefault="77A9CFF2" w:rsidP="00762753">
          <w:pPr>
            <w:pStyle w:val="TOC3"/>
            <w:rPr>
              <w:rStyle w:val="Hyperlink"/>
              <w:noProof/>
              <w:kern w:val="2"/>
              <w:lang w:eastAsia="en-GB"/>
              <w14:ligatures w14:val="standardContextual"/>
            </w:rPr>
          </w:pPr>
          <w:hyperlink w:anchor="_Toc1045466532">
            <w:r w:rsidRPr="77A9CFF2">
              <w:rPr>
                <w:rStyle w:val="Hyperlink"/>
                <w:noProof/>
              </w:rPr>
              <w:t>Scenario H: Measure impact of delivery on full content enjoyment</w:t>
            </w:r>
            <w:r w:rsidR="006E7A7B">
              <w:rPr>
                <w:noProof/>
              </w:rPr>
              <w:tab/>
            </w:r>
            <w:r w:rsidR="006E7A7B">
              <w:rPr>
                <w:noProof/>
              </w:rPr>
              <w:fldChar w:fldCharType="begin"/>
            </w:r>
            <w:r w:rsidR="006E7A7B">
              <w:rPr>
                <w:noProof/>
              </w:rPr>
              <w:instrText>PAGEREF _Toc1045466532 \h</w:instrText>
            </w:r>
            <w:r w:rsidR="006E7A7B">
              <w:rPr>
                <w:noProof/>
              </w:rPr>
            </w:r>
            <w:r w:rsidR="006E7A7B">
              <w:rPr>
                <w:noProof/>
              </w:rPr>
              <w:fldChar w:fldCharType="separate"/>
            </w:r>
            <w:r w:rsidR="005753B8">
              <w:rPr>
                <w:noProof/>
              </w:rPr>
              <w:t>166</w:t>
            </w:r>
            <w:r w:rsidR="006E7A7B">
              <w:rPr>
                <w:noProof/>
              </w:rPr>
              <w:fldChar w:fldCharType="end"/>
            </w:r>
          </w:hyperlink>
        </w:p>
        <w:p w14:paraId="2DFE80DB" w14:textId="67C70D19" w:rsidR="006E7A7B" w:rsidRPr="002C6C11" w:rsidRDefault="77A9CFF2" w:rsidP="00762753">
          <w:pPr>
            <w:pStyle w:val="TOC3"/>
            <w:rPr>
              <w:rStyle w:val="Hyperlink"/>
              <w:noProof/>
              <w:kern w:val="2"/>
              <w:lang w:eastAsia="en-GB"/>
              <w14:ligatures w14:val="standardContextual"/>
            </w:rPr>
          </w:pPr>
          <w:hyperlink w:anchor="_Toc2021829225">
            <w:r w:rsidRPr="77A9CFF2">
              <w:rPr>
                <w:rStyle w:val="Hyperlink"/>
                <w:noProof/>
              </w:rPr>
              <w:t>Scenario I: Quantify wasted resources if streams are abandoned early</w:t>
            </w:r>
            <w:r w:rsidR="006E7A7B">
              <w:rPr>
                <w:noProof/>
              </w:rPr>
              <w:tab/>
            </w:r>
            <w:r w:rsidR="006E7A7B">
              <w:rPr>
                <w:noProof/>
              </w:rPr>
              <w:fldChar w:fldCharType="begin"/>
            </w:r>
            <w:r w:rsidR="006E7A7B">
              <w:rPr>
                <w:noProof/>
              </w:rPr>
              <w:instrText>PAGEREF _Toc2021829225 \h</w:instrText>
            </w:r>
            <w:r w:rsidR="006E7A7B">
              <w:rPr>
                <w:noProof/>
              </w:rPr>
            </w:r>
            <w:r w:rsidR="006E7A7B">
              <w:rPr>
                <w:noProof/>
              </w:rPr>
              <w:fldChar w:fldCharType="separate"/>
            </w:r>
            <w:r w:rsidR="005753B8">
              <w:rPr>
                <w:noProof/>
              </w:rPr>
              <w:t>166</w:t>
            </w:r>
            <w:r w:rsidR="006E7A7B">
              <w:rPr>
                <w:noProof/>
              </w:rPr>
              <w:fldChar w:fldCharType="end"/>
            </w:r>
          </w:hyperlink>
        </w:p>
        <w:p w14:paraId="17A2179F" w14:textId="3F534A56" w:rsidR="006E7A7B" w:rsidRPr="002C6C11" w:rsidRDefault="77A9CFF2" w:rsidP="00762753">
          <w:pPr>
            <w:pStyle w:val="TOC3"/>
            <w:rPr>
              <w:rStyle w:val="Hyperlink"/>
              <w:noProof/>
              <w:kern w:val="2"/>
              <w:lang w:eastAsia="en-GB"/>
              <w14:ligatures w14:val="standardContextual"/>
            </w:rPr>
          </w:pPr>
          <w:hyperlink w:anchor="_Toc106720319">
            <w:r w:rsidRPr="77A9CFF2">
              <w:rPr>
                <w:rStyle w:val="Hyperlink"/>
                <w:noProof/>
              </w:rPr>
              <w:t>Scenario L: Calculate energy/data wasted due to mid-stream exits</w:t>
            </w:r>
            <w:r w:rsidR="006E7A7B">
              <w:rPr>
                <w:noProof/>
              </w:rPr>
              <w:tab/>
            </w:r>
            <w:r w:rsidR="006E7A7B">
              <w:rPr>
                <w:noProof/>
              </w:rPr>
              <w:fldChar w:fldCharType="begin"/>
            </w:r>
            <w:r w:rsidR="006E7A7B">
              <w:rPr>
                <w:noProof/>
              </w:rPr>
              <w:instrText>PAGEREF _Toc106720319 \h</w:instrText>
            </w:r>
            <w:r w:rsidR="006E7A7B">
              <w:rPr>
                <w:noProof/>
              </w:rPr>
            </w:r>
            <w:r w:rsidR="006E7A7B">
              <w:rPr>
                <w:noProof/>
              </w:rPr>
              <w:fldChar w:fldCharType="separate"/>
            </w:r>
            <w:r w:rsidR="005753B8">
              <w:rPr>
                <w:noProof/>
              </w:rPr>
              <w:t>167</w:t>
            </w:r>
            <w:r w:rsidR="006E7A7B">
              <w:rPr>
                <w:noProof/>
              </w:rPr>
              <w:fldChar w:fldCharType="end"/>
            </w:r>
          </w:hyperlink>
        </w:p>
        <w:p w14:paraId="4070DBDE" w14:textId="01AFB39F" w:rsidR="006E7A7B" w:rsidRPr="002C6C11" w:rsidRDefault="77A9CFF2" w:rsidP="00762753">
          <w:pPr>
            <w:pStyle w:val="TOC3"/>
            <w:rPr>
              <w:rStyle w:val="Hyperlink"/>
              <w:noProof/>
              <w:kern w:val="2"/>
              <w:lang w:eastAsia="en-GB"/>
              <w14:ligatures w14:val="standardContextual"/>
            </w:rPr>
          </w:pPr>
          <w:hyperlink w:anchor="_Toc1287687175">
            <w:r w:rsidRPr="77A9CFF2">
              <w:rPr>
                <w:rStyle w:val="Hyperlink"/>
                <w:noProof/>
              </w:rPr>
              <w:t>Scenario N: Estimate resource cost of longer startup overheads</w:t>
            </w:r>
            <w:r w:rsidR="006E7A7B">
              <w:rPr>
                <w:noProof/>
              </w:rPr>
              <w:tab/>
            </w:r>
            <w:r w:rsidR="006E7A7B">
              <w:rPr>
                <w:noProof/>
              </w:rPr>
              <w:fldChar w:fldCharType="begin"/>
            </w:r>
            <w:r w:rsidR="006E7A7B">
              <w:rPr>
                <w:noProof/>
              </w:rPr>
              <w:instrText>PAGEREF _Toc1287687175 \h</w:instrText>
            </w:r>
            <w:r w:rsidR="006E7A7B">
              <w:rPr>
                <w:noProof/>
              </w:rPr>
            </w:r>
            <w:r w:rsidR="006E7A7B">
              <w:rPr>
                <w:noProof/>
              </w:rPr>
              <w:fldChar w:fldCharType="separate"/>
            </w:r>
            <w:r w:rsidR="005753B8">
              <w:rPr>
                <w:noProof/>
              </w:rPr>
              <w:t>168</w:t>
            </w:r>
            <w:r w:rsidR="006E7A7B">
              <w:rPr>
                <w:noProof/>
              </w:rPr>
              <w:fldChar w:fldCharType="end"/>
            </w:r>
          </w:hyperlink>
        </w:p>
        <w:p w14:paraId="44AFBAD3" w14:textId="040FA009" w:rsidR="006E7A7B" w:rsidRPr="002C6C11" w:rsidRDefault="77A9CFF2" w:rsidP="00762753">
          <w:pPr>
            <w:pStyle w:val="TOC3"/>
            <w:rPr>
              <w:rStyle w:val="Hyperlink"/>
              <w:noProof/>
              <w:kern w:val="2"/>
              <w:lang w:eastAsia="en-GB"/>
              <w14:ligatures w14:val="standardContextual"/>
            </w:rPr>
          </w:pPr>
          <w:hyperlink w:anchor="_Toc213135580">
            <w:r w:rsidRPr="77A9CFF2">
              <w:rPr>
                <w:rStyle w:val="Hyperlink"/>
                <w:noProof/>
              </w:rPr>
              <w:t>Scenario Q: Energy wasted during idle buffering quantified</w:t>
            </w:r>
            <w:r w:rsidR="006E7A7B">
              <w:rPr>
                <w:noProof/>
              </w:rPr>
              <w:tab/>
            </w:r>
            <w:r w:rsidR="006E7A7B">
              <w:rPr>
                <w:noProof/>
              </w:rPr>
              <w:fldChar w:fldCharType="begin"/>
            </w:r>
            <w:r w:rsidR="006E7A7B">
              <w:rPr>
                <w:noProof/>
              </w:rPr>
              <w:instrText>PAGEREF _Toc213135580 \h</w:instrText>
            </w:r>
            <w:r w:rsidR="006E7A7B">
              <w:rPr>
                <w:noProof/>
              </w:rPr>
            </w:r>
            <w:r w:rsidR="006E7A7B">
              <w:rPr>
                <w:noProof/>
              </w:rPr>
              <w:fldChar w:fldCharType="separate"/>
            </w:r>
            <w:r w:rsidR="005753B8">
              <w:rPr>
                <w:noProof/>
              </w:rPr>
              <w:t>169</w:t>
            </w:r>
            <w:r w:rsidR="006E7A7B">
              <w:rPr>
                <w:noProof/>
              </w:rPr>
              <w:fldChar w:fldCharType="end"/>
            </w:r>
          </w:hyperlink>
        </w:p>
        <w:p w14:paraId="249F0F10" w14:textId="49488181" w:rsidR="006E7A7B" w:rsidRPr="002C6C11" w:rsidRDefault="77A9CFF2" w:rsidP="00762753">
          <w:pPr>
            <w:pStyle w:val="TOC3"/>
            <w:rPr>
              <w:rStyle w:val="Hyperlink"/>
              <w:noProof/>
              <w:kern w:val="2"/>
              <w:lang w:eastAsia="en-GB"/>
              <w14:ligatures w14:val="standardContextual"/>
            </w:rPr>
          </w:pPr>
          <w:hyperlink w:anchor="_Toc1652054265">
            <w:r w:rsidRPr="77A9CFF2">
              <w:rPr>
                <w:rStyle w:val="Hyperlink"/>
                <w:noProof/>
              </w:rPr>
              <w:t>Scenario S: Test link between bitrate volatility and energy inefficiency</w:t>
            </w:r>
            <w:r w:rsidR="006E7A7B">
              <w:rPr>
                <w:noProof/>
              </w:rPr>
              <w:tab/>
            </w:r>
            <w:r w:rsidR="006E7A7B">
              <w:rPr>
                <w:noProof/>
              </w:rPr>
              <w:fldChar w:fldCharType="begin"/>
            </w:r>
            <w:r w:rsidR="006E7A7B">
              <w:rPr>
                <w:noProof/>
              </w:rPr>
              <w:instrText>PAGEREF _Toc1652054265 \h</w:instrText>
            </w:r>
            <w:r w:rsidR="006E7A7B">
              <w:rPr>
                <w:noProof/>
              </w:rPr>
            </w:r>
            <w:r w:rsidR="006E7A7B">
              <w:rPr>
                <w:noProof/>
              </w:rPr>
              <w:fldChar w:fldCharType="separate"/>
            </w:r>
            <w:r w:rsidR="005753B8">
              <w:rPr>
                <w:noProof/>
              </w:rPr>
              <w:t>170</w:t>
            </w:r>
            <w:r w:rsidR="006E7A7B">
              <w:rPr>
                <w:noProof/>
              </w:rPr>
              <w:fldChar w:fldCharType="end"/>
            </w:r>
          </w:hyperlink>
        </w:p>
        <w:p w14:paraId="0511AD8F" w14:textId="1B1EC5B6" w:rsidR="006E7A7B" w:rsidRPr="002C6C11" w:rsidRDefault="77A9CFF2" w:rsidP="00762753">
          <w:pPr>
            <w:pStyle w:val="TOC3"/>
            <w:rPr>
              <w:rStyle w:val="Hyperlink"/>
              <w:noProof/>
              <w:kern w:val="2"/>
              <w:lang w:eastAsia="en-GB"/>
              <w14:ligatures w14:val="standardContextual"/>
            </w:rPr>
          </w:pPr>
          <w:hyperlink w:anchor="_Toc1481899951">
            <w:r w:rsidRPr="77A9CFF2">
              <w:rPr>
                <w:rStyle w:val="Hyperlink"/>
                <w:noProof/>
              </w:rPr>
              <w:t>Scenario U: Evaluate impact of failures on playback experience</w:t>
            </w:r>
            <w:r w:rsidR="006E7A7B">
              <w:rPr>
                <w:noProof/>
              </w:rPr>
              <w:tab/>
            </w:r>
            <w:r w:rsidR="006E7A7B">
              <w:rPr>
                <w:noProof/>
              </w:rPr>
              <w:fldChar w:fldCharType="begin"/>
            </w:r>
            <w:r w:rsidR="006E7A7B">
              <w:rPr>
                <w:noProof/>
              </w:rPr>
              <w:instrText>PAGEREF _Toc1481899951 \h</w:instrText>
            </w:r>
            <w:r w:rsidR="006E7A7B">
              <w:rPr>
                <w:noProof/>
              </w:rPr>
            </w:r>
            <w:r w:rsidR="006E7A7B">
              <w:rPr>
                <w:noProof/>
              </w:rPr>
              <w:fldChar w:fldCharType="separate"/>
            </w:r>
            <w:r w:rsidR="005753B8">
              <w:rPr>
                <w:noProof/>
              </w:rPr>
              <w:t>171</w:t>
            </w:r>
            <w:r w:rsidR="006E7A7B">
              <w:rPr>
                <w:noProof/>
              </w:rPr>
              <w:fldChar w:fldCharType="end"/>
            </w:r>
          </w:hyperlink>
        </w:p>
        <w:p w14:paraId="123C0B23" w14:textId="0FAE9ED7" w:rsidR="006E7A7B" w:rsidRPr="002C6C11" w:rsidRDefault="77A9CFF2" w:rsidP="00762753">
          <w:pPr>
            <w:pStyle w:val="TOC3"/>
            <w:rPr>
              <w:rStyle w:val="Hyperlink"/>
              <w:noProof/>
              <w:kern w:val="2"/>
              <w:lang w:eastAsia="en-GB"/>
              <w14:ligatures w14:val="standardContextual"/>
            </w:rPr>
          </w:pPr>
          <w:hyperlink w:anchor="_Toc478174421">
            <w:r w:rsidRPr="77A9CFF2">
              <w:rPr>
                <w:rStyle w:val="Hyperlink"/>
                <w:noProof/>
              </w:rPr>
              <w:t>Scenario X: Record app crashes under varying load/network conditions</w:t>
            </w:r>
            <w:r w:rsidR="006E7A7B">
              <w:rPr>
                <w:noProof/>
              </w:rPr>
              <w:tab/>
            </w:r>
            <w:r w:rsidR="006E7A7B">
              <w:rPr>
                <w:noProof/>
              </w:rPr>
              <w:fldChar w:fldCharType="begin"/>
            </w:r>
            <w:r w:rsidR="006E7A7B">
              <w:rPr>
                <w:noProof/>
              </w:rPr>
              <w:instrText>PAGEREF _Toc478174421 \h</w:instrText>
            </w:r>
            <w:r w:rsidR="006E7A7B">
              <w:rPr>
                <w:noProof/>
              </w:rPr>
            </w:r>
            <w:r w:rsidR="006E7A7B">
              <w:rPr>
                <w:noProof/>
              </w:rPr>
              <w:fldChar w:fldCharType="separate"/>
            </w:r>
            <w:r w:rsidR="005753B8">
              <w:rPr>
                <w:noProof/>
              </w:rPr>
              <w:t>172</w:t>
            </w:r>
            <w:r w:rsidR="006E7A7B">
              <w:rPr>
                <w:noProof/>
              </w:rPr>
              <w:fldChar w:fldCharType="end"/>
            </w:r>
          </w:hyperlink>
        </w:p>
        <w:p w14:paraId="2483FC6F" w14:textId="3D723031" w:rsidR="006E7A7B" w:rsidRPr="002C6C11" w:rsidRDefault="77A9CFF2" w:rsidP="00762753">
          <w:pPr>
            <w:pStyle w:val="TOC3"/>
            <w:rPr>
              <w:rStyle w:val="Hyperlink"/>
              <w:noProof/>
              <w:kern w:val="2"/>
              <w:lang w:eastAsia="en-GB"/>
              <w14:ligatures w14:val="standardContextual"/>
            </w:rPr>
          </w:pPr>
          <w:hyperlink w:anchor="_Toc1017503015">
            <w:r w:rsidRPr="77A9CFF2">
              <w:rPr>
                <w:rStyle w:val="Hyperlink"/>
                <w:noProof/>
              </w:rPr>
              <w:t>Scenario Y: Test if crashes correlate with poor QoE</w:t>
            </w:r>
            <w:r w:rsidR="006E7A7B">
              <w:rPr>
                <w:noProof/>
              </w:rPr>
              <w:tab/>
            </w:r>
            <w:r w:rsidR="006E7A7B">
              <w:rPr>
                <w:noProof/>
              </w:rPr>
              <w:fldChar w:fldCharType="begin"/>
            </w:r>
            <w:r w:rsidR="006E7A7B">
              <w:rPr>
                <w:noProof/>
              </w:rPr>
              <w:instrText>PAGEREF _Toc1017503015 \h</w:instrText>
            </w:r>
            <w:r w:rsidR="006E7A7B">
              <w:rPr>
                <w:noProof/>
              </w:rPr>
            </w:r>
            <w:r w:rsidR="006E7A7B">
              <w:rPr>
                <w:noProof/>
              </w:rPr>
              <w:fldChar w:fldCharType="separate"/>
            </w:r>
            <w:r w:rsidR="005753B8">
              <w:rPr>
                <w:noProof/>
              </w:rPr>
              <w:t>173</w:t>
            </w:r>
            <w:r w:rsidR="006E7A7B">
              <w:rPr>
                <w:noProof/>
              </w:rPr>
              <w:fldChar w:fldCharType="end"/>
            </w:r>
          </w:hyperlink>
        </w:p>
        <w:p w14:paraId="7677E312" w14:textId="2132BFCA" w:rsidR="006E7A7B" w:rsidRPr="002C6C11" w:rsidRDefault="77A9CFF2" w:rsidP="00762753">
          <w:pPr>
            <w:pStyle w:val="TOC3"/>
            <w:rPr>
              <w:rStyle w:val="Hyperlink"/>
              <w:noProof/>
              <w:kern w:val="2"/>
              <w:lang w:eastAsia="en-GB"/>
              <w14:ligatures w14:val="standardContextual"/>
            </w:rPr>
          </w:pPr>
          <w:hyperlink w:anchor="_Toc42261433">
            <w:r w:rsidRPr="77A9CFF2">
              <w:rPr>
                <w:rStyle w:val="Hyperlink"/>
                <w:noProof/>
              </w:rPr>
              <w:t>Scenario Z: Costs linked to re-initializing playback sessions</w:t>
            </w:r>
            <w:r w:rsidR="006E7A7B">
              <w:rPr>
                <w:noProof/>
              </w:rPr>
              <w:tab/>
            </w:r>
            <w:r w:rsidR="006E7A7B">
              <w:rPr>
                <w:noProof/>
              </w:rPr>
              <w:fldChar w:fldCharType="begin"/>
            </w:r>
            <w:r w:rsidR="006E7A7B">
              <w:rPr>
                <w:noProof/>
              </w:rPr>
              <w:instrText>PAGEREF _Toc42261433 \h</w:instrText>
            </w:r>
            <w:r w:rsidR="006E7A7B">
              <w:rPr>
                <w:noProof/>
              </w:rPr>
            </w:r>
            <w:r w:rsidR="006E7A7B">
              <w:rPr>
                <w:noProof/>
              </w:rPr>
              <w:fldChar w:fldCharType="separate"/>
            </w:r>
            <w:r w:rsidR="005753B8">
              <w:rPr>
                <w:noProof/>
              </w:rPr>
              <w:t>173</w:t>
            </w:r>
            <w:r w:rsidR="006E7A7B">
              <w:rPr>
                <w:noProof/>
              </w:rPr>
              <w:fldChar w:fldCharType="end"/>
            </w:r>
          </w:hyperlink>
        </w:p>
        <w:p w14:paraId="704F24F1" w14:textId="07AD4340" w:rsidR="006E7A7B" w:rsidRPr="002C6C11" w:rsidRDefault="77A9CFF2" w:rsidP="00762753">
          <w:pPr>
            <w:pStyle w:val="TOC3"/>
            <w:rPr>
              <w:rStyle w:val="Hyperlink"/>
              <w:noProof/>
              <w:kern w:val="2"/>
              <w:lang w:eastAsia="en-GB"/>
              <w14:ligatures w14:val="standardContextual"/>
            </w:rPr>
          </w:pPr>
          <w:hyperlink w:anchor="_Toc1663052845">
            <w:r w:rsidRPr="77A9CFF2">
              <w:rPr>
                <w:rStyle w:val="Hyperlink"/>
                <w:noProof/>
              </w:rPr>
              <w:t>Scenario A.1: Verify geographic reach by uptime reporting across regions</w:t>
            </w:r>
            <w:r w:rsidR="006E7A7B">
              <w:rPr>
                <w:noProof/>
              </w:rPr>
              <w:tab/>
            </w:r>
            <w:r w:rsidR="006E7A7B">
              <w:rPr>
                <w:noProof/>
              </w:rPr>
              <w:fldChar w:fldCharType="begin"/>
            </w:r>
            <w:r w:rsidR="006E7A7B">
              <w:rPr>
                <w:noProof/>
              </w:rPr>
              <w:instrText>PAGEREF _Toc1663052845 \h</w:instrText>
            </w:r>
            <w:r w:rsidR="006E7A7B">
              <w:rPr>
                <w:noProof/>
              </w:rPr>
            </w:r>
            <w:r w:rsidR="006E7A7B">
              <w:rPr>
                <w:noProof/>
              </w:rPr>
              <w:fldChar w:fldCharType="separate"/>
            </w:r>
            <w:r w:rsidR="005753B8">
              <w:rPr>
                <w:noProof/>
              </w:rPr>
              <w:t>173</w:t>
            </w:r>
            <w:r w:rsidR="006E7A7B">
              <w:rPr>
                <w:noProof/>
              </w:rPr>
              <w:fldChar w:fldCharType="end"/>
            </w:r>
          </w:hyperlink>
        </w:p>
        <w:p w14:paraId="2749380D" w14:textId="533A71D6" w:rsidR="006E7A7B" w:rsidRPr="002C6C11" w:rsidRDefault="77A9CFF2" w:rsidP="00762753">
          <w:pPr>
            <w:pStyle w:val="TOC3"/>
            <w:rPr>
              <w:rStyle w:val="Hyperlink"/>
              <w:noProof/>
              <w:kern w:val="2"/>
              <w:lang w:eastAsia="en-GB"/>
              <w14:ligatures w14:val="standardContextual"/>
            </w:rPr>
          </w:pPr>
          <w:hyperlink w:anchor="_Toc363394237">
            <w:r w:rsidRPr="77A9CFF2">
              <w:rPr>
                <w:rStyle w:val="Hyperlink"/>
                <w:noProof/>
              </w:rPr>
              <w:t>Scenario A.3: Measure uptime under simulated high concurrency</w:t>
            </w:r>
            <w:r w:rsidR="006E7A7B">
              <w:rPr>
                <w:noProof/>
              </w:rPr>
              <w:tab/>
            </w:r>
            <w:r w:rsidR="006E7A7B">
              <w:rPr>
                <w:noProof/>
              </w:rPr>
              <w:fldChar w:fldCharType="begin"/>
            </w:r>
            <w:r w:rsidR="006E7A7B">
              <w:rPr>
                <w:noProof/>
              </w:rPr>
              <w:instrText>PAGEREF _Toc363394237 \h</w:instrText>
            </w:r>
            <w:r w:rsidR="006E7A7B">
              <w:rPr>
                <w:noProof/>
              </w:rPr>
            </w:r>
            <w:r w:rsidR="006E7A7B">
              <w:rPr>
                <w:noProof/>
              </w:rPr>
              <w:fldChar w:fldCharType="separate"/>
            </w:r>
            <w:r w:rsidR="005753B8">
              <w:rPr>
                <w:noProof/>
              </w:rPr>
              <w:t>174</w:t>
            </w:r>
            <w:r w:rsidR="006E7A7B">
              <w:rPr>
                <w:noProof/>
              </w:rPr>
              <w:fldChar w:fldCharType="end"/>
            </w:r>
          </w:hyperlink>
        </w:p>
        <w:p w14:paraId="3EF7FFFF" w14:textId="39437683" w:rsidR="006E7A7B" w:rsidRPr="002C6C11" w:rsidRDefault="77A9CFF2" w:rsidP="00762753">
          <w:pPr>
            <w:pStyle w:val="TOC3"/>
            <w:rPr>
              <w:rStyle w:val="Hyperlink"/>
              <w:noProof/>
              <w:kern w:val="2"/>
              <w:lang w:eastAsia="en-GB"/>
              <w14:ligatures w14:val="standardContextual"/>
            </w:rPr>
          </w:pPr>
          <w:hyperlink w:anchor="_Toc1765778809">
            <w:r w:rsidRPr="77A9CFF2">
              <w:rPr>
                <w:rStyle w:val="Hyperlink"/>
                <w:noProof/>
              </w:rPr>
              <w:t>Scenario A.4: Calculate costs of downtime incidents</w:t>
            </w:r>
            <w:r w:rsidR="006E7A7B">
              <w:rPr>
                <w:noProof/>
              </w:rPr>
              <w:tab/>
            </w:r>
            <w:r w:rsidR="006E7A7B">
              <w:rPr>
                <w:noProof/>
              </w:rPr>
              <w:fldChar w:fldCharType="begin"/>
            </w:r>
            <w:r w:rsidR="006E7A7B">
              <w:rPr>
                <w:noProof/>
              </w:rPr>
              <w:instrText>PAGEREF _Toc1765778809 \h</w:instrText>
            </w:r>
            <w:r w:rsidR="006E7A7B">
              <w:rPr>
                <w:noProof/>
              </w:rPr>
            </w:r>
            <w:r w:rsidR="006E7A7B">
              <w:rPr>
                <w:noProof/>
              </w:rPr>
              <w:fldChar w:fldCharType="separate"/>
            </w:r>
            <w:r w:rsidR="005753B8">
              <w:rPr>
                <w:noProof/>
              </w:rPr>
              <w:t>175</w:t>
            </w:r>
            <w:r w:rsidR="006E7A7B">
              <w:rPr>
                <w:noProof/>
              </w:rPr>
              <w:fldChar w:fldCharType="end"/>
            </w:r>
          </w:hyperlink>
        </w:p>
        <w:p w14:paraId="4B24B918" w14:textId="28C8F8CC" w:rsidR="006E7A7B" w:rsidRPr="002C6C11" w:rsidRDefault="77A9CFF2" w:rsidP="00762753">
          <w:pPr>
            <w:pStyle w:val="TOC3"/>
            <w:rPr>
              <w:rStyle w:val="Hyperlink"/>
              <w:noProof/>
              <w:kern w:val="2"/>
              <w:lang w:eastAsia="en-GB"/>
              <w14:ligatures w14:val="standardContextual"/>
            </w:rPr>
          </w:pPr>
          <w:hyperlink w:anchor="_Toc221989454">
            <w:r w:rsidRPr="77A9CFF2">
              <w:rPr>
                <w:rStyle w:val="Hyperlink"/>
                <w:noProof/>
              </w:rPr>
              <w:t>Scenario B.1: Test resilience to sudden spikes (flash crowd scenarios)</w:t>
            </w:r>
            <w:r w:rsidR="006E7A7B">
              <w:rPr>
                <w:noProof/>
              </w:rPr>
              <w:tab/>
            </w:r>
            <w:r w:rsidR="006E7A7B">
              <w:rPr>
                <w:noProof/>
              </w:rPr>
              <w:fldChar w:fldCharType="begin"/>
            </w:r>
            <w:r w:rsidR="006E7A7B">
              <w:rPr>
                <w:noProof/>
              </w:rPr>
              <w:instrText>PAGEREF _Toc221989454 \h</w:instrText>
            </w:r>
            <w:r w:rsidR="006E7A7B">
              <w:rPr>
                <w:noProof/>
              </w:rPr>
            </w:r>
            <w:r w:rsidR="006E7A7B">
              <w:rPr>
                <w:noProof/>
              </w:rPr>
              <w:fldChar w:fldCharType="separate"/>
            </w:r>
            <w:r w:rsidR="005753B8">
              <w:rPr>
                <w:noProof/>
              </w:rPr>
              <w:t>175</w:t>
            </w:r>
            <w:r w:rsidR="006E7A7B">
              <w:rPr>
                <w:noProof/>
              </w:rPr>
              <w:fldChar w:fldCharType="end"/>
            </w:r>
          </w:hyperlink>
        </w:p>
        <w:p w14:paraId="5ADDB74B" w14:textId="0887A408" w:rsidR="006E7A7B" w:rsidRPr="002C6C11" w:rsidRDefault="77A9CFF2" w:rsidP="00762753">
          <w:pPr>
            <w:pStyle w:val="TOC3"/>
            <w:rPr>
              <w:rStyle w:val="Hyperlink"/>
              <w:noProof/>
              <w:kern w:val="2"/>
              <w:lang w:eastAsia="en-GB"/>
              <w14:ligatures w14:val="standardContextual"/>
            </w:rPr>
          </w:pPr>
          <w:hyperlink w:anchor="_Toc1775716152">
            <w:r w:rsidRPr="77A9CFF2">
              <w:rPr>
                <w:rStyle w:val="Hyperlink"/>
                <w:noProof/>
              </w:rPr>
              <w:t>Scenario B.2:Measure load balancing efficiency at scale when 2 milions, 5m, 10m, 15m, 20m people are watching</w:t>
            </w:r>
            <w:r w:rsidR="006E7A7B">
              <w:rPr>
                <w:noProof/>
              </w:rPr>
              <w:tab/>
            </w:r>
            <w:r w:rsidR="006E7A7B">
              <w:rPr>
                <w:noProof/>
              </w:rPr>
              <w:fldChar w:fldCharType="begin"/>
            </w:r>
            <w:r w:rsidR="006E7A7B">
              <w:rPr>
                <w:noProof/>
              </w:rPr>
              <w:instrText>PAGEREF _Toc1775716152 \h</w:instrText>
            </w:r>
            <w:r w:rsidR="006E7A7B">
              <w:rPr>
                <w:noProof/>
              </w:rPr>
            </w:r>
            <w:r w:rsidR="006E7A7B">
              <w:rPr>
                <w:noProof/>
              </w:rPr>
              <w:fldChar w:fldCharType="separate"/>
            </w:r>
            <w:r w:rsidR="005753B8">
              <w:rPr>
                <w:noProof/>
              </w:rPr>
              <w:t>175</w:t>
            </w:r>
            <w:r w:rsidR="006E7A7B">
              <w:rPr>
                <w:noProof/>
              </w:rPr>
              <w:fldChar w:fldCharType="end"/>
            </w:r>
          </w:hyperlink>
        </w:p>
        <w:p w14:paraId="06CD8F77" w14:textId="769FBADE" w:rsidR="006E7A7B" w:rsidRPr="002C6C11" w:rsidRDefault="77A9CFF2" w:rsidP="00762753">
          <w:pPr>
            <w:pStyle w:val="TOC3"/>
            <w:rPr>
              <w:rStyle w:val="Hyperlink"/>
              <w:noProof/>
              <w:kern w:val="2"/>
              <w:lang w:eastAsia="en-GB"/>
              <w14:ligatures w14:val="standardContextual"/>
            </w:rPr>
          </w:pPr>
          <w:hyperlink w:anchor="_Toc521798138">
            <w:r w:rsidRPr="77A9CFF2">
              <w:rPr>
                <w:rStyle w:val="Hyperlink"/>
                <w:noProof/>
              </w:rPr>
              <w:t>Scenario B.3: Test performance &amp; resilience when 2m, 5m, 10m, 15m, 20m people are watching</w:t>
            </w:r>
            <w:r w:rsidR="006E7A7B">
              <w:rPr>
                <w:noProof/>
              </w:rPr>
              <w:tab/>
            </w:r>
            <w:r w:rsidR="006E7A7B">
              <w:rPr>
                <w:noProof/>
              </w:rPr>
              <w:fldChar w:fldCharType="begin"/>
            </w:r>
            <w:r w:rsidR="006E7A7B">
              <w:rPr>
                <w:noProof/>
              </w:rPr>
              <w:instrText>PAGEREF _Toc521798138 \h</w:instrText>
            </w:r>
            <w:r w:rsidR="006E7A7B">
              <w:rPr>
                <w:noProof/>
              </w:rPr>
            </w:r>
            <w:r w:rsidR="006E7A7B">
              <w:rPr>
                <w:noProof/>
              </w:rPr>
              <w:fldChar w:fldCharType="separate"/>
            </w:r>
            <w:r w:rsidR="005753B8">
              <w:rPr>
                <w:noProof/>
              </w:rPr>
              <w:t>176</w:t>
            </w:r>
            <w:r w:rsidR="006E7A7B">
              <w:rPr>
                <w:noProof/>
              </w:rPr>
              <w:fldChar w:fldCharType="end"/>
            </w:r>
          </w:hyperlink>
        </w:p>
        <w:p w14:paraId="17058C31" w14:textId="6C8EB307" w:rsidR="006E7A7B" w:rsidRPr="002C6C11" w:rsidRDefault="77A9CFF2" w:rsidP="00762753">
          <w:pPr>
            <w:pStyle w:val="TOC3"/>
            <w:rPr>
              <w:rStyle w:val="Hyperlink"/>
              <w:noProof/>
              <w:kern w:val="2"/>
              <w:lang w:eastAsia="en-GB"/>
              <w14:ligatures w14:val="standardContextual"/>
            </w:rPr>
          </w:pPr>
          <w:hyperlink w:anchor="_Toc1856928092">
            <w:r w:rsidRPr="77A9CFF2">
              <w:rPr>
                <w:rStyle w:val="Hyperlink"/>
                <w:noProof/>
              </w:rPr>
              <w:t>Scenario B.4: Model cost of overprovisioning vs. efficient load sharing</w:t>
            </w:r>
            <w:r w:rsidR="006E7A7B">
              <w:rPr>
                <w:noProof/>
              </w:rPr>
              <w:tab/>
            </w:r>
            <w:r w:rsidR="006E7A7B">
              <w:rPr>
                <w:noProof/>
              </w:rPr>
              <w:fldChar w:fldCharType="begin"/>
            </w:r>
            <w:r w:rsidR="006E7A7B">
              <w:rPr>
                <w:noProof/>
              </w:rPr>
              <w:instrText>PAGEREF _Toc1856928092 \h</w:instrText>
            </w:r>
            <w:r w:rsidR="006E7A7B">
              <w:rPr>
                <w:noProof/>
              </w:rPr>
            </w:r>
            <w:r w:rsidR="006E7A7B">
              <w:rPr>
                <w:noProof/>
              </w:rPr>
              <w:fldChar w:fldCharType="separate"/>
            </w:r>
            <w:r w:rsidR="005753B8">
              <w:rPr>
                <w:noProof/>
              </w:rPr>
              <w:t>176</w:t>
            </w:r>
            <w:r w:rsidR="006E7A7B">
              <w:rPr>
                <w:noProof/>
              </w:rPr>
              <w:fldChar w:fldCharType="end"/>
            </w:r>
          </w:hyperlink>
        </w:p>
        <w:p w14:paraId="4AE003F9" w14:textId="7B88336F" w:rsidR="006E7A7B" w:rsidRPr="002C6C11" w:rsidRDefault="77A9CFF2" w:rsidP="00762753">
          <w:pPr>
            <w:pStyle w:val="TOC3"/>
            <w:rPr>
              <w:rStyle w:val="Hyperlink"/>
              <w:noProof/>
              <w:kern w:val="2"/>
              <w:lang w:eastAsia="en-GB"/>
              <w14:ligatures w14:val="standardContextual"/>
            </w:rPr>
          </w:pPr>
          <w:hyperlink w:anchor="_Toc1186423816">
            <w:r w:rsidRPr="77A9CFF2">
              <w:rPr>
                <w:rStyle w:val="Hyperlink"/>
                <w:noProof/>
              </w:rPr>
              <w:t>Scenario C.1: Measure response times across different geographies</w:t>
            </w:r>
            <w:r w:rsidR="006E7A7B">
              <w:rPr>
                <w:noProof/>
              </w:rPr>
              <w:tab/>
            </w:r>
            <w:r w:rsidR="006E7A7B">
              <w:rPr>
                <w:noProof/>
              </w:rPr>
              <w:fldChar w:fldCharType="begin"/>
            </w:r>
            <w:r w:rsidR="006E7A7B">
              <w:rPr>
                <w:noProof/>
              </w:rPr>
              <w:instrText>PAGEREF _Toc1186423816 \h</w:instrText>
            </w:r>
            <w:r w:rsidR="006E7A7B">
              <w:rPr>
                <w:noProof/>
              </w:rPr>
            </w:r>
            <w:r w:rsidR="006E7A7B">
              <w:rPr>
                <w:noProof/>
              </w:rPr>
              <w:fldChar w:fldCharType="separate"/>
            </w:r>
            <w:r w:rsidR="005753B8">
              <w:rPr>
                <w:noProof/>
              </w:rPr>
              <w:t>177</w:t>
            </w:r>
            <w:r w:rsidR="006E7A7B">
              <w:rPr>
                <w:noProof/>
              </w:rPr>
              <w:fldChar w:fldCharType="end"/>
            </w:r>
          </w:hyperlink>
        </w:p>
        <w:p w14:paraId="0F054EF0" w14:textId="2DEE3187" w:rsidR="006E7A7B" w:rsidRPr="002C6C11" w:rsidRDefault="77A9CFF2" w:rsidP="00762753">
          <w:pPr>
            <w:pStyle w:val="TOC3"/>
            <w:rPr>
              <w:rStyle w:val="Hyperlink"/>
              <w:noProof/>
              <w:kern w:val="2"/>
              <w:lang w:eastAsia="en-GB"/>
              <w14:ligatures w14:val="standardContextual"/>
            </w:rPr>
          </w:pPr>
          <w:hyperlink w:anchor="_Toc537464320">
            <w:r w:rsidRPr="77A9CFF2">
              <w:rPr>
                <w:rStyle w:val="Hyperlink"/>
                <w:noProof/>
              </w:rPr>
              <w:t>Scenario C.2: Compare latency effects on playback smoothness</w:t>
            </w:r>
            <w:r w:rsidR="006E7A7B">
              <w:rPr>
                <w:noProof/>
              </w:rPr>
              <w:tab/>
            </w:r>
            <w:r w:rsidR="006E7A7B">
              <w:rPr>
                <w:noProof/>
              </w:rPr>
              <w:fldChar w:fldCharType="begin"/>
            </w:r>
            <w:r w:rsidR="006E7A7B">
              <w:rPr>
                <w:noProof/>
              </w:rPr>
              <w:instrText>PAGEREF _Toc537464320 \h</w:instrText>
            </w:r>
            <w:r w:rsidR="006E7A7B">
              <w:rPr>
                <w:noProof/>
              </w:rPr>
            </w:r>
            <w:r w:rsidR="006E7A7B">
              <w:rPr>
                <w:noProof/>
              </w:rPr>
              <w:fldChar w:fldCharType="separate"/>
            </w:r>
            <w:r w:rsidR="005753B8">
              <w:rPr>
                <w:noProof/>
              </w:rPr>
              <w:t>177</w:t>
            </w:r>
            <w:r w:rsidR="006E7A7B">
              <w:rPr>
                <w:noProof/>
              </w:rPr>
              <w:fldChar w:fldCharType="end"/>
            </w:r>
          </w:hyperlink>
        </w:p>
        <w:p w14:paraId="59B1FABE" w14:textId="07BE1F10" w:rsidR="006E7A7B" w:rsidRPr="002C6C11" w:rsidRDefault="77A9CFF2" w:rsidP="00762753">
          <w:pPr>
            <w:pStyle w:val="TOC3"/>
            <w:rPr>
              <w:rStyle w:val="Hyperlink"/>
              <w:noProof/>
              <w:kern w:val="2"/>
              <w:lang w:eastAsia="en-GB"/>
              <w14:ligatures w14:val="standardContextual"/>
            </w:rPr>
          </w:pPr>
          <w:hyperlink w:anchor="_Toc1041307339">
            <w:r w:rsidRPr="77A9CFF2">
              <w:rPr>
                <w:rStyle w:val="Hyperlink"/>
                <w:noProof/>
              </w:rPr>
              <w:t>Scenario C.3: Test multi-region scaling capabilities</w:t>
            </w:r>
            <w:r w:rsidR="006E7A7B">
              <w:rPr>
                <w:noProof/>
              </w:rPr>
              <w:tab/>
            </w:r>
            <w:r w:rsidR="006E7A7B">
              <w:rPr>
                <w:noProof/>
              </w:rPr>
              <w:fldChar w:fldCharType="begin"/>
            </w:r>
            <w:r w:rsidR="006E7A7B">
              <w:rPr>
                <w:noProof/>
              </w:rPr>
              <w:instrText>PAGEREF _Toc1041307339 \h</w:instrText>
            </w:r>
            <w:r w:rsidR="006E7A7B">
              <w:rPr>
                <w:noProof/>
              </w:rPr>
            </w:r>
            <w:r w:rsidR="006E7A7B">
              <w:rPr>
                <w:noProof/>
              </w:rPr>
              <w:fldChar w:fldCharType="separate"/>
            </w:r>
            <w:r w:rsidR="005753B8">
              <w:rPr>
                <w:noProof/>
              </w:rPr>
              <w:t>178</w:t>
            </w:r>
            <w:r w:rsidR="006E7A7B">
              <w:rPr>
                <w:noProof/>
              </w:rPr>
              <w:fldChar w:fldCharType="end"/>
            </w:r>
          </w:hyperlink>
        </w:p>
        <w:p w14:paraId="1BED35A6" w14:textId="291D687A" w:rsidR="006E7A7B" w:rsidRPr="002C6C11" w:rsidRDefault="77A9CFF2" w:rsidP="00762753">
          <w:pPr>
            <w:pStyle w:val="TOC3"/>
            <w:rPr>
              <w:rStyle w:val="Hyperlink"/>
              <w:noProof/>
              <w:kern w:val="2"/>
              <w:lang w:eastAsia="en-GB"/>
              <w14:ligatures w14:val="standardContextual"/>
            </w:rPr>
          </w:pPr>
          <w:hyperlink w:anchor="_Toc1022892094">
            <w:r w:rsidRPr="77A9CFF2">
              <w:rPr>
                <w:rStyle w:val="Hyperlink"/>
                <w:noProof/>
              </w:rPr>
              <w:t>Scenario C.4: Estimate impact of latency on energy use</w:t>
            </w:r>
            <w:r w:rsidR="006E7A7B">
              <w:rPr>
                <w:noProof/>
              </w:rPr>
              <w:tab/>
            </w:r>
            <w:r w:rsidR="006E7A7B">
              <w:rPr>
                <w:noProof/>
              </w:rPr>
              <w:fldChar w:fldCharType="begin"/>
            </w:r>
            <w:r w:rsidR="006E7A7B">
              <w:rPr>
                <w:noProof/>
              </w:rPr>
              <w:instrText>PAGEREF _Toc1022892094 \h</w:instrText>
            </w:r>
            <w:r w:rsidR="006E7A7B">
              <w:rPr>
                <w:noProof/>
              </w:rPr>
            </w:r>
            <w:r w:rsidR="006E7A7B">
              <w:rPr>
                <w:noProof/>
              </w:rPr>
              <w:fldChar w:fldCharType="separate"/>
            </w:r>
            <w:r w:rsidR="005753B8">
              <w:rPr>
                <w:noProof/>
              </w:rPr>
              <w:t>178</w:t>
            </w:r>
            <w:r w:rsidR="006E7A7B">
              <w:rPr>
                <w:noProof/>
              </w:rPr>
              <w:fldChar w:fldCharType="end"/>
            </w:r>
          </w:hyperlink>
        </w:p>
        <w:p w14:paraId="762FE6FC" w14:textId="3C32488F" w:rsidR="006E7A7B" w:rsidRPr="002C6C11" w:rsidRDefault="77A9CFF2" w:rsidP="00762753">
          <w:pPr>
            <w:pStyle w:val="TOC3"/>
            <w:rPr>
              <w:rStyle w:val="Hyperlink"/>
              <w:noProof/>
              <w:kern w:val="2"/>
              <w:lang w:eastAsia="en-GB"/>
              <w14:ligatures w14:val="standardContextual"/>
            </w:rPr>
          </w:pPr>
          <w:hyperlink w:anchor="_Toc213220416">
            <w:r w:rsidRPr="77A9CFF2">
              <w:rPr>
                <w:rStyle w:val="Hyperlink"/>
                <w:noProof/>
              </w:rPr>
              <w:t>Scenario D.1: Direct measurement of kWh required to deliver one stream under each method</w:t>
            </w:r>
            <w:r w:rsidR="006E7A7B">
              <w:rPr>
                <w:noProof/>
              </w:rPr>
              <w:tab/>
            </w:r>
            <w:r w:rsidR="006E7A7B">
              <w:rPr>
                <w:noProof/>
              </w:rPr>
              <w:fldChar w:fldCharType="begin"/>
            </w:r>
            <w:r w:rsidR="006E7A7B">
              <w:rPr>
                <w:noProof/>
              </w:rPr>
              <w:instrText>PAGEREF _Toc213220416 \h</w:instrText>
            </w:r>
            <w:r w:rsidR="006E7A7B">
              <w:rPr>
                <w:noProof/>
              </w:rPr>
            </w:r>
            <w:r w:rsidR="006E7A7B">
              <w:rPr>
                <w:noProof/>
              </w:rPr>
              <w:fldChar w:fldCharType="separate"/>
            </w:r>
            <w:r w:rsidR="005753B8">
              <w:rPr>
                <w:noProof/>
              </w:rPr>
              <w:t>179</w:t>
            </w:r>
            <w:r w:rsidR="006E7A7B">
              <w:rPr>
                <w:noProof/>
              </w:rPr>
              <w:fldChar w:fldCharType="end"/>
            </w:r>
          </w:hyperlink>
        </w:p>
        <w:p w14:paraId="26BD4EE7" w14:textId="3A1CE418" w:rsidR="006E7A7B" w:rsidRPr="002C6C11" w:rsidRDefault="77A9CFF2" w:rsidP="00762753">
          <w:pPr>
            <w:pStyle w:val="TOC3"/>
            <w:rPr>
              <w:rStyle w:val="Hyperlink"/>
              <w:noProof/>
              <w:kern w:val="2"/>
              <w:lang w:eastAsia="en-GB"/>
              <w14:ligatures w14:val="standardContextual"/>
            </w:rPr>
          </w:pPr>
          <w:hyperlink w:anchor="_Toc1989870866">
            <w:r w:rsidRPr="77A9CFF2">
              <w:rPr>
                <w:rStyle w:val="Hyperlink"/>
                <w:noProof/>
              </w:rPr>
              <w:t>Scenario E.1: Standardized test: measure kWh per viewing hour across methods</w:t>
            </w:r>
            <w:r w:rsidR="006E7A7B">
              <w:rPr>
                <w:noProof/>
              </w:rPr>
              <w:tab/>
            </w:r>
            <w:r w:rsidR="006E7A7B">
              <w:rPr>
                <w:noProof/>
              </w:rPr>
              <w:fldChar w:fldCharType="begin"/>
            </w:r>
            <w:r w:rsidR="006E7A7B">
              <w:rPr>
                <w:noProof/>
              </w:rPr>
              <w:instrText>PAGEREF _Toc1989870866 \h</w:instrText>
            </w:r>
            <w:r w:rsidR="006E7A7B">
              <w:rPr>
                <w:noProof/>
              </w:rPr>
            </w:r>
            <w:r w:rsidR="006E7A7B">
              <w:rPr>
                <w:noProof/>
              </w:rPr>
              <w:fldChar w:fldCharType="separate"/>
            </w:r>
            <w:r w:rsidR="005753B8">
              <w:rPr>
                <w:noProof/>
              </w:rPr>
              <w:t>179</w:t>
            </w:r>
            <w:r w:rsidR="006E7A7B">
              <w:rPr>
                <w:noProof/>
              </w:rPr>
              <w:fldChar w:fldCharType="end"/>
            </w:r>
          </w:hyperlink>
        </w:p>
        <w:p w14:paraId="4788C969" w14:textId="151A5308" w:rsidR="006E7A7B" w:rsidRPr="002C6C11" w:rsidRDefault="77A9CFF2" w:rsidP="00762753">
          <w:pPr>
            <w:pStyle w:val="TOC3"/>
            <w:rPr>
              <w:rStyle w:val="Hyperlink"/>
              <w:noProof/>
              <w:kern w:val="2"/>
              <w:lang w:eastAsia="en-GB"/>
              <w14:ligatures w14:val="standardContextual"/>
            </w:rPr>
          </w:pPr>
          <w:hyperlink w:anchor="_Toc1357234070">
            <w:r w:rsidRPr="77A9CFF2">
              <w:rPr>
                <w:rStyle w:val="Hyperlink"/>
                <w:noProof/>
              </w:rPr>
              <w:t>Scenario F.1: Compare idle vs active energy use under stress</w:t>
            </w:r>
            <w:r w:rsidR="006E7A7B">
              <w:rPr>
                <w:noProof/>
              </w:rPr>
              <w:tab/>
            </w:r>
            <w:r w:rsidR="006E7A7B">
              <w:rPr>
                <w:noProof/>
              </w:rPr>
              <w:fldChar w:fldCharType="begin"/>
            </w:r>
            <w:r w:rsidR="006E7A7B">
              <w:rPr>
                <w:noProof/>
              </w:rPr>
              <w:instrText>PAGEREF _Toc1357234070 \h</w:instrText>
            </w:r>
            <w:r w:rsidR="006E7A7B">
              <w:rPr>
                <w:noProof/>
              </w:rPr>
            </w:r>
            <w:r w:rsidR="006E7A7B">
              <w:rPr>
                <w:noProof/>
              </w:rPr>
              <w:fldChar w:fldCharType="separate"/>
            </w:r>
            <w:r w:rsidR="005753B8">
              <w:rPr>
                <w:noProof/>
              </w:rPr>
              <w:t>179</w:t>
            </w:r>
            <w:r w:rsidR="006E7A7B">
              <w:rPr>
                <w:noProof/>
              </w:rPr>
              <w:fldChar w:fldCharType="end"/>
            </w:r>
          </w:hyperlink>
        </w:p>
        <w:p w14:paraId="65A3A4A6" w14:textId="44264341" w:rsidR="006E7A7B" w:rsidRPr="002C6C11" w:rsidRDefault="77A9CFF2" w:rsidP="00762753">
          <w:pPr>
            <w:pStyle w:val="TOC3"/>
            <w:rPr>
              <w:rStyle w:val="Hyperlink"/>
              <w:noProof/>
              <w:kern w:val="2"/>
              <w:lang w:eastAsia="en-GB"/>
              <w14:ligatures w14:val="standardContextual"/>
            </w:rPr>
          </w:pPr>
          <w:hyperlink w:anchor="_Toc1929269791">
            <w:r w:rsidRPr="77A9CFF2">
              <w:rPr>
                <w:rStyle w:val="Hyperlink"/>
                <w:noProof/>
              </w:rPr>
              <w:t>Scenario F.2: Measure energy use under scaling workloads</w:t>
            </w:r>
            <w:r w:rsidR="006E7A7B">
              <w:rPr>
                <w:noProof/>
              </w:rPr>
              <w:tab/>
            </w:r>
            <w:r w:rsidR="006E7A7B">
              <w:rPr>
                <w:noProof/>
              </w:rPr>
              <w:fldChar w:fldCharType="begin"/>
            </w:r>
            <w:r w:rsidR="006E7A7B">
              <w:rPr>
                <w:noProof/>
              </w:rPr>
              <w:instrText>PAGEREF _Toc1929269791 \h</w:instrText>
            </w:r>
            <w:r w:rsidR="006E7A7B">
              <w:rPr>
                <w:noProof/>
              </w:rPr>
            </w:r>
            <w:r w:rsidR="006E7A7B">
              <w:rPr>
                <w:noProof/>
              </w:rPr>
              <w:fldChar w:fldCharType="separate"/>
            </w:r>
            <w:r w:rsidR="005753B8">
              <w:rPr>
                <w:noProof/>
              </w:rPr>
              <w:t>180</w:t>
            </w:r>
            <w:r w:rsidR="006E7A7B">
              <w:rPr>
                <w:noProof/>
              </w:rPr>
              <w:fldChar w:fldCharType="end"/>
            </w:r>
          </w:hyperlink>
        </w:p>
        <w:p w14:paraId="51F05689" w14:textId="7B848160" w:rsidR="006E7A7B" w:rsidRPr="002C6C11" w:rsidRDefault="77A9CFF2" w:rsidP="00762753">
          <w:pPr>
            <w:pStyle w:val="TOC3"/>
            <w:rPr>
              <w:rStyle w:val="Hyperlink"/>
              <w:noProof/>
              <w:kern w:val="2"/>
              <w:lang w:eastAsia="en-GB"/>
              <w14:ligatures w14:val="standardContextual"/>
            </w:rPr>
          </w:pPr>
          <w:hyperlink w:anchor="_Toc706568445">
            <w:r w:rsidRPr="77A9CFF2">
              <w:rPr>
                <w:rStyle w:val="Hyperlink"/>
                <w:noProof/>
              </w:rPr>
              <w:t>Scenario F.3: Efficiency gains of high vs. low utilization</w:t>
            </w:r>
            <w:r w:rsidR="006E7A7B">
              <w:rPr>
                <w:noProof/>
              </w:rPr>
              <w:tab/>
            </w:r>
            <w:r w:rsidR="006E7A7B">
              <w:rPr>
                <w:noProof/>
              </w:rPr>
              <w:fldChar w:fldCharType="begin"/>
            </w:r>
            <w:r w:rsidR="006E7A7B">
              <w:rPr>
                <w:noProof/>
              </w:rPr>
              <w:instrText>PAGEREF _Toc706568445 \h</w:instrText>
            </w:r>
            <w:r w:rsidR="006E7A7B">
              <w:rPr>
                <w:noProof/>
              </w:rPr>
            </w:r>
            <w:r w:rsidR="006E7A7B">
              <w:rPr>
                <w:noProof/>
              </w:rPr>
              <w:fldChar w:fldCharType="separate"/>
            </w:r>
            <w:r w:rsidR="005753B8">
              <w:rPr>
                <w:noProof/>
              </w:rPr>
              <w:t>180</w:t>
            </w:r>
            <w:r w:rsidR="006E7A7B">
              <w:rPr>
                <w:noProof/>
              </w:rPr>
              <w:fldChar w:fldCharType="end"/>
            </w:r>
          </w:hyperlink>
        </w:p>
        <w:p w14:paraId="0C34A4A2" w14:textId="236D2ADA" w:rsidR="006E7A7B" w:rsidRPr="002C6C11" w:rsidRDefault="77A9CFF2" w:rsidP="00762753">
          <w:pPr>
            <w:pStyle w:val="TOC3"/>
            <w:rPr>
              <w:rStyle w:val="Hyperlink"/>
              <w:noProof/>
              <w:kern w:val="2"/>
              <w:lang w:eastAsia="en-GB"/>
              <w14:ligatures w14:val="standardContextual"/>
            </w:rPr>
          </w:pPr>
          <w:hyperlink w:anchor="_Toc1484738548">
            <w:r w:rsidRPr="77A9CFF2">
              <w:rPr>
                <w:rStyle w:val="Hyperlink"/>
                <w:noProof/>
              </w:rPr>
              <w:t>Scenario G.1: Compare network-level energy usage per GB delivered</w:t>
            </w:r>
            <w:r w:rsidR="006E7A7B">
              <w:rPr>
                <w:noProof/>
              </w:rPr>
              <w:tab/>
            </w:r>
            <w:r w:rsidR="006E7A7B">
              <w:rPr>
                <w:noProof/>
              </w:rPr>
              <w:fldChar w:fldCharType="begin"/>
            </w:r>
            <w:r w:rsidR="006E7A7B">
              <w:rPr>
                <w:noProof/>
              </w:rPr>
              <w:instrText>PAGEREF _Toc1484738548 \h</w:instrText>
            </w:r>
            <w:r w:rsidR="006E7A7B">
              <w:rPr>
                <w:noProof/>
              </w:rPr>
            </w:r>
            <w:r w:rsidR="006E7A7B">
              <w:rPr>
                <w:noProof/>
              </w:rPr>
              <w:fldChar w:fldCharType="separate"/>
            </w:r>
            <w:r w:rsidR="005753B8">
              <w:rPr>
                <w:noProof/>
              </w:rPr>
              <w:t>181</w:t>
            </w:r>
            <w:r w:rsidR="006E7A7B">
              <w:rPr>
                <w:noProof/>
              </w:rPr>
              <w:fldChar w:fldCharType="end"/>
            </w:r>
          </w:hyperlink>
        </w:p>
        <w:p w14:paraId="5A9C8CAD" w14:textId="0B6A1EB5" w:rsidR="006E7A7B" w:rsidRPr="002C6C11" w:rsidRDefault="77A9CFF2" w:rsidP="00762753">
          <w:pPr>
            <w:pStyle w:val="TOC3"/>
            <w:rPr>
              <w:rStyle w:val="Hyperlink"/>
              <w:noProof/>
              <w:kern w:val="2"/>
              <w:lang w:eastAsia="en-GB"/>
              <w14:ligatures w14:val="standardContextual"/>
            </w:rPr>
          </w:pPr>
          <w:hyperlink w:anchor="_Toc1359486636">
            <w:r w:rsidRPr="77A9CFF2">
              <w:rPr>
                <w:rStyle w:val="Hyperlink"/>
                <w:noProof/>
              </w:rPr>
              <w:t>Scenario H.1: Test resilience of systems under demand spikes</w:t>
            </w:r>
            <w:r w:rsidR="006E7A7B">
              <w:rPr>
                <w:noProof/>
              </w:rPr>
              <w:tab/>
            </w:r>
            <w:r w:rsidR="006E7A7B">
              <w:rPr>
                <w:noProof/>
              </w:rPr>
              <w:fldChar w:fldCharType="begin"/>
            </w:r>
            <w:r w:rsidR="006E7A7B">
              <w:rPr>
                <w:noProof/>
              </w:rPr>
              <w:instrText>PAGEREF _Toc1359486636 \h</w:instrText>
            </w:r>
            <w:r w:rsidR="006E7A7B">
              <w:rPr>
                <w:noProof/>
              </w:rPr>
            </w:r>
            <w:r w:rsidR="006E7A7B">
              <w:rPr>
                <w:noProof/>
              </w:rPr>
              <w:fldChar w:fldCharType="separate"/>
            </w:r>
            <w:r w:rsidR="005753B8">
              <w:rPr>
                <w:noProof/>
              </w:rPr>
              <w:t>181</w:t>
            </w:r>
            <w:r w:rsidR="006E7A7B">
              <w:rPr>
                <w:noProof/>
              </w:rPr>
              <w:fldChar w:fldCharType="end"/>
            </w:r>
          </w:hyperlink>
        </w:p>
        <w:p w14:paraId="7A4C6E1F" w14:textId="0BD26C3E" w:rsidR="77A9CFF2" w:rsidRDefault="77A9CFF2" w:rsidP="00762753">
          <w:pPr>
            <w:pStyle w:val="TOC3"/>
            <w:rPr>
              <w:rStyle w:val="Hyperlink"/>
              <w:noProof/>
            </w:rPr>
          </w:pPr>
          <w:hyperlink w:anchor="_Toc1632722985">
            <w:r w:rsidRPr="77A9CFF2">
              <w:rPr>
                <w:rStyle w:val="Hyperlink"/>
                <w:noProof/>
              </w:rPr>
              <w:t>Scenario H.2: Compare scaling cost during peaks vs. baseline</w:t>
            </w:r>
            <w:r>
              <w:rPr>
                <w:noProof/>
              </w:rPr>
              <w:tab/>
            </w:r>
            <w:r>
              <w:rPr>
                <w:noProof/>
              </w:rPr>
              <w:fldChar w:fldCharType="begin"/>
            </w:r>
            <w:r>
              <w:rPr>
                <w:noProof/>
              </w:rPr>
              <w:instrText>PAGEREF _Toc1632722985 \h</w:instrText>
            </w:r>
            <w:r>
              <w:rPr>
                <w:noProof/>
              </w:rPr>
            </w:r>
            <w:r>
              <w:rPr>
                <w:noProof/>
              </w:rPr>
              <w:fldChar w:fldCharType="separate"/>
            </w:r>
            <w:r w:rsidR="005753B8">
              <w:rPr>
                <w:noProof/>
              </w:rPr>
              <w:t>181</w:t>
            </w:r>
            <w:r>
              <w:rPr>
                <w:noProof/>
              </w:rPr>
              <w:fldChar w:fldCharType="end"/>
            </w:r>
          </w:hyperlink>
        </w:p>
        <w:p w14:paraId="56399CD6" w14:textId="46BBE207" w:rsidR="77A9CFF2" w:rsidRDefault="77A9CFF2" w:rsidP="00762753">
          <w:pPr>
            <w:pStyle w:val="TOC3"/>
            <w:rPr>
              <w:rStyle w:val="Hyperlink"/>
              <w:noProof/>
            </w:rPr>
          </w:pPr>
          <w:hyperlink w:anchor="_Toc393665492">
            <w:r w:rsidRPr="77A9CFF2">
              <w:rPr>
                <w:rStyle w:val="Hyperlink"/>
                <w:noProof/>
              </w:rPr>
              <w:t>Scenario H.3: Identify inefficiencies caused by peak overcapacity</w:t>
            </w:r>
            <w:r>
              <w:rPr>
                <w:noProof/>
              </w:rPr>
              <w:tab/>
            </w:r>
            <w:r>
              <w:rPr>
                <w:noProof/>
              </w:rPr>
              <w:fldChar w:fldCharType="begin"/>
            </w:r>
            <w:r>
              <w:rPr>
                <w:noProof/>
              </w:rPr>
              <w:instrText>PAGEREF _Toc393665492 \h</w:instrText>
            </w:r>
            <w:r>
              <w:rPr>
                <w:noProof/>
              </w:rPr>
            </w:r>
            <w:r>
              <w:rPr>
                <w:noProof/>
              </w:rPr>
              <w:fldChar w:fldCharType="separate"/>
            </w:r>
            <w:r w:rsidR="005753B8">
              <w:rPr>
                <w:noProof/>
              </w:rPr>
              <w:t>182</w:t>
            </w:r>
            <w:r>
              <w:rPr>
                <w:noProof/>
              </w:rPr>
              <w:fldChar w:fldCharType="end"/>
            </w:r>
          </w:hyperlink>
        </w:p>
        <w:p w14:paraId="163649A0" w14:textId="3A690498" w:rsidR="77A9CFF2" w:rsidRDefault="77A9CFF2" w:rsidP="00762753">
          <w:pPr>
            <w:pStyle w:val="TOC2"/>
            <w:rPr>
              <w:rStyle w:val="Hyperlink"/>
            </w:rPr>
          </w:pPr>
          <w:hyperlink w:anchor="_Toc666638895">
            <w:r w:rsidRPr="77A9CFF2">
              <w:rPr>
                <w:rStyle w:val="Hyperlink"/>
                <w:noProof/>
              </w:rPr>
              <w:t>Traceability Matrix</w:t>
            </w:r>
            <w:r>
              <w:rPr>
                <w:noProof/>
              </w:rPr>
              <w:tab/>
            </w:r>
            <w:r>
              <w:rPr>
                <w:noProof/>
              </w:rPr>
              <w:fldChar w:fldCharType="begin"/>
            </w:r>
            <w:r>
              <w:rPr>
                <w:noProof/>
              </w:rPr>
              <w:instrText>PAGEREF _Toc666638895 \h</w:instrText>
            </w:r>
            <w:r>
              <w:rPr>
                <w:noProof/>
              </w:rPr>
            </w:r>
            <w:r>
              <w:rPr>
                <w:noProof/>
              </w:rPr>
              <w:fldChar w:fldCharType="separate"/>
            </w:r>
            <w:r w:rsidR="005753B8">
              <w:rPr>
                <w:noProof/>
              </w:rPr>
              <w:t>182</w:t>
            </w:r>
            <w:r>
              <w:rPr>
                <w:noProof/>
              </w:rPr>
              <w:fldChar w:fldCharType="end"/>
            </w:r>
          </w:hyperlink>
          <w:r>
            <w:fldChar w:fldCharType="end"/>
          </w:r>
        </w:p>
      </w:sdtContent>
    </w:sdt>
    <w:p w14:paraId="6420B512" w14:textId="42CDC108" w:rsidR="00964930" w:rsidRPr="002C6C11" w:rsidRDefault="00964930" w:rsidP="00CA2641">
      <w:pPr>
        <w:rPr>
          <w:rFonts w:ascii="Montserrat" w:hAnsi="Montserrat"/>
          <w:color w:val="auto"/>
          <w:sz w:val="18"/>
          <w:szCs w:val="18"/>
        </w:rPr>
      </w:pPr>
    </w:p>
    <w:p w14:paraId="1C9E28AA" w14:textId="0FA90274" w:rsidR="00595815" w:rsidRPr="00C80238" w:rsidRDefault="777999B9" w:rsidP="00876C7F">
      <w:pPr>
        <w:pStyle w:val="Heading1"/>
      </w:pPr>
      <w:bookmarkStart w:id="2" w:name="_Toc577577530"/>
      <w:r>
        <w:t>LIST OF FIGURES</w:t>
      </w:r>
      <w:bookmarkEnd w:id="2"/>
    </w:p>
    <w:p w14:paraId="17DF8835" w14:textId="77777777" w:rsidR="00876C7F" w:rsidRPr="00C80238" w:rsidRDefault="00876C7F" w:rsidP="00876C7F">
      <w:pPr>
        <w:rPr>
          <w:rFonts w:ascii="Montserrat" w:hAnsi="Montserrat"/>
          <w:sz w:val="18"/>
          <w:szCs w:val="18"/>
        </w:rPr>
      </w:pPr>
    </w:p>
    <w:p w14:paraId="7F44D33B" w14:textId="4CFDA500" w:rsidR="006E7A7B" w:rsidRPr="002C6C11" w:rsidRDefault="00957325">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r w:rsidRPr="00C80238">
        <w:rPr>
          <w:rFonts w:ascii="Montserrat" w:hAnsi="Montserrat"/>
          <w:color w:val="auto"/>
          <w:sz w:val="18"/>
          <w:szCs w:val="18"/>
        </w:rPr>
        <w:fldChar w:fldCharType="begin"/>
      </w:r>
      <w:r w:rsidR="339429C5" w:rsidRPr="00C80238">
        <w:rPr>
          <w:rFonts w:ascii="Montserrat" w:hAnsi="Montserrat"/>
          <w:color w:val="auto"/>
          <w:sz w:val="18"/>
          <w:szCs w:val="18"/>
        </w:rPr>
        <w:instrText xml:space="preserve"> TOC \h \z \c "Figure" </w:instrText>
      </w:r>
      <w:r w:rsidRPr="00C80238">
        <w:rPr>
          <w:rFonts w:ascii="Montserrat" w:hAnsi="Montserrat"/>
          <w:color w:val="auto"/>
          <w:sz w:val="18"/>
          <w:szCs w:val="18"/>
        </w:rPr>
        <w:fldChar w:fldCharType="separate"/>
      </w:r>
      <w:hyperlink w:anchor="_Toc221886637" w:history="1">
        <w:r w:rsidR="006E7A7B" w:rsidRPr="002C6C11">
          <w:rPr>
            <w:rStyle w:val="Hyperlink"/>
            <w:rFonts w:ascii="Montserrat" w:hAnsi="Montserrat"/>
            <w:noProof/>
          </w:rPr>
          <w:t>Figure 1: Conceptual diagram of SES DTH Testbed</w:t>
        </w:r>
        <w:r w:rsidR="006E7A7B">
          <w:rPr>
            <w:noProof/>
            <w:webHidden/>
          </w:rPr>
          <w:tab/>
        </w:r>
        <w:r w:rsidR="006E7A7B">
          <w:rPr>
            <w:noProof/>
            <w:webHidden/>
          </w:rPr>
          <w:fldChar w:fldCharType="begin"/>
        </w:r>
        <w:r w:rsidR="006E7A7B">
          <w:rPr>
            <w:noProof/>
            <w:webHidden/>
          </w:rPr>
          <w:instrText xml:space="preserve"> PAGEREF _Toc221886637 \h </w:instrText>
        </w:r>
        <w:r w:rsidR="006E7A7B">
          <w:rPr>
            <w:noProof/>
            <w:webHidden/>
          </w:rPr>
        </w:r>
        <w:r w:rsidR="006E7A7B">
          <w:rPr>
            <w:noProof/>
            <w:webHidden/>
          </w:rPr>
          <w:fldChar w:fldCharType="separate"/>
        </w:r>
        <w:r w:rsidR="00D421A6">
          <w:rPr>
            <w:noProof/>
            <w:webHidden/>
          </w:rPr>
          <w:t>32</w:t>
        </w:r>
        <w:r w:rsidR="006E7A7B">
          <w:rPr>
            <w:noProof/>
            <w:webHidden/>
          </w:rPr>
          <w:fldChar w:fldCharType="end"/>
        </w:r>
      </w:hyperlink>
    </w:p>
    <w:p w14:paraId="0E687FB0" w14:textId="39E8CC9F"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38" w:history="1">
        <w:r w:rsidRPr="00B96777">
          <w:rPr>
            <w:rStyle w:val="Hyperlink"/>
            <w:rFonts w:ascii="Montserrat" w:hAnsi="Montserrat"/>
            <w:noProof/>
          </w:rPr>
          <w:t xml:space="preserve">Figure </w:t>
        </w:r>
        <w:r w:rsidRPr="002C6C11">
          <w:rPr>
            <w:rStyle w:val="Hyperlink"/>
            <w:rFonts w:ascii="Montserrat" w:hAnsi="Montserrat"/>
            <w:noProof/>
          </w:rPr>
          <w:t>2</w:t>
        </w:r>
        <w:r w:rsidRPr="00B96777">
          <w:rPr>
            <w:rStyle w:val="Hyperlink"/>
            <w:rFonts w:ascii="Montserrat" w:hAnsi="Montserrat"/>
            <w:noProof/>
          </w:rPr>
          <w:t>: Diagram of the full configuration of the 5G-EMERGE satellite bidirectional platform used by the EBU testbed for Phase 2, including the foldable antenna (Minwave), the 5G multigateway Orchestrator (Nextworks) and the Open Telemetry (SES)</w:t>
        </w:r>
        <w:r>
          <w:rPr>
            <w:noProof/>
            <w:webHidden/>
          </w:rPr>
          <w:tab/>
        </w:r>
        <w:r>
          <w:rPr>
            <w:noProof/>
            <w:webHidden/>
          </w:rPr>
          <w:fldChar w:fldCharType="begin"/>
        </w:r>
        <w:r>
          <w:rPr>
            <w:noProof/>
            <w:webHidden/>
          </w:rPr>
          <w:instrText xml:space="preserve"> PAGEREF _Toc221886638 \h </w:instrText>
        </w:r>
        <w:r>
          <w:rPr>
            <w:noProof/>
            <w:webHidden/>
          </w:rPr>
        </w:r>
        <w:r>
          <w:rPr>
            <w:noProof/>
            <w:webHidden/>
          </w:rPr>
          <w:fldChar w:fldCharType="separate"/>
        </w:r>
        <w:r w:rsidR="00D421A6">
          <w:rPr>
            <w:noProof/>
            <w:webHidden/>
          </w:rPr>
          <w:t>34</w:t>
        </w:r>
        <w:r>
          <w:rPr>
            <w:noProof/>
            <w:webHidden/>
          </w:rPr>
          <w:fldChar w:fldCharType="end"/>
        </w:r>
      </w:hyperlink>
    </w:p>
    <w:p w14:paraId="59F74326" w14:textId="23C59252"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39" w:history="1">
        <w:r w:rsidRPr="00B96777">
          <w:rPr>
            <w:rStyle w:val="Hyperlink"/>
            <w:rFonts w:ascii="Montserrat" w:hAnsi="Montserrat"/>
            <w:noProof/>
          </w:rPr>
          <w:t>Figure 3: Telemetry data via the OTel collector deployed on an SES VM on the cloud</w:t>
        </w:r>
        <w:r>
          <w:rPr>
            <w:noProof/>
            <w:webHidden/>
          </w:rPr>
          <w:tab/>
        </w:r>
        <w:r>
          <w:rPr>
            <w:noProof/>
            <w:webHidden/>
          </w:rPr>
          <w:fldChar w:fldCharType="begin"/>
        </w:r>
        <w:r>
          <w:rPr>
            <w:noProof/>
            <w:webHidden/>
          </w:rPr>
          <w:instrText xml:space="preserve"> PAGEREF _Toc221886639 \h </w:instrText>
        </w:r>
        <w:r>
          <w:rPr>
            <w:noProof/>
            <w:webHidden/>
          </w:rPr>
        </w:r>
        <w:r>
          <w:rPr>
            <w:noProof/>
            <w:webHidden/>
          </w:rPr>
          <w:fldChar w:fldCharType="separate"/>
        </w:r>
        <w:r w:rsidR="00D421A6">
          <w:rPr>
            <w:noProof/>
            <w:webHidden/>
          </w:rPr>
          <w:t>48</w:t>
        </w:r>
        <w:r>
          <w:rPr>
            <w:noProof/>
            <w:webHidden/>
          </w:rPr>
          <w:fldChar w:fldCharType="end"/>
        </w:r>
      </w:hyperlink>
    </w:p>
    <w:p w14:paraId="7DD7FC31" w14:textId="563327F7"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40" w:history="1">
        <w:r w:rsidRPr="00B96777">
          <w:rPr>
            <w:rStyle w:val="Hyperlink"/>
            <w:rFonts w:ascii="Montserrat" w:hAnsi="Montserrat"/>
            <w:noProof/>
          </w:rPr>
          <w:t>Figure 4: Remote GW traces shared to the OTel collector</w:t>
        </w:r>
        <w:r>
          <w:rPr>
            <w:noProof/>
            <w:webHidden/>
          </w:rPr>
          <w:tab/>
        </w:r>
        <w:r>
          <w:rPr>
            <w:noProof/>
            <w:webHidden/>
          </w:rPr>
          <w:fldChar w:fldCharType="begin"/>
        </w:r>
        <w:r>
          <w:rPr>
            <w:noProof/>
            <w:webHidden/>
          </w:rPr>
          <w:instrText xml:space="preserve"> PAGEREF _Toc221886640 \h </w:instrText>
        </w:r>
        <w:r>
          <w:rPr>
            <w:noProof/>
            <w:webHidden/>
          </w:rPr>
        </w:r>
        <w:r>
          <w:rPr>
            <w:noProof/>
            <w:webHidden/>
          </w:rPr>
          <w:fldChar w:fldCharType="separate"/>
        </w:r>
        <w:r w:rsidR="00D421A6">
          <w:rPr>
            <w:noProof/>
            <w:webHidden/>
          </w:rPr>
          <w:t>48</w:t>
        </w:r>
        <w:r>
          <w:rPr>
            <w:noProof/>
            <w:webHidden/>
          </w:rPr>
          <w:fldChar w:fldCharType="end"/>
        </w:r>
      </w:hyperlink>
    </w:p>
    <w:p w14:paraId="61F2D983" w14:textId="43F220AA"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41" w:history="1">
        <w:r w:rsidRPr="00B96777">
          <w:rPr>
            <w:rStyle w:val="Hyperlink"/>
            <w:rFonts w:ascii="Montserrat" w:hAnsi="Montserrat"/>
            <w:noProof/>
          </w:rPr>
          <w:t>Figure 5: Monitoring the HTTP responses of the content server at RAI</w:t>
        </w:r>
        <w:r>
          <w:rPr>
            <w:noProof/>
            <w:webHidden/>
          </w:rPr>
          <w:tab/>
        </w:r>
        <w:r>
          <w:rPr>
            <w:noProof/>
            <w:webHidden/>
          </w:rPr>
          <w:fldChar w:fldCharType="begin"/>
        </w:r>
        <w:r>
          <w:rPr>
            <w:noProof/>
            <w:webHidden/>
          </w:rPr>
          <w:instrText xml:space="preserve"> PAGEREF _Toc221886641 \h </w:instrText>
        </w:r>
        <w:r>
          <w:rPr>
            <w:noProof/>
            <w:webHidden/>
          </w:rPr>
        </w:r>
        <w:r>
          <w:rPr>
            <w:noProof/>
            <w:webHidden/>
          </w:rPr>
          <w:fldChar w:fldCharType="separate"/>
        </w:r>
        <w:r w:rsidR="00D421A6">
          <w:rPr>
            <w:noProof/>
            <w:webHidden/>
          </w:rPr>
          <w:t>49</w:t>
        </w:r>
        <w:r>
          <w:rPr>
            <w:noProof/>
            <w:webHidden/>
          </w:rPr>
          <w:fldChar w:fldCharType="end"/>
        </w:r>
      </w:hyperlink>
    </w:p>
    <w:p w14:paraId="3C8F5E37" w14:textId="4477DD1C"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42" w:history="1">
        <w:r w:rsidRPr="00B96777">
          <w:rPr>
            <w:rStyle w:val="Hyperlink"/>
            <w:rFonts w:ascii="Montserrat" w:hAnsi="Montserrat"/>
            <w:noProof/>
          </w:rPr>
          <w:t>Figure 6: Content on the satellite available on the Player App provided by FTA</w:t>
        </w:r>
        <w:r>
          <w:rPr>
            <w:noProof/>
            <w:webHidden/>
          </w:rPr>
          <w:tab/>
        </w:r>
        <w:r>
          <w:rPr>
            <w:noProof/>
            <w:webHidden/>
          </w:rPr>
          <w:fldChar w:fldCharType="begin"/>
        </w:r>
        <w:r>
          <w:rPr>
            <w:noProof/>
            <w:webHidden/>
          </w:rPr>
          <w:instrText xml:space="preserve"> PAGEREF _Toc221886642 \h </w:instrText>
        </w:r>
        <w:r>
          <w:rPr>
            <w:noProof/>
            <w:webHidden/>
          </w:rPr>
        </w:r>
        <w:r>
          <w:rPr>
            <w:noProof/>
            <w:webHidden/>
          </w:rPr>
          <w:fldChar w:fldCharType="separate"/>
        </w:r>
        <w:r w:rsidR="00D421A6">
          <w:rPr>
            <w:noProof/>
            <w:webHidden/>
          </w:rPr>
          <w:t>50</w:t>
        </w:r>
        <w:r>
          <w:rPr>
            <w:noProof/>
            <w:webHidden/>
          </w:rPr>
          <w:fldChar w:fldCharType="end"/>
        </w:r>
      </w:hyperlink>
    </w:p>
    <w:p w14:paraId="631E45D6" w14:textId="5EC1BB09"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43" w:history="1">
        <w:r w:rsidRPr="00B96777">
          <w:rPr>
            <w:rStyle w:val="Hyperlink"/>
            <w:rFonts w:ascii="Montserrat" w:hAnsi="Montserrat"/>
            <w:noProof/>
          </w:rPr>
          <w:t>Figure 7: HTTP Get traceability</w:t>
        </w:r>
        <w:r>
          <w:rPr>
            <w:noProof/>
            <w:webHidden/>
          </w:rPr>
          <w:tab/>
        </w:r>
        <w:r>
          <w:rPr>
            <w:noProof/>
            <w:webHidden/>
          </w:rPr>
          <w:fldChar w:fldCharType="begin"/>
        </w:r>
        <w:r>
          <w:rPr>
            <w:noProof/>
            <w:webHidden/>
          </w:rPr>
          <w:instrText xml:space="preserve"> PAGEREF _Toc221886643 \h </w:instrText>
        </w:r>
        <w:r>
          <w:rPr>
            <w:noProof/>
            <w:webHidden/>
          </w:rPr>
        </w:r>
        <w:r>
          <w:rPr>
            <w:noProof/>
            <w:webHidden/>
          </w:rPr>
          <w:fldChar w:fldCharType="separate"/>
        </w:r>
        <w:r w:rsidR="00D421A6">
          <w:rPr>
            <w:noProof/>
            <w:webHidden/>
          </w:rPr>
          <w:t>50</w:t>
        </w:r>
        <w:r>
          <w:rPr>
            <w:noProof/>
            <w:webHidden/>
          </w:rPr>
          <w:fldChar w:fldCharType="end"/>
        </w:r>
      </w:hyperlink>
    </w:p>
    <w:p w14:paraId="1B6A0520" w14:textId="7FE7AC57"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44" w:history="1">
        <w:r w:rsidRPr="00B96777">
          <w:rPr>
            <w:rStyle w:val="Hyperlink"/>
            <w:rFonts w:ascii="Montserrat" w:hAnsi="Montserrat"/>
            <w:noProof/>
          </w:rPr>
          <w:t>Figure 8: Start-up time measurement</w:t>
        </w:r>
        <w:r>
          <w:rPr>
            <w:noProof/>
            <w:webHidden/>
          </w:rPr>
          <w:tab/>
        </w:r>
        <w:r>
          <w:rPr>
            <w:noProof/>
            <w:webHidden/>
          </w:rPr>
          <w:fldChar w:fldCharType="begin"/>
        </w:r>
        <w:r>
          <w:rPr>
            <w:noProof/>
            <w:webHidden/>
          </w:rPr>
          <w:instrText xml:space="preserve"> PAGEREF _Toc221886644 \h </w:instrText>
        </w:r>
        <w:r>
          <w:rPr>
            <w:noProof/>
            <w:webHidden/>
          </w:rPr>
        </w:r>
        <w:r>
          <w:rPr>
            <w:noProof/>
            <w:webHidden/>
          </w:rPr>
          <w:fldChar w:fldCharType="separate"/>
        </w:r>
        <w:r w:rsidR="00D421A6">
          <w:rPr>
            <w:noProof/>
            <w:webHidden/>
          </w:rPr>
          <w:t>51</w:t>
        </w:r>
        <w:r>
          <w:rPr>
            <w:noProof/>
            <w:webHidden/>
          </w:rPr>
          <w:fldChar w:fldCharType="end"/>
        </w:r>
      </w:hyperlink>
    </w:p>
    <w:p w14:paraId="4D53630F" w14:textId="34A5527D"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45" w:history="1">
        <w:r w:rsidRPr="00B96777">
          <w:rPr>
            <w:rStyle w:val="Hyperlink"/>
            <w:rFonts w:ascii="Montserrat" w:hAnsi="Montserrat"/>
            <w:noProof/>
          </w:rPr>
          <w:t>Figure 9: End buffering duration</w:t>
        </w:r>
        <w:r>
          <w:rPr>
            <w:noProof/>
            <w:webHidden/>
          </w:rPr>
          <w:tab/>
        </w:r>
        <w:r>
          <w:rPr>
            <w:noProof/>
            <w:webHidden/>
          </w:rPr>
          <w:fldChar w:fldCharType="begin"/>
        </w:r>
        <w:r>
          <w:rPr>
            <w:noProof/>
            <w:webHidden/>
          </w:rPr>
          <w:instrText xml:space="preserve"> PAGEREF _Toc221886645 \h </w:instrText>
        </w:r>
        <w:r>
          <w:rPr>
            <w:noProof/>
            <w:webHidden/>
          </w:rPr>
        </w:r>
        <w:r>
          <w:rPr>
            <w:noProof/>
            <w:webHidden/>
          </w:rPr>
          <w:fldChar w:fldCharType="separate"/>
        </w:r>
        <w:r w:rsidR="00D421A6">
          <w:rPr>
            <w:noProof/>
            <w:webHidden/>
          </w:rPr>
          <w:t>51</w:t>
        </w:r>
        <w:r>
          <w:rPr>
            <w:noProof/>
            <w:webHidden/>
          </w:rPr>
          <w:fldChar w:fldCharType="end"/>
        </w:r>
      </w:hyperlink>
    </w:p>
    <w:p w14:paraId="130C0667" w14:textId="19ECF5C0"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46" w:history="1">
        <w:r w:rsidRPr="00B96777">
          <w:rPr>
            <w:rStyle w:val="Hyperlink"/>
            <w:rFonts w:ascii="Montserrat" w:hAnsi="Montserrat"/>
            <w:noProof/>
          </w:rPr>
          <w:t>Figure 10: Video resolution changes</w:t>
        </w:r>
        <w:r>
          <w:rPr>
            <w:noProof/>
            <w:webHidden/>
          </w:rPr>
          <w:tab/>
        </w:r>
        <w:r>
          <w:rPr>
            <w:noProof/>
            <w:webHidden/>
          </w:rPr>
          <w:fldChar w:fldCharType="begin"/>
        </w:r>
        <w:r>
          <w:rPr>
            <w:noProof/>
            <w:webHidden/>
          </w:rPr>
          <w:instrText xml:space="preserve"> PAGEREF _Toc221886646 \h </w:instrText>
        </w:r>
        <w:r>
          <w:rPr>
            <w:noProof/>
            <w:webHidden/>
          </w:rPr>
        </w:r>
        <w:r>
          <w:rPr>
            <w:noProof/>
            <w:webHidden/>
          </w:rPr>
          <w:fldChar w:fldCharType="separate"/>
        </w:r>
        <w:r w:rsidR="00D421A6">
          <w:rPr>
            <w:noProof/>
            <w:webHidden/>
          </w:rPr>
          <w:t>52</w:t>
        </w:r>
        <w:r>
          <w:rPr>
            <w:noProof/>
            <w:webHidden/>
          </w:rPr>
          <w:fldChar w:fldCharType="end"/>
        </w:r>
      </w:hyperlink>
    </w:p>
    <w:p w14:paraId="4F5E49A0" w14:textId="37C888BA"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47" w:history="1">
        <w:r w:rsidRPr="00B96777">
          <w:rPr>
            <w:rStyle w:val="Hyperlink"/>
            <w:rFonts w:ascii="Montserrat" w:hAnsi="Montserrat"/>
            <w:noProof/>
          </w:rPr>
          <w:t>Figure 11: Error playback counting</w:t>
        </w:r>
        <w:r>
          <w:rPr>
            <w:noProof/>
            <w:webHidden/>
          </w:rPr>
          <w:tab/>
        </w:r>
        <w:r>
          <w:rPr>
            <w:noProof/>
            <w:webHidden/>
          </w:rPr>
          <w:fldChar w:fldCharType="begin"/>
        </w:r>
        <w:r>
          <w:rPr>
            <w:noProof/>
            <w:webHidden/>
          </w:rPr>
          <w:instrText xml:space="preserve"> PAGEREF _Toc221886647 \h </w:instrText>
        </w:r>
        <w:r>
          <w:rPr>
            <w:noProof/>
            <w:webHidden/>
          </w:rPr>
        </w:r>
        <w:r>
          <w:rPr>
            <w:noProof/>
            <w:webHidden/>
          </w:rPr>
          <w:fldChar w:fldCharType="separate"/>
        </w:r>
        <w:r w:rsidR="00D421A6">
          <w:rPr>
            <w:noProof/>
            <w:webHidden/>
          </w:rPr>
          <w:t>52</w:t>
        </w:r>
        <w:r>
          <w:rPr>
            <w:noProof/>
            <w:webHidden/>
          </w:rPr>
          <w:fldChar w:fldCharType="end"/>
        </w:r>
      </w:hyperlink>
    </w:p>
    <w:p w14:paraId="6F3B5F68" w14:textId="0D014A2D"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48" w:history="1">
        <w:r w:rsidRPr="002C6C11">
          <w:rPr>
            <w:rStyle w:val="Hyperlink"/>
            <w:rFonts w:ascii="Montserrat" w:hAnsi="Montserrat"/>
            <w:noProof/>
          </w:rPr>
          <w:t>Figure 12: TERESA test flow</w:t>
        </w:r>
        <w:r>
          <w:rPr>
            <w:noProof/>
            <w:webHidden/>
          </w:rPr>
          <w:tab/>
        </w:r>
        <w:r>
          <w:rPr>
            <w:noProof/>
            <w:webHidden/>
          </w:rPr>
          <w:fldChar w:fldCharType="begin"/>
        </w:r>
        <w:r>
          <w:rPr>
            <w:noProof/>
            <w:webHidden/>
          </w:rPr>
          <w:instrText xml:space="preserve"> PAGEREF _Toc221886648 \h </w:instrText>
        </w:r>
        <w:r>
          <w:rPr>
            <w:noProof/>
            <w:webHidden/>
          </w:rPr>
        </w:r>
        <w:r>
          <w:rPr>
            <w:noProof/>
            <w:webHidden/>
          </w:rPr>
          <w:fldChar w:fldCharType="separate"/>
        </w:r>
        <w:r w:rsidR="00D421A6">
          <w:rPr>
            <w:noProof/>
            <w:webHidden/>
          </w:rPr>
          <w:t>54</w:t>
        </w:r>
        <w:r>
          <w:rPr>
            <w:noProof/>
            <w:webHidden/>
          </w:rPr>
          <w:fldChar w:fldCharType="end"/>
        </w:r>
      </w:hyperlink>
    </w:p>
    <w:p w14:paraId="53C80248" w14:textId="03FC24E2"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49" w:history="1">
        <w:r w:rsidRPr="002C6C11">
          <w:rPr>
            <w:rStyle w:val="Hyperlink"/>
            <w:rFonts w:ascii="Montserrat" w:hAnsi="Montserrat"/>
            <w:noProof/>
          </w:rPr>
          <w:t>Figure 13: Viasat - DTV testbed functional bloc diagram</w:t>
        </w:r>
        <w:r>
          <w:rPr>
            <w:noProof/>
            <w:webHidden/>
          </w:rPr>
          <w:tab/>
        </w:r>
        <w:r>
          <w:rPr>
            <w:noProof/>
            <w:webHidden/>
          </w:rPr>
          <w:fldChar w:fldCharType="begin"/>
        </w:r>
        <w:r>
          <w:rPr>
            <w:noProof/>
            <w:webHidden/>
          </w:rPr>
          <w:instrText xml:space="preserve"> PAGEREF _Toc221886649 \h </w:instrText>
        </w:r>
        <w:r>
          <w:rPr>
            <w:noProof/>
            <w:webHidden/>
          </w:rPr>
        </w:r>
        <w:r>
          <w:rPr>
            <w:noProof/>
            <w:webHidden/>
          </w:rPr>
          <w:fldChar w:fldCharType="separate"/>
        </w:r>
        <w:r w:rsidR="00D421A6">
          <w:rPr>
            <w:noProof/>
            <w:webHidden/>
          </w:rPr>
          <w:t>55</w:t>
        </w:r>
        <w:r>
          <w:rPr>
            <w:noProof/>
            <w:webHidden/>
          </w:rPr>
          <w:fldChar w:fldCharType="end"/>
        </w:r>
      </w:hyperlink>
    </w:p>
    <w:p w14:paraId="3B0C5468" w14:textId="780A7938"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50" w:history="1">
        <w:r w:rsidRPr="002C6C11">
          <w:rPr>
            <w:rStyle w:val="Hyperlink"/>
            <w:rFonts w:ascii="Montserrat" w:hAnsi="Montserrat"/>
            <w:noProof/>
          </w:rPr>
          <w:t>Figure 14: Block diagram reporting the test flow.</w:t>
        </w:r>
        <w:r>
          <w:rPr>
            <w:noProof/>
            <w:webHidden/>
          </w:rPr>
          <w:tab/>
        </w:r>
        <w:r>
          <w:rPr>
            <w:noProof/>
            <w:webHidden/>
          </w:rPr>
          <w:fldChar w:fldCharType="begin"/>
        </w:r>
        <w:r>
          <w:rPr>
            <w:noProof/>
            <w:webHidden/>
          </w:rPr>
          <w:instrText xml:space="preserve"> PAGEREF _Toc221886650 \h </w:instrText>
        </w:r>
        <w:r>
          <w:rPr>
            <w:noProof/>
            <w:webHidden/>
          </w:rPr>
        </w:r>
        <w:r>
          <w:rPr>
            <w:noProof/>
            <w:webHidden/>
          </w:rPr>
          <w:fldChar w:fldCharType="separate"/>
        </w:r>
        <w:r w:rsidR="00D421A6">
          <w:rPr>
            <w:noProof/>
            <w:webHidden/>
          </w:rPr>
          <w:t>73</w:t>
        </w:r>
        <w:r>
          <w:rPr>
            <w:noProof/>
            <w:webHidden/>
          </w:rPr>
          <w:fldChar w:fldCharType="end"/>
        </w:r>
      </w:hyperlink>
    </w:p>
    <w:p w14:paraId="630EE1DC" w14:textId="4FA465A1"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51" w:history="1">
        <w:r w:rsidRPr="002C6C11">
          <w:rPr>
            <w:rStyle w:val="Hyperlink"/>
            <w:rFonts w:ascii="Montserrat" w:hAnsi="Montserrat"/>
            <w:noProof/>
          </w:rPr>
          <w:t>Figure 15: Block diagram of the LINKS Turin DTV testbed</w:t>
        </w:r>
        <w:r>
          <w:rPr>
            <w:noProof/>
            <w:webHidden/>
          </w:rPr>
          <w:tab/>
        </w:r>
        <w:r>
          <w:rPr>
            <w:noProof/>
            <w:webHidden/>
          </w:rPr>
          <w:fldChar w:fldCharType="begin"/>
        </w:r>
        <w:r>
          <w:rPr>
            <w:noProof/>
            <w:webHidden/>
          </w:rPr>
          <w:instrText xml:space="preserve"> PAGEREF _Toc221886651 \h </w:instrText>
        </w:r>
        <w:r>
          <w:rPr>
            <w:noProof/>
            <w:webHidden/>
          </w:rPr>
        </w:r>
        <w:r>
          <w:rPr>
            <w:noProof/>
            <w:webHidden/>
          </w:rPr>
          <w:fldChar w:fldCharType="separate"/>
        </w:r>
        <w:r w:rsidR="00D421A6">
          <w:rPr>
            <w:noProof/>
            <w:webHidden/>
          </w:rPr>
          <w:t>73</w:t>
        </w:r>
        <w:r>
          <w:rPr>
            <w:noProof/>
            <w:webHidden/>
          </w:rPr>
          <w:fldChar w:fldCharType="end"/>
        </w:r>
      </w:hyperlink>
    </w:p>
    <w:p w14:paraId="4CFBAB15" w14:textId="559DB3C3"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52" w:history="1">
        <w:r w:rsidRPr="002C6C11">
          <w:rPr>
            <w:rStyle w:val="Hyperlink"/>
            <w:rFonts w:ascii="Montserrat" w:hAnsi="Montserrat"/>
            <w:noProof/>
          </w:rPr>
          <w:t>Figure 16: Functional block diagram of EBU DTE Testbed</w:t>
        </w:r>
        <w:r>
          <w:rPr>
            <w:noProof/>
            <w:webHidden/>
          </w:rPr>
          <w:tab/>
        </w:r>
        <w:r>
          <w:rPr>
            <w:noProof/>
            <w:webHidden/>
          </w:rPr>
          <w:fldChar w:fldCharType="begin"/>
        </w:r>
        <w:r>
          <w:rPr>
            <w:noProof/>
            <w:webHidden/>
          </w:rPr>
          <w:instrText xml:space="preserve"> PAGEREF _Toc221886652 \h </w:instrText>
        </w:r>
        <w:r>
          <w:rPr>
            <w:noProof/>
            <w:webHidden/>
          </w:rPr>
        </w:r>
        <w:r>
          <w:rPr>
            <w:noProof/>
            <w:webHidden/>
          </w:rPr>
          <w:fldChar w:fldCharType="separate"/>
        </w:r>
        <w:r w:rsidR="00D421A6">
          <w:rPr>
            <w:noProof/>
            <w:webHidden/>
          </w:rPr>
          <w:t>78</w:t>
        </w:r>
        <w:r>
          <w:rPr>
            <w:noProof/>
            <w:webHidden/>
          </w:rPr>
          <w:fldChar w:fldCharType="end"/>
        </w:r>
      </w:hyperlink>
    </w:p>
    <w:p w14:paraId="6DDF2FA0" w14:textId="339E2735"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53" w:history="1">
        <w:r w:rsidRPr="002C6C11">
          <w:rPr>
            <w:rStyle w:val="Hyperlink"/>
            <w:rFonts w:ascii="Montserrat" w:hAnsi="Montserrat"/>
            <w:noProof/>
          </w:rPr>
          <w:t>Figure 17: Simplified diagram of possible integration of the EBU DTE Far Edge into a 5G Mobile Network infrastructure</w:t>
        </w:r>
        <w:r>
          <w:rPr>
            <w:noProof/>
            <w:webHidden/>
          </w:rPr>
          <w:tab/>
        </w:r>
        <w:r>
          <w:rPr>
            <w:noProof/>
            <w:webHidden/>
          </w:rPr>
          <w:fldChar w:fldCharType="begin"/>
        </w:r>
        <w:r>
          <w:rPr>
            <w:noProof/>
            <w:webHidden/>
          </w:rPr>
          <w:instrText xml:space="preserve"> PAGEREF _Toc221886653 \h </w:instrText>
        </w:r>
        <w:r>
          <w:rPr>
            <w:noProof/>
            <w:webHidden/>
          </w:rPr>
        </w:r>
        <w:r>
          <w:rPr>
            <w:noProof/>
            <w:webHidden/>
          </w:rPr>
          <w:fldChar w:fldCharType="separate"/>
        </w:r>
        <w:r w:rsidR="00D421A6">
          <w:rPr>
            <w:noProof/>
            <w:webHidden/>
          </w:rPr>
          <w:t>78</w:t>
        </w:r>
        <w:r>
          <w:rPr>
            <w:noProof/>
            <w:webHidden/>
          </w:rPr>
          <w:fldChar w:fldCharType="end"/>
        </w:r>
      </w:hyperlink>
    </w:p>
    <w:p w14:paraId="2632F5A7" w14:textId="64859C0B"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54" w:history="1">
        <w:r w:rsidRPr="002C6C11">
          <w:rPr>
            <w:rStyle w:val="Hyperlink"/>
            <w:rFonts w:ascii="Montserrat" w:hAnsi="Montserrat"/>
            <w:noProof/>
          </w:rPr>
          <w:t>Figure 18: Planned architecture for Phase 2 - DTE Arctic Space</w:t>
        </w:r>
        <w:r>
          <w:rPr>
            <w:noProof/>
            <w:webHidden/>
          </w:rPr>
          <w:tab/>
        </w:r>
        <w:r>
          <w:rPr>
            <w:noProof/>
            <w:webHidden/>
          </w:rPr>
          <w:fldChar w:fldCharType="begin"/>
        </w:r>
        <w:r>
          <w:rPr>
            <w:noProof/>
            <w:webHidden/>
          </w:rPr>
          <w:instrText xml:space="preserve"> PAGEREF _Toc221886654 \h </w:instrText>
        </w:r>
        <w:r>
          <w:rPr>
            <w:noProof/>
            <w:webHidden/>
          </w:rPr>
        </w:r>
        <w:r>
          <w:rPr>
            <w:noProof/>
            <w:webHidden/>
          </w:rPr>
          <w:fldChar w:fldCharType="separate"/>
        </w:r>
        <w:r w:rsidR="00D421A6">
          <w:rPr>
            <w:noProof/>
            <w:webHidden/>
          </w:rPr>
          <w:t>87</w:t>
        </w:r>
        <w:r>
          <w:rPr>
            <w:noProof/>
            <w:webHidden/>
          </w:rPr>
          <w:fldChar w:fldCharType="end"/>
        </w:r>
      </w:hyperlink>
    </w:p>
    <w:p w14:paraId="0C06CA22" w14:textId="0881684B"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55" w:history="1">
        <w:r w:rsidRPr="002C6C11">
          <w:rPr>
            <w:rStyle w:val="Hyperlink"/>
            <w:rFonts w:ascii="Montserrat" w:hAnsi="Montserrat"/>
            <w:noProof/>
          </w:rPr>
          <w:t>Figure 19: List of testing scenarios for the maritime testbed</w:t>
        </w:r>
        <w:r>
          <w:rPr>
            <w:noProof/>
            <w:webHidden/>
          </w:rPr>
          <w:tab/>
        </w:r>
        <w:r>
          <w:rPr>
            <w:noProof/>
            <w:webHidden/>
          </w:rPr>
          <w:fldChar w:fldCharType="begin"/>
        </w:r>
        <w:r>
          <w:rPr>
            <w:noProof/>
            <w:webHidden/>
          </w:rPr>
          <w:instrText xml:space="preserve"> PAGEREF _Toc221886655 \h </w:instrText>
        </w:r>
        <w:r>
          <w:rPr>
            <w:noProof/>
            <w:webHidden/>
          </w:rPr>
        </w:r>
        <w:r>
          <w:rPr>
            <w:noProof/>
            <w:webHidden/>
          </w:rPr>
          <w:fldChar w:fldCharType="separate"/>
        </w:r>
        <w:r w:rsidR="00D421A6">
          <w:rPr>
            <w:noProof/>
            <w:webHidden/>
          </w:rPr>
          <w:t>99</w:t>
        </w:r>
        <w:r>
          <w:rPr>
            <w:noProof/>
            <w:webHidden/>
          </w:rPr>
          <w:fldChar w:fldCharType="end"/>
        </w:r>
      </w:hyperlink>
    </w:p>
    <w:p w14:paraId="7B85323F" w14:textId="36F4D72E"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56" w:history="1">
        <w:r w:rsidRPr="002C6C11">
          <w:rPr>
            <w:rStyle w:val="Hyperlink"/>
            <w:rFonts w:ascii="Montserrat" w:hAnsi="Montserrat"/>
            <w:noProof/>
          </w:rPr>
          <w:t>Figure 20: Test setup with only ETSI OSM orchestrator and 5G Magma core</w:t>
        </w:r>
        <w:r>
          <w:rPr>
            <w:noProof/>
            <w:webHidden/>
          </w:rPr>
          <w:tab/>
        </w:r>
        <w:r>
          <w:rPr>
            <w:noProof/>
            <w:webHidden/>
          </w:rPr>
          <w:fldChar w:fldCharType="begin"/>
        </w:r>
        <w:r>
          <w:rPr>
            <w:noProof/>
            <w:webHidden/>
          </w:rPr>
          <w:instrText xml:space="preserve"> PAGEREF _Toc221886656 \h </w:instrText>
        </w:r>
        <w:r>
          <w:rPr>
            <w:noProof/>
            <w:webHidden/>
          </w:rPr>
        </w:r>
        <w:r>
          <w:rPr>
            <w:noProof/>
            <w:webHidden/>
          </w:rPr>
          <w:fldChar w:fldCharType="separate"/>
        </w:r>
        <w:r w:rsidR="00D421A6">
          <w:rPr>
            <w:noProof/>
            <w:webHidden/>
          </w:rPr>
          <w:t>100</w:t>
        </w:r>
        <w:r>
          <w:rPr>
            <w:noProof/>
            <w:webHidden/>
          </w:rPr>
          <w:fldChar w:fldCharType="end"/>
        </w:r>
      </w:hyperlink>
    </w:p>
    <w:p w14:paraId="3FE5880F" w14:textId="11B8DA5C"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57" w:history="1">
        <w:r w:rsidRPr="002C6C11">
          <w:rPr>
            <w:rStyle w:val="Hyperlink"/>
            <w:rFonts w:ascii="Montserrat" w:hAnsi="Montserrat"/>
            <w:noProof/>
          </w:rPr>
          <w:t>Figure 21: Test setup with ETSI OSM orchestrator, 5G Magma core, simulated gNB and simulated UEs</w:t>
        </w:r>
        <w:r>
          <w:rPr>
            <w:noProof/>
            <w:webHidden/>
          </w:rPr>
          <w:tab/>
        </w:r>
        <w:r>
          <w:rPr>
            <w:noProof/>
            <w:webHidden/>
          </w:rPr>
          <w:fldChar w:fldCharType="begin"/>
        </w:r>
        <w:r>
          <w:rPr>
            <w:noProof/>
            <w:webHidden/>
          </w:rPr>
          <w:instrText xml:space="preserve"> PAGEREF _Toc221886657 \h </w:instrText>
        </w:r>
        <w:r>
          <w:rPr>
            <w:noProof/>
            <w:webHidden/>
          </w:rPr>
        </w:r>
        <w:r>
          <w:rPr>
            <w:noProof/>
            <w:webHidden/>
          </w:rPr>
          <w:fldChar w:fldCharType="separate"/>
        </w:r>
        <w:r w:rsidR="00D421A6">
          <w:rPr>
            <w:noProof/>
            <w:webHidden/>
          </w:rPr>
          <w:t>101</w:t>
        </w:r>
        <w:r>
          <w:rPr>
            <w:noProof/>
            <w:webHidden/>
          </w:rPr>
          <w:fldChar w:fldCharType="end"/>
        </w:r>
      </w:hyperlink>
    </w:p>
    <w:p w14:paraId="63A173F3" w14:textId="5C3A1C78"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58" w:history="1">
        <w:r w:rsidRPr="002C6C11">
          <w:rPr>
            <w:rStyle w:val="Hyperlink"/>
            <w:rFonts w:ascii="Montserrat" w:hAnsi="Montserrat"/>
            <w:noProof/>
          </w:rPr>
          <w:t>Figure 22: Test setup with ETSI OSM orchestrator, 5G Magma core, physical gNB and physical UEs</w:t>
        </w:r>
        <w:r>
          <w:rPr>
            <w:noProof/>
            <w:webHidden/>
          </w:rPr>
          <w:tab/>
        </w:r>
        <w:r>
          <w:rPr>
            <w:noProof/>
            <w:webHidden/>
          </w:rPr>
          <w:fldChar w:fldCharType="begin"/>
        </w:r>
        <w:r>
          <w:rPr>
            <w:noProof/>
            <w:webHidden/>
          </w:rPr>
          <w:instrText xml:space="preserve"> PAGEREF _Toc221886658 \h </w:instrText>
        </w:r>
        <w:r>
          <w:rPr>
            <w:noProof/>
            <w:webHidden/>
          </w:rPr>
        </w:r>
        <w:r>
          <w:rPr>
            <w:noProof/>
            <w:webHidden/>
          </w:rPr>
          <w:fldChar w:fldCharType="separate"/>
        </w:r>
        <w:r w:rsidR="00D421A6">
          <w:rPr>
            <w:noProof/>
            <w:webHidden/>
          </w:rPr>
          <w:t>101</w:t>
        </w:r>
        <w:r>
          <w:rPr>
            <w:noProof/>
            <w:webHidden/>
          </w:rPr>
          <w:fldChar w:fldCharType="end"/>
        </w:r>
      </w:hyperlink>
    </w:p>
    <w:p w14:paraId="43EA1C93" w14:textId="1094EEB3"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59" w:history="1">
        <w:r w:rsidRPr="00B96777">
          <w:rPr>
            <w:rStyle w:val="Hyperlink"/>
            <w:rFonts w:ascii="Montserrat" w:hAnsi="Montserrat"/>
            <w:noProof/>
          </w:rPr>
          <w:t>Figure 23: Test procedure for M1 Adapter Module integration at LTE-based 5G Terrestrial Broadcast transmitting site</w:t>
        </w:r>
        <w:r>
          <w:rPr>
            <w:noProof/>
            <w:webHidden/>
          </w:rPr>
          <w:tab/>
        </w:r>
        <w:r>
          <w:rPr>
            <w:noProof/>
            <w:webHidden/>
          </w:rPr>
          <w:fldChar w:fldCharType="begin"/>
        </w:r>
        <w:r>
          <w:rPr>
            <w:noProof/>
            <w:webHidden/>
          </w:rPr>
          <w:instrText xml:space="preserve"> PAGEREF _Toc221886659 \h </w:instrText>
        </w:r>
        <w:r>
          <w:rPr>
            <w:noProof/>
            <w:webHidden/>
          </w:rPr>
        </w:r>
        <w:r>
          <w:rPr>
            <w:noProof/>
            <w:webHidden/>
          </w:rPr>
          <w:fldChar w:fldCharType="separate"/>
        </w:r>
        <w:r w:rsidR="00D421A6">
          <w:rPr>
            <w:noProof/>
            <w:webHidden/>
          </w:rPr>
          <w:t>109</w:t>
        </w:r>
        <w:r>
          <w:rPr>
            <w:noProof/>
            <w:webHidden/>
          </w:rPr>
          <w:fldChar w:fldCharType="end"/>
        </w:r>
      </w:hyperlink>
    </w:p>
    <w:p w14:paraId="07571171" w14:textId="1383D5C1"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60" w:history="1">
        <w:r w:rsidRPr="00B96777">
          <w:rPr>
            <w:rStyle w:val="Hyperlink"/>
            <w:rFonts w:ascii="Montserrat" w:hAnsi="Montserrat"/>
            <w:noProof/>
          </w:rPr>
          <w:t>Figure 24: Test procedure for evaluation of M1 Adapter Module latency</w:t>
        </w:r>
        <w:r>
          <w:rPr>
            <w:noProof/>
            <w:webHidden/>
          </w:rPr>
          <w:tab/>
        </w:r>
        <w:r>
          <w:rPr>
            <w:noProof/>
            <w:webHidden/>
          </w:rPr>
          <w:fldChar w:fldCharType="begin"/>
        </w:r>
        <w:r>
          <w:rPr>
            <w:noProof/>
            <w:webHidden/>
          </w:rPr>
          <w:instrText xml:space="preserve"> PAGEREF _Toc221886660 \h </w:instrText>
        </w:r>
        <w:r>
          <w:rPr>
            <w:noProof/>
            <w:webHidden/>
          </w:rPr>
        </w:r>
        <w:r>
          <w:rPr>
            <w:noProof/>
            <w:webHidden/>
          </w:rPr>
          <w:fldChar w:fldCharType="separate"/>
        </w:r>
        <w:r w:rsidR="00D421A6">
          <w:rPr>
            <w:noProof/>
            <w:webHidden/>
          </w:rPr>
          <w:t>110</w:t>
        </w:r>
        <w:r>
          <w:rPr>
            <w:noProof/>
            <w:webHidden/>
          </w:rPr>
          <w:fldChar w:fldCharType="end"/>
        </w:r>
      </w:hyperlink>
    </w:p>
    <w:p w14:paraId="3244CDF4" w14:textId="21ED7EAE"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61" w:history="1">
        <w:r w:rsidRPr="00B96777">
          <w:rPr>
            <w:rStyle w:val="Hyperlink"/>
            <w:rFonts w:ascii="Montserrat" w:hAnsi="Montserrat"/>
            <w:noProof/>
          </w:rPr>
          <w:t>Figure 25: Test procedure for evaluation of the end-to-end additional latency</w:t>
        </w:r>
        <w:r>
          <w:rPr>
            <w:noProof/>
            <w:webHidden/>
          </w:rPr>
          <w:tab/>
        </w:r>
        <w:r>
          <w:rPr>
            <w:noProof/>
            <w:webHidden/>
          </w:rPr>
          <w:fldChar w:fldCharType="begin"/>
        </w:r>
        <w:r>
          <w:rPr>
            <w:noProof/>
            <w:webHidden/>
          </w:rPr>
          <w:instrText xml:space="preserve"> PAGEREF _Toc221886661 \h </w:instrText>
        </w:r>
        <w:r>
          <w:rPr>
            <w:noProof/>
            <w:webHidden/>
          </w:rPr>
        </w:r>
        <w:r>
          <w:rPr>
            <w:noProof/>
            <w:webHidden/>
          </w:rPr>
          <w:fldChar w:fldCharType="separate"/>
        </w:r>
        <w:r w:rsidR="00D421A6">
          <w:rPr>
            <w:noProof/>
            <w:webHidden/>
          </w:rPr>
          <w:t>110</w:t>
        </w:r>
        <w:r>
          <w:rPr>
            <w:noProof/>
            <w:webHidden/>
          </w:rPr>
          <w:fldChar w:fldCharType="end"/>
        </w:r>
      </w:hyperlink>
    </w:p>
    <w:p w14:paraId="149DE26F" w14:textId="5A0434A4"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62" w:history="1">
        <w:r w:rsidRPr="00B96777">
          <w:rPr>
            <w:rStyle w:val="Hyperlink"/>
            <w:rFonts w:ascii="Montserrat" w:hAnsi="Montserrat"/>
            <w:noProof/>
          </w:rPr>
          <w:t>Figure 26: High-Level Block Diagram of the DTD end-to-end Testbed</w:t>
        </w:r>
        <w:r>
          <w:rPr>
            <w:noProof/>
            <w:webHidden/>
          </w:rPr>
          <w:tab/>
        </w:r>
        <w:r>
          <w:rPr>
            <w:noProof/>
            <w:webHidden/>
          </w:rPr>
          <w:fldChar w:fldCharType="begin"/>
        </w:r>
        <w:r>
          <w:rPr>
            <w:noProof/>
            <w:webHidden/>
          </w:rPr>
          <w:instrText xml:space="preserve"> PAGEREF _Toc221886662 \h </w:instrText>
        </w:r>
        <w:r>
          <w:rPr>
            <w:noProof/>
            <w:webHidden/>
          </w:rPr>
        </w:r>
        <w:r>
          <w:rPr>
            <w:noProof/>
            <w:webHidden/>
          </w:rPr>
          <w:fldChar w:fldCharType="separate"/>
        </w:r>
        <w:r w:rsidR="00D421A6">
          <w:rPr>
            <w:noProof/>
            <w:webHidden/>
          </w:rPr>
          <w:t>112</w:t>
        </w:r>
        <w:r>
          <w:rPr>
            <w:noProof/>
            <w:webHidden/>
          </w:rPr>
          <w:fldChar w:fldCharType="end"/>
        </w:r>
      </w:hyperlink>
    </w:p>
    <w:p w14:paraId="0804792B" w14:textId="09581ACE"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63" w:history="1">
        <w:r w:rsidRPr="00B96777">
          <w:rPr>
            <w:rStyle w:val="Hyperlink"/>
            <w:rFonts w:ascii="Montserrat" w:hAnsi="Montserrat"/>
            <w:noProof/>
          </w:rPr>
          <w:t>Figure 27: WP6.3 Test setup representing NR NTN Setup</w:t>
        </w:r>
        <w:r>
          <w:rPr>
            <w:noProof/>
            <w:webHidden/>
          </w:rPr>
          <w:tab/>
        </w:r>
        <w:r>
          <w:rPr>
            <w:noProof/>
            <w:webHidden/>
          </w:rPr>
          <w:fldChar w:fldCharType="begin"/>
        </w:r>
        <w:r>
          <w:rPr>
            <w:noProof/>
            <w:webHidden/>
          </w:rPr>
          <w:instrText xml:space="preserve"> PAGEREF _Toc221886663 \h </w:instrText>
        </w:r>
        <w:r>
          <w:rPr>
            <w:noProof/>
            <w:webHidden/>
          </w:rPr>
        </w:r>
        <w:r>
          <w:rPr>
            <w:noProof/>
            <w:webHidden/>
          </w:rPr>
          <w:fldChar w:fldCharType="separate"/>
        </w:r>
        <w:r w:rsidR="00D421A6">
          <w:rPr>
            <w:noProof/>
            <w:webHidden/>
          </w:rPr>
          <w:t>118</w:t>
        </w:r>
        <w:r>
          <w:rPr>
            <w:noProof/>
            <w:webHidden/>
          </w:rPr>
          <w:fldChar w:fldCharType="end"/>
        </w:r>
      </w:hyperlink>
    </w:p>
    <w:p w14:paraId="2EA92CFB" w14:textId="1CED89DE"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64" w:history="1">
        <w:r w:rsidRPr="00B96777">
          <w:rPr>
            <w:rStyle w:val="Hyperlink"/>
            <w:noProof/>
          </w:rPr>
          <w:t>Figure 28</w:t>
        </w:r>
        <w:r w:rsidRPr="00B96777">
          <w:rPr>
            <w:rStyle w:val="Hyperlink"/>
            <w:rFonts w:ascii="Montserrat" w:hAnsi="Montserrat"/>
            <w:noProof/>
          </w:rPr>
          <w:t>: Keysight Performance Testbed for handheld device over NT-NTN</w:t>
        </w:r>
        <w:r>
          <w:rPr>
            <w:noProof/>
            <w:webHidden/>
          </w:rPr>
          <w:tab/>
        </w:r>
        <w:r>
          <w:rPr>
            <w:noProof/>
            <w:webHidden/>
          </w:rPr>
          <w:fldChar w:fldCharType="begin"/>
        </w:r>
        <w:r>
          <w:rPr>
            <w:noProof/>
            <w:webHidden/>
          </w:rPr>
          <w:instrText xml:space="preserve"> PAGEREF _Toc221886664 \h </w:instrText>
        </w:r>
        <w:r>
          <w:rPr>
            <w:noProof/>
            <w:webHidden/>
          </w:rPr>
        </w:r>
        <w:r>
          <w:rPr>
            <w:noProof/>
            <w:webHidden/>
          </w:rPr>
          <w:fldChar w:fldCharType="separate"/>
        </w:r>
        <w:r w:rsidR="00D421A6">
          <w:rPr>
            <w:noProof/>
            <w:webHidden/>
          </w:rPr>
          <w:t>124</w:t>
        </w:r>
        <w:r>
          <w:rPr>
            <w:noProof/>
            <w:webHidden/>
          </w:rPr>
          <w:fldChar w:fldCharType="end"/>
        </w:r>
      </w:hyperlink>
    </w:p>
    <w:p w14:paraId="2B2F622A" w14:textId="30CDE6BD"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65" w:history="1">
        <w:r w:rsidRPr="00B96777">
          <w:rPr>
            <w:rStyle w:val="Hyperlink"/>
            <w:rFonts w:ascii="Montserrat" w:hAnsi="Montserrat"/>
            <w:noProof/>
          </w:rPr>
          <w:t>Figure 29: OTA test environment is built in Verkotan’s anechoic chamber</w:t>
        </w:r>
        <w:r>
          <w:rPr>
            <w:noProof/>
            <w:webHidden/>
          </w:rPr>
          <w:tab/>
        </w:r>
        <w:r>
          <w:rPr>
            <w:noProof/>
            <w:webHidden/>
          </w:rPr>
          <w:fldChar w:fldCharType="begin"/>
        </w:r>
        <w:r>
          <w:rPr>
            <w:noProof/>
            <w:webHidden/>
          </w:rPr>
          <w:instrText xml:space="preserve"> PAGEREF _Toc221886665 \h </w:instrText>
        </w:r>
        <w:r>
          <w:rPr>
            <w:noProof/>
            <w:webHidden/>
          </w:rPr>
        </w:r>
        <w:r>
          <w:rPr>
            <w:noProof/>
            <w:webHidden/>
          </w:rPr>
          <w:fldChar w:fldCharType="separate"/>
        </w:r>
        <w:r w:rsidR="00D421A6">
          <w:rPr>
            <w:noProof/>
            <w:webHidden/>
          </w:rPr>
          <w:t>127</w:t>
        </w:r>
        <w:r>
          <w:rPr>
            <w:noProof/>
            <w:webHidden/>
          </w:rPr>
          <w:fldChar w:fldCharType="end"/>
        </w:r>
      </w:hyperlink>
    </w:p>
    <w:p w14:paraId="53D5BBF3" w14:textId="504CF37E"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66" w:history="1">
        <w:r w:rsidRPr="00B96777">
          <w:rPr>
            <w:rStyle w:val="Hyperlink"/>
            <w:rFonts w:ascii="Montserrat" w:hAnsi="Montserrat"/>
            <w:noProof/>
          </w:rPr>
          <w:t>Figure 30: MBS Enabled R17/R18 5G Network</w:t>
        </w:r>
        <w:r>
          <w:rPr>
            <w:noProof/>
            <w:webHidden/>
          </w:rPr>
          <w:tab/>
        </w:r>
        <w:r>
          <w:rPr>
            <w:noProof/>
            <w:webHidden/>
          </w:rPr>
          <w:fldChar w:fldCharType="begin"/>
        </w:r>
        <w:r>
          <w:rPr>
            <w:noProof/>
            <w:webHidden/>
          </w:rPr>
          <w:instrText xml:space="preserve"> PAGEREF _Toc221886666 \h </w:instrText>
        </w:r>
        <w:r>
          <w:rPr>
            <w:noProof/>
            <w:webHidden/>
          </w:rPr>
        </w:r>
        <w:r>
          <w:rPr>
            <w:noProof/>
            <w:webHidden/>
          </w:rPr>
          <w:fldChar w:fldCharType="separate"/>
        </w:r>
        <w:r w:rsidR="00D421A6">
          <w:rPr>
            <w:noProof/>
            <w:webHidden/>
          </w:rPr>
          <w:t>129</w:t>
        </w:r>
        <w:r>
          <w:rPr>
            <w:noProof/>
            <w:webHidden/>
          </w:rPr>
          <w:fldChar w:fldCharType="end"/>
        </w:r>
      </w:hyperlink>
    </w:p>
    <w:p w14:paraId="4998392F" w14:textId="61BD4DD8"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67" w:history="1">
        <w:r w:rsidRPr="00B96777">
          <w:rPr>
            <w:rStyle w:val="Hyperlink"/>
            <w:rFonts w:ascii="Montserrat" w:hAnsi="Montserrat"/>
            <w:noProof/>
          </w:rPr>
          <w:t>Figure 31: High-Level Block Diagram of the DTD end-to-end Testbed</w:t>
        </w:r>
        <w:r>
          <w:rPr>
            <w:noProof/>
            <w:webHidden/>
          </w:rPr>
          <w:tab/>
        </w:r>
        <w:r>
          <w:rPr>
            <w:noProof/>
            <w:webHidden/>
          </w:rPr>
          <w:fldChar w:fldCharType="begin"/>
        </w:r>
        <w:r>
          <w:rPr>
            <w:noProof/>
            <w:webHidden/>
          </w:rPr>
          <w:instrText xml:space="preserve"> PAGEREF _Toc221886667 \h </w:instrText>
        </w:r>
        <w:r>
          <w:rPr>
            <w:noProof/>
            <w:webHidden/>
          </w:rPr>
        </w:r>
        <w:r>
          <w:rPr>
            <w:noProof/>
            <w:webHidden/>
          </w:rPr>
          <w:fldChar w:fldCharType="separate"/>
        </w:r>
        <w:r w:rsidR="00D421A6">
          <w:rPr>
            <w:noProof/>
            <w:webHidden/>
          </w:rPr>
          <w:t>135</w:t>
        </w:r>
        <w:r>
          <w:rPr>
            <w:noProof/>
            <w:webHidden/>
          </w:rPr>
          <w:fldChar w:fldCharType="end"/>
        </w:r>
      </w:hyperlink>
    </w:p>
    <w:p w14:paraId="6FD6AD18" w14:textId="4957BF49"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68" w:history="1">
        <w:r w:rsidRPr="00B96777">
          <w:rPr>
            <w:rStyle w:val="Hyperlink"/>
            <w:rFonts w:ascii="Montserrat" w:hAnsi="Montserrat"/>
            <w:noProof/>
          </w:rPr>
          <w:t>Figure 32: Conceptual diagram of WP2.5 Testbed</w:t>
        </w:r>
        <w:r>
          <w:rPr>
            <w:noProof/>
            <w:webHidden/>
          </w:rPr>
          <w:tab/>
        </w:r>
        <w:r>
          <w:rPr>
            <w:noProof/>
            <w:webHidden/>
          </w:rPr>
          <w:fldChar w:fldCharType="begin"/>
        </w:r>
        <w:r>
          <w:rPr>
            <w:noProof/>
            <w:webHidden/>
          </w:rPr>
          <w:instrText xml:space="preserve"> PAGEREF _Toc221886668 \h </w:instrText>
        </w:r>
        <w:r>
          <w:rPr>
            <w:noProof/>
            <w:webHidden/>
          </w:rPr>
        </w:r>
        <w:r>
          <w:rPr>
            <w:noProof/>
            <w:webHidden/>
          </w:rPr>
          <w:fldChar w:fldCharType="separate"/>
        </w:r>
        <w:r w:rsidR="00D421A6">
          <w:rPr>
            <w:noProof/>
            <w:webHidden/>
          </w:rPr>
          <w:t>140</w:t>
        </w:r>
        <w:r>
          <w:rPr>
            <w:noProof/>
            <w:webHidden/>
          </w:rPr>
          <w:fldChar w:fldCharType="end"/>
        </w:r>
      </w:hyperlink>
    </w:p>
    <w:p w14:paraId="19BB5693" w14:textId="496CF0AA"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69" w:history="1">
        <w:r w:rsidRPr="00B96777">
          <w:rPr>
            <w:rStyle w:val="Hyperlink"/>
            <w:rFonts w:ascii="Montserrat" w:hAnsi="Montserrat"/>
            <w:noProof/>
          </w:rPr>
          <w:t>Figure 33: 5G NPN Management and Orchestration system for functional tests</w:t>
        </w:r>
        <w:r>
          <w:rPr>
            <w:noProof/>
            <w:webHidden/>
          </w:rPr>
          <w:tab/>
        </w:r>
        <w:r>
          <w:rPr>
            <w:noProof/>
            <w:webHidden/>
          </w:rPr>
          <w:fldChar w:fldCharType="begin"/>
        </w:r>
        <w:r>
          <w:rPr>
            <w:noProof/>
            <w:webHidden/>
          </w:rPr>
          <w:instrText xml:space="preserve"> PAGEREF _Toc221886669 \h </w:instrText>
        </w:r>
        <w:r>
          <w:rPr>
            <w:noProof/>
            <w:webHidden/>
          </w:rPr>
        </w:r>
        <w:r>
          <w:rPr>
            <w:noProof/>
            <w:webHidden/>
          </w:rPr>
          <w:fldChar w:fldCharType="separate"/>
        </w:r>
        <w:r w:rsidR="00D421A6">
          <w:rPr>
            <w:noProof/>
            <w:webHidden/>
          </w:rPr>
          <w:t>142</w:t>
        </w:r>
        <w:r>
          <w:rPr>
            <w:noProof/>
            <w:webHidden/>
          </w:rPr>
          <w:fldChar w:fldCharType="end"/>
        </w:r>
      </w:hyperlink>
    </w:p>
    <w:p w14:paraId="6E6ACD8C" w14:textId="42F50BC3" w:rsidR="5196F6D7" w:rsidRPr="002C6C11" w:rsidRDefault="00957325" w:rsidP="244E8B08">
      <w:pPr>
        <w:pStyle w:val="ParagraphText"/>
        <w:spacing w:before="60"/>
      </w:pPr>
      <w:r w:rsidRPr="00C80238">
        <w:fldChar w:fldCharType="end"/>
      </w:r>
      <w:r w:rsidR="004176BE" w:rsidRPr="002C6C11">
        <w:br w:type="page"/>
      </w:r>
    </w:p>
    <w:p w14:paraId="11A85CA3" w14:textId="09717C11" w:rsidR="008C24F3" w:rsidRPr="00C80238" w:rsidRDefault="65F4296B" w:rsidP="00545B49">
      <w:pPr>
        <w:pStyle w:val="Heading1"/>
      </w:pPr>
      <w:bookmarkStart w:id="3" w:name="_Toc1481583709"/>
      <w:r>
        <w:t>LIST OF TABLES</w:t>
      </w:r>
      <w:bookmarkEnd w:id="3"/>
    </w:p>
    <w:p w14:paraId="0D3F365E" w14:textId="1908A631" w:rsidR="005F2D8F" w:rsidRPr="002C6C11" w:rsidRDefault="005F2D8F" w:rsidP="005F2D8F">
      <w:pPr>
        <w:pStyle w:val="ParagraphText"/>
      </w:pPr>
    </w:p>
    <w:p w14:paraId="512A4F8E" w14:textId="1174D909" w:rsidR="006E7A7B" w:rsidRPr="002C6C11" w:rsidRDefault="00BC0ED3">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r w:rsidRPr="002C6C11">
        <w:rPr>
          <w:rFonts w:ascii="Montserrat" w:hAnsi="Montserrat"/>
          <w:color w:val="auto"/>
          <w:sz w:val="18"/>
          <w:szCs w:val="18"/>
        </w:rPr>
        <w:fldChar w:fldCharType="begin"/>
      </w:r>
      <w:r w:rsidRPr="002C6C11">
        <w:rPr>
          <w:rFonts w:ascii="Montserrat" w:hAnsi="Montserrat"/>
          <w:color w:val="auto"/>
          <w:sz w:val="18"/>
          <w:szCs w:val="18"/>
        </w:rPr>
        <w:instrText xml:space="preserve"> TOC \h \z \c "Table" </w:instrText>
      </w:r>
      <w:r w:rsidRPr="002C6C11">
        <w:rPr>
          <w:rFonts w:ascii="Montserrat" w:hAnsi="Montserrat"/>
          <w:color w:val="auto"/>
          <w:sz w:val="18"/>
          <w:szCs w:val="18"/>
        </w:rPr>
        <w:fldChar w:fldCharType="separate"/>
      </w:r>
      <w:hyperlink w:anchor="_Toc221886670" w:history="1">
        <w:r w:rsidR="006E7A7B" w:rsidRPr="002A6513">
          <w:rPr>
            <w:rStyle w:val="Hyperlink"/>
            <w:rFonts w:ascii="Montserrat" w:hAnsi="Montserrat"/>
            <w:noProof/>
          </w:rPr>
          <w:t>Table 1</w:t>
        </w:r>
        <w:r w:rsidR="006E7A7B" w:rsidRPr="002C6C11">
          <w:rPr>
            <w:rStyle w:val="Hyperlink"/>
            <w:rFonts w:ascii="Montserrat" w:hAnsi="Montserrat"/>
            <w:noProof/>
          </w:rPr>
          <w:t>:End-to-end service level scenarios</w:t>
        </w:r>
        <w:r w:rsidR="006E7A7B">
          <w:rPr>
            <w:noProof/>
            <w:webHidden/>
          </w:rPr>
          <w:tab/>
        </w:r>
        <w:r w:rsidR="006E7A7B">
          <w:rPr>
            <w:noProof/>
            <w:webHidden/>
          </w:rPr>
          <w:fldChar w:fldCharType="begin"/>
        </w:r>
        <w:r w:rsidR="006E7A7B">
          <w:rPr>
            <w:noProof/>
            <w:webHidden/>
          </w:rPr>
          <w:instrText xml:space="preserve"> PAGEREF _Toc221886670 \h </w:instrText>
        </w:r>
        <w:r w:rsidR="006E7A7B">
          <w:rPr>
            <w:noProof/>
            <w:webHidden/>
          </w:rPr>
        </w:r>
        <w:r w:rsidR="006E7A7B">
          <w:rPr>
            <w:noProof/>
            <w:webHidden/>
          </w:rPr>
          <w:fldChar w:fldCharType="separate"/>
        </w:r>
        <w:r w:rsidR="00D421A6">
          <w:rPr>
            <w:noProof/>
            <w:webHidden/>
          </w:rPr>
          <w:t>19</w:t>
        </w:r>
        <w:r w:rsidR="006E7A7B">
          <w:rPr>
            <w:noProof/>
            <w:webHidden/>
          </w:rPr>
          <w:fldChar w:fldCharType="end"/>
        </w:r>
      </w:hyperlink>
    </w:p>
    <w:p w14:paraId="5F3ADD57" w14:textId="6F33D02E"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71" w:history="1">
        <w:r w:rsidRPr="002A6513">
          <w:rPr>
            <w:rStyle w:val="Hyperlink"/>
            <w:rFonts w:ascii="Montserrat" w:hAnsi="Montserrat"/>
            <w:noProof/>
          </w:rPr>
          <w:t>Table 2</w:t>
        </w:r>
        <w:r w:rsidRPr="002C6C11">
          <w:rPr>
            <w:rStyle w:val="Hyperlink"/>
            <w:rFonts w:ascii="Montserrat" w:hAnsi="Montserrat" w:cs="Times New Roman"/>
            <w:noProof/>
          </w:rPr>
          <w:t>: End-to-end performance tests defined in Strands 3-6</w:t>
        </w:r>
        <w:r>
          <w:rPr>
            <w:noProof/>
            <w:webHidden/>
          </w:rPr>
          <w:tab/>
        </w:r>
        <w:r>
          <w:rPr>
            <w:noProof/>
            <w:webHidden/>
          </w:rPr>
          <w:fldChar w:fldCharType="begin"/>
        </w:r>
        <w:r>
          <w:rPr>
            <w:noProof/>
            <w:webHidden/>
          </w:rPr>
          <w:instrText xml:space="preserve"> PAGEREF _Toc221886671 \h </w:instrText>
        </w:r>
        <w:r>
          <w:rPr>
            <w:noProof/>
            <w:webHidden/>
          </w:rPr>
        </w:r>
        <w:r>
          <w:rPr>
            <w:noProof/>
            <w:webHidden/>
          </w:rPr>
          <w:fldChar w:fldCharType="separate"/>
        </w:r>
        <w:r w:rsidR="00D421A6">
          <w:rPr>
            <w:noProof/>
            <w:webHidden/>
          </w:rPr>
          <w:t>23</w:t>
        </w:r>
        <w:r>
          <w:rPr>
            <w:noProof/>
            <w:webHidden/>
          </w:rPr>
          <w:fldChar w:fldCharType="end"/>
        </w:r>
      </w:hyperlink>
    </w:p>
    <w:p w14:paraId="704A3BE1" w14:textId="4FD14C65"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72" w:history="1">
        <w:r w:rsidRPr="002A6513">
          <w:rPr>
            <w:rStyle w:val="Hyperlink"/>
            <w:rFonts w:ascii="Montserrat" w:hAnsi="Montserrat"/>
            <w:noProof/>
          </w:rPr>
          <w:t>Table 3</w:t>
        </w:r>
        <w:r w:rsidRPr="002C6C11">
          <w:rPr>
            <w:rStyle w:val="Hyperlink"/>
            <w:rFonts w:ascii="Montserrat" w:hAnsi="Montserrat" w:cs="Times New Roman"/>
            <w:noProof/>
          </w:rPr>
          <w:t>: Tests defined in Strand 2 that will be carried out in Phase 2</w:t>
        </w:r>
        <w:r>
          <w:rPr>
            <w:noProof/>
            <w:webHidden/>
          </w:rPr>
          <w:tab/>
        </w:r>
        <w:r>
          <w:rPr>
            <w:noProof/>
            <w:webHidden/>
          </w:rPr>
          <w:fldChar w:fldCharType="begin"/>
        </w:r>
        <w:r>
          <w:rPr>
            <w:noProof/>
            <w:webHidden/>
          </w:rPr>
          <w:instrText xml:space="preserve"> PAGEREF _Toc221886672 \h </w:instrText>
        </w:r>
        <w:r>
          <w:rPr>
            <w:noProof/>
            <w:webHidden/>
          </w:rPr>
        </w:r>
        <w:r>
          <w:rPr>
            <w:noProof/>
            <w:webHidden/>
          </w:rPr>
          <w:fldChar w:fldCharType="separate"/>
        </w:r>
        <w:r w:rsidR="00D421A6">
          <w:rPr>
            <w:noProof/>
            <w:webHidden/>
          </w:rPr>
          <w:t>26</w:t>
        </w:r>
        <w:r>
          <w:rPr>
            <w:noProof/>
            <w:webHidden/>
          </w:rPr>
          <w:fldChar w:fldCharType="end"/>
        </w:r>
      </w:hyperlink>
    </w:p>
    <w:p w14:paraId="6AE80871" w14:textId="5BF7FA71"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73" w:history="1">
        <w:r w:rsidRPr="002C6C11">
          <w:rPr>
            <w:rStyle w:val="Hyperlink"/>
            <w:rFonts w:ascii="Montserrat" w:hAnsi="Montserrat"/>
            <w:noProof/>
          </w:rPr>
          <w:t>Table 4: Main components of SES DTH Testbed</w:t>
        </w:r>
        <w:r>
          <w:rPr>
            <w:noProof/>
            <w:webHidden/>
          </w:rPr>
          <w:tab/>
        </w:r>
        <w:r>
          <w:rPr>
            <w:noProof/>
            <w:webHidden/>
          </w:rPr>
          <w:fldChar w:fldCharType="begin"/>
        </w:r>
        <w:r>
          <w:rPr>
            <w:noProof/>
            <w:webHidden/>
          </w:rPr>
          <w:instrText xml:space="preserve"> PAGEREF _Toc221886673 \h </w:instrText>
        </w:r>
        <w:r>
          <w:rPr>
            <w:noProof/>
            <w:webHidden/>
          </w:rPr>
        </w:r>
        <w:r>
          <w:rPr>
            <w:noProof/>
            <w:webHidden/>
          </w:rPr>
          <w:fldChar w:fldCharType="separate"/>
        </w:r>
        <w:r w:rsidR="00D421A6">
          <w:rPr>
            <w:noProof/>
            <w:webHidden/>
          </w:rPr>
          <w:t>33</w:t>
        </w:r>
        <w:r>
          <w:rPr>
            <w:noProof/>
            <w:webHidden/>
          </w:rPr>
          <w:fldChar w:fldCharType="end"/>
        </w:r>
      </w:hyperlink>
    </w:p>
    <w:p w14:paraId="6298D1DB" w14:textId="398F7CD6"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74" w:history="1">
        <w:r w:rsidRPr="002C6C11">
          <w:rPr>
            <w:rStyle w:val="Hyperlink"/>
            <w:rFonts w:ascii="Montserrat" w:hAnsi="Montserrat"/>
            <w:noProof/>
          </w:rPr>
          <w:t>Table 5: Main components of EBU DTH Testbed</w:t>
        </w:r>
        <w:r>
          <w:rPr>
            <w:noProof/>
            <w:webHidden/>
          </w:rPr>
          <w:tab/>
        </w:r>
        <w:r>
          <w:rPr>
            <w:noProof/>
            <w:webHidden/>
          </w:rPr>
          <w:fldChar w:fldCharType="begin"/>
        </w:r>
        <w:r>
          <w:rPr>
            <w:noProof/>
            <w:webHidden/>
          </w:rPr>
          <w:instrText xml:space="preserve"> PAGEREF _Toc221886674 \h </w:instrText>
        </w:r>
        <w:r>
          <w:rPr>
            <w:noProof/>
            <w:webHidden/>
          </w:rPr>
        </w:r>
        <w:r>
          <w:rPr>
            <w:noProof/>
            <w:webHidden/>
          </w:rPr>
          <w:fldChar w:fldCharType="separate"/>
        </w:r>
        <w:r w:rsidR="00D421A6">
          <w:rPr>
            <w:noProof/>
            <w:webHidden/>
          </w:rPr>
          <w:t>34</w:t>
        </w:r>
        <w:r>
          <w:rPr>
            <w:noProof/>
            <w:webHidden/>
          </w:rPr>
          <w:fldChar w:fldCharType="end"/>
        </w:r>
      </w:hyperlink>
    </w:p>
    <w:p w14:paraId="1BB7B3AD" w14:textId="177C1517"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75" w:history="1">
        <w:r w:rsidRPr="002A6513">
          <w:rPr>
            <w:rStyle w:val="Hyperlink"/>
            <w:rFonts w:ascii="Montserrat" w:hAnsi="Montserrat"/>
            <w:noProof/>
          </w:rPr>
          <w:t>Table 6 : Viasat DTV first results</w:t>
        </w:r>
        <w:r>
          <w:rPr>
            <w:noProof/>
            <w:webHidden/>
          </w:rPr>
          <w:tab/>
        </w:r>
        <w:r>
          <w:rPr>
            <w:noProof/>
            <w:webHidden/>
          </w:rPr>
          <w:fldChar w:fldCharType="begin"/>
        </w:r>
        <w:r>
          <w:rPr>
            <w:noProof/>
            <w:webHidden/>
          </w:rPr>
          <w:instrText xml:space="preserve"> PAGEREF _Toc221886675 \h </w:instrText>
        </w:r>
        <w:r>
          <w:rPr>
            <w:noProof/>
            <w:webHidden/>
          </w:rPr>
        </w:r>
        <w:r>
          <w:rPr>
            <w:noProof/>
            <w:webHidden/>
          </w:rPr>
          <w:fldChar w:fldCharType="separate"/>
        </w:r>
        <w:r w:rsidR="00D421A6">
          <w:rPr>
            <w:noProof/>
            <w:webHidden/>
          </w:rPr>
          <w:t>72</w:t>
        </w:r>
        <w:r>
          <w:rPr>
            <w:noProof/>
            <w:webHidden/>
          </w:rPr>
          <w:fldChar w:fldCharType="end"/>
        </w:r>
      </w:hyperlink>
    </w:p>
    <w:p w14:paraId="7174A3A6" w14:textId="5903552B"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76" w:history="1">
        <w:r w:rsidRPr="002A6513">
          <w:rPr>
            <w:rStyle w:val="Hyperlink"/>
            <w:rFonts w:ascii="Montserrat" w:hAnsi="Montserrat"/>
            <w:noProof/>
          </w:rPr>
          <w:t>Table 7: FWD link throughput (7MHz bandwidth)</w:t>
        </w:r>
        <w:r>
          <w:rPr>
            <w:noProof/>
            <w:webHidden/>
          </w:rPr>
          <w:tab/>
        </w:r>
        <w:r>
          <w:rPr>
            <w:noProof/>
            <w:webHidden/>
          </w:rPr>
          <w:fldChar w:fldCharType="begin"/>
        </w:r>
        <w:r>
          <w:rPr>
            <w:noProof/>
            <w:webHidden/>
          </w:rPr>
          <w:instrText xml:space="preserve"> PAGEREF _Toc221886676 \h </w:instrText>
        </w:r>
        <w:r>
          <w:rPr>
            <w:noProof/>
            <w:webHidden/>
          </w:rPr>
        </w:r>
        <w:r>
          <w:rPr>
            <w:noProof/>
            <w:webHidden/>
          </w:rPr>
          <w:fldChar w:fldCharType="separate"/>
        </w:r>
        <w:r w:rsidR="00D421A6">
          <w:rPr>
            <w:noProof/>
            <w:webHidden/>
          </w:rPr>
          <w:t>72</w:t>
        </w:r>
        <w:r>
          <w:rPr>
            <w:noProof/>
            <w:webHidden/>
          </w:rPr>
          <w:fldChar w:fldCharType="end"/>
        </w:r>
      </w:hyperlink>
    </w:p>
    <w:p w14:paraId="22B7132A" w14:textId="21DE4DC7"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77" w:history="1">
        <w:r w:rsidRPr="002A6513">
          <w:rPr>
            <w:rStyle w:val="Hyperlink"/>
            <w:noProof/>
          </w:rPr>
          <w:t>Table 8</w:t>
        </w:r>
        <w:r w:rsidRPr="002A6513">
          <w:rPr>
            <w:rStyle w:val="Hyperlink"/>
            <w:rFonts w:ascii="Montserrat" w:hAnsi="Montserrat"/>
            <w:noProof/>
          </w:rPr>
          <w:t>: RTN link throughput (5MHz bandwidth)</w:t>
        </w:r>
        <w:r>
          <w:rPr>
            <w:noProof/>
            <w:webHidden/>
          </w:rPr>
          <w:tab/>
        </w:r>
        <w:r>
          <w:rPr>
            <w:noProof/>
            <w:webHidden/>
          </w:rPr>
          <w:fldChar w:fldCharType="begin"/>
        </w:r>
        <w:r>
          <w:rPr>
            <w:noProof/>
            <w:webHidden/>
          </w:rPr>
          <w:instrText xml:space="preserve"> PAGEREF _Toc221886677 \h </w:instrText>
        </w:r>
        <w:r>
          <w:rPr>
            <w:noProof/>
            <w:webHidden/>
          </w:rPr>
        </w:r>
        <w:r>
          <w:rPr>
            <w:noProof/>
            <w:webHidden/>
          </w:rPr>
          <w:fldChar w:fldCharType="separate"/>
        </w:r>
        <w:r w:rsidR="00D421A6">
          <w:rPr>
            <w:noProof/>
            <w:webHidden/>
          </w:rPr>
          <w:t>72</w:t>
        </w:r>
        <w:r>
          <w:rPr>
            <w:noProof/>
            <w:webHidden/>
          </w:rPr>
          <w:fldChar w:fldCharType="end"/>
        </w:r>
      </w:hyperlink>
    </w:p>
    <w:p w14:paraId="6466EF79" w14:textId="14FEB924"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78" w:history="1">
        <w:r w:rsidRPr="002C6C11">
          <w:rPr>
            <w:rStyle w:val="Hyperlink"/>
            <w:rFonts w:ascii="Montserrat" w:hAnsi="Montserrat"/>
            <w:noProof/>
          </w:rPr>
          <w:t>Table 9: Main components of the LINKS Turin DTV testbed</w:t>
        </w:r>
        <w:r>
          <w:rPr>
            <w:noProof/>
            <w:webHidden/>
          </w:rPr>
          <w:tab/>
        </w:r>
        <w:r>
          <w:rPr>
            <w:noProof/>
            <w:webHidden/>
          </w:rPr>
          <w:fldChar w:fldCharType="begin"/>
        </w:r>
        <w:r>
          <w:rPr>
            <w:noProof/>
            <w:webHidden/>
          </w:rPr>
          <w:instrText xml:space="preserve"> PAGEREF _Toc221886678 \h </w:instrText>
        </w:r>
        <w:r>
          <w:rPr>
            <w:noProof/>
            <w:webHidden/>
          </w:rPr>
        </w:r>
        <w:r>
          <w:rPr>
            <w:noProof/>
            <w:webHidden/>
          </w:rPr>
          <w:fldChar w:fldCharType="separate"/>
        </w:r>
        <w:r w:rsidR="00D421A6">
          <w:rPr>
            <w:noProof/>
            <w:webHidden/>
          </w:rPr>
          <w:t>74</w:t>
        </w:r>
        <w:r>
          <w:rPr>
            <w:noProof/>
            <w:webHidden/>
          </w:rPr>
          <w:fldChar w:fldCharType="end"/>
        </w:r>
      </w:hyperlink>
    </w:p>
    <w:p w14:paraId="5BFDDE28" w14:textId="009CCD55"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79" w:history="1">
        <w:r w:rsidRPr="002C6C11">
          <w:rPr>
            <w:rStyle w:val="Hyperlink"/>
            <w:rFonts w:ascii="Montserrat" w:hAnsi="Montserrat"/>
            <w:noProof/>
          </w:rPr>
          <w:t>Table 10: Beamforming and antenna tests performed/scheduled</w:t>
        </w:r>
        <w:r>
          <w:rPr>
            <w:noProof/>
            <w:webHidden/>
          </w:rPr>
          <w:tab/>
        </w:r>
        <w:r>
          <w:rPr>
            <w:noProof/>
            <w:webHidden/>
          </w:rPr>
          <w:fldChar w:fldCharType="begin"/>
        </w:r>
        <w:r>
          <w:rPr>
            <w:noProof/>
            <w:webHidden/>
          </w:rPr>
          <w:instrText xml:space="preserve"> PAGEREF _Toc221886679 \h </w:instrText>
        </w:r>
        <w:r>
          <w:rPr>
            <w:noProof/>
            <w:webHidden/>
          </w:rPr>
        </w:r>
        <w:r>
          <w:rPr>
            <w:noProof/>
            <w:webHidden/>
          </w:rPr>
          <w:fldChar w:fldCharType="separate"/>
        </w:r>
        <w:r w:rsidR="00D421A6">
          <w:rPr>
            <w:noProof/>
            <w:webHidden/>
          </w:rPr>
          <w:t>74</w:t>
        </w:r>
        <w:r>
          <w:rPr>
            <w:noProof/>
            <w:webHidden/>
          </w:rPr>
          <w:fldChar w:fldCharType="end"/>
        </w:r>
      </w:hyperlink>
    </w:p>
    <w:p w14:paraId="35407F45" w14:textId="07907A03"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80" w:history="1">
        <w:r w:rsidRPr="002C6C11">
          <w:rPr>
            <w:rStyle w:val="Hyperlink"/>
            <w:rFonts w:ascii="Montserrat" w:hAnsi="Montserrat"/>
            <w:noProof/>
          </w:rPr>
          <w:t>Table 11: Integration tests scheduled</w:t>
        </w:r>
        <w:r>
          <w:rPr>
            <w:noProof/>
            <w:webHidden/>
          </w:rPr>
          <w:tab/>
        </w:r>
        <w:r>
          <w:rPr>
            <w:noProof/>
            <w:webHidden/>
          </w:rPr>
          <w:fldChar w:fldCharType="begin"/>
        </w:r>
        <w:r>
          <w:rPr>
            <w:noProof/>
            <w:webHidden/>
          </w:rPr>
          <w:instrText xml:space="preserve"> PAGEREF _Toc221886680 \h </w:instrText>
        </w:r>
        <w:r>
          <w:rPr>
            <w:noProof/>
            <w:webHidden/>
          </w:rPr>
        </w:r>
        <w:r>
          <w:rPr>
            <w:noProof/>
            <w:webHidden/>
          </w:rPr>
          <w:fldChar w:fldCharType="separate"/>
        </w:r>
        <w:r w:rsidR="00D421A6">
          <w:rPr>
            <w:noProof/>
            <w:webHidden/>
          </w:rPr>
          <w:t>76</w:t>
        </w:r>
        <w:r>
          <w:rPr>
            <w:noProof/>
            <w:webHidden/>
          </w:rPr>
          <w:fldChar w:fldCharType="end"/>
        </w:r>
      </w:hyperlink>
    </w:p>
    <w:p w14:paraId="065F52A3" w14:textId="7131807F"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81" w:history="1">
        <w:r w:rsidRPr="002C6C11">
          <w:rPr>
            <w:rStyle w:val="Hyperlink"/>
            <w:rFonts w:ascii="Montserrat" w:hAnsi="Montserrat"/>
            <w:noProof/>
          </w:rPr>
          <w:t>Table 12: Planned tests of the EBU DTE Testbed</w:t>
        </w:r>
        <w:r>
          <w:rPr>
            <w:noProof/>
            <w:webHidden/>
          </w:rPr>
          <w:tab/>
        </w:r>
        <w:r>
          <w:rPr>
            <w:noProof/>
            <w:webHidden/>
          </w:rPr>
          <w:fldChar w:fldCharType="begin"/>
        </w:r>
        <w:r>
          <w:rPr>
            <w:noProof/>
            <w:webHidden/>
          </w:rPr>
          <w:instrText xml:space="preserve"> PAGEREF _Toc221886681 \h </w:instrText>
        </w:r>
        <w:r>
          <w:rPr>
            <w:noProof/>
            <w:webHidden/>
          </w:rPr>
        </w:r>
        <w:r>
          <w:rPr>
            <w:noProof/>
            <w:webHidden/>
          </w:rPr>
          <w:fldChar w:fldCharType="separate"/>
        </w:r>
        <w:r w:rsidR="00D421A6">
          <w:rPr>
            <w:noProof/>
            <w:webHidden/>
          </w:rPr>
          <w:t>81</w:t>
        </w:r>
        <w:r>
          <w:rPr>
            <w:noProof/>
            <w:webHidden/>
          </w:rPr>
          <w:fldChar w:fldCharType="end"/>
        </w:r>
      </w:hyperlink>
    </w:p>
    <w:p w14:paraId="11F1DF28" w14:textId="65C7B545"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82" w:history="1">
        <w:r w:rsidRPr="002A6513">
          <w:rPr>
            <w:rStyle w:val="Hyperlink"/>
            <w:rFonts w:ascii="Montserrat" w:hAnsi="Montserrat"/>
            <w:noProof/>
          </w:rPr>
          <w:t>Table 13: Planned tests of the 5G orchestration functions</w:t>
        </w:r>
        <w:r>
          <w:rPr>
            <w:noProof/>
            <w:webHidden/>
          </w:rPr>
          <w:tab/>
        </w:r>
        <w:r>
          <w:rPr>
            <w:noProof/>
            <w:webHidden/>
          </w:rPr>
          <w:fldChar w:fldCharType="begin"/>
        </w:r>
        <w:r>
          <w:rPr>
            <w:noProof/>
            <w:webHidden/>
          </w:rPr>
          <w:instrText xml:space="preserve"> PAGEREF _Toc221886682 \h </w:instrText>
        </w:r>
        <w:r>
          <w:rPr>
            <w:noProof/>
            <w:webHidden/>
          </w:rPr>
        </w:r>
        <w:r>
          <w:rPr>
            <w:noProof/>
            <w:webHidden/>
          </w:rPr>
          <w:fldChar w:fldCharType="separate"/>
        </w:r>
        <w:r w:rsidR="00D421A6">
          <w:rPr>
            <w:noProof/>
            <w:webHidden/>
          </w:rPr>
          <w:t>102</w:t>
        </w:r>
        <w:r>
          <w:rPr>
            <w:noProof/>
            <w:webHidden/>
          </w:rPr>
          <w:fldChar w:fldCharType="end"/>
        </w:r>
      </w:hyperlink>
    </w:p>
    <w:p w14:paraId="070AADE5" w14:textId="0B1D10C4"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83" w:history="1">
        <w:r w:rsidRPr="002A6513">
          <w:rPr>
            <w:rStyle w:val="Hyperlink"/>
            <w:rFonts w:ascii="Montserrat" w:hAnsi="Montserrat"/>
            <w:noProof/>
          </w:rPr>
          <w:t>Table 14: Considered KPIs and tests for the 5G Broadcast integration test bed</w:t>
        </w:r>
        <w:r>
          <w:rPr>
            <w:noProof/>
            <w:webHidden/>
          </w:rPr>
          <w:tab/>
        </w:r>
        <w:r>
          <w:rPr>
            <w:noProof/>
            <w:webHidden/>
          </w:rPr>
          <w:fldChar w:fldCharType="begin"/>
        </w:r>
        <w:r>
          <w:rPr>
            <w:noProof/>
            <w:webHidden/>
          </w:rPr>
          <w:instrText xml:space="preserve"> PAGEREF _Toc221886683 \h </w:instrText>
        </w:r>
        <w:r>
          <w:rPr>
            <w:noProof/>
            <w:webHidden/>
          </w:rPr>
        </w:r>
        <w:r>
          <w:rPr>
            <w:noProof/>
            <w:webHidden/>
          </w:rPr>
          <w:fldChar w:fldCharType="separate"/>
        </w:r>
        <w:r w:rsidR="00D421A6">
          <w:rPr>
            <w:noProof/>
            <w:webHidden/>
          </w:rPr>
          <w:t>108</w:t>
        </w:r>
        <w:r>
          <w:rPr>
            <w:noProof/>
            <w:webHidden/>
          </w:rPr>
          <w:fldChar w:fldCharType="end"/>
        </w:r>
      </w:hyperlink>
    </w:p>
    <w:p w14:paraId="3FBDCBAF" w14:textId="251971A1" w:rsidR="006E7A7B" w:rsidRPr="002C6C11" w:rsidRDefault="006E7A7B">
      <w:pPr>
        <w:pStyle w:val="TableofFigures"/>
        <w:tabs>
          <w:tab w:val="right" w:leader="dot" w:pos="9064"/>
        </w:tabs>
        <w:rPr>
          <w:rFonts w:asciiTheme="minorHAnsi" w:eastAsiaTheme="minorEastAsia" w:hAnsiTheme="minorHAnsi" w:cstheme="minorBidi"/>
          <w:noProof/>
          <w:color w:val="auto"/>
          <w:kern w:val="2"/>
          <w:sz w:val="24"/>
          <w:szCs w:val="24"/>
          <w:lang w:eastAsia="en-GB"/>
          <w14:ligatures w14:val="standardContextual"/>
        </w:rPr>
      </w:pPr>
      <w:hyperlink w:anchor="_Toc221886684" w:history="1">
        <w:r w:rsidRPr="002A6513">
          <w:rPr>
            <w:rStyle w:val="Hyperlink"/>
            <w:rFonts w:ascii="Montserrat" w:hAnsi="Montserrat"/>
            <w:noProof/>
          </w:rPr>
          <w:t>Table 15: Main components of WP2.5 Testbed</w:t>
        </w:r>
        <w:r>
          <w:rPr>
            <w:noProof/>
            <w:webHidden/>
          </w:rPr>
          <w:tab/>
        </w:r>
        <w:r>
          <w:rPr>
            <w:noProof/>
            <w:webHidden/>
          </w:rPr>
          <w:fldChar w:fldCharType="begin"/>
        </w:r>
        <w:r>
          <w:rPr>
            <w:noProof/>
            <w:webHidden/>
          </w:rPr>
          <w:instrText xml:space="preserve"> PAGEREF _Toc221886684 \h </w:instrText>
        </w:r>
        <w:r>
          <w:rPr>
            <w:noProof/>
            <w:webHidden/>
          </w:rPr>
        </w:r>
        <w:r>
          <w:rPr>
            <w:noProof/>
            <w:webHidden/>
          </w:rPr>
          <w:fldChar w:fldCharType="separate"/>
        </w:r>
        <w:r w:rsidR="00D421A6">
          <w:rPr>
            <w:noProof/>
            <w:webHidden/>
          </w:rPr>
          <w:t>140</w:t>
        </w:r>
        <w:r>
          <w:rPr>
            <w:noProof/>
            <w:webHidden/>
          </w:rPr>
          <w:fldChar w:fldCharType="end"/>
        </w:r>
      </w:hyperlink>
    </w:p>
    <w:p w14:paraId="0AF6F895" w14:textId="6F3BD9D4" w:rsidR="004176BE" w:rsidRPr="002C6C11" w:rsidRDefault="00BC0ED3" w:rsidP="00BC0ED3">
      <w:pPr>
        <w:pStyle w:val="ParagraphText"/>
      </w:pPr>
      <w:r w:rsidRPr="002C6C11">
        <w:fldChar w:fldCharType="end"/>
      </w:r>
      <w:r w:rsidR="004176BE" w:rsidRPr="002C6C11">
        <w:br w:type="page"/>
      </w:r>
    </w:p>
    <w:p w14:paraId="2EB4362F" w14:textId="1831F49B" w:rsidR="00C96B60" w:rsidRPr="00C80238" w:rsidRDefault="39C242F4" w:rsidP="00894B1C">
      <w:pPr>
        <w:pStyle w:val="Heading1"/>
      </w:pPr>
      <w:bookmarkStart w:id="4" w:name="_Toc1558124251"/>
      <w:r>
        <w:t xml:space="preserve">LIST OF </w:t>
      </w:r>
      <w:r w:rsidR="2029EEC6">
        <w:t>APPLICABLE AND REFERENCE DOCUMENTS</w:t>
      </w:r>
      <w:bookmarkEnd w:id="4"/>
    </w:p>
    <w:p w14:paraId="528F73B4" w14:textId="77777777" w:rsidR="00C96B60" w:rsidRPr="002C6C11" w:rsidRDefault="00C96B60" w:rsidP="00C96B60">
      <w:pPr>
        <w:pStyle w:val="ParagraphText"/>
      </w:pPr>
    </w:p>
    <w:p w14:paraId="645696EE" w14:textId="77777777" w:rsidR="00C96B60" w:rsidRPr="002C6C11" w:rsidRDefault="00C96B60" w:rsidP="00C96B60">
      <w:pPr>
        <w:pStyle w:val="ParagraphText"/>
      </w:pPr>
      <w:r w:rsidRPr="002C6C11">
        <w:t>To be completed</w:t>
      </w:r>
    </w:p>
    <w:p w14:paraId="68E920CB" w14:textId="77777777" w:rsidR="00C96B60" w:rsidRPr="002C6C11" w:rsidRDefault="00C96B60" w:rsidP="00C96B60">
      <w:pPr>
        <w:pStyle w:val="ParagraphText"/>
      </w:pPr>
    </w:p>
    <w:p w14:paraId="529C0102" w14:textId="77777777" w:rsidR="00C96B60" w:rsidRPr="002C6C11" w:rsidRDefault="00C96B60" w:rsidP="00C96B60">
      <w:pPr>
        <w:pStyle w:val="ParagraphText"/>
        <w:spacing w:before="60"/>
        <w:ind w:left="426" w:hanging="426"/>
      </w:pPr>
      <w:r w:rsidRPr="002C6C11">
        <w:t>[1]</w:t>
      </w:r>
      <w:r w:rsidRPr="00C80238">
        <w:tab/>
      </w:r>
      <w:r w:rsidRPr="002C6C11">
        <w:t xml:space="preserve">Phase 1 </w:t>
      </w:r>
      <w:hyperlink r:id="rId13">
        <w:r w:rsidRPr="002C6C11">
          <w:rPr>
            <w:rStyle w:val="Hyperlink"/>
            <w:color w:val="auto"/>
          </w:rPr>
          <w:t>Test Plan, Procedure and Report</w:t>
        </w:r>
      </w:hyperlink>
    </w:p>
    <w:p w14:paraId="2C50F1A2" w14:textId="38848FAB" w:rsidR="00C96B60" w:rsidRPr="002C6C11" w:rsidRDefault="00C96B60" w:rsidP="00C96B60">
      <w:pPr>
        <w:pStyle w:val="ParagraphText"/>
        <w:spacing w:before="60"/>
        <w:ind w:left="426" w:hanging="426"/>
      </w:pPr>
      <w:r w:rsidRPr="002C6C11">
        <w:t>[2]</w:t>
      </w:r>
      <w:r w:rsidRPr="00C80238">
        <w:tab/>
      </w:r>
    </w:p>
    <w:p w14:paraId="385291BE" w14:textId="77777777" w:rsidR="00C96B60" w:rsidRPr="002C6C11" w:rsidRDefault="00C96B60" w:rsidP="00C96B60">
      <w:pPr>
        <w:pStyle w:val="ParagraphText"/>
        <w:spacing w:before="60"/>
        <w:ind w:left="426" w:hanging="426"/>
      </w:pPr>
    </w:p>
    <w:p w14:paraId="52AE0136" w14:textId="77777777" w:rsidR="00C96B60" w:rsidRPr="002C6C11" w:rsidRDefault="00C96B60" w:rsidP="00C96B60">
      <w:pPr>
        <w:widowControl/>
        <w:autoSpaceDE/>
        <w:autoSpaceDN/>
        <w:rPr>
          <w:rFonts w:ascii="Montserrat" w:hAnsi="Montserrat"/>
          <w:color w:val="auto"/>
          <w:sz w:val="18"/>
          <w:szCs w:val="18"/>
        </w:rPr>
      </w:pPr>
      <w:r w:rsidRPr="002C6C11">
        <w:rPr>
          <w:rFonts w:ascii="Montserrat" w:hAnsi="Montserrat"/>
          <w:color w:val="auto"/>
          <w:sz w:val="18"/>
          <w:szCs w:val="18"/>
        </w:rPr>
        <w:br w:type="page"/>
      </w:r>
    </w:p>
    <w:p w14:paraId="3F3292A6" w14:textId="4DFDF0DE" w:rsidR="005C2589" w:rsidRPr="00C80238" w:rsidRDefault="47A6DFF7" w:rsidP="00FC189D">
      <w:pPr>
        <w:pStyle w:val="Heading1"/>
      </w:pPr>
      <w:bookmarkStart w:id="5" w:name="_Toc2042781544"/>
      <w:r>
        <w:t>1.</w:t>
      </w:r>
      <w:r w:rsidR="0006036A">
        <w:tab/>
      </w:r>
      <w:r w:rsidR="10A45F46">
        <w:t>Introduction</w:t>
      </w:r>
      <w:bookmarkEnd w:id="5"/>
    </w:p>
    <w:p w14:paraId="64E53393" w14:textId="23CF0AC0" w:rsidR="00EE7E45" w:rsidRPr="00C80238" w:rsidRDefault="448131BE" w:rsidP="00B3730E">
      <w:pPr>
        <w:pStyle w:val="Heading2"/>
        <w:numPr>
          <w:ilvl w:val="1"/>
          <w:numId w:val="240"/>
        </w:numPr>
        <w:spacing w:before="240"/>
      </w:pPr>
      <w:bookmarkStart w:id="6" w:name="_Toc198913426"/>
      <w:bookmarkStart w:id="7" w:name="_Toc782725668"/>
      <w:r>
        <w:t>Objectives of the Document</w:t>
      </w:r>
      <w:bookmarkEnd w:id="6"/>
      <w:bookmarkEnd w:id="7"/>
    </w:p>
    <w:p w14:paraId="288455F4" w14:textId="051A7698" w:rsidR="00D52089" w:rsidRPr="002C6C11" w:rsidRDefault="00D52089" w:rsidP="00D52089">
      <w:pPr>
        <w:spacing w:before="120"/>
        <w:rPr>
          <w:rFonts w:ascii="Montserrat" w:hAnsi="Montserrat"/>
          <w:color w:val="auto"/>
          <w:sz w:val="18"/>
          <w:szCs w:val="18"/>
        </w:rPr>
      </w:pPr>
      <w:r w:rsidRPr="002C6C11">
        <w:rPr>
          <w:rFonts w:ascii="Montserrat" w:hAnsi="Montserrat"/>
          <w:color w:val="auto"/>
          <w:sz w:val="18"/>
          <w:szCs w:val="18"/>
        </w:rPr>
        <w:t>Th</w:t>
      </w:r>
      <w:r w:rsidR="00C306DC" w:rsidRPr="002C6C11">
        <w:rPr>
          <w:rFonts w:ascii="Montserrat" w:hAnsi="Montserrat"/>
          <w:color w:val="auto"/>
          <w:sz w:val="18"/>
          <w:szCs w:val="18"/>
        </w:rPr>
        <w:t>e</w:t>
      </w:r>
      <w:r w:rsidR="00064B37" w:rsidRPr="002C6C11">
        <w:rPr>
          <w:rFonts w:ascii="Montserrat" w:hAnsi="Montserrat"/>
          <w:color w:val="auto"/>
          <w:sz w:val="18"/>
          <w:szCs w:val="18"/>
        </w:rPr>
        <w:t xml:space="preserve"> </w:t>
      </w:r>
      <w:r w:rsidR="009B4369" w:rsidRPr="002C6C11">
        <w:rPr>
          <w:rFonts w:ascii="Montserrat" w:hAnsi="Montserrat"/>
          <w:color w:val="auto"/>
          <w:sz w:val="18"/>
          <w:szCs w:val="18"/>
        </w:rPr>
        <w:t xml:space="preserve">purpose of this </w:t>
      </w:r>
      <w:r w:rsidR="00064B37" w:rsidRPr="002C6C11">
        <w:rPr>
          <w:rFonts w:ascii="Montserrat" w:hAnsi="Montserrat"/>
          <w:color w:val="auto"/>
          <w:sz w:val="18"/>
          <w:szCs w:val="18"/>
        </w:rPr>
        <w:t>document</w:t>
      </w:r>
      <w:r w:rsidRPr="002C6C11">
        <w:rPr>
          <w:rFonts w:ascii="Montserrat" w:hAnsi="Montserrat"/>
          <w:color w:val="auto"/>
          <w:sz w:val="18"/>
          <w:szCs w:val="18"/>
        </w:rPr>
        <w:t xml:space="preserve"> </w:t>
      </w:r>
      <w:r w:rsidR="009B4369" w:rsidRPr="002C6C11">
        <w:rPr>
          <w:rFonts w:ascii="Montserrat" w:hAnsi="Montserrat"/>
          <w:color w:val="auto"/>
          <w:sz w:val="18"/>
          <w:szCs w:val="18"/>
        </w:rPr>
        <w:t xml:space="preserve">is to </w:t>
      </w:r>
      <w:r w:rsidR="00BF568B" w:rsidRPr="002C6C11">
        <w:rPr>
          <w:rFonts w:ascii="Montserrat" w:hAnsi="Montserrat"/>
          <w:color w:val="auto"/>
          <w:sz w:val="18"/>
          <w:szCs w:val="18"/>
        </w:rPr>
        <w:t xml:space="preserve">provide </w:t>
      </w:r>
      <w:r w:rsidR="00F91A69" w:rsidRPr="002C6C11">
        <w:rPr>
          <w:rFonts w:ascii="Montserrat" w:hAnsi="Montserrat"/>
          <w:color w:val="auto"/>
          <w:sz w:val="18"/>
          <w:szCs w:val="18"/>
        </w:rPr>
        <w:t>information</w:t>
      </w:r>
      <w:r w:rsidR="00F91A69">
        <w:rPr>
          <w:rFonts w:ascii="Montserrat" w:hAnsi="Montserrat"/>
          <w:color w:val="auto"/>
          <w:sz w:val="18"/>
          <w:szCs w:val="18"/>
        </w:rPr>
        <w:t xml:space="preserve"> </w:t>
      </w:r>
      <w:r w:rsidR="00DB2231" w:rsidRPr="002C6C11">
        <w:rPr>
          <w:rFonts w:ascii="Montserrat" w:hAnsi="Montserrat"/>
          <w:color w:val="auto"/>
          <w:sz w:val="18"/>
          <w:szCs w:val="18"/>
        </w:rPr>
        <w:t xml:space="preserve">about </w:t>
      </w:r>
      <w:r w:rsidRPr="002C6C11">
        <w:rPr>
          <w:rFonts w:ascii="Montserrat" w:hAnsi="Montserrat"/>
          <w:color w:val="auto"/>
          <w:sz w:val="18"/>
          <w:szCs w:val="18"/>
        </w:rPr>
        <w:t>test plans</w:t>
      </w:r>
      <w:r w:rsidR="009B4369" w:rsidRPr="002C6C11">
        <w:rPr>
          <w:rFonts w:ascii="Montserrat" w:hAnsi="Montserrat"/>
          <w:color w:val="auto"/>
          <w:sz w:val="18"/>
          <w:szCs w:val="18"/>
        </w:rPr>
        <w:t xml:space="preserve">, </w:t>
      </w:r>
      <w:r w:rsidR="00DB2231" w:rsidRPr="002C6C11">
        <w:rPr>
          <w:rFonts w:ascii="Montserrat" w:hAnsi="Montserrat"/>
          <w:color w:val="auto"/>
          <w:sz w:val="18"/>
          <w:szCs w:val="18"/>
        </w:rPr>
        <w:t>testin</w:t>
      </w:r>
      <w:r w:rsidR="006B63D7" w:rsidRPr="002C6C11">
        <w:rPr>
          <w:rFonts w:ascii="Montserrat" w:hAnsi="Montserrat"/>
          <w:color w:val="auto"/>
          <w:sz w:val="18"/>
          <w:szCs w:val="18"/>
        </w:rPr>
        <w:t>g</w:t>
      </w:r>
      <w:r w:rsidR="00DB2231" w:rsidRPr="002C6C11">
        <w:rPr>
          <w:rFonts w:ascii="Montserrat" w:hAnsi="Montserrat"/>
          <w:color w:val="auto"/>
          <w:sz w:val="18"/>
          <w:szCs w:val="18"/>
        </w:rPr>
        <w:t xml:space="preserve"> and validation </w:t>
      </w:r>
      <w:r w:rsidR="009B4369" w:rsidRPr="002C6C11">
        <w:rPr>
          <w:rFonts w:ascii="Montserrat" w:hAnsi="Montserrat"/>
          <w:color w:val="auto"/>
          <w:sz w:val="18"/>
          <w:szCs w:val="18"/>
        </w:rPr>
        <w:t>methodologies</w:t>
      </w:r>
      <w:r w:rsidR="00BB6695" w:rsidRPr="002C6C11">
        <w:rPr>
          <w:rFonts w:ascii="Montserrat" w:hAnsi="Montserrat"/>
          <w:color w:val="auto"/>
          <w:sz w:val="18"/>
          <w:szCs w:val="18"/>
        </w:rPr>
        <w:t>, as well as</w:t>
      </w:r>
      <w:r w:rsidR="009B4369" w:rsidRPr="002C6C11">
        <w:rPr>
          <w:rFonts w:ascii="Montserrat" w:hAnsi="Montserrat"/>
          <w:color w:val="auto"/>
          <w:sz w:val="18"/>
          <w:szCs w:val="18"/>
        </w:rPr>
        <w:t xml:space="preserve"> </w:t>
      </w:r>
      <w:r w:rsidR="00BB6695" w:rsidRPr="002C6C11">
        <w:rPr>
          <w:rFonts w:ascii="Montserrat" w:hAnsi="Montserrat"/>
          <w:color w:val="auto"/>
          <w:sz w:val="18"/>
          <w:szCs w:val="18"/>
        </w:rPr>
        <w:t>the</w:t>
      </w:r>
      <w:r w:rsidRPr="002C6C11">
        <w:rPr>
          <w:rFonts w:ascii="Montserrat" w:hAnsi="Montserrat"/>
          <w:color w:val="auto"/>
          <w:sz w:val="18"/>
          <w:szCs w:val="18"/>
        </w:rPr>
        <w:t xml:space="preserve"> test results</w:t>
      </w:r>
      <w:r w:rsidR="006B63D7" w:rsidRPr="002C6C11">
        <w:rPr>
          <w:rFonts w:ascii="Montserrat" w:hAnsi="Montserrat"/>
          <w:color w:val="auto"/>
          <w:sz w:val="18"/>
          <w:szCs w:val="18"/>
        </w:rPr>
        <w:t xml:space="preserve"> obtained in the 5G-EMERGE project</w:t>
      </w:r>
      <w:r w:rsidR="000B57A2" w:rsidRPr="002C6C11">
        <w:rPr>
          <w:rFonts w:ascii="Montserrat" w:hAnsi="Montserrat"/>
          <w:color w:val="auto"/>
          <w:sz w:val="18"/>
          <w:szCs w:val="18"/>
        </w:rPr>
        <w:t xml:space="preserve"> and their evaluation</w:t>
      </w:r>
      <w:r w:rsidRPr="002C6C11">
        <w:rPr>
          <w:rFonts w:ascii="Montserrat" w:hAnsi="Montserrat"/>
          <w:color w:val="auto"/>
          <w:sz w:val="18"/>
          <w:szCs w:val="18"/>
        </w:rPr>
        <w:t>.</w:t>
      </w:r>
      <w:r w:rsidR="00712F75" w:rsidRPr="002C6C11">
        <w:rPr>
          <w:rFonts w:ascii="Montserrat" w:hAnsi="Montserrat"/>
          <w:color w:val="auto"/>
          <w:sz w:val="18"/>
          <w:szCs w:val="18"/>
        </w:rPr>
        <w:t xml:space="preserve"> The detailed </w:t>
      </w:r>
      <w:r w:rsidR="00EA5DB4" w:rsidRPr="002C6C11">
        <w:rPr>
          <w:rFonts w:ascii="Montserrat" w:hAnsi="Montserrat"/>
          <w:color w:val="auto"/>
          <w:sz w:val="18"/>
          <w:szCs w:val="18"/>
        </w:rPr>
        <w:t>description of the testbeds, the methodologies</w:t>
      </w:r>
      <w:r w:rsidR="006C5AA4" w:rsidRPr="002C6C11">
        <w:rPr>
          <w:rFonts w:ascii="Montserrat" w:hAnsi="Montserrat"/>
          <w:color w:val="auto"/>
          <w:sz w:val="18"/>
          <w:szCs w:val="18"/>
        </w:rPr>
        <w:t>,</w:t>
      </w:r>
      <w:r w:rsidR="00EA5DB4" w:rsidRPr="002C6C11">
        <w:rPr>
          <w:rFonts w:ascii="Montserrat" w:hAnsi="Montserrat"/>
          <w:color w:val="auto"/>
          <w:sz w:val="18"/>
          <w:szCs w:val="18"/>
        </w:rPr>
        <w:t xml:space="preserve"> and </w:t>
      </w:r>
      <w:r w:rsidR="00FC4FF7" w:rsidRPr="002C6C11">
        <w:rPr>
          <w:rFonts w:ascii="Montserrat" w:hAnsi="Montserrat"/>
          <w:color w:val="auto"/>
          <w:sz w:val="18"/>
          <w:szCs w:val="18"/>
        </w:rPr>
        <w:t xml:space="preserve">the test results is provided in the </w:t>
      </w:r>
      <w:r w:rsidR="00C61401" w:rsidRPr="002C6C11">
        <w:rPr>
          <w:rFonts w:ascii="Montserrat" w:hAnsi="Montserrat"/>
          <w:color w:val="auto"/>
          <w:sz w:val="18"/>
          <w:szCs w:val="18"/>
        </w:rPr>
        <w:t xml:space="preserve">Technical Notes </w:t>
      </w:r>
      <w:r w:rsidR="0092665F" w:rsidRPr="002C6C11">
        <w:rPr>
          <w:rFonts w:ascii="Montserrat" w:hAnsi="Montserrat"/>
          <w:color w:val="auto"/>
          <w:sz w:val="18"/>
          <w:szCs w:val="18"/>
        </w:rPr>
        <w:t xml:space="preserve">provided by </w:t>
      </w:r>
      <w:r w:rsidR="001B65A3" w:rsidRPr="002C6C11">
        <w:rPr>
          <w:rFonts w:ascii="Montserrat" w:hAnsi="Montserrat"/>
          <w:color w:val="auto"/>
          <w:sz w:val="18"/>
          <w:szCs w:val="18"/>
        </w:rPr>
        <w:t xml:space="preserve">the </w:t>
      </w:r>
      <w:r w:rsidR="00B461D2" w:rsidRPr="002C6C11">
        <w:rPr>
          <w:rFonts w:ascii="Montserrat" w:hAnsi="Montserrat"/>
          <w:color w:val="auto"/>
          <w:sz w:val="18"/>
          <w:szCs w:val="18"/>
        </w:rPr>
        <w:t xml:space="preserve">corresponding </w:t>
      </w:r>
      <w:r w:rsidR="001B65A3" w:rsidRPr="002C6C11">
        <w:rPr>
          <w:rFonts w:ascii="Montserrat" w:hAnsi="Montserrat"/>
          <w:color w:val="auto"/>
          <w:sz w:val="18"/>
          <w:szCs w:val="18"/>
        </w:rPr>
        <w:t>work packages in strands 2-6.</w:t>
      </w:r>
    </w:p>
    <w:p w14:paraId="77E247F4" w14:textId="69887A87" w:rsidR="00D52089" w:rsidRPr="002C6C11" w:rsidRDefault="001E4F04" w:rsidP="00D52089">
      <w:pPr>
        <w:spacing w:before="120"/>
        <w:rPr>
          <w:rFonts w:ascii="Montserrat" w:hAnsi="Montserrat"/>
        </w:rPr>
      </w:pPr>
      <w:r w:rsidRPr="002C6C11">
        <w:rPr>
          <w:rFonts w:ascii="Montserrat" w:hAnsi="Montserrat"/>
          <w:color w:val="auto"/>
          <w:sz w:val="18"/>
          <w:szCs w:val="18"/>
        </w:rPr>
        <w:t xml:space="preserve">The version </w:t>
      </w:r>
      <w:r w:rsidR="00014218" w:rsidRPr="002C6C11">
        <w:rPr>
          <w:rFonts w:ascii="Montserrat" w:hAnsi="Montserrat"/>
          <w:color w:val="auto"/>
          <w:sz w:val="18"/>
          <w:szCs w:val="18"/>
        </w:rPr>
        <w:t xml:space="preserve">of the </w:t>
      </w:r>
      <w:r w:rsidR="001B65A3" w:rsidRPr="002C6C11">
        <w:rPr>
          <w:rFonts w:ascii="Montserrat" w:hAnsi="Montserrat"/>
          <w:color w:val="auto"/>
          <w:sz w:val="18"/>
          <w:szCs w:val="18"/>
        </w:rPr>
        <w:t xml:space="preserve">TVR </w:t>
      </w:r>
      <w:r w:rsidR="00014218" w:rsidRPr="002C6C11">
        <w:rPr>
          <w:rFonts w:ascii="Montserrat" w:hAnsi="Montserrat"/>
          <w:color w:val="auto"/>
          <w:sz w:val="18"/>
          <w:szCs w:val="18"/>
        </w:rPr>
        <w:t xml:space="preserve">document submitted to the </w:t>
      </w:r>
      <w:r w:rsidR="00D52089" w:rsidRPr="002C6C11">
        <w:rPr>
          <w:rFonts w:ascii="Montserrat" w:hAnsi="Montserrat"/>
          <w:color w:val="auto"/>
          <w:sz w:val="18"/>
          <w:szCs w:val="18"/>
        </w:rPr>
        <w:t xml:space="preserve">MS 1 </w:t>
      </w:r>
      <w:r w:rsidR="00014218" w:rsidRPr="002C6C11">
        <w:rPr>
          <w:rFonts w:ascii="Montserrat" w:hAnsi="Montserrat"/>
          <w:color w:val="auto"/>
          <w:sz w:val="18"/>
          <w:szCs w:val="18"/>
        </w:rPr>
        <w:t>review</w:t>
      </w:r>
      <w:r w:rsidR="00D52089" w:rsidRPr="002C6C11">
        <w:rPr>
          <w:rFonts w:ascii="Montserrat" w:hAnsi="Montserrat"/>
          <w:color w:val="auto"/>
          <w:sz w:val="18"/>
          <w:szCs w:val="18"/>
        </w:rPr>
        <w:t xml:space="preserve"> </w:t>
      </w:r>
      <w:r w:rsidR="00644A9D" w:rsidRPr="002C6C11">
        <w:rPr>
          <w:rFonts w:ascii="Montserrat" w:hAnsi="Montserrat"/>
          <w:color w:val="auto"/>
          <w:sz w:val="18"/>
          <w:szCs w:val="18"/>
        </w:rPr>
        <w:t xml:space="preserve">contains </w:t>
      </w:r>
      <w:r w:rsidR="00485130" w:rsidRPr="002C6C11">
        <w:rPr>
          <w:rFonts w:ascii="Montserrat" w:hAnsi="Montserrat"/>
          <w:color w:val="auto"/>
          <w:sz w:val="18"/>
          <w:szCs w:val="18"/>
        </w:rPr>
        <w:t xml:space="preserve">an </w:t>
      </w:r>
      <w:r w:rsidR="00C14754" w:rsidRPr="002C6C11">
        <w:rPr>
          <w:rFonts w:ascii="Montserrat" w:hAnsi="Montserrat"/>
          <w:color w:val="auto"/>
          <w:sz w:val="18"/>
          <w:szCs w:val="18"/>
        </w:rPr>
        <w:t xml:space="preserve">initial version of the </w:t>
      </w:r>
      <w:r w:rsidR="00485130" w:rsidRPr="002C6C11">
        <w:rPr>
          <w:rFonts w:ascii="Montserrat" w:hAnsi="Montserrat"/>
          <w:color w:val="auto"/>
          <w:sz w:val="18"/>
          <w:szCs w:val="18"/>
        </w:rPr>
        <w:t xml:space="preserve">end-to-end testing and evaluation framework and </w:t>
      </w:r>
      <w:r w:rsidR="006C5AA4" w:rsidRPr="002C6C11">
        <w:rPr>
          <w:rFonts w:ascii="Montserrat" w:hAnsi="Montserrat"/>
          <w:color w:val="auto"/>
          <w:sz w:val="18"/>
          <w:szCs w:val="18"/>
        </w:rPr>
        <w:t>a</w:t>
      </w:r>
      <w:r w:rsidR="00644A9D" w:rsidRPr="002C6C11">
        <w:rPr>
          <w:rFonts w:ascii="Montserrat" w:hAnsi="Montserrat"/>
          <w:color w:val="auto"/>
          <w:sz w:val="18"/>
          <w:szCs w:val="18"/>
        </w:rPr>
        <w:t xml:space="preserve"> high-level</w:t>
      </w:r>
      <w:r w:rsidR="00D52089" w:rsidRPr="002C6C11">
        <w:rPr>
          <w:rFonts w:ascii="Montserrat" w:hAnsi="Montserrat"/>
          <w:color w:val="auto"/>
          <w:sz w:val="18"/>
          <w:szCs w:val="18"/>
        </w:rPr>
        <w:t xml:space="preserve"> description of the testbeds and </w:t>
      </w:r>
      <w:r w:rsidR="00755513" w:rsidRPr="002C6C11">
        <w:rPr>
          <w:rFonts w:ascii="Montserrat" w:hAnsi="Montserrat"/>
          <w:color w:val="auto"/>
          <w:sz w:val="18"/>
          <w:szCs w:val="18"/>
        </w:rPr>
        <w:t xml:space="preserve">the </w:t>
      </w:r>
      <w:r w:rsidR="00906652" w:rsidRPr="002C6C11">
        <w:rPr>
          <w:rFonts w:ascii="Montserrat" w:hAnsi="Montserrat"/>
          <w:color w:val="auto"/>
          <w:sz w:val="18"/>
          <w:szCs w:val="18"/>
        </w:rPr>
        <w:t xml:space="preserve">respective </w:t>
      </w:r>
      <w:r w:rsidR="00D52089" w:rsidRPr="002C6C11">
        <w:rPr>
          <w:rFonts w:ascii="Montserrat" w:hAnsi="Montserrat"/>
          <w:color w:val="auto"/>
          <w:sz w:val="18"/>
          <w:szCs w:val="18"/>
        </w:rPr>
        <w:t xml:space="preserve">test plans </w:t>
      </w:r>
      <w:r w:rsidR="00906652" w:rsidRPr="002C6C11">
        <w:rPr>
          <w:rFonts w:ascii="Montserrat" w:hAnsi="Montserrat"/>
          <w:color w:val="auto"/>
          <w:sz w:val="18"/>
          <w:szCs w:val="18"/>
        </w:rPr>
        <w:t>that</w:t>
      </w:r>
      <w:r w:rsidR="00D52089" w:rsidRPr="002C6C11">
        <w:rPr>
          <w:rFonts w:ascii="Montserrat" w:hAnsi="Montserrat"/>
          <w:color w:val="auto"/>
          <w:sz w:val="18"/>
          <w:szCs w:val="18"/>
        </w:rPr>
        <w:t xml:space="preserve"> will be performed </w:t>
      </w:r>
      <w:r w:rsidR="00305A9E" w:rsidRPr="002C6C11">
        <w:rPr>
          <w:rFonts w:ascii="Montserrat" w:hAnsi="Montserrat"/>
          <w:color w:val="auto"/>
          <w:sz w:val="18"/>
          <w:szCs w:val="18"/>
        </w:rPr>
        <w:t xml:space="preserve">in </w:t>
      </w:r>
      <w:r w:rsidR="00F91A69">
        <w:rPr>
          <w:rFonts w:ascii="Montserrat" w:hAnsi="Montserrat"/>
          <w:color w:val="auto"/>
          <w:sz w:val="18"/>
          <w:szCs w:val="18"/>
        </w:rPr>
        <w:t>P</w:t>
      </w:r>
      <w:r w:rsidR="00305A9E" w:rsidRPr="002C6C11">
        <w:rPr>
          <w:rFonts w:ascii="Montserrat" w:hAnsi="Montserrat"/>
          <w:color w:val="auto"/>
          <w:sz w:val="18"/>
          <w:szCs w:val="18"/>
        </w:rPr>
        <w:t xml:space="preserve">hase 2 of the project. </w:t>
      </w:r>
    </w:p>
    <w:p w14:paraId="3FA927C5" w14:textId="56B5290A" w:rsidR="10C7A2B1" w:rsidRPr="002C6C11" w:rsidRDefault="00492770" w:rsidP="44CF2BC7">
      <w:pPr>
        <w:spacing w:before="120"/>
        <w:rPr>
          <w:rFonts w:ascii="Montserrat" w:hAnsi="Montserrat"/>
        </w:rPr>
      </w:pPr>
      <w:r w:rsidRPr="002C6C11">
        <w:rPr>
          <w:rFonts w:ascii="Montserrat" w:hAnsi="Montserrat"/>
          <w:color w:val="auto"/>
          <w:sz w:val="18"/>
          <w:szCs w:val="18"/>
        </w:rPr>
        <w:t xml:space="preserve">This includes the elements developed in </w:t>
      </w:r>
      <w:r w:rsidR="10C7A2B1" w:rsidRPr="002C6C11">
        <w:rPr>
          <w:rFonts w:ascii="Montserrat" w:hAnsi="Montserrat"/>
          <w:color w:val="auto"/>
          <w:sz w:val="18"/>
          <w:szCs w:val="18"/>
        </w:rPr>
        <w:t>Strand 2:</w:t>
      </w:r>
    </w:p>
    <w:p w14:paraId="21D156EA" w14:textId="20AA109E" w:rsidR="10C7A2B1" w:rsidRPr="002C6C11" w:rsidRDefault="10C7A2B1" w:rsidP="00492770">
      <w:pPr>
        <w:pStyle w:val="ListParagraph"/>
        <w:numPr>
          <w:ilvl w:val="0"/>
          <w:numId w:val="165"/>
        </w:numPr>
        <w:spacing w:before="120"/>
        <w:ind w:left="426"/>
        <w:rPr>
          <w:rFonts w:ascii="Montserrat" w:hAnsi="Montserrat"/>
          <w:color w:val="auto"/>
          <w:sz w:val="18"/>
          <w:szCs w:val="18"/>
        </w:rPr>
      </w:pPr>
      <w:r w:rsidRPr="002C6C11">
        <w:rPr>
          <w:rFonts w:ascii="Montserrat" w:hAnsi="Montserrat"/>
          <w:color w:val="auto"/>
          <w:sz w:val="18"/>
          <w:szCs w:val="18"/>
        </w:rPr>
        <w:t xml:space="preserve">A common approach to end-to-end testing. </w:t>
      </w:r>
    </w:p>
    <w:p w14:paraId="2C736321" w14:textId="6CD63A33" w:rsidR="10C7A2B1" w:rsidRPr="002C6C11" w:rsidRDefault="10C7A2B1" w:rsidP="00492770">
      <w:pPr>
        <w:pStyle w:val="ListParagraph"/>
        <w:numPr>
          <w:ilvl w:val="0"/>
          <w:numId w:val="165"/>
        </w:numPr>
        <w:spacing w:before="120"/>
        <w:ind w:left="426"/>
        <w:rPr>
          <w:rFonts w:ascii="Montserrat" w:hAnsi="Montserrat"/>
          <w:color w:val="auto"/>
          <w:sz w:val="18"/>
          <w:szCs w:val="18"/>
        </w:rPr>
      </w:pPr>
      <w:r w:rsidRPr="002C6C11">
        <w:rPr>
          <w:rFonts w:ascii="Montserrat" w:hAnsi="Montserrat"/>
          <w:color w:val="auto"/>
          <w:sz w:val="18"/>
          <w:szCs w:val="18"/>
        </w:rPr>
        <w:t xml:space="preserve">The expression of Key Value Indicators (KVIs) via measurable Key Performance Indicators (KPIs). </w:t>
      </w:r>
    </w:p>
    <w:p w14:paraId="17FE87CF" w14:textId="3DD308E5" w:rsidR="10C7A2B1" w:rsidRPr="002C6C11" w:rsidRDefault="10C7A2B1" w:rsidP="00492770">
      <w:pPr>
        <w:pStyle w:val="ListParagraph"/>
        <w:numPr>
          <w:ilvl w:val="0"/>
          <w:numId w:val="165"/>
        </w:numPr>
        <w:spacing w:before="120"/>
        <w:ind w:left="426"/>
        <w:rPr>
          <w:rFonts w:ascii="Montserrat" w:hAnsi="Montserrat"/>
          <w:color w:val="auto"/>
          <w:sz w:val="18"/>
          <w:szCs w:val="18"/>
        </w:rPr>
      </w:pPr>
      <w:r w:rsidRPr="002C6C11">
        <w:rPr>
          <w:rFonts w:ascii="Montserrat" w:hAnsi="Montserrat"/>
          <w:color w:val="auto"/>
          <w:sz w:val="18"/>
          <w:szCs w:val="18"/>
        </w:rPr>
        <w:t xml:space="preserve">Reporting standards for consistent evaluation. </w:t>
      </w:r>
    </w:p>
    <w:p w14:paraId="7FD178CC" w14:textId="5A10BF99" w:rsidR="10C7A2B1" w:rsidRPr="002C6C11" w:rsidRDefault="10C7A2B1" w:rsidP="00492770">
      <w:pPr>
        <w:pStyle w:val="ListParagraph"/>
        <w:numPr>
          <w:ilvl w:val="0"/>
          <w:numId w:val="165"/>
        </w:numPr>
        <w:spacing w:before="120"/>
        <w:ind w:left="426"/>
        <w:rPr>
          <w:rFonts w:ascii="Montserrat" w:hAnsi="Montserrat"/>
          <w:color w:val="auto"/>
          <w:sz w:val="18"/>
          <w:szCs w:val="18"/>
        </w:rPr>
      </w:pPr>
      <w:r w:rsidRPr="002C6C11">
        <w:rPr>
          <w:rFonts w:ascii="Montserrat" w:hAnsi="Montserrat"/>
          <w:color w:val="auto"/>
          <w:sz w:val="18"/>
          <w:szCs w:val="18"/>
        </w:rPr>
        <w:t xml:space="preserve">Scenarios pertinent to assessing the media delivery platform as a whole. </w:t>
      </w:r>
    </w:p>
    <w:p w14:paraId="3CAF81E6" w14:textId="4D4BE983" w:rsidR="10C7A2B1" w:rsidRPr="002C6C11" w:rsidRDefault="00492770" w:rsidP="44CF2BC7">
      <w:pPr>
        <w:spacing w:before="120"/>
        <w:rPr>
          <w:rFonts w:ascii="Montserrat" w:hAnsi="Montserrat"/>
        </w:rPr>
      </w:pPr>
      <w:r w:rsidRPr="002C6C11">
        <w:rPr>
          <w:rFonts w:ascii="Montserrat" w:hAnsi="Montserrat"/>
          <w:color w:val="auto"/>
          <w:sz w:val="18"/>
          <w:szCs w:val="18"/>
        </w:rPr>
        <w:t xml:space="preserve">This document </w:t>
      </w:r>
      <w:r w:rsidR="10C7A2B1" w:rsidRPr="002C6C11">
        <w:rPr>
          <w:rFonts w:ascii="Montserrat" w:hAnsi="Montserrat"/>
          <w:color w:val="auto"/>
          <w:sz w:val="18"/>
          <w:szCs w:val="18"/>
        </w:rPr>
        <w:t>also details testing for common service functions and edge capabilities delivered under Strand 2. Testing specific to Strands 3–6 (component-level and strand-specific validation) is documented separately and therefore out of scope here.</w:t>
      </w:r>
    </w:p>
    <w:p w14:paraId="3935F114" w14:textId="424EEAB2" w:rsidR="10C7A2B1" w:rsidRPr="002C6C11" w:rsidRDefault="10C7A2B1" w:rsidP="44CF2BC7">
      <w:pPr>
        <w:spacing w:before="120"/>
        <w:rPr>
          <w:rFonts w:ascii="Montserrat" w:hAnsi="Montserrat"/>
        </w:rPr>
      </w:pPr>
      <w:r w:rsidRPr="002C6C11">
        <w:rPr>
          <w:rFonts w:ascii="Montserrat" w:hAnsi="Montserrat"/>
          <w:color w:val="auto"/>
          <w:sz w:val="18"/>
          <w:szCs w:val="18"/>
        </w:rPr>
        <w:t>Since Strand 2 components are integral to understanding the end-to-end system, Strand 2 will support the project in utilising these elements. However, the execution and ownership of component testing remain the responsibility of the respective organisations.</w:t>
      </w:r>
    </w:p>
    <w:p w14:paraId="738981B3" w14:textId="45C8AED6" w:rsidR="00492770" w:rsidRPr="002C6C11" w:rsidRDefault="00C14754" w:rsidP="00EE7E45">
      <w:pPr>
        <w:spacing w:before="120"/>
        <w:rPr>
          <w:rFonts w:ascii="Montserrat" w:hAnsi="Montserrat"/>
          <w:color w:val="auto"/>
          <w:sz w:val="18"/>
          <w:szCs w:val="18"/>
        </w:rPr>
      </w:pPr>
      <w:r w:rsidRPr="002C6C11">
        <w:rPr>
          <w:rFonts w:ascii="Montserrat" w:hAnsi="Montserrat"/>
          <w:color w:val="auto"/>
          <w:sz w:val="18"/>
          <w:szCs w:val="18"/>
        </w:rPr>
        <w:t>T</w:t>
      </w:r>
      <w:r w:rsidR="00492770" w:rsidRPr="002C6C11">
        <w:rPr>
          <w:rFonts w:ascii="Montserrat" w:hAnsi="Montserrat"/>
          <w:color w:val="auto"/>
          <w:sz w:val="18"/>
          <w:szCs w:val="18"/>
        </w:rPr>
        <w:t xml:space="preserve">he testing and evaluation framework and the test plans have been updated and the Strand 2 TVR, previously considered at the Delta MS1, has been folded into this document. </w:t>
      </w:r>
    </w:p>
    <w:p w14:paraId="3FB6D854" w14:textId="77777777" w:rsidR="00BE7B40" w:rsidRPr="002C6C11" w:rsidRDefault="00BD2E83" w:rsidP="00EE7E45">
      <w:pPr>
        <w:spacing w:before="120"/>
        <w:rPr>
          <w:rFonts w:ascii="Montserrat" w:hAnsi="Montserrat"/>
          <w:color w:val="auto"/>
          <w:sz w:val="18"/>
          <w:szCs w:val="18"/>
        </w:rPr>
      </w:pPr>
      <w:r w:rsidRPr="002C6C11">
        <w:rPr>
          <w:rFonts w:ascii="Montserrat" w:hAnsi="Montserrat"/>
          <w:color w:val="auto"/>
          <w:sz w:val="18"/>
          <w:szCs w:val="18"/>
        </w:rPr>
        <w:t xml:space="preserve">For those tests where </w:t>
      </w:r>
      <w:r w:rsidR="00492770" w:rsidRPr="002C6C11">
        <w:rPr>
          <w:rFonts w:ascii="Montserrat" w:hAnsi="Montserrat"/>
          <w:color w:val="auto"/>
          <w:sz w:val="18"/>
          <w:szCs w:val="18"/>
        </w:rPr>
        <w:t>p</w:t>
      </w:r>
      <w:r w:rsidR="00C14754" w:rsidRPr="002C6C11">
        <w:rPr>
          <w:rFonts w:ascii="Montserrat" w:hAnsi="Montserrat"/>
          <w:color w:val="auto"/>
          <w:sz w:val="18"/>
          <w:szCs w:val="18"/>
        </w:rPr>
        <w:t>reliminary test results</w:t>
      </w:r>
      <w:r w:rsidRPr="002C6C11">
        <w:rPr>
          <w:rFonts w:ascii="Montserrat" w:hAnsi="Montserrat"/>
          <w:color w:val="auto"/>
          <w:sz w:val="18"/>
          <w:szCs w:val="18"/>
        </w:rPr>
        <w:t xml:space="preserve"> are available a summary is included in the document. </w:t>
      </w:r>
      <w:r w:rsidR="00985367" w:rsidRPr="002C6C11">
        <w:rPr>
          <w:rFonts w:ascii="Montserrat" w:hAnsi="Montserrat"/>
          <w:color w:val="auto"/>
          <w:sz w:val="18"/>
          <w:szCs w:val="18"/>
        </w:rPr>
        <w:t xml:space="preserve">Detailed test results have been provided in Strand/WP specific </w:t>
      </w:r>
      <w:r w:rsidR="00BE7B40" w:rsidRPr="002C6C11">
        <w:rPr>
          <w:rFonts w:ascii="Montserrat" w:hAnsi="Montserrat"/>
          <w:color w:val="auto"/>
          <w:sz w:val="18"/>
          <w:szCs w:val="18"/>
        </w:rPr>
        <w:t xml:space="preserve">Technical Notes. </w:t>
      </w:r>
    </w:p>
    <w:p w14:paraId="58E8A6BF" w14:textId="1278CF56" w:rsidR="00EE7E45" w:rsidRPr="002C6C11" w:rsidRDefault="00BD2E83" w:rsidP="00EE7E45">
      <w:pPr>
        <w:spacing w:before="120"/>
        <w:rPr>
          <w:rFonts w:ascii="Montserrat" w:hAnsi="Montserrat"/>
          <w:color w:val="auto"/>
          <w:sz w:val="18"/>
          <w:szCs w:val="18"/>
        </w:rPr>
      </w:pPr>
      <w:r w:rsidRPr="002C6C11">
        <w:rPr>
          <w:rFonts w:ascii="Montserrat" w:hAnsi="Montserrat"/>
          <w:color w:val="auto"/>
          <w:sz w:val="18"/>
          <w:szCs w:val="18"/>
        </w:rPr>
        <w:t>A</w:t>
      </w:r>
      <w:r w:rsidR="00C14754" w:rsidRPr="002C6C11">
        <w:rPr>
          <w:rFonts w:ascii="Montserrat" w:hAnsi="Montserrat"/>
          <w:color w:val="auto"/>
          <w:sz w:val="18"/>
          <w:szCs w:val="18"/>
        </w:rPr>
        <w:t>n evaluation of the final test results is foreseen at MS3.</w:t>
      </w:r>
    </w:p>
    <w:p w14:paraId="20FB8352" w14:textId="77777777" w:rsidR="00C14754" w:rsidRPr="002C6C11" w:rsidRDefault="00C14754" w:rsidP="00EE7E45">
      <w:pPr>
        <w:spacing w:before="120"/>
        <w:rPr>
          <w:rFonts w:ascii="Montserrat" w:hAnsi="Montserrat"/>
          <w:color w:val="auto"/>
          <w:sz w:val="18"/>
          <w:szCs w:val="18"/>
        </w:rPr>
      </w:pPr>
    </w:p>
    <w:p w14:paraId="7E57A847" w14:textId="56B7D968" w:rsidR="00EE7E45" w:rsidRPr="00C80238" w:rsidRDefault="448131BE" w:rsidP="00B3730E">
      <w:pPr>
        <w:pStyle w:val="Heading2"/>
        <w:numPr>
          <w:ilvl w:val="1"/>
          <w:numId w:val="240"/>
        </w:numPr>
      </w:pPr>
      <w:bookmarkStart w:id="8" w:name="_Toc198913427"/>
      <w:bookmarkStart w:id="9" w:name="_Toc819734304"/>
      <w:r>
        <w:t>Structure of the Document</w:t>
      </w:r>
      <w:bookmarkEnd w:id="8"/>
      <w:bookmarkEnd w:id="9"/>
    </w:p>
    <w:p w14:paraId="03DFA960" w14:textId="3EE6D9AD" w:rsidR="00EE7E45" w:rsidRPr="002C6C11" w:rsidRDefault="00EE7E45" w:rsidP="008114EB">
      <w:pPr>
        <w:spacing w:before="120"/>
        <w:rPr>
          <w:rFonts w:ascii="Montserrat" w:hAnsi="Montserrat"/>
          <w:color w:val="auto"/>
          <w:sz w:val="18"/>
          <w:szCs w:val="18"/>
        </w:rPr>
      </w:pPr>
      <w:r w:rsidRPr="002C6C11">
        <w:rPr>
          <w:rFonts w:ascii="Montserrat" w:hAnsi="Montserrat"/>
          <w:color w:val="auto"/>
          <w:sz w:val="18"/>
          <w:szCs w:val="18"/>
        </w:rPr>
        <w:t>The material in this deliverable is organised as follows:</w:t>
      </w:r>
    </w:p>
    <w:p w14:paraId="5466A1C1" w14:textId="34C07DE5" w:rsidR="00DB0738" w:rsidRPr="002C6C11" w:rsidRDefault="00DB0738" w:rsidP="008114EB">
      <w:pPr>
        <w:spacing w:before="120"/>
        <w:rPr>
          <w:rFonts w:ascii="Montserrat" w:hAnsi="Montserrat"/>
          <w:color w:val="auto"/>
          <w:sz w:val="18"/>
          <w:szCs w:val="18"/>
        </w:rPr>
      </w:pPr>
      <w:r w:rsidRPr="002C6C11">
        <w:rPr>
          <w:rFonts w:ascii="Montserrat" w:hAnsi="Montserrat"/>
          <w:color w:val="auto"/>
          <w:sz w:val="18"/>
          <w:szCs w:val="18"/>
        </w:rPr>
        <w:t xml:space="preserve">Chapter 2 provides </w:t>
      </w:r>
      <w:r w:rsidR="00BD2E83" w:rsidRPr="002C6C11">
        <w:rPr>
          <w:rFonts w:ascii="Montserrat" w:hAnsi="Montserrat"/>
          <w:color w:val="auto"/>
          <w:sz w:val="18"/>
          <w:szCs w:val="18"/>
        </w:rPr>
        <w:t>the</w:t>
      </w:r>
      <w:r w:rsidRPr="002C6C11">
        <w:rPr>
          <w:rFonts w:ascii="Montserrat" w:hAnsi="Montserrat"/>
          <w:color w:val="auto"/>
          <w:sz w:val="18"/>
          <w:szCs w:val="18"/>
        </w:rPr>
        <w:t xml:space="preserve"> test</w:t>
      </w:r>
      <w:r w:rsidR="004C43EB" w:rsidRPr="002C6C11">
        <w:rPr>
          <w:rFonts w:ascii="Montserrat" w:hAnsi="Montserrat"/>
          <w:color w:val="auto"/>
          <w:sz w:val="18"/>
          <w:szCs w:val="18"/>
        </w:rPr>
        <w:t>ing</w:t>
      </w:r>
      <w:r w:rsidRPr="002C6C11">
        <w:rPr>
          <w:rFonts w:ascii="Montserrat" w:hAnsi="Montserrat"/>
          <w:color w:val="auto"/>
          <w:sz w:val="18"/>
          <w:szCs w:val="18"/>
        </w:rPr>
        <w:t xml:space="preserve"> and evaluation framework.</w:t>
      </w:r>
    </w:p>
    <w:p w14:paraId="73D27735" w14:textId="26243A52" w:rsidR="001B6A16" w:rsidRPr="002C6C11" w:rsidRDefault="003F2706" w:rsidP="008114EB">
      <w:pPr>
        <w:spacing w:before="120"/>
        <w:rPr>
          <w:rFonts w:ascii="Montserrat" w:hAnsi="Montserrat"/>
          <w:color w:val="auto"/>
          <w:sz w:val="18"/>
          <w:szCs w:val="18"/>
        </w:rPr>
      </w:pPr>
      <w:r w:rsidRPr="002C6C11">
        <w:rPr>
          <w:rFonts w:ascii="Montserrat" w:hAnsi="Montserrat"/>
          <w:color w:val="auto"/>
          <w:sz w:val="18"/>
          <w:szCs w:val="18"/>
        </w:rPr>
        <w:t>Chapter</w:t>
      </w:r>
      <w:r w:rsidR="00986E77" w:rsidRPr="002C6C11">
        <w:rPr>
          <w:rFonts w:ascii="Montserrat" w:hAnsi="Montserrat"/>
          <w:color w:val="auto"/>
          <w:sz w:val="18"/>
          <w:szCs w:val="18"/>
        </w:rPr>
        <w:t>s</w:t>
      </w:r>
      <w:r w:rsidRPr="002C6C11">
        <w:rPr>
          <w:rFonts w:ascii="Montserrat" w:hAnsi="Montserrat"/>
          <w:color w:val="auto"/>
          <w:sz w:val="18"/>
          <w:szCs w:val="18"/>
        </w:rPr>
        <w:t xml:space="preserve"> </w:t>
      </w:r>
      <w:r w:rsidR="00DB0738" w:rsidRPr="002C6C11">
        <w:rPr>
          <w:rFonts w:ascii="Montserrat" w:hAnsi="Montserrat"/>
          <w:color w:val="auto"/>
          <w:sz w:val="18"/>
          <w:szCs w:val="18"/>
        </w:rPr>
        <w:t>3-6</w:t>
      </w:r>
      <w:r w:rsidR="00E46265" w:rsidRPr="002C6C11">
        <w:rPr>
          <w:rFonts w:ascii="Montserrat" w:hAnsi="Montserrat"/>
          <w:color w:val="auto"/>
          <w:sz w:val="18"/>
          <w:szCs w:val="18"/>
        </w:rPr>
        <w:t xml:space="preserve"> </w:t>
      </w:r>
      <w:r w:rsidRPr="002C6C11">
        <w:rPr>
          <w:rFonts w:ascii="Montserrat" w:hAnsi="Montserrat"/>
          <w:color w:val="auto"/>
          <w:sz w:val="18"/>
          <w:szCs w:val="18"/>
        </w:rPr>
        <w:t xml:space="preserve">provide </w:t>
      </w:r>
      <w:r w:rsidR="00986E77" w:rsidRPr="002C6C11">
        <w:rPr>
          <w:rFonts w:ascii="Montserrat" w:hAnsi="Montserrat"/>
          <w:color w:val="auto"/>
          <w:sz w:val="18"/>
          <w:szCs w:val="18"/>
        </w:rPr>
        <w:t>the informa</w:t>
      </w:r>
      <w:r w:rsidR="00E46265" w:rsidRPr="002C6C11">
        <w:rPr>
          <w:rFonts w:ascii="Montserrat" w:hAnsi="Montserrat"/>
          <w:color w:val="auto"/>
          <w:sz w:val="18"/>
          <w:szCs w:val="18"/>
        </w:rPr>
        <w:t xml:space="preserve">tion </w:t>
      </w:r>
      <w:r w:rsidR="00B25182" w:rsidRPr="002C6C11">
        <w:rPr>
          <w:rFonts w:ascii="Montserrat" w:hAnsi="Montserrat"/>
          <w:color w:val="auto"/>
          <w:sz w:val="18"/>
          <w:szCs w:val="18"/>
        </w:rPr>
        <w:t xml:space="preserve">relevant for </w:t>
      </w:r>
      <w:r w:rsidR="00622900" w:rsidRPr="002C6C11">
        <w:rPr>
          <w:rFonts w:ascii="Montserrat" w:hAnsi="Montserrat"/>
          <w:color w:val="auto"/>
          <w:sz w:val="18"/>
          <w:szCs w:val="18"/>
        </w:rPr>
        <w:t>different use case classes</w:t>
      </w:r>
      <w:r w:rsidR="00440E86" w:rsidRPr="002C6C11">
        <w:rPr>
          <w:rFonts w:ascii="Montserrat" w:hAnsi="Montserrat"/>
          <w:color w:val="auto"/>
          <w:sz w:val="18"/>
          <w:szCs w:val="18"/>
        </w:rPr>
        <w:t>:</w:t>
      </w:r>
    </w:p>
    <w:p w14:paraId="5C47EC36" w14:textId="56DE3301" w:rsidR="007D4B3F" w:rsidRPr="002C6C11" w:rsidRDefault="00DB0738" w:rsidP="00BD2E83">
      <w:pPr>
        <w:pStyle w:val="ListParagraph"/>
        <w:numPr>
          <w:ilvl w:val="0"/>
          <w:numId w:val="229"/>
        </w:numPr>
        <w:ind w:left="709" w:hanging="357"/>
        <w:contextualSpacing w:val="0"/>
        <w:rPr>
          <w:rFonts w:ascii="Montserrat" w:hAnsi="Montserrat"/>
          <w:color w:val="auto"/>
          <w:sz w:val="18"/>
          <w:szCs w:val="18"/>
        </w:rPr>
      </w:pPr>
      <w:r w:rsidRPr="002C6C11">
        <w:rPr>
          <w:rFonts w:ascii="Montserrat" w:hAnsi="Montserrat"/>
          <w:color w:val="auto"/>
          <w:sz w:val="18"/>
          <w:szCs w:val="18"/>
        </w:rPr>
        <w:t xml:space="preserve">Chapter 3 - </w:t>
      </w:r>
      <w:r w:rsidR="001275BE" w:rsidRPr="002C6C11">
        <w:rPr>
          <w:rFonts w:ascii="Montserrat" w:hAnsi="Montserrat"/>
          <w:color w:val="auto"/>
          <w:sz w:val="18"/>
          <w:szCs w:val="18"/>
        </w:rPr>
        <w:t>Direct to home (</w:t>
      </w:r>
      <w:r w:rsidR="007D4B3F" w:rsidRPr="002C6C11">
        <w:rPr>
          <w:rFonts w:ascii="Montserrat" w:hAnsi="Montserrat"/>
          <w:color w:val="auto"/>
          <w:sz w:val="18"/>
          <w:szCs w:val="18"/>
        </w:rPr>
        <w:t xml:space="preserve">DTH) - </w:t>
      </w:r>
      <w:r w:rsidRPr="002C6C11">
        <w:rPr>
          <w:rFonts w:ascii="Montserrat" w:hAnsi="Montserrat"/>
          <w:color w:val="auto"/>
          <w:sz w:val="18"/>
          <w:szCs w:val="18"/>
        </w:rPr>
        <w:t>populated by Strand 3</w:t>
      </w:r>
    </w:p>
    <w:p w14:paraId="44283EDB" w14:textId="255797B0" w:rsidR="007D4B3F" w:rsidRPr="002C6C11" w:rsidRDefault="08BACCA1" w:rsidP="00BD2E83">
      <w:pPr>
        <w:pStyle w:val="ListParagraph"/>
        <w:numPr>
          <w:ilvl w:val="0"/>
          <w:numId w:val="229"/>
        </w:numPr>
        <w:ind w:left="709" w:hanging="357"/>
        <w:contextualSpacing w:val="0"/>
        <w:rPr>
          <w:rFonts w:ascii="Montserrat" w:hAnsi="Montserrat"/>
          <w:color w:val="auto"/>
          <w:sz w:val="18"/>
          <w:szCs w:val="18"/>
        </w:rPr>
      </w:pPr>
      <w:r w:rsidRPr="002C6C11">
        <w:rPr>
          <w:rFonts w:ascii="Montserrat" w:hAnsi="Montserrat"/>
          <w:color w:val="auto"/>
          <w:sz w:val="18"/>
          <w:szCs w:val="18"/>
        </w:rPr>
        <w:t xml:space="preserve">Chapter 4 - </w:t>
      </w:r>
      <w:r w:rsidR="2DA80982" w:rsidRPr="002C6C11">
        <w:rPr>
          <w:rFonts w:ascii="Montserrat" w:hAnsi="Montserrat"/>
          <w:color w:val="auto"/>
          <w:sz w:val="18"/>
          <w:szCs w:val="18"/>
        </w:rPr>
        <w:t xml:space="preserve">Direct to vehicle </w:t>
      </w:r>
      <w:r w:rsidR="2E9C5E42" w:rsidRPr="002C6C11">
        <w:rPr>
          <w:rFonts w:ascii="Montserrat" w:hAnsi="Montserrat"/>
          <w:color w:val="auto"/>
          <w:sz w:val="18"/>
          <w:szCs w:val="18"/>
        </w:rPr>
        <w:t>(</w:t>
      </w:r>
      <w:r w:rsidR="34B619C1" w:rsidRPr="002C6C11">
        <w:rPr>
          <w:rFonts w:ascii="Montserrat" w:hAnsi="Montserrat"/>
          <w:color w:val="auto"/>
          <w:sz w:val="18"/>
          <w:szCs w:val="18"/>
        </w:rPr>
        <w:t xml:space="preserve">DTV) - </w:t>
      </w:r>
      <w:r w:rsidRPr="002C6C11">
        <w:rPr>
          <w:rFonts w:ascii="Montserrat" w:hAnsi="Montserrat"/>
          <w:color w:val="auto"/>
          <w:sz w:val="18"/>
          <w:szCs w:val="18"/>
        </w:rPr>
        <w:t>populated by Strand 4</w:t>
      </w:r>
    </w:p>
    <w:p w14:paraId="0573B5D5" w14:textId="2C630B1D" w:rsidR="007D4B3F" w:rsidRPr="002C6C11" w:rsidRDefault="00DB0738" w:rsidP="00BD2E83">
      <w:pPr>
        <w:pStyle w:val="ListParagraph"/>
        <w:numPr>
          <w:ilvl w:val="0"/>
          <w:numId w:val="229"/>
        </w:numPr>
        <w:ind w:left="709" w:hanging="357"/>
        <w:contextualSpacing w:val="0"/>
        <w:rPr>
          <w:rFonts w:ascii="Montserrat" w:hAnsi="Montserrat"/>
          <w:color w:val="auto"/>
          <w:sz w:val="18"/>
          <w:szCs w:val="18"/>
        </w:rPr>
      </w:pPr>
      <w:r w:rsidRPr="002C6C11">
        <w:rPr>
          <w:rFonts w:ascii="Montserrat" w:hAnsi="Montserrat"/>
          <w:color w:val="auto"/>
          <w:sz w:val="18"/>
          <w:szCs w:val="18"/>
        </w:rPr>
        <w:t xml:space="preserve">Chapter 5 - </w:t>
      </w:r>
      <w:r w:rsidR="0003603D" w:rsidRPr="002C6C11">
        <w:rPr>
          <w:rFonts w:ascii="Montserrat" w:hAnsi="Montserrat"/>
          <w:color w:val="auto"/>
          <w:sz w:val="18"/>
          <w:szCs w:val="18"/>
        </w:rPr>
        <w:t>Direct to edge (</w:t>
      </w:r>
      <w:r w:rsidR="00C46DE5" w:rsidRPr="002C6C11">
        <w:rPr>
          <w:rFonts w:ascii="Montserrat" w:hAnsi="Montserrat"/>
          <w:color w:val="auto"/>
          <w:sz w:val="18"/>
          <w:szCs w:val="18"/>
        </w:rPr>
        <w:t xml:space="preserve">DTE) </w:t>
      </w:r>
      <w:r w:rsidR="007D4B3F" w:rsidRPr="002C6C11">
        <w:rPr>
          <w:rFonts w:ascii="Montserrat" w:hAnsi="Montserrat"/>
          <w:color w:val="auto"/>
          <w:sz w:val="18"/>
          <w:szCs w:val="18"/>
        </w:rPr>
        <w:t xml:space="preserve">- </w:t>
      </w:r>
      <w:r w:rsidRPr="002C6C11">
        <w:rPr>
          <w:rFonts w:ascii="Montserrat" w:hAnsi="Montserrat"/>
          <w:color w:val="auto"/>
          <w:sz w:val="18"/>
          <w:szCs w:val="18"/>
        </w:rPr>
        <w:t>populated by Strand 5</w:t>
      </w:r>
      <w:r w:rsidR="00F90D04" w:rsidRPr="002C6C11">
        <w:rPr>
          <w:rFonts w:ascii="Montserrat" w:hAnsi="Montserrat"/>
          <w:color w:val="auto"/>
          <w:sz w:val="18"/>
          <w:szCs w:val="18"/>
        </w:rPr>
        <w:t>, and</w:t>
      </w:r>
    </w:p>
    <w:p w14:paraId="3D00348E" w14:textId="6EAE18A5" w:rsidR="00F90D04" w:rsidRPr="002C6C11" w:rsidRDefault="00DB0738" w:rsidP="00BD2E83">
      <w:pPr>
        <w:pStyle w:val="ListParagraph"/>
        <w:numPr>
          <w:ilvl w:val="0"/>
          <w:numId w:val="229"/>
        </w:numPr>
        <w:ind w:left="709" w:hanging="357"/>
        <w:contextualSpacing w:val="0"/>
        <w:rPr>
          <w:rFonts w:ascii="Montserrat" w:hAnsi="Montserrat"/>
          <w:color w:val="auto"/>
          <w:sz w:val="18"/>
          <w:szCs w:val="18"/>
        </w:rPr>
      </w:pPr>
      <w:r w:rsidRPr="002C6C11">
        <w:rPr>
          <w:rFonts w:ascii="Montserrat" w:hAnsi="Montserrat"/>
          <w:color w:val="auto"/>
          <w:sz w:val="18"/>
          <w:szCs w:val="18"/>
        </w:rPr>
        <w:t xml:space="preserve">Chapter 6 - </w:t>
      </w:r>
      <w:r w:rsidR="00F90D04" w:rsidRPr="002C6C11">
        <w:rPr>
          <w:rFonts w:ascii="Montserrat" w:hAnsi="Montserrat"/>
          <w:color w:val="auto"/>
          <w:sz w:val="18"/>
          <w:szCs w:val="18"/>
        </w:rPr>
        <w:t>Direct to device (</w:t>
      </w:r>
      <w:r w:rsidR="00C46DE5" w:rsidRPr="002C6C11">
        <w:rPr>
          <w:rFonts w:ascii="Montserrat" w:hAnsi="Montserrat"/>
          <w:color w:val="auto"/>
          <w:sz w:val="18"/>
          <w:szCs w:val="18"/>
        </w:rPr>
        <w:t xml:space="preserve">DTD) - </w:t>
      </w:r>
      <w:r w:rsidRPr="002C6C11">
        <w:rPr>
          <w:rFonts w:ascii="Montserrat" w:hAnsi="Montserrat"/>
          <w:color w:val="auto"/>
          <w:sz w:val="18"/>
          <w:szCs w:val="18"/>
        </w:rPr>
        <w:t>populated by Strand 6</w:t>
      </w:r>
      <w:r w:rsidR="00F90D04" w:rsidRPr="002C6C11">
        <w:rPr>
          <w:rFonts w:ascii="Montserrat" w:hAnsi="Montserrat"/>
          <w:color w:val="auto"/>
          <w:sz w:val="18"/>
          <w:szCs w:val="18"/>
        </w:rPr>
        <w:t>.</w:t>
      </w:r>
    </w:p>
    <w:p w14:paraId="788DF29E" w14:textId="76185C79" w:rsidR="00F90D04" w:rsidRPr="002C6C11" w:rsidRDefault="00F90D04" w:rsidP="00EE7E45">
      <w:pPr>
        <w:rPr>
          <w:rFonts w:ascii="Montserrat" w:hAnsi="Montserrat"/>
          <w:color w:val="auto"/>
          <w:sz w:val="18"/>
          <w:szCs w:val="18"/>
        </w:rPr>
      </w:pPr>
    </w:p>
    <w:p w14:paraId="10785AAE" w14:textId="27F46C3A" w:rsidR="0066639B" w:rsidRPr="002C6C11" w:rsidRDefault="00F90D04" w:rsidP="00EE7E45">
      <w:pPr>
        <w:rPr>
          <w:rFonts w:ascii="Montserrat" w:hAnsi="Montserrat"/>
          <w:color w:val="auto"/>
          <w:sz w:val="18"/>
          <w:szCs w:val="18"/>
        </w:rPr>
      </w:pPr>
      <w:r w:rsidRPr="002C6C11">
        <w:rPr>
          <w:rFonts w:ascii="Montserrat" w:hAnsi="Montserrat"/>
          <w:color w:val="auto"/>
          <w:sz w:val="18"/>
          <w:szCs w:val="18"/>
        </w:rPr>
        <w:t xml:space="preserve">Chapter </w:t>
      </w:r>
      <w:r w:rsidR="00DB0738" w:rsidRPr="002C6C11">
        <w:rPr>
          <w:rFonts w:ascii="Montserrat" w:hAnsi="Montserrat"/>
          <w:color w:val="auto"/>
          <w:sz w:val="18"/>
          <w:szCs w:val="18"/>
        </w:rPr>
        <w:t>7</w:t>
      </w:r>
      <w:r w:rsidRPr="002C6C11">
        <w:rPr>
          <w:rFonts w:ascii="Montserrat" w:hAnsi="Montserrat"/>
          <w:color w:val="auto"/>
          <w:sz w:val="18"/>
          <w:szCs w:val="18"/>
        </w:rPr>
        <w:t xml:space="preserve"> </w:t>
      </w:r>
      <w:r w:rsidR="004F7B31" w:rsidRPr="002C6C11">
        <w:rPr>
          <w:rFonts w:ascii="Montserrat" w:hAnsi="Montserrat"/>
          <w:color w:val="auto"/>
          <w:sz w:val="18"/>
          <w:szCs w:val="18"/>
        </w:rPr>
        <w:t xml:space="preserve">includes the information </w:t>
      </w:r>
      <w:r w:rsidR="00F3475E" w:rsidRPr="002C6C11">
        <w:rPr>
          <w:rFonts w:ascii="Montserrat" w:hAnsi="Montserrat"/>
          <w:color w:val="auto"/>
          <w:sz w:val="18"/>
          <w:szCs w:val="18"/>
        </w:rPr>
        <w:t xml:space="preserve">provided by Strand 2 </w:t>
      </w:r>
      <w:r w:rsidR="004F7B31" w:rsidRPr="002C6C11">
        <w:rPr>
          <w:rFonts w:ascii="Montserrat" w:hAnsi="Montserrat"/>
          <w:color w:val="auto"/>
          <w:sz w:val="18"/>
          <w:szCs w:val="18"/>
        </w:rPr>
        <w:t>about t</w:t>
      </w:r>
      <w:r w:rsidR="00D25037" w:rsidRPr="002C6C11">
        <w:rPr>
          <w:rFonts w:ascii="Montserrat" w:hAnsi="Montserrat"/>
          <w:color w:val="auto"/>
          <w:sz w:val="18"/>
          <w:szCs w:val="18"/>
        </w:rPr>
        <w:t xml:space="preserve">he cross-edge </w:t>
      </w:r>
      <w:r w:rsidR="006B10D1" w:rsidRPr="002C6C11">
        <w:rPr>
          <w:rFonts w:ascii="Montserrat" w:hAnsi="Montserrat"/>
          <w:color w:val="auto"/>
          <w:sz w:val="18"/>
          <w:szCs w:val="18"/>
        </w:rPr>
        <w:t>functionality tests and validation.</w:t>
      </w:r>
    </w:p>
    <w:p w14:paraId="247302A8" w14:textId="25A81493" w:rsidR="006B10D1" w:rsidRPr="002C6C11" w:rsidRDefault="006B10D1" w:rsidP="00EE7E45">
      <w:pPr>
        <w:rPr>
          <w:rFonts w:ascii="Montserrat" w:hAnsi="Montserrat"/>
          <w:color w:val="auto"/>
          <w:sz w:val="18"/>
          <w:szCs w:val="18"/>
        </w:rPr>
      </w:pPr>
    </w:p>
    <w:p w14:paraId="1D479C1A" w14:textId="66E8B154" w:rsidR="006B10D1" w:rsidRPr="002C6C11" w:rsidRDefault="00F3475E" w:rsidP="00EE7E45">
      <w:pPr>
        <w:rPr>
          <w:rFonts w:ascii="Montserrat" w:hAnsi="Montserrat"/>
          <w:color w:val="auto"/>
          <w:sz w:val="18"/>
          <w:szCs w:val="18"/>
        </w:rPr>
      </w:pPr>
      <w:r w:rsidRPr="002C6C11">
        <w:rPr>
          <w:rFonts w:ascii="Montserrat" w:hAnsi="Montserrat"/>
          <w:color w:val="auto"/>
          <w:sz w:val="18"/>
          <w:szCs w:val="18"/>
        </w:rPr>
        <w:t xml:space="preserve">In Chapters 3-7 the material </w:t>
      </w:r>
      <w:r w:rsidR="00070C20" w:rsidRPr="002C6C11">
        <w:rPr>
          <w:rFonts w:ascii="Montserrat" w:hAnsi="Montserrat"/>
          <w:color w:val="auto"/>
          <w:sz w:val="18"/>
          <w:szCs w:val="18"/>
        </w:rPr>
        <w:t>is divided into the following parts:</w:t>
      </w:r>
    </w:p>
    <w:p w14:paraId="780BCC2E" w14:textId="2B84102E" w:rsidR="0066639B" w:rsidRPr="002C6C11" w:rsidRDefault="0066639B" w:rsidP="00BD2E83">
      <w:pPr>
        <w:pStyle w:val="ListParagraph"/>
        <w:numPr>
          <w:ilvl w:val="0"/>
          <w:numId w:val="228"/>
        </w:numPr>
        <w:ind w:left="709" w:hanging="357"/>
        <w:contextualSpacing w:val="0"/>
        <w:rPr>
          <w:rFonts w:ascii="Montserrat" w:hAnsi="Montserrat"/>
          <w:color w:val="auto"/>
          <w:sz w:val="18"/>
          <w:szCs w:val="18"/>
        </w:rPr>
      </w:pPr>
      <w:r w:rsidRPr="002C6C11">
        <w:rPr>
          <w:rFonts w:ascii="Montserrat" w:hAnsi="Montserrat"/>
          <w:color w:val="auto"/>
          <w:sz w:val="18"/>
          <w:szCs w:val="18"/>
        </w:rPr>
        <w:t>High-level description of the test plan</w:t>
      </w:r>
    </w:p>
    <w:p w14:paraId="77A4ED21" w14:textId="5083BEA1" w:rsidR="0066639B" w:rsidRPr="002C6C11" w:rsidRDefault="0066639B" w:rsidP="00BD2E83">
      <w:pPr>
        <w:pStyle w:val="ListParagraph"/>
        <w:numPr>
          <w:ilvl w:val="0"/>
          <w:numId w:val="228"/>
        </w:numPr>
        <w:ind w:left="709" w:hanging="357"/>
        <w:contextualSpacing w:val="0"/>
        <w:rPr>
          <w:rFonts w:ascii="Montserrat" w:hAnsi="Montserrat"/>
          <w:color w:val="auto"/>
          <w:sz w:val="18"/>
          <w:szCs w:val="18"/>
        </w:rPr>
      </w:pPr>
      <w:r w:rsidRPr="002C6C11">
        <w:rPr>
          <w:rFonts w:ascii="Montserrat" w:hAnsi="Montserrat"/>
          <w:color w:val="auto"/>
          <w:sz w:val="18"/>
          <w:szCs w:val="18"/>
        </w:rPr>
        <w:t>Test bed(s) and setup(s)</w:t>
      </w:r>
    </w:p>
    <w:p w14:paraId="0D2A04E6" w14:textId="5BDDBC7D" w:rsidR="0066639B" w:rsidRPr="002C6C11" w:rsidRDefault="0066639B" w:rsidP="00BD2E83">
      <w:pPr>
        <w:pStyle w:val="ListParagraph"/>
        <w:numPr>
          <w:ilvl w:val="0"/>
          <w:numId w:val="228"/>
        </w:numPr>
        <w:ind w:left="709" w:hanging="357"/>
        <w:contextualSpacing w:val="0"/>
        <w:rPr>
          <w:rFonts w:ascii="Montserrat" w:hAnsi="Montserrat"/>
          <w:color w:val="auto"/>
          <w:sz w:val="18"/>
          <w:szCs w:val="18"/>
        </w:rPr>
      </w:pPr>
      <w:r w:rsidRPr="002C6C11">
        <w:rPr>
          <w:rFonts w:ascii="Montserrat" w:hAnsi="Montserrat"/>
          <w:color w:val="auto"/>
          <w:sz w:val="18"/>
          <w:szCs w:val="18"/>
        </w:rPr>
        <w:t>Validation methodology</w:t>
      </w:r>
    </w:p>
    <w:p w14:paraId="200AB36A" w14:textId="13AC1D24" w:rsidR="0066639B" w:rsidRPr="002C6C11" w:rsidRDefault="0066639B" w:rsidP="00BD2E83">
      <w:pPr>
        <w:pStyle w:val="ListParagraph"/>
        <w:numPr>
          <w:ilvl w:val="0"/>
          <w:numId w:val="228"/>
        </w:numPr>
        <w:ind w:left="709" w:hanging="357"/>
        <w:contextualSpacing w:val="0"/>
        <w:rPr>
          <w:rFonts w:ascii="Montserrat" w:hAnsi="Montserrat"/>
          <w:color w:val="auto"/>
          <w:sz w:val="18"/>
          <w:szCs w:val="18"/>
        </w:rPr>
      </w:pPr>
      <w:r w:rsidRPr="002C6C11">
        <w:rPr>
          <w:rFonts w:ascii="Montserrat" w:hAnsi="Montserrat"/>
          <w:color w:val="auto"/>
          <w:sz w:val="18"/>
          <w:szCs w:val="18"/>
        </w:rPr>
        <w:t>Key results</w:t>
      </w:r>
    </w:p>
    <w:p w14:paraId="2F4D3ED7" w14:textId="31E8A3F0" w:rsidR="005314C0" w:rsidRPr="002C6C11" w:rsidRDefault="005314C0" w:rsidP="00BE7B40">
      <w:pPr>
        <w:spacing w:before="120"/>
        <w:rPr>
          <w:rFonts w:ascii="Montserrat" w:hAnsi="Montserrat"/>
          <w:color w:val="auto"/>
          <w:sz w:val="18"/>
          <w:szCs w:val="18"/>
        </w:rPr>
      </w:pPr>
      <w:r w:rsidRPr="002C6C11">
        <w:rPr>
          <w:rFonts w:ascii="Montserrat" w:hAnsi="Montserrat"/>
          <w:color w:val="auto"/>
          <w:sz w:val="18"/>
          <w:szCs w:val="18"/>
        </w:rPr>
        <w:t xml:space="preserve">Where multiple test beds are </w:t>
      </w:r>
      <w:r w:rsidR="00990C95" w:rsidRPr="002C6C11">
        <w:rPr>
          <w:rFonts w:ascii="Montserrat" w:hAnsi="Montserrat"/>
          <w:color w:val="auto"/>
          <w:sz w:val="18"/>
          <w:szCs w:val="18"/>
        </w:rPr>
        <w:t>implemented for a given use case class, separate test plan is defined for each test bed.</w:t>
      </w:r>
    </w:p>
    <w:p w14:paraId="13FE3911" w14:textId="2F2701CD" w:rsidR="005314C0" w:rsidRPr="002C6C11" w:rsidRDefault="005314C0" w:rsidP="0066639B">
      <w:pPr>
        <w:ind w:left="284" w:hanging="284"/>
        <w:rPr>
          <w:rFonts w:ascii="Montserrat" w:hAnsi="Montserrat"/>
          <w:color w:val="auto"/>
          <w:sz w:val="18"/>
          <w:szCs w:val="18"/>
        </w:rPr>
      </w:pPr>
    </w:p>
    <w:p w14:paraId="28A1DD38" w14:textId="1032ADCC" w:rsidR="00070C20" w:rsidRPr="002C6C11" w:rsidRDefault="00070C20" w:rsidP="0066639B">
      <w:pPr>
        <w:ind w:left="284" w:hanging="284"/>
        <w:rPr>
          <w:rFonts w:ascii="Montserrat" w:hAnsi="Montserrat"/>
        </w:rPr>
      </w:pPr>
      <w:r w:rsidRPr="002C6C11">
        <w:rPr>
          <w:rFonts w:ascii="Montserrat" w:hAnsi="Montserrat"/>
          <w:color w:val="auto"/>
          <w:sz w:val="18"/>
          <w:szCs w:val="18"/>
        </w:rPr>
        <w:t xml:space="preserve">Chapter </w:t>
      </w:r>
      <w:r w:rsidR="00F3475E" w:rsidRPr="002C6C11">
        <w:rPr>
          <w:rFonts w:ascii="Montserrat" w:hAnsi="Montserrat"/>
          <w:color w:val="auto"/>
          <w:sz w:val="18"/>
          <w:szCs w:val="18"/>
        </w:rPr>
        <w:t>8</w:t>
      </w:r>
      <w:r w:rsidRPr="002C6C11">
        <w:rPr>
          <w:rFonts w:ascii="Montserrat" w:hAnsi="Montserrat"/>
          <w:color w:val="auto"/>
          <w:sz w:val="18"/>
          <w:szCs w:val="18"/>
        </w:rPr>
        <w:t xml:space="preserve"> </w:t>
      </w:r>
      <w:r w:rsidR="00BD2E83" w:rsidRPr="002C6C11">
        <w:rPr>
          <w:rFonts w:ascii="Montserrat" w:hAnsi="Montserrat"/>
          <w:color w:val="auto"/>
          <w:sz w:val="18"/>
          <w:szCs w:val="18"/>
        </w:rPr>
        <w:t xml:space="preserve">will include </w:t>
      </w:r>
      <w:r w:rsidR="008F57DA" w:rsidRPr="002C6C11">
        <w:rPr>
          <w:rFonts w:ascii="Montserrat" w:hAnsi="Montserrat"/>
          <w:color w:val="auto"/>
          <w:sz w:val="18"/>
          <w:szCs w:val="18"/>
        </w:rPr>
        <w:t xml:space="preserve">an overall analysis of the test results and </w:t>
      </w:r>
      <w:r w:rsidR="001B6A16" w:rsidRPr="002C6C11">
        <w:rPr>
          <w:rFonts w:ascii="Montserrat" w:hAnsi="Montserrat"/>
          <w:color w:val="auto"/>
          <w:sz w:val="18"/>
          <w:szCs w:val="18"/>
        </w:rPr>
        <w:t>the conclusions</w:t>
      </w:r>
      <w:r w:rsidR="00BD2E83" w:rsidRPr="002C6C11">
        <w:rPr>
          <w:rFonts w:ascii="Montserrat" w:hAnsi="Montserrat"/>
          <w:color w:val="auto"/>
          <w:sz w:val="18"/>
          <w:szCs w:val="18"/>
        </w:rPr>
        <w:t xml:space="preserve"> (foreseen at MS3)</w:t>
      </w:r>
      <w:r w:rsidR="001B6A16" w:rsidRPr="002C6C11">
        <w:rPr>
          <w:rFonts w:ascii="Montserrat" w:hAnsi="Montserrat"/>
          <w:color w:val="auto"/>
          <w:sz w:val="18"/>
          <w:szCs w:val="18"/>
        </w:rPr>
        <w:t>.</w:t>
      </w:r>
    </w:p>
    <w:p w14:paraId="71DEF1AD" w14:textId="740C38BF" w:rsidR="5F4DFD54" w:rsidRPr="002C6C11" w:rsidRDefault="5F4DFD54" w:rsidP="5F4DFD54">
      <w:pPr>
        <w:ind w:left="284" w:hanging="284"/>
        <w:rPr>
          <w:rFonts w:ascii="Montserrat" w:hAnsi="Montserrat"/>
          <w:color w:val="auto"/>
          <w:sz w:val="18"/>
          <w:szCs w:val="18"/>
        </w:rPr>
      </w:pPr>
    </w:p>
    <w:p w14:paraId="33ED65F2" w14:textId="14E0ECC3" w:rsidR="2DEAF05E" w:rsidRPr="002C6C11" w:rsidRDefault="2DEAF05E" w:rsidP="1490A0F1">
      <w:pPr>
        <w:ind w:left="284" w:hanging="284"/>
        <w:rPr>
          <w:rFonts w:ascii="Montserrat" w:hAnsi="Montserrat"/>
        </w:rPr>
      </w:pPr>
      <w:r w:rsidRPr="002C6C11">
        <w:rPr>
          <w:rFonts w:ascii="Montserrat" w:hAnsi="Montserrat"/>
          <w:color w:val="auto"/>
          <w:sz w:val="18"/>
          <w:szCs w:val="18"/>
        </w:rPr>
        <w:t>Appendix 1 consists of the all the Test Cases that were part of the Strand 2 TVR.</w:t>
      </w:r>
    </w:p>
    <w:p w14:paraId="20639540" w14:textId="0A4836B2" w:rsidR="00EE7E45" w:rsidRPr="002C6C11" w:rsidRDefault="00EE7E45" w:rsidP="00EE7E45">
      <w:pPr>
        <w:rPr>
          <w:rFonts w:ascii="Montserrat" w:hAnsi="Montserrat"/>
          <w:color w:val="auto"/>
          <w:sz w:val="18"/>
          <w:szCs w:val="18"/>
        </w:rPr>
      </w:pPr>
    </w:p>
    <w:p w14:paraId="31932BE5" w14:textId="77777777" w:rsidR="005C2589" w:rsidRPr="002C6C11" w:rsidRDefault="005C2589" w:rsidP="00144CE0">
      <w:pPr>
        <w:rPr>
          <w:rFonts w:ascii="Montserrat" w:hAnsi="Montserrat"/>
          <w:color w:val="auto"/>
          <w:sz w:val="18"/>
          <w:szCs w:val="18"/>
        </w:rPr>
      </w:pPr>
    </w:p>
    <w:p w14:paraId="5862D395" w14:textId="165DDCF2" w:rsidR="00153117" w:rsidRPr="00C80238" w:rsidRDefault="4B482705" w:rsidP="00153117">
      <w:pPr>
        <w:pStyle w:val="Heading2"/>
      </w:pPr>
      <w:bookmarkStart w:id="10" w:name="_Toc1416828941"/>
      <w:r>
        <w:t>1.3.</w:t>
      </w:r>
      <w:r w:rsidR="00153117">
        <w:tab/>
      </w:r>
      <w:r>
        <w:t>Relation to other deliverables</w:t>
      </w:r>
      <w:bookmarkEnd w:id="10"/>
    </w:p>
    <w:p w14:paraId="4448F73C" w14:textId="77777777" w:rsidR="00497EB3" w:rsidRPr="002C6C11" w:rsidRDefault="00153117" w:rsidP="00497EB3">
      <w:pPr>
        <w:spacing w:before="100"/>
        <w:rPr>
          <w:rFonts w:ascii="Montserrat" w:hAnsi="Montserrat"/>
          <w:color w:val="auto"/>
          <w:sz w:val="18"/>
          <w:szCs w:val="18"/>
        </w:rPr>
      </w:pPr>
      <w:r w:rsidRPr="002C6C11">
        <w:rPr>
          <w:rFonts w:ascii="Montserrat" w:hAnsi="Montserrat"/>
          <w:color w:val="auto"/>
          <w:sz w:val="18"/>
          <w:szCs w:val="18"/>
        </w:rPr>
        <w:t>Th</w:t>
      </w:r>
      <w:r w:rsidR="0051541F" w:rsidRPr="002C6C11">
        <w:rPr>
          <w:rFonts w:ascii="Montserrat" w:hAnsi="Montserrat"/>
          <w:color w:val="auto"/>
          <w:sz w:val="18"/>
          <w:szCs w:val="18"/>
        </w:rPr>
        <w:t>e</w:t>
      </w:r>
      <w:r w:rsidRPr="002C6C11">
        <w:rPr>
          <w:rFonts w:ascii="Montserrat" w:hAnsi="Montserrat"/>
          <w:color w:val="auto"/>
          <w:sz w:val="18"/>
          <w:szCs w:val="18"/>
        </w:rPr>
        <w:t xml:space="preserve"> </w:t>
      </w:r>
      <w:r w:rsidRPr="002C6C11">
        <w:rPr>
          <w:rFonts w:ascii="Montserrat" w:hAnsi="Montserrat"/>
          <w:i/>
          <w:color w:val="auto"/>
          <w:sz w:val="18"/>
          <w:szCs w:val="18"/>
        </w:rPr>
        <w:t>Testing, Validation, and Results (TVR)</w:t>
      </w:r>
      <w:r w:rsidR="008A2C8A" w:rsidRPr="002C6C11">
        <w:rPr>
          <w:rFonts w:ascii="Montserrat" w:hAnsi="Montserrat"/>
          <w:i/>
          <w:color w:val="auto"/>
          <w:sz w:val="18"/>
          <w:szCs w:val="18"/>
        </w:rPr>
        <w:t xml:space="preserve"> </w:t>
      </w:r>
      <w:r w:rsidRPr="002C6C11">
        <w:rPr>
          <w:rFonts w:ascii="Montserrat" w:hAnsi="Montserrat"/>
          <w:color w:val="auto"/>
          <w:sz w:val="18"/>
          <w:szCs w:val="18"/>
        </w:rPr>
        <w:t xml:space="preserve">document </w:t>
      </w:r>
      <w:r w:rsidR="00497EB3" w:rsidRPr="002C6C11">
        <w:rPr>
          <w:rFonts w:ascii="Montserrat" w:hAnsi="Montserrat"/>
          <w:color w:val="auto"/>
          <w:sz w:val="18"/>
          <w:szCs w:val="18"/>
        </w:rPr>
        <w:t>is one of the three overall project deliverables that also include:</w:t>
      </w:r>
    </w:p>
    <w:p w14:paraId="54518453" w14:textId="31D431AF" w:rsidR="00153117" w:rsidRPr="002C6C11" w:rsidRDefault="00153117" w:rsidP="00B3730E">
      <w:pPr>
        <w:pStyle w:val="ListParagraph"/>
        <w:numPr>
          <w:ilvl w:val="0"/>
          <w:numId w:val="251"/>
        </w:numPr>
        <w:spacing w:before="100"/>
        <w:rPr>
          <w:rFonts w:ascii="Montserrat" w:hAnsi="Montserrat"/>
          <w:color w:val="auto"/>
          <w:sz w:val="18"/>
          <w:szCs w:val="18"/>
        </w:rPr>
      </w:pPr>
      <w:r w:rsidRPr="002C6C11">
        <w:rPr>
          <w:rFonts w:ascii="Montserrat" w:hAnsi="Montserrat"/>
          <w:i/>
          <w:color w:val="auto"/>
          <w:sz w:val="18"/>
          <w:szCs w:val="18"/>
        </w:rPr>
        <w:t>Service Architecture and Interfaces</w:t>
      </w:r>
      <w:r w:rsidRPr="002C6C11">
        <w:rPr>
          <w:rFonts w:ascii="Montserrat" w:hAnsi="Montserrat"/>
          <w:color w:val="auto"/>
          <w:sz w:val="18"/>
          <w:szCs w:val="18"/>
        </w:rPr>
        <w:t xml:space="preserve"> </w:t>
      </w:r>
      <w:r w:rsidRPr="002C6C11">
        <w:rPr>
          <w:rFonts w:ascii="Montserrat" w:hAnsi="Montserrat"/>
          <w:i/>
          <w:color w:val="auto"/>
          <w:sz w:val="18"/>
          <w:szCs w:val="18"/>
        </w:rPr>
        <w:t>(SAI)</w:t>
      </w:r>
      <w:r w:rsidRPr="002C6C11">
        <w:rPr>
          <w:rFonts w:ascii="Montserrat" w:hAnsi="Montserrat"/>
          <w:color w:val="auto"/>
          <w:sz w:val="18"/>
          <w:szCs w:val="18"/>
        </w:rPr>
        <w:t xml:space="preserve"> document, and</w:t>
      </w:r>
    </w:p>
    <w:p w14:paraId="564E4F60" w14:textId="77777777" w:rsidR="00153117" w:rsidRPr="002C6C11" w:rsidRDefault="00153117" w:rsidP="00B3730E">
      <w:pPr>
        <w:pStyle w:val="ListParagraph"/>
        <w:numPr>
          <w:ilvl w:val="0"/>
          <w:numId w:val="251"/>
        </w:numPr>
        <w:spacing w:before="100"/>
        <w:rPr>
          <w:rFonts w:ascii="Montserrat" w:hAnsi="Montserrat"/>
          <w:color w:val="auto"/>
          <w:sz w:val="18"/>
          <w:szCs w:val="18"/>
        </w:rPr>
      </w:pPr>
      <w:r w:rsidRPr="002C6C11">
        <w:rPr>
          <w:rFonts w:ascii="Montserrat" w:hAnsi="Montserrat"/>
          <w:i/>
          <w:color w:val="auto"/>
          <w:sz w:val="18"/>
          <w:szCs w:val="18"/>
        </w:rPr>
        <w:t>Ecosystem Service Deployment (ESD)</w:t>
      </w:r>
      <w:r w:rsidRPr="002C6C11">
        <w:rPr>
          <w:rFonts w:ascii="Montserrat" w:hAnsi="Montserrat"/>
          <w:color w:val="auto"/>
          <w:sz w:val="18"/>
          <w:szCs w:val="18"/>
        </w:rPr>
        <w:t xml:space="preserve"> document</w:t>
      </w:r>
    </w:p>
    <w:p w14:paraId="4641659C" w14:textId="77777777" w:rsidR="0051541F" w:rsidRPr="002C6C11" w:rsidRDefault="0051541F" w:rsidP="0051541F">
      <w:pPr>
        <w:pStyle w:val="ListParagraph"/>
        <w:spacing w:before="120"/>
        <w:ind w:left="0"/>
        <w:contextualSpacing w:val="0"/>
        <w:rPr>
          <w:rFonts w:ascii="Montserrat" w:hAnsi="Montserrat"/>
          <w:color w:val="auto"/>
          <w:sz w:val="18"/>
          <w:szCs w:val="18"/>
        </w:rPr>
      </w:pPr>
      <w:r w:rsidRPr="002C6C11">
        <w:rPr>
          <w:rFonts w:ascii="Montserrat" w:hAnsi="Montserrat"/>
          <w:color w:val="auto"/>
          <w:sz w:val="18"/>
          <w:szCs w:val="18"/>
        </w:rPr>
        <w:t xml:space="preserve">The </w:t>
      </w:r>
      <w:r w:rsidRPr="002C6C11">
        <w:rPr>
          <w:rFonts w:ascii="Montserrat" w:hAnsi="Montserrat"/>
          <w:i/>
          <w:color w:val="auto"/>
          <w:sz w:val="18"/>
          <w:szCs w:val="18"/>
        </w:rPr>
        <w:t>Service Architecture and Interfaces</w:t>
      </w:r>
      <w:r w:rsidRPr="002C6C11">
        <w:rPr>
          <w:rFonts w:ascii="Montserrat" w:hAnsi="Montserrat"/>
          <w:color w:val="auto"/>
          <w:sz w:val="18"/>
          <w:szCs w:val="18"/>
        </w:rPr>
        <w:t xml:space="preserve"> </w:t>
      </w:r>
      <w:r w:rsidRPr="002C6C11">
        <w:rPr>
          <w:rFonts w:ascii="Montserrat" w:hAnsi="Montserrat"/>
          <w:i/>
          <w:color w:val="auto"/>
          <w:sz w:val="18"/>
          <w:szCs w:val="18"/>
        </w:rPr>
        <w:t>(SAI)</w:t>
      </w:r>
      <w:r w:rsidRPr="002C6C11">
        <w:rPr>
          <w:rFonts w:ascii="Montserrat" w:hAnsi="Montserrat"/>
          <w:color w:val="auto"/>
          <w:sz w:val="18"/>
          <w:szCs w:val="18"/>
        </w:rPr>
        <w:t xml:space="preserve"> document provides the architectural blueprint designed to meet the future requirements for the distribution of media content and services. It also describes the key innovations developed in the Phase 2 of the project.</w:t>
      </w:r>
    </w:p>
    <w:p w14:paraId="55E3E9B6" w14:textId="77777777" w:rsidR="0051541F" w:rsidRPr="002C6C11" w:rsidRDefault="0051541F" w:rsidP="0051541F">
      <w:pPr>
        <w:spacing w:before="100"/>
        <w:rPr>
          <w:rFonts w:ascii="Montserrat" w:hAnsi="Montserrat"/>
          <w:color w:val="auto"/>
          <w:sz w:val="18"/>
          <w:szCs w:val="18"/>
        </w:rPr>
      </w:pPr>
      <w:r w:rsidRPr="002C6C11">
        <w:rPr>
          <w:rFonts w:ascii="Montserrat" w:hAnsi="Montserrat"/>
          <w:color w:val="auto"/>
          <w:sz w:val="18"/>
          <w:szCs w:val="18"/>
        </w:rPr>
        <w:t xml:space="preserve">The </w:t>
      </w:r>
      <w:r w:rsidRPr="002C6C11">
        <w:rPr>
          <w:rFonts w:ascii="Montserrat" w:hAnsi="Montserrat"/>
          <w:i/>
          <w:color w:val="auto"/>
          <w:sz w:val="18"/>
          <w:szCs w:val="18"/>
        </w:rPr>
        <w:t>Testing, Validation and Results /TVR) document</w:t>
      </w:r>
      <w:r w:rsidRPr="002C6C11">
        <w:rPr>
          <w:rFonts w:ascii="Montserrat" w:hAnsi="Montserrat"/>
          <w:color w:val="auto"/>
          <w:sz w:val="18"/>
          <w:szCs w:val="18"/>
        </w:rPr>
        <w:t xml:space="preserve"> describes the tests and provides validation of the test results that demonstrate the technical performance of the 5G-EMERGE systems implemented in the Phase 2 test beds, covering the four considered use case classes: DTH, DTV, DTE, and DTD.</w:t>
      </w:r>
    </w:p>
    <w:p w14:paraId="2389D55E" w14:textId="77777777" w:rsidR="0051541F" w:rsidRPr="002C6C11" w:rsidRDefault="0051541F" w:rsidP="0051541F">
      <w:pPr>
        <w:spacing w:before="100"/>
        <w:rPr>
          <w:rFonts w:ascii="Montserrat" w:hAnsi="Montserrat"/>
          <w:color w:val="auto"/>
          <w:sz w:val="18"/>
          <w:szCs w:val="18"/>
        </w:rPr>
      </w:pPr>
      <w:r w:rsidRPr="002C6C11">
        <w:rPr>
          <w:rFonts w:ascii="Montserrat" w:hAnsi="Montserrat"/>
          <w:color w:val="auto"/>
          <w:sz w:val="18"/>
          <w:szCs w:val="18"/>
        </w:rPr>
        <w:t xml:space="preserve">The </w:t>
      </w:r>
      <w:r w:rsidRPr="002C6C11">
        <w:rPr>
          <w:rFonts w:ascii="Montserrat" w:hAnsi="Montserrat"/>
          <w:i/>
          <w:color w:val="auto"/>
          <w:sz w:val="18"/>
          <w:szCs w:val="18"/>
        </w:rPr>
        <w:t>Ecosystem Service Deployment (ESD)</w:t>
      </w:r>
      <w:r w:rsidRPr="002C6C11">
        <w:rPr>
          <w:rFonts w:ascii="Montserrat" w:hAnsi="Montserrat"/>
          <w:color w:val="auto"/>
          <w:sz w:val="18"/>
          <w:szCs w:val="18"/>
        </w:rPr>
        <w:t xml:space="preserve"> document presents the value proposition of the 5G-EMERGE ecosystem to the industry and contributes to the development of viable industrialisation strategies.</w:t>
      </w:r>
    </w:p>
    <w:p w14:paraId="47581C1C" w14:textId="4E0C775B" w:rsidR="00A66D60" w:rsidRPr="002C6C11" w:rsidRDefault="0051541F" w:rsidP="0051541F">
      <w:pPr>
        <w:spacing w:before="100"/>
        <w:rPr>
          <w:rFonts w:ascii="Montserrat" w:hAnsi="Montserrat"/>
          <w:color w:val="auto"/>
          <w:sz w:val="18"/>
          <w:szCs w:val="18"/>
        </w:rPr>
      </w:pPr>
      <w:r w:rsidRPr="002C6C11">
        <w:rPr>
          <w:rFonts w:ascii="Montserrat" w:hAnsi="Montserrat"/>
          <w:color w:val="auto"/>
          <w:sz w:val="18"/>
          <w:szCs w:val="18"/>
        </w:rPr>
        <w:t xml:space="preserve">These three deliverables, namely SAI, TVR, and ESD documents are complementary and as a package form a package. provide an account of the key results of </w:t>
      </w:r>
      <w:r w:rsidR="00284861" w:rsidRPr="002C6C11">
        <w:rPr>
          <w:rFonts w:ascii="Montserrat" w:hAnsi="Montserrat"/>
          <w:color w:val="auto"/>
          <w:sz w:val="18"/>
          <w:szCs w:val="18"/>
        </w:rPr>
        <w:t>p</w:t>
      </w:r>
      <w:r w:rsidRPr="002C6C11">
        <w:rPr>
          <w:rFonts w:ascii="Montserrat" w:hAnsi="Montserrat"/>
          <w:color w:val="auto"/>
          <w:sz w:val="18"/>
          <w:szCs w:val="18"/>
        </w:rPr>
        <w:t>hase 2 of the 5G-EMERGE project. They have been produced in Strand 1, WP 1.2 of the project based on the contributions from Strands 2-6 and their work packages.</w:t>
      </w:r>
    </w:p>
    <w:p w14:paraId="79CB405A" w14:textId="10347423" w:rsidR="0051541F" w:rsidRPr="002C6C11" w:rsidRDefault="0051541F" w:rsidP="0051541F">
      <w:pPr>
        <w:spacing w:before="100"/>
        <w:rPr>
          <w:rFonts w:ascii="Montserrat" w:hAnsi="Montserrat"/>
          <w:color w:val="auto"/>
          <w:sz w:val="18"/>
          <w:szCs w:val="18"/>
        </w:rPr>
      </w:pPr>
      <w:r w:rsidRPr="002C6C11">
        <w:rPr>
          <w:rFonts w:ascii="Montserrat" w:hAnsi="Montserrat"/>
          <w:color w:val="auto"/>
          <w:sz w:val="18"/>
          <w:szCs w:val="18"/>
        </w:rPr>
        <w:t>Detailed information about the work carried out in Strands 2-6 and the achieved results is provided in the strand-specific deliverables.</w:t>
      </w:r>
    </w:p>
    <w:p w14:paraId="65121805" w14:textId="77777777" w:rsidR="0051541F" w:rsidRPr="002C6C11" w:rsidRDefault="0051541F" w:rsidP="00153117">
      <w:pPr>
        <w:spacing w:before="100"/>
        <w:rPr>
          <w:rFonts w:ascii="Montserrat" w:hAnsi="Montserrat"/>
          <w:color w:val="auto"/>
          <w:sz w:val="18"/>
          <w:szCs w:val="18"/>
        </w:rPr>
      </w:pPr>
    </w:p>
    <w:p w14:paraId="214D9422" w14:textId="77777777" w:rsidR="005C2589" w:rsidRPr="002C6C11" w:rsidRDefault="005C2589" w:rsidP="00144CE0">
      <w:pPr>
        <w:rPr>
          <w:rFonts w:ascii="Montserrat" w:hAnsi="Montserrat"/>
          <w:color w:val="auto"/>
          <w:sz w:val="18"/>
          <w:szCs w:val="18"/>
        </w:rPr>
      </w:pPr>
    </w:p>
    <w:p w14:paraId="0B7C2E95" w14:textId="2AB4FA8E" w:rsidR="00A4609B" w:rsidRPr="00C80238" w:rsidRDefault="543FCF44" w:rsidP="00A4609B">
      <w:pPr>
        <w:pStyle w:val="Heading1"/>
      </w:pPr>
      <w:bookmarkStart w:id="11" w:name="_Toc1739962291"/>
      <w:r>
        <w:t>2.</w:t>
      </w:r>
      <w:r w:rsidR="00A4609B">
        <w:tab/>
      </w:r>
      <w:r>
        <w:t>Testing and evaluation framework</w:t>
      </w:r>
      <w:bookmarkEnd w:id="11"/>
    </w:p>
    <w:p w14:paraId="18F36554"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Testing is a cornerstone of systems engineering. It ensures quality, reduces risks, and verifies that solutions perform reliably in real-world conditions. Within 5G-Emerge, testing serves to: </w:t>
      </w:r>
    </w:p>
    <w:p w14:paraId="4C831896" w14:textId="77777777" w:rsidR="0087534E" w:rsidRPr="002C6C11" w:rsidRDefault="0087534E" w:rsidP="0087534E">
      <w:pPr>
        <w:pStyle w:val="ListParagraph"/>
        <w:numPr>
          <w:ilvl w:val="0"/>
          <w:numId w:val="166"/>
        </w:numPr>
        <w:spacing w:before="120"/>
        <w:ind w:left="567"/>
        <w:rPr>
          <w:rFonts w:ascii="Montserrat" w:hAnsi="Montserrat"/>
          <w:color w:val="auto"/>
          <w:sz w:val="18"/>
          <w:szCs w:val="18"/>
        </w:rPr>
      </w:pPr>
      <w:r w:rsidRPr="002C6C11">
        <w:rPr>
          <w:rFonts w:ascii="Montserrat" w:hAnsi="Montserrat"/>
          <w:color w:val="auto"/>
          <w:sz w:val="18"/>
          <w:szCs w:val="18"/>
        </w:rPr>
        <w:t xml:space="preserve">Identify Defects - uncover bugs, glitches, and performance issues before they reach end-users. </w:t>
      </w:r>
    </w:p>
    <w:p w14:paraId="5C5320DC" w14:textId="77777777" w:rsidR="0087534E" w:rsidRPr="002C6C11" w:rsidRDefault="0087534E" w:rsidP="0087534E">
      <w:pPr>
        <w:pStyle w:val="ListParagraph"/>
        <w:numPr>
          <w:ilvl w:val="0"/>
          <w:numId w:val="166"/>
        </w:numPr>
        <w:spacing w:before="120"/>
        <w:ind w:left="567"/>
        <w:rPr>
          <w:rFonts w:ascii="Montserrat" w:hAnsi="Montserrat"/>
          <w:color w:val="auto"/>
          <w:sz w:val="18"/>
          <w:szCs w:val="18"/>
        </w:rPr>
      </w:pPr>
      <w:r w:rsidRPr="002C6C11">
        <w:rPr>
          <w:rFonts w:ascii="Montserrat" w:hAnsi="Montserrat"/>
          <w:color w:val="auto"/>
          <w:sz w:val="18"/>
          <w:szCs w:val="18"/>
        </w:rPr>
        <w:t xml:space="preserve">Ensure Quality - confirm the system meets requirements, performs consistently, and provides a positive user experience. </w:t>
      </w:r>
    </w:p>
    <w:p w14:paraId="7C20871D" w14:textId="77777777" w:rsidR="0087534E" w:rsidRPr="002C6C11" w:rsidRDefault="0087534E" w:rsidP="0087534E">
      <w:pPr>
        <w:pStyle w:val="ListParagraph"/>
        <w:numPr>
          <w:ilvl w:val="0"/>
          <w:numId w:val="166"/>
        </w:numPr>
        <w:spacing w:before="120"/>
        <w:ind w:left="567"/>
        <w:rPr>
          <w:rFonts w:ascii="Montserrat" w:hAnsi="Montserrat"/>
          <w:color w:val="auto"/>
          <w:sz w:val="18"/>
          <w:szCs w:val="18"/>
        </w:rPr>
      </w:pPr>
      <w:r w:rsidRPr="002C6C11">
        <w:rPr>
          <w:rFonts w:ascii="Montserrat" w:hAnsi="Montserrat"/>
          <w:color w:val="auto"/>
          <w:sz w:val="18"/>
          <w:szCs w:val="18"/>
        </w:rPr>
        <w:t xml:space="preserve">Reduce Risks - minimise risks relating to quality, security, and performance. </w:t>
      </w:r>
    </w:p>
    <w:p w14:paraId="06EC52A8" w14:textId="77777777" w:rsidR="0087534E" w:rsidRPr="002C6C11" w:rsidRDefault="0087534E" w:rsidP="0087534E">
      <w:pPr>
        <w:pStyle w:val="ListParagraph"/>
        <w:numPr>
          <w:ilvl w:val="0"/>
          <w:numId w:val="166"/>
        </w:numPr>
        <w:spacing w:before="120"/>
        <w:ind w:left="567"/>
        <w:rPr>
          <w:rFonts w:ascii="Montserrat" w:hAnsi="Montserrat"/>
          <w:color w:val="auto"/>
          <w:sz w:val="18"/>
          <w:szCs w:val="18"/>
        </w:rPr>
      </w:pPr>
      <w:r w:rsidRPr="002C6C11">
        <w:rPr>
          <w:rFonts w:ascii="Montserrat" w:hAnsi="Montserrat"/>
          <w:color w:val="auto"/>
          <w:sz w:val="18"/>
          <w:szCs w:val="18"/>
        </w:rPr>
        <w:t xml:space="preserve">Lower Costs - detect and resolve issues early, avoiding expensive fixes after deployment. </w:t>
      </w:r>
    </w:p>
    <w:p w14:paraId="332BB8E5"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All components must also comply with relevant standards for the technologies and regions in which they operate. These may include physical, accessibility, and intellectual property standards, among others.</w:t>
      </w:r>
    </w:p>
    <w:p w14:paraId="4C0F66F1" w14:textId="77777777" w:rsidR="0087534E" w:rsidRPr="002C6C11" w:rsidRDefault="0087534E" w:rsidP="0087534E">
      <w:pPr>
        <w:spacing w:before="120"/>
        <w:rPr>
          <w:rFonts w:ascii="Montserrat" w:hAnsi="Montserrat"/>
          <w:color w:val="auto"/>
          <w:sz w:val="18"/>
          <w:szCs w:val="18"/>
        </w:rPr>
      </w:pPr>
    </w:p>
    <w:p w14:paraId="05ED0252" w14:textId="77777777" w:rsidR="0087534E" w:rsidRPr="00C80238" w:rsidRDefault="1D7EC874" w:rsidP="0087534E">
      <w:pPr>
        <w:pStyle w:val="Heading2"/>
      </w:pPr>
      <w:bookmarkStart w:id="12" w:name="_Toc562232909"/>
      <w:r>
        <w:t>2.1 Test Structure</w:t>
      </w:r>
      <w:bookmarkEnd w:id="12"/>
    </w:p>
    <w:p w14:paraId="707EC44D" w14:textId="3E6CD526"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Testing is organised into a clear hierarchy for comprehension and manageability. The smallest unit of testing is known as a Test Case and tests one specific scenario, consisting of inputs, steps and expected outcomes. Related test cases are organised into collections known as a Test Suite.  A Test Script is a sequence of steps for running a test case. </w:t>
      </w:r>
    </w:p>
    <w:p w14:paraId="4A3DA6DF"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Traceability Matrices are used to map requirements, risks, or coverage areas to test cases.</w:t>
      </w:r>
    </w:p>
    <w:p w14:paraId="3A379E3E" w14:textId="77777777" w:rsidR="0087534E" w:rsidRPr="00C80238" w:rsidRDefault="0087534E" w:rsidP="0087534E">
      <w:pPr>
        <w:pStyle w:val="ParagraphText"/>
      </w:pPr>
    </w:p>
    <w:p w14:paraId="02BE7337" w14:textId="77777777" w:rsidR="0087534E" w:rsidRPr="00C80238" w:rsidRDefault="1D7EC874" w:rsidP="0087534E">
      <w:pPr>
        <w:pStyle w:val="Heading2"/>
      </w:pPr>
      <w:bookmarkStart w:id="13" w:name="_Toc101741300"/>
      <w:r>
        <w:t>2.2 Test Execution</w:t>
      </w:r>
      <w:bookmarkEnd w:id="13"/>
    </w:p>
    <w:p w14:paraId="5F56AB6B"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Execution of tests can be either conducted manually (Manual Testing) or automated through tools (Automated Testing). </w:t>
      </w:r>
    </w:p>
    <w:p w14:paraId="1AFB08AF"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Test Harnesses support component testing; for end-to-end validation in 5G-Emerge, these are referred to as Test Beds. Where real components are unavailable, simulated components (mocks, stubs) may be substituted. </w:t>
      </w:r>
    </w:p>
    <w:p w14:paraId="2B88DFC4"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Execution scope is tailored according to risk and impact: </w:t>
      </w:r>
    </w:p>
    <w:p w14:paraId="3CFD32E7" w14:textId="77777777" w:rsidR="0087534E" w:rsidRPr="002C6C11" w:rsidRDefault="0087534E" w:rsidP="0087534E">
      <w:pPr>
        <w:pStyle w:val="ListParagraph"/>
        <w:numPr>
          <w:ilvl w:val="0"/>
          <w:numId w:val="164"/>
        </w:numPr>
        <w:spacing w:before="120"/>
        <w:rPr>
          <w:rFonts w:ascii="Montserrat" w:hAnsi="Montserrat"/>
          <w:color w:val="auto"/>
          <w:sz w:val="18"/>
          <w:szCs w:val="18"/>
        </w:rPr>
      </w:pPr>
      <w:r w:rsidRPr="002C6C11">
        <w:rPr>
          <w:rFonts w:ascii="Montserrat" w:hAnsi="Montserrat"/>
          <w:color w:val="auto"/>
          <w:sz w:val="18"/>
          <w:szCs w:val="18"/>
        </w:rPr>
        <w:t xml:space="preserve">Smoke Testing - quick checks for build stability. </w:t>
      </w:r>
    </w:p>
    <w:p w14:paraId="58969372" w14:textId="77777777" w:rsidR="0087534E" w:rsidRPr="002C6C11" w:rsidRDefault="0087534E" w:rsidP="0087534E">
      <w:pPr>
        <w:pStyle w:val="ListParagraph"/>
        <w:numPr>
          <w:ilvl w:val="0"/>
          <w:numId w:val="164"/>
        </w:numPr>
        <w:spacing w:before="120"/>
        <w:rPr>
          <w:rFonts w:ascii="Montserrat" w:hAnsi="Montserrat"/>
          <w:color w:val="auto"/>
          <w:sz w:val="18"/>
          <w:szCs w:val="18"/>
        </w:rPr>
      </w:pPr>
      <w:r w:rsidRPr="002C6C11">
        <w:rPr>
          <w:rFonts w:ascii="Montserrat" w:hAnsi="Montserrat"/>
          <w:color w:val="auto"/>
          <w:sz w:val="18"/>
          <w:szCs w:val="18"/>
        </w:rPr>
        <w:t xml:space="preserve">Sanity Testing - focused validation of specific fixes/changes. </w:t>
      </w:r>
    </w:p>
    <w:p w14:paraId="23A359DA" w14:textId="77777777" w:rsidR="0087534E" w:rsidRPr="002C6C11" w:rsidRDefault="0087534E" w:rsidP="0087534E">
      <w:pPr>
        <w:pStyle w:val="ListParagraph"/>
        <w:numPr>
          <w:ilvl w:val="0"/>
          <w:numId w:val="164"/>
        </w:numPr>
        <w:spacing w:before="120"/>
        <w:rPr>
          <w:rFonts w:ascii="Montserrat" w:hAnsi="Montserrat"/>
          <w:color w:val="auto"/>
          <w:sz w:val="18"/>
          <w:szCs w:val="18"/>
        </w:rPr>
      </w:pPr>
      <w:r w:rsidRPr="002C6C11">
        <w:rPr>
          <w:rFonts w:ascii="Montserrat" w:hAnsi="Montserrat"/>
          <w:color w:val="auto"/>
          <w:sz w:val="18"/>
          <w:szCs w:val="18"/>
        </w:rPr>
        <w:t xml:space="preserve">Regression Testing - ensuring unchanged functionality is intact. </w:t>
      </w:r>
    </w:p>
    <w:p w14:paraId="4CBAC714" w14:textId="77777777" w:rsidR="0087534E" w:rsidRPr="002C6C11" w:rsidRDefault="0087534E" w:rsidP="0087534E">
      <w:pPr>
        <w:pStyle w:val="ListParagraph"/>
        <w:numPr>
          <w:ilvl w:val="0"/>
          <w:numId w:val="164"/>
        </w:numPr>
        <w:spacing w:before="120"/>
        <w:rPr>
          <w:rFonts w:ascii="Montserrat" w:hAnsi="Montserrat"/>
          <w:color w:val="auto"/>
          <w:sz w:val="18"/>
          <w:szCs w:val="18"/>
        </w:rPr>
      </w:pPr>
      <w:r w:rsidRPr="002C6C11">
        <w:rPr>
          <w:rFonts w:ascii="Montserrat" w:hAnsi="Montserrat"/>
          <w:color w:val="auto"/>
          <w:sz w:val="18"/>
          <w:szCs w:val="18"/>
        </w:rPr>
        <w:t xml:space="preserve">Full Testing - comprehensive execution of all test cases. </w:t>
      </w:r>
    </w:p>
    <w:p w14:paraId="34741DA9" w14:textId="77777777" w:rsidR="0087534E" w:rsidRPr="002C6C11" w:rsidRDefault="0087534E" w:rsidP="0087534E">
      <w:pPr>
        <w:pStyle w:val="ListParagraph"/>
        <w:numPr>
          <w:ilvl w:val="0"/>
          <w:numId w:val="164"/>
        </w:numPr>
        <w:spacing w:before="120"/>
        <w:rPr>
          <w:rFonts w:ascii="Montserrat" w:hAnsi="Montserrat"/>
          <w:color w:val="auto"/>
          <w:sz w:val="18"/>
          <w:szCs w:val="18"/>
        </w:rPr>
      </w:pPr>
      <w:r w:rsidRPr="002C6C11">
        <w:rPr>
          <w:rFonts w:ascii="Montserrat" w:hAnsi="Montserrat"/>
          <w:color w:val="auto"/>
          <w:sz w:val="18"/>
          <w:szCs w:val="18"/>
        </w:rPr>
        <w:t xml:space="preserve">Automated testing conducted after each change is commonly known as Continuous Testing. </w:t>
      </w:r>
    </w:p>
    <w:p w14:paraId="65A2BC9A"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It is recommended that where possible, testing should be automated and continuous, with full testing periodically and change based testing on each change. </w:t>
      </w:r>
    </w:p>
    <w:p w14:paraId="2F2A427A" w14:textId="77777777" w:rsidR="0087534E" w:rsidRPr="002C6C11" w:rsidRDefault="0087534E" w:rsidP="0087534E">
      <w:pPr>
        <w:spacing w:before="120"/>
        <w:rPr>
          <w:rFonts w:ascii="Montserrat" w:hAnsi="Montserrat"/>
          <w:color w:val="auto"/>
          <w:sz w:val="18"/>
          <w:szCs w:val="18"/>
        </w:rPr>
      </w:pPr>
      <w:r w:rsidRPr="002C6C11">
        <w:rPr>
          <w:rFonts w:ascii="Montserrat" w:hAnsi="Montserrat"/>
          <w:color w:val="auto"/>
          <w:sz w:val="18"/>
          <w:szCs w:val="18"/>
        </w:rPr>
        <w:t>For clarity, any additional deliverables related to the test beds (e.g. design of demos) will be covered by the deliverables in the associated work packages and therefore out of scope for this document.</w:t>
      </w:r>
    </w:p>
    <w:p w14:paraId="034516B2" w14:textId="77777777" w:rsidR="0087534E" w:rsidRPr="0087534E" w:rsidRDefault="0087534E" w:rsidP="0087534E">
      <w:pPr>
        <w:spacing w:before="120"/>
        <w:rPr>
          <w:rFonts w:ascii="Montserrat" w:hAnsi="Montserrat"/>
        </w:rPr>
      </w:pPr>
    </w:p>
    <w:p w14:paraId="0C844C03" w14:textId="77777777" w:rsidR="0087534E" w:rsidRPr="00C80238" w:rsidRDefault="1D7EC874" w:rsidP="0087534E">
      <w:pPr>
        <w:pStyle w:val="Heading2"/>
      </w:pPr>
      <w:bookmarkStart w:id="14" w:name="_Toc1625310318"/>
      <w:r>
        <w:t>2.3 Test Scale</w:t>
      </w:r>
      <w:bookmarkEnd w:id="14"/>
    </w:p>
    <w:p w14:paraId="4A64BC0D" w14:textId="77777777" w:rsidR="0087534E" w:rsidRPr="002C6C11" w:rsidRDefault="0087534E" w:rsidP="0087534E">
      <w:pPr>
        <w:spacing w:before="120"/>
        <w:rPr>
          <w:rFonts w:ascii="Montserrat" w:hAnsi="Montserrat"/>
          <w:color w:val="auto"/>
          <w:sz w:val="18"/>
          <w:szCs w:val="18"/>
        </w:rPr>
      </w:pPr>
      <w:r w:rsidRPr="002C6C11">
        <w:rPr>
          <w:rFonts w:ascii="Montserrat" w:hAnsi="Montserrat"/>
          <w:color w:val="auto"/>
          <w:sz w:val="18"/>
          <w:szCs w:val="18"/>
        </w:rPr>
        <w:t>In Phase 2, the test beds are designed for supporting the necessary Test Levels but are not scaled sufficiently to consider load tests and soak tests at production expected volumes and as such, the list of Test Cases have been added to Appendix 1 for completeness. Any such test scenarios can be conducted on scaled volumes instead, to assess behaviour and determine limiting factors, although they should be designed such that they do not simply identify issues with an architectural constraint that is already a known limiting factor due (e.g. limited by available spectrum, cluster sizes, throughput etc).</w:t>
      </w:r>
    </w:p>
    <w:p w14:paraId="158F0898" w14:textId="77777777" w:rsidR="0087534E" w:rsidRPr="0087534E" w:rsidRDefault="0087534E" w:rsidP="0087534E">
      <w:pPr>
        <w:spacing w:before="120"/>
        <w:rPr>
          <w:rFonts w:ascii="Montserrat" w:hAnsi="Montserrat"/>
        </w:rPr>
      </w:pPr>
    </w:p>
    <w:p w14:paraId="2B497D85" w14:textId="77777777" w:rsidR="0087534E" w:rsidRPr="00C80238" w:rsidRDefault="1D7EC874" w:rsidP="0087534E">
      <w:pPr>
        <w:pStyle w:val="Heading2"/>
      </w:pPr>
      <w:bookmarkStart w:id="15" w:name="_Toc420238809"/>
      <w:r>
        <w:t>2.4 Test Types</w:t>
      </w:r>
      <w:bookmarkEnd w:id="15"/>
    </w:p>
    <w:p w14:paraId="3D612A0A"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Different types of tests are used to focus on aspects of the system and its usage in order to target, isolate and evaluate those specific characteristics. Types fall into one of 2 main categories; Functional and Non-functional. </w:t>
      </w:r>
    </w:p>
    <w:p w14:paraId="5396897D" w14:textId="77777777" w:rsidR="0087534E" w:rsidRPr="0087534E" w:rsidRDefault="0087534E" w:rsidP="0087534E">
      <w:pPr>
        <w:spacing w:before="120"/>
        <w:rPr>
          <w:rFonts w:ascii="Montserrat" w:hAnsi="Montserrat"/>
        </w:rPr>
      </w:pPr>
      <w:r w:rsidRPr="002C6C11">
        <w:rPr>
          <w:rFonts w:ascii="Montserrat" w:hAnsi="Montserrat"/>
          <w:b/>
          <w:color w:val="auto"/>
          <w:sz w:val="18"/>
          <w:szCs w:val="18"/>
        </w:rPr>
        <w:t>Functional Testing</w:t>
      </w:r>
      <w:r w:rsidRPr="002C6C11">
        <w:rPr>
          <w:rFonts w:ascii="Montserrat" w:hAnsi="Montserrat"/>
          <w:color w:val="auto"/>
          <w:sz w:val="18"/>
          <w:szCs w:val="18"/>
        </w:rPr>
        <w:t xml:space="preserve"> checks the system to ensure it’s doing exactly what it’s supposed to be doing. </w:t>
      </w:r>
    </w:p>
    <w:p w14:paraId="512561AB" w14:textId="77777777" w:rsidR="0087534E" w:rsidRPr="0087534E" w:rsidRDefault="0087534E" w:rsidP="0087534E">
      <w:pPr>
        <w:spacing w:before="120"/>
        <w:rPr>
          <w:rFonts w:ascii="Montserrat" w:hAnsi="Montserrat"/>
        </w:rPr>
      </w:pPr>
      <w:r w:rsidRPr="002C6C11">
        <w:rPr>
          <w:rFonts w:ascii="Montserrat" w:hAnsi="Montserrat"/>
          <w:b/>
          <w:color w:val="auto"/>
          <w:sz w:val="18"/>
          <w:szCs w:val="18"/>
        </w:rPr>
        <w:t>Non-functional Testing</w:t>
      </w:r>
      <w:r w:rsidRPr="002C6C11">
        <w:rPr>
          <w:rFonts w:ascii="Montserrat" w:hAnsi="Montserrat"/>
          <w:color w:val="auto"/>
          <w:sz w:val="18"/>
          <w:szCs w:val="18"/>
        </w:rPr>
        <w:t xml:space="preserve"> verifies the readiness of a system according to non-functional parameters (performance, accessibility, UX, etc.)  which are never addressed by functional testing. </w:t>
      </w:r>
    </w:p>
    <w:p w14:paraId="2220AE1F"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Key non-functional testing types are: </w:t>
      </w:r>
    </w:p>
    <w:p w14:paraId="5AC49C4C" w14:textId="77777777" w:rsidR="0087534E" w:rsidRPr="002C6C11" w:rsidRDefault="0087534E" w:rsidP="0087534E">
      <w:pPr>
        <w:pStyle w:val="ListParagraph"/>
        <w:numPr>
          <w:ilvl w:val="0"/>
          <w:numId w:val="163"/>
        </w:numPr>
        <w:spacing w:before="120"/>
        <w:ind w:left="426"/>
        <w:rPr>
          <w:rFonts w:ascii="Montserrat" w:hAnsi="Montserrat"/>
          <w:color w:val="auto"/>
          <w:sz w:val="18"/>
          <w:szCs w:val="18"/>
        </w:rPr>
      </w:pPr>
      <w:r w:rsidRPr="002C6C11">
        <w:rPr>
          <w:rFonts w:ascii="Montserrat" w:hAnsi="Montserrat"/>
          <w:color w:val="auto"/>
          <w:sz w:val="18"/>
          <w:szCs w:val="18"/>
        </w:rPr>
        <w:t xml:space="preserve">Performance Testing - examines the throughput, latency, stability, reliability, scalability, and resource usage of a software application under a specified workload. </w:t>
      </w:r>
    </w:p>
    <w:p w14:paraId="43AD02ED" w14:textId="77777777" w:rsidR="0087534E" w:rsidRPr="002C6C11" w:rsidRDefault="0087534E" w:rsidP="0087534E">
      <w:pPr>
        <w:pStyle w:val="ListParagraph"/>
        <w:numPr>
          <w:ilvl w:val="0"/>
          <w:numId w:val="163"/>
        </w:numPr>
        <w:spacing w:before="120"/>
        <w:ind w:left="426"/>
        <w:rPr>
          <w:rFonts w:ascii="Montserrat" w:hAnsi="Montserrat"/>
          <w:color w:val="auto"/>
          <w:sz w:val="18"/>
          <w:szCs w:val="18"/>
        </w:rPr>
      </w:pPr>
      <w:r w:rsidRPr="002C6C11">
        <w:rPr>
          <w:rFonts w:ascii="Montserrat" w:hAnsi="Montserrat"/>
          <w:color w:val="auto"/>
          <w:sz w:val="18"/>
          <w:szCs w:val="18"/>
        </w:rPr>
        <w:t xml:space="preserve">Security Testing - unveils the vulnerabilities of the system to ensure that the software system and application are free from any threats or risks. These tests aim to find any potential flaws and weaknesses in the system that could lead to a loss of data, revenue, or reputation. </w:t>
      </w:r>
    </w:p>
    <w:p w14:paraId="5F56067A" w14:textId="77777777" w:rsidR="0087534E" w:rsidRPr="002C6C11" w:rsidRDefault="0087534E" w:rsidP="0087534E">
      <w:pPr>
        <w:pStyle w:val="ListParagraph"/>
        <w:numPr>
          <w:ilvl w:val="0"/>
          <w:numId w:val="163"/>
        </w:numPr>
        <w:spacing w:before="120"/>
        <w:ind w:left="426"/>
        <w:rPr>
          <w:rFonts w:ascii="Montserrat" w:hAnsi="Montserrat"/>
          <w:color w:val="auto"/>
          <w:sz w:val="18"/>
          <w:szCs w:val="18"/>
        </w:rPr>
      </w:pPr>
      <w:r w:rsidRPr="002C6C11">
        <w:rPr>
          <w:rFonts w:ascii="Montserrat" w:hAnsi="Montserrat"/>
          <w:color w:val="auto"/>
          <w:sz w:val="18"/>
          <w:szCs w:val="18"/>
        </w:rPr>
        <w:t xml:space="preserve">Accessibility Testing is the practice of ensuring all the apps are working and usable for users without and with disabilities such as vision impairment, hearing disabilities, and other physical or cognitive conditions.  As 5G-Emerge is at a research and development point, we will not be considering accessibility at this stage. </w:t>
      </w:r>
    </w:p>
    <w:p w14:paraId="024361FF" w14:textId="77777777" w:rsidR="0087534E" w:rsidRPr="002C6C11" w:rsidRDefault="0087534E" w:rsidP="0087534E">
      <w:pPr>
        <w:pStyle w:val="ListParagraph"/>
        <w:numPr>
          <w:ilvl w:val="0"/>
          <w:numId w:val="163"/>
        </w:numPr>
        <w:spacing w:before="120"/>
        <w:ind w:left="426"/>
        <w:rPr>
          <w:rFonts w:ascii="Montserrat" w:hAnsi="Montserrat"/>
          <w:color w:val="auto"/>
          <w:sz w:val="18"/>
          <w:szCs w:val="18"/>
        </w:rPr>
      </w:pPr>
      <w:r w:rsidRPr="002C6C11">
        <w:rPr>
          <w:rFonts w:ascii="Montserrat" w:hAnsi="Montserrat"/>
          <w:color w:val="auto"/>
          <w:sz w:val="18"/>
          <w:szCs w:val="18"/>
        </w:rPr>
        <w:t xml:space="preserve">Load Testing is used to determine how the system behaves while being accessed by multiple consumers simultaneously. </w:t>
      </w:r>
    </w:p>
    <w:p w14:paraId="6E1327C9" w14:textId="77777777" w:rsidR="0087534E" w:rsidRPr="002C6C11" w:rsidRDefault="0087534E" w:rsidP="0087534E">
      <w:pPr>
        <w:pStyle w:val="ListParagraph"/>
        <w:numPr>
          <w:ilvl w:val="0"/>
          <w:numId w:val="163"/>
        </w:numPr>
        <w:spacing w:before="120"/>
        <w:ind w:left="426"/>
        <w:rPr>
          <w:rFonts w:ascii="Montserrat" w:hAnsi="Montserrat"/>
          <w:color w:val="auto"/>
          <w:sz w:val="18"/>
          <w:szCs w:val="18"/>
        </w:rPr>
      </w:pPr>
      <w:r w:rsidRPr="002C6C11">
        <w:rPr>
          <w:rFonts w:ascii="Montserrat" w:hAnsi="Montserrat"/>
          <w:color w:val="auto"/>
          <w:sz w:val="18"/>
          <w:szCs w:val="18"/>
        </w:rPr>
        <w:t xml:space="preserve">Stress Testing is a testing activity that tests beyond normal operational capacity to test the results. </w:t>
      </w:r>
    </w:p>
    <w:p w14:paraId="6FEA340B"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5G-Emerge Phase 2 is predominately focused on non-functional testing, and in particular, performance testing. </w:t>
      </w:r>
    </w:p>
    <w:p w14:paraId="06DB7BAB" w14:textId="77777777" w:rsidR="0087534E" w:rsidRPr="002C6C11" w:rsidRDefault="0087534E" w:rsidP="0087534E">
      <w:pPr>
        <w:spacing w:before="120"/>
        <w:rPr>
          <w:rFonts w:ascii="Montserrat" w:hAnsi="Montserrat"/>
          <w:color w:val="auto"/>
          <w:sz w:val="18"/>
          <w:szCs w:val="18"/>
        </w:rPr>
      </w:pPr>
    </w:p>
    <w:p w14:paraId="2D23F15D" w14:textId="77777777" w:rsidR="0087534E" w:rsidRPr="00C80238" w:rsidRDefault="1D7EC874" w:rsidP="0087534E">
      <w:pPr>
        <w:pStyle w:val="Heading2"/>
        <w:rPr>
          <w:sz w:val="18"/>
          <w:szCs w:val="18"/>
        </w:rPr>
      </w:pPr>
      <w:bookmarkStart w:id="16" w:name="_Toc1688469723"/>
      <w:r>
        <w:t>2.5 Test Reporting</w:t>
      </w:r>
      <w:bookmarkEnd w:id="16"/>
    </w:p>
    <w:p w14:paraId="56EF56FF"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To ensure that results from the distribution research are comparable, reproducible, and interpretable, each test is conducted under a standardized framework. This framework defines inputs, outputs, and expectations for every use case, regardless of KPI category. By harmonizing these standards, the project can deliver consistent metrics across distribution methods, regions, and experimental conditions. </w:t>
      </w:r>
    </w:p>
    <w:p w14:paraId="36E96927" w14:textId="77777777" w:rsidR="0087534E" w:rsidRPr="0087534E" w:rsidRDefault="0087534E" w:rsidP="0087534E">
      <w:pPr>
        <w:spacing w:before="120"/>
        <w:rPr>
          <w:rFonts w:ascii="Montserrat" w:hAnsi="Montserrat"/>
        </w:rPr>
      </w:pPr>
      <w:r w:rsidRPr="002C6C11">
        <w:rPr>
          <w:rFonts w:ascii="Montserrat" w:hAnsi="Montserrat"/>
          <w:b/>
          <w:color w:val="auto"/>
          <w:sz w:val="18"/>
          <w:szCs w:val="18"/>
        </w:rPr>
        <w:t>Inputs</w:t>
      </w:r>
      <w:r w:rsidRPr="002C6C11">
        <w:rPr>
          <w:rFonts w:ascii="Montserrat" w:hAnsi="Montserrat"/>
          <w:color w:val="auto"/>
          <w:sz w:val="18"/>
          <w:szCs w:val="18"/>
        </w:rPr>
        <w:t xml:space="preserve"> </w:t>
      </w:r>
    </w:p>
    <w:p w14:paraId="3373C1F4"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All tests must begin with a clear definition of required inputs, which typically fall into three categories: </w:t>
      </w:r>
    </w:p>
    <w:p w14:paraId="7AE47DBC" w14:textId="77777777" w:rsidR="0087534E" w:rsidRPr="002C6C11" w:rsidRDefault="0087534E" w:rsidP="0087534E">
      <w:pPr>
        <w:pStyle w:val="ListParagraph"/>
        <w:numPr>
          <w:ilvl w:val="0"/>
          <w:numId w:val="162"/>
        </w:numPr>
        <w:spacing w:before="120"/>
        <w:ind w:left="426"/>
        <w:rPr>
          <w:rFonts w:ascii="Montserrat" w:hAnsi="Montserrat"/>
          <w:color w:val="auto"/>
          <w:sz w:val="18"/>
          <w:szCs w:val="18"/>
        </w:rPr>
      </w:pPr>
      <w:r w:rsidRPr="002C6C11">
        <w:rPr>
          <w:rFonts w:ascii="Montserrat" w:hAnsi="Montserrat"/>
          <w:color w:val="auto"/>
          <w:sz w:val="18"/>
          <w:szCs w:val="18"/>
        </w:rPr>
        <w:t xml:space="preserve">System-Level Metrics: Network logs, playback sessions, server utilization, concurrency levels, energy monitoring, crash/error reports. </w:t>
      </w:r>
    </w:p>
    <w:p w14:paraId="2AB89C2B" w14:textId="77777777" w:rsidR="0087534E" w:rsidRPr="002C6C11" w:rsidRDefault="0087534E" w:rsidP="0087534E">
      <w:pPr>
        <w:pStyle w:val="ListParagraph"/>
        <w:numPr>
          <w:ilvl w:val="0"/>
          <w:numId w:val="162"/>
        </w:numPr>
        <w:spacing w:before="120"/>
        <w:ind w:left="426"/>
        <w:rPr>
          <w:rFonts w:ascii="Montserrat" w:hAnsi="Montserrat"/>
          <w:color w:val="auto"/>
          <w:sz w:val="18"/>
          <w:szCs w:val="18"/>
        </w:rPr>
      </w:pPr>
      <w:r w:rsidRPr="002C6C11">
        <w:rPr>
          <w:rFonts w:ascii="Montserrat" w:hAnsi="Montserrat"/>
          <w:color w:val="auto"/>
          <w:sz w:val="18"/>
          <w:szCs w:val="18"/>
        </w:rPr>
        <w:t xml:space="preserve">Environmental Parameters: Geographic distribution of test nodes, network variability (latency, packet loss, bandwidth), simulated user loads. </w:t>
      </w:r>
    </w:p>
    <w:p w14:paraId="074BF5AA" w14:textId="77777777" w:rsidR="0087534E" w:rsidRPr="002C6C11" w:rsidRDefault="0087534E" w:rsidP="0087534E">
      <w:pPr>
        <w:pStyle w:val="ListParagraph"/>
        <w:numPr>
          <w:ilvl w:val="0"/>
          <w:numId w:val="162"/>
        </w:numPr>
        <w:spacing w:before="120"/>
        <w:ind w:left="426"/>
        <w:rPr>
          <w:rFonts w:ascii="Montserrat" w:hAnsi="Montserrat"/>
          <w:color w:val="auto"/>
          <w:sz w:val="18"/>
          <w:szCs w:val="18"/>
        </w:rPr>
      </w:pPr>
      <w:r w:rsidRPr="002C6C11">
        <w:rPr>
          <w:rFonts w:ascii="Montserrat" w:hAnsi="Montserrat"/>
          <w:color w:val="auto"/>
          <w:sz w:val="18"/>
          <w:szCs w:val="18"/>
        </w:rPr>
        <w:t xml:space="preserve">Method Identifiers: Explicit classification of the distribution method under test (CDN, Edge, etc). </w:t>
      </w:r>
    </w:p>
    <w:p w14:paraId="081C3EA6"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Inputs must be captured in structured, timestamped logs with uniform schema so that results can be aggregated across test campaigns. </w:t>
      </w:r>
    </w:p>
    <w:p w14:paraId="3E9C0926" w14:textId="77777777" w:rsidR="0087534E" w:rsidRPr="002C6C11" w:rsidRDefault="0087534E" w:rsidP="0087534E">
      <w:pPr>
        <w:spacing w:before="120"/>
        <w:rPr>
          <w:rFonts w:ascii="Montserrat" w:hAnsi="Montserrat"/>
          <w:b/>
          <w:color w:val="auto"/>
          <w:sz w:val="18"/>
          <w:szCs w:val="18"/>
        </w:rPr>
      </w:pPr>
    </w:p>
    <w:p w14:paraId="0317BC0B" w14:textId="77777777" w:rsidR="0087534E" w:rsidRPr="002C6C11" w:rsidRDefault="0087534E" w:rsidP="0087534E">
      <w:pPr>
        <w:spacing w:before="120"/>
        <w:rPr>
          <w:rFonts w:ascii="Montserrat" w:hAnsi="Montserrat"/>
          <w:b/>
          <w:color w:val="auto"/>
          <w:sz w:val="18"/>
          <w:szCs w:val="18"/>
        </w:rPr>
      </w:pPr>
      <w:r w:rsidRPr="002C6C11">
        <w:rPr>
          <w:rFonts w:ascii="Montserrat" w:hAnsi="Montserrat"/>
          <w:b/>
          <w:color w:val="auto"/>
          <w:sz w:val="18"/>
          <w:szCs w:val="18"/>
        </w:rPr>
        <w:t>Outputs</w:t>
      </w:r>
    </w:p>
    <w:p w14:paraId="40959F2E"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Each test must produce outputs that are quantitative, comparable, and traceable. Outputs should include: </w:t>
      </w:r>
    </w:p>
    <w:p w14:paraId="47086F7F" w14:textId="77777777" w:rsidR="0087534E" w:rsidRPr="002C6C11" w:rsidRDefault="0087534E" w:rsidP="0087534E">
      <w:pPr>
        <w:pStyle w:val="ListParagraph"/>
        <w:numPr>
          <w:ilvl w:val="0"/>
          <w:numId w:val="161"/>
        </w:numPr>
        <w:ind w:left="425" w:hanging="357"/>
        <w:contextualSpacing w:val="0"/>
        <w:rPr>
          <w:rFonts w:ascii="Montserrat" w:hAnsi="Montserrat"/>
          <w:color w:val="auto"/>
          <w:sz w:val="18"/>
          <w:szCs w:val="18"/>
        </w:rPr>
      </w:pPr>
      <w:r w:rsidRPr="002C6C11">
        <w:rPr>
          <w:rFonts w:ascii="Montserrat" w:hAnsi="Montserrat"/>
          <w:color w:val="auto"/>
          <w:sz w:val="18"/>
          <w:szCs w:val="18"/>
        </w:rPr>
        <w:t xml:space="preserve">Primary Metrics aligned to the KPI (e.g., watch time, session duration, completion rate, video resolution and fps, latency, kWh consumed). </w:t>
      </w:r>
    </w:p>
    <w:p w14:paraId="29AA2611" w14:textId="77777777" w:rsidR="0087534E" w:rsidRPr="002C6C11" w:rsidRDefault="0087534E" w:rsidP="0087534E">
      <w:pPr>
        <w:pStyle w:val="ListParagraph"/>
        <w:numPr>
          <w:ilvl w:val="0"/>
          <w:numId w:val="161"/>
        </w:numPr>
        <w:spacing w:before="120"/>
        <w:ind w:left="426"/>
        <w:rPr>
          <w:rFonts w:ascii="Montserrat" w:hAnsi="Montserrat"/>
          <w:color w:val="auto"/>
          <w:sz w:val="18"/>
          <w:szCs w:val="18"/>
        </w:rPr>
      </w:pPr>
      <w:r w:rsidRPr="002C6C11">
        <w:rPr>
          <w:rFonts w:ascii="Montserrat" w:hAnsi="Montserrat"/>
          <w:color w:val="auto"/>
          <w:sz w:val="18"/>
          <w:szCs w:val="18"/>
        </w:rPr>
        <w:t xml:space="preserve">Derived Indicators such as correlations (e.g., between buffering and abandonment) or efficiency ratios (e.g., energy per GB delivered). </w:t>
      </w:r>
    </w:p>
    <w:p w14:paraId="7F832639" w14:textId="77777777" w:rsidR="0087534E" w:rsidRPr="002C6C11" w:rsidRDefault="0087534E" w:rsidP="0087534E">
      <w:pPr>
        <w:pStyle w:val="ListParagraph"/>
        <w:numPr>
          <w:ilvl w:val="0"/>
          <w:numId w:val="161"/>
        </w:numPr>
        <w:spacing w:before="120"/>
        <w:ind w:left="426"/>
        <w:rPr>
          <w:rFonts w:ascii="Montserrat" w:hAnsi="Montserrat"/>
          <w:color w:val="auto"/>
          <w:sz w:val="18"/>
          <w:szCs w:val="18"/>
        </w:rPr>
      </w:pPr>
      <w:r w:rsidRPr="002C6C11">
        <w:rPr>
          <w:rFonts w:ascii="Montserrat" w:hAnsi="Montserrat"/>
          <w:color w:val="auto"/>
          <w:sz w:val="18"/>
          <w:szCs w:val="18"/>
        </w:rPr>
        <w:t xml:space="preserve">Comparative Data presented per distribution method, region, and test condition. </w:t>
      </w:r>
    </w:p>
    <w:p w14:paraId="655E66EB"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All outputs should be stored in a centralized results repository in standardized units (e.g., ms, %, kWh, MB, GB). </w:t>
      </w:r>
    </w:p>
    <w:p w14:paraId="719F3C48" w14:textId="77777777" w:rsidR="0087534E" w:rsidRPr="002C6C11" w:rsidRDefault="0087534E" w:rsidP="0087534E">
      <w:pPr>
        <w:rPr>
          <w:rFonts w:ascii="Montserrat" w:hAnsi="Montserrat"/>
          <w:color w:val="auto"/>
          <w:sz w:val="18"/>
          <w:szCs w:val="18"/>
        </w:rPr>
      </w:pPr>
    </w:p>
    <w:p w14:paraId="04D87A1D" w14:textId="77777777" w:rsidR="0087534E" w:rsidRPr="002C6C11" w:rsidRDefault="0087534E" w:rsidP="0087534E">
      <w:pPr>
        <w:rPr>
          <w:rFonts w:ascii="Montserrat" w:hAnsi="Montserrat"/>
          <w:b/>
          <w:color w:val="auto"/>
          <w:sz w:val="18"/>
          <w:szCs w:val="18"/>
        </w:rPr>
      </w:pPr>
      <w:r w:rsidRPr="002C6C11">
        <w:rPr>
          <w:rFonts w:ascii="Montserrat" w:hAnsi="Montserrat"/>
          <w:b/>
          <w:color w:val="auto"/>
          <w:sz w:val="18"/>
          <w:szCs w:val="18"/>
        </w:rPr>
        <w:t>Expectations</w:t>
      </w:r>
    </w:p>
    <w:p w14:paraId="7FD169FF"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Each use case is guided by explicit expectations to: </w:t>
      </w:r>
    </w:p>
    <w:p w14:paraId="1FDC5612" w14:textId="77777777" w:rsidR="0087534E" w:rsidRPr="002C6C11" w:rsidRDefault="0087534E" w:rsidP="0087534E">
      <w:pPr>
        <w:pStyle w:val="ListParagraph"/>
        <w:numPr>
          <w:ilvl w:val="0"/>
          <w:numId w:val="160"/>
        </w:numPr>
        <w:spacing w:before="120"/>
        <w:ind w:left="426"/>
        <w:rPr>
          <w:rFonts w:ascii="Montserrat" w:hAnsi="Montserrat"/>
          <w:color w:val="auto"/>
          <w:sz w:val="18"/>
          <w:szCs w:val="18"/>
        </w:rPr>
      </w:pPr>
      <w:r w:rsidRPr="002C6C11">
        <w:rPr>
          <w:rFonts w:ascii="Montserrat" w:hAnsi="Montserrat"/>
          <w:color w:val="auto"/>
          <w:sz w:val="18"/>
          <w:szCs w:val="18"/>
        </w:rPr>
        <w:t xml:space="preserve">Benchmark Performance: Define what resilience, scalability, or quality should look like under given conditions (e.g., near-linear energy scaling, &lt;2s startup delay, &gt;95% uptime under stress). </w:t>
      </w:r>
    </w:p>
    <w:p w14:paraId="62DEC2E2" w14:textId="063E8ACD" w:rsidR="0087534E" w:rsidRPr="002C6C11" w:rsidRDefault="0087534E" w:rsidP="0087534E">
      <w:pPr>
        <w:pStyle w:val="ListParagraph"/>
        <w:numPr>
          <w:ilvl w:val="0"/>
          <w:numId w:val="160"/>
        </w:numPr>
        <w:spacing w:before="120"/>
        <w:ind w:left="426"/>
        <w:rPr>
          <w:rFonts w:ascii="Montserrat" w:hAnsi="Montserrat"/>
          <w:color w:val="auto"/>
          <w:sz w:val="18"/>
          <w:szCs w:val="18"/>
        </w:rPr>
      </w:pPr>
      <w:r w:rsidRPr="002C6C11">
        <w:rPr>
          <w:rFonts w:ascii="Montserrat" w:hAnsi="Montserrat"/>
          <w:color w:val="auto"/>
          <w:sz w:val="18"/>
          <w:szCs w:val="18"/>
        </w:rPr>
        <w:t>Identify Inefficiencies: Highlight scenarios</w:t>
      </w:r>
      <w:r w:rsidR="00F44F36" w:rsidRPr="002C6C11">
        <w:rPr>
          <w:rFonts w:ascii="Montserrat" w:hAnsi="Montserrat"/>
          <w:color w:val="auto"/>
          <w:sz w:val="18"/>
          <w:szCs w:val="18"/>
        </w:rPr>
        <w:t>,</w:t>
      </w:r>
      <w:r w:rsidRPr="002C6C11">
        <w:rPr>
          <w:rFonts w:ascii="Montserrat" w:hAnsi="Montserrat"/>
          <w:color w:val="auto"/>
          <w:sz w:val="18"/>
          <w:szCs w:val="18"/>
        </w:rPr>
        <w:t xml:space="preserve"> where energy, capacity, or network performance deviate from expected efficiency. </w:t>
      </w:r>
    </w:p>
    <w:p w14:paraId="16E749D8" w14:textId="77777777" w:rsidR="0087534E" w:rsidRPr="002C6C11" w:rsidRDefault="0087534E" w:rsidP="0087534E">
      <w:pPr>
        <w:pStyle w:val="ListParagraph"/>
        <w:numPr>
          <w:ilvl w:val="0"/>
          <w:numId w:val="160"/>
        </w:numPr>
        <w:spacing w:before="120"/>
        <w:ind w:left="426"/>
        <w:rPr>
          <w:rFonts w:ascii="Montserrat" w:hAnsi="Montserrat"/>
          <w:color w:val="auto"/>
          <w:sz w:val="18"/>
          <w:szCs w:val="18"/>
        </w:rPr>
      </w:pPr>
      <w:r w:rsidRPr="002C6C11">
        <w:rPr>
          <w:rFonts w:ascii="Montserrat" w:hAnsi="Montserrat"/>
          <w:color w:val="auto"/>
          <w:sz w:val="18"/>
          <w:szCs w:val="18"/>
        </w:rPr>
        <w:t xml:space="preserve">Support Comparability: Ensure differences in performance can be attributed to the distribution method rather than test inconsistency. </w:t>
      </w:r>
    </w:p>
    <w:p w14:paraId="4208B2F8"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Expectations must be written as testable hypotheses (e.g., “Edge delivery will reduce latency and energy per viewing minute compared to centralized CDN”) to maintain a scientific research framework. </w:t>
      </w:r>
    </w:p>
    <w:p w14:paraId="62C6A337" w14:textId="77777777" w:rsidR="0087534E" w:rsidRPr="002C6C11" w:rsidRDefault="0087534E" w:rsidP="0087534E">
      <w:pPr>
        <w:rPr>
          <w:rFonts w:ascii="Montserrat" w:hAnsi="Montserrat"/>
          <w:b/>
          <w:color w:val="auto"/>
          <w:sz w:val="18"/>
          <w:szCs w:val="18"/>
        </w:rPr>
      </w:pPr>
    </w:p>
    <w:p w14:paraId="79706DFD" w14:textId="77777777" w:rsidR="0087534E" w:rsidRPr="002C6C11" w:rsidRDefault="0087534E" w:rsidP="0087534E">
      <w:pPr>
        <w:rPr>
          <w:rFonts w:ascii="Montserrat" w:hAnsi="Montserrat"/>
          <w:b/>
          <w:color w:val="auto"/>
          <w:sz w:val="18"/>
          <w:szCs w:val="18"/>
        </w:rPr>
      </w:pPr>
      <w:r w:rsidRPr="002C6C11">
        <w:rPr>
          <w:rFonts w:ascii="Montserrat" w:hAnsi="Montserrat"/>
          <w:b/>
          <w:color w:val="auto"/>
          <w:sz w:val="18"/>
          <w:szCs w:val="18"/>
        </w:rPr>
        <w:t>Reporting</w:t>
      </w:r>
    </w:p>
    <w:p w14:paraId="69386A29"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 xml:space="preserve">Test reports must: </w:t>
      </w:r>
    </w:p>
    <w:p w14:paraId="344D8C6C" w14:textId="77777777" w:rsidR="0087534E" w:rsidRPr="002C6C11" w:rsidRDefault="0087534E" w:rsidP="0087534E">
      <w:pPr>
        <w:pStyle w:val="ListParagraph"/>
        <w:numPr>
          <w:ilvl w:val="0"/>
          <w:numId w:val="159"/>
        </w:numPr>
        <w:ind w:left="425" w:hanging="357"/>
        <w:rPr>
          <w:rFonts w:ascii="Montserrat" w:hAnsi="Montserrat"/>
          <w:color w:val="auto"/>
          <w:sz w:val="18"/>
          <w:szCs w:val="18"/>
        </w:rPr>
      </w:pPr>
      <w:r w:rsidRPr="002C6C11">
        <w:rPr>
          <w:rFonts w:ascii="Montserrat" w:hAnsi="Montserrat"/>
          <w:color w:val="auto"/>
          <w:sz w:val="18"/>
          <w:szCs w:val="18"/>
        </w:rPr>
        <w:t xml:space="preserve">Document Context: Record test date, location, duration planned/actual network conditions, and distribution method. </w:t>
      </w:r>
    </w:p>
    <w:p w14:paraId="1E10E9CC" w14:textId="77777777" w:rsidR="0087534E" w:rsidRPr="002C6C11" w:rsidRDefault="0087534E" w:rsidP="0087534E">
      <w:pPr>
        <w:pStyle w:val="ListParagraph"/>
        <w:numPr>
          <w:ilvl w:val="0"/>
          <w:numId w:val="159"/>
        </w:numPr>
        <w:spacing w:before="120"/>
        <w:ind w:left="426"/>
        <w:rPr>
          <w:rFonts w:ascii="Montserrat" w:hAnsi="Montserrat"/>
          <w:color w:val="auto"/>
          <w:sz w:val="18"/>
          <w:szCs w:val="18"/>
        </w:rPr>
      </w:pPr>
      <w:r w:rsidRPr="002C6C11">
        <w:rPr>
          <w:rFonts w:ascii="Montserrat" w:hAnsi="Montserrat"/>
          <w:color w:val="auto"/>
          <w:sz w:val="18"/>
          <w:szCs w:val="18"/>
        </w:rPr>
        <w:t xml:space="preserve">Present Structured Results: Use consistent table and chart formats to display inputs, outputs, and derived metrics. </w:t>
      </w:r>
    </w:p>
    <w:p w14:paraId="09E5F36E" w14:textId="77777777" w:rsidR="0087534E" w:rsidRPr="002C6C11" w:rsidRDefault="0087534E" w:rsidP="0087534E">
      <w:pPr>
        <w:pStyle w:val="ListParagraph"/>
        <w:numPr>
          <w:ilvl w:val="0"/>
          <w:numId w:val="159"/>
        </w:numPr>
        <w:spacing w:before="120"/>
        <w:ind w:left="426"/>
        <w:rPr>
          <w:rFonts w:ascii="Montserrat" w:hAnsi="Montserrat"/>
          <w:color w:val="auto"/>
          <w:sz w:val="18"/>
          <w:szCs w:val="18"/>
        </w:rPr>
      </w:pPr>
      <w:r w:rsidRPr="002C6C11">
        <w:rPr>
          <w:rFonts w:ascii="Montserrat" w:hAnsi="Montserrat"/>
          <w:color w:val="auto"/>
          <w:sz w:val="18"/>
          <w:szCs w:val="18"/>
        </w:rPr>
        <w:t xml:space="preserve">Enable Cross-Test Analysis: Support aggregation across methods and KPIs for holistic evaluation. </w:t>
      </w:r>
    </w:p>
    <w:p w14:paraId="55B87EE7" w14:textId="77777777" w:rsidR="0087534E" w:rsidRPr="002C6C11" w:rsidRDefault="0087534E" w:rsidP="0087534E">
      <w:pPr>
        <w:pStyle w:val="ListParagraph"/>
        <w:numPr>
          <w:ilvl w:val="0"/>
          <w:numId w:val="159"/>
        </w:numPr>
        <w:spacing w:before="120"/>
        <w:ind w:left="426"/>
        <w:rPr>
          <w:rFonts w:ascii="Montserrat" w:hAnsi="Montserrat"/>
          <w:color w:val="auto"/>
          <w:sz w:val="18"/>
          <w:szCs w:val="18"/>
        </w:rPr>
      </w:pPr>
      <w:r w:rsidRPr="002C6C11">
        <w:rPr>
          <w:rFonts w:ascii="Montserrat" w:hAnsi="Montserrat"/>
          <w:color w:val="auto"/>
          <w:sz w:val="18"/>
          <w:szCs w:val="18"/>
        </w:rPr>
        <w:t xml:space="preserve">Flag Deviations: Clearly identify where results diverge from expectations (either positively or negatively). </w:t>
      </w:r>
    </w:p>
    <w:p w14:paraId="21E949BF" w14:textId="77777777" w:rsidR="0087534E" w:rsidRPr="0087534E" w:rsidRDefault="0087534E" w:rsidP="00D651E7">
      <w:pPr>
        <w:spacing w:before="120"/>
        <w:ind w:right="-140"/>
        <w:rPr>
          <w:rFonts w:ascii="Montserrat" w:hAnsi="Montserrat"/>
        </w:rPr>
      </w:pPr>
      <w:r w:rsidRPr="002C6C11">
        <w:rPr>
          <w:rFonts w:ascii="Montserrat" w:hAnsi="Montserrat"/>
          <w:color w:val="auto"/>
          <w:sz w:val="18"/>
          <w:szCs w:val="18"/>
        </w:rPr>
        <w:t xml:space="preserve">All reports should be archived and versioned, allowing stakeholders to reproduce or validate findings. </w:t>
      </w:r>
    </w:p>
    <w:p w14:paraId="0DBEF876" w14:textId="77777777" w:rsidR="0087534E" w:rsidRPr="0087534E" w:rsidRDefault="0087534E" w:rsidP="0087534E">
      <w:pPr>
        <w:spacing w:before="120"/>
        <w:rPr>
          <w:rFonts w:ascii="Montserrat" w:hAnsi="Montserrat"/>
        </w:rPr>
      </w:pPr>
      <w:r w:rsidRPr="002C6C11">
        <w:rPr>
          <w:rFonts w:ascii="Montserrat" w:hAnsi="Montserrat"/>
          <w:color w:val="auto"/>
          <w:sz w:val="18"/>
          <w:szCs w:val="18"/>
        </w:rPr>
        <w:t>This standardized approach to inputs, outputs, and expectations creates a uniform testing language across all KPIs, ensuring that resilience, reach, quality, scalability, security, and cost/energy efficiency can be evaluated consistently. By enforcing these standards, the research project guarantees comparability across experiments and provides robust, defensible evidence on the performance trade-offs of different distribution methods.</w:t>
      </w:r>
    </w:p>
    <w:p w14:paraId="724E72B3" w14:textId="77777777" w:rsidR="0087534E" w:rsidRPr="002C6C11" w:rsidRDefault="0087534E" w:rsidP="0087534E">
      <w:pPr>
        <w:rPr>
          <w:rFonts w:ascii="Montserrat" w:hAnsi="Montserrat"/>
          <w:color w:val="auto"/>
          <w:sz w:val="18"/>
          <w:szCs w:val="18"/>
        </w:rPr>
      </w:pPr>
    </w:p>
    <w:p w14:paraId="33896794" w14:textId="5D04D7E3" w:rsidR="001D5866" w:rsidRPr="00C80238" w:rsidRDefault="1F0BE6EA" w:rsidP="008114EB">
      <w:pPr>
        <w:pStyle w:val="Heading2"/>
      </w:pPr>
      <w:bookmarkStart w:id="17" w:name="_Toc1735008202"/>
      <w:r>
        <w:t>2.</w:t>
      </w:r>
      <w:r w:rsidR="24BD2478">
        <w:t>6</w:t>
      </w:r>
      <w:r w:rsidR="001D5866">
        <w:tab/>
      </w:r>
      <w:r>
        <w:t xml:space="preserve">The scope of testing and evaluation in </w:t>
      </w:r>
      <w:r w:rsidR="0392A76D">
        <w:t>Phase 2</w:t>
      </w:r>
      <w:bookmarkEnd w:id="17"/>
    </w:p>
    <w:p w14:paraId="4700D743" w14:textId="1CA8B0B5" w:rsidR="0040635E" w:rsidRPr="00C80238" w:rsidRDefault="00133AB9" w:rsidP="008114EB">
      <w:pPr>
        <w:spacing w:before="120"/>
        <w:rPr>
          <w:rFonts w:ascii="Montserrat" w:hAnsi="Montserrat"/>
          <w:color w:val="auto"/>
          <w:sz w:val="18"/>
          <w:szCs w:val="18"/>
        </w:rPr>
      </w:pPr>
      <w:r w:rsidRPr="00C80238">
        <w:rPr>
          <w:rFonts w:ascii="Montserrat" w:hAnsi="Montserrat"/>
          <w:color w:val="auto"/>
          <w:sz w:val="18"/>
          <w:szCs w:val="18"/>
        </w:rPr>
        <w:t>5G</w:t>
      </w:r>
      <w:r w:rsidR="004A3C24" w:rsidRPr="00C80238">
        <w:rPr>
          <w:rFonts w:ascii="Montserrat" w:hAnsi="Montserrat"/>
          <w:color w:val="auto"/>
          <w:sz w:val="18"/>
          <w:szCs w:val="18"/>
        </w:rPr>
        <w:t>-</w:t>
      </w:r>
      <w:r w:rsidRPr="00C80238">
        <w:rPr>
          <w:rFonts w:ascii="Montserrat" w:hAnsi="Montserrat"/>
          <w:color w:val="auto"/>
          <w:sz w:val="18"/>
          <w:szCs w:val="18"/>
        </w:rPr>
        <w:t>E</w:t>
      </w:r>
      <w:r w:rsidR="004A3C24" w:rsidRPr="00C80238">
        <w:rPr>
          <w:rFonts w:ascii="Montserrat" w:hAnsi="Montserrat"/>
          <w:color w:val="auto"/>
          <w:sz w:val="18"/>
          <w:szCs w:val="18"/>
        </w:rPr>
        <w:t>MERGE</w:t>
      </w:r>
      <w:r w:rsidRPr="00C80238">
        <w:rPr>
          <w:rFonts w:ascii="Montserrat" w:hAnsi="Montserrat"/>
          <w:color w:val="auto"/>
          <w:sz w:val="18"/>
          <w:szCs w:val="18"/>
        </w:rPr>
        <w:t xml:space="preserve"> </w:t>
      </w:r>
      <w:r w:rsidR="00FE2953" w:rsidRPr="00C80238">
        <w:rPr>
          <w:rFonts w:ascii="Montserrat" w:hAnsi="Montserrat"/>
          <w:color w:val="auto"/>
          <w:sz w:val="18"/>
          <w:szCs w:val="18"/>
        </w:rPr>
        <w:t xml:space="preserve">aims to </w:t>
      </w:r>
      <w:r w:rsidR="00736095" w:rsidRPr="00C80238">
        <w:rPr>
          <w:rFonts w:ascii="Montserrat" w:hAnsi="Montserrat"/>
          <w:color w:val="auto"/>
          <w:sz w:val="18"/>
          <w:szCs w:val="18"/>
        </w:rPr>
        <w:t>utilise</w:t>
      </w:r>
      <w:r w:rsidRPr="00C80238">
        <w:rPr>
          <w:rFonts w:ascii="Montserrat" w:hAnsi="Montserrat"/>
          <w:color w:val="auto"/>
          <w:sz w:val="18"/>
          <w:szCs w:val="18"/>
        </w:rPr>
        <w:t xml:space="preserve"> the comparative effectiveness of different video distribution methods, with a focus on their ability to support reliable, high-quality, and sustainable content delivery. </w:t>
      </w:r>
    </w:p>
    <w:p w14:paraId="1525295A" w14:textId="5CF63E66" w:rsidR="00485371" w:rsidRPr="002C6C11" w:rsidRDefault="00485371" w:rsidP="00485371">
      <w:pPr>
        <w:spacing w:before="80"/>
        <w:rPr>
          <w:rFonts w:ascii="Montserrat" w:hAnsi="Montserrat"/>
          <w:color w:val="auto"/>
          <w:sz w:val="18"/>
          <w:szCs w:val="18"/>
        </w:rPr>
      </w:pPr>
      <w:r w:rsidRPr="002C6C11">
        <w:rPr>
          <w:rFonts w:ascii="Montserrat" w:hAnsi="Montserrat"/>
          <w:color w:val="auto"/>
          <w:sz w:val="18"/>
          <w:szCs w:val="18"/>
        </w:rPr>
        <w:t>The 5G EMERGE ecosystem targets a range of market segments served with a common infrastructure that is capable of serving different use cases. Four different use</w:t>
      </w:r>
      <w:r w:rsidR="00083AD0" w:rsidRPr="002C6C11">
        <w:rPr>
          <w:rFonts w:ascii="Montserrat" w:hAnsi="Montserrat"/>
          <w:color w:val="auto"/>
          <w:sz w:val="18"/>
          <w:szCs w:val="18"/>
        </w:rPr>
        <w:t xml:space="preserve"> case</w:t>
      </w:r>
      <w:r w:rsidRPr="002C6C11">
        <w:rPr>
          <w:rFonts w:ascii="Montserrat" w:hAnsi="Montserrat"/>
          <w:color w:val="auto"/>
          <w:sz w:val="18"/>
          <w:szCs w:val="18"/>
        </w:rPr>
        <w:t xml:space="preserve"> categories are considered</w:t>
      </w:r>
      <w:r w:rsidR="002C74ED" w:rsidRPr="002C6C11">
        <w:rPr>
          <w:rFonts w:ascii="Montserrat" w:hAnsi="Montserrat"/>
          <w:color w:val="auto"/>
          <w:sz w:val="18"/>
          <w:szCs w:val="18"/>
        </w:rPr>
        <w:t>,</w:t>
      </w:r>
      <w:r w:rsidRPr="002C6C11">
        <w:rPr>
          <w:rFonts w:ascii="Montserrat" w:hAnsi="Montserrat"/>
          <w:color w:val="auto"/>
          <w:sz w:val="18"/>
          <w:szCs w:val="18"/>
        </w:rPr>
        <w:t xml:space="preserve"> each with its own specific service requirements and potential deployment scenarios. These are:</w:t>
      </w:r>
    </w:p>
    <w:p w14:paraId="4DB02D4C" w14:textId="676296B0" w:rsidR="006B7C28" w:rsidRPr="002C6C11" w:rsidRDefault="00485371" w:rsidP="00D651E7">
      <w:pPr>
        <w:pStyle w:val="ListParagraph"/>
        <w:numPr>
          <w:ilvl w:val="0"/>
          <w:numId w:val="252"/>
        </w:numPr>
        <w:ind w:left="1418" w:hanging="215"/>
        <w:contextualSpacing w:val="0"/>
        <w:rPr>
          <w:rFonts w:ascii="Montserrat" w:hAnsi="Montserrat"/>
          <w:color w:val="auto"/>
          <w:sz w:val="18"/>
          <w:szCs w:val="18"/>
        </w:rPr>
      </w:pPr>
      <w:r w:rsidRPr="002C6C11">
        <w:rPr>
          <w:rFonts w:ascii="Montserrat" w:hAnsi="Montserrat"/>
          <w:i/>
          <w:color w:val="auto"/>
          <w:sz w:val="18"/>
          <w:szCs w:val="18"/>
        </w:rPr>
        <w:t>Direct to Home (DTH)</w:t>
      </w:r>
    </w:p>
    <w:p w14:paraId="7AC6A103" w14:textId="51026DFD" w:rsidR="00B27BA5" w:rsidRPr="002C6C11" w:rsidRDefault="00485371" w:rsidP="00D651E7">
      <w:pPr>
        <w:pStyle w:val="ListParagraph"/>
        <w:numPr>
          <w:ilvl w:val="0"/>
          <w:numId w:val="252"/>
        </w:numPr>
        <w:ind w:left="1418" w:hanging="215"/>
        <w:contextualSpacing w:val="0"/>
        <w:rPr>
          <w:rFonts w:ascii="Montserrat" w:hAnsi="Montserrat"/>
          <w:color w:val="auto"/>
          <w:sz w:val="18"/>
          <w:szCs w:val="18"/>
        </w:rPr>
      </w:pPr>
      <w:r w:rsidRPr="002C6C11">
        <w:rPr>
          <w:rFonts w:ascii="Montserrat" w:hAnsi="Montserrat"/>
          <w:i/>
          <w:color w:val="auto"/>
          <w:sz w:val="18"/>
          <w:szCs w:val="18"/>
        </w:rPr>
        <w:t>Direct to Vehicle (DTV)</w:t>
      </w:r>
    </w:p>
    <w:p w14:paraId="0B4C8E06" w14:textId="77777777" w:rsidR="00B27BA5" w:rsidRPr="002C6C11" w:rsidRDefault="00485371" w:rsidP="00D651E7">
      <w:pPr>
        <w:pStyle w:val="ListParagraph"/>
        <w:numPr>
          <w:ilvl w:val="0"/>
          <w:numId w:val="252"/>
        </w:numPr>
        <w:ind w:left="1418" w:hanging="215"/>
        <w:contextualSpacing w:val="0"/>
        <w:rPr>
          <w:rFonts w:ascii="Montserrat" w:hAnsi="Montserrat"/>
          <w:color w:val="auto"/>
          <w:sz w:val="18"/>
          <w:szCs w:val="18"/>
        </w:rPr>
      </w:pPr>
      <w:r w:rsidRPr="002C6C11">
        <w:rPr>
          <w:rFonts w:ascii="Montserrat" w:hAnsi="Montserrat"/>
          <w:i/>
          <w:color w:val="auto"/>
          <w:sz w:val="18"/>
          <w:szCs w:val="18"/>
        </w:rPr>
        <w:t>Direct to Edge (DTE)</w:t>
      </w:r>
    </w:p>
    <w:p w14:paraId="1468E6D4" w14:textId="36197FE7" w:rsidR="00485371" w:rsidRPr="002C6C11" w:rsidRDefault="00485371" w:rsidP="00D651E7">
      <w:pPr>
        <w:pStyle w:val="ListParagraph"/>
        <w:numPr>
          <w:ilvl w:val="0"/>
          <w:numId w:val="252"/>
        </w:numPr>
        <w:ind w:left="1418" w:hanging="215"/>
        <w:contextualSpacing w:val="0"/>
        <w:rPr>
          <w:rFonts w:ascii="Montserrat" w:hAnsi="Montserrat"/>
          <w:color w:val="auto"/>
          <w:sz w:val="18"/>
          <w:szCs w:val="18"/>
        </w:rPr>
      </w:pPr>
      <w:r w:rsidRPr="002C6C11">
        <w:rPr>
          <w:rFonts w:ascii="Montserrat" w:hAnsi="Montserrat"/>
          <w:i/>
          <w:color w:val="auto"/>
          <w:sz w:val="18"/>
          <w:szCs w:val="18"/>
        </w:rPr>
        <w:t>Direct to Device (DTD)</w:t>
      </w:r>
    </w:p>
    <w:p w14:paraId="50ADFDFE" w14:textId="36484FC7" w:rsidR="007359CA" w:rsidRPr="00C80238" w:rsidRDefault="006A67E4" w:rsidP="00D651E7">
      <w:pPr>
        <w:spacing w:before="80"/>
        <w:rPr>
          <w:rFonts w:ascii="Montserrat" w:hAnsi="Montserrat"/>
          <w:color w:val="auto"/>
          <w:sz w:val="18"/>
          <w:szCs w:val="18"/>
        </w:rPr>
      </w:pPr>
      <w:r w:rsidRPr="00C80238">
        <w:rPr>
          <w:rFonts w:ascii="Montserrat" w:hAnsi="Montserrat"/>
          <w:color w:val="auto"/>
          <w:sz w:val="18"/>
          <w:szCs w:val="18"/>
        </w:rPr>
        <w:t xml:space="preserve">5G-EMERGE </w:t>
      </w:r>
      <w:r w:rsidR="00D573D8" w:rsidRPr="00C80238">
        <w:rPr>
          <w:rFonts w:ascii="Montserrat" w:hAnsi="Montserrat"/>
          <w:color w:val="auto"/>
          <w:sz w:val="18"/>
          <w:szCs w:val="18"/>
        </w:rPr>
        <w:t xml:space="preserve">supports different </w:t>
      </w:r>
      <w:r w:rsidR="003B71D4" w:rsidRPr="00C80238">
        <w:rPr>
          <w:rFonts w:ascii="Montserrat" w:hAnsi="Montserrat"/>
          <w:color w:val="auto"/>
          <w:sz w:val="18"/>
          <w:szCs w:val="18"/>
        </w:rPr>
        <w:t xml:space="preserve">service scenarios </w:t>
      </w:r>
      <w:r w:rsidR="00721E9F" w:rsidRPr="00C80238">
        <w:rPr>
          <w:rFonts w:ascii="Montserrat" w:hAnsi="Montserrat"/>
          <w:color w:val="auto"/>
          <w:sz w:val="18"/>
          <w:szCs w:val="18"/>
        </w:rPr>
        <w:t xml:space="preserve">for the </w:t>
      </w:r>
      <w:r w:rsidRPr="00C80238">
        <w:rPr>
          <w:rFonts w:ascii="Montserrat" w:hAnsi="Montserrat"/>
          <w:color w:val="auto"/>
          <w:sz w:val="18"/>
          <w:szCs w:val="18"/>
        </w:rPr>
        <w:t>d</w:t>
      </w:r>
      <w:r w:rsidR="00473F3D" w:rsidRPr="00C80238">
        <w:rPr>
          <w:rFonts w:ascii="Montserrat" w:hAnsi="Montserrat"/>
          <w:color w:val="auto"/>
          <w:sz w:val="18"/>
          <w:szCs w:val="18"/>
        </w:rPr>
        <w:t>elivery of audiovisual media services</w:t>
      </w:r>
      <w:r w:rsidR="00A303D6" w:rsidRPr="00C80238">
        <w:rPr>
          <w:rFonts w:ascii="Montserrat" w:hAnsi="Montserrat"/>
          <w:color w:val="auto"/>
          <w:sz w:val="18"/>
          <w:szCs w:val="18"/>
        </w:rPr>
        <w:t xml:space="preserve"> at scale</w:t>
      </w:r>
      <w:r w:rsidR="006C7FD7" w:rsidRPr="00C80238">
        <w:rPr>
          <w:rFonts w:ascii="Montserrat" w:hAnsi="Montserrat"/>
          <w:color w:val="auto"/>
          <w:sz w:val="18"/>
          <w:szCs w:val="18"/>
        </w:rPr>
        <w:t xml:space="preserve">, including </w:t>
      </w:r>
      <w:r w:rsidR="003B6B1D" w:rsidRPr="00C80238">
        <w:rPr>
          <w:rFonts w:ascii="Montserrat" w:hAnsi="Montserrat"/>
          <w:color w:val="auto"/>
          <w:sz w:val="18"/>
          <w:szCs w:val="18"/>
        </w:rPr>
        <w:t xml:space="preserve">both the legacy </w:t>
      </w:r>
      <w:r w:rsidR="00271D12" w:rsidRPr="00C80238">
        <w:rPr>
          <w:rFonts w:ascii="Montserrat" w:hAnsi="Montserrat"/>
          <w:color w:val="auto"/>
          <w:sz w:val="18"/>
          <w:szCs w:val="18"/>
        </w:rPr>
        <w:t>services</w:t>
      </w:r>
      <w:r w:rsidR="00E737E7" w:rsidRPr="00C80238">
        <w:rPr>
          <w:rFonts w:ascii="Montserrat" w:hAnsi="Montserrat"/>
          <w:color w:val="auto"/>
          <w:sz w:val="18"/>
          <w:szCs w:val="18"/>
        </w:rPr>
        <w:t>,</w:t>
      </w:r>
      <w:r w:rsidR="00271D12" w:rsidRPr="00C80238">
        <w:rPr>
          <w:rFonts w:ascii="Montserrat" w:hAnsi="Montserrat"/>
          <w:color w:val="auto"/>
          <w:sz w:val="18"/>
          <w:szCs w:val="18"/>
        </w:rPr>
        <w:t xml:space="preserve"> such as </w:t>
      </w:r>
      <w:r w:rsidR="008077D0" w:rsidRPr="00C80238">
        <w:rPr>
          <w:rFonts w:ascii="Montserrat" w:hAnsi="Montserrat"/>
          <w:color w:val="auto"/>
          <w:sz w:val="18"/>
          <w:szCs w:val="18"/>
        </w:rPr>
        <w:t xml:space="preserve">a linear radio and TV and </w:t>
      </w:r>
      <w:r w:rsidR="00271D12" w:rsidRPr="00C80238">
        <w:rPr>
          <w:rFonts w:ascii="Montserrat" w:hAnsi="Montserrat"/>
          <w:color w:val="auto"/>
          <w:sz w:val="18"/>
          <w:szCs w:val="18"/>
        </w:rPr>
        <w:t xml:space="preserve">OTT </w:t>
      </w:r>
      <w:r w:rsidR="008077D0" w:rsidRPr="00C80238">
        <w:rPr>
          <w:rFonts w:ascii="Montserrat" w:hAnsi="Montserrat"/>
          <w:color w:val="auto"/>
          <w:sz w:val="18"/>
          <w:szCs w:val="18"/>
        </w:rPr>
        <w:t xml:space="preserve">VoD, </w:t>
      </w:r>
      <w:r w:rsidR="00E737E7" w:rsidRPr="00C80238">
        <w:rPr>
          <w:rFonts w:ascii="Montserrat" w:hAnsi="Montserrat"/>
          <w:color w:val="auto"/>
          <w:sz w:val="18"/>
          <w:szCs w:val="18"/>
        </w:rPr>
        <w:t xml:space="preserve">and the </w:t>
      </w:r>
      <w:r w:rsidR="001B4803" w:rsidRPr="00C80238">
        <w:rPr>
          <w:rFonts w:ascii="Montserrat" w:hAnsi="Montserrat"/>
          <w:color w:val="auto"/>
          <w:sz w:val="18"/>
          <w:szCs w:val="18"/>
        </w:rPr>
        <w:t xml:space="preserve">future innovative media services. </w:t>
      </w:r>
      <w:r w:rsidR="007F1D3D" w:rsidRPr="00C80238">
        <w:rPr>
          <w:rFonts w:ascii="Montserrat" w:hAnsi="Montserrat"/>
          <w:color w:val="auto"/>
          <w:sz w:val="18"/>
          <w:szCs w:val="18"/>
        </w:rPr>
        <w:t xml:space="preserve">Deployment challenges and </w:t>
      </w:r>
      <w:r w:rsidR="008301EB" w:rsidRPr="00C80238">
        <w:rPr>
          <w:rFonts w:ascii="Montserrat" w:hAnsi="Montserrat"/>
          <w:color w:val="auto"/>
          <w:sz w:val="18"/>
          <w:szCs w:val="18"/>
        </w:rPr>
        <w:t xml:space="preserve">the service requirements that 5G-EMERGE </w:t>
      </w:r>
      <w:r w:rsidR="00912B2A" w:rsidRPr="00C80238">
        <w:rPr>
          <w:rFonts w:ascii="Montserrat" w:hAnsi="Montserrat"/>
          <w:color w:val="auto"/>
          <w:sz w:val="18"/>
          <w:szCs w:val="18"/>
        </w:rPr>
        <w:t xml:space="preserve">needs to satisfy </w:t>
      </w:r>
      <w:r w:rsidR="00F85851" w:rsidRPr="00C80238">
        <w:rPr>
          <w:rFonts w:ascii="Montserrat" w:hAnsi="Montserrat"/>
          <w:color w:val="auto"/>
          <w:sz w:val="18"/>
          <w:szCs w:val="18"/>
        </w:rPr>
        <w:t xml:space="preserve">depend </w:t>
      </w:r>
      <w:r w:rsidR="009C0241" w:rsidRPr="00C80238">
        <w:rPr>
          <w:rFonts w:ascii="Montserrat" w:hAnsi="Montserrat"/>
          <w:color w:val="auto"/>
          <w:sz w:val="18"/>
          <w:szCs w:val="18"/>
        </w:rPr>
        <w:t xml:space="preserve">to a large extent </w:t>
      </w:r>
      <w:r w:rsidR="00F85851" w:rsidRPr="00C80238">
        <w:rPr>
          <w:rFonts w:ascii="Montserrat" w:hAnsi="Montserrat"/>
          <w:color w:val="auto"/>
          <w:sz w:val="18"/>
          <w:szCs w:val="18"/>
        </w:rPr>
        <w:t xml:space="preserve">on the </w:t>
      </w:r>
      <w:r w:rsidR="00DB0114" w:rsidRPr="00C80238">
        <w:rPr>
          <w:rFonts w:ascii="Montserrat" w:hAnsi="Montserrat"/>
          <w:color w:val="auto"/>
          <w:sz w:val="18"/>
          <w:szCs w:val="18"/>
        </w:rPr>
        <w:t xml:space="preserve">local </w:t>
      </w:r>
      <w:r w:rsidR="0043643E" w:rsidRPr="00C80238">
        <w:rPr>
          <w:rFonts w:ascii="Montserrat" w:hAnsi="Montserrat"/>
          <w:color w:val="auto"/>
          <w:sz w:val="18"/>
          <w:szCs w:val="18"/>
        </w:rPr>
        <w:t>availability</w:t>
      </w:r>
      <w:r w:rsidR="00DB0114" w:rsidRPr="00C80238">
        <w:rPr>
          <w:rFonts w:ascii="Montserrat" w:hAnsi="Montserrat"/>
          <w:color w:val="auto"/>
          <w:sz w:val="18"/>
          <w:szCs w:val="18"/>
        </w:rPr>
        <w:t xml:space="preserve"> of terrestrial infrastructure. </w:t>
      </w:r>
    </w:p>
    <w:p w14:paraId="6457D664" w14:textId="4D7C1B11" w:rsidR="00BC4D72" w:rsidRPr="00C80238" w:rsidRDefault="007359CA" w:rsidP="00D651E7">
      <w:pPr>
        <w:spacing w:before="80"/>
        <w:rPr>
          <w:rFonts w:ascii="Montserrat" w:hAnsi="Montserrat"/>
          <w:color w:val="auto"/>
          <w:sz w:val="18"/>
          <w:szCs w:val="18"/>
        </w:rPr>
      </w:pPr>
      <w:r w:rsidRPr="00C80238">
        <w:rPr>
          <w:rFonts w:ascii="Montserrat" w:hAnsi="Montserrat"/>
          <w:color w:val="auto"/>
          <w:sz w:val="18"/>
          <w:szCs w:val="18"/>
        </w:rPr>
        <w:t xml:space="preserve">The following </w:t>
      </w:r>
      <w:r w:rsidR="00D438C3" w:rsidRPr="00C80238">
        <w:rPr>
          <w:rFonts w:ascii="Montserrat" w:hAnsi="Montserrat"/>
          <w:color w:val="auto"/>
          <w:sz w:val="18"/>
          <w:szCs w:val="18"/>
        </w:rPr>
        <w:t xml:space="preserve">end-to-end </w:t>
      </w:r>
      <w:r w:rsidRPr="00C80238">
        <w:rPr>
          <w:rFonts w:ascii="Montserrat" w:hAnsi="Montserrat"/>
          <w:color w:val="auto"/>
          <w:sz w:val="18"/>
          <w:szCs w:val="18"/>
        </w:rPr>
        <w:t>service scenarios are considered to be representative</w:t>
      </w:r>
      <w:r w:rsidR="00E50CAE" w:rsidRPr="00C80238">
        <w:rPr>
          <w:rFonts w:ascii="Montserrat" w:hAnsi="Montserrat"/>
          <w:color w:val="auto"/>
          <w:sz w:val="18"/>
          <w:szCs w:val="18"/>
        </w:rPr>
        <w:t xml:space="preserve"> from the media delivery p</w:t>
      </w:r>
      <w:r w:rsidR="00083AD0" w:rsidRPr="00C80238">
        <w:rPr>
          <w:rFonts w:ascii="Montserrat" w:hAnsi="Montserrat"/>
          <w:color w:val="auto"/>
          <w:sz w:val="18"/>
          <w:szCs w:val="18"/>
        </w:rPr>
        <w:t>erspective</w:t>
      </w:r>
      <w:r w:rsidR="00A303D6" w:rsidRPr="00C80238">
        <w:rPr>
          <w:rFonts w:ascii="Montserrat" w:hAnsi="Montserrat"/>
          <w:color w:val="auto"/>
          <w:sz w:val="18"/>
          <w:szCs w:val="18"/>
        </w:rPr>
        <w:t>:</w:t>
      </w:r>
    </w:p>
    <w:p w14:paraId="7D69CEB8" w14:textId="77777777" w:rsidR="00524513" w:rsidRPr="002C6C11" w:rsidRDefault="00524513" w:rsidP="00D651E7">
      <w:pPr>
        <w:spacing w:before="80"/>
        <w:ind w:left="720"/>
        <w:rPr>
          <w:rFonts w:ascii="Montserrat" w:hAnsi="Montserrat"/>
          <w:i/>
          <w:color w:val="auto"/>
          <w:sz w:val="18"/>
          <w:szCs w:val="18"/>
        </w:rPr>
      </w:pPr>
      <w:r w:rsidRPr="002C6C11">
        <w:rPr>
          <w:rFonts w:ascii="Montserrat" w:hAnsi="Montserrat"/>
          <w:i/>
          <w:color w:val="auto"/>
          <w:sz w:val="18"/>
          <w:szCs w:val="18"/>
        </w:rPr>
        <w:t>Scenario 1</w:t>
      </w:r>
    </w:p>
    <w:p w14:paraId="684D121E" w14:textId="77777777" w:rsidR="00524513" w:rsidRPr="002C6C11" w:rsidRDefault="00524513" w:rsidP="00B3730E">
      <w:pPr>
        <w:pStyle w:val="ListParagraph"/>
        <w:numPr>
          <w:ilvl w:val="0"/>
          <w:numId w:val="253"/>
        </w:numPr>
        <w:ind w:left="1443"/>
        <w:rPr>
          <w:rFonts w:ascii="Montserrat" w:hAnsi="Montserrat"/>
          <w:color w:val="auto"/>
          <w:sz w:val="18"/>
          <w:szCs w:val="18"/>
        </w:rPr>
      </w:pPr>
      <w:r w:rsidRPr="002C6C11">
        <w:rPr>
          <w:rFonts w:ascii="Montserrat" w:hAnsi="Montserrat"/>
          <w:color w:val="auto"/>
          <w:sz w:val="18"/>
          <w:szCs w:val="18"/>
        </w:rPr>
        <w:t>Distribution of linear / live TV channels at scale</w:t>
      </w:r>
    </w:p>
    <w:p w14:paraId="6FBCF6AA" w14:textId="77777777" w:rsidR="00524513" w:rsidRPr="002C6C11" w:rsidRDefault="00524513" w:rsidP="00B3730E">
      <w:pPr>
        <w:pStyle w:val="ListParagraph"/>
        <w:numPr>
          <w:ilvl w:val="0"/>
          <w:numId w:val="253"/>
        </w:numPr>
        <w:ind w:left="1443"/>
        <w:rPr>
          <w:rFonts w:ascii="Montserrat" w:hAnsi="Montserrat"/>
          <w:color w:val="auto"/>
          <w:sz w:val="18"/>
          <w:szCs w:val="18"/>
        </w:rPr>
      </w:pPr>
      <w:r w:rsidRPr="002C6C11">
        <w:rPr>
          <w:rFonts w:ascii="Montserrat" w:hAnsi="Montserrat"/>
          <w:color w:val="auto"/>
          <w:sz w:val="18"/>
          <w:szCs w:val="18"/>
        </w:rPr>
        <w:t>Adequate terrestrial internet infrastructure available to end users</w:t>
      </w:r>
    </w:p>
    <w:p w14:paraId="75B5232F" w14:textId="77777777" w:rsidR="00524513" w:rsidRPr="002C6C11" w:rsidRDefault="00524513" w:rsidP="00D651E7">
      <w:pPr>
        <w:spacing w:before="80"/>
        <w:ind w:left="720"/>
        <w:rPr>
          <w:rFonts w:ascii="Montserrat" w:hAnsi="Montserrat"/>
          <w:i/>
          <w:color w:val="auto"/>
          <w:sz w:val="18"/>
          <w:szCs w:val="18"/>
        </w:rPr>
      </w:pPr>
      <w:r w:rsidRPr="002C6C11">
        <w:rPr>
          <w:rFonts w:ascii="Montserrat" w:hAnsi="Montserrat"/>
          <w:i/>
          <w:color w:val="auto"/>
          <w:sz w:val="18"/>
          <w:szCs w:val="18"/>
        </w:rPr>
        <w:t>Scenario 2</w:t>
      </w:r>
    </w:p>
    <w:p w14:paraId="4113A73A" w14:textId="77777777" w:rsidR="00524513" w:rsidRPr="002C6C11" w:rsidRDefault="00524513" w:rsidP="00B3730E">
      <w:pPr>
        <w:pStyle w:val="ListParagraph"/>
        <w:numPr>
          <w:ilvl w:val="0"/>
          <w:numId w:val="253"/>
        </w:numPr>
        <w:ind w:left="1443"/>
        <w:rPr>
          <w:rFonts w:ascii="Montserrat" w:hAnsi="Montserrat"/>
          <w:color w:val="auto"/>
          <w:sz w:val="18"/>
          <w:szCs w:val="18"/>
        </w:rPr>
      </w:pPr>
      <w:r w:rsidRPr="002C6C11">
        <w:rPr>
          <w:rFonts w:ascii="Montserrat" w:hAnsi="Montserrat"/>
          <w:color w:val="auto"/>
          <w:sz w:val="18"/>
          <w:szCs w:val="18"/>
        </w:rPr>
        <w:t xml:space="preserve">Distribution of VoD services at scale </w:t>
      </w:r>
    </w:p>
    <w:p w14:paraId="2A033E4E" w14:textId="77777777" w:rsidR="00524513" w:rsidRPr="002C6C11" w:rsidRDefault="00524513" w:rsidP="00B3730E">
      <w:pPr>
        <w:pStyle w:val="ListParagraph"/>
        <w:numPr>
          <w:ilvl w:val="0"/>
          <w:numId w:val="253"/>
        </w:numPr>
        <w:ind w:left="1443"/>
        <w:rPr>
          <w:rFonts w:ascii="Montserrat" w:hAnsi="Montserrat"/>
          <w:color w:val="auto"/>
          <w:sz w:val="18"/>
          <w:szCs w:val="18"/>
        </w:rPr>
      </w:pPr>
      <w:r w:rsidRPr="002C6C11">
        <w:rPr>
          <w:rFonts w:ascii="Montserrat" w:hAnsi="Montserrat"/>
          <w:color w:val="auto"/>
          <w:sz w:val="18"/>
          <w:szCs w:val="18"/>
        </w:rPr>
        <w:t>Adequate terrestrial internet infrastructure available to end users</w:t>
      </w:r>
    </w:p>
    <w:p w14:paraId="35CC3992" w14:textId="77777777" w:rsidR="00524513" w:rsidRPr="002C6C11" w:rsidRDefault="00524513" w:rsidP="008114EB">
      <w:pPr>
        <w:spacing w:before="120"/>
        <w:ind w:left="720"/>
        <w:rPr>
          <w:rFonts w:ascii="Montserrat" w:hAnsi="Montserrat"/>
          <w:i/>
          <w:color w:val="auto"/>
          <w:sz w:val="18"/>
          <w:szCs w:val="18"/>
        </w:rPr>
      </w:pPr>
      <w:r w:rsidRPr="002C6C11">
        <w:rPr>
          <w:rFonts w:ascii="Montserrat" w:hAnsi="Montserrat"/>
          <w:i/>
          <w:color w:val="auto"/>
          <w:sz w:val="18"/>
          <w:szCs w:val="18"/>
        </w:rPr>
        <w:t>Scenario 3</w:t>
      </w:r>
    </w:p>
    <w:p w14:paraId="76C967DC" w14:textId="77777777" w:rsidR="00524513" w:rsidRPr="002C6C11" w:rsidRDefault="00524513" w:rsidP="00B3730E">
      <w:pPr>
        <w:pStyle w:val="ListParagraph"/>
        <w:numPr>
          <w:ilvl w:val="0"/>
          <w:numId w:val="253"/>
        </w:numPr>
        <w:ind w:left="1443"/>
        <w:rPr>
          <w:rFonts w:ascii="Montserrat" w:hAnsi="Montserrat"/>
          <w:color w:val="auto"/>
          <w:sz w:val="18"/>
          <w:szCs w:val="18"/>
        </w:rPr>
      </w:pPr>
      <w:r w:rsidRPr="002C6C11">
        <w:rPr>
          <w:rFonts w:ascii="Montserrat" w:hAnsi="Montserrat"/>
          <w:color w:val="auto"/>
          <w:sz w:val="18"/>
          <w:szCs w:val="18"/>
        </w:rPr>
        <w:t>Distribution of linear / live TV channels at scale</w:t>
      </w:r>
    </w:p>
    <w:p w14:paraId="27A24A40" w14:textId="77777777" w:rsidR="00524513" w:rsidRPr="002C6C11" w:rsidRDefault="00524513" w:rsidP="00B3730E">
      <w:pPr>
        <w:pStyle w:val="ListParagraph"/>
        <w:numPr>
          <w:ilvl w:val="0"/>
          <w:numId w:val="253"/>
        </w:numPr>
        <w:ind w:left="1443"/>
        <w:rPr>
          <w:rFonts w:ascii="Montserrat" w:hAnsi="Montserrat"/>
          <w:color w:val="auto"/>
          <w:sz w:val="18"/>
          <w:szCs w:val="18"/>
        </w:rPr>
      </w:pPr>
      <w:r w:rsidRPr="002C6C11">
        <w:rPr>
          <w:rFonts w:ascii="Montserrat" w:hAnsi="Montserrat"/>
          <w:i/>
          <w:color w:val="auto"/>
          <w:sz w:val="18"/>
          <w:szCs w:val="18"/>
          <w:u w:val="single"/>
        </w:rPr>
        <w:t>No</w:t>
      </w:r>
      <w:r w:rsidRPr="002C6C11">
        <w:rPr>
          <w:rFonts w:ascii="Montserrat" w:hAnsi="Montserrat"/>
          <w:color w:val="auto"/>
          <w:sz w:val="18"/>
          <w:szCs w:val="18"/>
        </w:rPr>
        <w:t xml:space="preserve"> adequate terrestrial internet infrastructure available to end users</w:t>
      </w:r>
    </w:p>
    <w:p w14:paraId="69148D2B" w14:textId="77777777" w:rsidR="00524513" w:rsidRPr="002C6C11" w:rsidRDefault="00524513" w:rsidP="008114EB">
      <w:pPr>
        <w:spacing w:before="120"/>
        <w:ind w:left="720"/>
        <w:rPr>
          <w:rFonts w:ascii="Montserrat" w:hAnsi="Montserrat"/>
          <w:i/>
          <w:color w:val="auto"/>
          <w:sz w:val="18"/>
          <w:szCs w:val="18"/>
        </w:rPr>
      </w:pPr>
      <w:r w:rsidRPr="002C6C11">
        <w:rPr>
          <w:rFonts w:ascii="Montserrat" w:hAnsi="Montserrat"/>
          <w:i/>
          <w:color w:val="auto"/>
          <w:sz w:val="18"/>
          <w:szCs w:val="18"/>
        </w:rPr>
        <w:t>Scenario 4</w:t>
      </w:r>
    </w:p>
    <w:p w14:paraId="547891CC" w14:textId="77777777" w:rsidR="00524513" w:rsidRPr="002C6C11" w:rsidRDefault="00524513" w:rsidP="00B3730E">
      <w:pPr>
        <w:pStyle w:val="ListParagraph"/>
        <w:numPr>
          <w:ilvl w:val="0"/>
          <w:numId w:val="253"/>
        </w:numPr>
        <w:ind w:left="1418"/>
        <w:rPr>
          <w:rFonts w:ascii="Montserrat" w:hAnsi="Montserrat"/>
          <w:color w:val="auto"/>
          <w:sz w:val="18"/>
          <w:szCs w:val="18"/>
        </w:rPr>
      </w:pPr>
      <w:r w:rsidRPr="002C6C11">
        <w:rPr>
          <w:rFonts w:ascii="Montserrat" w:hAnsi="Montserrat"/>
          <w:color w:val="auto"/>
          <w:sz w:val="18"/>
          <w:szCs w:val="18"/>
        </w:rPr>
        <w:t>Distribution of VoD services at scale</w:t>
      </w:r>
    </w:p>
    <w:p w14:paraId="307E1D85" w14:textId="77777777" w:rsidR="00524513" w:rsidRPr="002C6C11" w:rsidRDefault="00524513" w:rsidP="00B3730E">
      <w:pPr>
        <w:pStyle w:val="ListParagraph"/>
        <w:numPr>
          <w:ilvl w:val="0"/>
          <w:numId w:val="253"/>
        </w:numPr>
        <w:ind w:left="1418"/>
        <w:rPr>
          <w:rFonts w:ascii="Montserrat" w:hAnsi="Montserrat"/>
          <w:color w:val="auto"/>
          <w:sz w:val="18"/>
          <w:szCs w:val="18"/>
        </w:rPr>
      </w:pPr>
      <w:r w:rsidRPr="002C6C11">
        <w:rPr>
          <w:rFonts w:ascii="Montserrat" w:hAnsi="Montserrat"/>
          <w:i/>
          <w:color w:val="auto"/>
          <w:sz w:val="18"/>
          <w:szCs w:val="18"/>
          <w:u w:val="single"/>
        </w:rPr>
        <w:t>No</w:t>
      </w:r>
      <w:r w:rsidRPr="002C6C11">
        <w:rPr>
          <w:rFonts w:ascii="Montserrat" w:hAnsi="Montserrat"/>
          <w:color w:val="auto"/>
          <w:sz w:val="18"/>
          <w:szCs w:val="18"/>
        </w:rPr>
        <w:t xml:space="preserve"> adequate terrestrial internet infrastructure available to end users</w:t>
      </w:r>
    </w:p>
    <w:p w14:paraId="31AB5FE9" w14:textId="72AF3588" w:rsidR="00057A5F" w:rsidRPr="002C6C11" w:rsidRDefault="00057A5F" w:rsidP="00133AB9">
      <w:pPr>
        <w:rPr>
          <w:rFonts w:ascii="Montserrat" w:hAnsi="Montserrat"/>
          <w:color w:val="auto"/>
          <w:sz w:val="18"/>
          <w:szCs w:val="18"/>
        </w:rPr>
      </w:pPr>
    </w:p>
    <w:p w14:paraId="1E2456D3" w14:textId="73206B35" w:rsidR="00037CB0" w:rsidRPr="002C6C11" w:rsidRDefault="00037CB0" w:rsidP="00133AB9">
      <w:pPr>
        <w:rPr>
          <w:rFonts w:ascii="Montserrat" w:hAnsi="Montserrat"/>
          <w:color w:val="auto"/>
          <w:sz w:val="18"/>
          <w:szCs w:val="18"/>
        </w:rPr>
      </w:pPr>
      <w:r w:rsidRPr="002C6C11">
        <w:rPr>
          <w:rFonts w:ascii="Montserrat" w:hAnsi="Montserrat"/>
          <w:color w:val="auto"/>
          <w:sz w:val="18"/>
          <w:szCs w:val="18"/>
        </w:rPr>
        <w:t xml:space="preserve">These scenarios </w:t>
      </w:r>
      <w:r w:rsidR="00083AD0" w:rsidRPr="002C6C11">
        <w:rPr>
          <w:rFonts w:ascii="Montserrat" w:hAnsi="Montserrat"/>
          <w:color w:val="auto"/>
          <w:sz w:val="18"/>
          <w:szCs w:val="18"/>
        </w:rPr>
        <w:t>can be applied in all use case categories. DTH, DTV, DTE, and DTD.</w:t>
      </w:r>
    </w:p>
    <w:p w14:paraId="26343962" w14:textId="51803399" w:rsidR="00A52468" w:rsidRPr="00C80238" w:rsidRDefault="00F4774F" w:rsidP="00D651E7">
      <w:pPr>
        <w:spacing w:before="80"/>
        <w:rPr>
          <w:rFonts w:ascii="Montserrat" w:hAnsi="Montserrat"/>
          <w:color w:val="auto"/>
          <w:sz w:val="18"/>
          <w:szCs w:val="18"/>
        </w:rPr>
      </w:pPr>
      <w:r w:rsidRPr="00C80238">
        <w:rPr>
          <w:rFonts w:ascii="Montserrat" w:hAnsi="Montserrat"/>
          <w:color w:val="auto"/>
          <w:sz w:val="18"/>
          <w:szCs w:val="18"/>
        </w:rPr>
        <w:t xml:space="preserve">Further information about the </w:t>
      </w:r>
      <w:r w:rsidR="009032D1" w:rsidRPr="00C80238">
        <w:rPr>
          <w:rFonts w:ascii="Montserrat" w:hAnsi="Montserrat"/>
          <w:color w:val="auto"/>
          <w:sz w:val="18"/>
          <w:szCs w:val="18"/>
        </w:rPr>
        <w:t xml:space="preserve">use case categories and </w:t>
      </w:r>
      <w:r w:rsidR="008C50B8" w:rsidRPr="00C80238">
        <w:rPr>
          <w:rFonts w:ascii="Montserrat" w:hAnsi="Montserrat"/>
          <w:color w:val="auto"/>
          <w:sz w:val="18"/>
          <w:szCs w:val="18"/>
        </w:rPr>
        <w:t>the serv</w:t>
      </w:r>
      <w:r w:rsidR="00C54971" w:rsidRPr="00C80238">
        <w:rPr>
          <w:rFonts w:ascii="Montserrat" w:hAnsi="Montserrat"/>
          <w:color w:val="auto"/>
          <w:sz w:val="18"/>
          <w:szCs w:val="18"/>
        </w:rPr>
        <w:t>i</w:t>
      </w:r>
      <w:r w:rsidR="008C50B8" w:rsidRPr="00C80238">
        <w:rPr>
          <w:rFonts w:ascii="Montserrat" w:hAnsi="Montserrat"/>
          <w:color w:val="auto"/>
          <w:sz w:val="18"/>
          <w:szCs w:val="18"/>
        </w:rPr>
        <w:t xml:space="preserve">ce scenarios is provided in the Service </w:t>
      </w:r>
      <w:r w:rsidR="00C54971" w:rsidRPr="00C80238">
        <w:rPr>
          <w:rFonts w:ascii="Montserrat" w:hAnsi="Montserrat"/>
          <w:color w:val="auto"/>
          <w:sz w:val="18"/>
          <w:szCs w:val="18"/>
        </w:rPr>
        <w:t>Architecture and Interfaces (SAI) document</w:t>
      </w:r>
      <w:r w:rsidR="00102DE0" w:rsidRPr="00C80238">
        <w:rPr>
          <w:rFonts w:ascii="Montserrat" w:hAnsi="Montserrat"/>
          <w:color w:val="auto"/>
          <w:sz w:val="18"/>
          <w:szCs w:val="18"/>
        </w:rPr>
        <w:t xml:space="preserve"> which also defines the system architecture</w:t>
      </w:r>
      <w:r w:rsidR="00C54971" w:rsidRPr="00C80238">
        <w:rPr>
          <w:rFonts w:ascii="Montserrat" w:hAnsi="Montserrat"/>
          <w:color w:val="auto"/>
          <w:sz w:val="18"/>
          <w:szCs w:val="18"/>
        </w:rPr>
        <w:t>.</w:t>
      </w:r>
    </w:p>
    <w:p w14:paraId="04972336" w14:textId="0B32F0FB" w:rsidR="00BC5DF0" w:rsidRPr="00C80238" w:rsidRDefault="000B266F" w:rsidP="00D651E7">
      <w:pPr>
        <w:spacing w:before="80"/>
        <w:rPr>
          <w:rFonts w:ascii="Montserrat" w:hAnsi="Montserrat"/>
          <w:color w:val="auto"/>
          <w:sz w:val="18"/>
          <w:szCs w:val="18"/>
        </w:rPr>
      </w:pPr>
      <w:r w:rsidRPr="00C80238">
        <w:rPr>
          <w:rFonts w:ascii="Montserrat" w:hAnsi="Montserrat"/>
          <w:color w:val="auto"/>
          <w:sz w:val="18"/>
          <w:szCs w:val="18"/>
        </w:rPr>
        <w:t xml:space="preserve">A substantial </w:t>
      </w:r>
      <w:r w:rsidR="00CA6877" w:rsidRPr="00C80238">
        <w:rPr>
          <w:rFonts w:ascii="Montserrat" w:hAnsi="Montserrat"/>
          <w:color w:val="auto"/>
          <w:sz w:val="18"/>
          <w:szCs w:val="18"/>
        </w:rPr>
        <w:t xml:space="preserve">effort in the project is dedicated to </w:t>
      </w:r>
      <w:r w:rsidR="00685F91" w:rsidRPr="00C80238">
        <w:rPr>
          <w:rFonts w:ascii="Montserrat" w:hAnsi="Montserrat"/>
          <w:color w:val="auto"/>
          <w:sz w:val="18"/>
          <w:szCs w:val="18"/>
        </w:rPr>
        <w:t>testing and validation of the results</w:t>
      </w:r>
      <w:r w:rsidR="00602296" w:rsidRPr="00C80238">
        <w:rPr>
          <w:rFonts w:ascii="Montserrat" w:hAnsi="Montserrat"/>
          <w:color w:val="auto"/>
          <w:sz w:val="18"/>
          <w:szCs w:val="18"/>
        </w:rPr>
        <w:t xml:space="preserve">. In </w:t>
      </w:r>
      <w:r w:rsidR="00EF3E0B" w:rsidRPr="00C80238">
        <w:rPr>
          <w:rFonts w:ascii="Montserrat" w:hAnsi="Montserrat"/>
          <w:color w:val="auto"/>
          <w:sz w:val="18"/>
          <w:szCs w:val="18"/>
        </w:rPr>
        <w:t>P</w:t>
      </w:r>
      <w:r w:rsidR="00B458F8" w:rsidRPr="00C80238">
        <w:rPr>
          <w:rFonts w:ascii="Montserrat" w:hAnsi="Montserrat"/>
          <w:color w:val="auto"/>
          <w:sz w:val="18"/>
          <w:szCs w:val="18"/>
        </w:rPr>
        <w:t xml:space="preserve">hase 1 </w:t>
      </w:r>
      <w:r w:rsidR="002B40DD" w:rsidRPr="00C80238">
        <w:rPr>
          <w:rFonts w:ascii="Montserrat" w:hAnsi="Montserrat"/>
          <w:color w:val="auto"/>
          <w:sz w:val="18"/>
          <w:szCs w:val="18"/>
        </w:rPr>
        <w:t>the focus was primarily on functional testing</w:t>
      </w:r>
      <w:r w:rsidR="00A21775" w:rsidRPr="00C80238">
        <w:rPr>
          <w:rFonts w:ascii="Montserrat" w:hAnsi="Montserrat"/>
          <w:color w:val="auto"/>
          <w:sz w:val="18"/>
          <w:szCs w:val="18"/>
        </w:rPr>
        <w:t xml:space="preserve"> to ensure that the system </w:t>
      </w:r>
      <w:r w:rsidR="00045AC5" w:rsidRPr="00C80238">
        <w:rPr>
          <w:rFonts w:ascii="Montserrat" w:hAnsi="Montserrat"/>
          <w:color w:val="auto"/>
          <w:sz w:val="18"/>
          <w:szCs w:val="18"/>
        </w:rPr>
        <w:t xml:space="preserve">components are </w:t>
      </w:r>
      <w:r w:rsidR="0021776A" w:rsidRPr="00C80238">
        <w:rPr>
          <w:rFonts w:ascii="Montserrat" w:hAnsi="Montserrat"/>
          <w:color w:val="auto"/>
          <w:sz w:val="18"/>
          <w:szCs w:val="18"/>
        </w:rPr>
        <w:t>correctly designed and implemented. Only limited end-to-end tests were car</w:t>
      </w:r>
      <w:r w:rsidR="00A631D9" w:rsidRPr="00C80238">
        <w:rPr>
          <w:rFonts w:ascii="Montserrat" w:hAnsi="Montserrat"/>
          <w:color w:val="auto"/>
          <w:sz w:val="18"/>
          <w:szCs w:val="18"/>
        </w:rPr>
        <w:t>r</w:t>
      </w:r>
      <w:r w:rsidR="0021776A" w:rsidRPr="00C80238">
        <w:rPr>
          <w:rFonts w:ascii="Montserrat" w:hAnsi="Montserrat"/>
          <w:color w:val="auto"/>
          <w:sz w:val="18"/>
          <w:szCs w:val="18"/>
        </w:rPr>
        <w:t>ied out.</w:t>
      </w:r>
    </w:p>
    <w:p w14:paraId="3B1DF75D" w14:textId="1574610E" w:rsidR="0021776A" w:rsidRPr="00C80238" w:rsidRDefault="0021776A" w:rsidP="00D651E7">
      <w:pPr>
        <w:spacing w:before="80"/>
        <w:rPr>
          <w:rFonts w:ascii="Montserrat" w:hAnsi="Montserrat"/>
          <w:color w:val="auto"/>
          <w:sz w:val="18"/>
          <w:szCs w:val="18"/>
        </w:rPr>
      </w:pPr>
      <w:r w:rsidRPr="00C80238">
        <w:rPr>
          <w:rFonts w:ascii="Montserrat" w:hAnsi="Montserrat"/>
          <w:color w:val="auto"/>
          <w:sz w:val="18"/>
          <w:szCs w:val="18"/>
        </w:rPr>
        <w:t>In Phase 2</w:t>
      </w:r>
      <w:r w:rsidR="00A27C73" w:rsidRPr="00C80238">
        <w:rPr>
          <w:rFonts w:ascii="Montserrat" w:hAnsi="Montserrat"/>
          <w:color w:val="auto"/>
          <w:sz w:val="18"/>
          <w:szCs w:val="18"/>
        </w:rPr>
        <w:t xml:space="preserve">, testing and validation </w:t>
      </w:r>
      <w:r w:rsidR="00BA0979" w:rsidRPr="00C80238">
        <w:rPr>
          <w:rFonts w:ascii="Montserrat" w:hAnsi="Montserrat"/>
          <w:color w:val="auto"/>
          <w:sz w:val="18"/>
          <w:szCs w:val="18"/>
        </w:rPr>
        <w:t xml:space="preserve">goes beyond the functional </w:t>
      </w:r>
      <w:r w:rsidR="001B78F5" w:rsidRPr="00C80238">
        <w:rPr>
          <w:rFonts w:ascii="Montserrat" w:hAnsi="Montserrat"/>
          <w:color w:val="auto"/>
          <w:sz w:val="18"/>
          <w:szCs w:val="18"/>
        </w:rPr>
        <w:t xml:space="preserve">and component testing. </w:t>
      </w:r>
      <w:r w:rsidR="00412858" w:rsidRPr="00C80238">
        <w:rPr>
          <w:rFonts w:ascii="Montserrat" w:hAnsi="Montserrat"/>
          <w:color w:val="auto"/>
          <w:sz w:val="18"/>
          <w:szCs w:val="18"/>
        </w:rPr>
        <w:t xml:space="preserve">The aim is to verify that </w:t>
      </w:r>
      <w:r w:rsidR="00A37558" w:rsidRPr="00C80238">
        <w:rPr>
          <w:rFonts w:ascii="Montserrat" w:hAnsi="Montserrat"/>
          <w:color w:val="auto"/>
          <w:sz w:val="18"/>
          <w:szCs w:val="18"/>
        </w:rPr>
        <w:t xml:space="preserve">5G-EMERGE system meets </w:t>
      </w:r>
      <w:r w:rsidR="00797390" w:rsidRPr="00C80238">
        <w:rPr>
          <w:rFonts w:ascii="Montserrat" w:hAnsi="Montserrat"/>
          <w:color w:val="auto"/>
          <w:sz w:val="18"/>
          <w:szCs w:val="18"/>
        </w:rPr>
        <w:t xml:space="preserve">the </w:t>
      </w:r>
      <w:r w:rsidR="00A37558" w:rsidRPr="00C80238">
        <w:rPr>
          <w:rFonts w:ascii="Montserrat" w:hAnsi="Montserrat"/>
          <w:color w:val="auto"/>
          <w:sz w:val="18"/>
          <w:szCs w:val="18"/>
        </w:rPr>
        <w:t xml:space="preserve">end-to-end </w:t>
      </w:r>
      <w:r w:rsidR="00327EB3" w:rsidRPr="00C80238">
        <w:rPr>
          <w:rFonts w:ascii="Montserrat" w:hAnsi="Montserrat"/>
          <w:color w:val="auto"/>
          <w:sz w:val="18"/>
          <w:szCs w:val="18"/>
        </w:rPr>
        <w:t>serv</w:t>
      </w:r>
      <w:r w:rsidR="00A51C4A" w:rsidRPr="00C80238">
        <w:rPr>
          <w:rFonts w:ascii="Montserrat" w:hAnsi="Montserrat"/>
          <w:color w:val="auto"/>
          <w:sz w:val="18"/>
          <w:szCs w:val="18"/>
        </w:rPr>
        <w:t>i</w:t>
      </w:r>
      <w:r w:rsidR="00327EB3" w:rsidRPr="00C80238">
        <w:rPr>
          <w:rFonts w:ascii="Montserrat" w:hAnsi="Montserrat"/>
          <w:color w:val="auto"/>
          <w:sz w:val="18"/>
          <w:szCs w:val="18"/>
        </w:rPr>
        <w:t xml:space="preserve">ce level </w:t>
      </w:r>
      <w:r w:rsidR="00A51C4A" w:rsidRPr="00C80238">
        <w:rPr>
          <w:rFonts w:ascii="Montserrat" w:hAnsi="Montserrat"/>
          <w:color w:val="auto"/>
          <w:sz w:val="18"/>
          <w:szCs w:val="18"/>
        </w:rPr>
        <w:t xml:space="preserve">performance </w:t>
      </w:r>
      <w:r w:rsidR="00327EB3" w:rsidRPr="00C80238">
        <w:rPr>
          <w:rFonts w:ascii="Montserrat" w:hAnsi="Montserrat"/>
          <w:color w:val="auto"/>
          <w:sz w:val="18"/>
          <w:szCs w:val="18"/>
        </w:rPr>
        <w:t xml:space="preserve">requirements </w:t>
      </w:r>
      <w:r w:rsidR="00A51C4A" w:rsidRPr="00C80238">
        <w:rPr>
          <w:rFonts w:ascii="Montserrat" w:hAnsi="Montserrat"/>
          <w:color w:val="auto"/>
          <w:sz w:val="18"/>
          <w:szCs w:val="18"/>
        </w:rPr>
        <w:t xml:space="preserve">and </w:t>
      </w:r>
      <w:r w:rsidR="00B92640" w:rsidRPr="00C80238">
        <w:rPr>
          <w:rFonts w:ascii="Montserrat" w:hAnsi="Montserrat"/>
          <w:color w:val="auto"/>
          <w:sz w:val="18"/>
          <w:szCs w:val="18"/>
        </w:rPr>
        <w:t xml:space="preserve">the key non-functional parameters (e.g. </w:t>
      </w:r>
      <w:r w:rsidR="00B42F54" w:rsidRPr="00C80238">
        <w:rPr>
          <w:rFonts w:ascii="Montserrat" w:hAnsi="Montserrat"/>
          <w:color w:val="auto"/>
          <w:sz w:val="18"/>
          <w:szCs w:val="18"/>
        </w:rPr>
        <w:t>security, accessibility, load and stress testing).</w:t>
      </w:r>
    </w:p>
    <w:p w14:paraId="1DAD211F" w14:textId="509D93B2" w:rsidR="002A49C2" w:rsidRPr="00C80238" w:rsidRDefault="00133AB9" w:rsidP="00D651E7">
      <w:pPr>
        <w:spacing w:before="80"/>
        <w:rPr>
          <w:rFonts w:ascii="Montserrat" w:hAnsi="Montserrat"/>
          <w:color w:val="auto"/>
          <w:sz w:val="18"/>
          <w:szCs w:val="18"/>
        </w:rPr>
      </w:pPr>
      <w:r w:rsidRPr="00C80238">
        <w:rPr>
          <w:rFonts w:ascii="Montserrat" w:hAnsi="Montserrat"/>
          <w:color w:val="auto"/>
          <w:sz w:val="18"/>
          <w:szCs w:val="18"/>
        </w:rPr>
        <w:t>To achieve this, the project employs a structured set of Key Value Indicators (KVIs) that are aligned with six overarching evaluation dimensions: Reach, Resilience, Quality, Scalability, Security, and Cost Efficiency. These dimensions serve as the analytical framework through which different distribution approaches can be compared. Each KVI is linked to specific tests, allowing the consortium to examine not only user-facing outcomes such as watch time, session duration, and completion rates, but also system-level characteristics including latency, error rates, and energy consumption. Together, these indicators provide a comprehensive view of how distribution methods perform under controlled pilot conditions, enabling a balanced assessment of their technical feasibility, user impact, and sustainability profile.</w:t>
      </w:r>
    </w:p>
    <w:p w14:paraId="5491D332" w14:textId="0539D166" w:rsidR="005831E6" w:rsidRPr="00C80238" w:rsidRDefault="005831E6" w:rsidP="00D651E7">
      <w:pPr>
        <w:pStyle w:val="ParagraphText"/>
        <w:spacing w:before="80"/>
      </w:pPr>
      <w:r w:rsidRPr="00C80238">
        <w:t xml:space="preserve">Each test bed has defined a set of end-to-end tests </w:t>
      </w:r>
      <w:r w:rsidR="00865528" w:rsidRPr="00C80238">
        <w:t xml:space="preserve">designed to evaluate the performance of the implemented 5G-EMERGE </w:t>
      </w:r>
      <w:r w:rsidR="00EA1BED" w:rsidRPr="00C80238">
        <w:t>solution.</w:t>
      </w:r>
    </w:p>
    <w:p w14:paraId="63A8C675" w14:textId="6568A662" w:rsidR="001040D6" w:rsidRPr="002C6C11" w:rsidRDefault="005831E6" w:rsidP="00D651E7">
      <w:pPr>
        <w:pStyle w:val="ParagraphText"/>
        <w:spacing w:before="80"/>
      </w:pPr>
      <w:r w:rsidRPr="00C80238">
        <w:t>Furthermore, a</w:t>
      </w:r>
      <w:r w:rsidR="001040D6" w:rsidRPr="00C80238">
        <w:t xml:space="preserve"> comprehensive set of end-to-end tests </w:t>
      </w:r>
      <w:r w:rsidR="009754AD" w:rsidRPr="00C80238">
        <w:t>has been defined in Strand 2</w:t>
      </w:r>
      <w:r w:rsidR="0020244A" w:rsidRPr="00C80238">
        <w:rPr>
          <w:rStyle w:val="FootnoteReference"/>
        </w:rPr>
        <w:footnoteReference w:id="2"/>
      </w:r>
      <w:r w:rsidR="009754AD" w:rsidRPr="00C80238">
        <w:t xml:space="preserve"> </w:t>
      </w:r>
      <w:r w:rsidR="003717E9" w:rsidRPr="00C80238">
        <w:t xml:space="preserve">including a number of tests </w:t>
      </w:r>
      <w:r w:rsidR="00A64999" w:rsidRPr="00C80238">
        <w:t>aiming</w:t>
      </w:r>
      <w:r w:rsidR="001040D6" w:rsidRPr="00C80238">
        <w:t xml:space="preserve"> to </w:t>
      </w:r>
      <w:r w:rsidR="0033677F" w:rsidRPr="00C80238">
        <w:t>verify</w:t>
      </w:r>
      <w:r w:rsidR="001040D6" w:rsidRPr="00C80238">
        <w:t xml:space="preserve"> </w:t>
      </w:r>
      <w:r w:rsidR="00A64999" w:rsidRPr="00C80238">
        <w:t xml:space="preserve">that </w:t>
      </w:r>
      <w:r w:rsidR="001040D6" w:rsidRPr="00C80238">
        <w:t xml:space="preserve">the </w:t>
      </w:r>
      <w:r w:rsidR="00A64999" w:rsidRPr="00C80238">
        <w:t>5G-EMERGE</w:t>
      </w:r>
      <w:r w:rsidR="001040D6" w:rsidRPr="00C80238">
        <w:t xml:space="preserve"> system </w:t>
      </w:r>
      <w:r w:rsidR="0033677F" w:rsidRPr="00C80238">
        <w:t>indeed achieves the KVIs</w:t>
      </w:r>
      <w:r w:rsidR="00112D45" w:rsidRPr="00C80238">
        <w:t xml:space="preserve">. </w:t>
      </w:r>
      <w:r w:rsidR="00EA1BED" w:rsidRPr="00C80238">
        <w:t xml:space="preserve">The aim is to ensure </w:t>
      </w:r>
    </w:p>
    <w:p w14:paraId="0CF65F69" w14:textId="77777777" w:rsidR="001040D6" w:rsidRPr="002C6C11" w:rsidRDefault="001040D6" w:rsidP="00B3730E">
      <w:pPr>
        <w:pStyle w:val="ParagraphText"/>
        <w:numPr>
          <w:ilvl w:val="0"/>
          <w:numId w:val="257"/>
        </w:numPr>
        <w:ind w:left="426" w:hanging="284"/>
      </w:pPr>
      <w:r w:rsidRPr="002C6C11">
        <w:t>A common approach to end-to-end testing.</w:t>
      </w:r>
    </w:p>
    <w:p w14:paraId="62B6EC8D" w14:textId="77777777" w:rsidR="001040D6" w:rsidRPr="002C6C11" w:rsidRDefault="001040D6" w:rsidP="00B3730E">
      <w:pPr>
        <w:pStyle w:val="ParagraphText"/>
        <w:numPr>
          <w:ilvl w:val="0"/>
          <w:numId w:val="257"/>
        </w:numPr>
        <w:ind w:left="426" w:hanging="284"/>
      </w:pPr>
      <w:r w:rsidRPr="002C6C11">
        <w:t>The expression of Key Value Indicators (KVIs) via measurable Key Performance Indicators (KPIs).</w:t>
      </w:r>
    </w:p>
    <w:p w14:paraId="1E9DB9E9" w14:textId="77777777" w:rsidR="001040D6" w:rsidRPr="002C6C11" w:rsidRDefault="001040D6" w:rsidP="00B3730E">
      <w:pPr>
        <w:pStyle w:val="ParagraphText"/>
        <w:numPr>
          <w:ilvl w:val="0"/>
          <w:numId w:val="257"/>
        </w:numPr>
        <w:ind w:left="426" w:hanging="284"/>
      </w:pPr>
      <w:r w:rsidRPr="002C6C11">
        <w:t>Reporting standards for consistent evaluation.</w:t>
      </w:r>
    </w:p>
    <w:p w14:paraId="23F1ED92" w14:textId="77777777" w:rsidR="001040D6" w:rsidRPr="002C6C11" w:rsidRDefault="001040D6" w:rsidP="00B3730E">
      <w:pPr>
        <w:pStyle w:val="ParagraphText"/>
        <w:numPr>
          <w:ilvl w:val="0"/>
          <w:numId w:val="257"/>
        </w:numPr>
        <w:ind w:left="426" w:hanging="284"/>
      </w:pPr>
      <w:r w:rsidRPr="00C80238">
        <w:t>Scenarios pertinent to assessing the media delivery platform as a whole.</w:t>
      </w:r>
    </w:p>
    <w:p w14:paraId="45CA369E" w14:textId="41F7AD9A" w:rsidR="001040D6" w:rsidRPr="00C80238" w:rsidRDefault="001040D6" w:rsidP="00D651E7">
      <w:pPr>
        <w:pStyle w:val="ParagraphText"/>
        <w:spacing w:before="120"/>
        <w:jc w:val="left"/>
      </w:pPr>
      <w:r w:rsidRPr="00C80238">
        <w:t xml:space="preserve">Testing specific to Strands 3–6 </w:t>
      </w:r>
      <w:r w:rsidR="0018775B" w:rsidRPr="00C80238">
        <w:t xml:space="preserve">such as </w:t>
      </w:r>
      <w:r w:rsidRPr="00C80238">
        <w:t xml:space="preserve">component-level and strand-specific </w:t>
      </w:r>
      <w:r w:rsidR="0018775B" w:rsidRPr="00C80238">
        <w:t>functional t</w:t>
      </w:r>
      <w:r w:rsidR="00777536" w:rsidRPr="00C80238">
        <w:t>e</w:t>
      </w:r>
      <w:r w:rsidR="0018775B" w:rsidRPr="00C80238">
        <w:t xml:space="preserve">sting </w:t>
      </w:r>
      <w:r w:rsidRPr="00C80238">
        <w:t xml:space="preserve">validation is documented separately and </w:t>
      </w:r>
      <w:r w:rsidR="00777536" w:rsidRPr="00C80238">
        <w:t xml:space="preserve">is a </w:t>
      </w:r>
      <w:r w:rsidR="00FB7773" w:rsidRPr="00C80238">
        <w:t>p</w:t>
      </w:r>
      <w:r w:rsidR="00777536" w:rsidRPr="00C80238">
        <w:t>re-condition for end-to-end service level testing</w:t>
      </w:r>
      <w:r w:rsidRPr="00C80238">
        <w:t>.</w:t>
      </w:r>
    </w:p>
    <w:p w14:paraId="1B86ABF2" w14:textId="77777777" w:rsidR="001D5866" w:rsidRPr="002C6C11" w:rsidRDefault="001D5866" w:rsidP="008114EB">
      <w:pPr>
        <w:spacing w:before="120"/>
        <w:rPr>
          <w:rFonts w:ascii="Montserrat" w:hAnsi="Montserrat"/>
          <w:color w:val="auto"/>
          <w:sz w:val="18"/>
          <w:szCs w:val="18"/>
        </w:rPr>
      </w:pPr>
    </w:p>
    <w:p w14:paraId="27ED0163" w14:textId="00676743" w:rsidR="00BF2C1B" w:rsidRPr="00C80238" w:rsidRDefault="1F0BE6EA">
      <w:pPr>
        <w:pStyle w:val="Heading2"/>
      </w:pPr>
      <w:bookmarkStart w:id="18" w:name="_Toc31584782"/>
      <w:r>
        <w:t>2.</w:t>
      </w:r>
      <w:r w:rsidR="24BD2478">
        <w:t>7</w:t>
      </w:r>
      <w:r w:rsidR="001D5866">
        <w:tab/>
      </w:r>
      <w:r w:rsidR="669A906C">
        <w:t>Test metrics</w:t>
      </w:r>
      <w:bookmarkEnd w:id="18"/>
    </w:p>
    <w:p w14:paraId="4ACCD424" w14:textId="5350215F" w:rsidR="008604E6" w:rsidRPr="00CB317A" w:rsidRDefault="00CF0A49" w:rsidP="00D651E7">
      <w:pPr>
        <w:pStyle w:val="ParagraphText"/>
        <w:spacing w:before="80"/>
        <w:jc w:val="left"/>
      </w:pPr>
      <w:r w:rsidRPr="00C80238">
        <w:t>F</w:t>
      </w:r>
      <w:r w:rsidR="00017C2A" w:rsidRPr="00C80238">
        <w:t>uncti</w:t>
      </w:r>
      <w:r w:rsidR="0032239A" w:rsidRPr="00C80238">
        <w:t xml:space="preserve">onal tests </w:t>
      </w:r>
      <w:r w:rsidR="00817C0B" w:rsidRPr="00C80238">
        <w:t xml:space="preserve">primarily aim </w:t>
      </w:r>
      <w:r w:rsidR="00FC75DA" w:rsidRPr="00C80238">
        <w:t>t</w:t>
      </w:r>
      <w:r w:rsidR="006C0D92" w:rsidRPr="00C80238">
        <w:t xml:space="preserve">o verify that </w:t>
      </w:r>
      <w:r w:rsidR="00FC75DA" w:rsidRPr="00C80238">
        <w:t xml:space="preserve">the </w:t>
      </w:r>
      <w:r w:rsidR="00655D00" w:rsidRPr="00C80238">
        <w:t xml:space="preserve">components and </w:t>
      </w:r>
      <w:r w:rsidR="00FC75DA" w:rsidRPr="00C80238">
        <w:t xml:space="preserve">system functions </w:t>
      </w:r>
      <w:r w:rsidR="006C0D92" w:rsidRPr="00C80238">
        <w:t xml:space="preserve">are implemented correctly and the end-to-end delivery </w:t>
      </w:r>
      <w:r w:rsidR="003B4474" w:rsidRPr="00C80238">
        <w:t xml:space="preserve">chain works according to </w:t>
      </w:r>
      <w:r w:rsidR="00334364" w:rsidRPr="00C80238">
        <w:t>specifications and functional requirements</w:t>
      </w:r>
      <w:r w:rsidR="00817C0B" w:rsidRPr="00C80238">
        <w:t xml:space="preserve">. </w:t>
      </w:r>
      <w:r w:rsidR="002E03B9" w:rsidRPr="00C80238">
        <w:t>Th</w:t>
      </w:r>
      <w:r w:rsidR="00A32340" w:rsidRPr="00C80238">
        <w:t>is was the focus in Phase 1 of the project.</w:t>
      </w:r>
    </w:p>
    <w:p w14:paraId="2FA2C8FD" w14:textId="6A817760" w:rsidR="00017C2A" w:rsidRPr="00C80238" w:rsidRDefault="00817C0B" w:rsidP="00D651E7">
      <w:pPr>
        <w:pStyle w:val="ParagraphText"/>
        <w:spacing w:before="80"/>
        <w:jc w:val="left"/>
      </w:pPr>
      <w:r>
        <w:t>Beyond that</w:t>
      </w:r>
      <w:r w:rsidR="00885EEF">
        <w:t xml:space="preserve">, </w:t>
      </w:r>
      <w:r w:rsidR="00D03D23">
        <w:t>media serv</w:t>
      </w:r>
      <w:r w:rsidR="003461BE">
        <w:t>i</w:t>
      </w:r>
      <w:r w:rsidR="00D03D23">
        <w:t xml:space="preserve">ce providers </w:t>
      </w:r>
      <w:r w:rsidR="00EB77B5">
        <w:t xml:space="preserve">monitor a number of end-to-end KPIs </w:t>
      </w:r>
      <w:r w:rsidR="00861703">
        <w:t xml:space="preserve">which </w:t>
      </w:r>
      <w:r w:rsidR="00DF31EE">
        <w:t xml:space="preserve">can be classified into </w:t>
      </w:r>
      <w:commentRangeStart w:id="19"/>
      <w:r w:rsidR="00DF31EE">
        <w:t>three broad categories:</w:t>
      </w:r>
      <w:commentRangeEnd w:id="19"/>
      <w:r w:rsidR="00DA4BE1" w:rsidRPr="00C80238">
        <w:rPr>
          <w:rStyle w:val="CommentReference"/>
          <w:sz w:val="18"/>
          <w:szCs w:val="18"/>
        </w:rPr>
        <w:commentReference w:id="19"/>
      </w:r>
    </w:p>
    <w:p w14:paraId="4B96C587" w14:textId="6C4A76BA" w:rsidR="00DF31EE" w:rsidRPr="00C80238" w:rsidRDefault="00DF31EE" w:rsidP="00D651E7">
      <w:pPr>
        <w:pStyle w:val="ParagraphText"/>
        <w:numPr>
          <w:ilvl w:val="0"/>
          <w:numId w:val="264"/>
        </w:numPr>
        <w:spacing w:before="60"/>
        <w:ind w:left="714" w:hanging="357"/>
        <w:jc w:val="left"/>
      </w:pPr>
      <w:r w:rsidRPr="00C80238">
        <w:rPr>
          <w:i/>
          <w:iCs/>
        </w:rPr>
        <w:t xml:space="preserve">Engagement </w:t>
      </w:r>
      <w:r w:rsidR="001311CC" w:rsidRPr="00C80238">
        <w:rPr>
          <w:i/>
          <w:iCs/>
        </w:rPr>
        <w:t>and</w:t>
      </w:r>
      <w:r w:rsidRPr="00C80238">
        <w:rPr>
          <w:i/>
          <w:iCs/>
        </w:rPr>
        <w:t xml:space="preserve"> </w:t>
      </w:r>
      <w:r w:rsidR="001311CC" w:rsidRPr="00C80238">
        <w:rPr>
          <w:i/>
          <w:iCs/>
        </w:rPr>
        <w:t>u</w:t>
      </w:r>
      <w:r w:rsidRPr="00C80238">
        <w:rPr>
          <w:i/>
          <w:iCs/>
        </w:rPr>
        <w:t>sage KPIs</w:t>
      </w:r>
      <w:r w:rsidRPr="00C80238">
        <w:t xml:space="preserve"> </w:t>
      </w:r>
      <w:r w:rsidR="00CA5CEE" w:rsidRPr="00C80238">
        <w:t xml:space="preserve">- to </w:t>
      </w:r>
      <w:r w:rsidR="001311CC" w:rsidRPr="00C80238">
        <w:t>gather empirical evidence on how distribution channels and strategies affect viewing behavior.</w:t>
      </w:r>
    </w:p>
    <w:p w14:paraId="1A984F67" w14:textId="08BF7578" w:rsidR="001311CC" w:rsidRPr="00C80238" w:rsidRDefault="001311CC" w:rsidP="00D651E7">
      <w:pPr>
        <w:pStyle w:val="ParagraphText"/>
        <w:numPr>
          <w:ilvl w:val="0"/>
          <w:numId w:val="264"/>
        </w:numPr>
        <w:spacing w:before="60"/>
        <w:ind w:left="714" w:hanging="357"/>
        <w:jc w:val="left"/>
      </w:pPr>
      <w:r w:rsidRPr="00C80238">
        <w:rPr>
          <w:i/>
          <w:iCs/>
        </w:rPr>
        <w:t>Technical performance KPIs</w:t>
      </w:r>
      <w:r w:rsidRPr="00C80238">
        <w:t xml:space="preserve"> -</w:t>
      </w:r>
      <w:r w:rsidR="007C1860" w:rsidRPr="00C80238">
        <w:t xml:space="preserve"> </w:t>
      </w:r>
      <w:r w:rsidR="007C1860" w:rsidRPr="002C6C11">
        <w:t xml:space="preserve">objective </w:t>
      </w:r>
      <w:r w:rsidR="006E5EBE" w:rsidRPr="002C6C11">
        <w:t xml:space="preserve">metrics </w:t>
      </w:r>
      <w:r w:rsidR="007C1860" w:rsidRPr="002C6C11">
        <w:t xml:space="preserve">on how </w:t>
      </w:r>
      <w:r w:rsidR="006E5EBE" w:rsidRPr="002C6C11">
        <w:t>serv</w:t>
      </w:r>
      <w:r w:rsidR="00F570D1" w:rsidRPr="002C6C11">
        <w:t>i</w:t>
      </w:r>
      <w:r w:rsidR="006E5EBE" w:rsidRPr="002C6C11">
        <w:t>ce delivery</w:t>
      </w:r>
      <w:r w:rsidR="007C1860" w:rsidRPr="002C6C11">
        <w:t xml:space="preserve"> </w:t>
      </w:r>
      <w:r w:rsidR="00F570D1" w:rsidRPr="002C6C11">
        <w:t xml:space="preserve">performs </w:t>
      </w:r>
      <w:r w:rsidR="007C1860" w:rsidRPr="002C6C11">
        <w:t>under varying conditions, such as network load, geographic distribution, or device diversity.</w:t>
      </w:r>
    </w:p>
    <w:p w14:paraId="1CCABCB8" w14:textId="19F124D9" w:rsidR="001311CC" w:rsidRPr="00CB317A" w:rsidRDefault="001311CC" w:rsidP="00D651E7">
      <w:pPr>
        <w:pStyle w:val="ParagraphText"/>
        <w:numPr>
          <w:ilvl w:val="0"/>
          <w:numId w:val="264"/>
        </w:numPr>
        <w:spacing w:before="60"/>
        <w:ind w:left="714" w:hanging="357"/>
        <w:jc w:val="left"/>
      </w:pPr>
      <w:r w:rsidRPr="00C80238">
        <w:rPr>
          <w:i/>
          <w:iCs/>
        </w:rPr>
        <w:t>Energy and resource efficiency KPIs</w:t>
      </w:r>
      <w:r w:rsidR="00F570D1" w:rsidRPr="00C80238">
        <w:t xml:space="preserve"> - </w:t>
      </w:r>
      <w:r w:rsidR="00055D5C" w:rsidRPr="00C80238">
        <w:t xml:space="preserve">to assess the </w:t>
      </w:r>
      <w:r w:rsidR="00F82A79" w:rsidRPr="00C80238">
        <w:t xml:space="preserve">resource use and the environmental impact of the </w:t>
      </w:r>
      <w:r w:rsidR="003A6197" w:rsidRPr="00C80238">
        <w:t>service delivery</w:t>
      </w:r>
    </w:p>
    <w:p w14:paraId="6D22F7DE" w14:textId="77777777" w:rsidR="007E0350" w:rsidRPr="002C6C11" w:rsidRDefault="007E0350" w:rsidP="007E0350">
      <w:pPr>
        <w:pStyle w:val="ParagraphText"/>
        <w:jc w:val="left"/>
      </w:pPr>
    </w:p>
    <w:p w14:paraId="218D6786" w14:textId="5E7E4D41" w:rsidR="007E0350" w:rsidRPr="002C6C11" w:rsidRDefault="007E0350" w:rsidP="007E0350">
      <w:pPr>
        <w:pStyle w:val="ParagraphText"/>
        <w:jc w:val="left"/>
      </w:pPr>
      <w:r w:rsidRPr="002C6C11">
        <w:t>Most KPIs are recorded and stored as a dataset and therefore it is possible to provide statistical measures that better describe the value than mean alone. This allows for identification of edge cases or indeed significant outliers and anomalous behaviours. Typically, the following statistical measure may be considered for a dataset: mean, standard deviation, lower and upper quartile, 95</w:t>
      </w:r>
      <w:r w:rsidRPr="002C6C11">
        <w:rPr>
          <w:vertAlign w:val="superscript"/>
        </w:rPr>
        <w:t>th</w:t>
      </w:r>
      <w:r w:rsidRPr="002C6C11">
        <w:t xml:space="preserve"> and 99.9</w:t>
      </w:r>
      <w:r w:rsidRPr="002C6C11">
        <w:rPr>
          <w:vertAlign w:val="superscript"/>
        </w:rPr>
        <w:t>th</w:t>
      </w:r>
      <w:r w:rsidRPr="002C6C11">
        <w:t xml:space="preserve"> percentile (p95 and p99.9 respectively).</w:t>
      </w:r>
    </w:p>
    <w:p w14:paraId="7E0BE816" w14:textId="68771A83" w:rsidR="00017C2A" w:rsidRPr="00C80238" w:rsidRDefault="00017C2A" w:rsidP="008114EB">
      <w:pPr>
        <w:pStyle w:val="ParagraphText"/>
        <w:jc w:val="left"/>
      </w:pPr>
    </w:p>
    <w:p w14:paraId="51E93002" w14:textId="72A551F0" w:rsidR="007D2B63" w:rsidRPr="00C80238" w:rsidRDefault="669A906C" w:rsidP="008114EB">
      <w:pPr>
        <w:pStyle w:val="Heading3"/>
      </w:pPr>
      <w:bookmarkStart w:id="20" w:name="_Toc2014493260"/>
      <w:r>
        <w:t>2.</w:t>
      </w:r>
      <w:r w:rsidR="24BD2478">
        <w:t>7</w:t>
      </w:r>
      <w:r>
        <w:t>.1</w:t>
      </w:r>
      <w:r w:rsidR="00FD0526">
        <w:tab/>
      </w:r>
      <w:r w:rsidR="059E9742">
        <w:t xml:space="preserve">Engagement </w:t>
      </w:r>
      <w:r w:rsidR="00796E3E">
        <w:t>and</w:t>
      </w:r>
      <w:r w:rsidR="059E9742">
        <w:t xml:space="preserve"> </w:t>
      </w:r>
      <w:r w:rsidR="00796E3E">
        <w:t>u</w:t>
      </w:r>
      <w:r w:rsidR="059E9742">
        <w:t>sage KPIs</w:t>
      </w:r>
      <w:bookmarkEnd w:id="20"/>
    </w:p>
    <w:p w14:paraId="79E3ABFE" w14:textId="7885EB60" w:rsidR="007D2B63" w:rsidRPr="002C6C11" w:rsidRDefault="007D2B63" w:rsidP="008114EB">
      <w:pPr>
        <w:pStyle w:val="ParagraphText"/>
        <w:spacing w:before="120"/>
        <w:jc w:val="left"/>
      </w:pPr>
      <w:r w:rsidRPr="00C80238">
        <w:t>For the 5G Emerge project examining distribution approaches, engagement and usage metrics serve as indicators of how different methods influence user interaction patterns.</w:t>
      </w:r>
    </w:p>
    <w:p w14:paraId="2E4A255D" w14:textId="1B32584D" w:rsidR="007D2B63" w:rsidRPr="002C6C11" w:rsidRDefault="49A50D51" w:rsidP="008114EB">
      <w:pPr>
        <w:pStyle w:val="ParagraphText"/>
        <w:spacing w:before="120"/>
        <w:jc w:val="left"/>
      </w:pPr>
      <w:r w:rsidRPr="002C6C11">
        <w:t xml:space="preserve">Measures such as </w:t>
      </w:r>
      <w:r w:rsidRPr="002C6C11">
        <w:rPr>
          <w:b/>
        </w:rPr>
        <w:t>average watch time per user</w:t>
      </w:r>
      <w:r w:rsidR="2E5EB2A8" w:rsidRPr="002C6C11">
        <w:rPr>
          <w:b/>
        </w:rPr>
        <w:t xml:space="preserve"> (</w:t>
      </w:r>
      <w:r w:rsidR="2E5EB2A8" w:rsidRPr="002C6C11">
        <w:t>dividing the total cumulative watch duration (all users) by the total number of unique users during a specific period</w:t>
      </w:r>
      <w:r w:rsidR="2E5EB2A8" w:rsidRPr="002C6C11">
        <w:rPr>
          <w:b/>
        </w:rPr>
        <w:t>)</w:t>
      </w:r>
      <w:r w:rsidRPr="002C6C11">
        <w:t xml:space="preserve">and </w:t>
      </w:r>
      <w:r w:rsidRPr="002C6C11">
        <w:rPr>
          <w:b/>
        </w:rPr>
        <w:t>average session duration</w:t>
      </w:r>
      <w:r w:rsidRPr="002C6C11">
        <w:t xml:space="preserve"> </w:t>
      </w:r>
      <w:r w:rsidR="6C2EF535" w:rsidRPr="002C6C11">
        <w:t xml:space="preserve">(taking the total length of all user sessions (in seconds or minutes) and dividing it by the total number of sessions within a specific time period) </w:t>
      </w:r>
      <w:r w:rsidRPr="002C6C11">
        <w:t xml:space="preserve">provide insight into whether a given distribution method (e.g., digital streaming vs. </w:t>
      </w:r>
      <w:r w:rsidR="007D2B63" w:rsidRPr="002C6C11">
        <w:t>satellite delivery, or CDN vs. edge computing) enables uninterrupted and sustained consumption. For example, longer watch sessions under one method compared to another may suggest that users perceive the experience as smoother or more accessible.</w:t>
      </w:r>
    </w:p>
    <w:p w14:paraId="6D881E73" w14:textId="651FF9E7" w:rsidR="007D2B63" w:rsidRPr="00C80238" w:rsidRDefault="49A50D51" w:rsidP="008114EB">
      <w:pPr>
        <w:pStyle w:val="ParagraphText"/>
        <w:spacing w:before="120"/>
        <w:jc w:val="left"/>
      </w:pPr>
      <w:r w:rsidRPr="00C80238">
        <w:t xml:space="preserve">Similarly, </w:t>
      </w:r>
      <w:r w:rsidRPr="00C80238">
        <w:rPr>
          <w:b/>
        </w:rPr>
        <w:t>content completion rates</w:t>
      </w:r>
      <w:r w:rsidRPr="00C80238">
        <w:t xml:space="preserve"> </w:t>
      </w:r>
      <w:r w:rsidR="219AC73B" w:rsidRPr="00CB317A">
        <w:t xml:space="preserve">(dividing the total number of completed views by the total number of initiated views (starts), then multiplying by 100 to get a percentage) </w:t>
      </w:r>
      <w:r w:rsidRPr="00C80238">
        <w:t xml:space="preserve">and </w:t>
      </w:r>
      <w:r w:rsidRPr="00C80238">
        <w:rPr>
          <w:b/>
        </w:rPr>
        <w:t>abandonment points</w:t>
      </w:r>
      <w:r w:rsidR="1158828B" w:rsidRPr="00CB317A">
        <w:rPr>
          <w:b/>
        </w:rPr>
        <w:t xml:space="preserve"> (</w:t>
      </w:r>
      <w:r w:rsidR="1158828B" w:rsidRPr="002C6C11">
        <w:t>also known as drop-off points—are calculated by tracking when users stop watching a video, close an app, or leave a session before completing a desired action. The calculation involves identifying the precise timestamp of departure relative to the total video length or user journey)</w:t>
      </w:r>
      <w:r w:rsidRPr="00C80238">
        <w:t xml:space="preserve"> offer a lens into how delivery mechanisms shape attention and satisfaction. </w:t>
      </w:r>
      <w:r w:rsidR="007D2B63" w:rsidRPr="00C80238">
        <w:t xml:space="preserve">A higher rate of early exits in one distribution model might reflect technical interruptions, discovery friction, or inconsistent quality of service. On the other hand, </w:t>
      </w:r>
      <w:r w:rsidR="007D2B63" w:rsidRPr="00C80238">
        <w:rPr>
          <w:b/>
        </w:rPr>
        <w:t>search-to-play conversion</w:t>
      </w:r>
      <w:r w:rsidR="007D2B63" w:rsidRPr="00CB317A">
        <w:rPr>
          <w:b/>
        </w:rPr>
        <w:t xml:space="preserve"> </w:t>
      </w:r>
      <w:r w:rsidR="62A42F58" w:rsidRPr="00CB317A">
        <w:rPr>
          <w:b/>
        </w:rPr>
        <w:t>(</w:t>
      </w:r>
      <w:r w:rsidR="62A42F58" w:rsidRPr="002C6C11">
        <w:t>measures the effectiveness of your search functionality and content discoverability. It calculates what percentage of users who perform a search actually play a video or audio track within a short timeframe afterward</w:t>
      </w:r>
      <w:r w:rsidR="62A42F58" w:rsidRPr="00CB317A">
        <w:rPr>
          <w:b/>
        </w:rPr>
        <w:t>)</w:t>
      </w:r>
      <w:r w:rsidRPr="00C80238">
        <w:t xml:space="preserve"> </w:t>
      </w:r>
      <w:r w:rsidR="007D2B63" w:rsidRPr="00C80238">
        <w:t xml:space="preserve">and </w:t>
      </w:r>
      <w:r w:rsidR="007D2B63" w:rsidRPr="00C80238">
        <w:rPr>
          <w:b/>
        </w:rPr>
        <w:t>recommendation engagement</w:t>
      </w:r>
      <w:r w:rsidR="007D2B63" w:rsidRPr="00C80238">
        <w:t xml:space="preserve"> (where applicable</w:t>
      </w:r>
      <w:r w:rsidR="7EAB5A92" w:rsidRPr="00CB317A">
        <w:t>, involves dividing the total number of actions taken (clicks, watches, saves) by the total number of impressions (times the recommendation was shown)</w:t>
      </w:r>
      <w:r w:rsidRPr="00C80238">
        <w:t>)</w:t>
      </w:r>
      <w:r w:rsidR="007D2B63" w:rsidRPr="00C80238">
        <w:t xml:space="preserve"> reveal whether the distribution pathway supports effective content discovery and navigation.</w:t>
      </w:r>
    </w:p>
    <w:p w14:paraId="1A050E6D" w14:textId="41294550" w:rsidR="007D2B63" w:rsidRPr="002C6C11" w:rsidRDefault="007D2B63" w:rsidP="008114EB">
      <w:pPr>
        <w:pStyle w:val="ParagraphText"/>
        <w:spacing w:before="120"/>
        <w:jc w:val="left"/>
      </w:pPr>
      <w:r w:rsidRPr="00C80238">
        <w:t xml:space="preserve">In the context of this research, engagement KPIs function as </w:t>
      </w:r>
      <w:r w:rsidRPr="00C80238">
        <w:rPr>
          <w:b/>
          <w:bCs/>
        </w:rPr>
        <w:t>proxies for usability and adoption potential</w:t>
      </w:r>
      <w:r w:rsidRPr="00C80238">
        <w:t xml:space="preserve"> under different delivery frameworks. They help identify not only which distribution methods sustain attention</w:t>
      </w:r>
      <w:r w:rsidR="002C6C11" w:rsidRPr="002C6C11">
        <w:t>,</w:t>
      </w:r>
      <w:r w:rsidRPr="00C80238">
        <w:t xml:space="preserve"> but also why users might disengage, informing both technical refinement and theoretical insights into media access.</w:t>
      </w:r>
    </w:p>
    <w:p w14:paraId="4F072DC2" w14:textId="77777777" w:rsidR="007D2B63" w:rsidRPr="002C6C11" w:rsidRDefault="007D2B63" w:rsidP="00B3730E">
      <w:pPr>
        <w:pStyle w:val="ParagraphText"/>
        <w:numPr>
          <w:ilvl w:val="0"/>
          <w:numId w:val="266"/>
        </w:numPr>
        <w:spacing w:before="60"/>
        <w:ind w:left="567" w:hanging="357"/>
        <w:jc w:val="left"/>
      </w:pPr>
      <w:r w:rsidRPr="00C80238">
        <w:rPr>
          <w:i/>
        </w:rPr>
        <w:t>Average Watch Time per User</w:t>
      </w:r>
      <w:r w:rsidRPr="00C80238">
        <w:t xml:space="preserve"> – indicates how long users remain engaged under each distribution method.</w:t>
      </w:r>
    </w:p>
    <w:p w14:paraId="61735439" w14:textId="77777777" w:rsidR="007D2B63" w:rsidRPr="002C6C11" w:rsidRDefault="007D2B63" w:rsidP="00B3730E">
      <w:pPr>
        <w:pStyle w:val="ParagraphText"/>
        <w:numPr>
          <w:ilvl w:val="0"/>
          <w:numId w:val="266"/>
        </w:numPr>
        <w:spacing w:before="60"/>
        <w:ind w:left="567" w:hanging="357"/>
        <w:jc w:val="left"/>
      </w:pPr>
      <w:r w:rsidRPr="002C6C11">
        <w:rPr>
          <w:i/>
        </w:rPr>
        <w:t>Average Session Duration</w:t>
      </w:r>
      <w:r w:rsidRPr="002C6C11">
        <w:t xml:space="preserve"> – measures the length of continuous usage sessions.</w:t>
      </w:r>
    </w:p>
    <w:p w14:paraId="20730C5D" w14:textId="6F129068" w:rsidR="007D2B63" w:rsidRPr="00C80238" w:rsidRDefault="007D2B63" w:rsidP="00B3730E">
      <w:pPr>
        <w:pStyle w:val="ParagraphText"/>
        <w:numPr>
          <w:ilvl w:val="0"/>
          <w:numId w:val="266"/>
        </w:numPr>
        <w:spacing w:before="60"/>
        <w:ind w:left="567" w:hanging="357"/>
        <w:jc w:val="left"/>
      </w:pPr>
      <w:r w:rsidRPr="00C80238">
        <w:rPr>
          <w:i/>
        </w:rPr>
        <w:t>Total Watch Time (aggregate</w:t>
      </w:r>
      <w:r w:rsidRPr="00C80238">
        <w:t>) – provides a broad measure of usage volume for each distribution approach.</w:t>
      </w:r>
    </w:p>
    <w:p w14:paraId="78AE16B6" w14:textId="77777777" w:rsidR="007D2B63" w:rsidRPr="002C6C11" w:rsidRDefault="007D2B63" w:rsidP="00B3730E">
      <w:pPr>
        <w:pStyle w:val="ParagraphText"/>
        <w:numPr>
          <w:ilvl w:val="0"/>
          <w:numId w:val="266"/>
        </w:numPr>
        <w:spacing w:before="60"/>
        <w:ind w:left="567" w:hanging="357"/>
        <w:jc w:val="left"/>
      </w:pPr>
      <w:r w:rsidRPr="002C6C11">
        <w:rPr>
          <w:i/>
        </w:rPr>
        <w:t>Content Completion Rate</w:t>
      </w:r>
      <w:r w:rsidRPr="002C6C11">
        <w:t xml:space="preserve"> – % of content completed; reflects stability and user satisfaction.</w:t>
      </w:r>
    </w:p>
    <w:p w14:paraId="49AA3688" w14:textId="77777777" w:rsidR="007D2B63" w:rsidRPr="002C6C11" w:rsidRDefault="007D2B63" w:rsidP="00B3730E">
      <w:pPr>
        <w:pStyle w:val="ParagraphText"/>
        <w:numPr>
          <w:ilvl w:val="0"/>
          <w:numId w:val="266"/>
        </w:numPr>
        <w:spacing w:before="60"/>
        <w:ind w:left="567" w:hanging="357"/>
        <w:jc w:val="left"/>
      </w:pPr>
      <w:r w:rsidRPr="002C6C11">
        <w:rPr>
          <w:i/>
        </w:rPr>
        <w:t>Content Abandonment Points</w:t>
      </w:r>
      <w:r w:rsidRPr="002C6C11">
        <w:t xml:space="preserve"> – where in the stream users typically stop watching.</w:t>
      </w:r>
    </w:p>
    <w:p w14:paraId="21FAE755" w14:textId="77777777" w:rsidR="007D2B63" w:rsidRPr="002C6C11" w:rsidRDefault="007D2B63" w:rsidP="00B3730E">
      <w:pPr>
        <w:pStyle w:val="ParagraphText"/>
        <w:numPr>
          <w:ilvl w:val="0"/>
          <w:numId w:val="266"/>
        </w:numPr>
        <w:spacing w:before="60"/>
        <w:ind w:left="567" w:hanging="357"/>
        <w:jc w:val="left"/>
      </w:pPr>
      <w:r w:rsidRPr="002C6C11">
        <w:rPr>
          <w:i/>
        </w:rPr>
        <w:t>Sessions per User</w:t>
      </w:r>
      <w:r w:rsidRPr="002C6C11">
        <w:t xml:space="preserve"> – frequency of return visits or retries, potentially linked to technical quality.</w:t>
      </w:r>
    </w:p>
    <w:p w14:paraId="31897F3F" w14:textId="77777777" w:rsidR="007D2B63" w:rsidRPr="002C6C11" w:rsidRDefault="007D2B63" w:rsidP="00B3730E">
      <w:pPr>
        <w:pStyle w:val="ParagraphText"/>
        <w:numPr>
          <w:ilvl w:val="0"/>
          <w:numId w:val="266"/>
        </w:numPr>
        <w:spacing w:before="60"/>
        <w:ind w:left="567" w:hanging="357"/>
        <w:jc w:val="left"/>
      </w:pPr>
      <w:r w:rsidRPr="002C6C11">
        <w:rPr>
          <w:i/>
        </w:rPr>
        <w:t>Search-to-Play Conversion Rate</w:t>
      </w:r>
      <w:r w:rsidRPr="002C6C11">
        <w:t xml:space="preserve"> – % of searches that result in playback (where content discovery is relevant).</w:t>
      </w:r>
    </w:p>
    <w:p w14:paraId="02E365CA" w14:textId="77777777" w:rsidR="007D2B63" w:rsidRPr="002C6C11" w:rsidRDefault="007D2B63" w:rsidP="00B3730E">
      <w:pPr>
        <w:pStyle w:val="ParagraphText"/>
        <w:numPr>
          <w:ilvl w:val="0"/>
          <w:numId w:val="266"/>
        </w:numPr>
        <w:spacing w:before="60"/>
        <w:ind w:left="567" w:hanging="357"/>
        <w:jc w:val="left"/>
      </w:pPr>
      <w:r w:rsidRPr="002C6C11">
        <w:rPr>
          <w:i/>
        </w:rPr>
        <w:t>Recommendation Engagement Rate</w:t>
      </w:r>
      <w:r w:rsidRPr="002C6C11">
        <w:t xml:space="preserve"> – effectiveness of distribution methods that integrate recommendation systems.</w:t>
      </w:r>
    </w:p>
    <w:p w14:paraId="1609A8C9" w14:textId="77777777" w:rsidR="00FD0526" w:rsidRPr="002C6C11" w:rsidRDefault="00FD0526" w:rsidP="008114EB">
      <w:pPr>
        <w:pStyle w:val="ParagraphText"/>
        <w:jc w:val="left"/>
      </w:pPr>
      <w:bookmarkStart w:id="21" w:name="_ljirlet3ltk3"/>
      <w:bookmarkEnd w:id="21"/>
    </w:p>
    <w:p w14:paraId="68C497F3" w14:textId="63FAB7A9" w:rsidR="007D2B63" w:rsidRPr="00C80238" w:rsidRDefault="669A906C" w:rsidP="008114EB">
      <w:pPr>
        <w:pStyle w:val="Heading3"/>
      </w:pPr>
      <w:bookmarkStart w:id="22" w:name="_Toc1805177960"/>
      <w:r>
        <w:t>2.</w:t>
      </w:r>
      <w:r w:rsidR="24BD2478">
        <w:t>7</w:t>
      </w:r>
      <w:r>
        <w:t>.2</w:t>
      </w:r>
      <w:r w:rsidR="00FD0526">
        <w:tab/>
      </w:r>
      <w:commentRangeStart w:id="23"/>
      <w:commentRangeStart w:id="24"/>
      <w:commentRangeStart w:id="25"/>
      <w:r w:rsidR="059E9742">
        <w:t xml:space="preserve">Technical </w:t>
      </w:r>
      <w:r w:rsidR="00796E3E">
        <w:t>p</w:t>
      </w:r>
      <w:r w:rsidR="059E9742">
        <w:t>erformance KPIs</w:t>
      </w:r>
      <w:bookmarkEnd w:id="22"/>
      <w:commentRangeEnd w:id="23"/>
      <w:r w:rsidR="00DA4BE1" w:rsidRPr="00C80238">
        <w:rPr>
          <w:rStyle w:val="CommentReference"/>
          <w:sz w:val="20"/>
          <w:szCs w:val="20"/>
        </w:rPr>
        <w:commentReference w:id="23"/>
      </w:r>
      <w:commentRangeEnd w:id="24"/>
      <w:r w:rsidRPr="00C80238">
        <w:rPr>
          <w:rStyle w:val="CommentReference"/>
          <w:sz w:val="20"/>
          <w:szCs w:val="20"/>
        </w:rPr>
        <w:commentReference w:id="24"/>
      </w:r>
      <w:commentRangeEnd w:id="25"/>
      <w:r w:rsidRPr="00C80238">
        <w:rPr>
          <w:rStyle w:val="CommentReference"/>
          <w:sz w:val="20"/>
          <w:szCs w:val="20"/>
        </w:rPr>
        <w:commentReference w:id="25"/>
      </w:r>
    </w:p>
    <w:p w14:paraId="59062D81" w14:textId="07DE769D" w:rsidR="007D2B63" w:rsidRPr="002C6C11" w:rsidRDefault="007D2B63" w:rsidP="008114EB">
      <w:pPr>
        <w:pStyle w:val="ParagraphText"/>
        <w:spacing w:before="120"/>
        <w:jc w:val="left"/>
      </w:pPr>
      <w:r w:rsidRPr="002C6C11">
        <w:t xml:space="preserve">Technical performance KPIs are central to evaluating distribution strategies, as the study aims to compare the efficiency, reliability, and scalability of different delivery methods. </w:t>
      </w:r>
    </w:p>
    <w:p w14:paraId="5D0C91BE" w14:textId="77777777" w:rsidR="007D2B63" w:rsidRPr="002C6C11" w:rsidRDefault="007D2B63" w:rsidP="008114EB">
      <w:pPr>
        <w:pStyle w:val="ParagraphText"/>
        <w:spacing w:before="120"/>
        <w:jc w:val="left"/>
      </w:pPr>
      <w:r w:rsidRPr="002C6C11">
        <w:t xml:space="preserve">Key indicators include </w:t>
      </w:r>
      <w:r w:rsidRPr="002C6C11">
        <w:rPr>
          <w:b/>
        </w:rPr>
        <w:t>startup delay</w:t>
      </w:r>
      <w:r w:rsidRPr="002C6C11">
        <w:t xml:space="preserve"> and </w:t>
      </w:r>
      <w:r w:rsidRPr="002C6C11">
        <w:rPr>
          <w:b/>
        </w:rPr>
        <w:t>buffering ratio</w:t>
      </w:r>
      <w:r w:rsidRPr="002C6C11">
        <w:t>, which capture the immediate and ongoing stability of playback. Variations across distribution methods in these metrics directly reflect differences in efficiency: for example, whether edge caching reduces latency compared to a centralized CDN.</w:t>
      </w:r>
    </w:p>
    <w:p w14:paraId="464004BC" w14:textId="77777777" w:rsidR="007D2B63" w:rsidRPr="002C6C11" w:rsidRDefault="007D2B63" w:rsidP="008114EB">
      <w:pPr>
        <w:pStyle w:val="ParagraphText"/>
        <w:spacing w:before="120"/>
        <w:jc w:val="left"/>
      </w:pPr>
      <w:r w:rsidRPr="00C80238">
        <w:rPr>
          <w:b/>
          <w:bCs/>
        </w:rPr>
        <w:t>Quality of experience (QoE)</w:t>
      </w:r>
      <w:r w:rsidRPr="00C80238">
        <w:t xml:space="preserve"> metrics such as </w:t>
      </w:r>
      <w:r w:rsidRPr="00C80238">
        <w:rPr>
          <w:b/>
          <w:bCs/>
        </w:rPr>
        <w:t>bitrate stability</w:t>
      </w:r>
      <w:r w:rsidRPr="00C80238">
        <w:t xml:space="preserve"> and </w:t>
      </w:r>
      <w:r w:rsidRPr="00C80238">
        <w:rPr>
          <w:b/>
          <w:bCs/>
        </w:rPr>
        <w:t>error rates</w:t>
      </w:r>
      <w:r w:rsidRPr="00C80238">
        <w:t xml:space="preserve"> further assess how well each method adapts to inconsistent bandwidth or device limitations. Reliability measures, including </w:t>
      </w:r>
      <w:r w:rsidRPr="00C80238">
        <w:rPr>
          <w:b/>
          <w:bCs/>
        </w:rPr>
        <w:t>crash rates</w:t>
      </w:r>
      <w:r w:rsidRPr="00C80238">
        <w:t xml:space="preserve"> and </w:t>
      </w:r>
      <w:r w:rsidRPr="00C80238">
        <w:rPr>
          <w:b/>
          <w:bCs/>
        </w:rPr>
        <w:t>failed stream attempts</w:t>
      </w:r>
      <w:r w:rsidRPr="00C80238">
        <w:t>, provide additional evidence of robustness across distribution environments.</w:t>
      </w:r>
    </w:p>
    <w:p w14:paraId="21026A8E" w14:textId="77777777" w:rsidR="007D2B63" w:rsidRPr="002C6C11" w:rsidRDefault="007D2B63" w:rsidP="008114EB">
      <w:pPr>
        <w:pStyle w:val="ParagraphText"/>
        <w:spacing w:before="120"/>
        <w:jc w:val="left"/>
      </w:pPr>
      <w:r w:rsidRPr="00C80238">
        <w:t xml:space="preserve">At the system level, </w:t>
      </w:r>
      <w:r w:rsidRPr="00C80238">
        <w:rPr>
          <w:b/>
          <w:bCs/>
        </w:rPr>
        <w:t>uptime/availability</w:t>
      </w:r>
      <w:r w:rsidRPr="00C80238">
        <w:t xml:space="preserve"> and </w:t>
      </w:r>
      <w:r w:rsidRPr="00C80238">
        <w:rPr>
          <w:b/>
          <w:bCs/>
        </w:rPr>
        <w:t>load distribution performance</w:t>
      </w:r>
      <w:r w:rsidRPr="00C80238">
        <w:t xml:space="preserve"> are especially important. These metrics reveal the resilience of different approaches to scaling, highlighting whether they can maintain service levels under stress tests or diverse geographic conditions. For 5G-Emerge, such findings are critical for evaluating the </w:t>
      </w:r>
      <w:r w:rsidRPr="00C80238">
        <w:rPr>
          <w:b/>
          <w:bCs/>
        </w:rPr>
        <w:t>feasibility and scalability of experimental distribution strategies</w:t>
      </w:r>
      <w:r w:rsidRPr="00C80238">
        <w:t xml:space="preserve"> before considering real-world deployment.</w:t>
      </w:r>
    </w:p>
    <w:p w14:paraId="74BE7D49" w14:textId="77777777" w:rsidR="007D2B63" w:rsidRPr="002C6C11" w:rsidRDefault="007D2B63" w:rsidP="00B3730E">
      <w:pPr>
        <w:pStyle w:val="ParagraphText"/>
        <w:numPr>
          <w:ilvl w:val="0"/>
          <w:numId w:val="258"/>
        </w:numPr>
        <w:spacing w:before="60"/>
        <w:ind w:left="426" w:hanging="284"/>
        <w:jc w:val="left"/>
      </w:pPr>
      <w:r w:rsidRPr="002C6C11">
        <w:rPr>
          <w:i/>
        </w:rPr>
        <w:t>Startup Delay (Video Start Time)</w:t>
      </w:r>
      <w:r w:rsidRPr="002C6C11">
        <w:t xml:space="preserve"> – time taken for playback to begin after request.</w:t>
      </w:r>
    </w:p>
    <w:p w14:paraId="4AD94019" w14:textId="4A95560E" w:rsidR="007D2B63" w:rsidRPr="00C80238" w:rsidRDefault="007D2B63" w:rsidP="00B3730E">
      <w:pPr>
        <w:pStyle w:val="ParagraphText"/>
        <w:numPr>
          <w:ilvl w:val="0"/>
          <w:numId w:val="258"/>
        </w:numPr>
        <w:spacing w:before="60"/>
        <w:ind w:left="426" w:hanging="284"/>
        <w:jc w:val="left"/>
      </w:pPr>
      <w:r w:rsidRPr="00C80238">
        <w:rPr>
          <w:i/>
        </w:rPr>
        <w:t>Buffering Ratio</w:t>
      </w:r>
      <w:r w:rsidRPr="00C80238">
        <w:t xml:space="preserve"> – proportion of playback time spent buffering.</w:t>
      </w:r>
      <w:r w:rsidR="001867CB" w:rsidRPr="00C80238">
        <w:t xml:space="preserve"> Ideally it should be zero.</w:t>
      </w:r>
    </w:p>
    <w:p w14:paraId="0B7CCC30" w14:textId="48459DAA" w:rsidR="007D2B63" w:rsidRPr="00C80238" w:rsidRDefault="007D2B63" w:rsidP="00B3730E">
      <w:pPr>
        <w:pStyle w:val="ParagraphText"/>
        <w:numPr>
          <w:ilvl w:val="0"/>
          <w:numId w:val="258"/>
        </w:numPr>
        <w:spacing w:before="60"/>
        <w:ind w:left="426" w:hanging="284"/>
        <w:jc w:val="left"/>
      </w:pPr>
      <w:r w:rsidRPr="00C80238">
        <w:rPr>
          <w:i/>
        </w:rPr>
        <w:t>Rebuffering Events per Session</w:t>
      </w:r>
      <w:r w:rsidRPr="00C80238">
        <w:t xml:space="preserve"> – number of interruptions during playback.</w:t>
      </w:r>
      <w:r w:rsidR="001867CB" w:rsidRPr="00C80238">
        <w:t xml:space="preserve"> Ideally it should be zero.</w:t>
      </w:r>
    </w:p>
    <w:p w14:paraId="0F65575C" w14:textId="49EFAD3F" w:rsidR="0039667C" w:rsidRPr="002C6C11" w:rsidRDefault="0039667C" w:rsidP="00B3730E">
      <w:pPr>
        <w:pStyle w:val="ParagraphText"/>
        <w:numPr>
          <w:ilvl w:val="0"/>
          <w:numId w:val="258"/>
        </w:numPr>
        <w:spacing w:before="60"/>
        <w:ind w:left="426" w:hanging="284"/>
        <w:jc w:val="left"/>
      </w:pPr>
      <w:r w:rsidRPr="002C6C11">
        <w:rPr>
          <w:i/>
        </w:rPr>
        <w:t xml:space="preserve">Throughput </w:t>
      </w:r>
      <w:r w:rsidRPr="002C6C11">
        <w:t xml:space="preserve">- </w:t>
      </w:r>
      <w:r w:rsidR="00E76707" w:rsidRPr="002C6C11">
        <w:t xml:space="preserve">bitrate provided to the </w:t>
      </w:r>
      <w:r w:rsidR="00342A4E" w:rsidRPr="002C6C11">
        <w:t>end-user</w:t>
      </w:r>
    </w:p>
    <w:p w14:paraId="4DB1FD64" w14:textId="77777777" w:rsidR="007D2B63" w:rsidRPr="002C6C11" w:rsidRDefault="007D2B63" w:rsidP="00B3730E">
      <w:pPr>
        <w:pStyle w:val="ParagraphText"/>
        <w:numPr>
          <w:ilvl w:val="0"/>
          <w:numId w:val="258"/>
        </w:numPr>
        <w:spacing w:before="60"/>
        <w:ind w:left="426" w:hanging="284"/>
        <w:jc w:val="left"/>
      </w:pPr>
      <w:r w:rsidRPr="00C80238">
        <w:rPr>
          <w:i/>
        </w:rPr>
        <w:t>Bitrate Stability / QoE</w:t>
      </w:r>
      <w:r w:rsidRPr="00C80238">
        <w:t xml:space="preserve"> – consistency of video quality across varying conditions.</w:t>
      </w:r>
    </w:p>
    <w:p w14:paraId="4052C8C2" w14:textId="77777777" w:rsidR="007D2B63" w:rsidRPr="002C6C11" w:rsidRDefault="007D2B63" w:rsidP="00B3730E">
      <w:pPr>
        <w:pStyle w:val="ParagraphText"/>
        <w:numPr>
          <w:ilvl w:val="0"/>
          <w:numId w:val="258"/>
        </w:numPr>
        <w:spacing w:before="60"/>
        <w:ind w:left="426" w:hanging="284"/>
        <w:jc w:val="left"/>
      </w:pPr>
      <w:r w:rsidRPr="00C80238">
        <w:rPr>
          <w:i/>
        </w:rPr>
        <w:t>Error Rate (Failed Playback Attempts)</w:t>
      </w:r>
      <w:r w:rsidRPr="00C80238">
        <w:t xml:space="preserve"> – % of streams that fail to start or crash.</w:t>
      </w:r>
    </w:p>
    <w:p w14:paraId="42EC95BD" w14:textId="26219D81" w:rsidR="007D2B63" w:rsidRPr="00C80238" w:rsidRDefault="007D2B63" w:rsidP="00B3730E">
      <w:pPr>
        <w:pStyle w:val="ParagraphText"/>
        <w:numPr>
          <w:ilvl w:val="0"/>
          <w:numId w:val="258"/>
        </w:numPr>
        <w:spacing w:before="60"/>
        <w:ind w:left="426" w:hanging="284"/>
        <w:jc w:val="left"/>
      </w:pPr>
      <w:r w:rsidRPr="00C80238">
        <w:rPr>
          <w:i/>
        </w:rPr>
        <w:t>Application / Platform Crash Rate</w:t>
      </w:r>
      <w:r w:rsidRPr="00C80238">
        <w:t xml:space="preserve"> – failure frequency across devices or environments.</w:t>
      </w:r>
    </w:p>
    <w:p w14:paraId="093956A5" w14:textId="77777777" w:rsidR="007D2B63" w:rsidRPr="002C6C11" w:rsidRDefault="007D2B63" w:rsidP="00B3730E">
      <w:pPr>
        <w:pStyle w:val="ParagraphText"/>
        <w:numPr>
          <w:ilvl w:val="0"/>
          <w:numId w:val="258"/>
        </w:numPr>
        <w:spacing w:before="60"/>
        <w:ind w:left="426" w:hanging="284"/>
        <w:jc w:val="left"/>
      </w:pPr>
      <w:r w:rsidRPr="002C6C11">
        <w:rPr>
          <w:i/>
        </w:rPr>
        <w:t>Availability (Uptime %)</w:t>
      </w:r>
      <w:r w:rsidRPr="002C6C11">
        <w:t xml:space="preserve"> – proportion of time the system is available for use.</w:t>
      </w:r>
    </w:p>
    <w:p w14:paraId="77BDA964" w14:textId="77777777" w:rsidR="007D2B63" w:rsidRPr="002C6C11" w:rsidRDefault="007D2B63" w:rsidP="00B3730E">
      <w:pPr>
        <w:pStyle w:val="ParagraphText"/>
        <w:numPr>
          <w:ilvl w:val="0"/>
          <w:numId w:val="258"/>
        </w:numPr>
        <w:spacing w:before="60"/>
        <w:ind w:left="426" w:hanging="284"/>
        <w:jc w:val="left"/>
      </w:pPr>
      <w:r w:rsidRPr="002C6C11">
        <w:rPr>
          <w:i/>
        </w:rPr>
        <w:t>Load Distribution Performance</w:t>
      </w:r>
      <w:r w:rsidRPr="002C6C11">
        <w:t xml:space="preserve"> – effectiveness in managing concurrent users and traffic spikes.</w:t>
      </w:r>
    </w:p>
    <w:p w14:paraId="42185D09" w14:textId="77777777" w:rsidR="007D2B63" w:rsidRPr="002C6C11" w:rsidRDefault="007D2B63" w:rsidP="00B3730E">
      <w:pPr>
        <w:pStyle w:val="ParagraphText"/>
        <w:numPr>
          <w:ilvl w:val="0"/>
          <w:numId w:val="258"/>
        </w:numPr>
        <w:spacing w:before="60"/>
        <w:ind w:left="426" w:hanging="284"/>
        <w:jc w:val="left"/>
      </w:pPr>
      <w:r w:rsidRPr="002C6C11">
        <w:rPr>
          <w:i/>
        </w:rPr>
        <w:t>Latency by Region</w:t>
      </w:r>
      <w:r w:rsidRPr="002C6C11">
        <w:t xml:space="preserve"> – speed of delivery across different geographic locations (important for comparing CDN vs. edge, etc.).</w:t>
      </w:r>
    </w:p>
    <w:p w14:paraId="34976E89" w14:textId="77777777" w:rsidR="00AE40B5" w:rsidRPr="002C6C11" w:rsidRDefault="00AE40B5" w:rsidP="008114EB">
      <w:pPr>
        <w:pStyle w:val="ParagraphText"/>
        <w:jc w:val="left"/>
      </w:pPr>
      <w:bookmarkStart w:id="26" w:name="_gwx8qrdr7hcs"/>
      <w:bookmarkEnd w:id="26"/>
    </w:p>
    <w:p w14:paraId="3BB5F7EA" w14:textId="1073C06E" w:rsidR="007D2B63" w:rsidRPr="00C80238" w:rsidRDefault="733968B2" w:rsidP="008114EB">
      <w:pPr>
        <w:pStyle w:val="Heading3"/>
      </w:pPr>
      <w:bookmarkStart w:id="27" w:name="_Toc1080422808"/>
      <w:r>
        <w:t>2.</w:t>
      </w:r>
      <w:r w:rsidR="24BD2478">
        <w:t>7</w:t>
      </w:r>
      <w:r>
        <w:t>.3</w:t>
      </w:r>
      <w:r w:rsidR="00AE40B5">
        <w:tab/>
      </w:r>
      <w:r w:rsidR="059E9742">
        <w:t xml:space="preserve">Energy &amp; </w:t>
      </w:r>
      <w:r w:rsidR="00796E3E">
        <w:t>r</w:t>
      </w:r>
      <w:r w:rsidR="059E9742">
        <w:t xml:space="preserve">esource </w:t>
      </w:r>
      <w:r w:rsidR="00796E3E">
        <w:t>e</w:t>
      </w:r>
      <w:r w:rsidR="059E9742">
        <w:t>fficiency KPIs</w:t>
      </w:r>
      <w:bookmarkEnd w:id="27"/>
    </w:p>
    <w:p w14:paraId="4EF49716" w14:textId="77777777" w:rsidR="007D2B63" w:rsidRPr="002C6C11" w:rsidRDefault="007D2B63" w:rsidP="008114EB">
      <w:pPr>
        <w:pStyle w:val="ParagraphText"/>
        <w:spacing w:before="120"/>
        <w:jc w:val="left"/>
      </w:pPr>
      <w:r w:rsidRPr="002C6C11">
        <w:t>In a research context that examines alternative distribution methods, energy usage becomes a crucial dimension of evaluation. Different approaches to distribution—such as centralized cloud-based CDNs, or edge-based architectures—carry distinct energy and resource footprints. Assessing these impacts is essential not only for understanding operational efficiency but also for contributing to broader debates on sustainability in digital media infrastructure.</w:t>
      </w:r>
    </w:p>
    <w:p w14:paraId="185500FC" w14:textId="77777777" w:rsidR="007D2B63" w:rsidRPr="002C6C11" w:rsidRDefault="007D2B63" w:rsidP="008114EB">
      <w:pPr>
        <w:pStyle w:val="ParagraphText"/>
        <w:spacing w:before="120"/>
        <w:jc w:val="left"/>
      </w:pPr>
      <w:r w:rsidRPr="00C80238">
        <w:t xml:space="preserve">Key indicators include </w:t>
      </w:r>
      <w:r w:rsidRPr="00C80238">
        <w:rPr>
          <w:b/>
          <w:bCs/>
        </w:rPr>
        <w:t>energy consumption per stream</w:t>
      </w:r>
      <w:r w:rsidRPr="00C80238">
        <w:t xml:space="preserve"> and </w:t>
      </w:r>
      <w:r w:rsidRPr="00C80238">
        <w:rPr>
          <w:b/>
          <w:bCs/>
        </w:rPr>
        <w:t>energy consumption per hour of viewing</w:t>
      </w:r>
      <w:r w:rsidRPr="00C80238">
        <w:t xml:space="preserve">, which provide standardized measures of the power required to deliver content under each distribution approach. These metrics allow for direct comparison across methods and help identify trade-offs between user experience and energy efficiency. Similarly, </w:t>
      </w:r>
      <w:r w:rsidRPr="00C80238">
        <w:rPr>
          <w:b/>
          <w:bCs/>
        </w:rPr>
        <w:t>network energy intensity</w:t>
      </w:r>
      <w:r w:rsidRPr="00C80238">
        <w:t>, measured as the energy required per gigabyte of data transferred, offers insights into the relative efficiency of different network pathways and caching strategies.</w:t>
      </w:r>
    </w:p>
    <w:p w14:paraId="10137CCC" w14:textId="7B0804D3" w:rsidR="007D2B63" w:rsidRPr="002C6C11" w:rsidRDefault="007D2B63" w:rsidP="008114EB">
      <w:pPr>
        <w:pStyle w:val="ParagraphText"/>
        <w:spacing w:before="120"/>
        <w:jc w:val="left"/>
      </w:pPr>
      <w:r w:rsidRPr="00C80238">
        <w:t xml:space="preserve">In addition, measures such as </w:t>
      </w:r>
      <w:r w:rsidRPr="00C80238">
        <w:rPr>
          <w:b/>
          <w:bCs/>
        </w:rPr>
        <w:t>server energy utilization rate</w:t>
      </w:r>
      <w:r w:rsidRPr="00C80238">
        <w:t xml:space="preserve"> (the proportion of energy used for active delivery versus idle capacity) and </w:t>
      </w:r>
      <w:r w:rsidRPr="00C80238">
        <w:rPr>
          <w:b/>
          <w:bCs/>
        </w:rPr>
        <w:t>peak versus average energy demand</w:t>
      </w:r>
      <w:r w:rsidRPr="00C80238">
        <w:t xml:space="preserve"> highlight how distribution models perform under different load scenarios. For instance</w:t>
      </w:r>
      <w:r w:rsidR="00144F1E" w:rsidRPr="00C80238">
        <w:t>,</w:t>
      </w:r>
      <w:r w:rsidRPr="00C80238">
        <w:t xml:space="preserve"> edge distribution may optimize for latency but require additional localized infrastructure.</w:t>
      </w:r>
    </w:p>
    <w:p w14:paraId="56A748E4" w14:textId="77777777" w:rsidR="007D2B63" w:rsidRPr="002C6C11" w:rsidRDefault="007D2B63" w:rsidP="008114EB">
      <w:pPr>
        <w:pStyle w:val="ParagraphText"/>
        <w:spacing w:before="120"/>
        <w:jc w:val="left"/>
      </w:pPr>
      <w:r w:rsidRPr="00C80238">
        <w:t xml:space="preserve">By incorporating these energy-related KPIs, the research project ensures that evaluations of distribution methods move beyond technical feasibility and user engagement to also account for </w:t>
      </w:r>
      <w:r w:rsidRPr="00C80238">
        <w:rPr>
          <w:b/>
          <w:bCs/>
        </w:rPr>
        <w:t>environmental and systemic impacts</w:t>
      </w:r>
      <w:r w:rsidRPr="00C80238">
        <w:t>. This holistic approach provides stakeholders with a comprehensive understanding of the costs and benefits of each distribution pathway, aligning the study with broader societal and research priorities around sustainable digital infrastructure.</w:t>
      </w:r>
    </w:p>
    <w:p w14:paraId="6AA4482A" w14:textId="77777777" w:rsidR="007D2B63" w:rsidRPr="002C6C11" w:rsidRDefault="007D2B63" w:rsidP="00B3730E">
      <w:pPr>
        <w:pStyle w:val="ParagraphText"/>
        <w:numPr>
          <w:ilvl w:val="0"/>
          <w:numId w:val="259"/>
        </w:numPr>
        <w:spacing w:before="60"/>
        <w:ind w:left="426" w:hanging="284"/>
      </w:pPr>
      <w:r w:rsidRPr="00C80238">
        <w:rPr>
          <w:i/>
        </w:rPr>
        <w:t>Energy Consumption per Stream (kWh/stream)</w:t>
      </w:r>
      <w:r w:rsidRPr="00C80238">
        <w:t xml:space="preserve"> – total energy required to deliver a single stream from request to completion.</w:t>
      </w:r>
    </w:p>
    <w:p w14:paraId="3B715E55" w14:textId="77777777" w:rsidR="007D2B63" w:rsidRPr="002C6C11" w:rsidRDefault="007D2B63" w:rsidP="00B3730E">
      <w:pPr>
        <w:pStyle w:val="ParagraphText"/>
        <w:numPr>
          <w:ilvl w:val="0"/>
          <w:numId w:val="259"/>
        </w:numPr>
        <w:spacing w:before="60"/>
        <w:ind w:left="426" w:hanging="284"/>
      </w:pPr>
      <w:r w:rsidRPr="002C6C11">
        <w:rPr>
          <w:i/>
        </w:rPr>
        <w:t>Energy Consumption per Hour of Viewing (kWh/hour)</w:t>
      </w:r>
      <w:r w:rsidRPr="002C6C11">
        <w:t xml:space="preserve"> – standardized measure to compare energy efficiency across distribution methods.</w:t>
      </w:r>
    </w:p>
    <w:p w14:paraId="073CAC03" w14:textId="77777777" w:rsidR="007D2B63" w:rsidRPr="002C6C11" w:rsidRDefault="007D2B63" w:rsidP="00B3730E">
      <w:pPr>
        <w:pStyle w:val="ParagraphText"/>
        <w:numPr>
          <w:ilvl w:val="0"/>
          <w:numId w:val="259"/>
        </w:numPr>
        <w:spacing w:before="60"/>
        <w:ind w:left="426" w:hanging="284"/>
      </w:pPr>
      <w:r w:rsidRPr="002C6C11">
        <w:rPr>
          <w:i/>
        </w:rPr>
        <w:t>Server Energy Utilization Rate (%)</w:t>
      </w:r>
      <w:r w:rsidRPr="002C6C11">
        <w:t xml:space="preserve"> – proportion of server energy used for active content delivery versus idle operation.</w:t>
      </w:r>
    </w:p>
    <w:p w14:paraId="3D9FAD5B" w14:textId="77777777" w:rsidR="007D2B63" w:rsidRPr="002C6C11" w:rsidRDefault="007D2B63" w:rsidP="00B3730E">
      <w:pPr>
        <w:pStyle w:val="ParagraphText"/>
        <w:numPr>
          <w:ilvl w:val="0"/>
          <w:numId w:val="259"/>
        </w:numPr>
        <w:spacing w:before="60"/>
        <w:ind w:left="426" w:hanging="284"/>
      </w:pPr>
      <w:r w:rsidRPr="002C6C11">
        <w:rPr>
          <w:i/>
        </w:rPr>
        <w:t>Network Energy Intensity (kWh/GB)</w:t>
      </w:r>
      <w:r w:rsidRPr="002C6C11">
        <w:t xml:space="preserve"> – energy consumed per gigabyte of data transferred through the distribution network.</w:t>
      </w:r>
    </w:p>
    <w:p w14:paraId="31CA53BA" w14:textId="77777777" w:rsidR="007D2B63" w:rsidRPr="002C6C11" w:rsidRDefault="007D2B63" w:rsidP="00B3730E">
      <w:pPr>
        <w:pStyle w:val="ParagraphText"/>
        <w:numPr>
          <w:ilvl w:val="0"/>
          <w:numId w:val="259"/>
        </w:numPr>
        <w:spacing w:before="60"/>
        <w:ind w:left="426" w:hanging="284"/>
      </w:pPr>
      <w:r w:rsidRPr="002C6C11">
        <w:rPr>
          <w:i/>
        </w:rPr>
        <w:t>Data Transfer Volume per User (GB/user)</w:t>
      </w:r>
      <w:r w:rsidRPr="002C6C11">
        <w:t xml:space="preserve"> – total data delivered to a user, linked to energy use.</w:t>
      </w:r>
    </w:p>
    <w:p w14:paraId="39FACDFA" w14:textId="77777777" w:rsidR="007D2B63" w:rsidRPr="002C6C11" w:rsidRDefault="007D2B63" w:rsidP="00B3730E">
      <w:pPr>
        <w:pStyle w:val="ParagraphText"/>
        <w:numPr>
          <w:ilvl w:val="0"/>
          <w:numId w:val="259"/>
        </w:numPr>
        <w:spacing w:before="60"/>
        <w:ind w:left="426" w:hanging="284"/>
      </w:pPr>
      <w:r w:rsidRPr="00C80238">
        <w:rPr>
          <w:i/>
        </w:rPr>
        <w:t>Carbon Intensity per Stream (gCO₂e/stream)</w:t>
      </w:r>
      <w:r w:rsidRPr="00C80238">
        <w:t xml:space="preserve"> – estimated greenhouse gas emissions associated with delivering one stream.</w:t>
      </w:r>
    </w:p>
    <w:p w14:paraId="65BCCDA1" w14:textId="3E665365" w:rsidR="007D2B63" w:rsidRPr="002C6C11" w:rsidRDefault="007D2B63" w:rsidP="00B3730E">
      <w:pPr>
        <w:pStyle w:val="ParagraphText"/>
        <w:numPr>
          <w:ilvl w:val="0"/>
          <w:numId w:val="259"/>
        </w:numPr>
        <w:spacing w:before="60"/>
        <w:ind w:left="426" w:hanging="284"/>
      </w:pPr>
      <w:r w:rsidRPr="002C6C11">
        <w:rPr>
          <w:i/>
        </w:rPr>
        <w:t>Peak vs. Average Energy Demand (kWh</w:t>
      </w:r>
      <w:r w:rsidR="00226A6A" w:rsidRPr="002C6C11">
        <w:rPr>
          <w:i/>
        </w:rPr>
        <w:t xml:space="preserve"> / kWh</w:t>
      </w:r>
      <w:r w:rsidRPr="002C6C11">
        <w:rPr>
          <w:i/>
        </w:rPr>
        <w:t>)</w:t>
      </w:r>
      <w:r w:rsidRPr="002C6C11">
        <w:t xml:space="preserve"> – comparison of energy consumption during high-demand periods versus baseline usage.</w:t>
      </w:r>
    </w:p>
    <w:p w14:paraId="17298337" w14:textId="77777777" w:rsidR="007D2B63" w:rsidRPr="002C6C11" w:rsidRDefault="007D2B63" w:rsidP="007D2B63">
      <w:pPr>
        <w:pStyle w:val="ParagraphText"/>
      </w:pPr>
    </w:p>
    <w:p w14:paraId="59A2A63A" w14:textId="1719E78D" w:rsidR="00CF078F" w:rsidRPr="00C80238" w:rsidRDefault="00CF078F" w:rsidP="00CF078F">
      <w:pPr>
        <w:pStyle w:val="ParagraphText"/>
        <w:jc w:val="left"/>
      </w:pPr>
      <w:r w:rsidRPr="00C80238">
        <w:t xml:space="preserve">Some of the proposed tests assume </w:t>
      </w:r>
      <w:r w:rsidR="00A76949" w:rsidRPr="00C80238">
        <w:t xml:space="preserve">a </w:t>
      </w:r>
      <w:r w:rsidRPr="00C80238">
        <w:t xml:space="preserve">large scale deployment and adoption of the 5G-EMERGE system which is out of scope of Phase 2. Those </w:t>
      </w:r>
      <w:r w:rsidR="0079531F" w:rsidRPr="00C80238">
        <w:t>tests</w:t>
      </w:r>
      <w:r w:rsidRPr="00C80238">
        <w:t xml:space="preserve"> that are feasible in the Phase 2 test beds have been included in the overall test plan, in addition to the strand-specific performance tests.</w:t>
      </w:r>
    </w:p>
    <w:p w14:paraId="728122BE" w14:textId="77777777" w:rsidR="00CF078F" w:rsidRDefault="00CF078F" w:rsidP="007D2B63">
      <w:pPr>
        <w:pStyle w:val="ParagraphText"/>
        <w:rPr>
          <w:ins w:id="28" w:author="Darko Ratkaj" w:date="2026-03-17T08:08:00Z" w16du:dateUtc="2026-03-17T07:08:00Z"/>
        </w:rPr>
      </w:pPr>
    </w:p>
    <w:p w14:paraId="747A03ED" w14:textId="120C30C6" w:rsidR="000240E1" w:rsidRPr="00C80238" w:rsidRDefault="71C34292" w:rsidP="000240E1">
      <w:pPr>
        <w:pStyle w:val="Heading3"/>
        <w:rPr>
          <w:ins w:id="29" w:author="Darko Ratkaj" w:date="2026-03-17T08:08:00Z" w16du:dateUtc="2026-03-17T07:08:00Z"/>
        </w:rPr>
      </w:pPr>
      <w:bookmarkStart w:id="30" w:name="_Toc1393957539"/>
      <w:ins w:id="31" w:author="Darko Ratkaj" w:date="2026-03-17T08:08:00Z" w16du:dateUtc="2026-03-17T07:08:00Z">
        <w:r>
          <w:t>2.7.4</w:t>
        </w:r>
        <w:r w:rsidR="000240E1">
          <w:tab/>
        </w:r>
        <w:r>
          <w:t>Compute, AI and security related KPIs</w:t>
        </w:r>
        <w:bookmarkEnd w:id="30"/>
      </w:ins>
    </w:p>
    <w:p w14:paraId="07F5A246" w14:textId="1D9BF50F" w:rsidR="000240E1" w:rsidRDefault="00A16310" w:rsidP="000240E1">
      <w:pPr>
        <w:pStyle w:val="ParagraphText"/>
        <w:spacing w:before="120"/>
        <w:jc w:val="left"/>
        <w:rPr>
          <w:ins w:id="32" w:author="Darko Ratkaj" w:date="2026-03-17T08:17:00Z" w16du:dateUtc="2026-03-17T07:17:00Z"/>
        </w:rPr>
      </w:pPr>
      <w:ins w:id="33" w:author="Darko Ratkaj" w:date="2026-03-17T08:13:00Z" w16du:dateUtc="2026-03-17T07:13:00Z">
        <w:r>
          <w:t>P</w:t>
        </w:r>
      </w:ins>
      <w:ins w:id="34" w:author="Darko Ratkaj" w:date="2026-03-17T08:12:00Z">
        <w:r w:rsidR="008D7C91" w:rsidRPr="008D7C91">
          <w:t>erformance of the cloud infrastructure</w:t>
        </w:r>
      </w:ins>
      <w:ins w:id="35" w:author="Darko Ratkaj" w:date="2026-03-17T08:13:00Z" w16du:dateUtc="2026-03-17T07:13:00Z">
        <w:r>
          <w:t xml:space="preserve"> is a prerequisite for </w:t>
        </w:r>
      </w:ins>
      <w:ins w:id="36" w:author="Darko Ratkaj" w:date="2026-03-17T08:15:00Z" w16du:dateUtc="2026-03-17T07:15:00Z">
        <w:r w:rsidR="002A5DA5">
          <w:t xml:space="preserve">meeting the </w:t>
        </w:r>
      </w:ins>
      <w:ins w:id="37" w:author="Darko Ratkaj" w:date="2026-03-17T08:12:00Z">
        <w:r w:rsidR="008D7C91" w:rsidRPr="008D7C91">
          <w:t>service</w:t>
        </w:r>
      </w:ins>
      <w:ins w:id="38" w:author="Darko Ratkaj" w:date="2026-03-17T08:14:00Z" w16du:dateUtc="2026-03-17T07:14:00Z">
        <w:r w:rsidR="008638E4">
          <w:t xml:space="preserve"> </w:t>
        </w:r>
      </w:ins>
      <w:ins w:id="39" w:author="Darko Ratkaj" w:date="2026-03-17T08:15:00Z" w16du:dateUtc="2026-03-17T07:15:00Z">
        <w:r w:rsidR="002A5DA5">
          <w:t xml:space="preserve">requirements. </w:t>
        </w:r>
        <w:r w:rsidR="001E3911">
          <w:t>T</w:t>
        </w:r>
      </w:ins>
      <w:ins w:id="40" w:author="Darko Ratkaj" w:date="2026-03-17T08:16:00Z" w16du:dateUtc="2026-03-17T07:16:00Z">
        <w:r w:rsidR="00BD3669">
          <w:t>he following KPI</w:t>
        </w:r>
      </w:ins>
      <w:ins w:id="41" w:author="Darko Ratkaj" w:date="2026-03-17T08:17:00Z" w16du:dateUtc="2026-03-17T07:17:00Z">
        <w:r w:rsidR="00BD3669">
          <w:t xml:space="preserve">s </w:t>
        </w:r>
        <w:r w:rsidR="00EB0B6C">
          <w:t>are defined t</w:t>
        </w:r>
      </w:ins>
      <w:ins w:id="42" w:author="Darko Ratkaj" w:date="2026-03-17T08:15:00Z" w16du:dateUtc="2026-03-17T07:15:00Z">
        <w:r w:rsidR="001E3911">
          <w:t xml:space="preserve">o validate </w:t>
        </w:r>
      </w:ins>
      <w:ins w:id="43" w:author="Darko Ratkaj" w:date="2026-03-17T08:19:00Z" w16du:dateUtc="2026-03-17T07:19:00Z">
        <w:r w:rsidR="00B5730B">
          <w:t>cloud</w:t>
        </w:r>
      </w:ins>
      <w:ins w:id="44" w:author="Darko Ratkaj" w:date="2026-03-17T08:15:00Z" w16du:dateUtc="2026-03-17T07:15:00Z">
        <w:r w:rsidR="001E3911">
          <w:t xml:space="preserve"> </w:t>
        </w:r>
      </w:ins>
      <w:ins w:id="45" w:author="Darko Ratkaj" w:date="2026-03-17T08:16:00Z" w16du:dateUtc="2026-03-17T07:16:00Z">
        <w:r w:rsidR="001E3911">
          <w:t>implementation and performance</w:t>
        </w:r>
      </w:ins>
      <w:ins w:id="46" w:author="Darko Ratkaj" w:date="2026-03-17T08:17:00Z" w16du:dateUtc="2026-03-17T07:17:00Z">
        <w:r w:rsidR="00EB0B6C">
          <w:t>:</w:t>
        </w:r>
      </w:ins>
    </w:p>
    <w:p w14:paraId="0F21D655" w14:textId="2EDD6DD0" w:rsidR="00EB0B6C" w:rsidRDefault="00297701" w:rsidP="00EB0B6C">
      <w:pPr>
        <w:pStyle w:val="ParagraphText"/>
        <w:numPr>
          <w:ilvl w:val="0"/>
          <w:numId w:val="301"/>
        </w:numPr>
        <w:spacing w:before="120"/>
        <w:jc w:val="left"/>
        <w:rPr>
          <w:ins w:id="47" w:author="Darko Ratkaj" w:date="2026-03-17T08:17:00Z" w16du:dateUtc="2026-03-17T07:17:00Z"/>
        </w:rPr>
      </w:pPr>
      <w:ins w:id="48" w:author="Darko Ratkaj" w:date="2026-03-17T08:17:00Z" w16du:dateUtc="2026-03-17T07:17:00Z">
        <w:r>
          <w:t xml:space="preserve">Computing </w:t>
        </w:r>
      </w:ins>
      <w:ins w:id="49" w:author="Darko Ratkaj" w:date="2026-03-17T08:18:00Z" w16du:dateUtc="2026-03-17T07:18:00Z">
        <w:r w:rsidR="00B249D0">
          <w:t>KPIs</w:t>
        </w:r>
      </w:ins>
      <w:ins w:id="50" w:author="Darko Ratkaj" w:date="2026-03-17T08:17:00Z" w16du:dateUtc="2026-03-17T07:17:00Z">
        <w:r>
          <w:t>:</w:t>
        </w:r>
      </w:ins>
      <w:ins w:id="51" w:author="Darko Ratkaj" w:date="2026-03-17T08:19:00Z" w16du:dateUtc="2026-03-17T07:19:00Z">
        <w:r w:rsidR="00B5730B">
          <w:t xml:space="preserve"> </w:t>
        </w:r>
        <w:r w:rsidR="00B54990" w:rsidRPr="008B40B8">
          <w:rPr>
            <w:highlight w:val="yellow"/>
            <w:rPrChange w:id="52" w:author="Darko Ratkaj" w:date="2026-03-17T08:20:00Z" w16du:dateUtc="2026-03-17T07:20:00Z">
              <w:rPr/>
            </w:rPrChange>
          </w:rPr>
          <w:t>Peak and average usage of RAM, disk</w:t>
        </w:r>
      </w:ins>
      <w:ins w:id="53" w:author="Darko Ratkaj" w:date="2026-03-17T08:20:00Z" w16du:dateUtc="2026-03-17T07:20:00Z">
        <w:r w:rsidR="008B40B8" w:rsidRPr="008B40B8">
          <w:rPr>
            <w:highlight w:val="yellow"/>
            <w:rPrChange w:id="54" w:author="Darko Ratkaj" w:date="2026-03-17T08:20:00Z" w16du:dateUtc="2026-03-17T07:20:00Z">
              <w:rPr/>
            </w:rPrChange>
          </w:rPr>
          <w:t>, and CPU resources</w:t>
        </w:r>
      </w:ins>
    </w:p>
    <w:p w14:paraId="6FDFBF5F" w14:textId="4AA03371" w:rsidR="00297701" w:rsidRDefault="00297701" w:rsidP="00EB0B6C">
      <w:pPr>
        <w:pStyle w:val="ParagraphText"/>
        <w:numPr>
          <w:ilvl w:val="0"/>
          <w:numId w:val="301"/>
        </w:numPr>
        <w:spacing w:before="120"/>
        <w:jc w:val="left"/>
        <w:rPr>
          <w:ins w:id="55" w:author="Darko Ratkaj" w:date="2026-03-17T08:18:00Z" w16du:dateUtc="2026-03-17T07:18:00Z"/>
        </w:rPr>
      </w:pPr>
      <w:ins w:id="56" w:author="Darko Ratkaj" w:date="2026-03-17T08:18:00Z" w16du:dateUtc="2026-03-17T07:18:00Z">
        <w:r>
          <w:t>AI-</w:t>
        </w:r>
        <w:r w:rsidR="00B249D0">
          <w:t>related KPIs:</w:t>
        </w:r>
      </w:ins>
      <w:ins w:id="57" w:author="Darko Ratkaj" w:date="2026-03-17T08:20:00Z" w16du:dateUtc="2026-03-17T07:20:00Z">
        <w:r w:rsidR="008B40B8">
          <w:t xml:space="preserve"> </w:t>
        </w:r>
        <w:r w:rsidR="008B40B8" w:rsidRPr="008B40B8">
          <w:rPr>
            <w:highlight w:val="yellow"/>
            <w:rPrChange w:id="58" w:author="Darko Ratkaj" w:date="2026-03-17T08:20:00Z" w16du:dateUtc="2026-03-17T07:20:00Z">
              <w:rPr/>
            </w:rPrChange>
          </w:rPr>
          <w:t>XXX</w:t>
        </w:r>
      </w:ins>
    </w:p>
    <w:p w14:paraId="6121B76F" w14:textId="28D8F487" w:rsidR="00297701" w:rsidRPr="002C6C11" w:rsidRDefault="00B5730B">
      <w:pPr>
        <w:pStyle w:val="ParagraphText"/>
        <w:numPr>
          <w:ilvl w:val="0"/>
          <w:numId w:val="301"/>
        </w:numPr>
        <w:spacing w:before="120"/>
        <w:jc w:val="left"/>
        <w:rPr>
          <w:ins w:id="59" w:author="Emna Amri" w:date="2026-03-24T09:18:00Z" w16du:dateUtc="2026-03-24T09:18:40Z"/>
          <w:rPrChange w:id="60" w:author="Emna Amri" w:date="2026-03-24T09:22:00Z">
            <w:rPr>
              <w:ins w:id="61" w:author="Emna Amri" w:date="2026-03-24T09:18:00Z" w16du:dateUtc="2026-03-24T09:18:40Z"/>
              <w:highlight w:val="yellow"/>
            </w:rPr>
          </w:rPrChange>
        </w:rPr>
        <w:pPrChange w:id="62" w:author="Darko Ratkaj" w:date="2026-03-17T08:17:00Z" w16du:dateUtc="2026-03-17T07:17:00Z">
          <w:pPr>
            <w:pStyle w:val="ParagraphText"/>
            <w:spacing w:before="120"/>
            <w:jc w:val="left"/>
          </w:pPr>
        </w:pPrChange>
      </w:pPr>
      <w:commentRangeStart w:id="63"/>
      <w:ins w:id="64" w:author="Darko Ratkaj" w:date="2026-03-17T08:18:00Z" w16du:dateUtc="2026-03-17T07:18:00Z">
        <w:r>
          <w:t>Sec</w:t>
        </w:r>
      </w:ins>
      <w:ins w:id="65" w:author="Darko Ratkaj" w:date="2026-03-17T08:19:00Z" w16du:dateUtc="2026-03-17T07:19:00Z">
        <w:r>
          <w:t>urity</w:t>
        </w:r>
      </w:ins>
      <w:ins w:id="66" w:author="Darko Ratkaj" w:date="2026-03-17T08:47:00Z" w16du:dateUtc="2026-03-17T07:47:00Z">
        <w:r w:rsidR="00F12AC4">
          <w:t>-related</w:t>
        </w:r>
      </w:ins>
      <w:ins w:id="67" w:author="Darko Ratkaj" w:date="2026-03-17T08:19:00Z" w16du:dateUtc="2026-03-17T07:19:00Z">
        <w:r>
          <w:t xml:space="preserve"> KPIs:</w:t>
        </w:r>
      </w:ins>
      <w:commentRangeEnd w:id="63"/>
      <w:r w:rsidR="00DA4BE1">
        <w:rPr>
          <w:rStyle w:val="CommentReference"/>
          <w:sz w:val="18"/>
          <w:szCs w:val="18"/>
        </w:rPr>
        <w:commentReference w:id="63"/>
      </w:r>
      <w:ins w:id="68" w:author="Darko Ratkaj" w:date="2026-03-17T08:20:00Z" w16du:dateUtc="2026-03-17T07:20:00Z">
        <w:r w:rsidR="008B40B8">
          <w:t xml:space="preserve"> </w:t>
        </w:r>
        <w:del w:id="69" w:author="Emna Amri" w:date="2026-03-24T08:55:00Z" w16du:dateUtc="2026-03-24T08:55:36Z">
          <w:r w:rsidDel="008B40B8">
            <w:delText>Y</w:delText>
          </w:r>
        </w:del>
        <w:del w:id="70" w:author="Emna Amri" w:date="2026-03-24T08:55:00Z" w16du:dateUtc="2026-03-24T08:55:35Z">
          <w:r w:rsidDel="008B40B8">
            <w:delText>YY</w:delText>
          </w:r>
        </w:del>
      </w:ins>
      <w:ins w:id="71" w:author="Emna Amri" w:date="2026-03-24T08:55:00Z" w16du:dateUtc="2026-03-24T08:55:58Z">
        <w:r w:rsidR="465D9D13" w:rsidRPr="2618C7F4">
          <w:rPr>
            <w:rPrChange w:id="72" w:author="Emna Amri" w:date="2026-03-24T09:22:00Z" w16du:dateUtc="2026-03-24T09:22:18Z">
              <w:rPr>
                <w:highlight w:val="yellow"/>
              </w:rPr>
            </w:rPrChange>
          </w:rPr>
          <w:t xml:space="preserve">These KPIs focus on the ability of the system to ensure </w:t>
        </w:r>
        <w:r w:rsidR="465D9D13" w:rsidRPr="2618C7F4">
          <w:rPr>
            <w:b/>
            <w:bCs/>
            <w:rPrChange w:id="73" w:author="Emna Amri" w:date="2026-03-24T08:58:00Z" w16du:dateUtc="2026-03-24T08:58:52Z">
              <w:rPr>
                <w:highlight w:val="yellow"/>
              </w:rPr>
            </w:rPrChange>
          </w:rPr>
          <w:t>confidentiality, integrity, and availability</w:t>
        </w:r>
        <w:r w:rsidR="465D9D13" w:rsidRPr="2618C7F4">
          <w:rPr>
            <w:rPrChange w:id="74" w:author="Emna Amri" w:date="2026-03-24T09:22:00Z" w16du:dateUtc="2026-03-24T09:22:18Z">
              <w:rPr>
                <w:highlight w:val="yellow"/>
              </w:rPr>
            </w:rPrChange>
          </w:rPr>
          <w:t xml:space="preserve"> of both the edge infrastructure and the communication channels.</w:t>
        </w:r>
      </w:ins>
      <w:ins w:id="75" w:author="Emna Amri" w:date="2026-03-24T09:17:00Z" w16du:dateUtc="2026-03-24T09:17:51Z">
        <w:r w:rsidR="5DED1096" w:rsidRPr="2618C7F4">
          <w:rPr>
            <w:rPrChange w:id="76" w:author="Emna Amri" w:date="2026-03-24T09:22:00Z" w16du:dateUtc="2026-03-24T09:22:18Z">
              <w:rPr>
                <w:highlight w:val="yellow"/>
              </w:rPr>
            </w:rPrChange>
          </w:rPr>
          <w:t xml:space="preserve">  Where applicable, these KPIs are measured through controlled test scenarios, including attack simulations, misconfiguration attempts, and performance measurements under secured conditions.</w:t>
        </w:r>
      </w:ins>
      <w:ins w:id="77" w:author="Emna Amri" w:date="2026-03-24T09:22:00Z" w16du:dateUtc="2026-03-24T09:22:45Z">
        <w:r>
          <w:br/>
        </w:r>
      </w:ins>
      <w:ins w:id="78" w:author="Emna Amri" w:date="2026-03-24T09:18:00Z" w16du:dateUtc="2026-03-24T09:18:38Z">
        <w:r>
          <w:br/>
        </w:r>
        <w:r w:rsidR="1DF9E925" w:rsidRPr="2618C7F4">
          <w:rPr>
            <w:rPrChange w:id="79" w:author="Emna Amri" w:date="2026-03-24T09:22:00Z" w16du:dateUtc="2026-03-24T09:22:18Z">
              <w:rPr>
                <w:highlight w:val="yellow"/>
              </w:rPr>
            </w:rPrChange>
          </w:rPr>
          <w:t>For far-edge security we will consider the following KPIs:</w:t>
        </w:r>
      </w:ins>
    </w:p>
    <w:p w14:paraId="4717CD52" w14:textId="3A9C899A" w:rsidR="1DF9E925" w:rsidRDefault="1DF9E925">
      <w:pPr>
        <w:pStyle w:val="ParagraphText"/>
        <w:numPr>
          <w:ilvl w:val="1"/>
          <w:numId w:val="301"/>
        </w:numPr>
        <w:spacing w:line="259" w:lineRule="auto"/>
        <w:jc w:val="left"/>
        <w:rPr>
          <w:ins w:id="80" w:author="Emna Amri" w:date="2026-03-24T09:19:00Z" w16du:dateUtc="2026-03-24T09:19:23Z"/>
          <w:rPrChange w:id="81" w:author="Emna Amri" w:date="2026-03-24T09:22:00Z">
            <w:rPr>
              <w:ins w:id="82" w:author="Emna Amri" w:date="2026-03-24T09:19:00Z" w16du:dateUtc="2026-03-24T09:19:23Z"/>
              <w:highlight w:val="yellow"/>
            </w:rPr>
          </w:rPrChange>
        </w:rPr>
        <w:pPrChange w:id="83" w:author="Emna Amri" w:date="2026-03-24T09:22:00Z">
          <w:pPr/>
        </w:pPrChange>
      </w:pPr>
      <w:ins w:id="84" w:author="Emna Amri" w:date="2026-03-24T09:19:00Z" w16du:dateUtc="2026-03-24T09:19:05Z">
        <w:r w:rsidRPr="2618C7F4">
          <w:rPr>
            <w:rPrChange w:id="85" w:author="Emna Amri" w:date="2026-03-24T09:22:00Z" w16du:dateUtc="2026-03-24T09:22:18Z">
              <w:rPr>
                <w:highlight w:val="yellow"/>
              </w:rPr>
            </w:rPrChange>
          </w:rPr>
          <w:t xml:space="preserve">Secure boot integrity verification rate (%): percentage of successful system boots where the full chain of trust is verified. A failed verification results in the system not booting or not releasing sensitive data. </w:t>
        </w:r>
      </w:ins>
    </w:p>
    <w:p w14:paraId="0D87B405" w14:textId="14C3D7E8" w:rsidR="1DF9E925" w:rsidRDefault="1DF9E925">
      <w:pPr>
        <w:pStyle w:val="ParagraphText"/>
        <w:numPr>
          <w:ilvl w:val="1"/>
          <w:numId w:val="301"/>
        </w:numPr>
        <w:spacing w:line="259" w:lineRule="auto"/>
        <w:jc w:val="left"/>
        <w:rPr>
          <w:ins w:id="86" w:author="Emna Amri" w:date="2026-03-24T09:20:00Z" w16du:dateUtc="2026-03-24T09:20:10Z"/>
          <w:rPrChange w:id="87" w:author="Emna Amri" w:date="2026-03-24T09:22:00Z">
            <w:rPr>
              <w:ins w:id="88" w:author="Emna Amri" w:date="2026-03-24T09:20:00Z" w16du:dateUtc="2026-03-24T09:20:10Z"/>
              <w:highlight w:val="yellow"/>
            </w:rPr>
          </w:rPrChange>
        </w:rPr>
        <w:pPrChange w:id="89" w:author="Emna Amri" w:date="2026-03-24T09:22:00Z">
          <w:pPr/>
        </w:pPrChange>
      </w:pPr>
      <w:ins w:id="90" w:author="Emna Amri" w:date="2026-03-24T09:19:00Z" w16du:dateUtc="2026-03-24T09:19:36Z">
        <w:r w:rsidRPr="2618C7F4">
          <w:rPr>
            <w:rPrChange w:id="91" w:author="Emna Amri" w:date="2026-03-24T09:22:00Z" w16du:dateUtc="2026-03-24T09:22:18Z">
              <w:rPr>
                <w:highlight w:val="yellow"/>
              </w:rPr>
            </w:rPrChange>
          </w:rPr>
          <w:t xml:space="preserve">Unauthorized </w:t>
        </w:r>
      </w:ins>
      <w:ins w:id="92" w:author="Emna Amri" w:date="2026-03-24T09:20:00Z" w16du:dateUtc="2026-03-24T09:20:02Z">
        <w:r w:rsidRPr="2618C7F4">
          <w:rPr>
            <w:rPrChange w:id="93" w:author="Emna Amri" w:date="2026-03-24T09:22:00Z" w16du:dateUtc="2026-03-24T09:22:18Z">
              <w:rPr>
                <w:highlight w:val="yellow"/>
              </w:rPr>
            </w:rPrChange>
          </w:rPr>
          <w:t>s</w:t>
        </w:r>
      </w:ins>
      <w:ins w:id="94" w:author="Emna Amri" w:date="2026-03-24T09:19:00Z" w16du:dateUtc="2026-03-24T09:19:36Z">
        <w:r w:rsidRPr="2618C7F4">
          <w:rPr>
            <w:rPrChange w:id="95" w:author="Emna Amri" w:date="2026-03-24T09:22:00Z" w16du:dateUtc="2026-03-24T09:22:18Z">
              <w:rPr>
                <w:highlight w:val="yellow"/>
              </w:rPr>
            </w:rPrChange>
          </w:rPr>
          <w:t xml:space="preserve">ystem </w:t>
        </w:r>
      </w:ins>
      <w:ins w:id="96" w:author="Emna Amri" w:date="2026-03-24T09:20:00Z" w16du:dateUtc="2026-03-24T09:20:04Z">
        <w:r w:rsidRPr="2618C7F4">
          <w:rPr>
            <w:rPrChange w:id="97" w:author="Emna Amri" w:date="2026-03-24T09:22:00Z" w16du:dateUtc="2026-03-24T09:22:18Z">
              <w:rPr>
                <w:highlight w:val="yellow"/>
              </w:rPr>
            </w:rPrChange>
          </w:rPr>
          <w:t>m</w:t>
        </w:r>
      </w:ins>
      <w:ins w:id="98" w:author="Emna Amri" w:date="2026-03-24T09:19:00Z" w16du:dateUtc="2026-03-24T09:19:36Z">
        <w:r w:rsidRPr="2618C7F4">
          <w:rPr>
            <w:rPrChange w:id="99" w:author="Emna Amri" w:date="2026-03-24T09:22:00Z" w16du:dateUtc="2026-03-24T09:22:18Z">
              <w:rPr>
                <w:highlight w:val="yellow"/>
              </w:rPr>
            </w:rPrChange>
          </w:rPr>
          <w:t xml:space="preserve">odification </w:t>
        </w:r>
      </w:ins>
      <w:ins w:id="100" w:author="Emna Amri" w:date="2026-03-24T09:20:00Z" w16du:dateUtc="2026-03-24T09:20:07Z">
        <w:r w:rsidRPr="2618C7F4">
          <w:rPr>
            <w:rPrChange w:id="101" w:author="Emna Amri" w:date="2026-03-24T09:22:00Z" w16du:dateUtc="2026-03-24T09:22:18Z">
              <w:rPr>
                <w:highlight w:val="yellow"/>
              </w:rPr>
            </w:rPrChange>
          </w:rPr>
          <w:t>d</w:t>
        </w:r>
      </w:ins>
      <w:ins w:id="102" w:author="Emna Amri" w:date="2026-03-24T09:19:00Z" w16du:dateUtc="2026-03-24T09:19:36Z">
        <w:r w:rsidRPr="2618C7F4">
          <w:rPr>
            <w:rPrChange w:id="103" w:author="Emna Amri" w:date="2026-03-24T09:22:00Z" w16du:dateUtc="2026-03-24T09:22:18Z">
              <w:rPr>
                <w:highlight w:val="yellow"/>
              </w:rPr>
            </w:rPrChange>
          </w:rPr>
          <w:t xml:space="preserve">etection </w:t>
        </w:r>
      </w:ins>
      <w:ins w:id="104" w:author="Emna Amri" w:date="2026-03-24T09:20:00Z" w16du:dateUtc="2026-03-24T09:20:08Z">
        <w:r w:rsidRPr="2618C7F4">
          <w:rPr>
            <w:rPrChange w:id="105" w:author="Emna Amri" w:date="2026-03-24T09:22:00Z" w16du:dateUtc="2026-03-24T09:22:18Z">
              <w:rPr>
                <w:highlight w:val="yellow"/>
              </w:rPr>
            </w:rPrChange>
          </w:rPr>
          <w:t>r</w:t>
        </w:r>
      </w:ins>
      <w:ins w:id="106" w:author="Emna Amri" w:date="2026-03-24T09:19:00Z" w16du:dateUtc="2026-03-24T09:19:36Z">
        <w:r w:rsidRPr="2618C7F4">
          <w:rPr>
            <w:rPrChange w:id="107" w:author="Emna Amri" w:date="2026-03-24T09:22:00Z" w16du:dateUtc="2026-03-24T09:22:18Z">
              <w:rPr>
                <w:highlight w:val="yellow"/>
              </w:rPr>
            </w:rPrChange>
          </w:rPr>
          <w:t>ate (%): ability of the system to detect and prevent execution of tampered bootloaders, kernels, or system images.</w:t>
        </w:r>
      </w:ins>
    </w:p>
    <w:p w14:paraId="61C342EB" w14:textId="173E15FC" w:rsidR="233EC891" w:rsidRDefault="233EC891">
      <w:pPr>
        <w:pStyle w:val="ParagraphText"/>
        <w:numPr>
          <w:ilvl w:val="1"/>
          <w:numId w:val="301"/>
        </w:numPr>
        <w:spacing w:line="259" w:lineRule="auto"/>
        <w:jc w:val="left"/>
        <w:rPr>
          <w:ins w:id="108" w:author="Emna Amri" w:date="2026-03-24T09:21:00Z" w16du:dateUtc="2026-03-24T09:21:53Z"/>
          <w:rPrChange w:id="109" w:author="Emna Amri" w:date="2026-03-24T09:22:00Z">
            <w:rPr>
              <w:ins w:id="110" w:author="Emna Amri" w:date="2026-03-24T09:21:00Z" w16du:dateUtc="2026-03-24T09:21:53Z"/>
              <w:highlight w:val="yellow"/>
            </w:rPr>
          </w:rPrChange>
        </w:rPr>
        <w:pPrChange w:id="111" w:author="Emna Amri" w:date="2026-03-24T09:22:00Z">
          <w:pPr/>
        </w:pPrChange>
      </w:pPr>
      <w:ins w:id="112" w:author="Emna Amri" w:date="2026-03-24T09:20:00Z" w16du:dateUtc="2026-03-24T09:20:44Z">
        <w:r w:rsidRPr="2618C7F4">
          <w:rPr>
            <w:rPrChange w:id="113" w:author="Emna Amri" w:date="2026-03-24T09:22:00Z" w16du:dateUtc="2026-03-24T09:22:18Z">
              <w:rPr>
                <w:highlight w:val="yellow"/>
              </w:rPr>
            </w:rPrChange>
          </w:rPr>
          <w:t xml:space="preserve">Data protection at rest effectiveness: validation that data stored on disk remains inaccessible when accessed outside </w:t>
        </w:r>
      </w:ins>
      <w:ins w:id="114" w:author="Emna Amri" w:date="2026-03-24T09:21:00Z" w16du:dateUtc="2026-03-24T09:21:33Z">
        <w:r w:rsidRPr="2618C7F4">
          <w:rPr>
            <w:rPrChange w:id="115" w:author="Emna Amri" w:date="2026-03-24T09:22:00Z" w16du:dateUtc="2026-03-24T09:22:18Z">
              <w:rPr>
                <w:highlight w:val="yellow"/>
              </w:rPr>
            </w:rPrChange>
          </w:rPr>
          <w:t>the legitimate OS</w:t>
        </w:r>
      </w:ins>
      <w:ins w:id="116" w:author="Emna Amri" w:date="2026-03-24T09:20:00Z" w16du:dateUtc="2026-03-24T09:20:44Z">
        <w:r w:rsidRPr="2618C7F4">
          <w:rPr>
            <w:rPrChange w:id="117" w:author="Emna Amri" w:date="2026-03-24T09:22:00Z" w16du:dateUtc="2026-03-24T09:22:18Z">
              <w:rPr>
                <w:highlight w:val="yellow"/>
              </w:rPr>
            </w:rPrChange>
          </w:rPr>
          <w:t xml:space="preserve"> (e.g., disk extraction scenarios).</w:t>
        </w:r>
      </w:ins>
    </w:p>
    <w:p w14:paraId="0CD3BC65" w14:textId="5574C301" w:rsidR="3D09CA57" w:rsidRDefault="3D09CA57">
      <w:pPr>
        <w:pStyle w:val="ParagraphText"/>
        <w:numPr>
          <w:ilvl w:val="1"/>
          <w:numId w:val="301"/>
        </w:numPr>
        <w:spacing w:line="259" w:lineRule="auto"/>
        <w:jc w:val="left"/>
        <w:rPr>
          <w:ins w:id="118" w:author="Emna Amri" w:date="2026-03-24T09:22:00Z" w16du:dateUtc="2026-03-24T09:22:52Z"/>
        </w:rPr>
        <w:pPrChange w:id="119" w:author="Emna Amri" w:date="2026-03-24T09:22:00Z">
          <w:pPr/>
        </w:pPrChange>
      </w:pPr>
      <w:ins w:id="120" w:author="Emna Amri" w:date="2026-03-24T09:21:00Z" w16du:dateUtc="2026-03-24T09:21:55Z">
        <w:r w:rsidRPr="2618C7F4">
          <w:rPr>
            <w:rPrChange w:id="121" w:author="Emna Amri" w:date="2026-03-24T09:22:00Z" w16du:dateUtc="2026-03-24T09:22:18Z">
              <w:rPr>
                <w:highlight w:val="yellow"/>
              </w:rPr>
            </w:rPrChange>
          </w:rPr>
          <w:t xml:space="preserve">System recovery and Key Management </w:t>
        </w:r>
      </w:ins>
      <w:ins w:id="122" w:author="Emna Amri" w:date="2026-03-24T09:22:00Z" w16du:dateUtc="2026-03-24T09:22:01Z">
        <w:r w:rsidRPr="2618C7F4">
          <w:rPr>
            <w:rPrChange w:id="123" w:author="Emna Amri" w:date="2026-03-24T09:22:00Z" w16du:dateUtc="2026-03-24T09:22:18Z">
              <w:rPr>
                <w:highlight w:val="yellow"/>
              </w:rPr>
            </w:rPrChange>
          </w:rPr>
          <w:t>r</w:t>
        </w:r>
      </w:ins>
      <w:ins w:id="124" w:author="Emna Amri" w:date="2026-03-24T09:21:00Z" w16du:dateUtc="2026-03-24T09:21:55Z">
        <w:r w:rsidRPr="2618C7F4">
          <w:rPr>
            <w:rPrChange w:id="125" w:author="Emna Amri" w:date="2026-03-24T09:22:00Z" w16du:dateUtc="2026-03-24T09:22:18Z">
              <w:rPr>
                <w:highlight w:val="yellow"/>
              </w:rPr>
            </w:rPrChange>
          </w:rPr>
          <w:t>obustness</w:t>
        </w:r>
      </w:ins>
      <w:ins w:id="126" w:author="Emna Amri" w:date="2026-03-24T09:22:00Z" w16du:dateUtc="2026-03-24T09:22:06Z">
        <w:r w:rsidRPr="2618C7F4">
          <w:rPr>
            <w:rPrChange w:id="127" w:author="Emna Amri" w:date="2026-03-24T09:22:00Z" w16du:dateUtc="2026-03-24T09:22:18Z">
              <w:rPr>
                <w:highlight w:val="yellow"/>
              </w:rPr>
            </w:rPrChange>
          </w:rPr>
          <w:t>: c</w:t>
        </w:r>
      </w:ins>
      <w:ins w:id="128" w:author="Emna Amri" w:date="2026-03-24T09:21:00Z" w16du:dateUtc="2026-03-24T09:21:55Z">
        <w:r w:rsidRPr="2618C7F4">
          <w:rPr>
            <w:rPrChange w:id="129" w:author="Emna Amri" w:date="2026-03-24T09:22:00Z" w16du:dateUtc="2026-03-24T09:22:18Z">
              <w:rPr>
                <w:highlight w:val="yellow"/>
              </w:rPr>
            </w:rPrChange>
          </w:rPr>
          <w:t>apability to securely manage key release, recovery, and rotation mechanisms linked to TPM usage.</w:t>
        </w:r>
      </w:ins>
      <w:ins w:id="130" w:author="Emna Amri" w:date="2026-03-24T09:22:00Z" w16du:dateUtc="2026-03-24T09:22:50Z">
        <w:r>
          <w:br/>
        </w:r>
      </w:ins>
    </w:p>
    <w:p w14:paraId="58762857" w14:textId="1BFF3E46" w:rsidR="7D5CD35A" w:rsidRDefault="7D5CD35A">
      <w:pPr>
        <w:pStyle w:val="ParagraphText"/>
        <w:spacing w:line="259" w:lineRule="auto"/>
        <w:ind w:left="720"/>
        <w:jc w:val="left"/>
        <w:rPr>
          <w:ins w:id="131" w:author="Emna Amri" w:date="2026-03-24T09:23:00Z" w16du:dateUtc="2026-03-24T09:23:35Z"/>
        </w:rPr>
        <w:pPrChange w:id="132" w:author="Emna Amri" w:date="2026-03-24T09:22:00Z">
          <w:pPr/>
        </w:pPrChange>
      </w:pPr>
      <w:ins w:id="133" w:author="Emna Amri" w:date="2026-03-24T09:22:00Z" w16du:dateUtc="2026-03-24T09:22:56Z">
        <w:r>
          <w:t xml:space="preserve">For </w:t>
        </w:r>
      </w:ins>
      <w:ins w:id="134" w:author="Emna Amri" w:date="2026-03-24T09:23:00Z" w16du:dateUtc="2026-03-24T09:23:35Z">
        <w:r>
          <w:t>secure and performant communication over satellite links, we wll consider the following KPIs:</w:t>
        </w:r>
      </w:ins>
    </w:p>
    <w:p w14:paraId="5EAF4A21" w14:textId="68A45779" w:rsidR="169AF2DB" w:rsidRDefault="169AF2DB">
      <w:pPr>
        <w:pStyle w:val="ParagraphText"/>
        <w:numPr>
          <w:ilvl w:val="0"/>
          <w:numId w:val="14"/>
        </w:numPr>
        <w:spacing w:line="259" w:lineRule="auto"/>
        <w:jc w:val="left"/>
        <w:rPr>
          <w:ins w:id="135" w:author="Emna Amri" w:date="2026-03-24T09:24:00Z" w16du:dateUtc="2026-03-24T09:24:15Z"/>
        </w:rPr>
        <w:pPrChange w:id="136" w:author="Emna Amri" w:date="2026-03-24T09:24:00Z">
          <w:pPr>
            <w:pStyle w:val="ParagraphText"/>
            <w:spacing w:line="259" w:lineRule="auto"/>
            <w:ind w:left="720"/>
            <w:jc w:val="left"/>
          </w:pPr>
        </w:pPrChange>
      </w:pPr>
      <w:ins w:id="137" w:author="Emna Amri" w:date="2026-03-24T09:24:00Z" w16du:dateUtc="2026-03-24T09:24:01Z">
        <w:r>
          <w:t>Encryption coverage (%): percentage of traffic transmitted through the satellite link that is encrypted end-to-end.</w:t>
        </w:r>
      </w:ins>
    </w:p>
    <w:p w14:paraId="6FEFB5DA" w14:textId="776A1143" w:rsidR="169AF2DB" w:rsidRDefault="169AF2DB">
      <w:pPr>
        <w:pStyle w:val="ParagraphText"/>
        <w:numPr>
          <w:ilvl w:val="0"/>
          <w:numId w:val="14"/>
        </w:numPr>
        <w:spacing w:line="259" w:lineRule="auto"/>
        <w:jc w:val="left"/>
        <w:rPr>
          <w:ins w:id="138" w:author="Emna Amri" w:date="2026-03-24T09:26:00Z" w16du:dateUtc="2026-03-24T09:26:04Z"/>
        </w:rPr>
        <w:pPrChange w:id="139" w:author="Emna Amri" w:date="2026-03-24T09:24:00Z">
          <w:pPr/>
        </w:pPrChange>
      </w:pPr>
      <w:ins w:id="140" w:author="Emna Amri" w:date="2026-03-24T09:24:00Z" w16du:dateUtc="2026-03-24T09:24:22Z">
        <w:r>
          <w:t>Secure tunnel establishment success rate (%): rate of successful authentication and establishment of secure tunnels between endpoints.</w:t>
        </w:r>
      </w:ins>
    </w:p>
    <w:p w14:paraId="1E6B6798" w14:textId="1523971C" w:rsidR="169AF2DB" w:rsidRDefault="169AF2DB">
      <w:pPr>
        <w:pStyle w:val="ParagraphText"/>
        <w:numPr>
          <w:ilvl w:val="0"/>
          <w:numId w:val="14"/>
        </w:numPr>
        <w:spacing w:line="259" w:lineRule="auto"/>
        <w:jc w:val="left"/>
        <w:rPr>
          <w:ins w:id="141" w:author="Emna Amri" w:date="2026-03-24T09:24:00Z" w16du:dateUtc="2026-03-24T09:24:41Z"/>
        </w:rPr>
        <w:pPrChange w:id="142" w:author="Emna Amri" w:date="2026-03-24T09:26:00Z">
          <w:pPr/>
        </w:pPrChange>
      </w:pPr>
      <w:ins w:id="143" w:author="Emna Amri" w:date="2026-03-24T09:26:00Z" w16du:dateUtc="2026-03-24T09:26:08Z">
        <w:r>
          <w:t>Resistance to traffic Interception (qualitative validation): verification that 100% of intercepted traffic appears as encrypted QUIC streams and cannot be interpreted without the appropriate cryptographic keys.</w:t>
        </w:r>
      </w:ins>
    </w:p>
    <w:p w14:paraId="256692D2" w14:textId="0BAE028B" w:rsidR="169AF2DB" w:rsidRDefault="169AF2DB">
      <w:pPr>
        <w:pStyle w:val="ParagraphText"/>
        <w:numPr>
          <w:ilvl w:val="0"/>
          <w:numId w:val="14"/>
        </w:numPr>
        <w:spacing w:line="259" w:lineRule="auto"/>
        <w:jc w:val="left"/>
        <w:rPr>
          <w:ins w:id="144" w:author="Emna Amri" w:date="2026-03-24T09:25:00Z" w16du:dateUtc="2026-03-24T09:25:25Z"/>
        </w:rPr>
        <w:pPrChange w:id="145" w:author="Emna Amri" w:date="2026-03-24T09:25:00Z">
          <w:pPr/>
        </w:pPrChange>
      </w:pPr>
      <w:ins w:id="146" w:author="Emna Amri" w:date="2026-03-24T09:24:00Z" w16du:dateUtc="2026-03-24T09:24:54Z">
        <w:r>
          <w:t>Throughput efficiency under Encryption (%)</w:t>
        </w:r>
      </w:ins>
      <w:ins w:id="147" w:author="Emna Amri" w:date="2026-03-24T09:25:00Z" w16du:dateUtc="2026-03-24T09:25:05Z">
        <w:r>
          <w:t>: r</w:t>
        </w:r>
      </w:ins>
      <w:ins w:id="148" w:author="Emna Amri" w:date="2026-03-24T09:24:00Z" w16du:dateUtc="2026-03-24T09:24:54Z">
        <w:r>
          <w:t>atio between throughput achieved with ARCA SATCOM</w:t>
        </w:r>
      </w:ins>
      <w:ins w:id="149" w:author="Emna Amri" w:date="2026-03-24T09:25:00Z" w16du:dateUtc="2026-03-24T09:25:11Z">
        <w:r>
          <w:t xml:space="preserve"> VPN</w:t>
        </w:r>
      </w:ins>
      <w:ins w:id="150" w:author="Emna Amri" w:date="2026-03-24T09:24:00Z" w16du:dateUtc="2026-03-24T09:24:54Z">
        <w:r>
          <w:t xml:space="preserve"> enabled versus baseline (non-secured or plain connection), reflecting the ability to preserve performance while securing traffic.</w:t>
        </w:r>
      </w:ins>
    </w:p>
    <w:p w14:paraId="5171BC28" w14:textId="7523F129" w:rsidR="169AF2DB" w:rsidRDefault="169AF2DB">
      <w:pPr>
        <w:pStyle w:val="ParagraphText"/>
        <w:numPr>
          <w:ilvl w:val="0"/>
          <w:numId w:val="14"/>
        </w:numPr>
        <w:spacing w:line="259" w:lineRule="auto"/>
        <w:jc w:val="left"/>
        <w:rPr>
          <w:ins w:id="151" w:author="Emna Amri" w:date="2026-03-24T09:19:00Z" w16du:dateUtc="2026-03-24T09:19:05Z"/>
          <w:rPrChange w:id="152" w:author="Emna Amri" w:date="2026-03-24T09:22:00Z">
            <w:rPr>
              <w:ins w:id="153" w:author="Emna Amri" w:date="2026-03-24T09:19:00Z" w16du:dateUtc="2026-03-24T09:19:05Z"/>
              <w:highlight w:val="yellow"/>
            </w:rPr>
          </w:rPrChange>
        </w:rPr>
        <w:pPrChange w:id="154" w:author="Emna Amri" w:date="2026-03-24T09:25:00Z">
          <w:pPr/>
        </w:pPrChange>
      </w:pPr>
      <w:ins w:id="155" w:author="Emna Amri" w:date="2026-03-24T09:25:00Z" w16du:dateUtc="2026-03-24T09:25:31Z">
        <w:r>
          <w:t>Packet Loss resilience under secure transport (%): ability of the solution to maintain stable throughput and communication quality under lossy satellite conditions.</w:t>
        </w:r>
      </w:ins>
    </w:p>
    <w:p w14:paraId="376B70BB" w14:textId="21A546A3" w:rsidR="2618C7F4" w:rsidRDefault="2618C7F4">
      <w:pPr>
        <w:pStyle w:val="ListParagraph"/>
        <w:numPr>
          <w:ilvl w:val="1"/>
          <w:numId w:val="301"/>
        </w:numPr>
        <w:rPr>
          <w:ins w:id="156" w:author="Darko Ratkaj" w:date="2026-03-17T08:08:00Z" w16du:dateUtc="2026-03-17T07:08:00Z"/>
          <w:del w:id="157" w:author="Emna Amri" w:date="2026-03-24T09:19:00Z" w16du:dateUtc="2026-03-24T09:19:13Z"/>
        </w:rPr>
        <w:pPrChange w:id="158" w:author="Emna Amri" w:date="2026-03-24T09:19:00Z">
          <w:pPr/>
        </w:pPrChange>
      </w:pPr>
    </w:p>
    <w:p w14:paraId="1DDAD374" w14:textId="77777777" w:rsidR="000240E1" w:rsidRPr="00C80238" w:rsidRDefault="000240E1" w:rsidP="007D2B63">
      <w:pPr>
        <w:pStyle w:val="ParagraphText"/>
      </w:pPr>
    </w:p>
    <w:p w14:paraId="31575951" w14:textId="77777777" w:rsidR="00BF2C1B" w:rsidRPr="002C6C11" w:rsidRDefault="00BF2C1B" w:rsidP="007D2B63">
      <w:pPr>
        <w:pStyle w:val="ParagraphText"/>
      </w:pPr>
    </w:p>
    <w:p w14:paraId="1F0BEE43" w14:textId="01E6B49D" w:rsidR="001D5866" w:rsidRPr="00C80238" w:rsidRDefault="02B91377" w:rsidP="008114EB">
      <w:pPr>
        <w:pStyle w:val="Heading2"/>
      </w:pPr>
      <w:bookmarkStart w:id="159" w:name="_Toc813577816"/>
      <w:r>
        <w:t>2.</w:t>
      </w:r>
      <w:r w:rsidR="24BD2478">
        <w:t>8</w:t>
      </w:r>
      <w:r w:rsidR="001B22EA">
        <w:tab/>
      </w:r>
      <w:r w:rsidR="00403817">
        <w:t>End-to-end service</w:t>
      </w:r>
      <w:r w:rsidR="77454A42">
        <w:t xml:space="preserve"> scenarios</w:t>
      </w:r>
      <w:bookmarkEnd w:id="159"/>
    </w:p>
    <w:p w14:paraId="7E68803A" w14:textId="3B644596" w:rsidR="00A069CB" w:rsidRPr="002C6C11" w:rsidRDefault="00A069CB" w:rsidP="008114EB">
      <w:pPr>
        <w:spacing w:before="120"/>
        <w:rPr>
          <w:rFonts w:ascii="Montserrat" w:hAnsi="Montserrat"/>
          <w:color w:val="auto"/>
          <w:sz w:val="18"/>
          <w:szCs w:val="18"/>
        </w:rPr>
      </w:pPr>
      <w:r w:rsidRPr="002C6C11">
        <w:rPr>
          <w:rFonts w:ascii="Montserrat" w:hAnsi="Montserrat"/>
          <w:color w:val="auto"/>
          <w:sz w:val="18"/>
          <w:szCs w:val="18"/>
        </w:rPr>
        <w:t>The end-to-end tests carried out in 5G-EMERGE test beds cover all service scenarios described in section 2.1 above</w:t>
      </w:r>
      <w:r w:rsidR="004005A6" w:rsidRPr="002C6C11">
        <w:rPr>
          <w:rFonts w:ascii="Montserrat" w:hAnsi="Montserrat"/>
          <w:color w:val="auto"/>
          <w:sz w:val="18"/>
          <w:szCs w:val="18"/>
        </w:rPr>
        <w:t xml:space="preserve">. The mapping of the service scenarios to </w:t>
      </w:r>
      <w:r w:rsidR="00ED6C90" w:rsidRPr="002C6C11">
        <w:rPr>
          <w:rFonts w:ascii="Montserrat" w:hAnsi="Montserrat"/>
          <w:color w:val="auto"/>
          <w:sz w:val="18"/>
          <w:szCs w:val="18"/>
        </w:rPr>
        <w:t>test beds is provided</w:t>
      </w:r>
      <w:r w:rsidRPr="002C6C11">
        <w:rPr>
          <w:rFonts w:ascii="Montserrat" w:hAnsi="Montserrat"/>
          <w:color w:val="auto"/>
          <w:sz w:val="18"/>
          <w:szCs w:val="18"/>
        </w:rPr>
        <w:t xml:space="preserve"> in Table </w:t>
      </w:r>
      <w:r w:rsidR="0079531F" w:rsidRPr="002C6C11">
        <w:rPr>
          <w:rFonts w:ascii="Montserrat" w:hAnsi="Montserrat"/>
          <w:color w:val="auto"/>
          <w:sz w:val="18"/>
          <w:szCs w:val="18"/>
        </w:rPr>
        <w:t>1</w:t>
      </w:r>
      <w:r w:rsidRPr="002C6C11">
        <w:rPr>
          <w:rFonts w:ascii="Montserrat" w:hAnsi="Montserrat"/>
          <w:color w:val="auto"/>
          <w:sz w:val="18"/>
          <w:szCs w:val="18"/>
        </w:rPr>
        <w:t>:</w:t>
      </w:r>
    </w:p>
    <w:p w14:paraId="0A0C3A31" w14:textId="77777777" w:rsidR="00A069CB" w:rsidRPr="002C6C11" w:rsidRDefault="00A069CB" w:rsidP="00A069CB">
      <w:pPr>
        <w:rPr>
          <w:rFonts w:ascii="Montserrat" w:hAnsi="Montserrat"/>
          <w:color w:val="auto"/>
          <w:sz w:val="18"/>
          <w:szCs w:val="18"/>
        </w:rPr>
      </w:pPr>
    </w:p>
    <w:p w14:paraId="12212CDD" w14:textId="4DDE7CF9" w:rsidR="00A069CB" w:rsidRPr="002C6C11" w:rsidRDefault="0084271B" w:rsidP="002B02D7">
      <w:pPr>
        <w:jc w:val="center"/>
        <w:rPr>
          <w:rFonts w:ascii="Montserrat" w:hAnsi="Montserrat"/>
          <w:color w:val="auto"/>
          <w:sz w:val="18"/>
          <w:szCs w:val="18"/>
        </w:rPr>
      </w:pPr>
      <w:bookmarkStart w:id="160" w:name="_Ref221881558"/>
      <w:bookmarkStart w:id="161" w:name="_Toc221886670"/>
      <w:r w:rsidRPr="00C80238">
        <w:rPr>
          <w:rFonts w:ascii="Montserrat" w:hAnsi="Montserrat"/>
          <w:color w:val="auto"/>
          <w:sz w:val="18"/>
          <w:szCs w:val="18"/>
        </w:rPr>
        <w:t xml:space="preserve">Table </w:t>
      </w:r>
      <w:r w:rsidRPr="00C80238">
        <w:rPr>
          <w:rFonts w:ascii="Montserrat" w:hAnsi="Montserrat"/>
          <w:color w:val="auto"/>
          <w:sz w:val="18"/>
          <w:szCs w:val="18"/>
        </w:rPr>
        <w:fldChar w:fldCharType="begin"/>
      </w:r>
      <w:r w:rsidRPr="00C80238">
        <w:rPr>
          <w:rFonts w:ascii="Montserrat" w:hAnsi="Montserrat"/>
          <w:color w:val="auto"/>
          <w:sz w:val="18"/>
          <w:szCs w:val="18"/>
        </w:rPr>
        <w:instrText xml:space="preserve"> SEQ Table \* ARABIC </w:instrText>
      </w:r>
      <w:r w:rsidRPr="00C80238">
        <w:rPr>
          <w:rFonts w:ascii="Montserrat" w:hAnsi="Montserrat"/>
          <w:color w:val="auto"/>
          <w:sz w:val="18"/>
          <w:szCs w:val="18"/>
        </w:rPr>
        <w:fldChar w:fldCharType="separate"/>
      </w:r>
      <w:r w:rsidR="00A35C98">
        <w:rPr>
          <w:rFonts w:ascii="Montserrat" w:hAnsi="Montserrat"/>
          <w:noProof/>
          <w:color w:val="auto"/>
          <w:sz w:val="18"/>
          <w:szCs w:val="18"/>
        </w:rPr>
        <w:t>1</w:t>
      </w:r>
      <w:r w:rsidRPr="00C80238">
        <w:rPr>
          <w:rFonts w:ascii="Montserrat" w:hAnsi="Montserrat"/>
          <w:color w:val="auto"/>
          <w:sz w:val="18"/>
          <w:szCs w:val="18"/>
        </w:rPr>
        <w:fldChar w:fldCharType="end"/>
      </w:r>
      <w:bookmarkEnd w:id="160"/>
      <w:r w:rsidRPr="002C6C11">
        <w:rPr>
          <w:rFonts w:ascii="Montserrat" w:hAnsi="Montserrat"/>
          <w:color w:val="auto"/>
          <w:sz w:val="18"/>
          <w:szCs w:val="18"/>
        </w:rPr>
        <w:t>:</w:t>
      </w:r>
      <w:r w:rsidR="00A069CB" w:rsidRPr="002C6C11">
        <w:rPr>
          <w:rFonts w:ascii="Montserrat" w:hAnsi="Montserrat"/>
          <w:color w:val="auto"/>
          <w:sz w:val="18"/>
          <w:szCs w:val="18"/>
        </w:rPr>
        <w:t xml:space="preserve">End-to-end service level </w:t>
      </w:r>
      <w:r w:rsidR="004F60C3" w:rsidRPr="002C6C11">
        <w:rPr>
          <w:rFonts w:ascii="Montserrat" w:hAnsi="Montserrat"/>
          <w:color w:val="auto"/>
          <w:sz w:val="18"/>
          <w:szCs w:val="18"/>
        </w:rPr>
        <w:t>scenarios</w:t>
      </w:r>
      <w:bookmarkEnd w:id="161"/>
    </w:p>
    <w:p w14:paraId="1DC2E391" w14:textId="77777777" w:rsidR="00A069CB" w:rsidRPr="002C6C11" w:rsidRDefault="00A069CB" w:rsidP="00A069CB">
      <w:pPr>
        <w:rPr>
          <w:rFonts w:ascii="Montserrat" w:hAnsi="Montserrat"/>
          <w:color w:val="auto"/>
          <w:sz w:val="18"/>
          <w:szCs w:val="18"/>
        </w:rPr>
      </w:pPr>
    </w:p>
    <w:tbl>
      <w:tblPr>
        <w:tblW w:w="920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bottom w:w="15" w:type="dxa"/>
        </w:tblCellMar>
        <w:tblLook w:val="04A0" w:firstRow="1" w:lastRow="0" w:firstColumn="1" w:lastColumn="0" w:noHBand="0" w:noVBand="1"/>
      </w:tblPr>
      <w:tblGrid>
        <w:gridCol w:w="421"/>
        <w:gridCol w:w="1134"/>
        <w:gridCol w:w="1417"/>
        <w:gridCol w:w="1276"/>
        <w:gridCol w:w="850"/>
        <w:gridCol w:w="1843"/>
        <w:gridCol w:w="2268"/>
      </w:tblGrid>
      <w:tr w:rsidR="008114EB" w:rsidRPr="00C80238" w14:paraId="2397B44F" w14:textId="77777777" w:rsidTr="008114EB">
        <w:trPr>
          <w:cantSplit/>
          <w:tblHeader/>
        </w:trPr>
        <w:tc>
          <w:tcPr>
            <w:tcW w:w="4248" w:type="dxa"/>
            <w:gridSpan w:val="4"/>
            <w:noWrap/>
            <w:vAlign w:val="center"/>
            <w:hideMark/>
          </w:tcPr>
          <w:p w14:paraId="58A0FDE0" w14:textId="77777777" w:rsidR="00A069CB" w:rsidRPr="002C6C11" w:rsidRDefault="00A069CB">
            <w:pPr>
              <w:widowControl/>
              <w:autoSpaceDE/>
              <w:autoSpaceDN/>
              <w:spacing w:before="120" w:after="120"/>
              <w:jc w:val="center"/>
              <w:rPr>
                <w:rFonts w:ascii="Montserrat" w:eastAsia="Times New Roman" w:hAnsi="Montserrat" w:cs="Times New Roman"/>
                <w:b/>
                <w:color w:val="auto"/>
                <w:lang w:eastAsia="en-GB"/>
              </w:rPr>
            </w:pPr>
            <w:r w:rsidRPr="002C6C11">
              <w:rPr>
                <w:rFonts w:ascii="Montserrat" w:eastAsia="Times New Roman" w:hAnsi="Montserrat" w:cs="Times New Roman"/>
                <w:b/>
                <w:color w:val="auto"/>
                <w:lang w:eastAsia="en-GB"/>
              </w:rPr>
              <w:t>End-to-end service scenarios</w:t>
            </w:r>
          </w:p>
        </w:tc>
        <w:tc>
          <w:tcPr>
            <w:tcW w:w="850" w:type="dxa"/>
            <w:vMerge w:val="restart"/>
            <w:noWrap/>
            <w:vAlign w:val="center"/>
            <w:hideMark/>
          </w:tcPr>
          <w:p w14:paraId="3338702A" w14:textId="77777777" w:rsidR="00A069CB" w:rsidRPr="002C6C11" w:rsidRDefault="00A069CB">
            <w:pPr>
              <w:jc w:val="center"/>
              <w:rPr>
                <w:rFonts w:ascii="Montserrat" w:eastAsia="Times New Roman" w:hAnsi="Montserrat" w:cs="Times New Roman"/>
                <w:b/>
                <w:color w:val="auto"/>
                <w:lang w:eastAsia="en-GB"/>
              </w:rPr>
            </w:pPr>
            <w:r w:rsidRPr="002C6C11">
              <w:rPr>
                <w:rFonts w:ascii="Montserrat" w:eastAsia="Times New Roman" w:hAnsi="Montserrat" w:cs="Times New Roman"/>
                <w:b/>
                <w:color w:val="auto"/>
                <w:lang w:eastAsia="en-GB"/>
              </w:rPr>
              <w:t>Satellite return channel</w:t>
            </w:r>
          </w:p>
        </w:tc>
        <w:tc>
          <w:tcPr>
            <w:tcW w:w="1843" w:type="dxa"/>
            <w:vMerge w:val="restart"/>
            <w:noWrap/>
            <w:vAlign w:val="center"/>
            <w:hideMark/>
          </w:tcPr>
          <w:p w14:paraId="1733C36B" w14:textId="77777777" w:rsidR="00A069CB" w:rsidRPr="002C6C11" w:rsidRDefault="00A069CB">
            <w:pPr>
              <w:jc w:val="center"/>
              <w:rPr>
                <w:rFonts w:ascii="Montserrat" w:eastAsia="Times New Roman" w:hAnsi="Montserrat" w:cs="Times New Roman"/>
                <w:b/>
                <w:color w:val="auto"/>
                <w:lang w:eastAsia="en-GB"/>
              </w:rPr>
            </w:pPr>
            <w:r w:rsidRPr="002C6C11">
              <w:rPr>
                <w:rFonts w:ascii="Montserrat" w:eastAsia="Times New Roman" w:hAnsi="Montserrat" w:cs="Times New Roman"/>
                <w:b/>
                <w:color w:val="auto"/>
                <w:lang w:eastAsia="en-GB"/>
              </w:rPr>
              <w:t>Test bed</w:t>
            </w:r>
          </w:p>
        </w:tc>
        <w:tc>
          <w:tcPr>
            <w:tcW w:w="2268" w:type="dxa"/>
            <w:vMerge w:val="restart"/>
            <w:noWrap/>
            <w:vAlign w:val="center"/>
            <w:hideMark/>
          </w:tcPr>
          <w:p w14:paraId="37DC9047" w14:textId="77777777" w:rsidR="00A069CB" w:rsidRPr="002C6C11" w:rsidRDefault="00A069CB">
            <w:pPr>
              <w:jc w:val="center"/>
              <w:rPr>
                <w:rFonts w:ascii="Montserrat" w:eastAsia="Times New Roman" w:hAnsi="Montserrat" w:cs="Times New Roman"/>
                <w:b/>
                <w:color w:val="auto"/>
                <w:lang w:eastAsia="en-GB"/>
              </w:rPr>
            </w:pPr>
            <w:r w:rsidRPr="002C6C11">
              <w:rPr>
                <w:rFonts w:ascii="Montserrat" w:eastAsia="Times New Roman" w:hAnsi="Montserrat" w:cs="Times New Roman"/>
                <w:b/>
                <w:color w:val="auto"/>
                <w:lang w:eastAsia="en-GB"/>
              </w:rPr>
              <w:t>Satellite segment</w:t>
            </w:r>
          </w:p>
        </w:tc>
      </w:tr>
      <w:tr w:rsidR="008114EB" w:rsidRPr="00C80238" w14:paraId="56AE5FA4" w14:textId="77777777" w:rsidTr="008114EB">
        <w:trPr>
          <w:cantSplit/>
          <w:tblHeader/>
        </w:trPr>
        <w:tc>
          <w:tcPr>
            <w:tcW w:w="421" w:type="dxa"/>
            <w:noWrap/>
            <w:vAlign w:val="center"/>
            <w:hideMark/>
          </w:tcPr>
          <w:p w14:paraId="0DECFD3D" w14:textId="650FB82E" w:rsidR="00A069CB" w:rsidRPr="002C6C11" w:rsidRDefault="00BB66F2" w:rsidP="00BB66F2">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ID</w:t>
            </w:r>
          </w:p>
        </w:tc>
        <w:tc>
          <w:tcPr>
            <w:tcW w:w="1134" w:type="dxa"/>
            <w:tcBorders>
              <w:top w:val="single" w:sz="6" w:space="0" w:color="auto"/>
              <w:bottom w:val="single" w:sz="6" w:space="0" w:color="auto"/>
            </w:tcBorders>
            <w:noWrap/>
            <w:vAlign w:val="center"/>
            <w:hideMark/>
          </w:tcPr>
          <w:p w14:paraId="57BBCC06" w14:textId="77777777" w:rsidR="00A069CB" w:rsidRPr="002C6C11" w:rsidRDefault="00A069CB">
            <w:pPr>
              <w:widowControl/>
              <w:autoSpaceDE/>
              <w:autoSpaceDN/>
              <w:jc w:val="center"/>
              <w:rPr>
                <w:rFonts w:ascii="Montserrat" w:eastAsia="Times New Roman" w:hAnsi="Montserrat" w:cs="Times New Roman"/>
                <w:b/>
                <w:color w:val="auto"/>
                <w:lang w:eastAsia="en-GB"/>
              </w:rPr>
            </w:pPr>
            <w:r w:rsidRPr="002C6C11">
              <w:rPr>
                <w:rFonts w:ascii="Montserrat" w:eastAsia="Times New Roman" w:hAnsi="Montserrat" w:cs="Times New Roman"/>
                <w:b/>
                <w:color w:val="auto"/>
                <w:lang w:eastAsia="en-GB"/>
              </w:rPr>
              <w:t>Media service</w:t>
            </w:r>
          </w:p>
        </w:tc>
        <w:tc>
          <w:tcPr>
            <w:tcW w:w="1417" w:type="dxa"/>
            <w:tcBorders>
              <w:top w:val="single" w:sz="6" w:space="0" w:color="auto"/>
              <w:bottom w:val="single" w:sz="6" w:space="0" w:color="auto"/>
            </w:tcBorders>
            <w:noWrap/>
            <w:vAlign w:val="center"/>
            <w:hideMark/>
          </w:tcPr>
          <w:p w14:paraId="5A8EEB3A" w14:textId="77777777" w:rsidR="00A069CB" w:rsidRPr="002C6C11" w:rsidRDefault="00A069CB">
            <w:pPr>
              <w:widowControl/>
              <w:autoSpaceDE/>
              <w:autoSpaceDN/>
              <w:jc w:val="center"/>
              <w:rPr>
                <w:rFonts w:ascii="Montserrat" w:eastAsia="Times New Roman" w:hAnsi="Montserrat" w:cs="Times New Roman"/>
                <w:b/>
                <w:color w:val="auto"/>
                <w:lang w:eastAsia="en-GB"/>
              </w:rPr>
            </w:pPr>
            <w:r w:rsidRPr="002C6C11">
              <w:rPr>
                <w:rFonts w:ascii="Montserrat" w:eastAsia="Times New Roman" w:hAnsi="Montserrat" w:cs="Times New Roman"/>
                <w:b/>
                <w:color w:val="auto"/>
                <w:lang w:eastAsia="en-GB"/>
              </w:rPr>
              <w:t>Use case class</w:t>
            </w:r>
          </w:p>
        </w:tc>
        <w:tc>
          <w:tcPr>
            <w:tcW w:w="1276" w:type="dxa"/>
            <w:tcBorders>
              <w:top w:val="single" w:sz="6" w:space="0" w:color="auto"/>
              <w:bottom w:val="single" w:sz="6" w:space="0" w:color="auto"/>
            </w:tcBorders>
            <w:hideMark/>
          </w:tcPr>
          <w:p w14:paraId="37E3033C" w14:textId="77777777" w:rsidR="00A069CB" w:rsidRPr="002C6C11" w:rsidRDefault="00A069CB">
            <w:pPr>
              <w:widowControl/>
              <w:autoSpaceDE/>
              <w:autoSpaceDN/>
              <w:jc w:val="center"/>
              <w:rPr>
                <w:rFonts w:ascii="Montserrat" w:eastAsia="Times New Roman" w:hAnsi="Montserrat" w:cs="Times New Roman"/>
                <w:b/>
                <w:color w:val="auto"/>
                <w:lang w:eastAsia="en-GB"/>
              </w:rPr>
            </w:pPr>
            <w:r w:rsidRPr="002C6C11">
              <w:rPr>
                <w:rFonts w:ascii="Montserrat" w:eastAsia="Times New Roman" w:hAnsi="Montserrat" w:cs="Times New Roman"/>
                <w:b/>
                <w:color w:val="auto"/>
                <w:lang w:eastAsia="en-GB"/>
              </w:rPr>
              <w:t>Terrestrial IP Infrastructure available?</w:t>
            </w:r>
          </w:p>
        </w:tc>
        <w:tc>
          <w:tcPr>
            <w:tcW w:w="850" w:type="dxa"/>
            <w:vMerge/>
            <w:noWrap/>
            <w:hideMark/>
          </w:tcPr>
          <w:p w14:paraId="1AFFF59B" w14:textId="77777777" w:rsidR="00A069CB" w:rsidRPr="002C6C11" w:rsidRDefault="00A069CB">
            <w:pPr>
              <w:widowControl/>
              <w:autoSpaceDE/>
              <w:autoSpaceDN/>
              <w:jc w:val="center"/>
              <w:rPr>
                <w:rFonts w:ascii="Montserrat" w:eastAsia="Times New Roman" w:hAnsi="Montserrat" w:cs="Times New Roman"/>
                <w:b/>
                <w:color w:val="auto"/>
                <w:lang w:eastAsia="en-GB"/>
              </w:rPr>
            </w:pPr>
          </w:p>
        </w:tc>
        <w:tc>
          <w:tcPr>
            <w:tcW w:w="1843" w:type="dxa"/>
            <w:vMerge/>
            <w:noWrap/>
            <w:hideMark/>
          </w:tcPr>
          <w:p w14:paraId="687E08DB" w14:textId="77777777" w:rsidR="00A069CB" w:rsidRPr="002C6C11" w:rsidRDefault="00A069CB">
            <w:pPr>
              <w:widowControl/>
              <w:autoSpaceDE/>
              <w:autoSpaceDN/>
              <w:rPr>
                <w:rFonts w:ascii="Montserrat" w:eastAsia="Times New Roman" w:hAnsi="Montserrat" w:cs="Times New Roman"/>
                <w:b/>
                <w:color w:val="auto"/>
                <w:lang w:eastAsia="en-GB"/>
              </w:rPr>
            </w:pPr>
          </w:p>
        </w:tc>
        <w:tc>
          <w:tcPr>
            <w:tcW w:w="2268" w:type="dxa"/>
            <w:vMerge/>
            <w:noWrap/>
            <w:hideMark/>
          </w:tcPr>
          <w:p w14:paraId="4626B9B0" w14:textId="77777777" w:rsidR="00A069CB" w:rsidRPr="002C6C11" w:rsidRDefault="00A069CB">
            <w:pPr>
              <w:widowControl/>
              <w:autoSpaceDE/>
              <w:autoSpaceDN/>
              <w:rPr>
                <w:rFonts w:ascii="Montserrat" w:eastAsia="Times New Roman" w:hAnsi="Montserrat" w:cs="Times New Roman"/>
                <w:b/>
                <w:color w:val="auto"/>
                <w:lang w:eastAsia="en-GB"/>
              </w:rPr>
            </w:pPr>
          </w:p>
        </w:tc>
      </w:tr>
      <w:tr w:rsidR="008114EB" w:rsidRPr="00C80238" w14:paraId="4A7E4752" w14:textId="77777777">
        <w:tc>
          <w:tcPr>
            <w:tcW w:w="421" w:type="dxa"/>
            <w:noWrap/>
            <w:hideMark/>
          </w:tcPr>
          <w:p w14:paraId="7A97F416"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1</w:t>
            </w:r>
          </w:p>
        </w:tc>
        <w:tc>
          <w:tcPr>
            <w:tcW w:w="1134" w:type="dxa"/>
            <w:tcBorders>
              <w:top w:val="single" w:sz="6" w:space="0" w:color="auto"/>
              <w:bottom w:val="single" w:sz="6" w:space="0" w:color="auto"/>
            </w:tcBorders>
            <w:noWrap/>
            <w:hideMark/>
          </w:tcPr>
          <w:p w14:paraId="327BE435"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Linear</w:t>
            </w:r>
          </w:p>
        </w:tc>
        <w:tc>
          <w:tcPr>
            <w:tcW w:w="1417" w:type="dxa"/>
            <w:tcBorders>
              <w:top w:val="single" w:sz="6" w:space="0" w:color="auto"/>
              <w:bottom w:val="single" w:sz="6" w:space="0" w:color="auto"/>
            </w:tcBorders>
            <w:noWrap/>
            <w:hideMark/>
          </w:tcPr>
          <w:p w14:paraId="55EE949A"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Home</w:t>
            </w:r>
          </w:p>
        </w:tc>
        <w:tc>
          <w:tcPr>
            <w:tcW w:w="1276" w:type="dxa"/>
            <w:tcBorders>
              <w:top w:val="single" w:sz="6" w:space="0" w:color="auto"/>
              <w:bottom w:val="single" w:sz="6" w:space="0" w:color="auto"/>
            </w:tcBorders>
            <w:noWrap/>
            <w:hideMark/>
          </w:tcPr>
          <w:p w14:paraId="3CC7BF7F"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850" w:type="dxa"/>
            <w:noWrap/>
            <w:hideMark/>
          </w:tcPr>
          <w:p w14:paraId="560A4606"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1843" w:type="dxa"/>
            <w:noWrap/>
            <w:hideMark/>
          </w:tcPr>
          <w:p w14:paraId="632D3AAE" w14:textId="270A8A30"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SES</w:t>
            </w:r>
            <w:r w:rsidR="008353D3" w:rsidRPr="002C6C11">
              <w:rPr>
                <w:rFonts w:ascii="Montserrat" w:eastAsia="Times New Roman" w:hAnsi="Montserrat" w:cs="Times New Roman"/>
                <w:color w:val="auto"/>
                <w:lang w:eastAsia="en-GB"/>
              </w:rPr>
              <w:t>-DTH</w:t>
            </w:r>
          </w:p>
        </w:tc>
        <w:tc>
          <w:tcPr>
            <w:tcW w:w="2268" w:type="dxa"/>
            <w:noWrap/>
            <w:hideMark/>
          </w:tcPr>
          <w:p w14:paraId="593111A2" w14:textId="40C59968" w:rsidR="00A069CB" w:rsidRPr="002C6C11" w:rsidRDefault="00AF1902">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SES</w:t>
            </w:r>
            <w:r w:rsidR="00A069CB" w:rsidRPr="002C6C11">
              <w:rPr>
                <w:rFonts w:ascii="Montserrat" w:eastAsia="Times New Roman" w:hAnsi="Montserrat" w:cs="Times New Roman"/>
                <w:color w:val="auto"/>
                <w:lang w:eastAsia="en-GB"/>
              </w:rPr>
              <w:t>-Receive Only</w:t>
            </w:r>
          </w:p>
        </w:tc>
      </w:tr>
      <w:tr w:rsidR="008114EB" w:rsidRPr="00C80238" w14:paraId="33B7ABED" w14:textId="77777777">
        <w:tc>
          <w:tcPr>
            <w:tcW w:w="421" w:type="dxa"/>
            <w:noWrap/>
            <w:hideMark/>
          </w:tcPr>
          <w:p w14:paraId="6982FBF7"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2</w:t>
            </w:r>
          </w:p>
        </w:tc>
        <w:tc>
          <w:tcPr>
            <w:tcW w:w="1134" w:type="dxa"/>
            <w:tcBorders>
              <w:top w:val="single" w:sz="6" w:space="0" w:color="auto"/>
              <w:bottom w:val="single" w:sz="6" w:space="0" w:color="auto"/>
            </w:tcBorders>
            <w:noWrap/>
            <w:hideMark/>
          </w:tcPr>
          <w:p w14:paraId="61091123"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On-Demand</w:t>
            </w:r>
          </w:p>
        </w:tc>
        <w:tc>
          <w:tcPr>
            <w:tcW w:w="1417" w:type="dxa"/>
            <w:tcBorders>
              <w:top w:val="single" w:sz="6" w:space="0" w:color="auto"/>
              <w:bottom w:val="single" w:sz="6" w:space="0" w:color="auto"/>
            </w:tcBorders>
            <w:noWrap/>
            <w:hideMark/>
          </w:tcPr>
          <w:p w14:paraId="33E366D3"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Home</w:t>
            </w:r>
          </w:p>
        </w:tc>
        <w:tc>
          <w:tcPr>
            <w:tcW w:w="1276" w:type="dxa"/>
            <w:tcBorders>
              <w:top w:val="single" w:sz="6" w:space="0" w:color="auto"/>
              <w:bottom w:val="single" w:sz="6" w:space="0" w:color="auto"/>
            </w:tcBorders>
            <w:noWrap/>
            <w:hideMark/>
          </w:tcPr>
          <w:p w14:paraId="35EC70D7"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850" w:type="dxa"/>
            <w:noWrap/>
            <w:hideMark/>
          </w:tcPr>
          <w:p w14:paraId="4AB1A6D2"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1843" w:type="dxa"/>
            <w:noWrap/>
            <w:hideMark/>
          </w:tcPr>
          <w:p w14:paraId="1C59A168" w14:textId="797816B4"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SES</w:t>
            </w:r>
            <w:r w:rsidR="008353D3" w:rsidRPr="002C6C11">
              <w:rPr>
                <w:rFonts w:ascii="Montserrat" w:eastAsia="Times New Roman" w:hAnsi="Montserrat" w:cs="Times New Roman"/>
                <w:color w:val="auto"/>
                <w:lang w:eastAsia="en-GB"/>
              </w:rPr>
              <w:t>-DTH</w:t>
            </w:r>
          </w:p>
        </w:tc>
        <w:tc>
          <w:tcPr>
            <w:tcW w:w="2268" w:type="dxa"/>
            <w:noWrap/>
            <w:hideMark/>
          </w:tcPr>
          <w:p w14:paraId="3591C176" w14:textId="67D3F6B6" w:rsidR="00A069CB" w:rsidRPr="002C6C11" w:rsidRDefault="00AF1902">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SES</w:t>
            </w:r>
            <w:r w:rsidR="00A069CB" w:rsidRPr="002C6C11">
              <w:rPr>
                <w:rFonts w:ascii="Montserrat" w:eastAsia="Times New Roman" w:hAnsi="Montserrat" w:cs="Times New Roman"/>
                <w:color w:val="auto"/>
                <w:lang w:eastAsia="en-GB"/>
              </w:rPr>
              <w:t>-Receive Only</w:t>
            </w:r>
          </w:p>
        </w:tc>
      </w:tr>
      <w:tr w:rsidR="008114EB" w:rsidRPr="00C80238" w14:paraId="4D99C5F0" w14:textId="77777777">
        <w:tc>
          <w:tcPr>
            <w:tcW w:w="421" w:type="dxa"/>
            <w:noWrap/>
            <w:hideMark/>
          </w:tcPr>
          <w:p w14:paraId="284B77B2"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3</w:t>
            </w:r>
          </w:p>
        </w:tc>
        <w:tc>
          <w:tcPr>
            <w:tcW w:w="1134" w:type="dxa"/>
            <w:tcBorders>
              <w:top w:val="single" w:sz="6" w:space="0" w:color="auto"/>
              <w:bottom w:val="single" w:sz="6" w:space="0" w:color="auto"/>
            </w:tcBorders>
            <w:noWrap/>
            <w:hideMark/>
          </w:tcPr>
          <w:p w14:paraId="723B9DE9"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Linear</w:t>
            </w:r>
          </w:p>
        </w:tc>
        <w:tc>
          <w:tcPr>
            <w:tcW w:w="1417" w:type="dxa"/>
            <w:tcBorders>
              <w:top w:val="single" w:sz="6" w:space="0" w:color="auto"/>
              <w:bottom w:val="single" w:sz="6" w:space="0" w:color="auto"/>
            </w:tcBorders>
            <w:noWrap/>
            <w:hideMark/>
          </w:tcPr>
          <w:p w14:paraId="7425E0F6"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Home</w:t>
            </w:r>
          </w:p>
        </w:tc>
        <w:tc>
          <w:tcPr>
            <w:tcW w:w="1276" w:type="dxa"/>
            <w:tcBorders>
              <w:top w:val="single" w:sz="6" w:space="0" w:color="auto"/>
              <w:bottom w:val="single" w:sz="6" w:space="0" w:color="auto"/>
            </w:tcBorders>
            <w:noWrap/>
            <w:hideMark/>
          </w:tcPr>
          <w:p w14:paraId="6C343E2B"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850" w:type="dxa"/>
            <w:noWrap/>
            <w:hideMark/>
          </w:tcPr>
          <w:p w14:paraId="2B41DAC1"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1843" w:type="dxa"/>
            <w:noWrap/>
            <w:hideMark/>
          </w:tcPr>
          <w:p w14:paraId="1871DD95"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EBU-DTH</w:t>
            </w:r>
          </w:p>
        </w:tc>
        <w:tc>
          <w:tcPr>
            <w:tcW w:w="2268" w:type="dxa"/>
            <w:noWrap/>
            <w:hideMark/>
          </w:tcPr>
          <w:p w14:paraId="634E4AD5"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Eutelsat-Bidirectional</w:t>
            </w:r>
          </w:p>
        </w:tc>
      </w:tr>
      <w:tr w:rsidR="008114EB" w:rsidRPr="00C80238" w14:paraId="500437C1" w14:textId="77777777">
        <w:tc>
          <w:tcPr>
            <w:tcW w:w="421" w:type="dxa"/>
            <w:noWrap/>
            <w:hideMark/>
          </w:tcPr>
          <w:p w14:paraId="1F4B6BFF"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4</w:t>
            </w:r>
          </w:p>
        </w:tc>
        <w:tc>
          <w:tcPr>
            <w:tcW w:w="1134" w:type="dxa"/>
            <w:tcBorders>
              <w:top w:val="single" w:sz="6" w:space="0" w:color="auto"/>
              <w:bottom w:val="single" w:sz="6" w:space="0" w:color="auto"/>
            </w:tcBorders>
            <w:noWrap/>
            <w:hideMark/>
          </w:tcPr>
          <w:p w14:paraId="2B7AC704"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On-Demand</w:t>
            </w:r>
          </w:p>
        </w:tc>
        <w:tc>
          <w:tcPr>
            <w:tcW w:w="1417" w:type="dxa"/>
            <w:tcBorders>
              <w:top w:val="single" w:sz="6" w:space="0" w:color="auto"/>
              <w:bottom w:val="single" w:sz="6" w:space="0" w:color="auto"/>
            </w:tcBorders>
            <w:noWrap/>
            <w:hideMark/>
          </w:tcPr>
          <w:p w14:paraId="2031B2D5"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Home</w:t>
            </w:r>
          </w:p>
        </w:tc>
        <w:tc>
          <w:tcPr>
            <w:tcW w:w="1276" w:type="dxa"/>
            <w:tcBorders>
              <w:top w:val="single" w:sz="6" w:space="0" w:color="auto"/>
              <w:bottom w:val="single" w:sz="6" w:space="0" w:color="auto"/>
            </w:tcBorders>
            <w:noWrap/>
            <w:hideMark/>
          </w:tcPr>
          <w:p w14:paraId="2DA648B5"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850" w:type="dxa"/>
            <w:noWrap/>
            <w:hideMark/>
          </w:tcPr>
          <w:p w14:paraId="5F400B7D"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1843" w:type="dxa"/>
            <w:noWrap/>
            <w:hideMark/>
          </w:tcPr>
          <w:p w14:paraId="37059C0B"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EBU-DTH</w:t>
            </w:r>
          </w:p>
        </w:tc>
        <w:tc>
          <w:tcPr>
            <w:tcW w:w="2268" w:type="dxa"/>
            <w:noWrap/>
            <w:hideMark/>
          </w:tcPr>
          <w:p w14:paraId="6D401F78"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Eutelsat-Bidirectional</w:t>
            </w:r>
          </w:p>
        </w:tc>
      </w:tr>
      <w:tr w:rsidR="008114EB" w:rsidRPr="00C80238" w14:paraId="3791AEA6" w14:textId="77777777">
        <w:tc>
          <w:tcPr>
            <w:tcW w:w="421" w:type="dxa"/>
            <w:noWrap/>
            <w:hideMark/>
          </w:tcPr>
          <w:p w14:paraId="4CDBB603"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5</w:t>
            </w:r>
          </w:p>
        </w:tc>
        <w:tc>
          <w:tcPr>
            <w:tcW w:w="1134" w:type="dxa"/>
            <w:tcBorders>
              <w:top w:val="single" w:sz="6" w:space="0" w:color="auto"/>
              <w:bottom w:val="single" w:sz="6" w:space="0" w:color="auto"/>
            </w:tcBorders>
            <w:noWrap/>
            <w:hideMark/>
          </w:tcPr>
          <w:p w14:paraId="23E27532"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Linear</w:t>
            </w:r>
          </w:p>
        </w:tc>
        <w:tc>
          <w:tcPr>
            <w:tcW w:w="1417" w:type="dxa"/>
            <w:tcBorders>
              <w:top w:val="single" w:sz="6" w:space="0" w:color="auto"/>
              <w:bottom w:val="single" w:sz="6" w:space="0" w:color="auto"/>
            </w:tcBorders>
            <w:noWrap/>
            <w:hideMark/>
          </w:tcPr>
          <w:p w14:paraId="41B6CC6A"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Vehicle</w:t>
            </w:r>
          </w:p>
        </w:tc>
        <w:tc>
          <w:tcPr>
            <w:tcW w:w="1276" w:type="dxa"/>
            <w:tcBorders>
              <w:top w:val="single" w:sz="6" w:space="0" w:color="auto"/>
              <w:bottom w:val="single" w:sz="6" w:space="0" w:color="auto"/>
            </w:tcBorders>
            <w:noWrap/>
            <w:hideMark/>
          </w:tcPr>
          <w:p w14:paraId="1CCCE2C4" w14:textId="786B853B" w:rsidR="00A069CB" w:rsidRPr="002C6C11" w:rsidRDefault="00BB6502">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850" w:type="dxa"/>
            <w:noWrap/>
            <w:hideMark/>
          </w:tcPr>
          <w:p w14:paraId="7B242E06"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1843" w:type="dxa"/>
            <w:noWrap/>
            <w:hideMark/>
          </w:tcPr>
          <w:p w14:paraId="36069E8E"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Viasat</w:t>
            </w:r>
          </w:p>
        </w:tc>
        <w:tc>
          <w:tcPr>
            <w:tcW w:w="2268" w:type="dxa"/>
            <w:noWrap/>
            <w:hideMark/>
          </w:tcPr>
          <w:p w14:paraId="36FD8986" w14:textId="628B389A" w:rsidR="00A069CB" w:rsidRPr="002C6C11" w:rsidRDefault="00711AC2">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SES</w:t>
            </w:r>
            <w:r w:rsidR="00A069CB" w:rsidRPr="002C6C11">
              <w:rPr>
                <w:rFonts w:ascii="Montserrat" w:eastAsia="Times New Roman" w:hAnsi="Montserrat" w:cs="Times New Roman"/>
                <w:color w:val="auto"/>
                <w:lang w:eastAsia="en-GB"/>
              </w:rPr>
              <w:t>-Bidirectional</w:t>
            </w:r>
          </w:p>
        </w:tc>
      </w:tr>
      <w:tr w:rsidR="008114EB" w:rsidRPr="00C80238" w14:paraId="24CB8A49" w14:textId="77777777">
        <w:tc>
          <w:tcPr>
            <w:tcW w:w="421" w:type="dxa"/>
            <w:noWrap/>
            <w:hideMark/>
          </w:tcPr>
          <w:p w14:paraId="6AE5EF64"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6</w:t>
            </w:r>
          </w:p>
        </w:tc>
        <w:tc>
          <w:tcPr>
            <w:tcW w:w="1134" w:type="dxa"/>
            <w:tcBorders>
              <w:top w:val="single" w:sz="6" w:space="0" w:color="auto"/>
              <w:bottom w:val="single" w:sz="6" w:space="0" w:color="auto"/>
            </w:tcBorders>
            <w:noWrap/>
            <w:hideMark/>
          </w:tcPr>
          <w:p w14:paraId="121DCE69"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On-Demand</w:t>
            </w:r>
          </w:p>
        </w:tc>
        <w:tc>
          <w:tcPr>
            <w:tcW w:w="1417" w:type="dxa"/>
            <w:tcBorders>
              <w:top w:val="single" w:sz="6" w:space="0" w:color="auto"/>
              <w:bottom w:val="single" w:sz="6" w:space="0" w:color="auto"/>
            </w:tcBorders>
            <w:noWrap/>
            <w:hideMark/>
          </w:tcPr>
          <w:p w14:paraId="1C844805"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Vehicle</w:t>
            </w:r>
          </w:p>
        </w:tc>
        <w:tc>
          <w:tcPr>
            <w:tcW w:w="1276" w:type="dxa"/>
            <w:tcBorders>
              <w:top w:val="single" w:sz="6" w:space="0" w:color="auto"/>
              <w:bottom w:val="single" w:sz="6" w:space="0" w:color="auto"/>
            </w:tcBorders>
            <w:noWrap/>
            <w:hideMark/>
          </w:tcPr>
          <w:p w14:paraId="19CBB24C" w14:textId="4FE330BA" w:rsidR="00A069CB" w:rsidRPr="002C6C11" w:rsidRDefault="00BB3DE3">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850" w:type="dxa"/>
            <w:noWrap/>
            <w:hideMark/>
          </w:tcPr>
          <w:p w14:paraId="3683D637"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1843" w:type="dxa"/>
            <w:noWrap/>
            <w:hideMark/>
          </w:tcPr>
          <w:p w14:paraId="7ABDD631"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Viasat</w:t>
            </w:r>
          </w:p>
        </w:tc>
        <w:tc>
          <w:tcPr>
            <w:tcW w:w="2268" w:type="dxa"/>
            <w:noWrap/>
            <w:hideMark/>
          </w:tcPr>
          <w:p w14:paraId="5FCF0A50" w14:textId="7FBCED11" w:rsidR="00A069CB" w:rsidRPr="002C6C11" w:rsidRDefault="00711AC2">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SES</w:t>
            </w:r>
            <w:r w:rsidR="00A069CB" w:rsidRPr="002C6C11">
              <w:rPr>
                <w:rFonts w:ascii="Montserrat" w:eastAsia="Times New Roman" w:hAnsi="Montserrat" w:cs="Times New Roman"/>
                <w:color w:val="auto"/>
                <w:lang w:eastAsia="en-GB"/>
              </w:rPr>
              <w:t>-Bidirectional</w:t>
            </w:r>
          </w:p>
        </w:tc>
      </w:tr>
      <w:tr w:rsidR="008114EB" w:rsidRPr="00C80238" w14:paraId="58D04700" w14:textId="77777777">
        <w:tc>
          <w:tcPr>
            <w:tcW w:w="421" w:type="dxa"/>
            <w:noWrap/>
            <w:hideMark/>
          </w:tcPr>
          <w:p w14:paraId="2F84E996"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7</w:t>
            </w:r>
          </w:p>
        </w:tc>
        <w:tc>
          <w:tcPr>
            <w:tcW w:w="1134" w:type="dxa"/>
            <w:tcBorders>
              <w:top w:val="single" w:sz="6" w:space="0" w:color="auto"/>
              <w:bottom w:val="single" w:sz="6" w:space="0" w:color="auto"/>
            </w:tcBorders>
            <w:noWrap/>
            <w:hideMark/>
          </w:tcPr>
          <w:p w14:paraId="1901FBE2"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Linear</w:t>
            </w:r>
          </w:p>
        </w:tc>
        <w:tc>
          <w:tcPr>
            <w:tcW w:w="1417" w:type="dxa"/>
            <w:tcBorders>
              <w:top w:val="single" w:sz="6" w:space="0" w:color="auto"/>
              <w:bottom w:val="single" w:sz="6" w:space="0" w:color="auto"/>
            </w:tcBorders>
            <w:noWrap/>
            <w:hideMark/>
          </w:tcPr>
          <w:p w14:paraId="7C28BF26"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Vehicle</w:t>
            </w:r>
          </w:p>
        </w:tc>
        <w:tc>
          <w:tcPr>
            <w:tcW w:w="1276" w:type="dxa"/>
            <w:tcBorders>
              <w:top w:val="single" w:sz="6" w:space="0" w:color="auto"/>
              <w:bottom w:val="single" w:sz="6" w:space="0" w:color="auto"/>
            </w:tcBorders>
            <w:noWrap/>
            <w:hideMark/>
          </w:tcPr>
          <w:p w14:paraId="423A21E5"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850" w:type="dxa"/>
            <w:noWrap/>
            <w:hideMark/>
          </w:tcPr>
          <w:p w14:paraId="4B33293B"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1843" w:type="dxa"/>
            <w:noWrap/>
            <w:hideMark/>
          </w:tcPr>
          <w:p w14:paraId="04C18A83"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Links</w:t>
            </w:r>
          </w:p>
        </w:tc>
        <w:tc>
          <w:tcPr>
            <w:tcW w:w="2268" w:type="dxa"/>
            <w:noWrap/>
            <w:hideMark/>
          </w:tcPr>
          <w:p w14:paraId="0FEB8169"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Eutelsat (GEO)-Receive Only</w:t>
            </w:r>
          </w:p>
        </w:tc>
      </w:tr>
      <w:tr w:rsidR="008114EB" w:rsidRPr="00C80238" w14:paraId="61023EA8" w14:textId="77777777">
        <w:tc>
          <w:tcPr>
            <w:tcW w:w="421" w:type="dxa"/>
            <w:noWrap/>
            <w:hideMark/>
          </w:tcPr>
          <w:p w14:paraId="4940AB22"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8</w:t>
            </w:r>
          </w:p>
        </w:tc>
        <w:tc>
          <w:tcPr>
            <w:tcW w:w="1134" w:type="dxa"/>
            <w:tcBorders>
              <w:top w:val="single" w:sz="6" w:space="0" w:color="auto"/>
              <w:bottom w:val="single" w:sz="6" w:space="0" w:color="auto"/>
            </w:tcBorders>
            <w:noWrap/>
            <w:hideMark/>
          </w:tcPr>
          <w:p w14:paraId="50F212EA"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Linear</w:t>
            </w:r>
          </w:p>
        </w:tc>
        <w:tc>
          <w:tcPr>
            <w:tcW w:w="1417" w:type="dxa"/>
            <w:tcBorders>
              <w:top w:val="single" w:sz="6" w:space="0" w:color="auto"/>
              <w:bottom w:val="single" w:sz="6" w:space="0" w:color="auto"/>
            </w:tcBorders>
            <w:noWrap/>
            <w:hideMark/>
          </w:tcPr>
          <w:p w14:paraId="71CC737F"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Edge</w:t>
            </w:r>
          </w:p>
        </w:tc>
        <w:tc>
          <w:tcPr>
            <w:tcW w:w="1276" w:type="dxa"/>
            <w:tcBorders>
              <w:top w:val="single" w:sz="6" w:space="0" w:color="auto"/>
              <w:bottom w:val="single" w:sz="6" w:space="0" w:color="auto"/>
            </w:tcBorders>
            <w:noWrap/>
            <w:hideMark/>
          </w:tcPr>
          <w:p w14:paraId="4B77BCD5"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850" w:type="dxa"/>
            <w:noWrap/>
            <w:hideMark/>
          </w:tcPr>
          <w:p w14:paraId="4B940E38"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1843" w:type="dxa"/>
            <w:noWrap/>
            <w:hideMark/>
          </w:tcPr>
          <w:p w14:paraId="09F26831"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EBU-DTE, Arctic Space</w:t>
            </w:r>
          </w:p>
        </w:tc>
        <w:tc>
          <w:tcPr>
            <w:tcW w:w="2268" w:type="dxa"/>
            <w:noWrap/>
            <w:hideMark/>
          </w:tcPr>
          <w:p w14:paraId="3393DE38" w14:textId="5CB4E120" w:rsidR="00A069CB" w:rsidRPr="002C6C11" w:rsidRDefault="00393725">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SES</w:t>
            </w:r>
            <w:r w:rsidR="00A069CB" w:rsidRPr="002C6C11">
              <w:rPr>
                <w:rFonts w:ascii="Montserrat" w:eastAsia="Times New Roman" w:hAnsi="Montserrat" w:cs="Times New Roman"/>
                <w:color w:val="auto"/>
                <w:lang w:eastAsia="en-GB"/>
              </w:rPr>
              <w:t>-Receive Only</w:t>
            </w:r>
          </w:p>
          <w:p w14:paraId="4AC0C995"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Space Norway-Receive Only</w:t>
            </w:r>
          </w:p>
        </w:tc>
      </w:tr>
      <w:tr w:rsidR="008114EB" w:rsidRPr="00C80238" w14:paraId="570D1202" w14:textId="77777777">
        <w:tc>
          <w:tcPr>
            <w:tcW w:w="421" w:type="dxa"/>
            <w:noWrap/>
            <w:hideMark/>
          </w:tcPr>
          <w:p w14:paraId="2E2A9198"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9</w:t>
            </w:r>
          </w:p>
        </w:tc>
        <w:tc>
          <w:tcPr>
            <w:tcW w:w="1134" w:type="dxa"/>
            <w:tcBorders>
              <w:top w:val="single" w:sz="6" w:space="0" w:color="auto"/>
              <w:bottom w:val="single" w:sz="6" w:space="0" w:color="auto"/>
            </w:tcBorders>
            <w:noWrap/>
            <w:hideMark/>
          </w:tcPr>
          <w:p w14:paraId="3220308A"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On-Demand</w:t>
            </w:r>
          </w:p>
        </w:tc>
        <w:tc>
          <w:tcPr>
            <w:tcW w:w="1417" w:type="dxa"/>
            <w:tcBorders>
              <w:top w:val="single" w:sz="6" w:space="0" w:color="auto"/>
              <w:bottom w:val="single" w:sz="6" w:space="0" w:color="auto"/>
            </w:tcBorders>
            <w:noWrap/>
            <w:hideMark/>
          </w:tcPr>
          <w:p w14:paraId="17F2DA14"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Edge</w:t>
            </w:r>
          </w:p>
        </w:tc>
        <w:tc>
          <w:tcPr>
            <w:tcW w:w="1276" w:type="dxa"/>
            <w:tcBorders>
              <w:top w:val="single" w:sz="6" w:space="0" w:color="auto"/>
              <w:bottom w:val="single" w:sz="6" w:space="0" w:color="auto"/>
            </w:tcBorders>
            <w:noWrap/>
            <w:hideMark/>
          </w:tcPr>
          <w:p w14:paraId="5AA4F0BB"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850" w:type="dxa"/>
            <w:noWrap/>
            <w:hideMark/>
          </w:tcPr>
          <w:p w14:paraId="04B40A02"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1843" w:type="dxa"/>
            <w:noWrap/>
            <w:hideMark/>
          </w:tcPr>
          <w:p w14:paraId="09F09A90"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EBU-DTE, Arctic Space</w:t>
            </w:r>
          </w:p>
        </w:tc>
        <w:tc>
          <w:tcPr>
            <w:tcW w:w="2268" w:type="dxa"/>
            <w:noWrap/>
            <w:hideMark/>
          </w:tcPr>
          <w:p w14:paraId="6E6643C0" w14:textId="71EA3A2B" w:rsidR="00A069CB" w:rsidRPr="002C6C11" w:rsidRDefault="00393725">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SES</w:t>
            </w:r>
            <w:r w:rsidR="00A069CB" w:rsidRPr="002C6C11">
              <w:rPr>
                <w:rFonts w:ascii="Montserrat" w:eastAsia="Times New Roman" w:hAnsi="Montserrat" w:cs="Times New Roman"/>
                <w:color w:val="auto"/>
                <w:lang w:eastAsia="en-GB"/>
              </w:rPr>
              <w:t>-Receive Only</w:t>
            </w:r>
          </w:p>
          <w:p w14:paraId="64421ADA"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Space Norway-Receive Only</w:t>
            </w:r>
          </w:p>
        </w:tc>
      </w:tr>
      <w:tr w:rsidR="008114EB" w:rsidRPr="00C80238" w14:paraId="35F593F5" w14:textId="77777777">
        <w:tc>
          <w:tcPr>
            <w:tcW w:w="421" w:type="dxa"/>
            <w:noWrap/>
            <w:hideMark/>
          </w:tcPr>
          <w:p w14:paraId="2B78B763"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10</w:t>
            </w:r>
          </w:p>
        </w:tc>
        <w:tc>
          <w:tcPr>
            <w:tcW w:w="1134" w:type="dxa"/>
            <w:tcBorders>
              <w:top w:val="single" w:sz="6" w:space="0" w:color="auto"/>
              <w:bottom w:val="single" w:sz="6" w:space="0" w:color="auto"/>
            </w:tcBorders>
            <w:noWrap/>
            <w:hideMark/>
          </w:tcPr>
          <w:p w14:paraId="51201094"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Linear</w:t>
            </w:r>
          </w:p>
        </w:tc>
        <w:tc>
          <w:tcPr>
            <w:tcW w:w="1417" w:type="dxa"/>
            <w:tcBorders>
              <w:top w:val="single" w:sz="6" w:space="0" w:color="auto"/>
              <w:bottom w:val="single" w:sz="6" w:space="0" w:color="auto"/>
            </w:tcBorders>
            <w:noWrap/>
            <w:hideMark/>
          </w:tcPr>
          <w:p w14:paraId="5628DFC5"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Edge (with LEO sat)</w:t>
            </w:r>
          </w:p>
        </w:tc>
        <w:tc>
          <w:tcPr>
            <w:tcW w:w="1276" w:type="dxa"/>
            <w:tcBorders>
              <w:top w:val="single" w:sz="6" w:space="0" w:color="auto"/>
              <w:bottom w:val="single" w:sz="6" w:space="0" w:color="auto"/>
            </w:tcBorders>
            <w:noWrap/>
            <w:hideMark/>
          </w:tcPr>
          <w:p w14:paraId="791D78E1"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850" w:type="dxa"/>
            <w:noWrap/>
            <w:hideMark/>
          </w:tcPr>
          <w:p w14:paraId="7AB35AA7"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1843" w:type="dxa"/>
            <w:noWrap/>
            <w:hideMark/>
          </w:tcPr>
          <w:p w14:paraId="4DA9AFE1"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Arctic Space</w:t>
            </w:r>
          </w:p>
        </w:tc>
        <w:tc>
          <w:tcPr>
            <w:tcW w:w="2268" w:type="dxa"/>
            <w:noWrap/>
            <w:hideMark/>
          </w:tcPr>
          <w:p w14:paraId="01CD2448"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Eutelsat (LEO)-Bidirectional</w:t>
            </w:r>
          </w:p>
        </w:tc>
      </w:tr>
      <w:tr w:rsidR="008114EB" w:rsidRPr="00C80238" w14:paraId="5CD32E54" w14:textId="77777777">
        <w:tc>
          <w:tcPr>
            <w:tcW w:w="421" w:type="dxa"/>
            <w:noWrap/>
            <w:hideMark/>
          </w:tcPr>
          <w:p w14:paraId="2939E185"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11</w:t>
            </w:r>
          </w:p>
        </w:tc>
        <w:tc>
          <w:tcPr>
            <w:tcW w:w="1134" w:type="dxa"/>
            <w:tcBorders>
              <w:top w:val="single" w:sz="6" w:space="0" w:color="auto"/>
              <w:bottom w:val="single" w:sz="6" w:space="0" w:color="auto"/>
            </w:tcBorders>
            <w:noWrap/>
            <w:hideMark/>
          </w:tcPr>
          <w:p w14:paraId="2C8D68AF"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On-Demand</w:t>
            </w:r>
          </w:p>
        </w:tc>
        <w:tc>
          <w:tcPr>
            <w:tcW w:w="1417" w:type="dxa"/>
            <w:tcBorders>
              <w:top w:val="single" w:sz="6" w:space="0" w:color="auto"/>
              <w:bottom w:val="single" w:sz="6" w:space="0" w:color="auto"/>
            </w:tcBorders>
            <w:noWrap/>
            <w:hideMark/>
          </w:tcPr>
          <w:p w14:paraId="47F5D259"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Edge (with LEO sat)</w:t>
            </w:r>
          </w:p>
        </w:tc>
        <w:tc>
          <w:tcPr>
            <w:tcW w:w="1276" w:type="dxa"/>
            <w:tcBorders>
              <w:top w:val="single" w:sz="6" w:space="0" w:color="auto"/>
              <w:bottom w:val="single" w:sz="6" w:space="0" w:color="auto"/>
            </w:tcBorders>
            <w:noWrap/>
            <w:hideMark/>
          </w:tcPr>
          <w:p w14:paraId="3C9372D4"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850" w:type="dxa"/>
            <w:noWrap/>
            <w:hideMark/>
          </w:tcPr>
          <w:p w14:paraId="7FA90854"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1843" w:type="dxa"/>
            <w:noWrap/>
            <w:hideMark/>
          </w:tcPr>
          <w:p w14:paraId="12B16C24"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Arctic Space</w:t>
            </w:r>
          </w:p>
        </w:tc>
        <w:tc>
          <w:tcPr>
            <w:tcW w:w="2268" w:type="dxa"/>
            <w:noWrap/>
            <w:hideMark/>
          </w:tcPr>
          <w:p w14:paraId="3B8E4AAA"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Eutelsat (LEO)-Bidirectional</w:t>
            </w:r>
          </w:p>
        </w:tc>
      </w:tr>
      <w:tr w:rsidR="008114EB" w:rsidRPr="00C80238" w14:paraId="72167F54" w14:textId="77777777">
        <w:tc>
          <w:tcPr>
            <w:tcW w:w="421" w:type="dxa"/>
            <w:noWrap/>
            <w:hideMark/>
          </w:tcPr>
          <w:p w14:paraId="2CA52CCD"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12</w:t>
            </w:r>
          </w:p>
        </w:tc>
        <w:tc>
          <w:tcPr>
            <w:tcW w:w="1134" w:type="dxa"/>
            <w:tcBorders>
              <w:top w:val="single" w:sz="6" w:space="0" w:color="auto"/>
              <w:bottom w:val="single" w:sz="6" w:space="0" w:color="auto"/>
            </w:tcBorders>
            <w:noWrap/>
            <w:hideMark/>
          </w:tcPr>
          <w:p w14:paraId="57B4779B"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Linear</w:t>
            </w:r>
          </w:p>
        </w:tc>
        <w:tc>
          <w:tcPr>
            <w:tcW w:w="1417" w:type="dxa"/>
            <w:tcBorders>
              <w:top w:val="single" w:sz="6" w:space="0" w:color="auto"/>
              <w:bottom w:val="single" w:sz="6" w:space="0" w:color="auto"/>
            </w:tcBorders>
            <w:noWrap/>
            <w:hideMark/>
          </w:tcPr>
          <w:p w14:paraId="415D6BEC"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Edge</w:t>
            </w:r>
          </w:p>
        </w:tc>
        <w:tc>
          <w:tcPr>
            <w:tcW w:w="1276" w:type="dxa"/>
            <w:tcBorders>
              <w:top w:val="single" w:sz="6" w:space="0" w:color="auto"/>
              <w:bottom w:val="single" w:sz="6" w:space="0" w:color="auto"/>
            </w:tcBorders>
            <w:noWrap/>
            <w:hideMark/>
          </w:tcPr>
          <w:p w14:paraId="380204D1"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850" w:type="dxa"/>
            <w:noWrap/>
            <w:hideMark/>
          </w:tcPr>
          <w:p w14:paraId="407F95BA"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1843" w:type="dxa"/>
            <w:noWrap/>
            <w:hideMark/>
          </w:tcPr>
          <w:p w14:paraId="799FC534"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Telenor Maritime</w:t>
            </w:r>
          </w:p>
        </w:tc>
        <w:tc>
          <w:tcPr>
            <w:tcW w:w="2268" w:type="dxa"/>
            <w:noWrap/>
            <w:hideMark/>
          </w:tcPr>
          <w:p w14:paraId="015D446B"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Space Norway-Receive Only</w:t>
            </w:r>
          </w:p>
        </w:tc>
      </w:tr>
      <w:tr w:rsidR="008114EB" w:rsidRPr="00C80238" w14:paraId="093EF408" w14:textId="77777777">
        <w:tc>
          <w:tcPr>
            <w:tcW w:w="421" w:type="dxa"/>
            <w:noWrap/>
            <w:hideMark/>
          </w:tcPr>
          <w:p w14:paraId="641FBE23"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13</w:t>
            </w:r>
          </w:p>
        </w:tc>
        <w:tc>
          <w:tcPr>
            <w:tcW w:w="1134" w:type="dxa"/>
            <w:tcBorders>
              <w:top w:val="single" w:sz="6" w:space="0" w:color="auto"/>
              <w:bottom w:val="single" w:sz="6" w:space="0" w:color="auto"/>
            </w:tcBorders>
            <w:noWrap/>
            <w:hideMark/>
          </w:tcPr>
          <w:p w14:paraId="30CE3D6D"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On-Demand</w:t>
            </w:r>
          </w:p>
        </w:tc>
        <w:tc>
          <w:tcPr>
            <w:tcW w:w="1417" w:type="dxa"/>
            <w:tcBorders>
              <w:top w:val="single" w:sz="6" w:space="0" w:color="auto"/>
              <w:bottom w:val="single" w:sz="6" w:space="0" w:color="auto"/>
            </w:tcBorders>
            <w:noWrap/>
            <w:hideMark/>
          </w:tcPr>
          <w:p w14:paraId="731749F9"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Edge</w:t>
            </w:r>
          </w:p>
        </w:tc>
        <w:tc>
          <w:tcPr>
            <w:tcW w:w="1276" w:type="dxa"/>
            <w:tcBorders>
              <w:top w:val="single" w:sz="6" w:space="0" w:color="auto"/>
              <w:bottom w:val="single" w:sz="6" w:space="0" w:color="auto"/>
            </w:tcBorders>
            <w:noWrap/>
            <w:hideMark/>
          </w:tcPr>
          <w:p w14:paraId="5F7DCB51"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850" w:type="dxa"/>
            <w:noWrap/>
            <w:hideMark/>
          </w:tcPr>
          <w:p w14:paraId="77EDD7FC"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1843" w:type="dxa"/>
            <w:noWrap/>
            <w:hideMark/>
          </w:tcPr>
          <w:p w14:paraId="7A83DE85"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Telenor Maritime</w:t>
            </w:r>
          </w:p>
        </w:tc>
        <w:tc>
          <w:tcPr>
            <w:tcW w:w="2268" w:type="dxa"/>
            <w:noWrap/>
            <w:hideMark/>
          </w:tcPr>
          <w:p w14:paraId="2FFC9DD0"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Space Norway-Receive Only</w:t>
            </w:r>
          </w:p>
        </w:tc>
      </w:tr>
      <w:tr w:rsidR="008114EB" w:rsidRPr="00C80238" w14:paraId="71391291" w14:textId="77777777">
        <w:tc>
          <w:tcPr>
            <w:tcW w:w="421" w:type="dxa"/>
            <w:noWrap/>
            <w:hideMark/>
          </w:tcPr>
          <w:p w14:paraId="4F24849D"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14</w:t>
            </w:r>
          </w:p>
        </w:tc>
        <w:tc>
          <w:tcPr>
            <w:tcW w:w="1134" w:type="dxa"/>
            <w:tcBorders>
              <w:top w:val="single" w:sz="6" w:space="0" w:color="auto"/>
              <w:bottom w:val="single" w:sz="6" w:space="0" w:color="auto"/>
            </w:tcBorders>
            <w:noWrap/>
            <w:hideMark/>
          </w:tcPr>
          <w:p w14:paraId="47004D3B"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Linear</w:t>
            </w:r>
          </w:p>
        </w:tc>
        <w:tc>
          <w:tcPr>
            <w:tcW w:w="1417" w:type="dxa"/>
            <w:tcBorders>
              <w:top w:val="single" w:sz="6" w:space="0" w:color="auto"/>
              <w:bottom w:val="single" w:sz="6" w:space="0" w:color="auto"/>
            </w:tcBorders>
            <w:noWrap/>
            <w:hideMark/>
          </w:tcPr>
          <w:p w14:paraId="719FB43C"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Edge</w:t>
            </w:r>
          </w:p>
        </w:tc>
        <w:tc>
          <w:tcPr>
            <w:tcW w:w="1276" w:type="dxa"/>
            <w:tcBorders>
              <w:top w:val="single" w:sz="6" w:space="0" w:color="auto"/>
              <w:bottom w:val="single" w:sz="6" w:space="0" w:color="auto"/>
            </w:tcBorders>
            <w:noWrap/>
            <w:hideMark/>
          </w:tcPr>
          <w:p w14:paraId="16D25FE7"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850" w:type="dxa"/>
            <w:noWrap/>
            <w:hideMark/>
          </w:tcPr>
          <w:p w14:paraId="1FB5EF5F"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No</w:t>
            </w:r>
          </w:p>
        </w:tc>
        <w:tc>
          <w:tcPr>
            <w:tcW w:w="1843" w:type="dxa"/>
            <w:noWrap/>
            <w:hideMark/>
          </w:tcPr>
          <w:p w14:paraId="21ACC9CF"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Rai 5G broadcast</w:t>
            </w:r>
          </w:p>
        </w:tc>
        <w:tc>
          <w:tcPr>
            <w:tcW w:w="2268" w:type="dxa"/>
            <w:noWrap/>
            <w:hideMark/>
          </w:tcPr>
          <w:p w14:paraId="7CC6C9CF" w14:textId="43BE958E" w:rsidR="00A069CB" w:rsidRPr="002C6C11" w:rsidRDefault="00393725">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SES</w:t>
            </w:r>
            <w:r w:rsidR="00A069CB" w:rsidRPr="002C6C11">
              <w:rPr>
                <w:rFonts w:ascii="Montserrat" w:eastAsia="Times New Roman" w:hAnsi="Montserrat" w:cs="Times New Roman"/>
                <w:color w:val="auto"/>
                <w:lang w:eastAsia="en-GB"/>
              </w:rPr>
              <w:t>-Receive Only</w:t>
            </w:r>
          </w:p>
        </w:tc>
      </w:tr>
      <w:tr w:rsidR="008114EB" w:rsidRPr="00C80238" w14:paraId="26B5896A" w14:textId="77777777">
        <w:tc>
          <w:tcPr>
            <w:tcW w:w="421" w:type="dxa"/>
            <w:noWrap/>
            <w:hideMark/>
          </w:tcPr>
          <w:p w14:paraId="358A34FF"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15</w:t>
            </w:r>
          </w:p>
        </w:tc>
        <w:tc>
          <w:tcPr>
            <w:tcW w:w="1134" w:type="dxa"/>
            <w:tcBorders>
              <w:top w:val="single" w:sz="6" w:space="0" w:color="auto"/>
              <w:bottom w:val="single" w:sz="6" w:space="0" w:color="auto"/>
            </w:tcBorders>
            <w:noWrap/>
            <w:hideMark/>
          </w:tcPr>
          <w:p w14:paraId="121FD8E8"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Linear</w:t>
            </w:r>
          </w:p>
        </w:tc>
        <w:tc>
          <w:tcPr>
            <w:tcW w:w="1417" w:type="dxa"/>
            <w:tcBorders>
              <w:top w:val="single" w:sz="6" w:space="0" w:color="auto"/>
              <w:bottom w:val="single" w:sz="6" w:space="0" w:color="auto"/>
            </w:tcBorders>
            <w:noWrap/>
            <w:hideMark/>
          </w:tcPr>
          <w:p w14:paraId="6AD0ED95"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Device</w:t>
            </w:r>
          </w:p>
        </w:tc>
        <w:tc>
          <w:tcPr>
            <w:tcW w:w="1276" w:type="dxa"/>
            <w:tcBorders>
              <w:top w:val="single" w:sz="6" w:space="0" w:color="auto"/>
              <w:bottom w:val="single" w:sz="6" w:space="0" w:color="auto"/>
            </w:tcBorders>
            <w:noWrap/>
            <w:hideMark/>
          </w:tcPr>
          <w:p w14:paraId="6C375AE6"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850" w:type="dxa"/>
            <w:noWrap/>
            <w:hideMark/>
          </w:tcPr>
          <w:p w14:paraId="22A70771"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1843" w:type="dxa"/>
            <w:noWrap/>
            <w:hideMark/>
          </w:tcPr>
          <w:p w14:paraId="7CD54474"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Media Tek</w:t>
            </w:r>
          </w:p>
        </w:tc>
        <w:tc>
          <w:tcPr>
            <w:tcW w:w="2268" w:type="dxa"/>
            <w:noWrap/>
            <w:hideMark/>
          </w:tcPr>
          <w:p w14:paraId="1CAFFE25" w14:textId="7CE407F9" w:rsidR="00A069CB" w:rsidRPr="002C6C11" w:rsidRDefault="00A069CB">
            <w:pPr>
              <w:widowControl/>
              <w:autoSpaceDE/>
              <w:autoSpaceDN/>
              <w:rPr>
                <w:rFonts w:ascii="Montserrat" w:eastAsia="Times New Roman" w:hAnsi="Montserrat" w:cs="Times New Roman"/>
                <w:color w:val="auto"/>
                <w:lang w:eastAsia="en-GB"/>
              </w:rPr>
            </w:pPr>
          </w:p>
        </w:tc>
      </w:tr>
      <w:tr w:rsidR="00A069CB" w:rsidRPr="00C80238" w14:paraId="2B6233BE" w14:textId="77777777">
        <w:tc>
          <w:tcPr>
            <w:tcW w:w="421" w:type="dxa"/>
            <w:noWrap/>
            <w:hideMark/>
          </w:tcPr>
          <w:p w14:paraId="1D657549"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16</w:t>
            </w:r>
          </w:p>
        </w:tc>
        <w:tc>
          <w:tcPr>
            <w:tcW w:w="1134" w:type="dxa"/>
            <w:tcBorders>
              <w:top w:val="single" w:sz="6" w:space="0" w:color="auto"/>
              <w:bottom w:val="single" w:sz="4" w:space="0" w:color="auto"/>
            </w:tcBorders>
            <w:noWrap/>
            <w:hideMark/>
          </w:tcPr>
          <w:p w14:paraId="585139D3"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On-Demand</w:t>
            </w:r>
          </w:p>
        </w:tc>
        <w:tc>
          <w:tcPr>
            <w:tcW w:w="1417" w:type="dxa"/>
            <w:tcBorders>
              <w:top w:val="single" w:sz="6" w:space="0" w:color="auto"/>
              <w:bottom w:val="single" w:sz="4" w:space="0" w:color="auto"/>
            </w:tcBorders>
            <w:noWrap/>
            <w:hideMark/>
          </w:tcPr>
          <w:p w14:paraId="3F24385B"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Direct to Device</w:t>
            </w:r>
          </w:p>
        </w:tc>
        <w:tc>
          <w:tcPr>
            <w:tcW w:w="1276" w:type="dxa"/>
            <w:tcBorders>
              <w:top w:val="single" w:sz="6" w:space="0" w:color="auto"/>
              <w:bottom w:val="single" w:sz="4" w:space="0" w:color="auto"/>
            </w:tcBorders>
            <w:noWrap/>
            <w:hideMark/>
          </w:tcPr>
          <w:p w14:paraId="6B92D9B1"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850" w:type="dxa"/>
            <w:noWrap/>
            <w:hideMark/>
          </w:tcPr>
          <w:p w14:paraId="7BB644F2" w14:textId="77777777" w:rsidR="00A069CB" w:rsidRPr="002C6C11" w:rsidRDefault="00A069CB">
            <w:pPr>
              <w:widowControl/>
              <w:autoSpaceDE/>
              <w:autoSpaceDN/>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Yes</w:t>
            </w:r>
          </w:p>
        </w:tc>
        <w:tc>
          <w:tcPr>
            <w:tcW w:w="1843" w:type="dxa"/>
            <w:noWrap/>
            <w:hideMark/>
          </w:tcPr>
          <w:p w14:paraId="1A7FFC9D" w14:textId="77777777" w:rsidR="00A069CB" w:rsidRPr="002C6C11" w:rsidRDefault="00A069CB">
            <w:pPr>
              <w:widowControl/>
              <w:autoSpaceDE/>
              <w:autoSpaceDN/>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Media Tek</w:t>
            </w:r>
          </w:p>
        </w:tc>
        <w:tc>
          <w:tcPr>
            <w:tcW w:w="2268" w:type="dxa"/>
            <w:noWrap/>
            <w:hideMark/>
          </w:tcPr>
          <w:p w14:paraId="3B0AE0E3" w14:textId="305D6D7F" w:rsidR="00A069CB" w:rsidRPr="002C6C11" w:rsidRDefault="00A069CB">
            <w:pPr>
              <w:widowControl/>
              <w:autoSpaceDE/>
              <w:autoSpaceDN/>
              <w:rPr>
                <w:rFonts w:ascii="Montserrat" w:eastAsia="Times New Roman" w:hAnsi="Montserrat" w:cs="Times New Roman"/>
                <w:color w:val="auto"/>
                <w:lang w:eastAsia="en-GB"/>
              </w:rPr>
            </w:pPr>
          </w:p>
        </w:tc>
      </w:tr>
    </w:tbl>
    <w:p w14:paraId="14EF7087" w14:textId="75765E64" w:rsidR="00A069CB" w:rsidRPr="002C6C11" w:rsidRDefault="00A069CB" w:rsidP="001D5866">
      <w:pPr>
        <w:rPr>
          <w:rFonts w:ascii="Montserrat" w:hAnsi="Montserrat"/>
          <w:color w:val="auto"/>
          <w:sz w:val="18"/>
          <w:szCs w:val="18"/>
        </w:rPr>
      </w:pPr>
    </w:p>
    <w:p w14:paraId="11ACE901" w14:textId="0F98566F" w:rsidR="002C0491" w:rsidRPr="002C6C11" w:rsidRDefault="002C0491" w:rsidP="001D5866">
      <w:pPr>
        <w:rPr>
          <w:rFonts w:ascii="Montserrat" w:hAnsi="Montserrat"/>
          <w:color w:val="auto"/>
          <w:sz w:val="18"/>
          <w:szCs w:val="18"/>
        </w:rPr>
      </w:pPr>
    </w:p>
    <w:p w14:paraId="29477B71" w14:textId="59D138FE" w:rsidR="001D5866" w:rsidRPr="00C80238" w:rsidRDefault="1F0BE6EA" w:rsidP="008114EB">
      <w:pPr>
        <w:pStyle w:val="Heading2"/>
      </w:pPr>
      <w:bookmarkStart w:id="162" w:name="_Toc693589906"/>
      <w:r>
        <w:t>2.</w:t>
      </w:r>
      <w:r w:rsidR="24BD2478">
        <w:t>9</w:t>
      </w:r>
      <w:r w:rsidR="001D5866">
        <w:tab/>
      </w:r>
      <w:r w:rsidR="41242E95">
        <w:t>High-level t</w:t>
      </w:r>
      <w:r w:rsidR="5BEE6A34">
        <w:t>est plan</w:t>
      </w:r>
      <w:r w:rsidR="213ACE67">
        <w:t>s per strand</w:t>
      </w:r>
      <w:bookmarkEnd w:id="162"/>
    </w:p>
    <w:p w14:paraId="4C865363" w14:textId="523E38E0" w:rsidR="00B6418E" w:rsidRPr="002C6C11" w:rsidRDefault="00B6418E" w:rsidP="008114EB">
      <w:pPr>
        <w:spacing w:before="120"/>
        <w:rPr>
          <w:rFonts w:ascii="Montserrat" w:hAnsi="Montserrat"/>
          <w:color w:val="auto"/>
          <w:sz w:val="18"/>
          <w:szCs w:val="18"/>
        </w:rPr>
      </w:pPr>
      <w:r w:rsidRPr="002C6C11">
        <w:rPr>
          <w:rFonts w:ascii="Montserrat" w:hAnsi="Montserrat"/>
          <w:color w:val="auto"/>
          <w:sz w:val="18"/>
          <w:szCs w:val="18"/>
        </w:rPr>
        <w:t xml:space="preserve">This section provides a high-level overview of </w:t>
      </w:r>
      <w:r w:rsidR="00C51BF7" w:rsidRPr="002C6C11">
        <w:rPr>
          <w:rFonts w:ascii="Montserrat" w:hAnsi="Montserrat"/>
          <w:color w:val="auto"/>
          <w:sz w:val="18"/>
          <w:szCs w:val="18"/>
        </w:rPr>
        <w:t xml:space="preserve">test plans per strand. Detail information including details of the foreseen tests is </w:t>
      </w:r>
      <w:r w:rsidR="007A1CDF" w:rsidRPr="002C6C11">
        <w:rPr>
          <w:rFonts w:ascii="Montserrat" w:hAnsi="Montserrat"/>
          <w:color w:val="auto"/>
          <w:sz w:val="18"/>
          <w:szCs w:val="18"/>
        </w:rPr>
        <w:t>provided in chapters 3 - 7 of this document.</w:t>
      </w:r>
    </w:p>
    <w:p w14:paraId="41032B34" w14:textId="77777777" w:rsidR="00B6418E" w:rsidRPr="002C6C11" w:rsidRDefault="00B6418E" w:rsidP="001D5866">
      <w:pPr>
        <w:rPr>
          <w:rFonts w:ascii="Montserrat" w:hAnsi="Montserrat"/>
          <w:color w:val="auto"/>
          <w:sz w:val="18"/>
          <w:szCs w:val="18"/>
        </w:rPr>
      </w:pPr>
    </w:p>
    <w:p w14:paraId="11E65880" w14:textId="4A8457EB" w:rsidR="00D85BF1" w:rsidRPr="00C80238" w:rsidRDefault="39ED48F4" w:rsidP="008114EB">
      <w:pPr>
        <w:pStyle w:val="Heading3"/>
      </w:pPr>
      <w:bookmarkStart w:id="163" w:name="_Toc1564414944"/>
      <w:r>
        <w:t>2.</w:t>
      </w:r>
      <w:r w:rsidR="24BD2478">
        <w:t>9</w:t>
      </w:r>
      <w:r>
        <w:t>.1</w:t>
      </w:r>
      <w:r w:rsidR="00030083">
        <w:tab/>
      </w:r>
      <w:r w:rsidR="213ACE67">
        <w:t>Strand 2: Cross-e</w:t>
      </w:r>
      <w:r>
        <w:t>dge</w:t>
      </w:r>
      <w:r w:rsidR="213ACE67">
        <w:t xml:space="preserve"> functionalit</w:t>
      </w:r>
      <w:r>
        <w:t>ies</w:t>
      </w:r>
      <w:bookmarkEnd w:id="163"/>
    </w:p>
    <w:p w14:paraId="3E7EB83C" w14:textId="7C52397E" w:rsidR="561596B0" w:rsidRPr="00C80238" w:rsidRDefault="1568871C" w:rsidP="008114EB">
      <w:pPr>
        <w:spacing w:before="120"/>
        <w:rPr>
          <w:rFonts w:ascii="Montserrat" w:hAnsi="Montserrat" w:cs="Times New Roman"/>
          <w:color w:val="auto"/>
          <w:sz w:val="18"/>
          <w:szCs w:val="18"/>
        </w:rPr>
      </w:pPr>
      <w:r w:rsidRPr="00C80238">
        <w:rPr>
          <w:rFonts w:ascii="Montserrat" w:hAnsi="Montserrat" w:cs="Times New Roman"/>
          <w:color w:val="auto"/>
          <w:sz w:val="18"/>
          <w:szCs w:val="18"/>
        </w:rPr>
        <w:t xml:space="preserve">Many of </w:t>
      </w:r>
      <w:r w:rsidR="561596B0" w:rsidRPr="00C80238">
        <w:rPr>
          <w:rFonts w:ascii="Montserrat" w:hAnsi="Montserrat" w:cs="Times New Roman"/>
          <w:color w:val="auto"/>
          <w:sz w:val="18"/>
          <w:szCs w:val="18"/>
        </w:rPr>
        <w:t>Strand 2's outputs are not directly tied to specific test beds – and much work has been delayed by the withdrawal of Bright</w:t>
      </w:r>
      <w:r w:rsidR="4C4C0709" w:rsidRPr="00C80238">
        <w:rPr>
          <w:rFonts w:ascii="Montserrat" w:hAnsi="Montserrat" w:cs="Times New Roman"/>
          <w:color w:val="auto"/>
          <w:sz w:val="18"/>
          <w:szCs w:val="18"/>
        </w:rPr>
        <w:t xml:space="preserve">cove. </w:t>
      </w:r>
      <w:r w:rsidR="7B7793F3" w:rsidRPr="00C80238">
        <w:rPr>
          <w:rFonts w:ascii="Montserrat" w:hAnsi="Montserrat" w:cs="Times New Roman"/>
          <w:color w:val="auto"/>
          <w:sz w:val="18"/>
          <w:szCs w:val="18"/>
        </w:rPr>
        <w:t>Equally, some partners present in strand 2 have described work on their own test beds (e</w:t>
      </w:r>
      <w:r w:rsidR="008114EB" w:rsidRPr="00C80238">
        <w:rPr>
          <w:rFonts w:ascii="Montserrat" w:hAnsi="Montserrat" w:cs="Times New Roman"/>
          <w:color w:val="auto"/>
          <w:sz w:val="18"/>
          <w:szCs w:val="18"/>
        </w:rPr>
        <w:t>.</w:t>
      </w:r>
      <w:r w:rsidR="7B7793F3" w:rsidRPr="00C80238">
        <w:rPr>
          <w:rFonts w:ascii="Montserrat" w:hAnsi="Montserrat" w:cs="Times New Roman"/>
          <w:color w:val="auto"/>
          <w:sz w:val="18"/>
          <w:szCs w:val="18"/>
        </w:rPr>
        <w:t>g</w:t>
      </w:r>
      <w:r w:rsidR="008114EB" w:rsidRPr="00C80238">
        <w:rPr>
          <w:rFonts w:ascii="Montserrat" w:hAnsi="Montserrat" w:cs="Times New Roman"/>
          <w:color w:val="auto"/>
          <w:sz w:val="18"/>
          <w:szCs w:val="18"/>
        </w:rPr>
        <w:t>.</w:t>
      </w:r>
      <w:r w:rsidR="7B7793F3" w:rsidRPr="00C80238">
        <w:rPr>
          <w:rFonts w:ascii="Montserrat" w:hAnsi="Montserrat" w:cs="Times New Roman"/>
          <w:color w:val="auto"/>
          <w:sz w:val="18"/>
          <w:szCs w:val="18"/>
        </w:rPr>
        <w:t xml:space="preserve"> Arctic Space)</w:t>
      </w:r>
    </w:p>
    <w:p w14:paraId="27B47B76" w14:textId="4C88F0A6" w:rsidR="561596B0" w:rsidRPr="00C80238" w:rsidRDefault="396E3116" w:rsidP="008114EB">
      <w:pPr>
        <w:spacing w:before="120"/>
        <w:rPr>
          <w:rFonts w:ascii="Montserrat" w:hAnsi="Montserrat" w:cs="Times New Roman"/>
          <w:color w:val="auto"/>
          <w:sz w:val="18"/>
          <w:szCs w:val="18"/>
        </w:rPr>
      </w:pPr>
      <w:r w:rsidRPr="00C80238">
        <w:rPr>
          <w:rFonts w:ascii="Montserrat" w:hAnsi="Montserrat" w:cs="Times New Roman"/>
          <w:color w:val="auto"/>
          <w:sz w:val="18"/>
          <w:szCs w:val="18"/>
        </w:rPr>
        <w:t xml:space="preserve">That said, some </w:t>
      </w:r>
      <w:r w:rsidR="6D0F41D7" w:rsidRPr="00C80238">
        <w:rPr>
          <w:rFonts w:ascii="Montserrat" w:hAnsi="Montserrat" w:cs="Times New Roman"/>
          <w:color w:val="auto"/>
          <w:sz w:val="18"/>
          <w:szCs w:val="18"/>
        </w:rPr>
        <w:t>s</w:t>
      </w:r>
      <w:r w:rsidRPr="00C80238">
        <w:rPr>
          <w:rFonts w:ascii="Montserrat" w:hAnsi="Montserrat" w:cs="Times New Roman"/>
          <w:color w:val="auto"/>
          <w:sz w:val="18"/>
          <w:szCs w:val="18"/>
        </w:rPr>
        <w:t>pecific</w:t>
      </w:r>
      <w:r w:rsidR="62C9E8AE" w:rsidRPr="00C80238">
        <w:rPr>
          <w:rFonts w:ascii="Montserrat" w:hAnsi="Montserrat" w:cs="Times New Roman"/>
          <w:color w:val="auto"/>
          <w:sz w:val="18"/>
          <w:szCs w:val="18"/>
        </w:rPr>
        <w:t>s</w:t>
      </w:r>
      <w:r w:rsidRPr="00C80238">
        <w:rPr>
          <w:rFonts w:ascii="Montserrat" w:hAnsi="Montserrat" w:cs="Times New Roman"/>
          <w:color w:val="auto"/>
          <w:sz w:val="18"/>
          <w:szCs w:val="18"/>
        </w:rPr>
        <w:t xml:space="preserve"> are </w:t>
      </w:r>
      <w:r w:rsidR="6CA578D4" w:rsidRPr="00C80238">
        <w:rPr>
          <w:rFonts w:ascii="Montserrat" w:hAnsi="Montserrat" w:cs="Times New Roman"/>
          <w:color w:val="auto"/>
          <w:sz w:val="18"/>
          <w:szCs w:val="18"/>
        </w:rPr>
        <w:t>relevant here</w:t>
      </w:r>
      <w:r w:rsidRPr="00C80238">
        <w:rPr>
          <w:rFonts w:ascii="Montserrat" w:hAnsi="Montserrat" w:cs="Times New Roman"/>
          <w:color w:val="auto"/>
          <w:sz w:val="18"/>
          <w:szCs w:val="18"/>
        </w:rPr>
        <w:t>: WP</w:t>
      </w:r>
      <w:r w:rsidR="291CC3CB" w:rsidRPr="00C80238">
        <w:rPr>
          <w:rFonts w:ascii="Montserrat" w:hAnsi="Montserrat" w:cs="Times New Roman"/>
          <w:color w:val="auto"/>
          <w:sz w:val="18"/>
          <w:szCs w:val="18"/>
        </w:rPr>
        <w:t>2.1 involves the end to end content chain</w:t>
      </w:r>
      <w:r w:rsidR="4C4C0709" w:rsidRPr="00C80238">
        <w:rPr>
          <w:rFonts w:ascii="Montserrat" w:hAnsi="Montserrat" w:cs="Times New Roman"/>
          <w:color w:val="auto"/>
          <w:sz w:val="18"/>
          <w:szCs w:val="18"/>
        </w:rPr>
        <w:t xml:space="preserve"> </w:t>
      </w:r>
      <w:r w:rsidR="291CC3CB" w:rsidRPr="00C80238">
        <w:rPr>
          <w:rFonts w:ascii="Montserrat" w:hAnsi="Montserrat" w:cs="Times New Roman"/>
          <w:color w:val="auto"/>
          <w:sz w:val="18"/>
          <w:szCs w:val="18"/>
        </w:rPr>
        <w:t xml:space="preserve">and associated tests, </w:t>
      </w:r>
      <w:r w:rsidR="428466F1" w:rsidRPr="00C80238">
        <w:rPr>
          <w:rFonts w:ascii="Montserrat" w:hAnsi="Montserrat" w:cs="Times New Roman"/>
          <w:color w:val="auto"/>
          <w:sz w:val="18"/>
          <w:szCs w:val="18"/>
        </w:rPr>
        <w:t>WP2</w:t>
      </w:r>
      <w:r w:rsidR="4C4C0709" w:rsidRPr="00C80238">
        <w:rPr>
          <w:rFonts w:ascii="Montserrat" w:hAnsi="Montserrat" w:cs="Times New Roman"/>
          <w:color w:val="auto"/>
          <w:sz w:val="18"/>
          <w:szCs w:val="18"/>
        </w:rPr>
        <w:t xml:space="preserve"> .3.1 involves collecting generic testing plans for the projects.</w:t>
      </w:r>
      <w:r w:rsidR="7D133DA3" w:rsidRPr="00C80238">
        <w:rPr>
          <w:rFonts w:ascii="Montserrat" w:hAnsi="Montserrat" w:cs="Times New Roman"/>
          <w:color w:val="auto"/>
          <w:sz w:val="18"/>
          <w:szCs w:val="18"/>
        </w:rPr>
        <w:t xml:space="preserve"> WP2.4 features will be part of the components (e.g. CDN) and will be part of all the test beds and all tests.</w:t>
      </w:r>
      <w:r w:rsidR="687E3CA6" w:rsidRPr="00C80238">
        <w:rPr>
          <w:rFonts w:ascii="Montserrat" w:hAnsi="Montserrat" w:cs="Times New Roman"/>
          <w:color w:val="auto"/>
          <w:sz w:val="18"/>
          <w:szCs w:val="18"/>
        </w:rPr>
        <w:t xml:space="preserve"> WP2.5 has a large </w:t>
      </w:r>
      <w:r w:rsidR="006C57BB" w:rsidRPr="00C80238">
        <w:rPr>
          <w:rFonts w:ascii="Montserrat" w:hAnsi="Montserrat" w:cs="Times New Roman"/>
          <w:color w:val="auto"/>
          <w:sz w:val="18"/>
          <w:szCs w:val="18"/>
        </w:rPr>
        <w:t>number</w:t>
      </w:r>
      <w:r w:rsidR="687E3CA6" w:rsidRPr="00C80238">
        <w:rPr>
          <w:rFonts w:ascii="Montserrat" w:hAnsi="Montserrat" w:cs="Times New Roman"/>
          <w:color w:val="auto"/>
          <w:sz w:val="18"/>
          <w:szCs w:val="18"/>
        </w:rPr>
        <w:t xml:space="preserve"> of </w:t>
      </w:r>
      <w:r w:rsidR="67F5CC24" w:rsidRPr="00C80238">
        <w:rPr>
          <w:rFonts w:ascii="Montserrat" w:hAnsi="Montserrat" w:cs="Times New Roman"/>
          <w:color w:val="auto"/>
          <w:sz w:val="18"/>
          <w:szCs w:val="18"/>
        </w:rPr>
        <w:t xml:space="preserve">relevant </w:t>
      </w:r>
      <w:r w:rsidR="1EA4759A" w:rsidRPr="00C80238">
        <w:rPr>
          <w:rFonts w:ascii="Montserrat" w:hAnsi="Montserrat" w:cs="Times New Roman"/>
          <w:color w:val="auto"/>
          <w:sz w:val="18"/>
          <w:szCs w:val="18"/>
        </w:rPr>
        <w:t>functionalit</w:t>
      </w:r>
      <w:r w:rsidR="0FF56CBE" w:rsidRPr="00C80238">
        <w:rPr>
          <w:rFonts w:ascii="Montserrat" w:hAnsi="Montserrat" w:cs="Times New Roman"/>
          <w:color w:val="auto"/>
          <w:sz w:val="18"/>
          <w:szCs w:val="18"/>
        </w:rPr>
        <w:t>ies</w:t>
      </w:r>
      <w:r w:rsidR="67F5CC24" w:rsidRPr="00C80238">
        <w:rPr>
          <w:rFonts w:ascii="Montserrat" w:hAnsi="Montserrat" w:cs="Times New Roman"/>
          <w:color w:val="auto"/>
          <w:sz w:val="18"/>
          <w:szCs w:val="18"/>
        </w:rPr>
        <w:t xml:space="preserve"> </w:t>
      </w:r>
      <w:r w:rsidR="687E3CA6" w:rsidRPr="00C80238">
        <w:rPr>
          <w:rFonts w:ascii="Montserrat" w:hAnsi="Montserrat" w:cs="Times New Roman"/>
          <w:color w:val="auto"/>
          <w:sz w:val="18"/>
          <w:szCs w:val="18"/>
        </w:rPr>
        <w:t xml:space="preserve">to be tested </w:t>
      </w:r>
      <w:r w:rsidR="1F92A389" w:rsidRPr="00C80238">
        <w:rPr>
          <w:rFonts w:ascii="Montserrat" w:hAnsi="Montserrat" w:cs="Times New Roman"/>
          <w:color w:val="auto"/>
          <w:sz w:val="18"/>
          <w:szCs w:val="18"/>
        </w:rPr>
        <w:t xml:space="preserve">as part of </w:t>
      </w:r>
      <w:r w:rsidR="774BB83D" w:rsidRPr="00C80238">
        <w:rPr>
          <w:rFonts w:ascii="Montserrat" w:hAnsi="Montserrat" w:cs="Times New Roman"/>
          <w:color w:val="auto"/>
          <w:sz w:val="18"/>
          <w:szCs w:val="18"/>
        </w:rPr>
        <w:t xml:space="preserve">the </w:t>
      </w:r>
      <w:r w:rsidR="687E3CA6" w:rsidRPr="00C80238">
        <w:rPr>
          <w:rFonts w:ascii="Montserrat" w:hAnsi="Montserrat" w:cs="Times New Roman"/>
          <w:color w:val="auto"/>
          <w:sz w:val="18"/>
          <w:szCs w:val="18"/>
        </w:rPr>
        <w:t xml:space="preserve">5G </w:t>
      </w:r>
      <w:r w:rsidR="52AA52BA" w:rsidRPr="00C80238">
        <w:rPr>
          <w:rFonts w:ascii="Montserrat" w:hAnsi="Montserrat" w:cs="Times New Roman"/>
          <w:color w:val="auto"/>
          <w:sz w:val="18"/>
          <w:szCs w:val="18"/>
        </w:rPr>
        <w:t>Components</w:t>
      </w:r>
      <w:r w:rsidR="687E3CA6" w:rsidRPr="00C80238">
        <w:rPr>
          <w:rFonts w:ascii="Montserrat" w:hAnsi="Montserrat" w:cs="Times New Roman"/>
          <w:color w:val="auto"/>
          <w:sz w:val="18"/>
          <w:szCs w:val="18"/>
        </w:rPr>
        <w:t xml:space="preserve"> at the </w:t>
      </w:r>
      <w:r w:rsidR="10DF5083" w:rsidRPr="00C80238">
        <w:rPr>
          <w:rFonts w:ascii="Montserrat" w:hAnsi="Montserrat" w:cs="Times New Roman"/>
          <w:color w:val="auto"/>
          <w:sz w:val="18"/>
          <w:szCs w:val="18"/>
        </w:rPr>
        <w:t>Edge</w:t>
      </w:r>
      <w:r w:rsidR="502825CA" w:rsidRPr="00C80238">
        <w:rPr>
          <w:rFonts w:ascii="Montserrat" w:hAnsi="Montserrat" w:cs="Times New Roman"/>
          <w:color w:val="auto"/>
          <w:sz w:val="18"/>
          <w:szCs w:val="18"/>
        </w:rPr>
        <w:t xml:space="preserve"> test plan. These functionalities will be initially validated in a local testbed distribute</w:t>
      </w:r>
      <w:r w:rsidR="286C1E68" w:rsidRPr="00C80238">
        <w:rPr>
          <w:rFonts w:ascii="Montserrat" w:hAnsi="Montserrat" w:cs="Times New Roman"/>
          <w:color w:val="auto"/>
          <w:sz w:val="18"/>
          <w:szCs w:val="18"/>
        </w:rPr>
        <w:t>d</w:t>
      </w:r>
      <w:r w:rsidR="502825CA" w:rsidRPr="00C80238">
        <w:rPr>
          <w:rFonts w:ascii="Montserrat" w:hAnsi="Montserrat" w:cs="Times New Roman"/>
          <w:color w:val="auto"/>
          <w:sz w:val="18"/>
          <w:szCs w:val="18"/>
        </w:rPr>
        <w:t xml:space="preserve"> among NXW, RomARS,</w:t>
      </w:r>
      <w:r w:rsidR="5CF945E6" w:rsidRPr="00C80238">
        <w:rPr>
          <w:rFonts w:ascii="Montserrat" w:hAnsi="Montserrat" w:cs="Times New Roman"/>
          <w:color w:val="auto"/>
          <w:sz w:val="18"/>
          <w:szCs w:val="18"/>
        </w:rPr>
        <w:t xml:space="preserve"> MBI, and HPE premises, to guarantee their readiness for the deployment and performance evaluation in Strand 3-5 testbeds.</w:t>
      </w:r>
    </w:p>
    <w:p w14:paraId="235A4939" w14:textId="6A0BE468" w:rsidR="00D50FCC" w:rsidRPr="00C80238" w:rsidRDefault="4C4C0709" w:rsidP="008114EB">
      <w:pPr>
        <w:spacing w:before="120"/>
        <w:rPr>
          <w:rFonts w:ascii="Montserrat" w:hAnsi="Montserrat" w:cs="Times New Roman"/>
          <w:color w:val="auto"/>
          <w:sz w:val="18"/>
          <w:szCs w:val="18"/>
        </w:rPr>
      </w:pPr>
      <w:r w:rsidRPr="00C80238">
        <w:rPr>
          <w:rFonts w:ascii="Montserrat" w:hAnsi="Montserrat" w:cs="Times New Roman"/>
          <w:color w:val="auto"/>
          <w:sz w:val="18"/>
          <w:szCs w:val="18"/>
        </w:rPr>
        <w:t>Withi</w:t>
      </w:r>
      <w:r w:rsidR="7121970E" w:rsidRPr="00C80238">
        <w:rPr>
          <w:rFonts w:ascii="Montserrat" w:hAnsi="Montserrat" w:cs="Times New Roman"/>
          <w:color w:val="auto"/>
          <w:sz w:val="18"/>
          <w:szCs w:val="18"/>
        </w:rPr>
        <w:t>n t</w:t>
      </w:r>
      <w:r w:rsidRPr="00C80238">
        <w:rPr>
          <w:rFonts w:ascii="Montserrat" w:hAnsi="Montserrat" w:cs="Times New Roman"/>
          <w:color w:val="auto"/>
          <w:sz w:val="18"/>
          <w:szCs w:val="18"/>
        </w:rPr>
        <w:t xml:space="preserve">his, we have the </w:t>
      </w:r>
      <w:r w:rsidR="000A066F" w:rsidRPr="00C80238">
        <w:rPr>
          <w:rFonts w:ascii="Montserrat" w:hAnsi="Montserrat" w:cs="Times New Roman"/>
          <w:color w:val="auto"/>
          <w:sz w:val="18"/>
          <w:szCs w:val="18"/>
        </w:rPr>
        <w:t>high-level</w:t>
      </w:r>
      <w:r w:rsidRPr="00C80238">
        <w:rPr>
          <w:rFonts w:ascii="Montserrat" w:hAnsi="Montserrat" w:cs="Times New Roman"/>
          <w:color w:val="auto"/>
          <w:sz w:val="18"/>
          <w:szCs w:val="18"/>
        </w:rPr>
        <w:t xml:space="preserve"> plans</w:t>
      </w:r>
      <w:r w:rsidR="004C2A0D" w:rsidRPr="00C80238">
        <w:rPr>
          <w:rFonts w:ascii="Montserrat" w:hAnsi="Montserrat" w:cs="Times New Roman"/>
          <w:color w:val="auto"/>
          <w:sz w:val="18"/>
          <w:szCs w:val="18"/>
        </w:rPr>
        <w:t xml:space="preserve"> listed in Table 3</w:t>
      </w:r>
      <w:r w:rsidR="00D50FCC" w:rsidRPr="00C80238">
        <w:rPr>
          <w:rFonts w:ascii="Montserrat" w:hAnsi="Montserrat" w:cs="Times New Roman"/>
          <w:color w:val="auto"/>
          <w:sz w:val="18"/>
          <w:szCs w:val="18"/>
        </w:rPr>
        <w:t>, section 2.46.</w:t>
      </w:r>
    </w:p>
    <w:p w14:paraId="5AC5C182" w14:textId="4BB4994A" w:rsidR="216D828F" w:rsidRPr="00C80238" w:rsidRDefault="23FA6108" w:rsidP="008114EB">
      <w:pPr>
        <w:spacing w:before="120"/>
        <w:rPr>
          <w:rFonts w:ascii="Montserrat" w:eastAsia="Aptos" w:hAnsi="Montserrat" w:cs="Aptos"/>
          <w:color w:val="auto"/>
          <w:sz w:val="18"/>
          <w:szCs w:val="18"/>
        </w:rPr>
      </w:pPr>
      <w:r w:rsidRPr="00C80238">
        <w:rPr>
          <w:rFonts w:ascii="Montserrat" w:hAnsi="Montserrat" w:cs="Times New Roman"/>
          <w:color w:val="auto"/>
          <w:sz w:val="18"/>
          <w:szCs w:val="18"/>
        </w:rPr>
        <w:t xml:space="preserve">We also have produced a series of </w:t>
      </w:r>
      <w:r w:rsidRPr="00C80238">
        <w:rPr>
          <w:rFonts w:ascii="Montserrat" w:eastAsia="Aptos" w:hAnsi="Montserrat" w:cs="Aptos"/>
          <w:color w:val="auto"/>
          <w:sz w:val="18"/>
          <w:szCs w:val="18"/>
        </w:rPr>
        <w:t>KVIs and KPIs</w:t>
      </w:r>
      <w:r w:rsidR="007D742D" w:rsidRPr="00C80238">
        <w:rPr>
          <w:rFonts w:ascii="Montserrat" w:eastAsia="Aptos" w:hAnsi="Montserrat" w:cs="Aptos"/>
          <w:color w:val="auto"/>
          <w:sz w:val="18"/>
          <w:szCs w:val="18"/>
        </w:rPr>
        <w:t>.</w:t>
      </w:r>
    </w:p>
    <w:p w14:paraId="78E3603E" w14:textId="7360837C" w:rsidR="23FA6108" w:rsidRPr="00C80238" w:rsidRDefault="23FA6108" w:rsidP="00B3730E">
      <w:pPr>
        <w:pStyle w:val="ListParagraph"/>
        <w:numPr>
          <w:ilvl w:val="0"/>
          <w:numId w:val="270"/>
        </w:numPr>
        <w:rPr>
          <w:rFonts w:ascii="Montserrat" w:eastAsia="Aptos" w:hAnsi="Montserrat" w:cs="Aptos"/>
          <w:color w:val="auto"/>
          <w:sz w:val="18"/>
          <w:szCs w:val="18"/>
        </w:rPr>
      </w:pPr>
      <w:r w:rsidRPr="00C80238">
        <w:rPr>
          <w:rFonts w:ascii="Montserrat" w:eastAsia="Aptos" w:hAnsi="Montserrat" w:cs="Aptos"/>
          <w:color w:val="auto"/>
          <w:sz w:val="18"/>
          <w:szCs w:val="18"/>
        </w:rPr>
        <w:t>Reach</w:t>
      </w:r>
    </w:p>
    <w:p w14:paraId="2ED3C77A" w14:textId="1E25B805" w:rsidR="23FA6108" w:rsidRPr="00C80238" w:rsidRDefault="23FA6108" w:rsidP="00B3730E">
      <w:pPr>
        <w:pStyle w:val="ListParagraph"/>
        <w:numPr>
          <w:ilvl w:val="0"/>
          <w:numId w:val="270"/>
        </w:numPr>
        <w:rPr>
          <w:rFonts w:ascii="Montserrat" w:eastAsia="Aptos" w:hAnsi="Montserrat" w:cs="Aptos"/>
          <w:color w:val="auto"/>
          <w:sz w:val="18"/>
          <w:szCs w:val="18"/>
        </w:rPr>
      </w:pPr>
      <w:r w:rsidRPr="00C80238">
        <w:rPr>
          <w:rFonts w:ascii="Montserrat" w:eastAsia="Aptos" w:hAnsi="Montserrat" w:cs="Aptos"/>
          <w:color w:val="auto"/>
          <w:sz w:val="18"/>
          <w:szCs w:val="18"/>
        </w:rPr>
        <w:t>Resilience</w:t>
      </w:r>
    </w:p>
    <w:p w14:paraId="392FA6A8" w14:textId="7BC9DD79" w:rsidR="23FA6108" w:rsidRPr="00C80238" w:rsidRDefault="23FA6108" w:rsidP="00B3730E">
      <w:pPr>
        <w:pStyle w:val="ListParagraph"/>
        <w:numPr>
          <w:ilvl w:val="0"/>
          <w:numId w:val="270"/>
        </w:numPr>
        <w:rPr>
          <w:rFonts w:ascii="Montserrat" w:eastAsia="Aptos" w:hAnsi="Montserrat" w:cs="Aptos"/>
          <w:color w:val="auto"/>
          <w:sz w:val="18"/>
          <w:szCs w:val="18"/>
        </w:rPr>
      </w:pPr>
      <w:r w:rsidRPr="00C80238">
        <w:rPr>
          <w:rFonts w:ascii="Montserrat" w:eastAsia="Aptos" w:hAnsi="Montserrat" w:cs="Aptos"/>
          <w:color w:val="auto"/>
          <w:sz w:val="18"/>
          <w:szCs w:val="18"/>
        </w:rPr>
        <w:t>Quality</w:t>
      </w:r>
    </w:p>
    <w:p w14:paraId="4C921169" w14:textId="636AC2BD" w:rsidR="23FA6108" w:rsidRPr="00C80238" w:rsidRDefault="23FA6108" w:rsidP="00B3730E">
      <w:pPr>
        <w:pStyle w:val="ListParagraph"/>
        <w:numPr>
          <w:ilvl w:val="0"/>
          <w:numId w:val="270"/>
        </w:numPr>
        <w:rPr>
          <w:rFonts w:ascii="Montserrat" w:eastAsia="Aptos" w:hAnsi="Montserrat" w:cs="Aptos"/>
          <w:color w:val="auto"/>
          <w:sz w:val="18"/>
          <w:szCs w:val="18"/>
        </w:rPr>
      </w:pPr>
      <w:r w:rsidRPr="00C80238">
        <w:rPr>
          <w:rFonts w:ascii="Montserrat" w:eastAsia="Aptos" w:hAnsi="Montserrat" w:cs="Aptos"/>
          <w:color w:val="auto"/>
          <w:sz w:val="18"/>
          <w:szCs w:val="18"/>
        </w:rPr>
        <w:t>Scalability</w:t>
      </w:r>
    </w:p>
    <w:p w14:paraId="39E73E3E" w14:textId="6BE4FBB2" w:rsidR="23FA6108" w:rsidRPr="00C80238" w:rsidRDefault="23FA6108" w:rsidP="00B3730E">
      <w:pPr>
        <w:pStyle w:val="ListParagraph"/>
        <w:numPr>
          <w:ilvl w:val="0"/>
          <w:numId w:val="270"/>
        </w:numPr>
        <w:rPr>
          <w:rFonts w:ascii="Montserrat" w:eastAsia="Aptos" w:hAnsi="Montserrat" w:cs="Aptos"/>
          <w:color w:val="auto"/>
          <w:sz w:val="18"/>
          <w:szCs w:val="18"/>
        </w:rPr>
      </w:pPr>
      <w:r w:rsidRPr="00C80238">
        <w:rPr>
          <w:rFonts w:ascii="Montserrat" w:eastAsia="Aptos" w:hAnsi="Montserrat" w:cs="Aptos"/>
          <w:color w:val="auto"/>
          <w:sz w:val="18"/>
          <w:szCs w:val="18"/>
        </w:rPr>
        <w:t>Security</w:t>
      </w:r>
    </w:p>
    <w:p w14:paraId="2F0FBE89" w14:textId="413FCD81" w:rsidR="23FA6108" w:rsidRPr="00C80238" w:rsidRDefault="23FA6108" w:rsidP="00B3730E">
      <w:pPr>
        <w:pStyle w:val="ListParagraph"/>
        <w:numPr>
          <w:ilvl w:val="0"/>
          <w:numId w:val="270"/>
        </w:numPr>
        <w:rPr>
          <w:rFonts w:ascii="Montserrat" w:eastAsia="Aptos" w:hAnsi="Montserrat" w:cs="Aptos"/>
          <w:color w:val="auto"/>
          <w:sz w:val="18"/>
          <w:szCs w:val="18"/>
        </w:rPr>
      </w:pPr>
      <w:r w:rsidRPr="00C80238">
        <w:rPr>
          <w:rFonts w:ascii="Montserrat" w:eastAsia="Aptos" w:hAnsi="Montserrat" w:cs="Aptos"/>
          <w:color w:val="auto"/>
          <w:sz w:val="18"/>
          <w:szCs w:val="18"/>
        </w:rPr>
        <w:t>Cost Efficiency</w:t>
      </w:r>
    </w:p>
    <w:p w14:paraId="22B081DD" w14:textId="1F03E2C5" w:rsidR="216D828F" w:rsidRPr="00C80238" w:rsidRDefault="216D828F" w:rsidP="008114EB">
      <w:pPr>
        <w:rPr>
          <w:rFonts w:ascii="Montserrat" w:hAnsi="Montserrat"/>
          <w:color w:val="auto"/>
          <w:sz w:val="18"/>
          <w:szCs w:val="18"/>
        </w:rPr>
      </w:pPr>
    </w:p>
    <w:p w14:paraId="116D6C41" w14:textId="662B8562" w:rsidR="23FA6108" w:rsidRPr="00C80238" w:rsidRDefault="23FA6108">
      <w:pPr>
        <w:rPr>
          <w:rFonts w:ascii="Montserrat" w:eastAsia="Aptos" w:hAnsi="Montserrat" w:cs="Aptos"/>
          <w:color w:val="auto"/>
          <w:sz w:val="18"/>
          <w:szCs w:val="18"/>
        </w:rPr>
      </w:pPr>
      <w:r w:rsidRPr="00C80238">
        <w:rPr>
          <w:rFonts w:ascii="Montserrat" w:eastAsia="Aptos" w:hAnsi="Montserrat" w:cs="Aptos"/>
          <w:color w:val="auto"/>
          <w:sz w:val="18"/>
          <w:szCs w:val="18"/>
        </w:rPr>
        <w:t>KPIs</w:t>
      </w:r>
    </w:p>
    <w:p w14:paraId="33E67679" w14:textId="4468C534" w:rsidR="23FA6108" w:rsidRPr="00C80238" w:rsidRDefault="23FA6108" w:rsidP="00B3730E">
      <w:pPr>
        <w:pStyle w:val="ListParagraph"/>
        <w:numPr>
          <w:ilvl w:val="0"/>
          <w:numId w:val="269"/>
        </w:numPr>
        <w:ind w:left="714" w:hanging="357"/>
        <w:rPr>
          <w:rFonts w:ascii="Montserrat" w:eastAsia="Aptos" w:hAnsi="Montserrat" w:cs="Aptos"/>
          <w:color w:val="auto"/>
          <w:sz w:val="18"/>
          <w:szCs w:val="18"/>
        </w:rPr>
      </w:pPr>
      <w:r w:rsidRPr="00C80238">
        <w:rPr>
          <w:rFonts w:ascii="Montserrat" w:eastAsia="Aptos" w:hAnsi="Montserrat" w:cs="Aptos"/>
          <w:color w:val="auto"/>
          <w:sz w:val="18"/>
          <w:szCs w:val="18"/>
        </w:rPr>
        <w:t>Average Watch Time per User – indicates how long users remain engaged under each distribution method.</w:t>
      </w:r>
    </w:p>
    <w:p w14:paraId="729A6C4D" w14:textId="7C17C2D4" w:rsidR="23FA6108" w:rsidRPr="00C80238" w:rsidRDefault="23FA6108" w:rsidP="00B3730E">
      <w:pPr>
        <w:pStyle w:val="ListParagraph"/>
        <w:numPr>
          <w:ilvl w:val="0"/>
          <w:numId w:val="269"/>
        </w:numPr>
        <w:rPr>
          <w:rFonts w:ascii="Montserrat" w:eastAsia="Aptos" w:hAnsi="Montserrat" w:cs="Aptos"/>
          <w:color w:val="auto"/>
          <w:sz w:val="18"/>
          <w:szCs w:val="18"/>
        </w:rPr>
      </w:pPr>
      <w:r w:rsidRPr="00C80238">
        <w:rPr>
          <w:rFonts w:ascii="Montserrat" w:eastAsia="Aptos" w:hAnsi="Montserrat" w:cs="Aptos"/>
          <w:color w:val="auto"/>
          <w:sz w:val="18"/>
          <w:szCs w:val="18"/>
        </w:rPr>
        <w:t>Average Session Duration – measures the length of continuous usage sessions.</w:t>
      </w:r>
    </w:p>
    <w:p w14:paraId="4229AC8C" w14:textId="15704AA4" w:rsidR="23FA6108" w:rsidRPr="00C80238" w:rsidRDefault="23FA6108" w:rsidP="00B3730E">
      <w:pPr>
        <w:pStyle w:val="ListParagraph"/>
        <w:numPr>
          <w:ilvl w:val="0"/>
          <w:numId w:val="269"/>
        </w:numPr>
        <w:rPr>
          <w:rFonts w:ascii="Montserrat" w:eastAsia="Aptos" w:hAnsi="Montserrat" w:cs="Aptos"/>
          <w:color w:val="auto"/>
          <w:sz w:val="18"/>
          <w:szCs w:val="18"/>
        </w:rPr>
      </w:pPr>
      <w:r w:rsidRPr="00C80238">
        <w:rPr>
          <w:rFonts w:ascii="Montserrat" w:eastAsia="Aptos" w:hAnsi="Montserrat" w:cs="Aptos"/>
          <w:color w:val="auto"/>
          <w:sz w:val="18"/>
          <w:szCs w:val="18"/>
        </w:rPr>
        <w:t>Total Watch Time (aggregate) – provides a broad measure of usage volume for each distribution approach.</w:t>
      </w:r>
    </w:p>
    <w:p w14:paraId="40F64A9F" w14:textId="7252BB51" w:rsidR="23FA6108" w:rsidRPr="00C80238" w:rsidRDefault="23FA6108" w:rsidP="00B3730E">
      <w:pPr>
        <w:pStyle w:val="ListParagraph"/>
        <w:numPr>
          <w:ilvl w:val="0"/>
          <w:numId w:val="269"/>
        </w:numPr>
        <w:rPr>
          <w:rFonts w:ascii="Montserrat" w:eastAsia="Aptos" w:hAnsi="Montserrat" w:cs="Aptos"/>
          <w:color w:val="auto"/>
          <w:sz w:val="18"/>
          <w:szCs w:val="18"/>
        </w:rPr>
      </w:pPr>
      <w:r w:rsidRPr="00C80238">
        <w:rPr>
          <w:rFonts w:ascii="Montserrat" w:eastAsia="Aptos" w:hAnsi="Montserrat" w:cs="Aptos"/>
          <w:color w:val="auto"/>
          <w:sz w:val="18"/>
          <w:szCs w:val="18"/>
        </w:rPr>
        <w:t>Content Completion Rate – % of content completed; reflects stability and user satisfaction.</w:t>
      </w:r>
    </w:p>
    <w:p w14:paraId="50DD6333" w14:textId="12B09924" w:rsidR="23FA6108" w:rsidRPr="00C80238" w:rsidRDefault="23FA6108" w:rsidP="00B3730E">
      <w:pPr>
        <w:pStyle w:val="ListParagraph"/>
        <w:numPr>
          <w:ilvl w:val="0"/>
          <w:numId w:val="269"/>
        </w:numPr>
        <w:rPr>
          <w:rFonts w:ascii="Montserrat" w:eastAsia="Aptos" w:hAnsi="Montserrat" w:cs="Aptos"/>
          <w:color w:val="auto"/>
          <w:sz w:val="18"/>
          <w:szCs w:val="18"/>
        </w:rPr>
      </w:pPr>
      <w:r w:rsidRPr="00C80238">
        <w:rPr>
          <w:rFonts w:ascii="Montserrat" w:eastAsia="Aptos" w:hAnsi="Montserrat" w:cs="Aptos"/>
          <w:color w:val="auto"/>
          <w:sz w:val="18"/>
          <w:szCs w:val="18"/>
        </w:rPr>
        <w:t>Content Abandonment Points – where in the stream users typically stop watching.</w:t>
      </w:r>
    </w:p>
    <w:p w14:paraId="54B3D4C3" w14:textId="4E11303B" w:rsidR="23FA6108" w:rsidRPr="00C80238" w:rsidRDefault="23FA6108" w:rsidP="00B3730E">
      <w:pPr>
        <w:pStyle w:val="ListParagraph"/>
        <w:numPr>
          <w:ilvl w:val="0"/>
          <w:numId w:val="269"/>
        </w:numPr>
        <w:rPr>
          <w:rFonts w:ascii="Montserrat" w:eastAsia="Aptos" w:hAnsi="Montserrat" w:cs="Aptos"/>
          <w:color w:val="auto"/>
          <w:sz w:val="18"/>
          <w:szCs w:val="18"/>
        </w:rPr>
      </w:pPr>
      <w:r w:rsidRPr="00C80238">
        <w:rPr>
          <w:rFonts w:ascii="Montserrat" w:eastAsia="Aptos" w:hAnsi="Montserrat" w:cs="Aptos"/>
          <w:color w:val="auto"/>
          <w:sz w:val="18"/>
          <w:szCs w:val="18"/>
        </w:rPr>
        <w:t>Sessions per User – frequency of return visits or retries, potentially linked to technical quality.</w:t>
      </w:r>
    </w:p>
    <w:p w14:paraId="761392AB" w14:textId="704E41DC" w:rsidR="23FA6108" w:rsidRPr="00C80238" w:rsidRDefault="23FA6108" w:rsidP="00B3730E">
      <w:pPr>
        <w:pStyle w:val="ListParagraph"/>
        <w:numPr>
          <w:ilvl w:val="0"/>
          <w:numId w:val="269"/>
        </w:numPr>
        <w:rPr>
          <w:rFonts w:ascii="Montserrat" w:eastAsia="Aptos" w:hAnsi="Montserrat" w:cs="Aptos"/>
          <w:color w:val="auto"/>
          <w:sz w:val="18"/>
          <w:szCs w:val="18"/>
        </w:rPr>
      </w:pPr>
      <w:r w:rsidRPr="00C80238">
        <w:rPr>
          <w:rFonts w:ascii="Montserrat" w:eastAsia="Aptos" w:hAnsi="Montserrat" w:cs="Aptos"/>
          <w:color w:val="auto"/>
          <w:sz w:val="18"/>
          <w:szCs w:val="18"/>
        </w:rPr>
        <w:t>Search-to-Play Conversion Rate – % of searches that result in playback (where content discovery is relevant).</w:t>
      </w:r>
    </w:p>
    <w:p w14:paraId="5333EA2A" w14:textId="4D649CAC" w:rsidR="23FA6108" w:rsidRPr="00C80238" w:rsidRDefault="23FA6108" w:rsidP="00B3730E">
      <w:pPr>
        <w:pStyle w:val="ListParagraph"/>
        <w:numPr>
          <w:ilvl w:val="0"/>
          <w:numId w:val="269"/>
        </w:numPr>
        <w:spacing w:after="240"/>
        <w:rPr>
          <w:rFonts w:ascii="Montserrat" w:eastAsia="Aptos" w:hAnsi="Montserrat" w:cs="Aptos"/>
          <w:color w:val="auto"/>
          <w:sz w:val="18"/>
          <w:szCs w:val="18"/>
        </w:rPr>
      </w:pPr>
      <w:r w:rsidRPr="00C80238">
        <w:rPr>
          <w:rFonts w:ascii="Montserrat" w:eastAsia="Aptos" w:hAnsi="Montserrat" w:cs="Aptos"/>
          <w:color w:val="auto"/>
          <w:sz w:val="18"/>
          <w:szCs w:val="18"/>
        </w:rPr>
        <w:t>Recommendation Engagement Rate – effectiveness of distribution methods that integrate recommendation systems</w:t>
      </w:r>
    </w:p>
    <w:p w14:paraId="560BF6DC" w14:textId="77777777" w:rsidR="00030083" w:rsidRPr="00C80238" w:rsidRDefault="00030083" w:rsidP="2732E03A">
      <w:pPr>
        <w:rPr>
          <w:rFonts w:ascii="Montserrat" w:hAnsi="Montserrat" w:cs="Times New Roman"/>
          <w:color w:val="auto"/>
          <w:sz w:val="18"/>
          <w:szCs w:val="18"/>
        </w:rPr>
      </w:pPr>
    </w:p>
    <w:p w14:paraId="15B0DFEF" w14:textId="3C4C1D1A" w:rsidR="00030083" w:rsidRPr="00C80238" w:rsidRDefault="39ED48F4" w:rsidP="00030083">
      <w:pPr>
        <w:pStyle w:val="Heading3"/>
      </w:pPr>
      <w:bookmarkStart w:id="164" w:name="_Toc315523278"/>
      <w:r>
        <w:t>2.</w:t>
      </w:r>
      <w:r w:rsidR="24BD2478">
        <w:t>9</w:t>
      </w:r>
      <w:r>
        <w:t>.</w:t>
      </w:r>
      <w:r w:rsidR="243EBAD0">
        <w:t>2</w:t>
      </w:r>
      <w:r w:rsidR="00030083">
        <w:tab/>
      </w:r>
      <w:r>
        <w:t xml:space="preserve">Strand 3: Direct to </w:t>
      </w:r>
      <w:r w:rsidR="243EBAD0">
        <w:t>Home</w:t>
      </w:r>
      <w:bookmarkEnd w:id="164"/>
    </w:p>
    <w:p w14:paraId="29579D85" w14:textId="77777777" w:rsidR="008F24C6" w:rsidRPr="00C80238" w:rsidRDefault="008F24C6" w:rsidP="2732E03A">
      <w:pPr>
        <w:rPr>
          <w:rFonts w:ascii="Montserrat" w:hAnsi="Montserrat" w:cs="Times New Roman"/>
          <w:color w:val="auto"/>
          <w:sz w:val="18"/>
          <w:szCs w:val="18"/>
        </w:rPr>
      </w:pPr>
    </w:p>
    <w:p w14:paraId="52A5CC3C" w14:textId="4B0BF191" w:rsidR="00534AA9" w:rsidRPr="00C80238" w:rsidRDefault="00620FBF" w:rsidP="2732E03A">
      <w:pPr>
        <w:rPr>
          <w:rFonts w:ascii="Montserrat" w:hAnsi="Montserrat" w:cs="Times New Roman"/>
          <w:b/>
          <w:bCs/>
          <w:color w:val="auto"/>
          <w:sz w:val="18"/>
          <w:szCs w:val="18"/>
        </w:rPr>
      </w:pPr>
      <w:r w:rsidRPr="00C80238">
        <w:rPr>
          <w:rFonts w:ascii="Montserrat" w:hAnsi="Montserrat" w:cs="Times New Roman"/>
          <w:b/>
          <w:bCs/>
          <w:color w:val="auto"/>
          <w:sz w:val="18"/>
          <w:szCs w:val="18"/>
        </w:rPr>
        <w:t>SES DTH Testbed</w:t>
      </w:r>
    </w:p>
    <w:p w14:paraId="2EDBD07E" w14:textId="7699DA25" w:rsidR="00C26DC6" w:rsidRPr="00C80238" w:rsidRDefault="00292AEA" w:rsidP="008114EB">
      <w:pPr>
        <w:spacing w:before="120"/>
        <w:jc w:val="both"/>
        <w:rPr>
          <w:rFonts w:ascii="Montserrat" w:hAnsi="Montserrat" w:cs="Times New Roman"/>
          <w:b/>
          <w:color w:val="auto"/>
          <w:sz w:val="18"/>
          <w:szCs w:val="18"/>
        </w:rPr>
      </w:pPr>
      <w:r w:rsidRPr="00C80238">
        <w:rPr>
          <w:rFonts w:ascii="Montserrat" w:hAnsi="Montserrat"/>
          <w:color w:val="auto"/>
          <w:sz w:val="18"/>
          <w:szCs w:val="18"/>
        </w:rPr>
        <w:t xml:space="preserve">The test plan for the SES DTH testbed in 5G-EMERGE Phase 2 includes end-to-end testing using the </w:t>
      </w:r>
      <w:r w:rsidR="00777063" w:rsidRPr="00CB317A">
        <w:rPr>
          <w:rFonts w:ascii="Montserrat" w:hAnsi="Montserrat"/>
          <w:color w:val="auto"/>
          <w:sz w:val="18"/>
          <w:szCs w:val="18"/>
        </w:rPr>
        <w:t xml:space="preserve">FTA or </w:t>
      </w:r>
      <w:r w:rsidRPr="00C80238">
        <w:rPr>
          <w:rFonts w:ascii="Montserrat" w:hAnsi="Montserrat"/>
          <w:color w:val="auto"/>
          <w:sz w:val="18"/>
          <w:szCs w:val="18"/>
        </w:rPr>
        <w:t xml:space="preserve">HNR player App. </w:t>
      </w:r>
      <w:r w:rsidR="00042447" w:rsidRPr="00C80238">
        <w:rPr>
          <w:rFonts w:ascii="Montserrat" w:hAnsi="Montserrat" w:cs="Times New Roman"/>
          <w:color w:val="auto"/>
          <w:sz w:val="18"/>
          <w:szCs w:val="18"/>
        </w:rPr>
        <w:t xml:space="preserve">The tests will be conducted </w:t>
      </w:r>
      <w:r w:rsidR="008051CB" w:rsidRPr="00C80238">
        <w:rPr>
          <w:rFonts w:ascii="Montserrat" w:hAnsi="Montserrat" w:cs="Times New Roman"/>
          <w:color w:val="auto"/>
          <w:sz w:val="18"/>
          <w:szCs w:val="18"/>
        </w:rPr>
        <w:t>via SES</w:t>
      </w:r>
      <w:r w:rsidR="00C26DC6" w:rsidRPr="00C80238">
        <w:rPr>
          <w:rFonts w:ascii="Montserrat" w:hAnsi="Montserrat" w:cs="Times New Roman"/>
          <w:color w:val="auto"/>
          <w:sz w:val="18"/>
          <w:szCs w:val="18"/>
        </w:rPr>
        <w:t xml:space="preserve"> GEO satellite</w:t>
      </w:r>
      <w:r w:rsidR="008051CB" w:rsidRPr="00C80238">
        <w:rPr>
          <w:rFonts w:ascii="Montserrat" w:hAnsi="Montserrat" w:cs="Times New Roman"/>
          <w:color w:val="auto"/>
          <w:sz w:val="18"/>
          <w:szCs w:val="18"/>
        </w:rPr>
        <w:t xml:space="preserve">s </w:t>
      </w:r>
      <w:r w:rsidR="00C26DC6" w:rsidRPr="00C80238">
        <w:rPr>
          <w:rFonts w:ascii="Montserrat" w:hAnsi="Montserrat" w:cs="Times New Roman"/>
          <w:color w:val="auto"/>
          <w:sz w:val="18"/>
          <w:szCs w:val="18"/>
        </w:rPr>
        <w:t>which will cover both on-demand and linear stream</w:t>
      </w:r>
      <w:r w:rsidR="00F41F09" w:rsidRPr="00C80238">
        <w:rPr>
          <w:rFonts w:ascii="Montserrat" w:hAnsi="Montserrat" w:cs="Times New Roman"/>
          <w:color w:val="auto"/>
          <w:sz w:val="18"/>
          <w:szCs w:val="18"/>
        </w:rPr>
        <w:t>s</w:t>
      </w:r>
      <w:r w:rsidR="006703D8" w:rsidRPr="00C80238">
        <w:rPr>
          <w:rFonts w:ascii="Montserrat" w:hAnsi="Montserrat" w:cs="Times New Roman"/>
          <w:color w:val="auto"/>
          <w:sz w:val="18"/>
          <w:szCs w:val="18"/>
        </w:rPr>
        <w:t xml:space="preserve"> </w:t>
      </w:r>
      <w:r w:rsidR="00C26DC6" w:rsidRPr="00C80238">
        <w:rPr>
          <w:rFonts w:ascii="Montserrat" w:hAnsi="Montserrat" w:cs="Times New Roman"/>
          <w:color w:val="auto"/>
          <w:sz w:val="18"/>
          <w:szCs w:val="18"/>
        </w:rPr>
        <w:t>aim</w:t>
      </w:r>
      <w:r w:rsidR="00F41F09" w:rsidRPr="00C80238">
        <w:rPr>
          <w:rFonts w:ascii="Montserrat" w:hAnsi="Montserrat" w:cs="Times New Roman"/>
          <w:color w:val="auto"/>
          <w:sz w:val="18"/>
          <w:szCs w:val="18"/>
        </w:rPr>
        <w:t>ing</w:t>
      </w:r>
      <w:r w:rsidR="00C26DC6" w:rsidRPr="00C80238">
        <w:rPr>
          <w:rFonts w:ascii="Montserrat" w:hAnsi="Montserrat" w:cs="Times New Roman"/>
          <w:color w:val="auto"/>
          <w:sz w:val="18"/>
          <w:szCs w:val="18"/>
        </w:rPr>
        <w:t xml:space="preserve"> to test and measure the efficiency and reliability of the streaming capabilities over a geostationary satellite link</w:t>
      </w:r>
      <w:r w:rsidR="00823BFB" w:rsidRPr="00C80238">
        <w:rPr>
          <w:rFonts w:ascii="Montserrat" w:hAnsi="Montserrat" w:cs="Times New Roman"/>
          <w:color w:val="auto"/>
          <w:sz w:val="18"/>
          <w:szCs w:val="18"/>
        </w:rPr>
        <w:t>.</w:t>
      </w:r>
      <w:r w:rsidR="00345986" w:rsidRPr="00C80238">
        <w:rPr>
          <w:rFonts w:ascii="Montserrat" w:hAnsi="Montserrat" w:cs="Times New Roman"/>
          <w:color w:val="auto"/>
          <w:sz w:val="18"/>
          <w:szCs w:val="18"/>
        </w:rPr>
        <w:t xml:space="preserve"> More information about the e</w:t>
      </w:r>
      <w:r w:rsidR="004D1E93" w:rsidRPr="00C80238">
        <w:rPr>
          <w:rFonts w:ascii="Montserrat" w:hAnsi="Montserrat" w:cs="Times New Roman"/>
          <w:color w:val="auto"/>
          <w:sz w:val="18"/>
          <w:szCs w:val="18"/>
        </w:rPr>
        <w:t>n</w:t>
      </w:r>
      <w:r w:rsidR="00345986" w:rsidRPr="00C80238">
        <w:rPr>
          <w:rFonts w:ascii="Montserrat" w:hAnsi="Montserrat" w:cs="Times New Roman"/>
          <w:color w:val="auto"/>
          <w:sz w:val="18"/>
          <w:szCs w:val="18"/>
        </w:rPr>
        <w:t>d-to</w:t>
      </w:r>
      <w:r w:rsidR="004D1E93" w:rsidRPr="00C80238">
        <w:rPr>
          <w:rFonts w:ascii="Montserrat" w:hAnsi="Montserrat" w:cs="Times New Roman"/>
          <w:color w:val="auto"/>
          <w:sz w:val="18"/>
          <w:szCs w:val="18"/>
        </w:rPr>
        <w:t>-</w:t>
      </w:r>
      <w:r w:rsidR="00345986" w:rsidRPr="00C80238">
        <w:rPr>
          <w:rFonts w:ascii="Montserrat" w:hAnsi="Montserrat" w:cs="Times New Roman"/>
          <w:color w:val="auto"/>
          <w:sz w:val="18"/>
          <w:szCs w:val="18"/>
        </w:rPr>
        <w:t xml:space="preserve">end tests </w:t>
      </w:r>
      <w:r w:rsidR="00452C2A" w:rsidRPr="00C80238">
        <w:rPr>
          <w:rFonts w:ascii="Montserrat" w:hAnsi="Montserrat" w:cs="Times New Roman"/>
          <w:color w:val="auto"/>
          <w:sz w:val="18"/>
          <w:szCs w:val="18"/>
        </w:rPr>
        <w:t>is</w:t>
      </w:r>
      <w:r w:rsidR="00345986" w:rsidRPr="00C80238">
        <w:rPr>
          <w:rFonts w:ascii="Montserrat" w:hAnsi="Montserrat" w:cs="Times New Roman"/>
          <w:color w:val="auto"/>
          <w:sz w:val="18"/>
          <w:szCs w:val="18"/>
        </w:rPr>
        <w:t xml:space="preserve"> provided in Section 2.4.6, </w:t>
      </w:r>
      <w:r w:rsidR="004D1E93" w:rsidRPr="00C80238">
        <w:rPr>
          <w:rFonts w:ascii="Montserrat" w:hAnsi="Montserrat" w:cs="Times New Roman"/>
          <w:color w:val="auto"/>
          <w:sz w:val="18"/>
          <w:szCs w:val="18"/>
        </w:rPr>
        <w:t>as well as in Section 3.3.3.</w:t>
      </w:r>
    </w:p>
    <w:p w14:paraId="6D68A528" w14:textId="77777777" w:rsidR="00030083" w:rsidRPr="00C80238" w:rsidRDefault="00030083" w:rsidP="00F85BDD">
      <w:pPr>
        <w:pStyle w:val="ListBullet"/>
        <w:numPr>
          <w:ilvl w:val="0"/>
          <w:numId w:val="0"/>
        </w:numPr>
        <w:spacing w:before="0" w:after="0"/>
        <w:rPr>
          <w:rFonts w:ascii="Montserrat" w:hAnsi="Montserrat"/>
          <w:color w:val="auto"/>
          <w:sz w:val="18"/>
          <w:szCs w:val="18"/>
        </w:rPr>
      </w:pPr>
    </w:p>
    <w:p w14:paraId="685F0170" w14:textId="5C9C2AFD" w:rsidR="003F1886" w:rsidRPr="00C80238" w:rsidRDefault="003F1886" w:rsidP="003F1886">
      <w:pPr>
        <w:pStyle w:val="ListBullet"/>
        <w:numPr>
          <w:ilvl w:val="0"/>
          <w:numId w:val="0"/>
        </w:numPr>
        <w:spacing w:before="0" w:after="0"/>
        <w:rPr>
          <w:rFonts w:ascii="Montserrat" w:hAnsi="Montserrat"/>
          <w:b/>
          <w:i/>
          <w:color w:val="auto"/>
          <w:sz w:val="18"/>
          <w:szCs w:val="18"/>
        </w:rPr>
      </w:pPr>
      <w:r w:rsidRPr="00C80238">
        <w:rPr>
          <w:rFonts w:ascii="Montserrat" w:hAnsi="Montserrat"/>
          <w:b/>
          <w:i/>
          <w:color w:val="auto"/>
          <w:sz w:val="18"/>
          <w:szCs w:val="18"/>
        </w:rPr>
        <w:t>EBU DTH testbed</w:t>
      </w:r>
    </w:p>
    <w:p w14:paraId="7D7C29B1" w14:textId="55DAA8CF" w:rsidR="003F1886" w:rsidRPr="002C6C11" w:rsidRDefault="003F1886" w:rsidP="009670D1">
      <w:pPr>
        <w:pStyle w:val="ListBullet"/>
        <w:numPr>
          <w:ilvl w:val="0"/>
          <w:numId w:val="0"/>
        </w:numPr>
        <w:spacing w:before="120" w:after="0"/>
        <w:rPr>
          <w:rFonts w:ascii="Montserrat" w:hAnsi="Montserrat"/>
          <w:color w:val="auto"/>
          <w:sz w:val="18"/>
          <w:szCs w:val="18"/>
        </w:rPr>
      </w:pPr>
      <w:r w:rsidRPr="00C80238">
        <w:rPr>
          <w:rFonts w:ascii="Montserrat" w:hAnsi="Montserrat"/>
          <w:color w:val="auto"/>
          <w:sz w:val="18"/>
          <w:szCs w:val="18"/>
        </w:rPr>
        <w:t>The test plan for the EBU DTH testbed in</w:t>
      </w:r>
      <w:r w:rsidR="002C0491" w:rsidRPr="00C80238">
        <w:rPr>
          <w:rFonts w:ascii="Montserrat" w:hAnsi="Montserrat"/>
          <w:color w:val="auto"/>
          <w:sz w:val="18"/>
          <w:szCs w:val="18"/>
        </w:rPr>
        <w:t xml:space="preserve"> 5G-EMERGE</w:t>
      </w:r>
      <w:r w:rsidR="00534AA9" w:rsidRPr="00C80238">
        <w:rPr>
          <w:rFonts w:ascii="Montserrat" w:hAnsi="Montserrat"/>
          <w:color w:val="auto"/>
          <w:sz w:val="18"/>
          <w:szCs w:val="18"/>
        </w:rPr>
        <w:t>hase</w:t>
      </w:r>
      <w:r w:rsidRPr="00C80238">
        <w:rPr>
          <w:rFonts w:ascii="Montserrat" w:hAnsi="Montserrat"/>
          <w:color w:val="auto"/>
          <w:sz w:val="18"/>
          <w:szCs w:val="18"/>
        </w:rPr>
        <w:t xml:space="preserve"> 2 </w:t>
      </w:r>
      <w:r w:rsidR="00A83208" w:rsidRPr="00C80238">
        <w:rPr>
          <w:rFonts w:ascii="Montserrat" w:hAnsi="Montserrat"/>
          <w:color w:val="auto"/>
          <w:sz w:val="18"/>
          <w:szCs w:val="18"/>
        </w:rPr>
        <w:t>include</w:t>
      </w:r>
      <w:r w:rsidR="008F24C6" w:rsidRPr="00C80238">
        <w:rPr>
          <w:rFonts w:ascii="Montserrat" w:hAnsi="Montserrat"/>
          <w:color w:val="auto"/>
          <w:sz w:val="18"/>
          <w:szCs w:val="18"/>
        </w:rPr>
        <w:t>s</w:t>
      </w:r>
      <w:r w:rsidR="00A83208" w:rsidRPr="00C80238">
        <w:rPr>
          <w:rFonts w:ascii="Montserrat" w:hAnsi="Montserrat"/>
          <w:color w:val="auto"/>
          <w:sz w:val="18"/>
          <w:szCs w:val="18"/>
        </w:rPr>
        <w:t xml:space="preserve"> end-to-end testing u</w:t>
      </w:r>
      <w:r w:rsidRPr="002C6C11">
        <w:rPr>
          <w:rFonts w:ascii="Montserrat" w:hAnsi="Montserrat"/>
          <w:color w:val="auto"/>
          <w:sz w:val="18"/>
          <w:szCs w:val="18"/>
        </w:rPr>
        <w:t>sing the FTA player App</w:t>
      </w:r>
      <w:r w:rsidR="00CE5A18" w:rsidRPr="002C6C11">
        <w:rPr>
          <w:rFonts w:ascii="Montserrat" w:hAnsi="Montserrat"/>
          <w:color w:val="auto"/>
          <w:sz w:val="18"/>
          <w:szCs w:val="18"/>
        </w:rPr>
        <w:t xml:space="preserve">. They are </w:t>
      </w:r>
      <w:r w:rsidRPr="002C6C11">
        <w:rPr>
          <w:rFonts w:ascii="Montserrat" w:hAnsi="Montserrat"/>
          <w:color w:val="auto"/>
          <w:sz w:val="18"/>
          <w:szCs w:val="18"/>
        </w:rPr>
        <w:t>subject to availability of the Eutelsat bidirectional capacity</w:t>
      </w:r>
      <w:r w:rsidR="00BD2BE9">
        <w:rPr>
          <w:rStyle w:val="FootnoteReference"/>
          <w:rFonts w:ascii="Montserrat" w:hAnsi="Montserrat"/>
          <w:color w:val="auto"/>
          <w:sz w:val="18"/>
          <w:szCs w:val="18"/>
        </w:rPr>
        <w:footnoteReference w:id="3"/>
      </w:r>
      <w:r w:rsidR="004C6E91" w:rsidRPr="002C6C11">
        <w:rPr>
          <w:rFonts w:ascii="Montserrat" w:hAnsi="Montserrat"/>
          <w:color w:val="auto"/>
          <w:sz w:val="18"/>
          <w:szCs w:val="18"/>
        </w:rPr>
        <w:t>.</w:t>
      </w:r>
    </w:p>
    <w:p w14:paraId="1F585780" w14:textId="1E486E69" w:rsidR="003F1886" w:rsidRPr="002C6C11" w:rsidRDefault="004C6E91" w:rsidP="55C3D4A5">
      <w:pPr>
        <w:pStyle w:val="ListBullet"/>
        <w:numPr>
          <w:ilvl w:val="0"/>
          <w:numId w:val="0"/>
        </w:numPr>
        <w:spacing w:before="0" w:after="0"/>
        <w:rPr>
          <w:rFonts w:ascii="Montserrat" w:hAnsi="Montserrat"/>
          <w:color w:val="auto"/>
          <w:sz w:val="18"/>
          <w:szCs w:val="18"/>
        </w:rPr>
      </w:pPr>
      <w:r w:rsidRPr="002C6C11">
        <w:rPr>
          <w:rFonts w:ascii="Montserrat" w:hAnsi="Montserrat"/>
          <w:color w:val="auto"/>
          <w:sz w:val="18"/>
          <w:szCs w:val="18"/>
        </w:rPr>
        <w:t>The test</w:t>
      </w:r>
      <w:r w:rsidR="00CE5A18" w:rsidRPr="002C6C11">
        <w:rPr>
          <w:rFonts w:ascii="Montserrat" w:hAnsi="Montserrat"/>
          <w:color w:val="auto"/>
          <w:sz w:val="18"/>
          <w:szCs w:val="18"/>
        </w:rPr>
        <w:t>s</w:t>
      </w:r>
      <w:r w:rsidRPr="002C6C11">
        <w:rPr>
          <w:rFonts w:ascii="Montserrat" w:hAnsi="Montserrat"/>
          <w:color w:val="auto"/>
          <w:sz w:val="18"/>
          <w:szCs w:val="18"/>
        </w:rPr>
        <w:t xml:space="preserve"> will be conducted </w:t>
      </w:r>
      <w:r w:rsidR="00436C1A" w:rsidRPr="002C6C11">
        <w:rPr>
          <w:rFonts w:ascii="Montserrat" w:hAnsi="Montserrat"/>
          <w:color w:val="auto"/>
          <w:sz w:val="18"/>
          <w:szCs w:val="18"/>
        </w:rPr>
        <w:t xml:space="preserve">with three different </w:t>
      </w:r>
      <w:r w:rsidR="003F1886" w:rsidRPr="002C6C11">
        <w:rPr>
          <w:rFonts w:ascii="Montserrat" w:hAnsi="Montserrat"/>
          <w:color w:val="auto"/>
          <w:sz w:val="18"/>
          <w:szCs w:val="18"/>
        </w:rPr>
        <w:t>antennas: Egatel fixed</w:t>
      </w:r>
      <w:r w:rsidR="00397C56" w:rsidRPr="002C6C11">
        <w:rPr>
          <w:rFonts w:ascii="Montserrat" w:hAnsi="Montserrat"/>
          <w:color w:val="auto"/>
          <w:sz w:val="18"/>
          <w:szCs w:val="18"/>
        </w:rPr>
        <w:t xml:space="preserve"> rooftop dish (</w:t>
      </w:r>
      <w:r w:rsidR="00D561E2" w:rsidRPr="002C6C11">
        <w:rPr>
          <w:rFonts w:ascii="Montserrat" w:hAnsi="Montserrat"/>
          <w:color w:val="auto"/>
          <w:sz w:val="18"/>
          <w:szCs w:val="18"/>
        </w:rPr>
        <w:t>7</w:t>
      </w:r>
      <w:r w:rsidR="00397C56" w:rsidRPr="002C6C11">
        <w:rPr>
          <w:rFonts w:ascii="Montserrat" w:hAnsi="Montserrat"/>
          <w:color w:val="auto"/>
          <w:sz w:val="18"/>
          <w:szCs w:val="18"/>
        </w:rPr>
        <w:t>5 cm)</w:t>
      </w:r>
      <w:r w:rsidR="003F1886" w:rsidRPr="002C6C11">
        <w:rPr>
          <w:rFonts w:ascii="Montserrat" w:hAnsi="Montserrat"/>
          <w:color w:val="auto"/>
          <w:sz w:val="18"/>
          <w:szCs w:val="18"/>
        </w:rPr>
        <w:t xml:space="preserve">, Technisat fixed </w:t>
      </w:r>
      <w:r w:rsidR="00397C56" w:rsidRPr="002C6C11">
        <w:rPr>
          <w:rFonts w:ascii="Montserrat" w:hAnsi="Montserrat"/>
          <w:color w:val="auto"/>
          <w:sz w:val="18"/>
          <w:szCs w:val="18"/>
        </w:rPr>
        <w:t xml:space="preserve">small roof top </w:t>
      </w:r>
      <w:r w:rsidR="00D561E2" w:rsidRPr="002C6C11">
        <w:rPr>
          <w:rFonts w:ascii="Montserrat" w:hAnsi="Montserrat"/>
          <w:color w:val="auto"/>
          <w:sz w:val="18"/>
          <w:szCs w:val="18"/>
        </w:rPr>
        <w:t>dish (33</w:t>
      </w:r>
      <w:r w:rsidR="008124F8" w:rsidRPr="002C6C11">
        <w:rPr>
          <w:rFonts w:ascii="Montserrat" w:hAnsi="Montserrat"/>
          <w:color w:val="auto"/>
          <w:sz w:val="18"/>
          <w:szCs w:val="18"/>
        </w:rPr>
        <w:t xml:space="preserve"> cm) </w:t>
      </w:r>
      <w:r w:rsidR="003F1886" w:rsidRPr="002C6C11">
        <w:rPr>
          <w:rFonts w:ascii="Montserrat" w:hAnsi="Montserrat"/>
          <w:color w:val="auto"/>
          <w:sz w:val="18"/>
          <w:szCs w:val="18"/>
        </w:rPr>
        <w:t>and Minwave</w:t>
      </w:r>
      <w:r w:rsidR="008124F8" w:rsidRPr="002C6C11">
        <w:rPr>
          <w:rFonts w:ascii="Montserrat" w:hAnsi="Montserrat"/>
          <w:color w:val="auto"/>
          <w:sz w:val="18"/>
          <w:szCs w:val="18"/>
        </w:rPr>
        <w:t xml:space="preserve"> portable phased array antenna with foldable reflector.</w:t>
      </w:r>
    </w:p>
    <w:p w14:paraId="706DC159" w14:textId="7EB21AF4" w:rsidR="003F1886" w:rsidRPr="002C6C11" w:rsidRDefault="008124F8" w:rsidP="009670D1">
      <w:pPr>
        <w:pStyle w:val="ListBullet"/>
        <w:numPr>
          <w:ilvl w:val="0"/>
          <w:numId w:val="0"/>
        </w:numPr>
        <w:spacing w:before="120" w:after="0"/>
        <w:rPr>
          <w:rFonts w:ascii="Montserrat" w:hAnsi="Montserrat"/>
          <w:color w:val="auto"/>
          <w:sz w:val="18"/>
          <w:szCs w:val="18"/>
        </w:rPr>
      </w:pPr>
      <w:r w:rsidRPr="002C6C11">
        <w:rPr>
          <w:rFonts w:ascii="Montserrat" w:hAnsi="Montserrat"/>
          <w:color w:val="auto"/>
          <w:sz w:val="18"/>
          <w:szCs w:val="18"/>
        </w:rPr>
        <w:t xml:space="preserve">The </w:t>
      </w:r>
      <w:r w:rsidR="00A8431F" w:rsidRPr="002C6C11">
        <w:rPr>
          <w:rFonts w:ascii="Montserrat" w:hAnsi="Montserrat"/>
          <w:color w:val="auto"/>
          <w:sz w:val="18"/>
          <w:szCs w:val="18"/>
        </w:rPr>
        <w:t xml:space="preserve">metrics will be collected using </w:t>
      </w:r>
      <w:r w:rsidR="003F1886" w:rsidRPr="002C6C11">
        <w:rPr>
          <w:rFonts w:ascii="Montserrat" w:hAnsi="Montserrat"/>
          <w:color w:val="auto"/>
          <w:sz w:val="18"/>
          <w:szCs w:val="18"/>
        </w:rPr>
        <w:t>the Open Telemetry Platform</w:t>
      </w:r>
      <w:r w:rsidR="00A2118E" w:rsidRPr="002C6C11">
        <w:rPr>
          <w:rFonts w:ascii="Montserrat" w:hAnsi="Montserrat"/>
          <w:color w:val="auto"/>
          <w:sz w:val="18"/>
          <w:szCs w:val="18"/>
        </w:rPr>
        <w:t xml:space="preserve"> and the u</w:t>
      </w:r>
      <w:r w:rsidR="003F1886" w:rsidRPr="002C6C11">
        <w:rPr>
          <w:rFonts w:ascii="Montserrat" w:hAnsi="Montserrat"/>
          <w:color w:val="auto"/>
          <w:sz w:val="18"/>
          <w:szCs w:val="18"/>
        </w:rPr>
        <w:t xml:space="preserve">ser data </w:t>
      </w:r>
      <w:r w:rsidR="00A2118E" w:rsidRPr="002C6C11">
        <w:rPr>
          <w:rFonts w:ascii="Montserrat" w:hAnsi="Montserrat"/>
          <w:color w:val="auto"/>
          <w:sz w:val="18"/>
          <w:szCs w:val="18"/>
        </w:rPr>
        <w:t>will be</w:t>
      </w:r>
      <w:r w:rsidR="003F1886" w:rsidRPr="002C6C11">
        <w:rPr>
          <w:rFonts w:ascii="Montserrat" w:hAnsi="Montserrat"/>
          <w:color w:val="auto"/>
          <w:sz w:val="18"/>
          <w:szCs w:val="18"/>
        </w:rPr>
        <w:t xml:space="preserve"> recorded in PEACH</w:t>
      </w:r>
      <w:r w:rsidR="006F60FC" w:rsidRPr="002C6C11">
        <w:rPr>
          <w:rFonts w:ascii="Montserrat" w:hAnsi="Montserrat"/>
          <w:color w:val="auto"/>
          <w:sz w:val="18"/>
          <w:szCs w:val="18"/>
        </w:rPr>
        <w:t xml:space="preserve">, </w:t>
      </w:r>
      <w:r w:rsidR="003F1886" w:rsidRPr="002C6C11">
        <w:rPr>
          <w:rFonts w:ascii="Montserrat" w:hAnsi="Montserrat"/>
          <w:color w:val="auto"/>
          <w:sz w:val="18"/>
          <w:szCs w:val="18"/>
        </w:rPr>
        <w:t>subject to generation of user data by the FTA player App</w:t>
      </w:r>
      <w:r w:rsidR="007C2B5F" w:rsidRPr="002C6C11">
        <w:rPr>
          <w:rFonts w:ascii="Montserrat" w:hAnsi="Montserrat"/>
          <w:color w:val="auto"/>
          <w:sz w:val="18"/>
          <w:szCs w:val="18"/>
        </w:rPr>
        <w:t>.</w:t>
      </w:r>
    </w:p>
    <w:p w14:paraId="21334F49" w14:textId="2F11284A" w:rsidR="003F1886" w:rsidRPr="002C6C11" w:rsidRDefault="007C2B5F" w:rsidP="009670D1">
      <w:pPr>
        <w:pStyle w:val="ListBullet"/>
        <w:numPr>
          <w:ilvl w:val="0"/>
          <w:numId w:val="0"/>
        </w:numPr>
        <w:spacing w:before="120" w:after="0"/>
        <w:rPr>
          <w:rFonts w:ascii="Montserrat" w:hAnsi="Montserrat"/>
          <w:color w:val="auto"/>
          <w:sz w:val="18"/>
          <w:szCs w:val="18"/>
        </w:rPr>
      </w:pPr>
      <w:r w:rsidRPr="002C6C11">
        <w:rPr>
          <w:rFonts w:ascii="Montserrat" w:hAnsi="Montserrat"/>
          <w:color w:val="auto"/>
          <w:sz w:val="18"/>
          <w:szCs w:val="18"/>
        </w:rPr>
        <w:t>The test plan includes f</w:t>
      </w:r>
      <w:r w:rsidR="003F1886" w:rsidRPr="002C6C11">
        <w:rPr>
          <w:rFonts w:ascii="Montserrat" w:hAnsi="Montserrat"/>
          <w:color w:val="auto"/>
          <w:sz w:val="18"/>
          <w:szCs w:val="18"/>
        </w:rPr>
        <w:t>unctional end-to-end tests</w:t>
      </w:r>
      <w:r w:rsidRPr="002C6C11">
        <w:rPr>
          <w:rFonts w:ascii="Montserrat" w:hAnsi="Montserrat"/>
          <w:color w:val="auto"/>
          <w:sz w:val="18"/>
          <w:szCs w:val="18"/>
        </w:rPr>
        <w:t xml:space="preserve">, </w:t>
      </w:r>
      <w:r w:rsidR="00BC0EC3" w:rsidRPr="002C6C11">
        <w:rPr>
          <w:rFonts w:ascii="Montserrat" w:hAnsi="Montserrat"/>
          <w:color w:val="auto"/>
          <w:sz w:val="18"/>
          <w:szCs w:val="18"/>
        </w:rPr>
        <w:t xml:space="preserve">with reception on a web client and on the </w:t>
      </w:r>
      <w:r w:rsidR="003F1886" w:rsidRPr="002C6C11">
        <w:rPr>
          <w:rFonts w:ascii="Montserrat" w:hAnsi="Montserrat"/>
          <w:color w:val="auto"/>
          <w:sz w:val="18"/>
          <w:szCs w:val="18"/>
        </w:rPr>
        <w:t>Mobile FTA App</w:t>
      </w:r>
      <w:r w:rsidR="00713B7C" w:rsidRPr="002C6C11">
        <w:rPr>
          <w:rFonts w:ascii="Montserrat" w:hAnsi="Montserrat"/>
          <w:color w:val="auto"/>
          <w:sz w:val="18"/>
          <w:szCs w:val="18"/>
        </w:rPr>
        <w:t>.</w:t>
      </w:r>
    </w:p>
    <w:p w14:paraId="1A69119B" w14:textId="0BBF0F14" w:rsidR="01EC66F6" w:rsidRPr="00C80238" w:rsidRDefault="00713B7C" w:rsidP="009670D1">
      <w:pPr>
        <w:spacing w:before="120"/>
        <w:jc w:val="both"/>
        <w:rPr>
          <w:rFonts w:ascii="Montserrat" w:hAnsi="Montserrat" w:cs="Times New Roman"/>
          <w:color w:val="auto"/>
          <w:sz w:val="18"/>
          <w:szCs w:val="18"/>
        </w:rPr>
      </w:pPr>
      <w:r w:rsidRPr="00C80238">
        <w:rPr>
          <w:rFonts w:ascii="Montserrat" w:hAnsi="Montserrat"/>
          <w:color w:val="auto"/>
          <w:sz w:val="18"/>
          <w:szCs w:val="18"/>
        </w:rPr>
        <w:t>It will also include end</w:t>
      </w:r>
      <w:r w:rsidR="00F727A1" w:rsidRPr="00C80238">
        <w:rPr>
          <w:rFonts w:ascii="Montserrat" w:hAnsi="Montserrat"/>
          <w:color w:val="auto"/>
          <w:sz w:val="18"/>
          <w:szCs w:val="18"/>
        </w:rPr>
        <w:t>-to-end</w:t>
      </w:r>
      <w:r w:rsidRPr="00C80238">
        <w:rPr>
          <w:rFonts w:ascii="Montserrat" w:hAnsi="Montserrat"/>
          <w:color w:val="auto"/>
          <w:sz w:val="18"/>
          <w:szCs w:val="18"/>
        </w:rPr>
        <w:t xml:space="preserve"> p</w:t>
      </w:r>
      <w:r w:rsidR="003F1886" w:rsidRPr="00C80238">
        <w:rPr>
          <w:rFonts w:ascii="Montserrat" w:hAnsi="Montserrat"/>
          <w:color w:val="auto"/>
          <w:sz w:val="18"/>
          <w:szCs w:val="18"/>
        </w:rPr>
        <w:t>erformance tests</w:t>
      </w:r>
      <w:r w:rsidR="003A3308" w:rsidRPr="00C80238">
        <w:rPr>
          <w:rFonts w:ascii="Montserrat" w:hAnsi="Montserrat"/>
          <w:color w:val="auto"/>
          <w:sz w:val="18"/>
          <w:szCs w:val="18"/>
        </w:rPr>
        <w:t xml:space="preserve">, </w:t>
      </w:r>
      <w:r w:rsidR="000D7751" w:rsidRPr="00C80238">
        <w:rPr>
          <w:rFonts w:ascii="Montserrat" w:hAnsi="Montserrat"/>
          <w:color w:val="auto"/>
          <w:sz w:val="18"/>
          <w:szCs w:val="18"/>
        </w:rPr>
        <w:t xml:space="preserve">following those </w:t>
      </w:r>
      <w:r w:rsidR="003A3308" w:rsidRPr="00C80238">
        <w:rPr>
          <w:rFonts w:ascii="Montserrat" w:hAnsi="Montserrat"/>
          <w:color w:val="auto"/>
          <w:sz w:val="18"/>
          <w:szCs w:val="18"/>
        </w:rPr>
        <w:t>tests specified by Strand 2</w:t>
      </w:r>
      <w:r w:rsidR="000D7751" w:rsidRPr="00C80238">
        <w:rPr>
          <w:rFonts w:ascii="Montserrat" w:hAnsi="Montserrat"/>
          <w:color w:val="auto"/>
          <w:sz w:val="18"/>
          <w:szCs w:val="18"/>
        </w:rPr>
        <w:t xml:space="preserve"> that are identified as feasible in Phase 2</w:t>
      </w:r>
      <w:r w:rsidR="00FE6598" w:rsidRPr="00C80238">
        <w:rPr>
          <w:rFonts w:ascii="Montserrat" w:hAnsi="Montserrat"/>
          <w:color w:val="auto"/>
          <w:sz w:val="18"/>
          <w:szCs w:val="18"/>
        </w:rPr>
        <w:t xml:space="preserve">. They include </w:t>
      </w:r>
      <w:r w:rsidR="00403F37" w:rsidRPr="00C80238">
        <w:rPr>
          <w:rFonts w:ascii="Montserrat" w:hAnsi="Montserrat"/>
          <w:color w:val="auto"/>
          <w:sz w:val="18"/>
          <w:szCs w:val="18"/>
        </w:rPr>
        <w:t xml:space="preserve">measuring </w:t>
      </w:r>
      <w:r w:rsidR="003F1886" w:rsidRPr="00C80238">
        <w:rPr>
          <w:rFonts w:ascii="Montserrat" w:hAnsi="Montserrat"/>
          <w:color w:val="auto"/>
          <w:sz w:val="18"/>
          <w:szCs w:val="18"/>
        </w:rPr>
        <w:t>average startup times</w:t>
      </w:r>
      <w:r w:rsidR="00141399" w:rsidRPr="00C80238">
        <w:rPr>
          <w:rFonts w:ascii="Montserrat" w:hAnsi="Montserrat"/>
          <w:color w:val="auto"/>
          <w:sz w:val="18"/>
          <w:szCs w:val="18"/>
        </w:rPr>
        <w:t>, buffering frequency</w:t>
      </w:r>
      <w:r w:rsidR="0064535E" w:rsidRPr="00C80238">
        <w:rPr>
          <w:rFonts w:ascii="Montserrat" w:hAnsi="Montserrat"/>
          <w:color w:val="auto"/>
          <w:sz w:val="18"/>
          <w:szCs w:val="18"/>
        </w:rPr>
        <w:t xml:space="preserve">, frequency of resolution switches and </w:t>
      </w:r>
      <w:r w:rsidR="00982AF9" w:rsidRPr="00C80238">
        <w:rPr>
          <w:rFonts w:ascii="Montserrat" w:hAnsi="Montserrat"/>
          <w:color w:val="auto"/>
          <w:sz w:val="18"/>
          <w:szCs w:val="18"/>
        </w:rPr>
        <w:t xml:space="preserve">downtime. They </w:t>
      </w:r>
      <w:r w:rsidR="00F727A1" w:rsidRPr="00C80238">
        <w:rPr>
          <w:rFonts w:ascii="Montserrat" w:hAnsi="Montserrat"/>
          <w:color w:val="auto"/>
          <w:sz w:val="18"/>
          <w:szCs w:val="18"/>
        </w:rPr>
        <w:t>all</w:t>
      </w:r>
      <w:r w:rsidR="00982AF9" w:rsidRPr="00C80238">
        <w:rPr>
          <w:rFonts w:ascii="Montserrat" w:hAnsi="Montserrat"/>
          <w:color w:val="auto"/>
          <w:sz w:val="18"/>
          <w:szCs w:val="18"/>
        </w:rPr>
        <w:t xml:space="preserve"> </w:t>
      </w:r>
      <w:r w:rsidR="009619B8">
        <w:rPr>
          <w:rFonts w:ascii="Montserrat" w:hAnsi="Montserrat"/>
          <w:color w:val="auto"/>
          <w:sz w:val="18"/>
          <w:szCs w:val="18"/>
        </w:rPr>
        <w:t xml:space="preserve">use the data </w:t>
      </w:r>
      <w:r w:rsidR="00DE2FF5">
        <w:rPr>
          <w:rFonts w:ascii="Montserrat" w:hAnsi="Montserrat"/>
          <w:color w:val="auto"/>
          <w:sz w:val="18"/>
          <w:szCs w:val="18"/>
        </w:rPr>
        <w:t>published by</w:t>
      </w:r>
      <w:r w:rsidR="008F24C6" w:rsidRPr="00C80238">
        <w:rPr>
          <w:rFonts w:ascii="Montserrat" w:hAnsi="Montserrat"/>
          <w:color w:val="auto"/>
          <w:sz w:val="18"/>
          <w:szCs w:val="18"/>
        </w:rPr>
        <w:t xml:space="preserve"> the FTA Player App to publish the relevant data.</w:t>
      </w:r>
    </w:p>
    <w:p w14:paraId="67FD527A" w14:textId="77777777" w:rsidR="0090169E" w:rsidRPr="00C80238" w:rsidRDefault="0090169E" w:rsidP="2732E03A">
      <w:pPr>
        <w:rPr>
          <w:rFonts w:ascii="Montserrat" w:hAnsi="Montserrat" w:cs="Times New Roman"/>
          <w:color w:val="auto"/>
          <w:sz w:val="18"/>
          <w:szCs w:val="18"/>
        </w:rPr>
      </w:pPr>
    </w:p>
    <w:p w14:paraId="555AEA8C" w14:textId="6DFFC82E" w:rsidR="0090169E" w:rsidRPr="00C80238" w:rsidRDefault="243EBAD0" w:rsidP="0090169E">
      <w:pPr>
        <w:pStyle w:val="Heading3"/>
      </w:pPr>
      <w:bookmarkStart w:id="165" w:name="_Toc1631209481"/>
      <w:r>
        <w:t>2.</w:t>
      </w:r>
      <w:r w:rsidR="24BD2478">
        <w:t>9</w:t>
      </w:r>
      <w:r>
        <w:t>.</w:t>
      </w:r>
      <w:r w:rsidR="39E73843">
        <w:t>3</w:t>
      </w:r>
      <w:r w:rsidR="0090169E">
        <w:tab/>
      </w:r>
      <w:r>
        <w:t>Strand 4: Direct to Vehicle</w:t>
      </w:r>
      <w:bookmarkEnd w:id="165"/>
    </w:p>
    <w:p w14:paraId="451368E8" w14:textId="77777777" w:rsidR="0090169E" w:rsidRPr="00C80238" w:rsidRDefault="0090169E" w:rsidP="2732E03A">
      <w:pPr>
        <w:rPr>
          <w:rFonts w:ascii="Montserrat" w:hAnsi="Montserrat" w:cs="Times New Roman"/>
          <w:i/>
          <w:color w:val="auto"/>
          <w:sz w:val="18"/>
          <w:szCs w:val="18"/>
        </w:rPr>
      </w:pPr>
    </w:p>
    <w:p w14:paraId="3588BCEB" w14:textId="2FE5D14B" w:rsidR="0090169E" w:rsidRPr="00C80238" w:rsidRDefault="00770680" w:rsidP="2732E03A">
      <w:pPr>
        <w:rPr>
          <w:rFonts w:ascii="Montserrat" w:hAnsi="Montserrat" w:cs="Times New Roman"/>
          <w:b/>
          <w:i/>
          <w:color w:val="auto"/>
          <w:sz w:val="18"/>
          <w:szCs w:val="18"/>
        </w:rPr>
      </w:pPr>
      <w:r w:rsidRPr="00C80238">
        <w:rPr>
          <w:rFonts w:ascii="Montserrat" w:hAnsi="Montserrat" w:cs="Times New Roman"/>
          <w:b/>
          <w:i/>
          <w:color w:val="auto"/>
          <w:sz w:val="18"/>
          <w:szCs w:val="18"/>
        </w:rPr>
        <w:t>Viasat</w:t>
      </w:r>
    </w:p>
    <w:p w14:paraId="4B671465" w14:textId="309D7560" w:rsidR="00A321E7" w:rsidRPr="00C80238" w:rsidRDefault="00A321E7" w:rsidP="008114EB">
      <w:pPr>
        <w:spacing w:before="120"/>
        <w:rPr>
          <w:rFonts w:ascii="Montserrat" w:hAnsi="Montserrat" w:cs="Times New Roman"/>
          <w:color w:val="auto"/>
          <w:sz w:val="18"/>
          <w:szCs w:val="18"/>
        </w:rPr>
      </w:pPr>
      <w:r w:rsidRPr="00C80238">
        <w:rPr>
          <w:rFonts w:ascii="Montserrat" w:hAnsi="Montserrat" w:cs="Times New Roman"/>
          <w:color w:val="auto"/>
          <w:sz w:val="18"/>
          <w:szCs w:val="18"/>
        </w:rPr>
        <w:t>The test plan for the Viasat DTV testbed is designed to evaluate various streaming and communication capabilities over NTN. This testbed includes several key test cases. The first involves bi-directional link over the ASTRA GEO satellite, owned by SES, which will cover both on-demand and linear streams. This aspect aims to test and measure the efficiency and reliability of the streaming capabilities over a geostationary satellite link.</w:t>
      </w:r>
    </w:p>
    <w:p w14:paraId="1585D5A5" w14:textId="77777777" w:rsidR="00A321E7" w:rsidRPr="00C80238" w:rsidRDefault="00A321E7" w:rsidP="008114EB">
      <w:pPr>
        <w:spacing w:before="120"/>
        <w:rPr>
          <w:rFonts w:ascii="Montserrat" w:hAnsi="Montserrat" w:cs="Times New Roman"/>
          <w:color w:val="auto"/>
          <w:sz w:val="18"/>
          <w:szCs w:val="18"/>
        </w:rPr>
      </w:pPr>
      <w:r w:rsidRPr="00C80238">
        <w:rPr>
          <w:rFonts w:ascii="Montserrat" w:hAnsi="Montserrat" w:cs="Times New Roman"/>
          <w:color w:val="auto"/>
          <w:sz w:val="18"/>
          <w:szCs w:val="18"/>
        </w:rPr>
        <w:t>Moreover, this will be performed thanks to the new Viasat's satellite antenna mounted on the roof of a bus to assess the terminal's pointing and tracking capabilities. This dynamic environment will allow for testing under realistic conditions, ensuring that the antenna can maintain a stable connection while in motion. Additionally, the return link functionality will be tested using two solutions provided by MBI: narrow band and broad band. This will help to evaluate the performance and versatility of different bandwidth solutions, ensuring robust and adaptable communication links.</w:t>
      </w:r>
    </w:p>
    <w:p w14:paraId="73DDF918" w14:textId="77777777" w:rsidR="00BE7893" w:rsidRPr="00C80238" w:rsidRDefault="00BE7893" w:rsidP="0058202E">
      <w:pPr>
        <w:rPr>
          <w:rFonts w:ascii="Montserrat" w:hAnsi="Montserrat" w:cs="Times New Roman"/>
          <w:color w:val="auto"/>
          <w:sz w:val="18"/>
          <w:szCs w:val="18"/>
        </w:rPr>
      </w:pPr>
    </w:p>
    <w:p w14:paraId="70C9DBAD" w14:textId="52FE65AD" w:rsidR="00A321E7" w:rsidRPr="00C80238" w:rsidRDefault="00A321E7" w:rsidP="0058202E">
      <w:pPr>
        <w:rPr>
          <w:rFonts w:ascii="Montserrat" w:hAnsi="Montserrat" w:cs="Times New Roman"/>
          <w:b/>
          <w:i/>
          <w:color w:val="auto"/>
          <w:sz w:val="18"/>
          <w:szCs w:val="18"/>
        </w:rPr>
      </w:pPr>
      <w:r w:rsidRPr="00C80238">
        <w:rPr>
          <w:rFonts w:ascii="Montserrat" w:hAnsi="Montserrat" w:cs="Times New Roman"/>
          <w:b/>
          <w:i/>
          <w:color w:val="auto"/>
          <w:sz w:val="18"/>
          <w:szCs w:val="18"/>
        </w:rPr>
        <w:t>LINKS</w:t>
      </w:r>
    </w:p>
    <w:p w14:paraId="2194C333" w14:textId="34398CF3" w:rsidR="00A321E7" w:rsidRPr="00C80238" w:rsidRDefault="00A321E7" w:rsidP="008114EB">
      <w:pPr>
        <w:spacing w:before="120"/>
        <w:rPr>
          <w:rFonts w:ascii="Montserrat" w:hAnsi="Montserrat" w:cs="Times New Roman"/>
          <w:color w:val="auto"/>
          <w:sz w:val="18"/>
          <w:szCs w:val="18"/>
        </w:rPr>
      </w:pPr>
      <w:r w:rsidRPr="002C6C11">
        <w:rPr>
          <w:rFonts w:ascii="Montserrat" w:hAnsi="Montserrat"/>
          <w:color w:val="auto"/>
          <w:sz w:val="18"/>
          <w:szCs w:val="18"/>
        </w:rPr>
        <w:t>The 2D-scan (hybrid) antenna system fabricated in Phase 1 and finalized during the WP4.2.1 will be mounted on a vehicle in Turin and three kinds of tests with increasing complexity will be performed. First, the antenna system will be tested in a static scenario, receiving a text message to verify the ability of the antenna to establish the connection with the satellite. Then, the same test will be performed with the moving vehicle, showing the ability of the tracking system to maintain the connection with the satellite despite the movement of the vehicle. Finally, the antenna system will be tested in a mobile scenario where media content will be received and directly visualized on a screen mounted inside the vehicle and redistributed to passengers’ personal devices via Wi-Fi / 5G-N3IWF technology. The final goal is indeed the demonstration in a realistic environment of the 5G-EMERGE architecture in the direct-to-vehicle (DTV) scenario, using the antenna designed by LINKS for GEO satellite reception in the Ku band. No return channel is envisioned, since the fabricated antenna is receive-only.</w:t>
      </w:r>
    </w:p>
    <w:p w14:paraId="5FC1B812" w14:textId="77777777" w:rsidR="0090169E" w:rsidRPr="00C80238" w:rsidRDefault="0090169E" w:rsidP="2732E03A">
      <w:pPr>
        <w:rPr>
          <w:rFonts w:ascii="Montserrat" w:hAnsi="Montserrat" w:cs="Times New Roman"/>
          <w:color w:val="auto"/>
          <w:sz w:val="18"/>
          <w:szCs w:val="18"/>
        </w:rPr>
      </w:pPr>
    </w:p>
    <w:p w14:paraId="6F2E5300" w14:textId="676E4926" w:rsidR="0090169E" w:rsidRPr="00C80238" w:rsidRDefault="243EBAD0" w:rsidP="0090169E">
      <w:pPr>
        <w:pStyle w:val="Heading3"/>
      </w:pPr>
      <w:bookmarkStart w:id="166" w:name="_Toc816510031"/>
      <w:r>
        <w:t>2.</w:t>
      </w:r>
      <w:r w:rsidR="248A9FEE">
        <w:t>9</w:t>
      </w:r>
      <w:r>
        <w:t>.</w:t>
      </w:r>
      <w:r w:rsidR="39E73843">
        <w:t>4</w:t>
      </w:r>
      <w:r w:rsidR="0090169E">
        <w:tab/>
      </w:r>
      <w:r>
        <w:t xml:space="preserve">Strand </w:t>
      </w:r>
      <w:r w:rsidR="6A90ADE8">
        <w:t>5</w:t>
      </w:r>
      <w:r>
        <w:t>: Direct to Edge</w:t>
      </w:r>
      <w:bookmarkEnd w:id="166"/>
    </w:p>
    <w:p w14:paraId="75F29B4E" w14:textId="77777777" w:rsidR="00C34AE7" w:rsidRPr="002C6C11" w:rsidRDefault="00C34AE7" w:rsidP="0058202E">
      <w:pPr>
        <w:spacing w:before="120"/>
        <w:rPr>
          <w:rFonts w:ascii="Montserrat" w:hAnsi="Montserrat" w:cs="Times New Roman"/>
          <w:color w:val="auto"/>
          <w:sz w:val="18"/>
          <w:szCs w:val="18"/>
        </w:rPr>
      </w:pPr>
      <w:r w:rsidRPr="002C6C11">
        <w:rPr>
          <w:rFonts w:ascii="Montserrat" w:hAnsi="Montserrat" w:cs="Times New Roman"/>
          <w:color w:val="auto"/>
          <w:sz w:val="18"/>
          <w:szCs w:val="18"/>
        </w:rPr>
        <w:t>There are four testbeds in Strand-5. A high-level description of the test plans for each of them are given below.</w:t>
      </w:r>
    </w:p>
    <w:p w14:paraId="773CE54F" w14:textId="77777777" w:rsidR="00C34AE7" w:rsidRPr="002C6C11" w:rsidRDefault="00C34AE7" w:rsidP="008114EB">
      <w:pPr>
        <w:spacing w:before="120"/>
        <w:rPr>
          <w:rFonts w:ascii="Montserrat" w:hAnsi="Montserrat" w:cs="Times New Roman"/>
          <w:color w:val="auto"/>
          <w:sz w:val="18"/>
          <w:szCs w:val="18"/>
        </w:rPr>
      </w:pPr>
      <w:r w:rsidRPr="002C6C11">
        <w:rPr>
          <w:rFonts w:ascii="Montserrat" w:hAnsi="Montserrat" w:cs="Times New Roman"/>
          <w:color w:val="auto"/>
          <w:sz w:val="18"/>
          <w:szCs w:val="18"/>
        </w:rPr>
        <w:t xml:space="preserve">In the </w:t>
      </w:r>
      <w:r w:rsidRPr="002C6C11">
        <w:rPr>
          <w:rFonts w:ascii="Montserrat" w:hAnsi="Montserrat" w:cs="Times New Roman"/>
          <w:b/>
          <w:color w:val="auto"/>
          <w:sz w:val="18"/>
          <w:szCs w:val="18"/>
        </w:rPr>
        <w:t>EBU testbed</w:t>
      </w:r>
      <w:r w:rsidRPr="002C6C11">
        <w:rPr>
          <w:rFonts w:ascii="Montserrat" w:hAnsi="Montserrat" w:cs="Times New Roman"/>
          <w:color w:val="auto"/>
          <w:sz w:val="18"/>
          <w:szCs w:val="18"/>
        </w:rPr>
        <w:t xml:space="preserve"> there are planned tests on 5G Media Streaming (on Unicast) and 5G MBS:</w:t>
      </w:r>
    </w:p>
    <w:p w14:paraId="76361024" w14:textId="3257B49C" w:rsidR="00C34AE7" w:rsidRPr="002C6C11" w:rsidRDefault="00C34AE7" w:rsidP="00B3730E">
      <w:pPr>
        <w:numPr>
          <w:ilvl w:val="0"/>
          <w:numId w:val="260"/>
        </w:numPr>
        <w:spacing w:before="120"/>
        <w:ind w:left="426" w:hanging="284"/>
        <w:rPr>
          <w:rFonts w:ascii="Montserrat" w:hAnsi="Montserrat" w:cs="Times New Roman"/>
          <w:b/>
          <w:i/>
          <w:color w:val="auto"/>
          <w:sz w:val="18"/>
          <w:szCs w:val="18"/>
        </w:rPr>
      </w:pPr>
      <w:r w:rsidRPr="002C6C11">
        <w:rPr>
          <w:rFonts w:ascii="Montserrat" w:hAnsi="Montserrat" w:cs="Times New Roman"/>
          <w:b/>
          <w:i/>
          <w:color w:val="auto"/>
          <w:sz w:val="18"/>
          <w:szCs w:val="18"/>
        </w:rPr>
        <w:t>5G Media Streaming:</w:t>
      </w:r>
    </w:p>
    <w:p w14:paraId="38B2FA65" w14:textId="77777777" w:rsidR="001B3E46" w:rsidRPr="002C6C11" w:rsidRDefault="00C34AE7" w:rsidP="00B3730E">
      <w:pPr>
        <w:numPr>
          <w:ilvl w:val="1"/>
          <w:numId w:val="260"/>
        </w:numPr>
        <w:spacing w:before="120"/>
        <w:ind w:left="851" w:hanging="284"/>
        <w:rPr>
          <w:rFonts w:ascii="Montserrat" w:hAnsi="Montserrat" w:cs="Times New Roman"/>
          <w:color w:val="auto"/>
          <w:sz w:val="18"/>
          <w:szCs w:val="18"/>
        </w:rPr>
      </w:pPr>
      <w:r w:rsidRPr="002C6C11">
        <w:rPr>
          <w:rFonts w:ascii="Montserrat" w:hAnsi="Montserrat" w:cs="Times New Roman"/>
          <w:color w:val="auto"/>
          <w:sz w:val="18"/>
          <w:szCs w:val="18"/>
          <w:u w:val="single"/>
        </w:rPr>
        <w:t>Functional end-to-end tests:</w:t>
      </w:r>
      <w:r w:rsidRPr="002C6C11">
        <w:rPr>
          <w:rFonts w:ascii="Montserrat" w:hAnsi="Montserrat" w:cs="Times New Roman"/>
          <w:color w:val="auto"/>
          <w:sz w:val="18"/>
          <w:szCs w:val="18"/>
        </w:rPr>
        <w:t xml:space="preserve"> </w:t>
      </w:r>
    </w:p>
    <w:p w14:paraId="13162C71" w14:textId="1116C63D" w:rsidR="00C34AE7" w:rsidRPr="002C6C11" w:rsidRDefault="00C34AE7" w:rsidP="008114EB">
      <w:pPr>
        <w:ind w:left="851" w:hanging="284"/>
        <w:rPr>
          <w:rFonts w:ascii="Montserrat" w:hAnsi="Montserrat" w:cs="Times New Roman"/>
          <w:color w:val="auto"/>
          <w:sz w:val="18"/>
          <w:szCs w:val="18"/>
        </w:rPr>
      </w:pPr>
      <w:r w:rsidRPr="002C6C11">
        <w:rPr>
          <w:rFonts w:ascii="Montserrat" w:hAnsi="Montserrat" w:cs="Times New Roman"/>
          <w:color w:val="auto"/>
          <w:sz w:val="18"/>
          <w:szCs w:val="18"/>
        </w:rPr>
        <w:t xml:space="preserve">Reception on the Mobile FTA App – Pre-condition: FTA Player operational with 5G Unicast </w:t>
      </w:r>
    </w:p>
    <w:p w14:paraId="54B3AC2A" w14:textId="77777777" w:rsidR="00C34AE7" w:rsidRPr="002C6C11" w:rsidRDefault="00C34AE7" w:rsidP="00B3730E">
      <w:pPr>
        <w:numPr>
          <w:ilvl w:val="1"/>
          <w:numId w:val="260"/>
        </w:numPr>
        <w:spacing w:before="120"/>
        <w:ind w:left="851" w:hanging="284"/>
        <w:rPr>
          <w:rFonts w:ascii="Montserrat" w:hAnsi="Montserrat" w:cs="Times New Roman"/>
          <w:color w:val="auto"/>
          <w:sz w:val="18"/>
          <w:szCs w:val="18"/>
        </w:rPr>
      </w:pPr>
      <w:r w:rsidRPr="002C6C11">
        <w:rPr>
          <w:rFonts w:ascii="Montserrat" w:hAnsi="Montserrat" w:cs="Times New Roman"/>
          <w:color w:val="auto"/>
          <w:sz w:val="18"/>
          <w:szCs w:val="18"/>
          <w:u w:val="single"/>
        </w:rPr>
        <w:t>Functional components tests:</w:t>
      </w:r>
      <w:r w:rsidRPr="002C6C11">
        <w:rPr>
          <w:rFonts w:ascii="Montserrat" w:hAnsi="Montserrat" w:cs="Times New Roman"/>
          <w:color w:val="auto"/>
          <w:sz w:val="18"/>
          <w:szCs w:val="18"/>
        </w:rPr>
        <w:t xml:space="preserve"> </w:t>
      </w:r>
      <w:r w:rsidRPr="002C6C11">
        <w:rPr>
          <w:rFonts w:ascii="Montserrat" w:hAnsi="Montserrat" w:cs="Times New Roman"/>
          <w:color w:val="auto"/>
          <w:sz w:val="18"/>
          <w:szCs w:val="18"/>
        </w:rPr>
        <w:br/>
        <w:t xml:space="preserve">Publishing user data following 5G-MAG specs – Pre-condition: FTA Player App publishes the relevant data </w:t>
      </w:r>
    </w:p>
    <w:p w14:paraId="0BE09B2E" w14:textId="0CF9204F" w:rsidR="00C34AE7" w:rsidRPr="002C6C11" w:rsidRDefault="00C34AE7" w:rsidP="00B3730E">
      <w:pPr>
        <w:numPr>
          <w:ilvl w:val="1"/>
          <w:numId w:val="260"/>
        </w:numPr>
        <w:spacing w:before="120"/>
        <w:ind w:left="851" w:hanging="284"/>
        <w:rPr>
          <w:rFonts w:ascii="Montserrat" w:hAnsi="Montserrat" w:cs="Times New Roman"/>
          <w:color w:val="auto"/>
          <w:sz w:val="18"/>
          <w:szCs w:val="18"/>
        </w:rPr>
      </w:pPr>
      <w:r w:rsidRPr="002C6C11">
        <w:rPr>
          <w:rFonts w:ascii="Montserrat" w:hAnsi="Montserrat" w:cs="Times New Roman"/>
          <w:color w:val="auto"/>
          <w:sz w:val="18"/>
          <w:szCs w:val="18"/>
          <w:u w:val="single"/>
        </w:rPr>
        <w:t>Performance end-to-end tests:</w:t>
      </w:r>
    </w:p>
    <w:p w14:paraId="42ADF7F9" w14:textId="77777777" w:rsidR="00C34AE7" w:rsidRPr="002C6C11" w:rsidRDefault="00C34AE7" w:rsidP="00B3730E">
      <w:pPr>
        <w:numPr>
          <w:ilvl w:val="1"/>
          <w:numId w:val="262"/>
        </w:numPr>
        <w:ind w:left="1276" w:hanging="283"/>
        <w:rPr>
          <w:rFonts w:ascii="Montserrat" w:hAnsi="Montserrat" w:cs="Times New Roman"/>
          <w:color w:val="auto"/>
          <w:sz w:val="18"/>
          <w:szCs w:val="18"/>
        </w:rPr>
      </w:pPr>
      <w:r w:rsidRPr="002C6C11">
        <w:rPr>
          <w:rFonts w:ascii="Montserrat" w:hAnsi="Montserrat" w:cs="Times New Roman"/>
          <w:color w:val="auto"/>
          <w:sz w:val="18"/>
          <w:szCs w:val="18"/>
        </w:rPr>
        <w:t xml:space="preserve">Scenario M: Directly test average startup times across methods </w:t>
      </w:r>
    </w:p>
    <w:p w14:paraId="270ED124" w14:textId="77777777" w:rsidR="00C34AE7" w:rsidRPr="002C6C11" w:rsidRDefault="00C34AE7" w:rsidP="00B3730E">
      <w:pPr>
        <w:numPr>
          <w:ilvl w:val="1"/>
          <w:numId w:val="262"/>
        </w:numPr>
        <w:ind w:left="1276" w:hanging="283"/>
        <w:rPr>
          <w:rFonts w:ascii="Montserrat" w:hAnsi="Montserrat" w:cs="Times New Roman"/>
          <w:color w:val="auto"/>
          <w:sz w:val="18"/>
          <w:szCs w:val="18"/>
        </w:rPr>
      </w:pPr>
      <w:r w:rsidRPr="002C6C11">
        <w:rPr>
          <w:rFonts w:ascii="Montserrat" w:hAnsi="Montserrat" w:cs="Times New Roman"/>
          <w:color w:val="auto"/>
          <w:sz w:val="18"/>
          <w:szCs w:val="18"/>
        </w:rPr>
        <w:t xml:space="preserve">Scenario P: Compare buffering frequency under different methods </w:t>
      </w:r>
    </w:p>
    <w:p w14:paraId="7E7A2911" w14:textId="77777777" w:rsidR="00C34AE7" w:rsidRPr="002C6C11" w:rsidRDefault="00C34AE7" w:rsidP="00B3730E">
      <w:pPr>
        <w:numPr>
          <w:ilvl w:val="1"/>
          <w:numId w:val="262"/>
        </w:numPr>
        <w:ind w:left="1276" w:hanging="283"/>
        <w:rPr>
          <w:rFonts w:ascii="Montserrat" w:hAnsi="Montserrat" w:cs="Times New Roman"/>
          <w:color w:val="auto"/>
          <w:sz w:val="18"/>
          <w:szCs w:val="18"/>
        </w:rPr>
      </w:pPr>
      <w:r w:rsidRPr="002C6C11">
        <w:rPr>
          <w:rFonts w:ascii="Montserrat" w:hAnsi="Montserrat" w:cs="Times New Roman"/>
          <w:color w:val="auto"/>
          <w:sz w:val="18"/>
          <w:szCs w:val="18"/>
        </w:rPr>
        <w:t>Scenario R: Track frequency of resolution switches under different delivery</w:t>
      </w:r>
    </w:p>
    <w:p w14:paraId="2F866CF5" w14:textId="77777777" w:rsidR="00C34AE7" w:rsidRPr="002C6C11" w:rsidRDefault="00C34AE7" w:rsidP="00B3730E">
      <w:pPr>
        <w:numPr>
          <w:ilvl w:val="1"/>
          <w:numId w:val="262"/>
        </w:numPr>
        <w:ind w:left="1276" w:hanging="283"/>
        <w:rPr>
          <w:rFonts w:ascii="Montserrat" w:hAnsi="Montserrat" w:cs="Times New Roman"/>
          <w:color w:val="auto"/>
          <w:sz w:val="18"/>
          <w:szCs w:val="18"/>
        </w:rPr>
      </w:pPr>
      <w:r w:rsidRPr="002C6C11">
        <w:rPr>
          <w:rFonts w:ascii="Montserrat" w:hAnsi="Montserrat" w:cs="Times New Roman"/>
          <w:color w:val="auto"/>
          <w:sz w:val="18"/>
          <w:szCs w:val="18"/>
        </w:rPr>
        <w:t xml:space="preserve">Scenario A.2: Track downtime as resilience indicator - </w:t>
      </w:r>
    </w:p>
    <w:p w14:paraId="530ECF8A" w14:textId="024D19DF" w:rsidR="00C34AE7" w:rsidRPr="002C6C11" w:rsidRDefault="00C34AE7" w:rsidP="008114EB">
      <w:pPr>
        <w:spacing w:before="120"/>
        <w:ind w:left="1701" w:hanging="709"/>
        <w:rPr>
          <w:rFonts w:ascii="Montserrat" w:hAnsi="Montserrat" w:cs="Times New Roman"/>
          <w:color w:val="auto"/>
          <w:sz w:val="18"/>
          <w:szCs w:val="18"/>
        </w:rPr>
      </w:pPr>
      <w:r w:rsidRPr="002C6C11">
        <w:rPr>
          <w:rFonts w:ascii="Montserrat" w:hAnsi="Montserrat" w:cs="Times New Roman"/>
          <w:color w:val="auto"/>
          <w:sz w:val="18"/>
          <w:szCs w:val="18"/>
        </w:rPr>
        <w:t>NOTE!</w:t>
      </w:r>
      <w:r w:rsidR="00C36C19" w:rsidRPr="002C6C11">
        <w:rPr>
          <w:rFonts w:ascii="Montserrat" w:hAnsi="Montserrat" w:cs="Times New Roman"/>
          <w:color w:val="auto"/>
          <w:sz w:val="18"/>
          <w:szCs w:val="18"/>
        </w:rPr>
        <w:tab/>
      </w:r>
      <w:r w:rsidRPr="002C6C11">
        <w:rPr>
          <w:rFonts w:ascii="Montserrat" w:hAnsi="Montserrat" w:cs="Times New Roman"/>
          <w:color w:val="auto"/>
          <w:sz w:val="18"/>
          <w:szCs w:val="18"/>
        </w:rPr>
        <w:t>A precondition for these tests is that the FTA Player App can access the Streams delivered by the Application Server and can publish the relevant data.</w:t>
      </w:r>
    </w:p>
    <w:p w14:paraId="7A3CC77B" w14:textId="173D6B5A" w:rsidR="00C34AE7" w:rsidRPr="002C6C11" w:rsidRDefault="00CF6F75" w:rsidP="00B3730E">
      <w:pPr>
        <w:numPr>
          <w:ilvl w:val="0"/>
          <w:numId w:val="260"/>
        </w:numPr>
        <w:spacing w:before="120"/>
        <w:ind w:left="426" w:hanging="284"/>
        <w:rPr>
          <w:rFonts w:ascii="Montserrat" w:hAnsi="Montserrat" w:cs="Times New Roman"/>
          <w:b/>
          <w:i/>
          <w:color w:val="auto"/>
          <w:sz w:val="18"/>
          <w:szCs w:val="18"/>
        </w:rPr>
      </w:pPr>
      <w:r w:rsidRPr="002C6C11">
        <w:rPr>
          <w:rFonts w:ascii="Montserrat" w:hAnsi="Montserrat" w:cs="Times New Roman"/>
          <w:b/>
          <w:i/>
          <w:color w:val="auto"/>
          <w:sz w:val="18"/>
          <w:szCs w:val="18"/>
        </w:rPr>
        <w:t xml:space="preserve">5G </w:t>
      </w:r>
      <w:r w:rsidR="00C34AE7" w:rsidRPr="002C6C11">
        <w:rPr>
          <w:rFonts w:ascii="Montserrat" w:hAnsi="Montserrat" w:cs="Times New Roman"/>
          <w:b/>
          <w:i/>
          <w:color w:val="auto"/>
          <w:sz w:val="18"/>
          <w:szCs w:val="18"/>
        </w:rPr>
        <w:t>MBS:</w:t>
      </w:r>
    </w:p>
    <w:p w14:paraId="08BDBE89" w14:textId="77777777" w:rsidR="00C34AE7" w:rsidRPr="002C6C11" w:rsidRDefault="00C34AE7" w:rsidP="00B3730E">
      <w:pPr>
        <w:numPr>
          <w:ilvl w:val="1"/>
          <w:numId w:val="260"/>
        </w:numPr>
        <w:spacing w:before="120"/>
        <w:ind w:left="851" w:hanging="284"/>
        <w:rPr>
          <w:rFonts w:ascii="Montserrat" w:hAnsi="Montserrat" w:cs="Times New Roman"/>
          <w:color w:val="auto"/>
          <w:sz w:val="18"/>
          <w:szCs w:val="18"/>
        </w:rPr>
      </w:pPr>
      <w:r w:rsidRPr="002C6C11">
        <w:rPr>
          <w:rFonts w:ascii="Montserrat" w:hAnsi="Montserrat" w:cs="Times New Roman"/>
          <w:color w:val="auto"/>
          <w:sz w:val="18"/>
          <w:szCs w:val="18"/>
        </w:rPr>
        <w:t xml:space="preserve">Component functional tests, using API calls: </w:t>
      </w:r>
    </w:p>
    <w:p w14:paraId="72434331" w14:textId="77777777" w:rsidR="00C34AE7" w:rsidRPr="002C6C11" w:rsidRDefault="00C34AE7" w:rsidP="00B3730E">
      <w:pPr>
        <w:numPr>
          <w:ilvl w:val="1"/>
          <w:numId w:val="267"/>
        </w:numPr>
        <w:ind w:left="1276" w:hanging="283"/>
        <w:rPr>
          <w:rFonts w:ascii="Montserrat" w:hAnsi="Montserrat" w:cs="Times New Roman"/>
          <w:color w:val="auto"/>
          <w:sz w:val="18"/>
          <w:szCs w:val="18"/>
        </w:rPr>
      </w:pPr>
      <w:r w:rsidRPr="002C6C11">
        <w:rPr>
          <w:rFonts w:ascii="Montserrat" w:hAnsi="Montserrat" w:cs="Times New Roman"/>
          <w:color w:val="auto"/>
          <w:sz w:val="18"/>
          <w:szCs w:val="18"/>
        </w:rPr>
        <w:t xml:space="preserve">MBSTF </w:t>
      </w:r>
    </w:p>
    <w:p w14:paraId="19759C33" w14:textId="77777777" w:rsidR="00C34AE7" w:rsidRPr="002C6C11" w:rsidRDefault="00C34AE7" w:rsidP="00B3730E">
      <w:pPr>
        <w:numPr>
          <w:ilvl w:val="1"/>
          <w:numId w:val="267"/>
        </w:numPr>
        <w:ind w:left="1276" w:hanging="283"/>
        <w:rPr>
          <w:rFonts w:ascii="Montserrat" w:hAnsi="Montserrat" w:cs="Times New Roman"/>
          <w:color w:val="auto"/>
          <w:sz w:val="18"/>
          <w:szCs w:val="18"/>
        </w:rPr>
      </w:pPr>
      <w:r w:rsidRPr="002C6C11">
        <w:rPr>
          <w:rFonts w:ascii="Montserrat" w:hAnsi="Montserrat" w:cs="Times New Roman"/>
          <w:color w:val="auto"/>
          <w:sz w:val="18"/>
          <w:szCs w:val="18"/>
        </w:rPr>
        <w:t xml:space="preserve">MB-UPF </w:t>
      </w:r>
    </w:p>
    <w:p w14:paraId="4FF60B7F" w14:textId="77777777" w:rsidR="00C34AE7" w:rsidRPr="002C6C11" w:rsidRDefault="00C34AE7" w:rsidP="00B3730E">
      <w:pPr>
        <w:numPr>
          <w:ilvl w:val="1"/>
          <w:numId w:val="267"/>
        </w:numPr>
        <w:ind w:left="1276" w:hanging="283"/>
        <w:rPr>
          <w:rFonts w:ascii="Montserrat" w:hAnsi="Montserrat" w:cs="Times New Roman"/>
          <w:color w:val="auto"/>
          <w:sz w:val="18"/>
          <w:szCs w:val="18"/>
        </w:rPr>
      </w:pPr>
      <w:r w:rsidRPr="002C6C11">
        <w:rPr>
          <w:rFonts w:ascii="Montserrat" w:hAnsi="Montserrat" w:cs="Times New Roman"/>
          <w:color w:val="auto"/>
          <w:sz w:val="18"/>
          <w:szCs w:val="18"/>
        </w:rPr>
        <w:t xml:space="preserve">MB-SMF </w:t>
      </w:r>
    </w:p>
    <w:p w14:paraId="2D23DF1B" w14:textId="77777777" w:rsidR="00C34AE7" w:rsidRPr="002C6C11" w:rsidRDefault="00C34AE7" w:rsidP="00B3730E">
      <w:pPr>
        <w:numPr>
          <w:ilvl w:val="1"/>
          <w:numId w:val="267"/>
        </w:numPr>
        <w:ind w:left="1276" w:hanging="283"/>
        <w:rPr>
          <w:rFonts w:ascii="Montserrat" w:hAnsi="Montserrat" w:cs="Times New Roman"/>
          <w:color w:val="auto"/>
          <w:sz w:val="18"/>
          <w:szCs w:val="18"/>
        </w:rPr>
      </w:pPr>
      <w:r w:rsidRPr="002C6C11">
        <w:rPr>
          <w:rFonts w:ascii="Montserrat" w:hAnsi="Montserrat" w:cs="Times New Roman"/>
          <w:color w:val="auto"/>
          <w:sz w:val="18"/>
          <w:szCs w:val="18"/>
        </w:rPr>
        <w:t xml:space="preserve">AF/AS with MBSTF </w:t>
      </w:r>
    </w:p>
    <w:p w14:paraId="5432CBB9" w14:textId="2D532C7C" w:rsidR="00C34AE7" w:rsidRPr="002C6C11" w:rsidRDefault="00C34AE7" w:rsidP="00B3730E">
      <w:pPr>
        <w:numPr>
          <w:ilvl w:val="1"/>
          <w:numId w:val="267"/>
        </w:numPr>
        <w:ind w:left="1276" w:hanging="283"/>
        <w:rPr>
          <w:rFonts w:ascii="Montserrat" w:hAnsi="Montserrat" w:cs="Times New Roman"/>
          <w:color w:val="auto"/>
          <w:sz w:val="18"/>
          <w:szCs w:val="18"/>
        </w:rPr>
      </w:pPr>
      <w:r w:rsidRPr="002C6C11">
        <w:rPr>
          <w:rFonts w:ascii="Montserrat" w:hAnsi="Montserrat" w:cs="Times New Roman"/>
          <w:color w:val="auto"/>
          <w:sz w:val="18"/>
          <w:szCs w:val="18"/>
        </w:rPr>
        <w:t>Verification that 5G MBS gNodeB transmits on the selected frequency a unidirectional signal.</w:t>
      </w:r>
    </w:p>
    <w:p w14:paraId="3BBE6BE6" w14:textId="77777777" w:rsidR="00C34AE7" w:rsidRPr="002C6C11" w:rsidRDefault="00C34AE7" w:rsidP="00B3730E">
      <w:pPr>
        <w:numPr>
          <w:ilvl w:val="1"/>
          <w:numId w:val="267"/>
        </w:numPr>
        <w:ind w:left="1276" w:hanging="283"/>
        <w:rPr>
          <w:rFonts w:ascii="Montserrat" w:hAnsi="Montserrat" w:cs="Times New Roman"/>
          <w:color w:val="auto"/>
          <w:sz w:val="18"/>
          <w:szCs w:val="18"/>
        </w:rPr>
      </w:pPr>
      <w:r w:rsidRPr="002C6C11">
        <w:rPr>
          <w:rFonts w:ascii="Montserrat" w:hAnsi="Montserrat" w:cs="Times New Roman"/>
          <w:color w:val="auto"/>
          <w:sz w:val="18"/>
          <w:szCs w:val="18"/>
        </w:rPr>
        <w:t>UE</w:t>
      </w:r>
    </w:p>
    <w:p w14:paraId="133E1B6B" w14:textId="77777777" w:rsidR="00C34AE7" w:rsidRPr="00C80238" w:rsidRDefault="00C34AE7" w:rsidP="008114EB">
      <w:pPr>
        <w:spacing w:before="120"/>
        <w:ind w:left="426"/>
        <w:rPr>
          <w:rFonts w:ascii="Montserrat" w:hAnsi="Montserrat" w:cs="Times New Roman"/>
          <w:color w:val="auto"/>
          <w:sz w:val="18"/>
          <w:szCs w:val="18"/>
        </w:rPr>
      </w:pPr>
      <w:r w:rsidRPr="00C80238">
        <w:rPr>
          <w:rFonts w:ascii="Montserrat" w:hAnsi="Montserrat" w:cs="Times New Roman"/>
          <w:color w:val="auto"/>
          <w:sz w:val="18"/>
          <w:szCs w:val="18"/>
        </w:rPr>
        <w:t>The tests are subject to availability of 5G NR MBS components from external sources (External entities following their own development time plan) .</w:t>
      </w:r>
    </w:p>
    <w:p w14:paraId="50AE8893" w14:textId="37468D6B" w:rsidR="00C34AE7" w:rsidRPr="002C6C11" w:rsidRDefault="00C34AE7" w:rsidP="00C34AE7">
      <w:pPr>
        <w:rPr>
          <w:rFonts w:ascii="Montserrat" w:hAnsi="Montserrat" w:cs="Times New Roman"/>
          <w:color w:val="auto"/>
          <w:sz w:val="18"/>
          <w:szCs w:val="18"/>
        </w:rPr>
      </w:pPr>
    </w:p>
    <w:p w14:paraId="52BA4BCA" w14:textId="77777777" w:rsidR="00C34AE7" w:rsidRPr="002C6C11" w:rsidRDefault="00C34AE7" w:rsidP="00C34AE7">
      <w:pPr>
        <w:rPr>
          <w:rFonts w:ascii="Montserrat" w:hAnsi="Montserrat" w:cs="Times New Roman"/>
          <w:color w:val="auto"/>
          <w:sz w:val="18"/>
          <w:szCs w:val="18"/>
        </w:rPr>
      </w:pPr>
      <w:r w:rsidRPr="002C6C11">
        <w:rPr>
          <w:rFonts w:ascii="Montserrat" w:hAnsi="Montserrat" w:cs="Times New Roman"/>
          <w:color w:val="auto"/>
          <w:sz w:val="18"/>
          <w:szCs w:val="18"/>
        </w:rPr>
        <w:t xml:space="preserve">In the </w:t>
      </w:r>
      <w:r w:rsidRPr="002C6C11">
        <w:rPr>
          <w:rFonts w:ascii="Montserrat" w:hAnsi="Montserrat" w:cs="Times New Roman"/>
          <w:b/>
          <w:color w:val="auto"/>
          <w:sz w:val="18"/>
          <w:szCs w:val="18"/>
        </w:rPr>
        <w:t>Arctic Space testbed</w:t>
      </w:r>
      <w:r w:rsidRPr="002C6C11">
        <w:rPr>
          <w:rFonts w:ascii="Montserrat" w:hAnsi="Montserrat" w:cs="Times New Roman"/>
          <w:color w:val="auto"/>
          <w:sz w:val="18"/>
          <w:szCs w:val="18"/>
        </w:rPr>
        <w:t xml:space="preserve"> the planned test are: </w:t>
      </w:r>
    </w:p>
    <w:p w14:paraId="4D382221" w14:textId="77777777" w:rsidR="00D94C7B" w:rsidRPr="002C6C11" w:rsidRDefault="00C34AE7" w:rsidP="00B3730E">
      <w:pPr>
        <w:numPr>
          <w:ilvl w:val="0"/>
          <w:numId w:val="261"/>
        </w:numPr>
        <w:spacing w:before="120"/>
        <w:ind w:left="567" w:hanging="357"/>
        <w:rPr>
          <w:rFonts w:ascii="Montserrat" w:hAnsi="Montserrat" w:cs="Times New Roman"/>
          <w:i/>
          <w:color w:val="auto"/>
          <w:sz w:val="18"/>
          <w:szCs w:val="18"/>
        </w:rPr>
      </w:pPr>
      <w:r w:rsidRPr="002C6C11">
        <w:rPr>
          <w:rFonts w:ascii="Montserrat" w:hAnsi="Montserrat" w:cs="Times New Roman"/>
          <w:b/>
          <w:i/>
          <w:color w:val="auto"/>
          <w:sz w:val="18"/>
          <w:szCs w:val="18"/>
        </w:rPr>
        <w:t>Linear Stream performance tests E2E</w:t>
      </w:r>
    </w:p>
    <w:p w14:paraId="4FFA5CCC" w14:textId="4E71B54A" w:rsidR="00C34AE7" w:rsidRPr="002C6C11" w:rsidRDefault="00C34AE7" w:rsidP="008114EB">
      <w:pPr>
        <w:ind w:left="567"/>
        <w:rPr>
          <w:rFonts w:ascii="Montserrat" w:hAnsi="Montserrat" w:cs="Times New Roman"/>
          <w:color w:val="auto"/>
          <w:sz w:val="18"/>
          <w:szCs w:val="18"/>
        </w:rPr>
      </w:pPr>
      <w:r w:rsidRPr="002C6C11">
        <w:rPr>
          <w:rFonts w:ascii="Montserrat" w:hAnsi="Montserrat" w:cs="Times New Roman"/>
          <w:color w:val="auto"/>
          <w:sz w:val="18"/>
          <w:szCs w:val="18"/>
        </w:rPr>
        <w:t>Linear Video Stream ingested from RAI source processed using FENIX protocol, transmitted over GEO link.  Measure the different KPIs such as timing in each step of the chain and latency how far behind the player receives segments.</w:t>
      </w:r>
    </w:p>
    <w:p w14:paraId="52C6E4D6" w14:textId="77777777" w:rsidR="00C34AE7" w:rsidRPr="002C6C11" w:rsidRDefault="00C34AE7" w:rsidP="00B3730E">
      <w:pPr>
        <w:numPr>
          <w:ilvl w:val="0"/>
          <w:numId w:val="261"/>
        </w:numPr>
        <w:spacing w:before="120"/>
        <w:ind w:left="567" w:hanging="357"/>
        <w:rPr>
          <w:rFonts w:ascii="Montserrat" w:hAnsi="Montserrat" w:cs="Times New Roman"/>
          <w:i/>
          <w:color w:val="auto"/>
          <w:sz w:val="18"/>
          <w:szCs w:val="18"/>
        </w:rPr>
      </w:pPr>
      <w:r w:rsidRPr="002C6C11">
        <w:rPr>
          <w:rFonts w:ascii="Montserrat" w:hAnsi="Montserrat" w:cs="Times New Roman"/>
          <w:b/>
          <w:i/>
          <w:color w:val="auto"/>
          <w:sz w:val="18"/>
          <w:szCs w:val="18"/>
        </w:rPr>
        <w:t>Cache miss E2E</w:t>
      </w:r>
    </w:p>
    <w:p w14:paraId="3345C0B5" w14:textId="77777777" w:rsidR="00C34AE7" w:rsidRPr="002C6C11" w:rsidRDefault="00C34AE7" w:rsidP="008114EB">
      <w:pPr>
        <w:ind w:left="567"/>
        <w:rPr>
          <w:rFonts w:ascii="Montserrat" w:hAnsi="Montserrat" w:cs="Times New Roman"/>
          <w:color w:val="auto"/>
          <w:sz w:val="18"/>
          <w:szCs w:val="18"/>
        </w:rPr>
      </w:pPr>
      <w:r w:rsidRPr="002C6C11">
        <w:rPr>
          <w:rFonts w:ascii="Montserrat" w:hAnsi="Montserrat" w:cs="Times New Roman"/>
          <w:color w:val="auto"/>
          <w:sz w:val="18"/>
          <w:szCs w:val="18"/>
        </w:rPr>
        <w:t>Content that is not stored in cache, measure how long it takes until this is available in cache from the first request by requesting content to be populated via API</w:t>
      </w:r>
    </w:p>
    <w:p w14:paraId="05F1D9DA" w14:textId="77777777" w:rsidR="00D94C7B" w:rsidRPr="002C6C11" w:rsidRDefault="00C34AE7" w:rsidP="00B3730E">
      <w:pPr>
        <w:numPr>
          <w:ilvl w:val="0"/>
          <w:numId w:val="261"/>
        </w:numPr>
        <w:spacing w:before="120"/>
        <w:ind w:left="567" w:hanging="357"/>
        <w:rPr>
          <w:rFonts w:ascii="Montserrat" w:hAnsi="Montserrat" w:cs="Times New Roman"/>
          <w:i/>
          <w:color w:val="auto"/>
          <w:sz w:val="18"/>
          <w:szCs w:val="18"/>
        </w:rPr>
      </w:pPr>
      <w:r w:rsidRPr="002C6C11">
        <w:rPr>
          <w:rFonts w:ascii="Montserrat" w:hAnsi="Montserrat" w:cs="Times New Roman"/>
          <w:b/>
          <w:i/>
          <w:color w:val="auto"/>
          <w:sz w:val="18"/>
          <w:szCs w:val="18"/>
        </w:rPr>
        <w:t>Pre-cached content over 5G:</w:t>
      </w:r>
    </w:p>
    <w:p w14:paraId="2B45DD34" w14:textId="23BF88DA" w:rsidR="00601EA5" w:rsidRPr="002C6C11" w:rsidRDefault="00C34AE7" w:rsidP="000E0B67">
      <w:pPr>
        <w:ind w:left="567"/>
        <w:rPr>
          <w:rFonts w:ascii="Montserrat" w:hAnsi="Montserrat" w:cs="Times New Roman"/>
          <w:color w:val="auto"/>
          <w:sz w:val="18"/>
          <w:szCs w:val="18"/>
        </w:rPr>
      </w:pPr>
      <w:r w:rsidRPr="002C6C11">
        <w:rPr>
          <w:rFonts w:ascii="Montserrat" w:hAnsi="Montserrat" w:cs="Times New Roman"/>
          <w:color w:val="auto"/>
          <w:sz w:val="18"/>
          <w:szCs w:val="18"/>
        </w:rPr>
        <w:t>Measure the throughput / performance of precached content over 5G network</w:t>
      </w:r>
    </w:p>
    <w:p w14:paraId="6C1A2FA0" w14:textId="77777777" w:rsidR="00601EA5" w:rsidRPr="002C6C11" w:rsidRDefault="00601EA5" w:rsidP="00C34AE7">
      <w:pPr>
        <w:rPr>
          <w:rFonts w:ascii="Montserrat" w:hAnsi="Montserrat" w:cs="Times New Roman"/>
          <w:color w:val="auto"/>
          <w:sz w:val="18"/>
          <w:szCs w:val="18"/>
        </w:rPr>
      </w:pPr>
    </w:p>
    <w:p w14:paraId="65542E38" w14:textId="77777777" w:rsidR="00C34AE7" w:rsidRPr="002C6C11" w:rsidRDefault="00C34AE7" w:rsidP="00C34AE7">
      <w:pPr>
        <w:rPr>
          <w:rFonts w:ascii="Montserrat" w:hAnsi="Montserrat" w:cs="Times New Roman"/>
          <w:color w:val="auto"/>
          <w:sz w:val="18"/>
          <w:szCs w:val="18"/>
        </w:rPr>
      </w:pPr>
      <w:r w:rsidRPr="002C6C11">
        <w:rPr>
          <w:rFonts w:ascii="Montserrat" w:hAnsi="Montserrat" w:cs="Times New Roman"/>
          <w:color w:val="auto"/>
          <w:sz w:val="18"/>
          <w:szCs w:val="18"/>
        </w:rPr>
        <w:t>The KPIs that will be measured in these tests are throughput, latency, TTFB and TTLB.</w:t>
      </w:r>
    </w:p>
    <w:p w14:paraId="697E148D" w14:textId="7744B7D4" w:rsidR="00C34AE7" w:rsidRPr="002C6C11" w:rsidRDefault="00C34AE7" w:rsidP="00C34AE7">
      <w:pPr>
        <w:rPr>
          <w:rFonts w:ascii="Montserrat" w:hAnsi="Montserrat" w:cs="Times New Roman"/>
          <w:color w:val="auto"/>
          <w:sz w:val="18"/>
          <w:szCs w:val="18"/>
        </w:rPr>
      </w:pPr>
    </w:p>
    <w:p w14:paraId="24E748E1" w14:textId="77777777" w:rsidR="00C34AE7" w:rsidRPr="002C6C11" w:rsidRDefault="00C34AE7" w:rsidP="00C34AE7">
      <w:pPr>
        <w:rPr>
          <w:rFonts w:ascii="Montserrat" w:hAnsi="Montserrat" w:cs="Times New Roman"/>
          <w:color w:val="auto"/>
          <w:sz w:val="18"/>
          <w:szCs w:val="18"/>
        </w:rPr>
      </w:pPr>
      <w:r w:rsidRPr="002C6C11">
        <w:rPr>
          <w:rFonts w:ascii="Montserrat" w:hAnsi="Montserrat" w:cs="Times New Roman"/>
          <w:color w:val="auto"/>
          <w:sz w:val="18"/>
          <w:szCs w:val="18"/>
        </w:rPr>
        <w:t xml:space="preserve">The tests planned the </w:t>
      </w:r>
      <w:r w:rsidRPr="002C6C11">
        <w:rPr>
          <w:rFonts w:ascii="Montserrat" w:hAnsi="Montserrat" w:cs="Times New Roman"/>
          <w:b/>
          <w:color w:val="auto"/>
          <w:sz w:val="18"/>
          <w:szCs w:val="18"/>
        </w:rPr>
        <w:t>maritime testbed</w:t>
      </w:r>
      <w:r w:rsidRPr="002C6C11">
        <w:rPr>
          <w:rFonts w:ascii="Montserrat" w:hAnsi="Montserrat" w:cs="Times New Roman"/>
          <w:color w:val="auto"/>
          <w:sz w:val="18"/>
          <w:szCs w:val="18"/>
        </w:rPr>
        <w:t xml:space="preserve"> are:</w:t>
      </w:r>
    </w:p>
    <w:p w14:paraId="57E3A98B" w14:textId="77777777" w:rsidR="00C34AE7" w:rsidRPr="002C6C11" w:rsidRDefault="00C34AE7" w:rsidP="00B3730E">
      <w:pPr>
        <w:numPr>
          <w:ilvl w:val="0"/>
          <w:numId w:val="261"/>
        </w:numPr>
        <w:spacing w:before="120"/>
        <w:ind w:left="567" w:hanging="357"/>
        <w:rPr>
          <w:rFonts w:ascii="Montserrat" w:hAnsi="Montserrat" w:cs="Times New Roman"/>
          <w:b/>
          <w:i/>
          <w:color w:val="auto"/>
          <w:sz w:val="18"/>
          <w:szCs w:val="18"/>
        </w:rPr>
      </w:pPr>
      <w:r w:rsidRPr="002C6C11">
        <w:rPr>
          <w:rFonts w:ascii="Montserrat" w:hAnsi="Montserrat" w:cs="Times New Roman"/>
          <w:b/>
          <w:i/>
          <w:color w:val="auto"/>
          <w:sz w:val="18"/>
          <w:szCs w:val="18"/>
        </w:rPr>
        <w:t>Infrastructure Monitoring Tests:</w:t>
      </w:r>
    </w:p>
    <w:p w14:paraId="53EC101D" w14:textId="77777777" w:rsidR="00C34AE7" w:rsidRPr="002C6C11" w:rsidRDefault="00C34AE7" w:rsidP="00B3730E">
      <w:pPr>
        <w:numPr>
          <w:ilvl w:val="1"/>
          <w:numId w:val="261"/>
        </w:numPr>
        <w:ind w:left="993"/>
        <w:rPr>
          <w:rFonts w:ascii="Montserrat" w:hAnsi="Montserrat" w:cs="Times New Roman"/>
          <w:color w:val="auto"/>
          <w:sz w:val="18"/>
          <w:szCs w:val="18"/>
        </w:rPr>
      </w:pPr>
      <w:r w:rsidRPr="002C6C11">
        <w:rPr>
          <w:rFonts w:ascii="Montserrat" w:hAnsi="Montserrat" w:cs="Times New Roman"/>
          <w:color w:val="auto"/>
          <w:sz w:val="18"/>
          <w:szCs w:val="18"/>
        </w:rPr>
        <w:t>TVR Scenario M - Startup Delay (partial) - Measure HTTP manifest to first segment at Edge Gateway, but not true player startup</w:t>
      </w:r>
    </w:p>
    <w:p w14:paraId="2233017A" w14:textId="77777777" w:rsidR="00C34AE7" w:rsidRPr="002C6C11" w:rsidRDefault="00C34AE7" w:rsidP="00B3730E">
      <w:pPr>
        <w:numPr>
          <w:ilvl w:val="1"/>
          <w:numId w:val="261"/>
        </w:numPr>
        <w:ind w:left="993"/>
        <w:rPr>
          <w:rFonts w:ascii="Montserrat" w:hAnsi="Montserrat" w:cs="Times New Roman"/>
          <w:color w:val="auto"/>
          <w:sz w:val="18"/>
          <w:szCs w:val="18"/>
        </w:rPr>
      </w:pPr>
      <w:r w:rsidRPr="002C6C11">
        <w:rPr>
          <w:rFonts w:ascii="Montserrat" w:hAnsi="Montserrat" w:cs="Times New Roman"/>
          <w:color w:val="auto"/>
          <w:sz w:val="18"/>
          <w:szCs w:val="18"/>
        </w:rPr>
        <w:t>TVR Scenario O - Buffering under poor networks (partial) - Detect MABR segment downloads &gt;80% duration indicating upstream congestion</w:t>
      </w:r>
    </w:p>
    <w:p w14:paraId="19CC701A" w14:textId="77777777" w:rsidR="00C34AE7" w:rsidRPr="002C6C11" w:rsidRDefault="00C34AE7" w:rsidP="00B3730E">
      <w:pPr>
        <w:numPr>
          <w:ilvl w:val="1"/>
          <w:numId w:val="261"/>
        </w:numPr>
        <w:ind w:left="993"/>
        <w:rPr>
          <w:rFonts w:ascii="Montserrat" w:hAnsi="Montserrat" w:cs="Times New Roman"/>
          <w:color w:val="auto"/>
          <w:sz w:val="18"/>
          <w:szCs w:val="18"/>
        </w:rPr>
      </w:pPr>
      <w:r w:rsidRPr="002C6C11">
        <w:rPr>
          <w:rFonts w:ascii="Montserrat" w:hAnsi="Montserrat" w:cs="Times New Roman"/>
          <w:color w:val="auto"/>
          <w:sz w:val="18"/>
          <w:szCs w:val="18"/>
        </w:rPr>
        <w:t>TVR Scenario P - Buffering frequency (proxy only) - Use HTTP request gaps &gt;1.3x segment duration as stall indicator, not actual buffer events</w:t>
      </w:r>
    </w:p>
    <w:p w14:paraId="52F5538F" w14:textId="77777777" w:rsidR="00C34AE7" w:rsidRPr="002C6C11" w:rsidRDefault="00C34AE7" w:rsidP="00B3730E">
      <w:pPr>
        <w:numPr>
          <w:ilvl w:val="1"/>
          <w:numId w:val="261"/>
        </w:numPr>
        <w:ind w:left="993"/>
        <w:rPr>
          <w:rFonts w:ascii="Montserrat" w:hAnsi="Montserrat" w:cs="Times New Roman"/>
          <w:color w:val="auto"/>
          <w:sz w:val="18"/>
          <w:szCs w:val="18"/>
        </w:rPr>
      </w:pPr>
      <w:r w:rsidRPr="002C6C11">
        <w:rPr>
          <w:rFonts w:ascii="Montserrat" w:hAnsi="Montserrat" w:cs="Times New Roman"/>
          <w:color w:val="auto"/>
          <w:sz w:val="18"/>
          <w:szCs w:val="18"/>
        </w:rPr>
        <w:t>TVR Scenario T - Network drops/retries (partial) - Identify origin server issues via MABR error messages, but not client retries</w:t>
      </w:r>
    </w:p>
    <w:p w14:paraId="2893850B" w14:textId="77777777" w:rsidR="00C34AE7" w:rsidRPr="002C6C11" w:rsidRDefault="00C34AE7" w:rsidP="00B3730E">
      <w:pPr>
        <w:numPr>
          <w:ilvl w:val="1"/>
          <w:numId w:val="261"/>
        </w:numPr>
        <w:ind w:left="993"/>
        <w:rPr>
          <w:rFonts w:ascii="Montserrat" w:hAnsi="Montserrat" w:cs="Times New Roman"/>
          <w:color w:val="auto"/>
          <w:sz w:val="18"/>
          <w:szCs w:val="18"/>
        </w:rPr>
      </w:pPr>
      <w:r w:rsidRPr="002C6C11">
        <w:rPr>
          <w:rFonts w:ascii="Montserrat" w:hAnsi="Montserrat" w:cs="Times New Roman"/>
          <w:color w:val="auto"/>
          <w:sz w:val="18"/>
          <w:szCs w:val="18"/>
        </w:rPr>
        <w:t>TVR Scenario V - Load effect on failures (partial) - Track Edge Gateway 404 rate increase with 10-20 concurrent 5G users</w:t>
      </w:r>
    </w:p>
    <w:p w14:paraId="3E63C6A5" w14:textId="77777777" w:rsidR="00C34AE7" w:rsidRPr="002C6C11" w:rsidRDefault="00C34AE7" w:rsidP="00B3730E">
      <w:pPr>
        <w:numPr>
          <w:ilvl w:val="1"/>
          <w:numId w:val="261"/>
        </w:numPr>
        <w:ind w:left="993"/>
        <w:rPr>
          <w:rFonts w:ascii="Montserrat" w:hAnsi="Montserrat" w:cs="Times New Roman"/>
          <w:color w:val="auto"/>
          <w:sz w:val="18"/>
          <w:szCs w:val="18"/>
        </w:rPr>
      </w:pPr>
      <w:r w:rsidRPr="002C6C11">
        <w:rPr>
          <w:rFonts w:ascii="Montserrat" w:hAnsi="Montserrat" w:cs="Times New Roman"/>
          <w:color w:val="auto"/>
          <w:sz w:val="18"/>
          <w:szCs w:val="18"/>
        </w:rPr>
        <w:t>TVR Scenario W - Wasted connection attempts (partial) - Count 404 errors as failed requests, cannot measure actual resource waste</w:t>
      </w:r>
    </w:p>
    <w:p w14:paraId="14C88501" w14:textId="132C94E7" w:rsidR="00C34AE7" w:rsidRPr="002C6C11" w:rsidRDefault="0E26999C" w:rsidP="00B3730E">
      <w:pPr>
        <w:numPr>
          <w:ilvl w:val="1"/>
          <w:numId w:val="261"/>
        </w:numPr>
        <w:ind w:left="993"/>
        <w:rPr>
          <w:rFonts w:ascii="Montserrat" w:hAnsi="Montserrat" w:cs="Times New Roman"/>
          <w:color w:val="auto"/>
          <w:sz w:val="18"/>
          <w:szCs w:val="18"/>
        </w:rPr>
      </w:pPr>
      <w:r w:rsidRPr="002C6C11">
        <w:rPr>
          <w:rFonts w:ascii="Montserrat" w:hAnsi="Montserrat" w:cs="Times New Roman"/>
          <w:color w:val="auto"/>
          <w:sz w:val="18"/>
          <w:szCs w:val="18"/>
        </w:rPr>
        <w:t>TVR Scenario A.2 - Downtime tracking (partial) - Monitor service availability through error logs, but not actual user access</w:t>
      </w:r>
    </w:p>
    <w:p w14:paraId="113945A4" w14:textId="212EA3EA" w:rsidR="00B37F67" w:rsidRPr="002C6C11" w:rsidRDefault="00B37F67" w:rsidP="00D83F70">
      <w:pPr>
        <w:spacing w:before="120"/>
        <w:ind w:left="1560" w:hanging="566"/>
        <w:rPr>
          <w:rFonts w:ascii="Montserrat" w:hAnsi="Montserrat" w:cs="Times New Roman"/>
          <w:color w:val="auto"/>
          <w:sz w:val="18"/>
          <w:szCs w:val="18"/>
        </w:rPr>
      </w:pPr>
      <w:r w:rsidRPr="002C6C11">
        <w:rPr>
          <w:rFonts w:ascii="Montserrat" w:hAnsi="Montserrat" w:cs="Times New Roman"/>
          <w:color w:val="auto"/>
          <w:sz w:val="18"/>
          <w:szCs w:val="18"/>
        </w:rPr>
        <w:t>Note</w:t>
      </w:r>
      <w:r w:rsidR="00D83F70" w:rsidRPr="002C6C11">
        <w:rPr>
          <w:rFonts w:ascii="Montserrat" w:hAnsi="Montserrat" w:cs="Times New Roman"/>
          <w:color w:val="auto"/>
          <w:sz w:val="18"/>
          <w:szCs w:val="18"/>
        </w:rPr>
        <w:t>:</w:t>
      </w:r>
      <w:r w:rsidR="00EB7A24">
        <w:tab/>
      </w:r>
      <w:r w:rsidR="00EB7A24" w:rsidRPr="002C6C11">
        <w:rPr>
          <w:rFonts w:ascii="Montserrat" w:hAnsi="Montserrat" w:cs="Times New Roman"/>
          <w:color w:val="auto"/>
          <w:sz w:val="18"/>
          <w:szCs w:val="18"/>
        </w:rPr>
        <w:t>A p</w:t>
      </w:r>
      <w:r w:rsidRPr="002C6C11">
        <w:rPr>
          <w:rFonts w:ascii="Montserrat" w:hAnsi="Montserrat" w:cs="Times New Roman"/>
          <w:color w:val="auto"/>
          <w:sz w:val="18"/>
          <w:szCs w:val="18"/>
        </w:rPr>
        <w:t xml:space="preserve">recondition: These tests are dependent on </w:t>
      </w:r>
      <w:r w:rsidR="0676D3FE" w:rsidRPr="5BB1A5FD">
        <w:rPr>
          <w:rFonts w:ascii="Montserrat" w:hAnsi="Montserrat" w:cs="Times New Roman"/>
          <w:color w:val="auto"/>
          <w:sz w:val="18"/>
          <w:szCs w:val="18"/>
        </w:rPr>
        <w:t>the</w:t>
      </w:r>
      <w:r w:rsidRPr="5BB1A5FD">
        <w:rPr>
          <w:rFonts w:ascii="Montserrat" w:hAnsi="Montserrat" w:cs="Times New Roman"/>
          <w:color w:val="auto"/>
          <w:sz w:val="18"/>
          <w:szCs w:val="18"/>
        </w:rPr>
        <w:t xml:space="preserve"> </w:t>
      </w:r>
      <w:r w:rsidRPr="002C6C11">
        <w:rPr>
          <w:rFonts w:ascii="Montserrat" w:hAnsi="Montserrat" w:cs="Times New Roman"/>
          <w:color w:val="auto"/>
          <w:sz w:val="18"/>
          <w:szCs w:val="18"/>
        </w:rPr>
        <w:t xml:space="preserve">far edge and near edge components. </w:t>
      </w:r>
      <w:r w:rsidR="41B64681" w:rsidRPr="5BB1A5FD">
        <w:rPr>
          <w:rFonts w:ascii="Montserrat" w:hAnsi="Montserrat" w:cs="Times New Roman"/>
          <w:color w:val="auto"/>
          <w:sz w:val="18"/>
          <w:szCs w:val="18"/>
        </w:rPr>
        <w:t xml:space="preserve"> </w:t>
      </w:r>
      <w:r w:rsidR="51F95098" w:rsidRPr="5BB1A5FD">
        <w:rPr>
          <w:rFonts w:ascii="Montserrat" w:hAnsi="Montserrat" w:cs="Times New Roman"/>
          <w:color w:val="auto"/>
          <w:sz w:val="18"/>
          <w:szCs w:val="18"/>
        </w:rPr>
        <w:t xml:space="preserve">The </w:t>
      </w:r>
      <w:r w:rsidR="41B64681" w:rsidRPr="5BB1A5FD">
        <w:rPr>
          <w:rFonts w:ascii="Montserrat" w:hAnsi="Montserrat" w:cs="Times New Roman"/>
          <w:color w:val="auto"/>
          <w:sz w:val="18"/>
          <w:szCs w:val="18"/>
        </w:rPr>
        <w:t xml:space="preserve">far-edge GW </w:t>
      </w:r>
      <w:r w:rsidR="63D95D30" w:rsidRPr="5BB1A5FD">
        <w:rPr>
          <w:rFonts w:ascii="Montserrat" w:hAnsi="Montserrat" w:cs="Times New Roman"/>
          <w:color w:val="auto"/>
          <w:sz w:val="18"/>
          <w:szCs w:val="18"/>
        </w:rPr>
        <w:t xml:space="preserve">provided by FTA </w:t>
      </w:r>
      <w:r w:rsidR="41B64681" w:rsidRPr="5BB1A5FD">
        <w:rPr>
          <w:rFonts w:ascii="Montserrat" w:hAnsi="Montserrat" w:cs="Times New Roman"/>
          <w:color w:val="auto"/>
          <w:sz w:val="18"/>
          <w:szCs w:val="18"/>
        </w:rPr>
        <w:t xml:space="preserve">can be able to collect statistics from the </w:t>
      </w:r>
      <w:r w:rsidR="4BDC5C35" w:rsidRPr="5BB1A5FD">
        <w:rPr>
          <w:rFonts w:ascii="Montserrat" w:hAnsi="Montserrat" w:cs="Times New Roman"/>
          <w:color w:val="auto"/>
          <w:sz w:val="18"/>
          <w:szCs w:val="18"/>
        </w:rPr>
        <w:t xml:space="preserve">media </w:t>
      </w:r>
      <w:r w:rsidRPr="002C6C11">
        <w:rPr>
          <w:rFonts w:ascii="Montserrat" w:hAnsi="Montserrat" w:cs="Times New Roman"/>
          <w:color w:val="auto"/>
          <w:sz w:val="18"/>
          <w:szCs w:val="18"/>
        </w:rPr>
        <w:t xml:space="preserve">player </w:t>
      </w:r>
      <w:r w:rsidR="549B15DF" w:rsidRPr="64DC7CFA">
        <w:rPr>
          <w:rFonts w:ascii="Montserrat" w:hAnsi="Montserrat" w:cs="Times New Roman"/>
          <w:color w:val="auto"/>
          <w:sz w:val="18"/>
          <w:szCs w:val="18"/>
        </w:rPr>
        <w:t xml:space="preserve">application </w:t>
      </w:r>
      <w:r w:rsidR="2E4C18CF" w:rsidRPr="64DC7CFA">
        <w:rPr>
          <w:rFonts w:ascii="Montserrat" w:hAnsi="Montserrat" w:cs="Times New Roman"/>
          <w:color w:val="auto"/>
          <w:sz w:val="18"/>
          <w:szCs w:val="18"/>
        </w:rPr>
        <w:t>called</w:t>
      </w:r>
      <w:r w:rsidR="2E4C18CF" w:rsidRPr="5BB1A5FD">
        <w:rPr>
          <w:rFonts w:ascii="Montserrat" w:hAnsi="Montserrat" w:cs="Times New Roman"/>
          <w:color w:val="auto"/>
          <w:sz w:val="18"/>
          <w:szCs w:val="18"/>
        </w:rPr>
        <w:t xml:space="preserve"> QStream</w:t>
      </w:r>
      <w:r w:rsidR="702AFABC" w:rsidRPr="64DC7CFA">
        <w:rPr>
          <w:rFonts w:ascii="Montserrat" w:hAnsi="Montserrat" w:cs="Times New Roman"/>
          <w:color w:val="auto"/>
          <w:sz w:val="18"/>
          <w:szCs w:val="18"/>
        </w:rPr>
        <w:t>. As of writing this, this is only supported on the Android devices and not on iPhone devices as of yet, which will limit the test sampl</w:t>
      </w:r>
      <w:r w:rsidR="00AB1579">
        <w:rPr>
          <w:rFonts w:ascii="Montserrat" w:hAnsi="Montserrat" w:cs="Times New Roman"/>
          <w:color w:val="auto"/>
          <w:sz w:val="18"/>
          <w:szCs w:val="18"/>
        </w:rPr>
        <w:t>e</w:t>
      </w:r>
      <w:r w:rsidR="702AFABC" w:rsidRPr="64DC7CFA">
        <w:rPr>
          <w:rFonts w:ascii="Montserrat" w:hAnsi="Montserrat" w:cs="Times New Roman"/>
          <w:color w:val="auto"/>
          <w:sz w:val="18"/>
          <w:szCs w:val="18"/>
        </w:rPr>
        <w:t xml:space="preserve">s. </w:t>
      </w:r>
    </w:p>
    <w:p w14:paraId="6BA341C4" w14:textId="77777777" w:rsidR="00C34AE7" w:rsidRPr="002C6C11" w:rsidRDefault="00C34AE7" w:rsidP="00B3730E">
      <w:pPr>
        <w:numPr>
          <w:ilvl w:val="0"/>
          <w:numId w:val="261"/>
        </w:numPr>
        <w:spacing w:before="120"/>
        <w:ind w:left="567" w:hanging="357"/>
        <w:rPr>
          <w:rFonts w:ascii="Montserrat" w:hAnsi="Montserrat" w:cs="Times New Roman"/>
          <w:b/>
          <w:i/>
          <w:color w:val="auto"/>
          <w:sz w:val="18"/>
          <w:szCs w:val="18"/>
        </w:rPr>
      </w:pPr>
      <w:r w:rsidRPr="002C6C11">
        <w:rPr>
          <w:rFonts w:ascii="Montserrat" w:hAnsi="Montserrat" w:cs="Times New Roman"/>
          <w:b/>
          <w:i/>
          <w:color w:val="auto"/>
          <w:sz w:val="18"/>
          <w:szCs w:val="18"/>
        </w:rPr>
        <w:t>5G Network Tests (Vessel-Specific):</w:t>
      </w:r>
    </w:p>
    <w:p w14:paraId="711EE433" w14:textId="77777777" w:rsidR="00C34AE7" w:rsidRPr="002C6C11" w:rsidRDefault="00C34AE7" w:rsidP="00985367">
      <w:pPr>
        <w:numPr>
          <w:ilvl w:val="1"/>
          <w:numId w:val="261"/>
        </w:numPr>
        <w:ind w:left="993" w:right="-565"/>
        <w:rPr>
          <w:rFonts w:ascii="Montserrat" w:hAnsi="Montserrat" w:cs="Times New Roman"/>
          <w:color w:val="auto"/>
          <w:sz w:val="18"/>
          <w:szCs w:val="18"/>
        </w:rPr>
      </w:pPr>
      <w:r w:rsidRPr="002C6C11">
        <w:rPr>
          <w:rFonts w:ascii="Montserrat" w:hAnsi="Montserrat" w:cs="Times New Roman"/>
          <w:color w:val="auto"/>
          <w:sz w:val="18"/>
          <w:szCs w:val="18"/>
        </w:rPr>
        <w:t>Bandwidth stress testing - Multiple video streams and Teams calls with ~10-20 users maximum</w:t>
      </w:r>
    </w:p>
    <w:p w14:paraId="49257D3A" w14:textId="77777777" w:rsidR="00C34AE7" w:rsidRPr="002C6C11" w:rsidRDefault="00C34AE7" w:rsidP="00B3730E">
      <w:pPr>
        <w:numPr>
          <w:ilvl w:val="1"/>
          <w:numId w:val="261"/>
        </w:numPr>
        <w:ind w:left="993"/>
        <w:rPr>
          <w:rFonts w:ascii="Montserrat" w:hAnsi="Montserrat" w:cs="Times New Roman"/>
          <w:color w:val="auto"/>
          <w:sz w:val="18"/>
          <w:szCs w:val="18"/>
        </w:rPr>
      </w:pPr>
      <w:r w:rsidRPr="002C6C11">
        <w:rPr>
          <w:rFonts w:ascii="Montserrat" w:hAnsi="Montserrat" w:cs="Times New Roman"/>
          <w:color w:val="auto"/>
          <w:sz w:val="18"/>
          <w:szCs w:val="18"/>
        </w:rPr>
        <w:t>Small cell coverage - Map signal strength across vessel decks</w:t>
      </w:r>
    </w:p>
    <w:p w14:paraId="3E41E7EC" w14:textId="77777777" w:rsidR="00C34AE7" w:rsidRPr="002C6C11" w:rsidRDefault="00C34AE7" w:rsidP="00B3730E">
      <w:pPr>
        <w:numPr>
          <w:ilvl w:val="1"/>
          <w:numId w:val="261"/>
        </w:numPr>
        <w:ind w:left="993"/>
        <w:rPr>
          <w:rFonts w:ascii="Montserrat" w:hAnsi="Montserrat" w:cs="Times New Roman"/>
          <w:color w:val="auto"/>
          <w:sz w:val="18"/>
          <w:szCs w:val="18"/>
        </w:rPr>
      </w:pPr>
      <w:r w:rsidRPr="002C6C11">
        <w:rPr>
          <w:rFonts w:ascii="Montserrat" w:hAnsi="Montserrat" w:cs="Times New Roman"/>
          <w:color w:val="auto"/>
          <w:sz w:val="18"/>
          <w:szCs w:val="18"/>
        </w:rPr>
        <w:t>Handover testing - Performance between 5G cells as users move</w:t>
      </w:r>
    </w:p>
    <w:p w14:paraId="016B1803" w14:textId="77777777" w:rsidR="00C34AE7" w:rsidRPr="002C6C11" w:rsidRDefault="00C34AE7" w:rsidP="00B3730E">
      <w:pPr>
        <w:numPr>
          <w:ilvl w:val="0"/>
          <w:numId w:val="261"/>
        </w:numPr>
        <w:spacing w:before="120"/>
        <w:ind w:left="567" w:hanging="357"/>
        <w:rPr>
          <w:rFonts w:ascii="Montserrat" w:hAnsi="Montserrat" w:cs="Times New Roman"/>
          <w:b/>
          <w:i/>
          <w:color w:val="auto"/>
          <w:sz w:val="18"/>
          <w:szCs w:val="18"/>
        </w:rPr>
      </w:pPr>
      <w:r w:rsidRPr="002C6C11">
        <w:rPr>
          <w:rFonts w:ascii="Montserrat" w:hAnsi="Montserrat" w:cs="Times New Roman"/>
          <w:b/>
          <w:i/>
          <w:color w:val="auto"/>
          <w:sz w:val="18"/>
          <w:szCs w:val="18"/>
        </w:rPr>
        <w:t>ETSI OSM/Magma core/RAN integration component tests:</w:t>
      </w:r>
    </w:p>
    <w:p w14:paraId="0484E550" w14:textId="77777777" w:rsidR="00C34AE7" w:rsidRPr="002C6C11" w:rsidRDefault="00C34AE7" w:rsidP="00B3730E">
      <w:pPr>
        <w:numPr>
          <w:ilvl w:val="1"/>
          <w:numId w:val="261"/>
        </w:numPr>
        <w:ind w:left="993"/>
        <w:rPr>
          <w:rFonts w:ascii="Montserrat" w:hAnsi="Montserrat" w:cs="Times New Roman"/>
          <w:color w:val="auto"/>
          <w:sz w:val="18"/>
          <w:szCs w:val="18"/>
        </w:rPr>
      </w:pPr>
      <w:r w:rsidRPr="002C6C11">
        <w:rPr>
          <w:rFonts w:ascii="Montserrat" w:hAnsi="Montserrat" w:cs="Times New Roman"/>
          <w:color w:val="auto"/>
          <w:sz w:val="18"/>
          <w:szCs w:val="18"/>
        </w:rPr>
        <w:t>Deployment time for various components including Magma Access Gateway, Magma Orchestrator and complete 5G core.</w:t>
      </w:r>
    </w:p>
    <w:p w14:paraId="795DE6B5" w14:textId="77777777" w:rsidR="00C34AE7" w:rsidRPr="002C6C11" w:rsidRDefault="00C34AE7" w:rsidP="00B3730E">
      <w:pPr>
        <w:numPr>
          <w:ilvl w:val="1"/>
          <w:numId w:val="261"/>
        </w:numPr>
        <w:ind w:left="993"/>
        <w:rPr>
          <w:rFonts w:ascii="Montserrat" w:hAnsi="Montserrat" w:cs="Times New Roman"/>
          <w:color w:val="auto"/>
          <w:sz w:val="18"/>
          <w:szCs w:val="18"/>
        </w:rPr>
      </w:pPr>
      <w:r w:rsidRPr="002C6C11">
        <w:rPr>
          <w:rFonts w:ascii="Montserrat" w:hAnsi="Montserrat" w:cs="Times New Roman"/>
          <w:color w:val="auto"/>
          <w:sz w:val="18"/>
          <w:szCs w:val="18"/>
        </w:rPr>
        <w:t xml:space="preserve">5G system performance – throughput, latency, etc. </w:t>
      </w:r>
    </w:p>
    <w:p w14:paraId="22689F61" w14:textId="07382DD9" w:rsidR="00C34AE7" w:rsidRPr="002C6C11" w:rsidRDefault="00C34AE7" w:rsidP="00C34AE7">
      <w:pPr>
        <w:rPr>
          <w:rFonts w:ascii="Montserrat" w:hAnsi="Montserrat" w:cs="Times New Roman"/>
          <w:color w:val="auto"/>
          <w:sz w:val="18"/>
          <w:szCs w:val="18"/>
        </w:rPr>
      </w:pPr>
    </w:p>
    <w:p w14:paraId="22B71CF0" w14:textId="2B63B19F" w:rsidR="00C34AE7" w:rsidRPr="002C6C11" w:rsidRDefault="00C34AE7" w:rsidP="0095279C">
      <w:pPr>
        <w:rPr>
          <w:rFonts w:ascii="Montserrat" w:hAnsi="Montserrat" w:cs="Times New Roman"/>
          <w:color w:val="auto"/>
          <w:sz w:val="18"/>
          <w:szCs w:val="18"/>
        </w:rPr>
      </w:pPr>
      <w:r w:rsidRPr="6314E062">
        <w:rPr>
          <w:rFonts w:ascii="Montserrat" w:hAnsi="Montserrat" w:cs="Times New Roman"/>
          <w:color w:val="auto"/>
          <w:sz w:val="18"/>
          <w:szCs w:val="18"/>
        </w:rPr>
        <w:t xml:space="preserve">The test plan envisioned for the </w:t>
      </w:r>
      <w:r w:rsidRPr="6314E062">
        <w:rPr>
          <w:rFonts w:ascii="Montserrat" w:hAnsi="Montserrat" w:cs="Times New Roman"/>
          <w:b/>
          <w:bCs/>
          <w:color w:val="auto"/>
          <w:sz w:val="18"/>
          <w:szCs w:val="18"/>
        </w:rPr>
        <w:t>5G Broadcast testbed</w:t>
      </w:r>
      <w:r w:rsidRPr="6314E062">
        <w:rPr>
          <w:rFonts w:ascii="Montserrat" w:hAnsi="Montserrat" w:cs="Times New Roman"/>
          <w:color w:val="auto"/>
          <w:sz w:val="18"/>
          <w:szCs w:val="18"/>
        </w:rPr>
        <w:t xml:space="preserve"> consist</w:t>
      </w:r>
      <w:r w:rsidR="286AAC36" w:rsidRPr="6314E062">
        <w:rPr>
          <w:rFonts w:ascii="Montserrat" w:hAnsi="Montserrat" w:cs="Times New Roman"/>
          <w:color w:val="auto"/>
          <w:sz w:val="18"/>
          <w:szCs w:val="18"/>
        </w:rPr>
        <w:t>s</w:t>
      </w:r>
      <w:r w:rsidRPr="6314E062">
        <w:rPr>
          <w:rFonts w:ascii="Montserrat" w:hAnsi="Montserrat" w:cs="Times New Roman"/>
          <w:color w:val="auto"/>
          <w:sz w:val="18"/>
          <w:szCs w:val="18"/>
        </w:rPr>
        <w:t xml:space="preserve"> of a combination of component and end-to-end tests. In the former category we can find all the tests related to the M1 Adapter Block, the main new block deployed within Phase 2 WP 5.4 activities. The tests aim to show both the correct functionality of the block and its quantitative performance, mainly in terms of added latency and estimated error rate.</w:t>
      </w:r>
    </w:p>
    <w:p w14:paraId="459BA4F9" w14:textId="77777777" w:rsidR="00C34AE7" w:rsidRPr="002C6C11" w:rsidRDefault="00C34AE7" w:rsidP="008114EB">
      <w:pPr>
        <w:spacing w:before="120"/>
        <w:rPr>
          <w:rFonts w:ascii="Montserrat" w:hAnsi="Montserrat" w:cs="Times New Roman"/>
          <w:color w:val="auto"/>
          <w:sz w:val="18"/>
          <w:szCs w:val="18"/>
        </w:rPr>
      </w:pPr>
      <w:r w:rsidRPr="002C6C11">
        <w:rPr>
          <w:rFonts w:ascii="Montserrat" w:hAnsi="Montserrat" w:cs="Times New Roman"/>
          <w:color w:val="auto"/>
          <w:sz w:val="18"/>
          <w:szCs w:val="18"/>
        </w:rPr>
        <w:t>In the latter category, the tests will assess the correct functionality of the overall chain where the M1 adapter module reside, taking for granted the functional aspect, while focusing on overall performances, using KPIs such as service continuity, latency and peak bit-rate.</w:t>
      </w:r>
    </w:p>
    <w:p w14:paraId="0E1BBFEB" w14:textId="77777777" w:rsidR="00C34AE7" w:rsidRPr="002C6C11" w:rsidRDefault="00C34AE7" w:rsidP="008114EB">
      <w:pPr>
        <w:spacing w:before="120"/>
        <w:rPr>
          <w:rFonts w:ascii="Montserrat" w:hAnsi="Montserrat" w:cs="Times New Roman"/>
          <w:color w:val="auto"/>
          <w:sz w:val="18"/>
          <w:szCs w:val="18"/>
        </w:rPr>
      </w:pPr>
      <w:r w:rsidRPr="002C6C11">
        <w:rPr>
          <w:rFonts w:ascii="Montserrat" w:hAnsi="Montserrat" w:cs="Times New Roman"/>
          <w:color w:val="auto"/>
          <w:sz w:val="18"/>
          <w:szCs w:val="18"/>
        </w:rPr>
        <w:t>Of the Strand-2 proposed test, scenario B, E, G, J, K, P and A.2 can be carried out in the 5G broadcast testbed.</w:t>
      </w:r>
    </w:p>
    <w:p w14:paraId="1AE6F6E5" w14:textId="77777777" w:rsidR="00EF34DA" w:rsidRPr="002C6C11" w:rsidRDefault="00EF34DA" w:rsidP="2732E03A">
      <w:pPr>
        <w:rPr>
          <w:rFonts w:ascii="Montserrat" w:hAnsi="Montserrat" w:cs="Times New Roman"/>
          <w:color w:val="auto"/>
          <w:sz w:val="20"/>
          <w:szCs w:val="20"/>
        </w:rPr>
      </w:pPr>
    </w:p>
    <w:p w14:paraId="60625DF3" w14:textId="4C592095" w:rsidR="00B27879" w:rsidRPr="00C80238" w:rsidRDefault="6A90ADE8" w:rsidP="00B27879">
      <w:pPr>
        <w:pStyle w:val="Heading3"/>
      </w:pPr>
      <w:bookmarkStart w:id="167" w:name="_Toc2062529031"/>
      <w:r>
        <w:t>2.</w:t>
      </w:r>
      <w:r w:rsidR="248A9FEE">
        <w:t>9</w:t>
      </w:r>
      <w:r>
        <w:t>.</w:t>
      </w:r>
      <w:r w:rsidR="39E73843">
        <w:t>5</w:t>
      </w:r>
      <w:r w:rsidR="00B27879">
        <w:tab/>
      </w:r>
      <w:r>
        <w:t xml:space="preserve">Strand 6: Direct to </w:t>
      </w:r>
      <w:r w:rsidR="35146685">
        <w:t>Device</w:t>
      </w:r>
      <w:bookmarkEnd w:id="167"/>
    </w:p>
    <w:p w14:paraId="3981BFD8" w14:textId="24B29175" w:rsidR="00CC664E" w:rsidRPr="002C6C11" w:rsidRDefault="00CC664E" w:rsidP="0095279C">
      <w:pPr>
        <w:spacing w:before="120"/>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test plan for the DTD testbeds in phase 2 includes comprehensive end-to-end verification of the 5G NR-NTN MBS solution, utilizing both laboratory and real-world environments. Testing will be conducted using commercial test equipment, a MediaTek Android test phone with NR-NTN and MBS support, and, in the final stage, a real satellite link and end-user video player application.</w:t>
      </w:r>
    </w:p>
    <w:p w14:paraId="203FD398" w14:textId="2B718484" w:rsidR="00CC664E" w:rsidRPr="002C6C11" w:rsidRDefault="00CC664E" w:rsidP="0095279C">
      <w:pPr>
        <w:spacing w:before="120"/>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verification process is structured across multiple testbeds, each focusing on specific aspects:</w:t>
      </w:r>
    </w:p>
    <w:p w14:paraId="260C9425" w14:textId="0B1830F9" w:rsidR="00CC664E" w:rsidRPr="002C6C11" w:rsidRDefault="00CC664E" w:rsidP="00B3730E">
      <w:pPr>
        <w:pStyle w:val="ListParagraph"/>
        <w:numPr>
          <w:ilvl w:val="0"/>
          <w:numId w:val="263"/>
        </w:num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Technology verification of NR-NTN and MBS broadcast features in a lab environment</w:t>
      </w:r>
    </w:p>
    <w:p w14:paraId="46B3D011" w14:textId="39DB76B4" w:rsidR="00CC664E" w:rsidRPr="002C6C11" w:rsidRDefault="00CC664E" w:rsidP="00B3730E">
      <w:pPr>
        <w:pStyle w:val="ListParagraph"/>
        <w:numPr>
          <w:ilvl w:val="0"/>
          <w:numId w:val="263"/>
        </w:num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Performance testing in both controlled and wireless RF chamber setups</w:t>
      </w:r>
    </w:p>
    <w:p w14:paraId="44BADA50" w14:textId="638D907F" w:rsidR="00CC664E" w:rsidRPr="002C6C11" w:rsidRDefault="00CC664E" w:rsidP="00B3730E">
      <w:pPr>
        <w:pStyle w:val="ListParagraph"/>
        <w:numPr>
          <w:ilvl w:val="0"/>
          <w:numId w:val="263"/>
        </w:num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Core Network functionality validation for 5G MBS services</w:t>
      </w:r>
    </w:p>
    <w:p w14:paraId="6A25582A" w14:textId="0A018149" w:rsidR="00CC664E" w:rsidRPr="002C6C11" w:rsidRDefault="00CC664E" w:rsidP="00B3730E">
      <w:pPr>
        <w:pStyle w:val="ListParagraph"/>
        <w:numPr>
          <w:ilvl w:val="0"/>
          <w:numId w:val="263"/>
        </w:num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Full end-to-end integration, including content provisioning and real satellite transmission</w:t>
      </w:r>
    </w:p>
    <w:p w14:paraId="32134E8E" w14:textId="2C9AD4C4" w:rsidR="00CC664E" w:rsidRPr="002C6C11" w:rsidRDefault="00CC664E" w:rsidP="0095279C">
      <w:pPr>
        <w:spacing w:before="120"/>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Simulation environments will also be used to provide theoretical performance insights across various scenarios, complementing the physical testbed results.</w:t>
      </w:r>
    </w:p>
    <w:p w14:paraId="0F318B18" w14:textId="0F04189B" w:rsidR="00CC664E" w:rsidRPr="002C6C11" w:rsidRDefault="00CC664E" w:rsidP="0095279C">
      <w:pPr>
        <w:spacing w:before="120"/>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test plan includes both functional and performance tests, such as validating end-to-end video delivery, measuring system startup times, evaluating broadcast efficiency, and assessing service continuity. Metrics will be collected throughout the process to ensure a thorough evaluation of the DTD solution’s capabilities and readiness for future service deployment.</w:t>
      </w:r>
    </w:p>
    <w:p w14:paraId="1FA3ACFF" w14:textId="77777777" w:rsidR="00EF34DA" w:rsidRPr="002C6C11" w:rsidRDefault="00EF34DA" w:rsidP="2732E03A">
      <w:pPr>
        <w:rPr>
          <w:rFonts w:ascii="Montserrat" w:hAnsi="Montserrat" w:cs="Times New Roman"/>
          <w:color w:val="auto"/>
          <w:sz w:val="20"/>
          <w:szCs w:val="20"/>
        </w:rPr>
      </w:pPr>
    </w:p>
    <w:p w14:paraId="61A325E3" w14:textId="1243E294" w:rsidR="00891418" w:rsidRPr="00C80238" w:rsidRDefault="39E73843" w:rsidP="00891418">
      <w:pPr>
        <w:pStyle w:val="Heading3"/>
      </w:pPr>
      <w:bookmarkStart w:id="168" w:name="_Toc17901501"/>
      <w:r>
        <w:t>2.</w:t>
      </w:r>
      <w:r w:rsidR="248A9FEE">
        <w:t>9</w:t>
      </w:r>
      <w:r>
        <w:t>.6</w:t>
      </w:r>
      <w:r w:rsidR="00891418">
        <w:tab/>
      </w:r>
      <w:r w:rsidR="227AA6E0">
        <w:t xml:space="preserve">End to-end </w:t>
      </w:r>
      <w:r w:rsidR="005F19CF">
        <w:t xml:space="preserve">performance </w:t>
      </w:r>
      <w:r w:rsidR="227AA6E0">
        <w:t>test</w:t>
      </w:r>
      <w:r w:rsidR="35146685">
        <w:t>s</w:t>
      </w:r>
      <w:r w:rsidR="4DD2A07F">
        <w:t xml:space="preserve"> in Phase 2</w:t>
      </w:r>
      <w:bookmarkEnd w:id="168"/>
    </w:p>
    <w:p w14:paraId="60B7CF36" w14:textId="79EF30D9" w:rsidR="00A90014" w:rsidRPr="002C6C11" w:rsidRDefault="00E36B5E" w:rsidP="008114EB">
      <w:pPr>
        <w:spacing w:before="120"/>
        <w:rPr>
          <w:rFonts w:ascii="Montserrat" w:hAnsi="Montserrat" w:cs="Times New Roman"/>
          <w:color w:val="auto"/>
          <w:sz w:val="18"/>
          <w:szCs w:val="18"/>
        </w:rPr>
      </w:pPr>
      <w:r w:rsidRPr="002C6C11">
        <w:rPr>
          <w:rFonts w:ascii="Montserrat" w:hAnsi="Montserrat" w:cs="Times New Roman"/>
          <w:color w:val="auto"/>
          <w:sz w:val="18"/>
          <w:szCs w:val="18"/>
        </w:rPr>
        <w:t xml:space="preserve">End-to-end performances tests will be carried out in all test beds. An overview </w:t>
      </w:r>
      <w:r w:rsidR="00A90014" w:rsidRPr="002C6C11">
        <w:rPr>
          <w:rFonts w:ascii="Montserrat" w:hAnsi="Montserrat" w:cs="Times New Roman"/>
          <w:color w:val="auto"/>
          <w:sz w:val="18"/>
          <w:szCs w:val="18"/>
        </w:rPr>
        <w:t xml:space="preserve">the test beds defined in Strands 3-6 </w:t>
      </w:r>
      <w:r w:rsidRPr="002C6C11">
        <w:rPr>
          <w:rFonts w:ascii="Montserrat" w:hAnsi="Montserrat" w:cs="Times New Roman"/>
          <w:color w:val="auto"/>
          <w:sz w:val="18"/>
          <w:szCs w:val="18"/>
        </w:rPr>
        <w:t xml:space="preserve">is provided in </w:t>
      </w:r>
      <w:r w:rsidR="00705126" w:rsidRPr="002C6C11">
        <w:rPr>
          <w:rFonts w:ascii="Montserrat" w:hAnsi="Montserrat" w:cs="Times New Roman"/>
          <w:color w:val="auto"/>
          <w:sz w:val="18"/>
          <w:szCs w:val="18"/>
        </w:rPr>
        <w:t xml:space="preserve">Table </w:t>
      </w:r>
      <w:r w:rsidR="0084271B" w:rsidRPr="002C6C11">
        <w:rPr>
          <w:rFonts w:ascii="Montserrat" w:hAnsi="Montserrat" w:cs="Times New Roman"/>
          <w:color w:val="auto"/>
          <w:sz w:val="18"/>
          <w:szCs w:val="18"/>
        </w:rPr>
        <w:t>2</w:t>
      </w:r>
      <w:r w:rsidR="00705126" w:rsidRPr="002C6C11">
        <w:rPr>
          <w:rFonts w:ascii="Montserrat" w:hAnsi="Montserrat" w:cs="Times New Roman"/>
          <w:color w:val="auto"/>
          <w:sz w:val="18"/>
          <w:szCs w:val="18"/>
        </w:rPr>
        <w:t>.</w:t>
      </w:r>
    </w:p>
    <w:p w14:paraId="61068836" w14:textId="77777777" w:rsidR="00EF34DA" w:rsidRPr="002C6C11" w:rsidRDefault="00EF34DA" w:rsidP="001D5866">
      <w:pPr>
        <w:rPr>
          <w:rFonts w:ascii="Montserrat" w:hAnsi="Montserrat" w:cs="Times New Roman"/>
          <w:color w:val="auto"/>
          <w:sz w:val="18"/>
          <w:szCs w:val="18"/>
        </w:rPr>
      </w:pPr>
    </w:p>
    <w:p w14:paraId="62100E7A" w14:textId="4E5F6683" w:rsidR="00BF0C3E" w:rsidRPr="00C80238" w:rsidRDefault="0084271B" w:rsidP="008114EB">
      <w:pPr>
        <w:keepNext/>
        <w:jc w:val="center"/>
        <w:rPr>
          <w:rFonts w:ascii="Montserrat" w:hAnsi="Montserrat"/>
          <w:color w:val="auto"/>
          <w:sz w:val="20"/>
          <w:szCs w:val="20"/>
        </w:rPr>
      </w:pPr>
      <w:bookmarkStart w:id="169" w:name="_Toc221886671"/>
      <w:r w:rsidRPr="00C80238">
        <w:rPr>
          <w:rFonts w:ascii="Montserrat" w:hAnsi="Montserrat"/>
          <w:color w:val="auto"/>
          <w:sz w:val="18"/>
          <w:szCs w:val="18"/>
        </w:rPr>
        <w:t xml:space="preserve">Table </w:t>
      </w:r>
      <w:r w:rsidRPr="00C80238">
        <w:rPr>
          <w:rFonts w:ascii="Montserrat" w:hAnsi="Montserrat"/>
          <w:color w:val="auto"/>
          <w:sz w:val="18"/>
          <w:szCs w:val="18"/>
        </w:rPr>
        <w:fldChar w:fldCharType="begin"/>
      </w:r>
      <w:r w:rsidRPr="00C80238">
        <w:rPr>
          <w:rFonts w:ascii="Montserrat" w:hAnsi="Montserrat"/>
          <w:color w:val="auto"/>
          <w:sz w:val="18"/>
          <w:szCs w:val="18"/>
        </w:rPr>
        <w:instrText xml:space="preserve"> SEQ Table \* ARABIC </w:instrText>
      </w:r>
      <w:r w:rsidRPr="00C80238">
        <w:rPr>
          <w:rFonts w:ascii="Montserrat" w:hAnsi="Montserrat"/>
          <w:color w:val="auto"/>
          <w:sz w:val="18"/>
          <w:szCs w:val="18"/>
        </w:rPr>
        <w:fldChar w:fldCharType="separate"/>
      </w:r>
      <w:r w:rsidR="00A35C98">
        <w:rPr>
          <w:rFonts w:ascii="Montserrat" w:hAnsi="Montserrat"/>
          <w:noProof/>
          <w:color w:val="auto"/>
          <w:sz w:val="18"/>
          <w:szCs w:val="18"/>
        </w:rPr>
        <w:t>2</w:t>
      </w:r>
      <w:r w:rsidRPr="00C80238">
        <w:rPr>
          <w:rFonts w:ascii="Montserrat" w:hAnsi="Montserrat"/>
          <w:color w:val="auto"/>
          <w:sz w:val="18"/>
          <w:szCs w:val="18"/>
        </w:rPr>
        <w:fldChar w:fldCharType="end"/>
      </w:r>
      <w:r w:rsidR="00705126" w:rsidRPr="002C6C11">
        <w:rPr>
          <w:rFonts w:ascii="Montserrat" w:hAnsi="Montserrat" w:cs="Times New Roman"/>
          <w:color w:val="auto"/>
          <w:sz w:val="18"/>
          <w:szCs w:val="18"/>
        </w:rPr>
        <w:t>:</w:t>
      </w:r>
      <w:r w:rsidR="00A90014" w:rsidRPr="002C6C11">
        <w:rPr>
          <w:rFonts w:ascii="Montserrat" w:hAnsi="Montserrat" w:cs="Times New Roman"/>
          <w:color w:val="auto"/>
          <w:sz w:val="18"/>
          <w:szCs w:val="18"/>
        </w:rPr>
        <w:t xml:space="preserve"> End-to-end performance tests defined in Strands 3-6</w:t>
      </w:r>
      <w:bookmarkEnd w:id="169"/>
    </w:p>
    <w:p w14:paraId="26AE24EA" w14:textId="2A8ACDB5" w:rsidR="00BF0C3E" w:rsidRPr="002C6C11" w:rsidRDefault="00BF0C3E" w:rsidP="001D5866">
      <w:pPr>
        <w:rPr>
          <w:rFonts w:ascii="Montserrat" w:hAnsi="Montserrat" w:cs="Times New Roman"/>
          <w:color w:val="auto"/>
          <w:sz w:val="18"/>
          <w:szCs w:val="18"/>
        </w:rPr>
      </w:pPr>
    </w:p>
    <w:tbl>
      <w:tblPr>
        <w:tblW w:w="935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562"/>
        <w:gridCol w:w="709"/>
        <w:gridCol w:w="851"/>
        <w:gridCol w:w="850"/>
        <w:gridCol w:w="1418"/>
        <w:gridCol w:w="3402"/>
        <w:gridCol w:w="1559"/>
      </w:tblGrid>
      <w:tr w:rsidR="000A7D7F" w:rsidRPr="00C80238" w14:paraId="568EFE7A" w14:textId="77777777" w:rsidTr="007A6787">
        <w:trPr>
          <w:tblHeader/>
        </w:trPr>
        <w:tc>
          <w:tcPr>
            <w:tcW w:w="562" w:type="dxa"/>
            <w:shd w:val="clear" w:color="auto" w:fill="DAE9F8"/>
            <w:noWrap/>
            <w:vAlign w:val="center"/>
            <w:hideMark/>
          </w:tcPr>
          <w:p w14:paraId="1B2F01A7" w14:textId="77777777" w:rsidR="005F19CF" w:rsidRPr="00C80238" w:rsidRDefault="005F19CF" w:rsidP="002E5FB9">
            <w:pPr>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WP</w:t>
            </w:r>
          </w:p>
        </w:tc>
        <w:tc>
          <w:tcPr>
            <w:tcW w:w="709" w:type="dxa"/>
            <w:shd w:val="clear" w:color="auto" w:fill="DAE9F8"/>
            <w:noWrap/>
            <w:vAlign w:val="center"/>
            <w:hideMark/>
          </w:tcPr>
          <w:p w14:paraId="755F11BF" w14:textId="77777777" w:rsidR="005F19CF" w:rsidRPr="00C80238" w:rsidRDefault="005F19CF" w:rsidP="002E5FB9">
            <w:pPr>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Use Case</w:t>
            </w:r>
          </w:p>
        </w:tc>
        <w:tc>
          <w:tcPr>
            <w:tcW w:w="851" w:type="dxa"/>
            <w:shd w:val="clear" w:color="auto" w:fill="DAE9F8"/>
            <w:noWrap/>
            <w:vAlign w:val="center"/>
            <w:hideMark/>
          </w:tcPr>
          <w:p w14:paraId="5B38C16C" w14:textId="77777777" w:rsidR="005F19CF" w:rsidRPr="00C80238" w:rsidRDefault="005F19CF" w:rsidP="002E5FB9">
            <w:pPr>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Test bed</w:t>
            </w:r>
          </w:p>
        </w:tc>
        <w:tc>
          <w:tcPr>
            <w:tcW w:w="850" w:type="dxa"/>
            <w:shd w:val="clear" w:color="auto" w:fill="DAE9F8"/>
            <w:noWrap/>
            <w:vAlign w:val="center"/>
            <w:hideMark/>
          </w:tcPr>
          <w:p w14:paraId="2B6141F3" w14:textId="77777777" w:rsidR="005F19CF" w:rsidRPr="00C80238" w:rsidRDefault="005F19CF" w:rsidP="002E5FB9">
            <w:pPr>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Partners</w:t>
            </w:r>
          </w:p>
        </w:tc>
        <w:tc>
          <w:tcPr>
            <w:tcW w:w="1418" w:type="dxa"/>
            <w:shd w:val="clear" w:color="auto" w:fill="DAE9F8"/>
            <w:vAlign w:val="center"/>
            <w:hideMark/>
          </w:tcPr>
          <w:p w14:paraId="4D2BC877" w14:textId="77777777" w:rsidR="005F19CF" w:rsidRPr="00C80238" w:rsidRDefault="005F19CF" w:rsidP="002E5FB9">
            <w:pPr>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Test Title</w:t>
            </w:r>
          </w:p>
        </w:tc>
        <w:tc>
          <w:tcPr>
            <w:tcW w:w="3402" w:type="dxa"/>
            <w:shd w:val="clear" w:color="auto" w:fill="DAE9F8"/>
            <w:vAlign w:val="center"/>
            <w:hideMark/>
          </w:tcPr>
          <w:p w14:paraId="23B6581F" w14:textId="77777777" w:rsidR="005F19CF" w:rsidRPr="00C80238" w:rsidRDefault="005F19CF" w:rsidP="002E5FB9">
            <w:pPr>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Description</w:t>
            </w:r>
          </w:p>
        </w:tc>
        <w:tc>
          <w:tcPr>
            <w:tcW w:w="1559" w:type="dxa"/>
            <w:shd w:val="clear" w:color="auto" w:fill="DAE9F8"/>
            <w:vAlign w:val="center"/>
            <w:hideMark/>
          </w:tcPr>
          <w:p w14:paraId="255F5D67" w14:textId="77777777" w:rsidR="005F19CF" w:rsidRPr="00C80238" w:rsidRDefault="005F19CF" w:rsidP="002E5FB9">
            <w:pPr>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KPI</w:t>
            </w:r>
          </w:p>
        </w:tc>
      </w:tr>
      <w:tr w:rsidR="000A7D7F" w:rsidRPr="00C80238" w14:paraId="4C91F54E" w14:textId="77777777" w:rsidTr="007A6787">
        <w:tc>
          <w:tcPr>
            <w:tcW w:w="562" w:type="dxa"/>
            <w:noWrap/>
            <w:vAlign w:val="center"/>
            <w:hideMark/>
          </w:tcPr>
          <w:p w14:paraId="46C561CA" w14:textId="50246EED"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3.1.</w:t>
            </w:r>
            <w:r w:rsidR="007F3AAA" w:rsidRPr="00C80238">
              <w:rPr>
                <w:rFonts w:ascii="Montserrat" w:eastAsia="Times New Roman" w:hAnsi="Montserrat" w:cs="Times New Roman"/>
                <w:color w:val="auto"/>
                <w:lang w:eastAsia="en-GB"/>
              </w:rPr>
              <w:t>5</w:t>
            </w:r>
          </w:p>
        </w:tc>
        <w:tc>
          <w:tcPr>
            <w:tcW w:w="709" w:type="dxa"/>
            <w:noWrap/>
            <w:vAlign w:val="center"/>
            <w:hideMark/>
          </w:tcPr>
          <w:p w14:paraId="1D456990"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DTH</w:t>
            </w:r>
          </w:p>
        </w:tc>
        <w:tc>
          <w:tcPr>
            <w:tcW w:w="851" w:type="dxa"/>
            <w:noWrap/>
            <w:vAlign w:val="center"/>
            <w:hideMark/>
          </w:tcPr>
          <w:p w14:paraId="0AEF715D"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SES</w:t>
            </w:r>
          </w:p>
        </w:tc>
        <w:tc>
          <w:tcPr>
            <w:tcW w:w="850" w:type="dxa"/>
            <w:noWrap/>
            <w:vAlign w:val="center"/>
            <w:hideMark/>
          </w:tcPr>
          <w:p w14:paraId="1EDCAB2B" w14:textId="0BF42ECA" w:rsidR="005F19CF" w:rsidRPr="00C80238" w:rsidRDefault="005A1880"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WP3.1</w:t>
            </w:r>
            <w:r w:rsidR="007F3AAA" w:rsidRPr="00C80238">
              <w:rPr>
                <w:rFonts w:ascii="Montserrat" w:eastAsia="Times New Roman" w:hAnsi="Montserrat" w:cs="Times New Roman"/>
                <w:color w:val="auto"/>
                <w:lang w:eastAsia="en-GB"/>
              </w:rPr>
              <w:t>.5</w:t>
            </w:r>
            <w:r w:rsidRPr="00C80238">
              <w:rPr>
                <w:rFonts w:ascii="Montserrat" w:eastAsia="Times New Roman" w:hAnsi="Montserrat" w:cs="Times New Roman"/>
                <w:color w:val="auto"/>
                <w:lang w:eastAsia="en-GB"/>
              </w:rPr>
              <w:t xml:space="preserve"> </w:t>
            </w:r>
            <w:r w:rsidR="00AF46F2" w:rsidRPr="00C80238">
              <w:rPr>
                <w:rFonts w:ascii="Montserrat" w:eastAsia="Times New Roman" w:hAnsi="Montserrat" w:cs="Times New Roman"/>
                <w:color w:val="auto"/>
                <w:lang w:eastAsia="en-GB"/>
              </w:rPr>
              <w:t xml:space="preserve">partners </w:t>
            </w:r>
          </w:p>
        </w:tc>
        <w:tc>
          <w:tcPr>
            <w:tcW w:w="1418" w:type="dxa"/>
            <w:vAlign w:val="center"/>
            <w:hideMark/>
          </w:tcPr>
          <w:p w14:paraId="129F54CF" w14:textId="7E1CD314" w:rsidR="005F19CF" w:rsidRPr="00C80238" w:rsidRDefault="000474E7" w:rsidP="002E5FB9">
            <w:pPr>
              <w:rPr>
                <w:rFonts w:ascii="Montserrat" w:eastAsia="Times New Roman" w:hAnsi="Montserrat" w:cs="Times New Roman"/>
                <w:color w:val="auto"/>
                <w:lang w:eastAsia="en-GB"/>
              </w:rPr>
            </w:pPr>
            <w:r w:rsidRPr="002C6C11">
              <w:rPr>
                <w:rFonts w:ascii="Montserrat" w:eastAsia="Times New Roman" w:hAnsi="Montserrat"/>
                <w:color w:val="auto"/>
                <w:lang w:eastAsia="en-GB"/>
              </w:rPr>
              <w:t>Directly test average start-up times across methods</w:t>
            </w:r>
          </w:p>
        </w:tc>
        <w:tc>
          <w:tcPr>
            <w:tcW w:w="3402" w:type="dxa"/>
            <w:vAlign w:val="center"/>
            <w:hideMark/>
          </w:tcPr>
          <w:p w14:paraId="451FB067" w14:textId="2563F157" w:rsidR="007A1424" w:rsidRPr="002C6C11" w:rsidRDefault="007A1424" w:rsidP="00EB7A24">
            <w:pPr>
              <w:widowControl/>
              <w:autoSpaceDE/>
              <w:autoSpaceDN/>
              <w:spacing w:before="60"/>
              <w:rPr>
                <w:rFonts w:ascii="Montserrat" w:eastAsia="Times New Roman" w:hAnsi="Montserrat"/>
                <w:color w:val="auto"/>
                <w:u w:val="single"/>
                <w:lang w:eastAsia="en-GB"/>
              </w:rPr>
            </w:pPr>
            <w:r w:rsidRPr="002C6C11">
              <w:rPr>
                <w:rFonts w:ascii="Montserrat" w:eastAsia="Times New Roman" w:hAnsi="Montserrat"/>
                <w:color w:val="auto"/>
                <w:u w:val="single"/>
                <w:lang w:eastAsia="en-GB"/>
              </w:rPr>
              <w:t>Inputs:</w:t>
            </w:r>
          </w:p>
          <w:p w14:paraId="6BBF343C" w14:textId="77777777" w:rsidR="007A1424" w:rsidRPr="002C6C11" w:rsidRDefault="007A1424" w:rsidP="00B3730E">
            <w:pPr>
              <w:widowControl/>
              <w:numPr>
                <w:ilvl w:val="0"/>
                <w:numId w:val="218"/>
              </w:numPr>
              <w:autoSpaceDE/>
              <w:autoSpaceDN/>
              <w:rPr>
                <w:rFonts w:ascii="Montserrat" w:eastAsia="Times New Roman" w:hAnsi="Montserrat"/>
                <w:color w:val="auto"/>
                <w:lang w:eastAsia="en-GB"/>
              </w:rPr>
            </w:pPr>
            <w:r w:rsidRPr="002C6C11">
              <w:rPr>
                <w:rFonts w:ascii="Montserrat" w:eastAsia="Times New Roman" w:hAnsi="Montserrat"/>
                <w:color w:val="auto"/>
                <w:lang w:eastAsia="en-GB"/>
              </w:rPr>
              <w:t>Time measurements from user request initiation to video playback start across CDN, Edge, etc.</w:t>
            </w:r>
          </w:p>
          <w:p w14:paraId="2143D351" w14:textId="77777777" w:rsidR="007A1424" w:rsidRPr="002C6C11" w:rsidRDefault="007A1424" w:rsidP="00B3730E">
            <w:pPr>
              <w:widowControl/>
              <w:numPr>
                <w:ilvl w:val="0"/>
                <w:numId w:val="218"/>
              </w:numPr>
              <w:autoSpaceDE/>
              <w:autoSpaceDN/>
              <w:rPr>
                <w:rFonts w:ascii="Montserrat" w:eastAsia="Times New Roman" w:hAnsi="Montserrat"/>
                <w:color w:val="auto"/>
                <w:lang w:eastAsia="en-GB"/>
              </w:rPr>
            </w:pPr>
            <w:r w:rsidRPr="002C6C11">
              <w:rPr>
                <w:rFonts w:ascii="Montserrat" w:eastAsia="Times New Roman" w:hAnsi="Montserrat"/>
                <w:color w:val="auto"/>
                <w:lang w:eastAsia="en-GB"/>
              </w:rPr>
              <w:t>Controlled tests under consistent network conditions</w:t>
            </w:r>
          </w:p>
          <w:p w14:paraId="420E8518" w14:textId="77777777" w:rsidR="007A1424" w:rsidRPr="002C6C11" w:rsidRDefault="007A1424" w:rsidP="00985367">
            <w:pPr>
              <w:widowControl/>
              <w:autoSpaceDE/>
              <w:autoSpaceDN/>
              <w:rPr>
                <w:rFonts w:ascii="Montserrat" w:eastAsia="Times New Roman" w:hAnsi="Montserrat"/>
                <w:color w:val="auto"/>
                <w:u w:val="single"/>
                <w:lang w:eastAsia="en-GB"/>
              </w:rPr>
            </w:pPr>
            <w:r w:rsidRPr="002C6C11">
              <w:rPr>
                <w:rFonts w:ascii="Montserrat" w:eastAsia="Times New Roman" w:hAnsi="Montserrat"/>
                <w:color w:val="auto"/>
                <w:u w:val="single"/>
                <w:lang w:eastAsia="en-GB"/>
              </w:rPr>
              <w:t>Outputs:</w:t>
            </w:r>
          </w:p>
          <w:p w14:paraId="4214CC2D" w14:textId="77777777" w:rsidR="007A1424" w:rsidRPr="002C6C11" w:rsidRDefault="007A1424" w:rsidP="00B3730E">
            <w:pPr>
              <w:widowControl/>
              <w:numPr>
                <w:ilvl w:val="0"/>
                <w:numId w:val="218"/>
              </w:numPr>
              <w:autoSpaceDE/>
              <w:autoSpaceDN/>
              <w:rPr>
                <w:rFonts w:ascii="Montserrat" w:eastAsia="Times New Roman" w:hAnsi="Montserrat"/>
                <w:color w:val="auto"/>
                <w:lang w:eastAsia="en-GB"/>
              </w:rPr>
            </w:pPr>
            <w:r w:rsidRPr="002C6C11">
              <w:rPr>
                <w:rFonts w:ascii="Montserrat" w:eastAsia="Times New Roman" w:hAnsi="Montserrat"/>
                <w:color w:val="auto"/>
                <w:lang w:eastAsia="en-GB"/>
              </w:rPr>
              <w:t>Average startup delay (seconds) for each method</w:t>
            </w:r>
          </w:p>
          <w:p w14:paraId="058547EB" w14:textId="32E9A7C0" w:rsidR="005F19CF" w:rsidRPr="002C6C11" w:rsidRDefault="007A1424" w:rsidP="00B3730E">
            <w:pPr>
              <w:widowControl/>
              <w:numPr>
                <w:ilvl w:val="0"/>
                <w:numId w:val="218"/>
              </w:numPr>
              <w:autoSpaceDE/>
              <w:autoSpaceDN/>
              <w:rPr>
                <w:rFonts w:ascii="Montserrat" w:eastAsia="Times New Roman" w:hAnsi="Montserrat"/>
                <w:color w:val="auto"/>
                <w:lang w:eastAsia="en-GB"/>
              </w:rPr>
            </w:pPr>
            <w:r w:rsidRPr="002C6C11">
              <w:rPr>
                <w:rFonts w:ascii="Montserrat" w:eastAsia="Times New Roman" w:hAnsi="Montserrat"/>
                <w:color w:val="auto"/>
                <w:lang w:eastAsia="en-GB"/>
              </w:rPr>
              <w:t>Comparative dataset of responsiveness across methods</w:t>
            </w:r>
          </w:p>
        </w:tc>
        <w:tc>
          <w:tcPr>
            <w:tcW w:w="1559" w:type="dxa"/>
            <w:vAlign w:val="center"/>
            <w:hideMark/>
          </w:tcPr>
          <w:p w14:paraId="6524B71E" w14:textId="5F571698" w:rsidR="005F19CF" w:rsidRPr="00C80238" w:rsidRDefault="007F3AAA" w:rsidP="002E5FB9">
            <w:pPr>
              <w:rPr>
                <w:rFonts w:ascii="Montserrat" w:eastAsia="Times New Roman" w:hAnsi="Montserrat" w:cs="Times New Roman"/>
                <w:color w:val="auto"/>
                <w:lang w:eastAsia="en-GB"/>
              </w:rPr>
            </w:pPr>
            <w:r w:rsidRPr="002C6C11">
              <w:rPr>
                <w:rFonts w:ascii="Montserrat" w:eastAsia="Times New Roman" w:hAnsi="Montserrat"/>
                <w:color w:val="auto"/>
                <w:lang w:eastAsia="en-GB"/>
              </w:rPr>
              <w:t>Start-up delay</w:t>
            </w:r>
          </w:p>
        </w:tc>
      </w:tr>
      <w:tr w:rsidR="000A7D7F" w:rsidRPr="00C80238" w14:paraId="74EB8A3E" w14:textId="77777777" w:rsidTr="007A6787">
        <w:tc>
          <w:tcPr>
            <w:tcW w:w="562" w:type="dxa"/>
            <w:noWrap/>
            <w:vAlign w:val="center"/>
          </w:tcPr>
          <w:p w14:paraId="24CF8058" w14:textId="721E9305" w:rsidR="007F3AAA" w:rsidRPr="00C80238" w:rsidRDefault="007F3AAA" w:rsidP="007F3AAA">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3.1.5</w:t>
            </w:r>
          </w:p>
        </w:tc>
        <w:tc>
          <w:tcPr>
            <w:tcW w:w="709" w:type="dxa"/>
            <w:noWrap/>
            <w:vAlign w:val="center"/>
          </w:tcPr>
          <w:p w14:paraId="477B78B9" w14:textId="1F40F1E5" w:rsidR="007F3AAA" w:rsidRPr="00C80238" w:rsidRDefault="007F3AAA" w:rsidP="007F3AAA">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DTH</w:t>
            </w:r>
          </w:p>
        </w:tc>
        <w:tc>
          <w:tcPr>
            <w:tcW w:w="851" w:type="dxa"/>
            <w:noWrap/>
            <w:vAlign w:val="center"/>
          </w:tcPr>
          <w:p w14:paraId="66D3395B" w14:textId="198C9BC9" w:rsidR="007F3AAA" w:rsidRPr="00C80238" w:rsidRDefault="007F3AAA" w:rsidP="007F3AAA">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SES</w:t>
            </w:r>
          </w:p>
        </w:tc>
        <w:tc>
          <w:tcPr>
            <w:tcW w:w="850" w:type="dxa"/>
            <w:noWrap/>
            <w:vAlign w:val="center"/>
          </w:tcPr>
          <w:p w14:paraId="504C4454" w14:textId="7B3A2CD1" w:rsidR="007F3AAA" w:rsidRPr="00C80238" w:rsidDel="005A1880" w:rsidRDefault="007F3AAA" w:rsidP="007F3AAA">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WP3.1.5 partners </w:t>
            </w:r>
          </w:p>
        </w:tc>
        <w:tc>
          <w:tcPr>
            <w:tcW w:w="1418" w:type="dxa"/>
            <w:vAlign w:val="center"/>
          </w:tcPr>
          <w:p w14:paraId="18E6366A" w14:textId="26FABDDA" w:rsidR="007F3AAA" w:rsidRPr="00C80238" w:rsidDel="00AF46F2" w:rsidRDefault="00AD50EA" w:rsidP="007F3AAA">
            <w:pPr>
              <w:rPr>
                <w:rFonts w:ascii="Montserrat" w:eastAsia="Times New Roman" w:hAnsi="Montserrat" w:cs="Times New Roman"/>
                <w:color w:val="auto"/>
                <w:lang w:eastAsia="en-GB"/>
              </w:rPr>
            </w:pPr>
            <w:r w:rsidRPr="00C80238">
              <w:rPr>
                <w:rFonts w:ascii="Montserrat" w:eastAsia="Times New Roman" w:hAnsi="Montserrat"/>
                <w:color w:val="auto"/>
                <w:lang w:eastAsia="en-GB"/>
              </w:rPr>
              <w:t>Compare buffering frequency under different methods</w:t>
            </w:r>
          </w:p>
        </w:tc>
        <w:tc>
          <w:tcPr>
            <w:tcW w:w="3402" w:type="dxa"/>
            <w:vAlign w:val="center"/>
          </w:tcPr>
          <w:p w14:paraId="210E00C4" w14:textId="77777777" w:rsidR="00EF45A9" w:rsidRPr="002C6C11" w:rsidRDefault="00EF45A9" w:rsidP="00EB7A24">
            <w:pPr>
              <w:widowControl/>
              <w:autoSpaceDE/>
              <w:autoSpaceDN/>
              <w:spacing w:before="60"/>
              <w:rPr>
                <w:rFonts w:ascii="Montserrat" w:eastAsia="Times New Roman" w:hAnsi="Montserrat"/>
                <w:color w:val="auto"/>
                <w:u w:val="single"/>
                <w:lang w:eastAsia="en-GB"/>
              </w:rPr>
            </w:pPr>
            <w:r w:rsidRPr="002C6C11">
              <w:rPr>
                <w:rFonts w:ascii="Montserrat" w:eastAsia="Times New Roman" w:hAnsi="Montserrat"/>
                <w:color w:val="auto"/>
                <w:u w:val="single"/>
                <w:lang w:eastAsia="en-GB"/>
              </w:rPr>
              <w:t>Inputs:</w:t>
            </w:r>
          </w:p>
          <w:p w14:paraId="060798A0" w14:textId="77777777" w:rsidR="00EF45A9" w:rsidRPr="002C6C11" w:rsidRDefault="00EF45A9" w:rsidP="00B3730E">
            <w:pPr>
              <w:pStyle w:val="ParagraphText"/>
              <w:numPr>
                <w:ilvl w:val="0"/>
                <w:numId w:val="218"/>
              </w:numPr>
              <w:jc w:val="left"/>
              <w:rPr>
                <w:sz w:val="16"/>
                <w:szCs w:val="16"/>
                <w:lang w:eastAsia="en-GB"/>
              </w:rPr>
            </w:pPr>
            <w:r w:rsidRPr="002C6C11">
              <w:rPr>
                <w:sz w:val="16"/>
                <w:szCs w:val="16"/>
                <w:lang w:eastAsia="en-GB"/>
              </w:rPr>
              <w:t>Playback logs recording frequency of buffering events per stream</w:t>
            </w:r>
          </w:p>
          <w:p w14:paraId="6C76EB85" w14:textId="77777777" w:rsidR="00EF45A9" w:rsidRPr="002C6C11" w:rsidRDefault="00EF45A9" w:rsidP="00B3730E">
            <w:pPr>
              <w:pStyle w:val="ParagraphText"/>
              <w:numPr>
                <w:ilvl w:val="0"/>
                <w:numId w:val="218"/>
              </w:numPr>
              <w:jc w:val="left"/>
              <w:rPr>
                <w:sz w:val="16"/>
                <w:szCs w:val="16"/>
                <w:lang w:eastAsia="en-GB"/>
              </w:rPr>
            </w:pPr>
            <w:r w:rsidRPr="002C6C11">
              <w:rPr>
                <w:sz w:val="16"/>
                <w:szCs w:val="16"/>
                <w:lang w:eastAsia="en-GB"/>
              </w:rPr>
              <w:t>Method identifiers (CDN, Edge, etc.)</w:t>
            </w:r>
          </w:p>
          <w:p w14:paraId="1E52323A" w14:textId="77777777" w:rsidR="00EF45A9" w:rsidRPr="002C6C11" w:rsidRDefault="00EF45A9" w:rsidP="00985367">
            <w:pPr>
              <w:widowControl/>
              <w:autoSpaceDE/>
              <w:autoSpaceDN/>
              <w:rPr>
                <w:rFonts w:ascii="Montserrat" w:eastAsia="Times New Roman" w:hAnsi="Montserrat"/>
                <w:color w:val="auto"/>
                <w:u w:val="single"/>
                <w:lang w:eastAsia="en-GB"/>
              </w:rPr>
            </w:pPr>
            <w:r w:rsidRPr="002C6C11">
              <w:rPr>
                <w:rFonts w:ascii="Montserrat" w:eastAsia="Times New Roman" w:hAnsi="Montserrat"/>
                <w:color w:val="auto"/>
                <w:u w:val="single"/>
                <w:lang w:eastAsia="en-GB"/>
              </w:rPr>
              <w:t>Outputs:</w:t>
            </w:r>
          </w:p>
          <w:p w14:paraId="525DA77F" w14:textId="77777777" w:rsidR="00EF45A9" w:rsidRPr="002C6C11" w:rsidRDefault="00EF45A9" w:rsidP="00B3730E">
            <w:pPr>
              <w:pStyle w:val="ParagraphText"/>
              <w:numPr>
                <w:ilvl w:val="0"/>
                <w:numId w:val="218"/>
              </w:numPr>
              <w:jc w:val="left"/>
              <w:rPr>
                <w:sz w:val="16"/>
                <w:szCs w:val="16"/>
                <w:lang w:eastAsia="en-GB"/>
              </w:rPr>
            </w:pPr>
            <w:r w:rsidRPr="002C6C11">
              <w:rPr>
                <w:sz w:val="16"/>
                <w:szCs w:val="16"/>
                <w:lang w:eastAsia="en-GB"/>
              </w:rPr>
              <w:t>Average buffering frequency per session across methods</w:t>
            </w:r>
          </w:p>
          <w:p w14:paraId="52C24990" w14:textId="20337F31" w:rsidR="007F3AAA" w:rsidRPr="002C6C11" w:rsidDel="00AF46F2" w:rsidRDefault="00EF45A9" w:rsidP="00B3730E">
            <w:pPr>
              <w:pStyle w:val="ParagraphText"/>
              <w:numPr>
                <w:ilvl w:val="0"/>
                <w:numId w:val="218"/>
              </w:numPr>
              <w:jc w:val="left"/>
              <w:rPr>
                <w:rFonts w:eastAsia="Times New Roman" w:cs="Times New Roman"/>
                <w:sz w:val="16"/>
                <w:szCs w:val="16"/>
                <w:lang w:eastAsia="en-GB"/>
              </w:rPr>
            </w:pPr>
            <w:r w:rsidRPr="002C6C11">
              <w:rPr>
                <w:sz w:val="16"/>
                <w:szCs w:val="16"/>
                <w:lang w:eastAsia="en-GB"/>
              </w:rPr>
              <w:t>Comparative quality dataset ranking methods by smoothness of playback</w:t>
            </w:r>
          </w:p>
        </w:tc>
        <w:tc>
          <w:tcPr>
            <w:tcW w:w="1559" w:type="dxa"/>
            <w:vAlign w:val="center"/>
          </w:tcPr>
          <w:p w14:paraId="028CF6FA" w14:textId="67625D24" w:rsidR="007F3AAA" w:rsidRPr="00C80238" w:rsidDel="00AF46F2" w:rsidRDefault="00E33053" w:rsidP="007F3AAA">
            <w:pPr>
              <w:rPr>
                <w:rFonts w:ascii="Montserrat" w:eastAsia="Times New Roman" w:hAnsi="Montserrat" w:cs="Times New Roman"/>
                <w:color w:val="auto"/>
                <w:lang w:eastAsia="en-GB"/>
              </w:rPr>
            </w:pPr>
            <w:r w:rsidRPr="00C80238">
              <w:rPr>
                <w:rFonts w:ascii="Montserrat" w:eastAsia="Times New Roman" w:hAnsi="Montserrat"/>
                <w:color w:val="auto"/>
                <w:lang w:eastAsia="en-GB"/>
              </w:rPr>
              <w:t>Buffering Ratio / Rebuffering Events</w:t>
            </w:r>
          </w:p>
        </w:tc>
      </w:tr>
      <w:tr w:rsidR="000A7D7F" w:rsidRPr="00C80238" w14:paraId="652E1F0D" w14:textId="77777777" w:rsidTr="007A6787">
        <w:tc>
          <w:tcPr>
            <w:tcW w:w="562" w:type="dxa"/>
            <w:noWrap/>
            <w:vAlign w:val="center"/>
          </w:tcPr>
          <w:p w14:paraId="2CE4C527" w14:textId="0863BE0A" w:rsidR="007F3AAA" w:rsidRPr="00C80238" w:rsidRDefault="007F3AAA" w:rsidP="007F3AAA">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3.1.5</w:t>
            </w:r>
          </w:p>
        </w:tc>
        <w:tc>
          <w:tcPr>
            <w:tcW w:w="709" w:type="dxa"/>
            <w:noWrap/>
            <w:vAlign w:val="center"/>
          </w:tcPr>
          <w:p w14:paraId="5F6C391D" w14:textId="757E3B21" w:rsidR="007F3AAA" w:rsidRPr="00C80238" w:rsidRDefault="007F3AAA" w:rsidP="007F3AAA">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DTH</w:t>
            </w:r>
          </w:p>
        </w:tc>
        <w:tc>
          <w:tcPr>
            <w:tcW w:w="851" w:type="dxa"/>
            <w:noWrap/>
            <w:vAlign w:val="center"/>
          </w:tcPr>
          <w:p w14:paraId="55D80678" w14:textId="06AF555B" w:rsidR="007F3AAA" w:rsidRPr="00C80238" w:rsidRDefault="007F3AAA" w:rsidP="007F3AAA">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SES</w:t>
            </w:r>
          </w:p>
        </w:tc>
        <w:tc>
          <w:tcPr>
            <w:tcW w:w="850" w:type="dxa"/>
            <w:noWrap/>
            <w:vAlign w:val="center"/>
          </w:tcPr>
          <w:p w14:paraId="5B7D09E0" w14:textId="0F6A3AFC" w:rsidR="007F3AAA" w:rsidRPr="00C80238" w:rsidRDefault="007F3AAA" w:rsidP="007F3AAA">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WP3.1.5 partners </w:t>
            </w:r>
          </w:p>
        </w:tc>
        <w:tc>
          <w:tcPr>
            <w:tcW w:w="1418" w:type="dxa"/>
            <w:vAlign w:val="center"/>
          </w:tcPr>
          <w:p w14:paraId="66F0BFDF" w14:textId="2F0EAFEB" w:rsidR="007F3AAA" w:rsidRPr="00C80238" w:rsidDel="00AF46F2" w:rsidRDefault="00F873C0" w:rsidP="007F3AAA">
            <w:pPr>
              <w:rPr>
                <w:rFonts w:ascii="Montserrat" w:eastAsia="Times New Roman" w:hAnsi="Montserrat" w:cs="Times New Roman"/>
                <w:color w:val="auto"/>
                <w:lang w:eastAsia="en-GB"/>
              </w:rPr>
            </w:pPr>
            <w:r w:rsidRPr="002C6C11">
              <w:rPr>
                <w:rFonts w:ascii="Montserrat" w:eastAsia="Times New Roman" w:hAnsi="Montserrat"/>
                <w:color w:val="auto"/>
                <w:lang w:eastAsia="en-GB"/>
              </w:rPr>
              <w:t>Track frequency of resolution switches under different delivery</w:t>
            </w:r>
          </w:p>
        </w:tc>
        <w:tc>
          <w:tcPr>
            <w:tcW w:w="3402" w:type="dxa"/>
            <w:vAlign w:val="center"/>
          </w:tcPr>
          <w:p w14:paraId="0950372B" w14:textId="77777777" w:rsidR="00A94641" w:rsidRPr="002C6C11" w:rsidRDefault="00A94641" w:rsidP="00EB7A24">
            <w:pPr>
              <w:widowControl/>
              <w:autoSpaceDE/>
              <w:autoSpaceDN/>
              <w:spacing w:before="60"/>
              <w:rPr>
                <w:rFonts w:ascii="Montserrat" w:eastAsia="Times New Roman" w:hAnsi="Montserrat"/>
                <w:color w:val="auto"/>
                <w:u w:val="single"/>
                <w:lang w:eastAsia="en-GB"/>
              </w:rPr>
            </w:pPr>
            <w:r w:rsidRPr="002C6C11">
              <w:rPr>
                <w:rFonts w:ascii="Montserrat" w:eastAsia="Times New Roman" w:hAnsi="Montserrat"/>
                <w:color w:val="auto"/>
                <w:u w:val="single"/>
                <w:lang w:eastAsia="en-GB"/>
              </w:rPr>
              <w:t>Inputs:</w:t>
            </w:r>
          </w:p>
          <w:p w14:paraId="589AE1F4" w14:textId="77777777" w:rsidR="00A94641" w:rsidRPr="002C6C11" w:rsidRDefault="00A94641" w:rsidP="00B3730E">
            <w:pPr>
              <w:pStyle w:val="ParagraphText"/>
              <w:numPr>
                <w:ilvl w:val="0"/>
                <w:numId w:val="218"/>
              </w:numPr>
              <w:jc w:val="left"/>
              <w:rPr>
                <w:sz w:val="16"/>
                <w:szCs w:val="16"/>
                <w:lang w:eastAsia="en-GB"/>
              </w:rPr>
            </w:pPr>
            <w:r w:rsidRPr="002C6C11">
              <w:rPr>
                <w:sz w:val="16"/>
                <w:szCs w:val="16"/>
                <w:lang w:eastAsia="en-GB"/>
              </w:rPr>
              <w:t>Playback logs recording resolution/bitrate changes during sessions</w:t>
            </w:r>
          </w:p>
          <w:p w14:paraId="48DB320B" w14:textId="77777777" w:rsidR="00A94641" w:rsidRPr="002C6C11" w:rsidRDefault="00A94641" w:rsidP="00B3730E">
            <w:pPr>
              <w:pStyle w:val="ParagraphText"/>
              <w:numPr>
                <w:ilvl w:val="0"/>
                <w:numId w:val="218"/>
              </w:numPr>
              <w:jc w:val="left"/>
              <w:rPr>
                <w:sz w:val="16"/>
                <w:szCs w:val="16"/>
                <w:lang w:eastAsia="en-GB"/>
              </w:rPr>
            </w:pPr>
            <w:r w:rsidRPr="002C6C11">
              <w:rPr>
                <w:sz w:val="16"/>
                <w:szCs w:val="16"/>
                <w:lang w:eastAsia="en-GB"/>
              </w:rPr>
              <w:t>Distribution method identifiers (CDN, Edge, etc.)</w:t>
            </w:r>
          </w:p>
          <w:p w14:paraId="5F1BA629" w14:textId="77777777" w:rsidR="00EB7A24" w:rsidRPr="002C6C11" w:rsidRDefault="00A94641" w:rsidP="00B3730E">
            <w:pPr>
              <w:pStyle w:val="ParagraphText"/>
              <w:widowControl/>
              <w:numPr>
                <w:ilvl w:val="0"/>
                <w:numId w:val="218"/>
              </w:numPr>
              <w:autoSpaceDE/>
              <w:autoSpaceDN/>
              <w:jc w:val="left"/>
              <w:rPr>
                <w:rFonts w:eastAsia="Times New Roman"/>
                <w:sz w:val="16"/>
                <w:szCs w:val="16"/>
                <w:u w:val="single"/>
                <w:lang w:eastAsia="en-GB"/>
              </w:rPr>
            </w:pPr>
            <w:r w:rsidRPr="002C6C11">
              <w:rPr>
                <w:sz w:val="16"/>
                <w:szCs w:val="16"/>
                <w:lang w:eastAsia="en-GB"/>
              </w:rPr>
              <w:t>Session metadata (network conditions, location)</w:t>
            </w:r>
          </w:p>
          <w:p w14:paraId="6E99AE07" w14:textId="77777777" w:rsidR="00A94641" w:rsidRPr="002C6C11" w:rsidRDefault="00A94641" w:rsidP="00985367">
            <w:pPr>
              <w:pStyle w:val="ParagraphText"/>
              <w:widowControl/>
              <w:autoSpaceDE/>
              <w:autoSpaceDN/>
              <w:jc w:val="left"/>
              <w:rPr>
                <w:rFonts w:eastAsia="Times New Roman"/>
                <w:sz w:val="16"/>
                <w:szCs w:val="16"/>
                <w:u w:val="single"/>
                <w:lang w:eastAsia="en-GB"/>
              </w:rPr>
            </w:pPr>
            <w:r w:rsidRPr="002C6C11">
              <w:rPr>
                <w:rFonts w:eastAsia="Times New Roman"/>
                <w:sz w:val="16"/>
                <w:szCs w:val="16"/>
                <w:u w:val="single"/>
                <w:lang w:eastAsia="en-GB"/>
              </w:rPr>
              <w:t>Outputs:</w:t>
            </w:r>
          </w:p>
          <w:p w14:paraId="18B64598" w14:textId="77777777" w:rsidR="00A94641" w:rsidRPr="002C6C11" w:rsidRDefault="00A94641" w:rsidP="00B3730E">
            <w:pPr>
              <w:pStyle w:val="ParagraphText"/>
              <w:numPr>
                <w:ilvl w:val="0"/>
                <w:numId w:val="218"/>
              </w:numPr>
              <w:jc w:val="left"/>
              <w:rPr>
                <w:sz w:val="16"/>
                <w:szCs w:val="16"/>
                <w:lang w:eastAsia="en-GB"/>
              </w:rPr>
            </w:pPr>
            <w:r w:rsidRPr="002C6C11">
              <w:rPr>
                <w:sz w:val="16"/>
                <w:szCs w:val="16"/>
                <w:lang w:eastAsia="en-GB"/>
              </w:rPr>
              <w:t>Frequency of resolution switches per stream across delivery methods</w:t>
            </w:r>
          </w:p>
          <w:p w14:paraId="3CFDC4A0" w14:textId="60627117" w:rsidR="007F3AAA" w:rsidRPr="00C80238" w:rsidDel="00AF46F2" w:rsidRDefault="00A94641" w:rsidP="00B3730E">
            <w:pPr>
              <w:pStyle w:val="ParagraphText"/>
              <w:numPr>
                <w:ilvl w:val="0"/>
                <w:numId w:val="218"/>
              </w:numPr>
              <w:jc w:val="left"/>
              <w:rPr>
                <w:rFonts w:eastAsia="Times New Roman" w:cs="Times New Roman"/>
                <w:bCs/>
                <w:sz w:val="16"/>
                <w:szCs w:val="16"/>
                <w:lang w:eastAsia="en-GB"/>
              </w:rPr>
            </w:pPr>
            <w:r w:rsidRPr="002C6C11">
              <w:rPr>
                <w:sz w:val="16"/>
                <w:szCs w:val="16"/>
                <w:lang w:eastAsia="en-GB"/>
              </w:rPr>
              <w:t>Comparative dataset of playback stability</w:t>
            </w:r>
          </w:p>
        </w:tc>
        <w:tc>
          <w:tcPr>
            <w:tcW w:w="1559" w:type="dxa"/>
            <w:vAlign w:val="center"/>
          </w:tcPr>
          <w:p w14:paraId="6E6CF634" w14:textId="30267EFF" w:rsidR="007F3AAA" w:rsidRPr="00C80238" w:rsidDel="00AF46F2" w:rsidRDefault="00CB32DF" w:rsidP="007F3AAA">
            <w:pPr>
              <w:rPr>
                <w:rFonts w:ascii="Montserrat" w:eastAsia="Times New Roman" w:hAnsi="Montserrat" w:cs="Times New Roman"/>
                <w:color w:val="auto"/>
                <w:lang w:eastAsia="en-GB"/>
              </w:rPr>
            </w:pPr>
            <w:r w:rsidRPr="00C80238">
              <w:rPr>
                <w:rFonts w:ascii="Montserrat" w:eastAsia="Times New Roman" w:hAnsi="Montserrat"/>
                <w:color w:val="auto"/>
                <w:lang w:eastAsia="en-GB"/>
              </w:rPr>
              <w:t>Bitrate Stability / QoE</w:t>
            </w:r>
          </w:p>
        </w:tc>
      </w:tr>
      <w:tr w:rsidR="000A7D7F" w:rsidRPr="00C80238" w14:paraId="6693C593" w14:textId="77777777" w:rsidTr="007A6787">
        <w:tc>
          <w:tcPr>
            <w:tcW w:w="562" w:type="dxa"/>
            <w:noWrap/>
            <w:vAlign w:val="center"/>
          </w:tcPr>
          <w:p w14:paraId="7DD593FC" w14:textId="0886BC54" w:rsidR="007F3AAA" w:rsidRPr="00C80238" w:rsidRDefault="007F3AAA" w:rsidP="007F3AAA">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3.1.5</w:t>
            </w:r>
          </w:p>
        </w:tc>
        <w:tc>
          <w:tcPr>
            <w:tcW w:w="709" w:type="dxa"/>
            <w:noWrap/>
            <w:vAlign w:val="center"/>
          </w:tcPr>
          <w:p w14:paraId="059B13C0" w14:textId="33F3A4E7" w:rsidR="007F3AAA" w:rsidRPr="00C80238" w:rsidRDefault="007F3AAA" w:rsidP="007F3AAA">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DTH</w:t>
            </w:r>
          </w:p>
        </w:tc>
        <w:tc>
          <w:tcPr>
            <w:tcW w:w="851" w:type="dxa"/>
            <w:noWrap/>
            <w:vAlign w:val="center"/>
          </w:tcPr>
          <w:p w14:paraId="29516120" w14:textId="250A0936" w:rsidR="007F3AAA" w:rsidRPr="00C80238" w:rsidRDefault="007F3AAA" w:rsidP="007F3AAA">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SES</w:t>
            </w:r>
          </w:p>
        </w:tc>
        <w:tc>
          <w:tcPr>
            <w:tcW w:w="850" w:type="dxa"/>
            <w:noWrap/>
            <w:vAlign w:val="center"/>
          </w:tcPr>
          <w:p w14:paraId="3207E131" w14:textId="0D10278D" w:rsidR="007F3AAA" w:rsidRPr="00C80238" w:rsidRDefault="007F3AAA" w:rsidP="007F3AAA">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WP3.1.5 partners </w:t>
            </w:r>
          </w:p>
        </w:tc>
        <w:tc>
          <w:tcPr>
            <w:tcW w:w="1418" w:type="dxa"/>
            <w:vAlign w:val="center"/>
          </w:tcPr>
          <w:p w14:paraId="7356E319" w14:textId="13E1F2DD" w:rsidR="007F3AAA" w:rsidRPr="00C80238" w:rsidDel="00AF46F2" w:rsidRDefault="00D05BC5" w:rsidP="007F3AAA">
            <w:pPr>
              <w:rPr>
                <w:rFonts w:ascii="Montserrat" w:eastAsia="Times New Roman" w:hAnsi="Montserrat" w:cs="Times New Roman"/>
                <w:color w:val="auto"/>
                <w:lang w:eastAsia="en-GB"/>
              </w:rPr>
            </w:pPr>
            <w:r w:rsidRPr="002C6C11">
              <w:rPr>
                <w:rFonts w:ascii="Montserrat" w:eastAsia="Times New Roman" w:hAnsi="Montserrat"/>
                <w:color w:val="auto"/>
                <w:lang w:eastAsia="en-GB"/>
              </w:rPr>
              <w:t>Track downtime as resilience indicator</w:t>
            </w:r>
          </w:p>
        </w:tc>
        <w:tc>
          <w:tcPr>
            <w:tcW w:w="3402" w:type="dxa"/>
            <w:vAlign w:val="center"/>
          </w:tcPr>
          <w:p w14:paraId="3E3764A6" w14:textId="77777777" w:rsidR="00321FC9" w:rsidRPr="002C6C11" w:rsidRDefault="00321FC9" w:rsidP="00EB7A24">
            <w:pPr>
              <w:widowControl/>
              <w:autoSpaceDE/>
              <w:autoSpaceDN/>
              <w:spacing w:before="60"/>
              <w:rPr>
                <w:rFonts w:ascii="Montserrat" w:eastAsia="Times New Roman" w:hAnsi="Montserrat"/>
                <w:color w:val="auto"/>
                <w:u w:val="single"/>
                <w:lang w:eastAsia="en-GB"/>
              </w:rPr>
            </w:pPr>
            <w:r w:rsidRPr="002C6C11">
              <w:rPr>
                <w:rFonts w:ascii="Montserrat" w:eastAsia="Times New Roman" w:hAnsi="Montserrat"/>
                <w:color w:val="auto"/>
                <w:u w:val="single"/>
                <w:lang w:eastAsia="en-GB"/>
              </w:rPr>
              <w:t>Inputs:</w:t>
            </w:r>
          </w:p>
          <w:p w14:paraId="6B07FADF" w14:textId="77777777" w:rsidR="00321FC9" w:rsidRPr="002C6C11" w:rsidRDefault="00321FC9" w:rsidP="00B3730E">
            <w:pPr>
              <w:pStyle w:val="ParagraphText"/>
              <w:widowControl/>
              <w:numPr>
                <w:ilvl w:val="0"/>
                <w:numId w:val="218"/>
              </w:numPr>
              <w:autoSpaceDE/>
              <w:autoSpaceDN/>
              <w:jc w:val="left"/>
              <w:rPr>
                <w:sz w:val="16"/>
                <w:szCs w:val="16"/>
                <w:lang w:eastAsia="en-GB"/>
              </w:rPr>
            </w:pPr>
            <w:r w:rsidRPr="002C6C11">
              <w:rPr>
                <w:sz w:val="16"/>
                <w:szCs w:val="16"/>
                <w:lang w:eastAsia="en-GB"/>
              </w:rPr>
              <w:t>Continuous monitoring of service availability across distribution methods</w:t>
            </w:r>
          </w:p>
          <w:p w14:paraId="2C3027A3" w14:textId="77777777" w:rsidR="00321FC9" w:rsidRPr="002C6C11" w:rsidRDefault="00321FC9" w:rsidP="00B3730E">
            <w:pPr>
              <w:pStyle w:val="ParagraphText"/>
              <w:widowControl/>
              <w:numPr>
                <w:ilvl w:val="0"/>
                <w:numId w:val="218"/>
              </w:numPr>
              <w:autoSpaceDE/>
              <w:autoSpaceDN/>
              <w:jc w:val="left"/>
              <w:rPr>
                <w:sz w:val="16"/>
                <w:szCs w:val="16"/>
                <w:lang w:eastAsia="en-GB"/>
              </w:rPr>
            </w:pPr>
            <w:r w:rsidRPr="002C6C11">
              <w:rPr>
                <w:sz w:val="16"/>
                <w:szCs w:val="16"/>
                <w:lang w:eastAsia="en-GB"/>
              </w:rPr>
              <w:t>Logs of outage events, duration, and cause</w:t>
            </w:r>
          </w:p>
          <w:p w14:paraId="54BAF76B" w14:textId="77777777" w:rsidR="00321FC9" w:rsidRPr="002C6C11" w:rsidRDefault="00321FC9" w:rsidP="00985367">
            <w:pPr>
              <w:widowControl/>
              <w:autoSpaceDE/>
              <w:autoSpaceDN/>
              <w:rPr>
                <w:rFonts w:ascii="Montserrat" w:eastAsia="Times New Roman" w:hAnsi="Montserrat"/>
                <w:color w:val="auto"/>
                <w:u w:val="single"/>
                <w:lang w:eastAsia="en-GB"/>
              </w:rPr>
            </w:pPr>
            <w:r w:rsidRPr="002C6C11">
              <w:rPr>
                <w:rFonts w:ascii="Montserrat" w:eastAsia="Times New Roman" w:hAnsi="Montserrat"/>
                <w:color w:val="auto"/>
                <w:u w:val="single"/>
                <w:lang w:eastAsia="en-GB"/>
              </w:rPr>
              <w:t>Outputs:</w:t>
            </w:r>
          </w:p>
          <w:p w14:paraId="23B2952C" w14:textId="77777777" w:rsidR="00321FC9" w:rsidRPr="002C6C11" w:rsidRDefault="00321FC9" w:rsidP="00B3730E">
            <w:pPr>
              <w:pStyle w:val="ParagraphText"/>
              <w:numPr>
                <w:ilvl w:val="0"/>
                <w:numId w:val="218"/>
              </w:numPr>
              <w:jc w:val="left"/>
              <w:rPr>
                <w:sz w:val="16"/>
                <w:szCs w:val="16"/>
                <w:lang w:eastAsia="en-GB"/>
              </w:rPr>
            </w:pPr>
            <w:r w:rsidRPr="002C6C11">
              <w:rPr>
                <w:sz w:val="16"/>
                <w:szCs w:val="16"/>
                <w:lang w:eastAsia="en-GB"/>
              </w:rPr>
              <w:t>Percentage of uptime vs downtime across methods</w:t>
            </w:r>
          </w:p>
          <w:p w14:paraId="67532F2A" w14:textId="0C26897A" w:rsidR="007F3AAA" w:rsidRPr="002C6C11" w:rsidDel="00AF46F2" w:rsidRDefault="00321FC9" w:rsidP="00B3730E">
            <w:pPr>
              <w:pStyle w:val="ParagraphText"/>
              <w:numPr>
                <w:ilvl w:val="0"/>
                <w:numId w:val="218"/>
              </w:numPr>
              <w:jc w:val="left"/>
              <w:rPr>
                <w:rFonts w:eastAsia="Times New Roman" w:cs="Times New Roman"/>
                <w:sz w:val="16"/>
                <w:szCs w:val="16"/>
                <w:lang w:eastAsia="en-GB"/>
              </w:rPr>
            </w:pPr>
            <w:r w:rsidRPr="002C6C11">
              <w:rPr>
                <w:sz w:val="16"/>
                <w:szCs w:val="16"/>
                <w:lang w:eastAsia="en-GB"/>
              </w:rPr>
              <w:t>Frequency and severity of downtime incidents</w:t>
            </w:r>
          </w:p>
        </w:tc>
        <w:tc>
          <w:tcPr>
            <w:tcW w:w="1559" w:type="dxa"/>
            <w:vAlign w:val="center"/>
          </w:tcPr>
          <w:p w14:paraId="7D454C79" w14:textId="2A80025B" w:rsidR="007F3AAA" w:rsidRPr="00C80238" w:rsidDel="00AF46F2" w:rsidRDefault="00B33FE9" w:rsidP="007F3AAA">
            <w:pPr>
              <w:rPr>
                <w:rFonts w:ascii="Montserrat" w:eastAsia="Times New Roman" w:hAnsi="Montserrat" w:cs="Times New Roman"/>
                <w:color w:val="auto"/>
                <w:lang w:eastAsia="en-GB"/>
              </w:rPr>
            </w:pPr>
            <w:r w:rsidRPr="00C80238">
              <w:rPr>
                <w:rFonts w:ascii="Montserrat" w:eastAsia="Times New Roman" w:hAnsi="Montserrat"/>
                <w:color w:val="auto"/>
                <w:lang w:eastAsia="en-GB"/>
              </w:rPr>
              <w:t>Availability (Uptime %)</w:t>
            </w:r>
          </w:p>
        </w:tc>
      </w:tr>
      <w:tr w:rsidR="000A7D7F" w:rsidRPr="00C80238" w14:paraId="2893C902" w14:textId="77777777" w:rsidTr="007A6787">
        <w:tc>
          <w:tcPr>
            <w:tcW w:w="562" w:type="dxa"/>
            <w:noWrap/>
            <w:vAlign w:val="center"/>
            <w:hideMark/>
          </w:tcPr>
          <w:p w14:paraId="586ECF3D"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3.2.3</w:t>
            </w:r>
          </w:p>
        </w:tc>
        <w:tc>
          <w:tcPr>
            <w:tcW w:w="709" w:type="dxa"/>
            <w:noWrap/>
            <w:vAlign w:val="center"/>
            <w:hideMark/>
          </w:tcPr>
          <w:p w14:paraId="2E114C0D"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DTH</w:t>
            </w:r>
          </w:p>
        </w:tc>
        <w:tc>
          <w:tcPr>
            <w:tcW w:w="851" w:type="dxa"/>
            <w:noWrap/>
            <w:vAlign w:val="center"/>
            <w:hideMark/>
          </w:tcPr>
          <w:p w14:paraId="689F4FFC"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850" w:type="dxa"/>
            <w:noWrap/>
            <w:vAlign w:val="center"/>
            <w:hideMark/>
          </w:tcPr>
          <w:p w14:paraId="42CC5867"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1418" w:type="dxa"/>
            <w:vAlign w:val="center"/>
            <w:hideMark/>
          </w:tcPr>
          <w:p w14:paraId="346849CD" w14:textId="77777777" w:rsidR="005F19CF" w:rsidRPr="00C80238" w:rsidRDefault="005F19CF"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Average startup time</w:t>
            </w:r>
          </w:p>
        </w:tc>
        <w:tc>
          <w:tcPr>
            <w:tcW w:w="3402" w:type="dxa"/>
            <w:vAlign w:val="center"/>
            <w:hideMark/>
          </w:tcPr>
          <w:p w14:paraId="1FE403E8" w14:textId="77777777" w:rsidR="005F19CF" w:rsidRPr="00C80238" w:rsidRDefault="005F19CF"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This end-to-end/performance test aims at measuring the quality of experience of receiving a stream</w:t>
            </w:r>
          </w:p>
        </w:tc>
        <w:tc>
          <w:tcPr>
            <w:tcW w:w="1559" w:type="dxa"/>
            <w:vAlign w:val="center"/>
            <w:hideMark/>
          </w:tcPr>
          <w:p w14:paraId="0976AB3C" w14:textId="77777777" w:rsidR="005F19CF" w:rsidRPr="00C80238" w:rsidRDefault="005F19CF" w:rsidP="002E5FB9">
            <w:pPr>
              <w:jc w:val="both"/>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Start-up delay</w:t>
            </w:r>
          </w:p>
        </w:tc>
      </w:tr>
      <w:tr w:rsidR="000A7D7F" w:rsidRPr="00C80238" w14:paraId="402527F3" w14:textId="77777777" w:rsidTr="007A6787">
        <w:tc>
          <w:tcPr>
            <w:tcW w:w="562" w:type="dxa"/>
            <w:noWrap/>
            <w:vAlign w:val="center"/>
            <w:hideMark/>
          </w:tcPr>
          <w:p w14:paraId="48930BA5"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3.2.3</w:t>
            </w:r>
          </w:p>
        </w:tc>
        <w:tc>
          <w:tcPr>
            <w:tcW w:w="709" w:type="dxa"/>
            <w:noWrap/>
            <w:vAlign w:val="center"/>
            <w:hideMark/>
          </w:tcPr>
          <w:p w14:paraId="4C32A271"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DTH</w:t>
            </w:r>
          </w:p>
        </w:tc>
        <w:tc>
          <w:tcPr>
            <w:tcW w:w="851" w:type="dxa"/>
            <w:noWrap/>
            <w:vAlign w:val="center"/>
            <w:hideMark/>
          </w:tcPr>
          <w:p w14:paraId="4D8E994C"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850" w:type="dxa"/>
            <w:noWrap/>
            <w:vAlign w:val="center"/>
            <w:hideMark/>
          </w:tcPr>
          <w:p w14:paraId="729BE70D"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1418" w:type="dxa"/>
            <w:vAlign w:val="center"/>
            <w:hideMark/>
          </w:tcPr>
          <w:p w14:paraId="61FBD3E2" w14:textId="77777777" w:rsidR="005F19CF" w:rsidRPr="00C80238" w:rsidRDefault="005F19CF"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Average buffering frequency</w:t>
            </w:r>
          </w:p>
        </w:tc>
        <w:tc>
          <w:tcPr>
            <w:tcW w:w="3402" w:type="dxa"/>
            <w:vAlign w:val="center"/>
            <w:hideMark/>
          </w:tcPr>
          <w:p w14:paraId="14FC702D" w14:textId="77777777" w:rsidR="005F19CF" w:rsidRPr="00C80238" w:rsidRDefault="005F19CF"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This end-to-end/performance test aims at qualifying the network quality</w:t>
            </w:r>
          </w:p>
        </w:tc>
        <w:tc>
          <w:tcPr>
            <w:tcW w:w="1559" w:type="dxa"/>
            <w:vAlign w:val="center"/>
            <w:hideMark/>
          </w:tcPr>
          <w:p w14:paraId="3368377B" w14:textId="77777777" w:rsidR="005F19CF" w:rsidRPr="00C80238" w:rsidRDefault="005F19CF" w:rsidP="002E5FB9">
            <w:pPr>
              <w:jc w:val="both"/>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Buffering Ratio / Rebuffering Events</w:t>
            </w:r>
          </w:p>
        </w:tc>
      </w:tr>
      <w:tr w:rsidR="000A7D7F" w:rsidRPr="00C80238" w14:paraId="2CE53901" w14:textId="77777777" w:rsidTr="007A6787">
        <w:tc>
          <w:tcPr>
            <w:tcW w:w="562" w:type="dxa"/>
            <w:noWrap/>
            <w:vAlign w:val="center"/>
            <w:hideMark/>
          </w:tcPr>
          <w:p w14:paraId="6C7A6CF1"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3.2.3</w:t>
            </w:r>
          </w:p>
        </w:tc>
        <w:tc>
          <w:tcPr>
            <w:tcW w:w="709" w:type="dxa"/>
            <w:noWrap/>
            <w:vAlign w:val="center"/>
            <w:hideMark/>
          </w:tcPr>
          <w:p w14:paraId="2FB24752"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DTH</w:t>
            </w:r>
          </w:p>
        </w:tc>
        <w:tc>
          <w:tcPr>
            <w:tcW w:w="851" w:type="dxa"/>
            <w:noWrap/>
            <w:vAlign w:val="center"/>
            <w:hideMark/>
          </w:tcPr>
          <w:p w14:paraId="6566F2AC"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850" w:type="dxa"/>
            <w:noWrap/>
            <w:vAlign w:val="center"/>
            <w:hideMark/>
          </w:tcPr>
          <w:p w14:paraId="3978A12D"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1418" w:type="dxa"/>
            <w:vAlign w:val="center"/>
            <w:hideMark/>
          </w:tcPr>
          <w:p w14:paraId="63CC1C61" w14:textId="77777777" w:rsidR="005F19CF" w:rsidRPr="00C80238" w:rsidRDefault="005F19CF"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Frequency of resolution switches</w:t>
            </w:r>
          </w:p>
        </w:tc>
        <w:tc>
          <w:tcPr>
            <w:tcW w:w="3402" w:type="dxa"/>
            <w:vAlign w:val="center"/>
            <w:hideMark/>
          </w:tcPr>
          <w:p w14:paraId="286997B2" w14:textId="77777777" w:rsidR="005F19CF" w:rsidRPr="00C80238" w:rsidRDefault="005F19CF"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This end-to-end/performance test aims at checking that the player switches between different resolutions</w:t>
            </w:r>
          </w:p>
        </w:tc>
        <w:tc>
          <w:tcPr>
            <w:tcW w:w="1559" w:type="dxa"/>
            <w:vAlign w:val="center"/>
            <w:hideMark/>
          </w:tcPr>
          <w:p w14:paraId="75ED5510" w14:textId="77777777" w:rsidR="005F19CF" w:rsidRPr="00C80238" w:rsidRDefault="005F19CF" w:rsidP="002E5FB9">
            <w:pPr>
              <w:jc w:val="both"/>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Bitrate Stability / QoE</w:t>
            </w:r>
          </w:p>
        </w:tc>
      </w:tr>
      <w:tr w:rsidR="000A7D7F" w:rsidRPr="00C80238" w14:paraId="7DC2E172" w14:textId="77777777" w:rsidTr="007A6787">
        <w:tc>
          <w:tcPr>
            <w:tcW w:w="562" w:type="dxa"/>
            <w:noWrap/>
            <w:vAlign w:val="center"/>
            <w:hideMark/>
          </w:tcPr>
          <w:p w14:paraId="70C8AE4E"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3.2.3</w:t>
            </w:r>
          </w:p>
        </w:tc>
        <w:tc>
          <w:tcPr>
            <w:tcW w:w="709" w:type="dxa"/>
            <w:noWrap/>
            <w:vAlign w:val="center"/>
            <w:hideMark/>
          </w:tcPr>
          <w:p w14:paraId="5DD3E975"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DTH</w:t>
            </w:r>
          </w:p>
        </w:tc>
        <w:tc>
          <w:tcPr>
            <w:tcW w:w="851" w:type="dxa"/>
            <w:noWrap/>
            <w:vAlign w:val="center"/>
            <w:hideMark/>
          </w:tcPr>
          <w:p w14:paraId="25B028EA"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850" w:type="dxa"/>
            <w:noWrap/>
            <w:vAlign w:val="center"/>
            <w:hideMark/>
          </w:tcPr>
          <w:p w14:paraId="721E52B3" w14:textId="77777777" w:rsidR="005F19CF" w:rsidRPr="00C80238" w:rsidRDefault="005F19C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1418" w:type="dxa"/>
            <w:vAlign w:val="center"/>
            <w:hideMark/>
          </w:tcPr>
          <w:p w14:paraId="105797FD" w14:textId="77777777" w:rsidR="005F19CF" w:rsidRPr="00C80238" w:rsidRDefault="005F19CF"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Percentage of uptime vs downtime</w:t>
            </w:r>
          </w:p>
        </w:tc>
        <w:tc>
          <w:tcPr>
            <w:tcW w:w="3402" w:type="dxa"/>
            <w:vAlign w:val="center"/>
            <w:hideMark/>
          </w:tcPr>
          <w:p w14:paraId="0B6E7B3D" w14:textId="77777777" w:rsidR="005F19CF" w:rsidRPr="00C80238" w:rsidRDefault="005F19CF"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This end-to-end/performance test aims at qualifying the availability of the stream</w:t>
            </w:r>
          </w:p>
        </w:tc>
        <w:tc>
          <w:tcPr>
            <w:tcW w:w="1559" w:type="dxa"/>
            <w:vAlign w:val="center"/>
            <w:hideMark/>
          </w:tcPr>
          <w:p w14:paraId="287A7AB9" w14:textId="77777777" w:rsidR="005F19CF" w:rsidRPr="00C80238" w:rsidRDefault="005F19CF" w:rsidP="002E5FB9">
            <w:pPr>
              <w:jc w:val="both"/>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Bitrate Stability / QoE</w:t>
            </w:r>
          </w:p>
        </w:tc>
      </w:tr>
      <w:tr w:rsidR="00F342DB" w:rsidRPr="00C80238" w14:paraId="0BA010C4" w14:textId="77777777" w:rsidTr="007A6787">
        <w:tc>
          <w:tcPr>
            <w:tcW w:w="562" w:type="dxa"/>
            <w:noWrap/>
            <w:vAlign w:val="center"/>
          </w:tcPr>
          <w:p w14:paraId="4B781D6D" w14:textId="74E8AC24"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4.1</w:t>
            </w:r>
          </w:p>
        </w:tc>
        <w:tc>
          <w:tcPr>
            <w:tcW w:w="709" w:type="dxa"/>
            <w:noWrap/>
            <w:vAlign w:val="center"/>
          </w:tcPr>
          <w:p w14:paraId="5A0DBEE1" w14:textId="1D20DBBD"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DTV</w:t>
            </w:r>
          </w:p>
        </w:tc>
        <w:tc>
          <w:tcPr>
            <w:tcW w:w="851" w:type="dxa"/>
            <w:noWrap/>
            <w:vAlign w:val="center"/>
          </w:tcPr>
          <w:p w14:paraId="5C60A73C" w14:textId="109AA27A"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Viasat</w:t>
            </w:r>
          </w:p>
        </w:tc>
        <w:tc>
          <w:tcPr>
            <w:tcW w:w="850" w:type="dxa"/>
            <w:noWrap/>
            <w:vAlign w:val="center"/>
          </w:tcPr>
          <w:p w14:paraId="02FC9F6A" w14:textId="1757DA5F"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MBI</w:t>
            </w:r>
          </w:p>
        </w:tc>
        <w:tc>
          <w:tcPr>
            <w:tcW w:w="1418" w:type="dxa"/>
            <w:vAlign w:val="center"/>
          </w:tcPr>
          <w:p w14:paraId="307C473A" w14:textId="20611CE5"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Content reception in mobile scenario</w:t>
            </w:r>
          </w:p>
        </w:tc>
        <w:tc>
          <w:tcPr>
            <w:tcW w:w="3402" w:type="dxa"/>
            <w:vAlign w:val="center"/>
          </w:tcPr>
          <w:p w14:paraId="2AC54BDF" w14:textId="489E4160"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Satellite reception on a moving vehicle and content redistribution inside the vehicle</w:t>
            </w:r>
          </w:p>
        </w:tc>
        <w:tc>
          <w:tcPr>
            <w:tcW w:w="1559" w:type="dxa"/>
            <w:vAlign w:val="center"/>
          </w:tcPr>
          <w:p w14:paraId="7A3EE4F3" w14:textId="77777777" w:rsidR="00F342DB" w:rsidRPr="002C6C11" w:rsidRDefault="00F342DB" w:rsidP="00F342DB">
            <w:pPr>
              <w:spacing w:line="259" w:lineRule="auto"/>
              <w:rPr>
                <w:rFonts w:ascii="Montserrat" w:hAnsi="Montserrat"/>
              </w:rPr>
            </w:pPr>
            <w:r w:rsidRPr="00C80238">
              <w:rPr>
                <w:rFonts w:ascii="Montserrat" w:eastAsia="Times New Roman" w:hAnsi="Montserrat" w:cs="Times New Roman"/>
                <w:color w:val="auto"/>
                <w:lang w:eastAsia="en-GB"/>
              </w:rPr>
              <w:t>Throughput</w:t>
            </w:r>
          </w:p>
          <w:p w14:paraId="6DFC85A6" w14:textId="59E23FC1" w:rsidR="00F342DB" w:rsidRPr="00C80238" w:rsidRDefault="00F342DB" w:rsidP="00F342DB">
            <w:pPr>
              <w:jc w:val="both"/>
              <w:rPr>
                <w:rFonts w:ascii="Montserrat" w:eastAsia="Times New Roman" w:hAnsi="Montserrat" w:cs="Times New Roman"/>
                <w:color w:val="auto"/>
                <w:lang w:eastAsia="en-GB"/>
              </w:rPr>
            </w:pPr>
            <w:r w:rsidRPr="00C80238">
              <w:rPr>
                <w:rFonts w:ascii="Montserrat" w:eastAsia="Times New Roman" w:hAnsi="Montserrat"/>
                <w:color w:val="auto"/>
                <w:lang w:eastAsia="en-GB"/>
              </w:rPr>
              <w:t>Bitrate Stability / QoE</w:t>
            </w:r>
          </w:p>
        </w:tc>
      </w:tr>
      <w:tr w:rsidR="00F342DB" w:rsidRPr="00C80238" w14:paraId="70C95AFB" w14:textId="77777777" w:rsidTr="007A6787">
        <w:tc>
          <w:tcPr>
            <w:tcW w:w="562" w:type="dxa"/>
            <w:noWrap/>
            <w:vAlign w:val="center"/>
            <w:hideMark/>
          </w:tcPr>
          <w:p w14:paraId="384FD53D"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4.2</w:t>
            </w:r>
          </w:p>
        </w:tc>
        <w:tc>
          <w:tcPr>
            <w:tcW w:w="709" w:type="dxa"/>
            <w:noWrap/>
            <w:vAlign w:val="center"/>
            <w:hideMark/>
          </w:tcPr>
          <w:p w14:paraId="69B464B1"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DTV</w:t>
            </w:r>
          </w:p>
        </w:tc>
        <w:tc>
          <w:tcPr>
            <w:tcW w:w="851" w:type="dxa"/>
            <w:noWrap/>
            <w:vAlign w:val="center"/>
            <w:hideMark/>
          </w:tcPr>
          <w:p w14:paraId="4887CAD8"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LINKS</w:t>
            </w:r>
          </w:p>
        </w:tc>
        <w:tc>
          <w:tcPr>
            <w:tcW w:w="850" w:type="dxa"/>
            <w:noWrap/>
            <w:vAlign w:val="center"/>
            <w:hideMark/>
          </w:tcPr>
          <w:p w14:paraId="1C7D9391"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LINKS</w:t>
            </w:r>
          </w:p>
        </w:tc>
        <w:tc>
          <w:tcPr>
            <w:tcW w:w="1418" w:type="dxa"/>
            <w:vAlign w:val="center"/>
            <w:hideMark/>
          </w:tcPr>
          <w:p w14:paraId="1892E603"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Content reception in mobile scenario</w:t>
            </w:r>
          </w:p>
        </w:tc>
        <w:tc>
          <w:tcPr>
            <w:tcW w:w="3402" w:type="dxa"/>
            <w:vAlign w:val="center"/>
            <w:hideMark/>
          </w:tcPr>
          <w:p w14:paraId="568ECDBE"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Satellite reception on a moving vehicle and content redistribution inside the vehicle</w:t>
            </w:r>
          </w:p>
        </w:tc>
        <w:tc>
          <w:tcPr>
            <w:tcW w:w="1559" w:type="dxa"/>
            <w:vAlign w:val="center"/>
            <w:hideMark/>
          </w:tcPr>
          <w:p w14:paraId="3F77C4E5"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Bit-rate, MODCOD / BER</w:t>
            </w:r>
          </w:p>
        </w:tc>
      </w:tr>
      <w:tr w:rsidR="00F342DB" w:rsidRPr="00C80238" w14:paraId="59BD5C0A" w14:textId="77777777" w:rsidTr="007A6787">
        <w:tc>
          <w:tcPr>
            <w:tcW w:w="562" w:type="dxa"/>
            <w:noWrap/>
            <w:vAlign w:val="center"/>
            <w:hideMark/>
          </w:tcPr>
          <w:p w14:paraId="77B44E8F"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5.1</w:t>
            </w:r>
          </w:p>
        </w:tc>
        <w:tc>
          <w:tcPr>
            <w:tcW w:w="709" w:type="dxa"/>
            <w:noWrap/>
            <w:vAlign w:val="center"/>
            <w:hideMark/>
          </w:tcPr>
          <w:p w14:paraId="5B36BC0F"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5DD96BE1"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850" w:type="dxa"/>
            <w:noWrap/>
            <w:vAlign w:val="center"/>
            <w:hideMark/>
          </w:tcPr>
          <w:p w14:paraId="790C8E2C"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1418" w:type="dxa"/>
            <w:vAlign w:val="center"/>
            <w:hideMark/>
          </w:tcPr>
          <w:p w14:paraId="71B71C5A"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Average startup time</w:t>
            </w:r>
          </w:p>
        </w:tc>
        <w:tc>
          <w:tcPr>
            <w:tcW w:w="3402" w:type="dxa"/>
            <w:vAlign w:val="center"/>
            <w:hideMark/>
          </w:tcPr>
          <w:p w14:paraId="18C797F7"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This end-to-end/performance test aims at measuring the quality of experience of receiving a stream using Media Streaming and 5G Unicast</w:t>
            </w:r>
          </w:p>
        </w:tc>
        <w:tc>
          <w:tcPr>
            <w:tcW w:w="1559" w:type="dxa"/>
            <w:vAlign w:val="center"/>
            <w:hideMark/>
          </w:tcPr>
          <w:p w14:paraId="3C1DAE88"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Start-up delay</w:t>
            </w:r>
          </w:p>
        </w:tc>
      </w:tr>
      <w:tr w:rsidR="00F342DB" w:rsidRPr="00C80238" w14:paraId="4D94D380" w14:textId="77777777" w:rsidTr="007A6787">
        <w:tc>
          <w:tcPr>
            <w:tcW w:w="562" w:type="dxa"/>
            <w:noWrap/>
            <w:vAlign w:val="center"/>
            <w:hideMark/>
          </w:tcPr>
          <w:p w14:paraId="5080D428"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5.1</w:t>
            </w:r>
          </w:p>
        </w:tc>
        <w:tc>
          <w:tcPr>
            <w:tcW w:w="709" w:type="dxa"/>
            <w:noWrap/>
            <w:vAlign w:val="center"/>
            <w:hideMark/>
          </w:tcPr>
          <w:p w14:paraId="7957EB47"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3CEA0073"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850" w:type="dxa"/>
            <w:noWrap/>
            <w:vAlign w:val="center"/>
            <w:hideMark/>
          </w:tcPr>
          <w:p w14:paraId="782006C7"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1418" w:type="dxa"/>
            <w:vAlign w:val="center"/>
            <w:hideMark/>
          </w:tcPr>
          <w:p w14:paraId="7FB0F9AC"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Average buffering frequency</w:t>
            </w:r>
          </w:p>
        </w:tc>
        <w:tc>
          <w:tcPr>
            <w:tcW w:w="3402" w:type="dxa"/>
            <w:vAlign w:val="center"/>
            <w:hideMark/>
          </w:tcPr>
          <w:p w14:paraId="43674594"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This end-to-end/performance test aims at qualifying the network quality, using Media Streaming and 5G Unicast</w:t>
            </w:r>
          </w:p>
        </w:tc>
        <w:tc>
          <w:tcPr>
            <w:tcW w:w="1559" w:type="dxa"/>
            <w:vAlign w:val="center"/>
            <w:hideMark/>
          </w:tcPr>
          <w:p w14:paraId="6BE50F9C"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Buffering Ratio / Rebuffering Events</w:t>
            </w:r>
          </w:p>
        </w:tc>
      </w:tr>
      <w:tr w:rsidR="00F342DB" w:rsidRPr="00C80238" w14:paraId="3738C3FE" w14:textId="77777777" w:rsidTr="007A6787">
        <w:tc>
          <w:tcPr>
            <w:tcW w:w="562" w:type="dxa"/>
            <w:noWrap/>
            <w:vAlign w:val="center"/>
            <w:hideMark/>
          </w:tcPr>
          <w:p w14:paraId="6182AAD7"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5.1</w:t>
            </w:r>
          </w:p>
        </w:tc>
        <w:tc>
          <w:tcPr>
            <w:tcW w:w="709" w:type="dxa"/>
            <w:noWrap/>
            <w:vAlign w:val="center"/>
            <w:hideMark/>
          </w:tcPr>
          <w:p w14:paraId="6CE0F609"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0D4BA1BF"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850" w:type="dxa"/>
            <w:noWrap/>
            <w:vAlign w:val="center"/>
            <w:hideMark/>
          </w:tcPr>
          <w:p w14:paraId="2988D436"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1418" w:type="dxa"/>
            <w:vAlign w:val="center"/>
            <w:hideMark/>
          </w:tcPr>
          <w:p w14:paraId="0141DB76"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Frequency of resolution switches</w:t>
            </w:r>
          </w:p>
        </w:tc>
        <w:tc>
          <w:tcPr>
            <w:tcW w:w="3402" w:type="dxa"/>
            <w:vAlign w:val="center"/>
            <w:hideMark/>
          </w:tcPr>
          <w:p w14:paraId="568CE80D"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This end-to-end/performance test aims at checking that the player switches between different resolutions, using Media Streaming and 5G Unicast, when the quality of the network changes.</w:t>
            </w:r>
          </w:p>
        </w:tc>
        <w:tc>
          <w:tcPr>
            <w:tcW w:w="1559" w:type="dxa"/>
            <w:vAlign w:val="center"/>
            <w:hideMark/>
          </w:tcPr>
          <w:p w14:paraId="76AF1EAD"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Bitrate Stability / QoE</w:t>
            </w:r>
          </w:p>
        </w:tc>
      </w:tr>
      <w:tr w:rsidR="00F342DB" w:rsidRPr="00C80238" w14:paraId="028E6416" w14:textId="77777777" w:rsidTr="007A6787">
        <w:tc>
          <w:tcPr>
            <w:tcW w:w="562" w:type="dxa"/>
            <w:noWrap/>
            <w:vAlign w:val="center"/>
            <w:hideMark/>
          </w:tcPr>
          <w:p w14:paraId="17C3A58B"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5.1</w:t>
            </w:r>
          </w:p>
        </w:tc>
        <w:tc>
          <w:tcPr>
            <w:tcW w:w="709" w:type="dxa"/>
            <w:noWrap/>
            <w:vAlign w:val="center"/>
            <w:hideMark/>
          </w:tcPr>
          <w:p w14:paraId="47B276CC"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24845DE2"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850" w:type="dxa"/>
            <w:noWrap/>
            <w:vAlign w:val="center"/>
            <w:hideMark/>
          </w:tcPr>
          <w:p w14:paraId="05125E8D"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EBU</w:t>
            </w:r>
          </w:p>
        </w:tc>
        <w:tc>
          <w:tcPr>
            <w:tcW w:w="1418" w:type="dxa"/>
            <w:vAlign w:val="center"/>
            <w:hideMark/>
          </w:tcPr>
          <w:p w14:paraId="2CC20A96"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Percentage of uptime vs downtime</w:t>
            </w:r>
          </w:p>
        </w:tc>
        <w:tc>
          <w:tcPr>
            <w:tcW w:w="3402" w:type="dxa"/>
            <w:vAlign w:val="center"/>
            <w:hideMark/>
          </w:tcPr>
          <w:p w14:paraId="2B1CDB49"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This end-to-end/performance test aims at qualifying the availability of the stream, using Media Streaming and 5G Unicast</w:t>
            </w:r>
          </w:p>
        </w:tc>
        <w:tc>
          <w:tcPr>
            <w:tcW w:w="1559" w:type="dxa"/>
            <w:vAlign w:val="center"/>
            <w:hideMark/>
          </w:tcPr>
          <w:p w14:paraId="0D153B3E"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Bitrate Stability / QoE</w:t>
            </w:r>
          </w:p>
        </w:tc>
      </w:tr>
      <w:tr w:rsidR="00F342DB" w:rsidRPr="00C80238" w14:paraId="1D551A57" w14:textId="77777777" w:rsidTr="007A6787">
        <w:tc>
          <w:tcPr>
            <w:tcW w:w="562" w:type="dxa"/>
            <w:noWrap/>
            <w:vAlign w:val="center"/>
            <w:hideMark/>
          </w:tcPr>
          <w:p w14:paraId="2BA25A10"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5.2</w:t>
            </w:r>
          </w:p>
        </w:tc>
        <w:tc>
          <w:tcPr>
            <w:tcW w:w="709" w:type="dxa"/>
            <w:noWrap/>
            <w:vAlign w:val="center"/>
            <w:hideMark/>
          </w:tcPr>
          <w:p w14:paraId="0E65E8E4"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76A42B79" w14:textId="6ED637F1"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Arctic Space</w:t>
            </w:r>
          </w:p>
        </w:tc>
        <w:tc>
          <w:tcPr>
            <w:tcW w:w="850" w:type="dxa"/>
            <w:noWrap/>
            <w:vAlign w:val="center"/>
            <w:hideMark/>
          </w:tcPr>
          <w:p w14:paraId="1324A716"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Arctic Space, Varnish</w:t>
            </w:r>
          </w:p>
        </w:tc>
        <w:tc>
          <w:tcPr>
            <w:tcW w:w="1418" w:type="dxa"/>
            <w:vAlign w:val="center"/>
            <w:hideMark/>
          </w:tcPr>
          <w:p w14:paraId="002AC0A7"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Linear Stream performance tests E2E</w:t>
            </w:r>
          </w:p>
        </w:tc>
        <w:tc>
          <w:tcPr>
            <w:tcW w:w="3402" w:type="dxa"/>
            <w:vAlign w:val="center"/>
            <w:hideMark/>
          </w:tcPr>
          <w:p w14:paraId="032D68FD" w14:textId="44591D10"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Linear Video Stream ingested from RAI source processed using FENIX protocol, transmitted over GEO link.  Measure the different KPIs such as timing in each step of the chain and latency how far behind the player receives segments. </w:t>
            </w:r>
          </w:p>
        </w:tc>
        <w:tc>
          <w:tcPr>
            <w:tcW w:w="1559" w:type="dxa"/>
            <w:vAlign w:val="center"/>
            <w:hideMark/>
          </w:tcPr>
          <w:p w14:paraId="00216CBC" w14:textId="67BB0B0B"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End-to-End performance</w:t>
            </w:r>
            <w:r w:rsidRPr="00C80238">
              <w:rPr>
                <w:rFonts w:ascii="Montserrat" w:eastAsia="Times New Roman" w:hAnsi="Montserrat" w:cs="Times New Roman"/>
                <w:color w:val="auto"/>
                <w:lang w:eastAsia="en-GB"/>
              </w:rPr>
              <w:br/>
              <w:t>Throughput, latency, TTFB, TTLB</w:t>
            </w:r>
          </w:p>
        </w:tc>
      </w:tr>
      <w:tr w:rsidR="00F342DB" w:rsidRPr="00C80238" w14:paraId="2F5C06FB" w14:textId="77777777" w:rsidTr="007A6787">
        <w:tc>
          <w:tcPr>
            <w:tcW w:w="562" w:type="dxa"/>
            <w:noWrap/>
            <w:vAlign w:val="center"/>
            <w:hideMark/>
          </w:tcPr>
          <w:p w14:paraId="64E03C14"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5.2</w:t>
            </w:r>
          </w:p>
        </w:tc>
        <w:tc>
          <w:tcPr>
            <w:tcW w:w="709" w:type="dxa"/>
            <w:noWrap/>
            <w:vAlign w:val="center"/>
            <w:hideMark/>
          </w:tcPr>
          <w:p w14:paraId="096DBB40"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51B5384D"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Arctic Space</w:t>
            </w:r>
          </w:p>
        </w:tc>
        <w:tc>
          <w:tcPr>
            <w:tcW w:w="850" w:type="dxa"/>
            <w:noWrap/>
            <w:vAlign w:val="center"/>
            <w:hideMark/>
          </w:tcPr>
          <w:p w14:paraId="303DC8B3"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Arctic Space, Varnish</w:t>
            </w:r>
          </w:p>
        </w:tc>
        <w:tc>
          <w:tcPr>
            <w:tcW w:w="1418" w:type="dxa"/>
            <w:vAlign w:val="center"/>
            <w:hideMark/>
          </w:tcPr>
          <w:p w14:paraId="4D4955FD"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Cache miss E2E </w:t>
            </w:r>
          </w:p>
        </w:tc>
        <w:tc>
          <w:tcPr>
            <w:tcW w:w="3402" w:type="dxa"/>
            <w:vAlign w:val="center"/>
            <w:hideMark/>
          </w:tcPr>
          <w:p w14:paraId="1174B862"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Content that is not stored in cache, measure how long it takes until this is available in cache from the first request by requesting content to be populated via API </w:t>
            </w:r>
          </w:p>
        </w:tc>
        <w:tc>
          <w:tcPr>
            <w:tcW w:w="1559" w:type="dxa"/>
            <w:vAlign w:val="center"/>
            <w:hideMark/>
          </w:tcPr>
          <w:p w14:paraId="45D2498A" w14:textId="0DA393D2"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End-to-End performance</w:t>
            </w:r>
            <w:r w:rsidRPr="00C80238">
              <w:rPr>
                <w:rFonts w:ascii="Montserrat" w:eastAsia="Times New Roman" w:hAnsi="Montserrat" w:cs="Times New Roman"/>
                <w:color w:val="auto"/>
                <w:lang w:eastAsia="en-GB"/>
              </w:rPr>
              <w:br/>
              <w:t>Throughput, latency, TTFB, TTLB</w:t>
            </w:r>
          </w:p>
        </w:tc>
      </w:tr>
      <w:tr w:rsidR="00F342DB" w:rsidRPr="00C80238" w14:paraId="75417488" w14:textId="77777777" w:rsidTr="007A6787">
        <w:tc>
          <w:tcPr>
            <w:tcW w:w="562" w:type="dxa"/>
            <w:noWrap/>
            <w:vAlign w:val="center"/>
            <w:hideMark/>
          </w:tcPr>
          <w:p w14:paraId="78848879"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5.2</w:t>
            </w:r>
          </w:p>
        </w:tc>
        <w:tc>
          <w:tcPr>
            <w:tcW w:w="709" w:type="dxa"/>
            <w:noWrap/>
            <w:vAlign w:val="center"/>
            <w:hideMark/>
          </w:tcPr>
          <w:p w14:paraId="0F747A21"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027DF452" w14:textId="2D1EE39F"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Arctic Space</w:t>
            </w:r>
          </w:p>
        </w:tc>
        <w:tc>
          <w:tcPr>
            <w:tcW w:w="850" w:type="dxa"/>
            <w:noWrap/>
            <w:vAlign w:val="center"/>
            <w:hideMark/>
          </w:tcPr>
          <w:p w14:paraId="3512A756"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Arctic Space, Varnish</w:t>
            </w:r>
          </w:p>
        </w:tc>
        <w:tc>
          <w:tcPr>
            <w:tcW w:w="1418" w:type="dxa"/>
            <w:vAlign w:val="center"/>
            <w:hideMark/>
          </w:tcPr>
          <w:p w14:paraId="27AA54E7" w14:textId="6188E8BD"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Pre-cached content over 5G</w:t>
            </w:r>
          </w:p>
        </w:tc>
        <w:tc>
          <w:tcPr>
            <w:tcW w:w="3402" w:type="dxa"/>
            <w:vAlign w:val="center"/>
            <w:hideMark/>
          </w:tcPr>
          <w:p w14:paraId="4C87F769" w14:textId="26063FBF"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Measure the throughput / performance of precached content over 5G network</w:t>
            </w:r>
          </w:p>
        </w:tc>
        <w:tc>
          <w:tcPr>
            <w:tcW w:w="1559" w:type="dxa"/>
            <w:vAlign w:val="center"/>
            <w:hideMark/>
          </w:tcPr>
          <w:p w14:paraId="172B5AA7" w14:textId="576A8534"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5G Performance Test</w:t>
            </w:r>
            <w:r w:rsidRPr="00C80238">
              <w:rPr>
                <w:rFonts w:ascii="Montserrat" w:eastAsia="Times New Roman" w:hAnsi="Montserrat" w:cs="Times New Roman"/>
                <w:color w:val="auto"/>
                <w:lang w:eastAsia="en-GB"/>
              </w:rPr>
              <w:br/>
              <w:t>Throughput, latency, TTFB, TTLB</w:t>
            </w:r>
          </w:p>
        </w:tc>
      </w:tr>
      <w:tr w:rsidR="00F342DB" w:rsidRPr="00C80238" w14:paraId="48C99607" w14:textId="77777777" w:rsidTr="007A6787">
        <w:tc>
          <w:tcPr>
            <w:tcW w:w="562" w:type="dxa"/>
            <w:noWrap/>
            <w:vAlign w:val="center"/>
            <w:hideMark/>
          </w:tcPr>
          <w:p w14:paraId="6B208AA0"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5.3</w:t>
            </w:r>
          </w:p>
        </w:tc>
        <w:tc>
          <w:tcPr>
            <w:tcW w:w="709" w:type="dxa"/>
            <w:noWrap/>
            <w:vAlign w:val="center"/>
            <w:hideMark/>
          </w:tcPr>
          <w:p w14:paraId="5A731AD4"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0CD916DA"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Telenor Maritime</w:t>
            </w:r>
          </w:p>
        </w:tc>
        <w:tc>
          <w:tcPr>
            <w:tcW w:w="850" w:type="dxa"/>
            <w:vAlign w:val="center"/>
            <w:hideMark/>
          </w:tcPr>
          <w:p w14:paraId="7F4E68E1"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FTA, Telenor Maritime</w:t>
            </w:r>
          </w:p>
        </w:tc>
        <w:tc>
          <w:tcPr>
            <w:tcW w:w="1418" w:type="dxa"/>
            <w:vAlign w:val="center"/>
            <w:hideMark/>
          </w:tcPr>
          <w:p w14:paraId="7E1A8F13" w14:textId="309DCB43"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Multimedia Test</w:t>
            </w:r>
          </w:p>
        </w:tc>
        <w:tc>
          <w:tcPr>
            <w:tcW w:w="3402" w:type="dxa"/>
            <w:vAlign w:val="center"/>
            <w:hideMark/>
          </w:tcPr>
          <w:p w14:paraId="5BEFB82C" w14:textId="15B59AB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Capture the different metrics from the satellite transmitter and receiver</w:t>
            </w:r>
          </w:p>
        </w:tc>
        <w:tc>
          <w:tcPr>
            <w:tcW w:w="1559" w:type="dxa"/>
            <w:vAlign w:val="center"/>
            <w:hideMark/>
          </w:tcPr>
          <w:p w14:paraId="16795BF5" w14:textId="7CC0BF48" w:rsidR="00F342DB" w:rsidRPr="00C80238" w:rsidRDefault="005F2584"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QoE metrics</w:t>
            </w:r>
          </w:p>
        </w:tc>
      </w:tr>
      <w:tr w:rsidR="00F342DB" w:rsidRPr="00C80238" w14:paraId="1BF083DD" w14:textId="77777777" w:rsidTr="007A6787">
        <w:tc>
          <w:tcPr>
            <w:tcW w:w="562" w:type="dxa"/>
            <w:noWrap/>
            <w:vAlign w:val="center"/>
            <w:hideMark/>
          </w:tcPr>
          <w:p w14:paraId="788D6414"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5.3</w:t>
            </w:r>
          </w:p>
        </w:tc>
        <w:tc>
          <w:tcPr>
            <w:tcW w:w="709" w:type="dxa"/>
            <w:noWrap/>
            <w:vAlign w:val="center"/>
            <w:hideMark/>
          </w:tcPr>
          <w:p w14:paraId="634555CA"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75F91067"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Maritime testbed</w:t>
            </w:r>
          </w:p>
        </w:tc>
        <w:tc>
          <w:tcPr>
            <w:tcW w:w="850" w:type="dxa"/>
            <w:vAlign w:val="center"/>
            <w:hideMark/>
          </w:tcPr>
          <w:p w14:paraId="6EF74071"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Telenor, R&amp;I</w:t>
            </w:r>
          </w:p>
        </w:tc>
        <w:tc>
          <w:tcPr>
            <w:tcW w:w="1418" w:type="dxa"/>
            <w:vAlign w:val="center"/>
            <w:hideMark/>
          </w:tcPr>
          <w:p w14:paraId="1E70272A"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5G system performance</w:t>
            </w:r>
          </w:p>
        </w:tc>
        <w:tc>
          <w:tcPr>
            <w:tcW w:w="3402" w:type="dxa"/>
            <w:vAlign w:val="center"/>
            <w:hideMark/>
          </w:tcPr>
          <w:p w14:paraId="4F9B3054"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Validate the performance of the 5G network</w:t>
            </w:r>
          </w:p>
        </w:tc>
        <w:tc>
          <w:tcPr>
            <w:tcW w:w="1559" w:type="dxa"/>
            <w:vAlign w:val="center"/>
            <w:hideMark/>
          </w:tcPr>
          <w:p w14:paraId="0F99D797"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Throughput, latency, jitter, packet loss</w:t>
            </w:r>
          </w:p>
        </w:tc>
      </w:tr>
      <w:tr w:rsidR="00F342DB" w:rsidRPr="00C80238" w14:paraId="4030188A" w14:textId="77777777" w:rsidTr="007A6787">
        <w:tc>
          <w:tcPr>
            <w:tcW w:w="562" w:type="dxa"/>
            <w:noWrap/>
            <w:vAlign w:val="center"/>
            <w:hideMark/>
          </w:tcPr>
          <w:p w14:paraId="74FF7E1D"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5.3</w:t>
            </w:r>
          </w:p>
        </w:tc>
        <w:tc>
          <w:tcPr>
            <w:tcW w:w="709" w:type="dxa"/>
            <w:noWrap/>
            <w:vAlign w:val="center"/>
            <w:hideMark/>
          </w:tcPr>
          <w:p w14:paraId="08960DA8"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7F96A7E4"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Maritime testbed</w:t>
            </w:r>
          </w:p>
        </w:tc>
        <w:tc>
          <w:tcPr>
            <w:tcW w:w="850" w:type="dxa"/>
            <w:vAlign w:val="center"/>
            <w:hideMark/>
          </w:tcPr>
          <w:p w14:paraId="51B3C911"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Telenor, R&amp;I</w:t>
            </w:r>
          </w:p>
        </w:tc>
        <w:tc>
          <w:tcPr>
            <w:tcW w:w="1418" w:type="dxa"/>
            <w:vAlign w:val="center"/>
            <w:hideMark/>
          </w:tcPr>
          <w:p w14:paraId="79357919"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Deployment time for a new 5G site</w:t>
            </w:r>
          </w:p>
        </w:tc>
        <w:tc>
          <w:tcPr>
            <w:tcW w:w="3402" w:type="dxa"/>
            <w:vAlign w:val="center"/>
            <w:hideMark/>
          </w:tcPr>
          <w:p w14:paraId="1373B1D1"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Measure time from command given in OSM to the new site is up and running</w:t>
            </w:r>
          </w:p>
        </w:tc>
        <w:tc>
          <w:tcPr>
            <w:tcW w:w="1559" w:type="dxa"/>
            <w:vAlign w:val="center"/>
            <w:hideMark/>
          </w:tcPr>
          <w:p w14:paraId="58794A9C"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Deployment time</w:t>
            </w:r>
          </w:p>
        </w:tc>
      </w:tr>
      <w:tr w:rsidR="00F342DB" w:rsidRPr="00C80238" w14:paraId="1FAAA787" w14:textId="77777777" w:rsidTr="007A6787">
        <w:tc>
          <w:tcPr>
            <w:tcW w:w="562" w:type="dxa"/>
            <w:noWrap/>
            <w:vAlign w:val="center"/>
            <w:hideMark/>
          </w:tcPr>
          <w:p w14:paraId="102A461F"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5.4</w:t>
            </w:r>
          </w:p>
        </w:tc>
        <w:tc>
          <w:tcPr>
            <w:tcW w:w="709" w:type="dxa"/>
            <w:noWrap/>
            <w:vAlign w:val="center"/>
            <w:hideMark/>
          </w:tcPr>
          <w:p w14:paraId="40D0BA86"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2290876A"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850" w:type="dxa"/>
            <w:noWrap/>
            <w:vAlign w:val="center"/>
            <w:hideMark/>
          </w:tcPr>
          <w:p w14:paraId="1DA7B418"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1418" w:type="dxa"/>
            <w:vAlign w:val="center"/>
            <w:hideMark/>
          </w:tcPr>
          <w:p w14:paraId="45B4B43E" w14:textId="339BE6AE" w:rsidR="00F342DB" w:rsidRPr="00C80238" w:rsidRDefault="00DD0A50"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Service continuity on</w:t>
            </w:r>
            <w:r w:rsidR="00F342DB" w:rsidRPr="00C80238">
              <w:rPr>
                <w:rFonts w:ascii="Montserrat" w:eastAsia="Times New Roman" w:hAnsi="Montserrat" w:cs="Times New Roman"/>
                <w:color w:val="auto"/>
                <w:lang w:eastAsia="en-GB"/>
              </w:rPr>
              <w:t xml:space="preserve"> end-to-end 5G Broadcast integration</w:t>
            </w:r>
          </w:p>
        </w:tc>
        <w:tc>
          <w:tcPr>
            <w:tcW w:w="3402" w:type="dxa"/>
            <w:vAlign w:val="center"/>
            <w:hideMark/>
          </w:tcPr>
          <w:p w14:paraId="407378DA" w14:textId="69D4F610"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Laboratory </w:t>
            </w:r>
            <w:r w:rsidR="00DD0A50" w:rsidRPr="00C80238">
              <w:rPr>
                <w:rFonts w:ascii="Montserrat" w:eastAsia="Times New Roman" w:hAnsi="Montserrat" w:cs="Times New Roman"/>
                <w:color w:val="auto"/>
                <w:lang w:eastAsia="en-GB"/>
              </w:rPr>
              <w:t>evaluation</w:t>
            </w:r>
            <w:r w:rsidRPr="00C80238">
              <w:rPr>
                <w:rFonts w:ascii="Montserrat" w:eastAsia="Times New Roman" w:hAnsi="Montserrat" w:cs="Times New Roman"/>
                <w:color w:val="auto"/>
                <w:lang w:eastAsia="en-GB"/>
              </w:rPr>
              <w:t xml:space="preserve"> of the correct functioning of the end-to-end chain, including satellite link, M1 Adapter Module at transmitter side and 5G Broadcast receiver at far edge side</w:t>
            </w:r>
          </w:p>
        </w:tc>
        <w:tc>
          <w:tcPr>
            <w:tcW w:w="1559" w:type="dxa"/>
            <w:vAlign w:val="center"/>
            <w:hideMark/>
          </w:tcPr>
          <w:p w14:paraId="28F0243B"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A/V service continuity</w:t>
            </w:r>
          </w:p>
        </w:tc>
      </w:tr>
      <w:tr w:rsidR="00F342DB" w:rsidRPr="00C80238" w14:paraId="362987B6" w14:textId="77777777" w:rsidTr="007A6787">
        <w:tc>
          <w:tcPr>
            <w:tcW w:w="562" w:type="dxa"/>
            <w:noWrap/>
            <w:vAlign w:val="center"/>
            <w:hideMark/>
          </w:tcPr>
          <w:p w14:paraId="70E9B371"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5.4</w:t>
            </w:r>
          </w:p>
        </w:tc>
        <w:tc>
          <w:tcPr>
            <w:tcW w:w="709" w:type="dxa"/>
            <w:noWrap/>
            <w:vAlign w:val="center"/>
            <w:hideMark/>
          </w:tcPr>
          <w:p w14:paraId="5095E83E"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21FB6579"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850" w:type="dxa"/>
            <w:noWrap/>
            <w:vAlign w:val="center"/>
            <w:hideMark/>
          </w:tcPr>
          <w:p w14:paraId="4470895B"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1418" w:type="dxa"/>
            <w:vAlign w:val="center"/>
            <w:hideMark/>
          </w:tcPr>
          <w:p w14:paraId="2C523CF4"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End-to-end additional latency</w:t>
            </w:r>
          </w:p>
        </w:tc>
        <w:tc>
          <w:tcPr>
            <w:tcW w:w="3402" w:type="dxa"/>
            <w:vAlign w:val="center"/>
            <w:hideMark/>
          </w:tcPr>
          <w:p w14:paraId="69F92EC3"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Measure additional end-to-end latency introduced by the 5G-EMERGE distribution (i.e., satellite feed and M1 Adaptation Module) with respect to a traditional IP distribution where the 5G Broadcast Core is directly connected with the eNodeBs via terrestrial IP network</w:t>
            </w:r>
          </w:p>
        </w:tc>
        <w:tc>
          <w:tcPr>
            <w:tcW w:w="1559" w:type="dxa"/>
            <w:vAlign w:val="center"/>
            <w:hideMark/>
          </w:tcPr>
          <w:p w14:paraId="1783CBAE"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End-to-end additional latency</w:t>
            </w:r>
          </w:p>
        </w:tc>
      </w:tr>
      <w:tr w:rsidR="00F342DB" w:rsidRPr="00C80238" w14:paraId="62F094A7" w14:textId="77777777" w:rsidTr="007A6787">
        <w:tc>
          <w:tcPr>
            <w:tcW w:w="562" w:type="dxa"/>
            <w:noWrap/>
            <w:vAlign w:val="center"/>
            <w:hideMark/>
          </w:tcPr>
          <w:p w14:paraId="72481F1D"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5.4</w:t>
            </w:r>
          </w:p>
        </w:tc>
        <w:tc>
          <w:tcPr>
            <w:tcW w:w="709" w:type="dxa"/>
            <w:noWrap/>
            <w:vAlign w:val="center"/>
            <w:hideMark/>
          </w:tcPr>
          <w:p w14:paraId="53DE9F1C"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1E8ACD84"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850" w:type="dxa"/>
            <w:noWrap/>
            <w:vAlign w:val="center"/>
            <w:hideMark/>
          </w:tcPr>
          <w:p w14:paraId="4DFAFA59"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1418" w:type="dxa"/>
            <w:vAlign w:val="center"/>
            <w:hideMark/>
          </w:tcPr>
          <w:p w14:paraId="3063076B"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Maximum peak bit-rate</w:t>
            </w:r>
          </w:p>
        </w:tc>
        <w:tc>
          <w:tcPr>
            <w:tcW w:w="3402" w:type="dxa"/>
            <w:vAlign w:val="center"/>
            <w:hideMark/>
          </w:tcPr>
          <w:p w14:paraId="62205A9A" w14:textId="08C8C5CA"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Measure the maximum allowed peak bit-rate at SAT reception to avoid saturation of the M1 adapter module and/or 5G Broadcast TX and, hence, to avoid video artifacts, freezes and UX issues </w:t>
            </w:r>
          </w:p>
        </w:tc>
        <w:tc>
          <w:tcPr>
            <w:tcW w:w="1559" w:type="dxa"/>
            <w:vAlign w:val="center"/>
            <w:hideMark/>
          </w:tcPr>
          <w:p w14:paraId="0E40B1C5"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End-to-end peak bit-rate</w:t>
            </w:r>
          </w:p>
        </w:tc>
      </w:tr>
      <w:tr w:rsidR="00F342DB" w:rsidRPr="00C80238" w14:paraId="15FE63EC" w14:textId="77777777" w:rsidTr="007A6787">
        <w:tc>
          <w:tcPr>
            <w:tcW w:w="562" w:type="dxa"/>
            <w:noWrap/>
            <w:vAlign w:val="center"/>
            <w:hideMark/>
          </w:tcPr>
          <w:p w14:paraId="4283AC73"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5.4</w:t>
            </w:r>
          </w:p>
        </w:tc>
        <w:tc>
          <w:tcPr>
            <w:tcW w:w="709" w:type="dxa"/>
            <w:noWrap/>
            <w:vAlign w:val="center"/>
            <w:hideMark/>
          </w:tcPr>
          <w:p w14:paraId="507B9330"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851" w:type="dxa"/>
            <w:noWrap/>
            <w:vAlign w:val="center"/>
            <w:hideMark/>
          </w:tcPr>
          <w:p w14:paraId="2FCA895B"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850" w:type="dxa"/>
            <w:noWrap/>
            <w:vAlign w:val="center"/>
            <w:hideMark/>
          </w:tcPr>
          <w:p w14:paraId="080437A3"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1418" w:type="dxa"/>
            <w:vAlign w:val="center"/>
            <w:hideMark/>
          </w:tcPr>
          <w:p w14:paraId="24D717F2" w14:textId="5A3427AD" w:rsidR="00F342DB" w:rsidRPr="00C80238" w:rsidRDefault="00DD0A50"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Allowed</w:t>
            </w:r>
            <w:r w:rsidR="00F342DB" w:rsidRPr="00C80238">
              <w:rPr>
                <w:rFonts w:ascii="Montserrat" w:eastAsia="Times New Roman" w:hAnsi="Montserrat" w:cs="Times New Roman"/>
                <w:color w:val="auto"/>
                <w:lang w:eastAsia="en-GB"/>
              </w:rPr>
              <w:t xml:space="preserve"> average bit-rate</w:t>
            </w:r>
          </w:p>
        </w:tc>
        <w:tc>
          <w:tcPr>
            <w:tcW w:w="3402" w:type="dxa"/>
            <w:vAlign w:val="center"/>
            <w:hideMark/>
          </w:tcPr>
          <w:p w14:paraId="6ABE6D70" w14:textId="1222A682"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Measure the maximum allowed average bit-rate at SAT reception to avoid saturation of the M1 adapter module and/or 5G Broadcast TX and, hence, to avoid video artifacts, freezes and UX issues </w:t>
            </w:r>
          </w:p>
        </w:tc>
        <w:tc>
          <w:tcPr>
            <w:tcW w:w="1559" w:type="dxa"/>
            <w:vAlign w:val="center"/>
            <w:hideMark/>
          </w:tcPr>
          <w:p w14:paraId="26794951" w14:textId="1F69F718"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End-to-end </w:t>
            </w:r>
            <w:r w:rsidR="00DD0A50" w:rsidRPr="00C80238">
              <w:rPr>
                <w:rFonts w:ascii="Montserrat" w:eastAsia="Times New Roman" w:hAnsi="Montserrat" w:cs="Times New Roman"/>
                <w:color w:val="auto"/>
                <w:lang w:eastAsia="en-GB"/>
              </w:rPr>
              <w:t>allowed average</w:t>
            </w:r>
            <w:r w:rsidRPr="00C80238">
              <w:rPr>
                <w:rFonts w:ascii="Montserrat" w:eastAsia="Times New Roman" w:hAnsi="Montserrat" w:cs="Times New Roman"/>
                <w:color w:val="auto"/>
                <w:lang w:eastAsia="en-GB"/>
              </w:rPr>
              <w:t xml:space="preserve"> bit-rate</w:t>
            </w:r>
          </w:p>
        </w:tc>
      </w:tr>
      <w:tr w:rsidR="00F342DB" w:rsidRPr="00C80238" w14:paraId="0249257B" w14:textId="77777777" w:rsidTr="007A6787">
        <w:tc>
          <w:tcPr>
            <w:tcW w:w="562" w:type="dxa"/>
            <w:noWrap/>
            <w:vAlign w:val="center"/>
            <w:hideMark/>
          </w:tcPr>
          <w:p w14:paraId="5B4C10C0"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6.4</w:t>
            </w:r>
          </w:p>
        </w:tc>
        <w:tc>
          <w:tcPr>
            <w:tcW w:w="709" w:type="dxa"/>
            <w:noWrap/>
            <w:vAlign w:val="center"/>
            <w:hideMark/>
          </w:tcPr>
          <w:p w14:paraId="102B828D"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DTD</w:t>
            </w:r>
          </w:p>
        </w:tc>
        <w:tc>
          <w:tcPr>
            <w:tcW w:w="851" w:type="dxa"/>
            <w:noWrap/>
            <w:vAlign w:val="center"/>
            <w:hideMark/>
          </w:tcPr>
          <w:p w14:paraId="703C04CE"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MediaTek</w:t>
            </w:r>
          </w:p>
        </w:tc>
        <w:tc>
          <w:tcPr>
            <w:tcW w:w="850" w:type="dxa"/>
            <w:noWrap/>
            <w:vAlign w:val="center"/>
            <w:hideMark/>
          </w:tcPr>
          <w:p w14:paraId="49914BC5"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MediaTek</w:t>
            </w:r>
          </w:p>
        </w:tc>
        <w:tc>
          <w:tcPr>
            <w:tcW w:w="1418" w:type="dxa"/>
            <w:vAlign w:val="center"/>
            <w:hideMark/>
          </w:tcPr>
          <w:p w14:paraId="6614A4FF"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Start-up time test</w:t>
            </w:r>
          </w:p>
        </w:tc>
        <w:tc>
          <w:tcPr>
            <w:tcW w:w="3402" w:type="dxa"/>
            <w:vAlign w:val="center"/>
            <w:hideMark/>
          </w:tcPr>
          <w:p w14:paraId="410AC213"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Measure the time taken from when the user initiates video playback on the handheld device until the video starts playing. </w:t>
            </w:r>
          </w:p>
        </w:tc>
        <w:tc>
          <w:tcPr>
            <w:tcW w:w="1559" w:type="dxa"/>
            <w:vAlign w:val="center"/>
            <w:hideMark/>
          </w:tcPr>
          <w:p w14:paraId="54C41AE8"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Start-up time</w:t>
            </w:r>
          </w:p>
        </w:tc>
      </w:tr>
      <w:tr w:rsidR="00F342DB" w:rsidRPr="00C80238" w14:paraId="516D2094" w14:textId="77777777" w:rsidTr="007A6787">
        <w:tc>
          <w:tcPr>
            <w:tcW w:w="562" w:type="dxa"/>
            <w:noWrap/>
            <w:vAlign w:val="center"/>
            <w:hideMark/>
          </w:tcPr>
          <w:p w14:paraId="4B2F8213"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6.4</w:t>
            </w:r>
          </w:p>
        </w:tc>
        <w:tc>
          <w:tcPr>
            <w:tcW w:w="709" w:type="dxa"/>
            <w:noWrap/>
            <w:vAlign w:val="center"/>
            <w:hideMark/>
          </w:tcPr>
          <w:p w14:paraId="789DFB0D"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DTD</w:t>
            </w:r>
          </w:p>
        </w:tc>
        <w:tc>
          <w:tcPr>
            <w:tcW w:w="851" w:type="dxa"/>
            <w:noWrap/>
            <w:vAlign w:val="center"/>
            <w:hideMark/>
          </w:tcPr>
          <w:p w14:paraId="5FB524FF"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MediaTek</w:t>
            </w:r>
          </w:p>
        </w:tc>
        <w:tc>
          <w:tcPr>
            <w:tcW w:w="850" w:type="dxa"/>
            <w:noWrap/>
            <w:vAlign w:val="center"/>
            <w:hideMark/>
          </w:tcPr>
          <w:p w14:paraId="43592D78" w14:textId="77777777" w:rsidR="00F342DB" w:rsidRPr="00C80238" w:rsidRDefault="00F342DB" w:rsidP="00F342DB">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MediaTek</w:t>
            </w:r>
          </w:p>
        </w:tc>
        <w:tc>
          <w:tcPr>
            <w:tcW w:w="1418" w:type="dxa"/>
            <w:vAlign w:val="center"/>
            <w:hideMark/>
          </w:tcPr>
          <w:p w14:paraId="4F321E79"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Throughput test</w:t>
            </w:r>
          </w:p>
        </w:tc>
        <w:tc>
          <w:tcPr>
            <w:tcW w:w="3402" w:type="dxa"/>
            <w:vAlign w:val="center"/>
            <w:hideMark/>
          </w:tcPr>
          <w:p w14:paraId="50C7E58B"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Validate the end-to-end delivery of VoD content over 5G MBS via NR-NTN satellite link. The test will deliver video content from satellite direct to handheld device equipped with a video streaming-capable application.</w:t>
            </w:r>
          </w:p>
        </w:tc>
        <w:tc>
          <w:tcPr>
            <w:tcW w:w="1559" w:type="dxa"/>
            <w:vAlign w:val="center"/>
            <w:hideMark/>
          </w:tcPr>
          <w:p w14:paraId="1FBDDA51" w14:textId="77777777" w:rsidR="00F342DB" w:rsidRPr="00C80238" w:rsidRDefault="00F342DB" w:rsidP="00F342DB">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Throughput</w:t>
            </w:r>
          </w:p>
        </w:tc>
      </w:tr>
    </w:tbl>
    <w:p w14:paraId="7C96C16F" w14:textId="4FE42E2A" w:rsidR="005F19CF" w:rsidRPr="002C6C11" w:rsidRDefault="005F19CF" w:rsidP="001D5866">
      <w:pPr>
        <w:rPr>
          <w:rFonts w:ascii="Montserrat" w:hAnsi="Montserrat" w:cs="Times New Roman"/>
          <w:color w:val="auto"/>
          <w:sz w:val="18"/>
          <w:szCs w:val="18"/>
        </w:rPr>
      </w:pPr>
    </w:p>
    <w:p w14:paraId="1E8683D3" w14:textId="47DF3941" w:rsidR="005F19CF" w:rsidRPr="002C6C11" w:rsidRDefault="005F19CF" w:rsidP="001D5866">
      <w:pPr>
        <w:rPr>
          <w:rFonts w:ascii="Montserrat" w:hAnsi="Montserrat" w:cs="Times New Roman"/>
          <w:color w:val="auto"/>
          <w:sz w:val="18"/>
          <w:szCs w:val="18"/>
        </w:rPr>
      </w:pPr>
    </w:p>
    <w:p w14:paraId="069DECF2" w14:textId="7AD67D4D" w:rsidR="00E05B08" w:rsidRPr="002C6C11" w:rsidRDefault="00705126" w:rsidP="001D5866">
      <w:pPr>
        <w:rPr>
          <w:rFonts w:ascii="Montserrat" w:hAnsi="Montserrat" w:cs="Times New Roman"/>
          <w:color w:val="auto"/>
          <w:sz w:val="18"/>
          <w:szCs w:val="18"/>
        </w:rPr>
      </w:pPr>
      <w:r w:rsidRPr="002C6C11">
        <w:rPr>
          <w:rFonts w:ascii="Montserrat" w:hAnsi="Montserrat" w:cs="Times New Roman"/>
          <w:color w:val="auto"/>
          <w:sz w:val="18"/>
          <w:szCs w:val="18"/>
        </w:rPr>
        <w:t>Furthermore</w:t>
      </w:r>
      <w:r w:rsidR="00AC013F" w:rsidRPr="002C6C11">
        <w:rPr>
          <w:rFonts w:ascii="Montserrat" w:hAnsi="Montserrat" w:cs="Times New Roman"/>
          <w:color w:val="auto"/>
          <w:sz w:val="18"/>
          <w:szCs w:val="18"/>
        </w:rPr>
        <w:t xml:space="preserve">, some of the tests defined in Strand 2 are feasible in Phase 2 </w:t>
      </w:r>
      <w:r w:rsidR="006640FD" w:rsidRPr="002C6C11">
        <w:rPr>
          <w:rFonts w:ascii="Montserrat" w:hAnsi="Montserrat" w:cs="Times New Roman"/>
          <w:color w:val="auto"/>
          <w:sz w:val="18"/>
          <w:szCs w:val="18"/>
        </w:rPr>
        <w:t xml:space="preserve">as </w:t>
      </w:r>
      <w:r w:rsidR="006B41AE" w:rsidRPr="002C6C11">
        <w:rPr>
          <w:rFonts w:ascii="Montserrat" w:hAnsi="Montserrat" w:cs="Times New Roman"/>
          <w:color w:val="auto"/>
          <w:sz w:val="18"/>
          <w:szCs w:val="18"/>
        </w:rPr>
        <w:t xml:space="preserve">described in Table </w:t>
      </w:r>
      <w:r w:rsidR="00E4208A" w:rsidRPr="002C6C11">
        <w:rPr>
          <w:rFonts w:ascii="Montserrat" w:hAnsi="Montserrat" w:cs="Times New Roman"/>
          <w:color w:val="auto"/>
          <w:sz w:val="18"/>
          <w:szCs w:val="18"/>
        </w:rPr>
        <w:t>3</w:t>
      </w:r>
      <w:r w:rsidR="00812A80" w:rsidRPr="002C6C11">
        <w:rPr>
          <w:rFonts w:ascii="Montserrat" w:hAnsi="Montserrat" w:cs="Times New Roman"/>
          <w:color w:val="auto"/>
          <w:sz w:val="18"/>
          <w:szCs w:val="18"/>
        </w:rPr>
        <w:t xml:space="preserve">. </w:t>
      </w:r>
    </w:p>
    <w:p w14:paraId="2121F4A7" w14:textId="4AC80EC1" w:rsidR="00705126" w:rsidRPr="002C6C11" w:rsidRDefault="00E05B08" w:rsidP="001D5866">
      <w:pPr>
        <w:rPr>
          <w:rFonts w:ascii="Montserrat" w:hAnsi="Montserrat" w:cs="Times New Roman"/>
          <w:color w:val="auto"/>
          <w:sz w:val="18"/>
          <w:szCs w:val="18"/>
        </w:rPr>
      </w:pPr>
      <w:r w:rsidRPr="002C6C11">
        <w:rPr>
          <w:rFonts w:ascii="Montserrat" w:hAnsi="Montserrat" w:cs="Times New Roman"/>
          <w:color w:val="auto"/>
          <w:sz w:val="18"/>
          <w:szCs w:val="18"/>
        </w:rPr>
        <w:t xml:space="preserve">It should be noted that these tests are dependent on </w:t>
      </w:r>
      <w:r w:rsidR="00C26F38" w:rsidRPr="002C6C11">
        <w:rPr>
          <w:rFonts w:ascii="Montserrat" w:hAnsi="Montserrat" w:cs="Times New Roman"/>
          <w:color w:val="auto"/>
          <w:sz w:val="18"/>
          <w:szCs w:val="18"/>
        </w:rPr>
        <w:t xml:space="preserve">the capability of the </w:t>
      </w:r>
      <w:r w:rsidRPr="002C6C11">
        <w:rPr>
          <w:rFonts w:ascii="Montserrat" w:hAnsi="Montserrat" w:cs="Times New Roman"/>
          <w:color w:val="auto"/>
          <w:sz w:val="18"/>
          <w:szCs w:val="18"/>
        </w:rPr>
        <w:t xml:space="preserve">far edge and near edge components </w:t>
      </w:r>
      <w:r w:rsidR="00C26F38" w:rsidRPr="002C6C11">
        <w:rPr>
          <w:rFonts w:ascii="Montserrat" w:hAnsi="Montserrat" w:cs="Times New Roman"/>
          <w:color w:val="auto"/>
          <w:sz w:val="18"/>
          <w:szCs w:val="18"/>
        </w:rPr>
        <w:t>to co</w:t>
      </w:r>
      <w:r w:rsidRPr="002C6C11">
        <w:rPr>
          <w:rFonts w:ascii="Montserrat" w:hAnsi="Montserrat" w:cs="Times New Roman"/>
          <w:color w:val="auto"/>
          <w:sz w:val="18"/>
          <w:szCs w:val="18"/>
        </w:rPr>
        <w:t>llect statistics from the user player to evaluate the QoE and QoS.</w:t>
      </w:r>
      <w:r w:rsidR="007C757C" w:rsidRPr="002C6C11">
        <w:rPr>
          <w:rFonts w:ascii="Montserrat" w:hAnsi="Montserrat" w:cs="Times New Roman"/>
          <w:color w:val="auto"/>
          <w:sz w:val="18"/>
          <w:szCs w:val="18"/>
        </w:rPr>
        <w:t xml:space="preserve">  </w:t>
      </w:r>
    </w:p>
    <w:p w14:paraId="1D27A277" w14:textId="2E8AD92A" w:rsidR="006B41AE" w:rsidRPr="002C6C11" w:rsidRDefault="00E4208A" w:rsidP="008114EB">
      <w:pPr>
        <w:keepNext/>
        <w:jc w:val="center"/>
        <w:rPr>
          <w:rFonts w:ascii="Montserrat" w:hAnsi="Montserrat" w:cs="Times New Roman"/>
          <w:color w:val="auto"/>
          <w:sz w:val="20"/>
          <w:szCs w:val="20"/>
        </w:rPr>
      </w:pPr>
      <w:bookmarkStart w:id="170" w:name="_Toc221886672"/>
      <w:r w:rsidRPr="00C80238">
        <w:rPr>
          <w:rFonts w:ascii="Montserrat" w:hAnsi="Montserrat"/>
          <w:color w:val="auto"/>
          <w:sz w:val="18"/>
          <w:szCs w:val="18"/>
        </w:rPr>
        <w:t xml:space="preserve">Table </w:t>
      </w:r>
      <w:r w:rsidRPr="00C80238">
        <w:rPr>
          <w:rFonts w:ascii="Montserrat" w:hAnsi="Montserrat"/>
          <w:color w:val="auto"/>
          <w:sz w:val="18"/>
          <w:szCs w:val="18"/>
        </w:rPr>
        <w:fldChar w:fldCharType="begin"/>
      </w:r>
      <w:r w:rsidRPr="00C80238">
        <w:rPr>
          <w:rFonts w:ascii="Montserrat" w:hAnsi="Montserrat"/>
          <w:color w:val="auto"/>
          <w:sz w:val="18"/>
          <w:szCs w:val="18"/>
        </w:rPr>
        <w:instrText xml:space="preserve"> SEQ Table \* ARABIC </w:instrText>
      </w:r>
      <w:r w:rsidRPr="00C80238">
        <w:rPr>
          <w:rFonts w:ascii="Montserrat" w:hAnsi="Montserrat"/>
          <w:color w:val="auto"/>
          <w:sz w:val="18"/>
          <w:szCs w:val="18"/>
        </w:rPr>
        <w:fldChar w:fldCharType="separate"/>
      </w:r>
      <w:r w:rsidR="00A35C98">
        <w:rPr>
          <w:rFonts w:ascii="Montserrat" w:hAnsi="Montserrat"/>
          <w:noProof/>
          <w:color w:val="auto"/>
          <w:sz w:val="18"/>
          <w:szCs w:val="18"/>
        </w:rPr>
        <w:t>3</w:t>
      </w:r>
      <w:r w:rsidRPr="00C80238">
        <w:rPr>
          <w:rFonts w:ascii="Montserrat" w:hAnsi="Montserrat"/>
          <w:color w:val="auto"/>
          <w:sz w:val="18"/>
          <w:szCs w:val="18"/>
        </w:rPr>
        <w:fldChar w:fldCharType="end"/>
      </w:r>
      <w:r w:rsidR="006B41AE" w:rsidRPr="002C6C11">
        <w:rPr>
          <w:rFonts w:ascii="Montserrat" w:hAnsi="Montserrat" w:cs="Times New Roman"/>
          <w:color w:val="auto"/>
          <w:sz w:val="18"/>
          <w:szCs w:val="18"/>
        </w:rPr>
        <w:t xml:space="preserve">: </w:t>
      </w:r>
      <w:r w:rsidR="003E20D3" w:rsidRPr="002C6C11">
        <w:rPr>
          <w:rFonts w:ascii="Montserrat" w:hAnsi="Montserrat" w:cs="Times New Roman"/>
          <w:color w:val="auto"/>
          <w:sz w:val="18"/>
          <w:szCs w:val="18"/>
        </w:rPr>
        <w:t xml:space="preserve">Tests defined in Strand 2 that will be </w:t>
      </w:r>
      <w:r w:rsidR="005645AA" w:rsidRPr="002C6C11">
        <w:rPr>
          <w:rFonts w:ascii="Montserrat" w:hAnsi="Montserrat" w:cs="Times New Roman"/>
          <w:color w:val="auto"/>
          <w:sz w:val="18"/>
          <w:szCs w:val="18"/>
        </w:rPr>
        <w:t>carried out in Phase 2</w:t>
      </w:r>
      <w:bookmarkEnd w:id="170"/>
    </w:p>
    <w:p w14:paraId="28B5BE1F" w14:textId="4F1AC129" w:rsidR="00705126" w:rsidRPr="002C6C11" w:rsidRDefault="00705126" w:rsidP="001D5866">
      <w:pPr>
        <w:rPr>
          <w:rFonts w:ascii="Montserrat" w:hAnsi="Montserrat" w:cs="Times New Roman"/>
          <w:color w:val="auto"/>
          <w:sz w:val="18"/>
          <w:szCs w:val="18"/>
        </w:rPr>
      </w:pPr>
    </w:p>
    <w:tbl>
      <w:tblPr>
        <w:tblW w:w="935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04"/>
        <w:gridCol w:w="992"/>
        <w:gridCol w:w="709"/>
        <w:gridCol w:w="992"/>
        <w:gridCol w:w="3119"/>
        <w:gridCol w:w="2835"/>
      </w:tblGrid>
      <w:tr w:rsidR="008114EB" w:rsidRPr="00C80238" w14:paraId="4934D4C3" w14:textId="77777777" w:rsidTr="008114EB">
        <w:trPr>
          <w:cantSplit/>
        </w:trPr>
        <w:tc>
          <w:tcPr>
            <w:tcW w:w="704" w:type="dxa"/>
            <w:shd w:val="clear" w:color="auto" w:fill="DAE9F7" w:themeFill="text2" w:themeFillTint="1A"/>
            <w:noWrap/>
            <w:vAlign w:val="center"/>
            <w:hideMark/>
          </w:tcPr>
          <w:p w14:paraId="2379F329" w14:textId="77777777" w:rsidR="00705126" w:rsidRPr="00C80238" w:rsidRDefault="00705126" w:rsidP="002E5FB9">
            <w:pPr>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WP</w:t>
            </w:r>
          </w:p>
        </w:tc>
        <w:tc>
          <w:tcPr>
            <w:tcW w:w="992" w:type="dxa"/>
            <w:shd w:val="clear" w:color="auto" w:fill="DAE9F7" w:themeFill="text2" w:themeFillTint="1A"/>
            <w:noWrap/>
            <w:vAlign w:val="center"/>
            <w:hideMark/>
          </w:tcPr>
          <w:p w14:paraId="18722345" w14:textId="77777777" w:rsidR="00705126" w:rsidRPr="00C80238" w:rsidRDefault="00705126" w:rsidP="008114EB">
            <w:pPr>
              <w:spacing w:before="60" w:after="40"/>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Scenario ID</w:t>
            </w:r>
          </w:p>
        </w:tc>
        <w:tc>
          <w:tcPr>
            <w:tcW w:w="709" w:type="dxa"/>
            <w:shd w:val="clear" w:color="auto" w:fill="DAE9F7" w:themeFill="text2" w:themeFillTint="1A"/>
            <w:noWrap/>
            <w:vAlign w:val="center"/>
            <w:hideMark/>
          </w:tcPr>
          <w:p w14:paraId="6DBFCA75" w14:textId="77777777" w:rsidR="00705126" w:rsidRPr="00C80238" w:rsidRDefault="00705126" w:rsidP="008114EB">
            <w:pPr>
              <w:spacing w:before="60" w:after="40"/>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Use Case</w:t>
            </w:r>
          </w:p>
        </w:tc>
        <w:tc>
          <w:tcPr>
            <w:tcW w:w="992" w:type="dxa"/>
            <w:shd w:val="clear" w:color="auto" w:fill="DAE9F7" w:themeFill="text2" w:themeFillTint="1A"/>
            <w:vAlign w:val="center"/>
          </w:tcPr>
          <w:p w14:paraId="71C6D3C7" w14:textId="77777777" w:rsidR="00705126" w:rsidRPr="00C80238" w:rsidRDefault="00705126" w:rsidP="002E5FB9">
            <w:pPr>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Test bed</w:t>
            </w:r>
          </w:p>
        </w:tc>
        <w:tc>
          <w:tcPr>
            <w:tcW w:w="3119" w:type="dxa"/>
            <w:shd w:val="clear" w:color="auto" w:fill="DAE9F7" w:themeFill="text2" w:themeFillTint="1A"/>
            <w:vAlign w:val="center"/>
            <w:hideMark/>
          </w:tcPr>
          <w:p w14:paraId="73B75B12" w14:textId="77777777" w:rsidR="00705126" w:rsidRPr="00C80238" w:rsidRDefault="00705126" w:rsidP="002E5FB9">
            <w:pPr>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Test Title</w:t>
            </w:r>
          </w:p>
        </w:tc>
        <w:tc>
          <w:tcPr>
            <w:tcW w:w="2835" w:type="dxa"/>
            <w:shd w:val="clear" w:color="auto" w:fill="DAE9F7" w:themeFill="text2" w:themeFillTint="1A"/>
            <w:vAlign w:val="center"/>
            <w:hideMark/>
          </w:tcPr>
          <w:p w14:paraId="5C2DC363" w14:textId="15D4DC9C" w:rsidR="00705126" w:rsidRPr="00C80238" w:rsidRDefault="005B2020" w:rsidP="002E5FB9">
            <w:pPr>
              <w:jc w:val="center"/>
              <w:rPr>
                <w:rFonts w:ascii="Montserrat" w:eastAsia="Times New Roman" w:hAnsi="Montserrat" w:cs="Times New Roman"/>
                <w:b/>
                <w:bCs/>
                <w:color w:val="auto"/>
                <w:lang w:eastAsia="en-GB"/>
              </w:rPr>
            </w:pPr>
            <w:r w:rsidRPr="00C80238">
              <w:rPr>
                <w:rFonts w:ascii="Montserrat" w:eastAsia="Times New Roman" w:hAnsi="Montserrat" w:cs="Times New Roman"/>
                <w:b/>
                <w:bCs/>
                <w:color w:val="auto"/>
                <w:lang w:eastAsia="en-GB"/>
              </w:rPr>
              <w:t>KPI</w:t>
            </w:r>
          </w:p>
        </w:tc>
      </w:tr>
      <w:tr w:rsidR="008114EB" w:rsidRPr="00C80238" w14:paraId="734FC966" w14:textId="77777777" w:rsidTr="008114EB">
        <w:trPr>
          <w:cantSplit/>
        </w:trPr>
        <w:tc>
          <w:tcPr>
            <w:tcW w:w="704" w:type="dxa"/>
            <w:noWrap/>
            <w:vAlign w:val="center"/>
            <w:hideMark/>
          </w:tcPr>
          <w:p w14:paraId="3A9CEA85"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30DDC2AA"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B</w:t>
            </w:r>
          </w:p>
        </w:tc>
        <w:tc>
          <w:tcPr>
            <w:tcW w:w="709" w:type="dxa"/>
            <w:noWrap/>
            <w:vAlign w:val="center"/>
            <w:hideMark/>
          </w:tcPr>
          <w:p w14:paraId="4681BF23"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992" w:type="dxa"/>
            <w:vAlign w:val="center"/>
          </w:tcPr>
          <w:p w14:paraId="7A8E7136"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3119" w:type="dxa"/>
            <w:noWrap/>
            <w:vAlign w:val="center"/>
          </w:tcPr>
          <w:p w14:paraId="459A1A1B"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Assess if watch time drops with degraded quality </w:t>
            </w:r>
          </w:p>
        </w:tc>
        <w:tc>
          <w:tcPr>
            <w:tcW w:w="2835" w:type="dxa"/>
            <w:vAlign w:val="center"/>
          </w:tcPr>
          <w:p w14:paraId="43E85074" w14:textId="163D3359" w:rsidR="00705126" w:rsidRPr="00C80238" w:rsidRDefault="003F5E1D"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Average Watch Time per User</w:t>
            </w:r>
          </w:p>
        </w:tc>
      </w:tr>
      <w:tr w:rsidR="008114EB" w:rsidRPr="00C80238" w14:paraId="63C15EC9" w14:textId="77777777" w:rsidTr="008114EB">
        <w:trPr>
          <w:cantSplit/>
        </w:trPr>
        <w:tc>
          <w:tcPr>
            <w:tcW w:w="704" w:type="dxa"/>
            <w:noWrap/>
            <w:vAlign w:val="center"/>
            <w:hideMark/>
          </w:tcPr>
          <w:p w14:paraId="786936B4"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77648E60"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w:t>
            </w:r>
          </w:p>
        </w:tc>
        <w:tc>
          <w:tcPr>
            <w:tcW w:w="709" w:type="dxa"/>
            <w:noWrap/>
            <w:vAlign w:val="center"/>
            <w:hideMark/>
          </w:tcPr>
          <w:p w14:paraId="67B6E3CC"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992" w:type="dxa"/>
            <w:vAlign w:val="center"/>
          </w:tcPr>
          <w:p w14:paraId="6E4DEABD"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3119" w:type="dxa"/>
            <w:noWrap/>
            <w:vAlign w:val="center"/>
          </w:tcPr>
          <w:p w14:paraId="3E334880"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Test correlation between delivery method and playback continuity </w:t>
            </w:r>
          </w:p>
        </w:tc>
        <w:tc>
          <w:tcPr>
            <w:tcW w:w="2835" w:type="dxa"/>
            <w:vAlign w:val="center"/>
          </w:tcPr>
          <w:p w14:paraId="50712972" w14:textId="2A72AFE3" w:rsidR="00705126" w:rsidRPr="00C80238" w:rsidRDefault="00785EF9"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Average session Duration</w:t>
            </w:r>
          </w:p>
        </w:tc>
      </w:tr>
      <w:tr w:rsidR="008114EB" w:rsidRPr="00C80238" w14:paraId="51F1171B" w14:textId="77777777" w:rsidTr="008114EB">
        <w:trPr>
          <w:cantSplit/>
        </w:trPr>
        <w:tc>
          <w:tcPr>
            <w:tcW w:w="704" w:type="dxa"/>
            <w:noWrap/>
            <w:vAlign w:val="center"/>
            <w:hideMark/>
          </w:tcPr>
          <w:p w14:paraId="31FEAE3E"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126F52A6"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G</w:t>
            </w:r>
          </w:p>
        </w:tc>
        <w:tc>
          <w:tcPr>
            <w:tcW w:w="709" w:type="dxa"/>
            <w:noWrap/>
            <w:vAlign w:val="center"/>
            <w:hideMark/>
          </w:tcPr>
          <w:p w14:paraId="53C260C7"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992" w:type="dxa"/>
            <w:vAlign w:val="center"/>
          </w:tcPr>
          <w:p w14:paraId="63078E27"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3119" w:type="dxa"/>
            <w:noWrap/>
            <w:vAlign w:val="center"/>
          </w:tcPr>
          <w:p w14:paraId="33E56288"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Test if completions are higher in resilient methods (less buffering)</w:t>
            </w:r>
          </w:p>
        </w:tc>
        <w:tc>
          <w:tcPr>
            <w:tcW w:w="2835" w:type="dxa"/>
            <w:vAlign w:val="center"/>
          </w:tcPr>
          <w:p w14:paraId="0201D89F" w14:textId="07E008DF" w:rsidR="00705126" w:rsidRPr="00C80238" w:rsidRDefault="00785EF9"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Content Completion Rate</w:t>
            </w:r>
          </w:p>
        </w:tc>
      </w:tr>
      <w:tr w:rsidR="008114EB" w:rsidRPr="00C80238" w14:paraId="044659F4" w14:textId="77777777" w:rsidTr="008114EB">
        <w:trPr>
          <w:cantSplit/>
        </w:trPr>
        <w:tc>
          <w:tcPr>
            <w:tcW w:w="704" w:type="dxa"/>
            <w:noWrap/>
            <w:vAlign w:val="center"/>
          </w:tcPr>
          <w:p w14:paraId="17C8B46B" w14:textId="73780502" w:rsidR="009F61DA" w:rsidRPr="00C80238" w:rsidRDefault="009F61DA"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tcPr>
          <w:p w14:paraId="09BE34BB" w14:textId="0589D427" w:rsidR="009F61DA" w:rsidRPr="00C80238" w:rsidRDefault="009F61DA"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I</w:t>
            </w:r>
          </w:p>
        </w:tc>
        <w:tc>
          <w:tcPr>
            <w:tcW w:w="709" w:type="dxa"/>
            <w:noWrap/>
            <w:vAlign w:val="center"/>
          </w:tcPr>
          <w:p w14:paraId="60F9A4D3" w14:textId="414DCC27" w:rsidR="009F61DA" w:rsidRPr="00C80238" w:rsidRDefault="009F61DA"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992" w:type="dxa"/>
            <w:vAlign w:val="center"/>
          </w:tcPr>
          <w:p w14:paraId="64352A03" w14:textId="004E0654" w:rsidR="009F61DA" w:rsidRPr="00C80238" w:rsidRDefault="009F61DA"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Arctic Space</w:t>
            </w:r>
          </w:p>
        </w:tc>
        <w:tc>
          <w:tcPr>
            <w:tcW w:w="3119" w:type="dxa"/>
            <w:noWrap/>
            <w:vAlign w:val="center"/>
          </w:tcPr>
          <w:p w14:paraId="66999C7D" w14:textId="7C4A8594" w:rsidR="009F61DA" w:rsidRPr="00C80238" w:rsidRDefault="0077444E"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Quantify wasted resources if streams are abandoned early</w:t>
            </w:r>
          </w:p>
        </w:tc>
        <w:tc>
          <w:tcPr>
            <w:tcW w:w="2835" w:type="dxa"/>
            <w:vAlign w:val="center"/>
          </w:tcPr>
          <w:p w14:paraId="2E155ABA" w14:textId="0685EE00" w:rsidR="009F61DA" w:rsidRPr="00C80238" w:rsidRDefault="001137E0"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Content Completion Rate</w:t>
            </w:r>
          </w:p>
        </w:tc>
      </w:tr>
      <w:tr w:rsidR="008114EB" w:rsidRPr="00C80238" w14:paraId="7DAB8F21" w14:textId="77777777" w:rsidTr="008114EB">
        <w:trPr>
          <w:cantSplit/>
        </w:trPr>
        <w:tc>
          <w:tcPr>
            <w:tcW w:w="704" w:type="dxa"/>
            <w:noWrap/>
            <w:vAlign w:val="center"/>
            <w:hideMark/>
          </w:tcPr>
          <w:p w14:paraId="7B161B6B"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1A26CDF6"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J</w:t>
            </w:r>
          </w:p>
        </w:tc>
        <w:tc>
          <w:tcPr>
            <w:tcW w:w="709" w:type="dxa"/>
            <w:noWrap/>
            <w:vAlign w:val="center"/>
            <w:hideMark/>
          </w:tcPr>
          <w:p w14:paraId="5DB81408"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992" w:type="dxa"/>
            <w:vAlign w:val="center"/>
          </w:tcPr>
          <w:p w14:paraId="79E5638D"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3119" w:type="dxa"/>
            <w:noWrap/>
            <w:vAlign w:val="center"/>
          </w:tcPr>
          <w:p w14:paraId="70290098"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Identify abandonment spikes after buffering events </w:t>
            </w:r>
          </w:p>
        </w:tc>
        <w:tc>
          <w:tcPr>
            <w:tcW w:w="2835" w:type="dxa"/>
            <w:vAlign w:val="center"/>
          </w:tcPr>
          <w:p w14:paraId="7008C878" w14:textId="30E63263" w:rsidR="00705126" w:rsidRPr="00C80238" w:rsidRDefault="00B758C4"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Content Abandonment Points</w:t>
            </w:r>
          </w:p>
        </w:tc>
      </w:tr>
      <w:tr w:rsidR="008114EB" w:rsidRPr="00C80238" w14:paraId="4C8E5CCF" w14:textId="77777777" w:rsidTr="008114EB">
        <w:trPr>
          <w:cantSplit/>
        </w:trPr>
        <w:tc>
          <w:tcPr>
            <w:tcW w:w="704" w:type="dxa"/>
            <w:noWrap/>
            <w:vAlign w:val="center"/>
            <w:hideMark/>
          </w:tcPr>
          <w:p w14:paraId="35648716"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6C9F2D4F"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K</w:t>
            </w:r>
          </w:p>
        </w:tc>
        <w:tc>
          <w:tcPr>
            <w:tcW w:w="709" w:type="dxa"/>
            <w:noWrap/>
            <w:vAlign w:val="center"/>
            <w:hideMark/>
          </w:tcPr>
          <w:p w14:paraId="319A1321"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992" w:type="dxa"/>
            <w:vAlign w:val="center"/>
          </w:tcPr>
          <w:p w14:paraId="7EDCB453"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RAI</w:t>
            </w:r>
          </w:p>
        </w:tc>
        <w:tc>
          <w:tcPr>
            <w:tcW w:w="3119" w:type="dxa"/>
            <w:noWrap/>
            <w:vAlign w:val="center"/>
          </w:tcPr>
          <w:p w14:paraId="73FEBE19"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Test if users drop at predictable quality loss points</w:t>
            </w:r>
          </w:p>
        </w:tc>
        <w:tc>
          <w:tcPr>
            <w:tcW w:w="2835" w:type="dxa"/>
            <w:vAlign w:val="center"/>
          </w:tcPr>
          <w:p w14:paraId="0ECFBF4B" w14:textId="11CF68FE" w:rsidR="00705126" w:rsidRPr="00C80238" w:rsidRDefault="00521C99"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Content Abandonment Points</w:t>
            </w:r>
          </w:p>
        </w:tc>
      </w:tr>
      <w:tr w:rsidR="008114EB" w:rsidRPr="00C80238" w14:paraId="4C511A30" w14:textId="77777777" w:rsidTr="008114EB">
        <w:trPr>
          <w:cantSplit/>
        </w:trPr>
        <w:tc>
          <w:tcPr>
            <w:tcW w:w="704" w:type="dxa"/>
            <w:noWrap/>
            <w:vAlign w:val="center"/>
            <w:hideMark/>
          </w:tcPr>
          <w:p w14:paraId="041620D0"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5FF577B2"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w:t>
            </w:r>
          </w:p>
        </w:tc>
        <w:tc>
          <w:tcPr>
            <w:tcW w:w="709" w:type="dxa"/>
            <w:noWrap/>
            <w:vAlign w:val="center"/>
            <w:hideMark/>
          </w:tcPr>
          <w:p w14:paraId="66FDC0FA"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DTH, DTE</w:t>
            </w:r>
          </w:p>
        </w:tc>
        <w:tc>
          <w:tcPr>
            <w:tcW w:w="992" w:type="dxa"/>
            <w:vAlign w:val="center"/>
          </w:tcPr>
          <w:p w14:paraId="0FF3DF64" w14:textId="77777777" w:rsidR="00705126" w:rsidRPr="002C6C11" w:rsidRDefault="00705126" w:rsidP="002E5FB9">
            <w:pPr>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SES, EBU, Maritime</w:t>
            </w:r>
          </w:p>
          <w:p w14:paraId="2FE12471" w14:textId="1F0D5640" w:rsidR="009F61DA" w:rsidRPr="002C6C11" w:rsidRDefault="009F61DA" w:rsidP="002E5FB9">
            <w:pPr>
              <w:jc w:val="center"/>
              <w:rPr>
                <w:rFonts w:ascii="Montserrat" w:eastAsia="Times New Roman" w:hAnsi="Montserrat" w:cs="Times New Roman"/>
                <w:color w:val="auto"/>
                <w:lang w:eastAsia="en-GB"/>
              </w:rPr>
            </w:pPr>
            <w:r w:rsidRPr="002C6C11">
              <w:rPr>
                <w:rFonts w:ascii="Montserrat" w:eastAsia="Times New Roman" w:hAnsi="Montserrat" w:cs="Times New Roman"/>
                <w:color w:val="auto"/>
                <w:lang w:eastAsia="en-GB"/>
              </w:rPr>
              <w:t>Arctic Space</w:t>
            </w:r>
          </w:p>
        </w:tc>
        <w:tc>
          <w:tcPr>
            <w:tcW w:w="3119" w:type="dxa"/>
            <w:noWrap/>
            <w:vAlign w:val="center"/>
          </w:tcPr>
          <w:p w14:paraId="6B3FD2EC"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 xml:space="preserve">Directly test average startup times across methods </w:t>
            </w:r>
          </w:p>
        </w:tc>
        <w:tc>
          <w:tcPr>
            <w:tcW w:w="2835" w:type="dxa"/>
            <w:vAlign w:val="center"/>
          </w:tcPr>
          <w:p w14:paraId="0A8B99B4" w14:textId="410B1EEB" w:rsidR="00705126" w:rsidRPr="00C80238" w:rsidRDefault="00521C99"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Start-up delay</w:t>
            </w:r>
          </w:p>
        </w:tc>
      </w:tr>
      <w:tr w:rsidR="008114EB" w:rsidRPr="00C80238" w14:paraId="1CF825E4" w14:textId="77777777" w:rsidTr="008114EB">
        <w:trPr>
          <w:cantSplit/>
        </w:trPr>
        <w:tc>
          <w:tcPr>
            <w:tcW w:w="704" w:type="dxa"/>
            <w:noWrap/>
            <w:vAlign w:val="center"/>
            <w:hideMark/>
          </w:tcPr>
          <w:p w14:paraId="5C47E0F4"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4C8DE6A7"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O</w:t>
            </w:r>
          </w:p>
        </w:tc>
        <w:tc>
          <w:tcPr>
            <w:tcW w:w="709" w:type="dxa"/>
            <w:noWrap/>
            <w:vAlign w:val="center"/>
            <w:hideMark/>
          </w:tcPr>
          <w:p w14:paraId="7AD671BA"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992" w:type="dxa"/>
            <w:vAlign w:val="center"/>
          </w:tcPr>
          <w:p w14:paraId="0FD5DD57" w14:textId="46F4CFF0"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Maritime</w:t>
            </w:r>
          </w:p>
        </w:tc>
        <w:tc>
          <w:tcPr>
            <w:tcW w:w="3119" w:type="dxa"/>
            <w:noWrap/>
            <w:vAlign w:val="center"/>
          </w:tcPr>
          <w:p w14:paraId="1A991452"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Stress-test buffering under poor networks vs resilient distribution</w:t>
            </w:r>
          </w:p>
        </w:tc>
        <w:tc>
          <w:tcPr>
            <w:tcW w:w="2835" w:type="dxa"/>
            <w:vAlign w:val="center"/>
          </w:tcPr>
          <w:p w14:paraId="7DAD4CBA" w14:textId="337ABC24" w:rsidR="00705126" w:rsidRPr="00C80238" w:rsidRDefault="00231281"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Buffering Ratio / Rebuffering Events</w:t>
            </w:r>
          </w:p>
        </w:tc>
      </w:tr>
      <w:tr w:rsidR="008114EB" w:rsidRPr="00C80238" w14:paraId="4644411E" w14:textId="77777777" w:rsidTr="008114EB">
        <w:trPr>
          <w:cantSplit/>
        </w:trPr>
        <w:tc>
          <w:tcPr>
            <w:tcW w:w="704" w:type="dxa"/>
            <w:noWrap/>
            <w:vAlign w:val="center"/>
            <w:hideMark/>
          </w:tcPr>
          <w:p w14:paraId="59DD489C"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193770E6"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P</w:t>
            </w:r>
          </w:p>
        </w:tc>
        <w:tc>
          <w:tcPr>
            <w:tcW w:w="709" w:type="dxa"/>
            <w:noWrap/>
            <w:vAlign w:val="center"/>
            <w:hideMark/>
          </w:tcPr>
          <w:p w14:paraId="7EF2F46D"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DTH, DTE</w:t>
            </w:r>
          </w:p>
        </w:tc>
        <w:tc>
          <w:tcPr>
            <w:tcW w:w="992" w:type="dxa"/>
            <w:vAlign w:val="center"/>
          </w:tcPr>
          <w:p w14:paraId="499807BD"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SES, EBU, Maritime, RAI</w:t>
            </w:r>
          </w:p>
        </w:tc>
        <w:tc>
          <w:tcPr>
            <w:tcW w:w="3119" w:type="dxa"/>
            <w:noWrap/>
            <w:vAlign w:val="center"/>
          </w:tcPr>
          <w:p w14:paraId="686DA72A"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Compare buffering frequency under different methods</w:t>
            </w:r>
          </w:p>
        </w:tc>
        <w:tc>
          <w:tcPr>
            <w:tcW w:w="2835" w:type="dxa"/>
            <w:vAlign w:val="center"/>
          </w:tcPr>
          <w:p w14:paraId="51B2D75D" w14:textId="115038DE" w:rsidR="00705126" w:rsidRPr="00C80238" w:rsidRDefault="00231281"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Buffering Ratio / Rebuffering Events</w:t>
            </w:r>
          </w:p>
        </w:tc>
      </w:tr>
      <w:tr w:rsidR="008114EB" w:rsidRPr="00C80238" w14:paraId="3694796E" w14:textId="77777777" w:rsidTr="008114EB">
        <w:trPr>
          <w:cantSplit/>
        </w:trPr>
        <w:tc>
          <w:tcPr>
            <w:tcW w:w="704" w:type="dxa"/>
            <w:noWrap/>
            <w:vAlign w:val="center"/>
            <w:hideMark/>
          </w:tcPr>
          <w:p w14:paraId="073184E7"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11C437C3"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R</w:t>
            </w:r>
          </w:p>
        </w:tc>
        <w:tc>
          <w:tcPr>
            <w:tcW w:w="709" w:type="dxa"/>
            <w:noWrap/>
            <w:vAlign w:val="center"/>
            <w:hideMark/>
          </w:tcPr>
          <w:p w14:paraId="2F9BDCE7"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DTH, DTE</w:t>
            </w:r>
          </w:p>
        </w:tc>
        <w:tc>
          <w:tcPr>
            <w:tcW w:w="992" w:type="dxa"/>
            <w:vAlign w:val="center"/>
          </w:tcPr>
          <w:p w14:paraId="09765214" w14:textId="214758DD"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SES, EBU</w:t>
            </w:r>
            <w:r w:rsidR="009F61DA" w:rsidRPr="00C80238">
              <w:rPr>
                <w:rFonts w:ascii="Montserrat" w:eastAsia="Times New Roman" w:hAnsi="Montserrat" w:cs="Times New Roman"/>
                <w:color w:val="auto"/>
                <w:lang w:eastAsia="en-GB"/>
              </w:rPr>
              <w:t>, Arctic Space</w:t>
            </w:r>
          </w:p>
        </w:tc>
        <w:tc>
          <w:tcPr>
            <w:tcW w:w="3119" w:type="dxa"/>
            <w:noWrap/>
            <w:vAlign w:val="center"/>
          </w:tcPr>
          <w:p w14:paraId="1B3779AC"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Track frequency of resolution switches under different delivery</w:t>
            </w:r>
          </w:p>
        </w:tc>
        <w:tc>
          <w:tcPr>
            <w:tcW w:w="2835" w:type="dxa"/>
            <w:vAlign w:val="center"/>
          </w:tcPr>
          <w:p w14:paraId="3A437C00" w14:textId="0FB53D63" w:rsidR="00705126" w:rsidRPr="00C80238" w:rsidRDefault="00231281"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Buffering Ratio / Rebuffering Events</w:t>
            </w:r>
          </w:p>
        </w:tc>
      </w:tr>
      <w:tr w:rsidR="008114EB" w:rsidRPr="00C80238" w14:paraId="28AD6F95" w14:textId="77777777" w:rsidTr="008114EB">
        <w:trPr>
          <w:cantSplit/>
        </w:trPr>
        <w:tc>
          <w:tcPr>
            <w:tcW w:w="704" w:type="dxa"/>
            <w:noWrap/>
            <w:vAlign w:val="center"/>
            <w:hideMark/>
          </w:tcPr>
          <w:p w14:paraId="691842FF"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62CF19AF"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w:t>
            </w:r>
          </w:p>
        </w:tc>
        <w:tc>
          <w:tcPr>
            <w:tcW w:w="709" w:type="dxa"/>
            <w:noWrap/>
            <w:vAlign w:val="center"/>
            <w:hideMark/>
          </w:tcPr>
          <w:p w14:paraId="3E1941BD"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992" w:type="dxa"/>
            <w:vAlign w:val="center"/>
          </w:tcPr>
          <w:p w14:paraId="69FBD077" w14:textId="44B9944B"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Maritime</w:t>
            </w:r>
          </w:p>
        </w:tc>
        <w:tc>
          <w:tcPr>
            <w:tcW w:w="3119" w:type="dxa"/>
            <w:noWrap/>
            <w:vAlign w:val="center"/>
          </w:tcPr>
          <w:p w14:paraId="7C795924"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Test retries under network drops or overloaded servers</w:t>
            </w:r>
          </w:p>
        </w:tc>
        <w:tc>
          <w:tcPr>
            <w:tcW w:w="2835" w:type="dxa"/>
            <w:vAlign w:val="center"/>
          </w:tcPr>
          <w:p w14:paraId="565DBA34" w14:textId="4A529338" w:rsidR="00705126" w:rsidRPr="00C80238" w:rsidRDefault="00F65709"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Error Rate (Failed Attempts)</w:t>
            </w:r>
          </w:p>
        </w:tc>
      </w:tr>
      <w:tr w:rsidR="008114EB" w:rsidRPr="00C80238" w14:paraId="329F2900" w14:textId="77777777" w:rsidTr="008114EB">
        <w:trPr>
          <w:cantSplit/>
        </w:trPr>
        <w:tc>
          <w:tcPr>
            <w:tcW w:w="704" w:type="dxa"/>
            <w:noWrap/>
            <w:vAlign w:val="center"/>
            <w:hideMark/>
          </w:tcPr>
          <w:p w14:paraId="4D6A4D41"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0222A297"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V</w:t>
            </w:r>
          </w:p>
        </w:tc>
        <w:tc>
          <w:tcPr>
            <w:tcW w:w="709" w:type="dxa"/>
            <w:noWrap/>
            <w:vAlign w:val="center"/>
            <w:hideMark/>
          </w:tcPr>
          <w:p w14:paraId="05C42485"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992" w:type="dxa"/>
            <w:vAlign w:val="center"/>
          </w:tcPr>
          <w:p w14:paraId="50B9B57E" w14:textId="5EACBF38"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Maritime</w:t>
            </w:r>
            <w:r w:rsidR="00A31574" w:rsidRPr="00C80238">
              <w:rPr>
                <w:rFonts w:ascii="Montserrat" w:eastAsia="Times New Roman" w:hAnsi="Montserrat" w:cs="Times New Roman"/>
                <w:color w:val="auto"/>
                <w:lang w:eastAsia="en-GB"/>
              </w:rPr>
              <w:t>, Arctic Space</w:t>
            </w:r>
          </w:p>
        </w:tc>
        <w:tc>
          <w:tcPr>
            <w:tcW w:w="3119" w:type="dxa"/>
            <w:noWrap/>
            <w:vAlign w:val="center"/>
          </w:tcPr>
          <w:p w14:paraId="7F7495ED"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Measure load effect on failure rates under stress tests</w:t>
            </w:r>
          </w:p>
        </w:tc>
        <w:tc>
          <w:tcPr>
            <w:tcW w:w="2835" w:type="dxa"/>
            <w:vAlign w:val="center"/>
          </w:tcPr>
          <w:p w14:paraId="36A89CFC" w14:textId="1E011577" w:rsidR="00705126" w:rsidRPr="00C80238" w:rsidRDefault="00193AEC"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Error Rate (Failed Attempts)</w:t>
            </w:r>
          </w:p>
        </w:tc>
      </w:tr>
      <w:tr w:rsidR="008114EB" w:rsidRPr="00C80238" w14:paraId="199EC68C" w14:textId="77777777" w:rsidTr="008114EB">
        <w:trPr>
          <w:cantSplit/>
        </w:trPr>
        <w:tc>
          <w:tcPr>
            <w:tcW w:w="704" w:type="dxa"/>
            <w:noWrap/>
            <w:vAlign w:val="center"/>
            <w:hideMark/>
          </w:tcPr>
          <w:p w14:paraId="47334578"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14FCD7C0"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W</w:t>
            </w:r>
          </w:p>
        </w:tc>
        <w:tc>
          <w:tcPr>
            <w:tcW w:w="709" w:type="dxa"/>
            <w:noWrap/>
            <w:vAlign w:val="center"/>
            <w:hideMark/>
          </w:tcPr>
          <w:p w14:paraId="42ED9B58"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992" w:type="dxa"/>
            <w:vAlign w:val="center"/>
          </w:tcPr>
          <w:p w14:paraId="306D5A75"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Maritime</w:t>
            </w:r>
          </w:p>
        </w:tc>
        <w:tc>
          <w:tcPr>
            <w:tcW w:w="3119" w:type="dxa"/>
            <w:noWrap/>
            <w:vAlign w:val="center"/>
          </w:tcPr>
          <w:p w14:paraId="6E340C06"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Quantify cost of wasted connection attempts</w:t>
            </w:r>
          </w:p>
        </w:tc>
        <w:tc>
          <w:tcPr>
            <w:tcW w:w="2835" w:type="dxa"/>
            <w:vAlign w:val="center"/>
          </w:tcPr>
          <w:p w14:paraId="5DBE33FF" w14:textId="6D14F191" w:rsidR="00705126" w:rsidRPr="00C80238" w:rsidRDefault="00193AEC"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Error Rate (Failed Attempts)</w:t>
            </w:r>
          </w:p>
        </w:tc>
      </w:tr>
      <w:tr w:rsidR="008114EB" w:rsidRPr="00C80238" w14:paraId="525A60E5" w14:textId="77777777" w:rsidTr="008114EB">
        <w:trPr>
          <w:cantSplit/>
        </w:trPr>
        <w:tc>
          <w:tcPr>
            <w:tcW w:w="704" w:type="dxa"/>
            <w:noWrap/>
            <w:vAlign w:val="center"/>
            <w:hideMark/>
          </w:tcPr>
          <w:p w14:paraId="733CA98D"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hideMark/>
          </w:tcPr>
          <w:p w14:paraId="79417317"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A.2</w:t>
            </w:r>
          </w:p>
        </w:tc>
        <w:tc>
          <w:tcPr>
            <w:tcW w:w="709" w:type="dxa"/>
            <w:noWrap/>
            <w:vAlign w:val="center"/>
            <w:hideMark/>
          </w:tcPr>
          <w:p w14:paraId="5EE936B5"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DTH, DTE</w:t>
            </w:r>
          </w:p>
        </w:tc>
        <w:tc>
          <w:tcPr>
            <w:tcW w:w="992" w:type="dxa"/>
            <w:vAlign w:val="center"/>
          </w:tcPr>
          <w:p w14:paraId="33E4B99D"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SES, EBU, Maritime, RAI</w:t>
            </w:r>
          </w:p>
        </w:tc>
        <w:tc>
          <w:tcPr>
            <w:tcW w:w="3119" w:type="dxa"/>
            <w:noWrap/>
            <w:vAlign w:val="center"/>
          </w:tcPr>
          <w:p w14:paraId="68B1792D" w14:textId="77777777" w:rsidR="00705126" w:rsidRPr="00C80238" w:rsidRDefault="00705126"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Track downtime as resilience indicator</w:t>
            </w:r>
          </w:p>
        </w:tc>
        <w:tc>
          <w:tcPr>
            <w:tcW w:w="2835" w:type="dxa"/>
            <w:vAlign w:val="center"/>
          </w:tcPr>
          <w:p w14:paraId="7B829593" w14:textId="42A3B150" w:rsidR="00705126" w:rsidRPr="00C80238" w:rsidRDefault="00193AEC"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Availability (Uptime %)</w:t>
            </w:r>
          </w:p>
        </w:tc>
      </w:tr>
      <w:tr w:rsidR="00A31574" w:rsidRPr="00C80238" w14:paraId="7245484E" w14:textId="77777777" w:rsidTr="009F61DA">
        <w:trPr>
          <w:cantSplit/>
        </w:trPr>
        <w:tc>
          <w:tcPr>
            <w:tcW w:w="704" w:type="dxa"/>
            <w:noWrap/>
            <w:vAlign w:val="center"/>
          </w:tcPr>
          <w:p w14:paraId="7C491F7E" w14:textId="742F9F6A" w:rsidR="00A31574" w:rsidRPr="00C80238" w:rsidRDefault="00E65A17"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2.1</w:t>
            </w:r>
          </w:p>
        </w:tc>
        <w:tc>
          <w:tcPr>
            <w:tcW w:w="992" w:type="dxa"/>
            <w:noWrap/>
            <w:vAlign w:val="center"/>
          </w:tcPr>
          <w:p w14:paraId="1C4A2773" w14:textId="29220BB2" w:rsidR="00A31574" w:rsidRPr="00C80238" w:rsidRDefault="00E65A17"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C.1</w:t>
            </w:r>
          </w:p>
        </w:tc>
        <w:tc>
          <w:tcPr>
            <w:tcW w:w="709" w:type="dxa"/>
            <w:noWrap/>
            <w:vAlign w:val="center"/>
          </w:tcPr>
          <w:p w14:paraId="63D83839" w14:textId="11B6597E" w:rsidR="00A31574" w:rsidRPr="00C80238" w:rsidRDefault="00E65A17"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DTE</w:t>
            </w:r>
          </w:p>
        </w:tc>
        <w:tc>
          <w:tcPr>
            <w:tcW w:w="992" w:type="dxa"/>
            <w:vAlign w:val="center"/>
          </w:tcPr>
          <w:p w14:paraId="78F1CD8D" w14:textId="064E37EE" w:rsidR="00A31574" w:rsidRPr="00C80238" w:rsidRDefault="00E65A17"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Arctic Space</w:t>
            </w:r>
          </w:p>
        </w:tc>
        <w:tc>
          <w:tcPr>
            <w:tcW w:w="3119" w:type="dxa"/>
            <w:noWrap/>
            <w:vAlign w:val="center"/>
          </w:tcPr>
          <w:p w14:paraId="6F679B2C" w14:textId="5A70002E" w:rsidR="00A31574" w:rsidRPr="00C80238" w:rsidRDefault="005465BF" w:rsidP="002E5FB9">
            <w:pPr>
              <w:jc w:val="cente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Measure response times across different geographies</w:t>
            </w:r>
          </w:p>
        </w:tc>
        <w:tc>
          <w:tcPr>
            <w:tcW w:w="2835" w:type="dxa"/>
            <w:vAlign w:val="center"/>
          </w:tcPr>
          <w:p w14:paraId="74B8D80C" w14:textId="586CF120" w:rsidR="00A31574" w:rsidRPr="00C80238" w:rsidRDefault="005465BF" w:rsidP="002E5FB9">
            <w:pPr>
              <w:rPr>
                <w:rFonts w:ascii="Montserrat" w:eastAsia="Times New Roman" w:hAnsi="Montserrat" w:cs="Times New Roman"/>
                <w:color w:val="auto"/>
                <w:lang w:eastAsia="en-GB"/>
              </w:rPr>
            </w:pPr>
            <w:r w:rsidRPr="00C80238">
              <w:rPr>
                <w:rFonts w:ascii="Montserrat" w:eastAsia="Times New Roman" w:hAnsi="Montserrat" w:cs="Times New Roman"/>
                <w:color w:val="auto"/>
                <w:lang w:eastAsia="en-GB"/>
              </w:rPr>
              <w:t>Latency by Region</w:t>
            </w:r>
          </w:p>
        </w:tc>
      </w:tr>
    </w:tbl>
    <w:p w14:paraId="56729DDD" w14:textId="469DAC08" w:rsidR="00705126" w:rsidRPr="00C80238" w:rsidRDefault="00705126" w:rsidP="001D5866">
      <w:pPr>
        <w:rPr>
          <w:rFonts w:ascii="Montserrat" w:hAnsi="Montserrat" w:cs="Times New Roman"/>
          <w:color w:val="auto"/>
        </w:rPr>
      </w:pPr>
    </w:p>
    <w:p w14:paraId="42B61E11" w14:textId="2851AFF9" w:rsidR="00A0777A" w:rsidRPr="002C6C11" w:rsidRDefault="00A0777A" w:rsidP="00A0777A">
      <w:pPr>
        <w:spacing w:before="120"/>
        <w:rPr>
          <w:rFonts w:ascii="Montserrat" w:hAnsi="Montserrat" w:cs="Times New Roman"/>
          <w:color w:val="auto"/>
          <w:sz w:val="18"/>
          <w:szCs w:val="18"/>
        </w:rPr>
      </w:pPr>
      <w:r w:rsidRPr="002C6C11">
        <w:rPr>
          <w:rFonts w:ascii="Montserrat" w:hAnsi="Montserrat" w:cs="Times New Roman"/>
          <w:color w:val="auto"/>
          <w:sz w:val="18"/>
          <w:szCs w:val="18"/>
        </w:rPr>
        <w:t>A number of other tests defined in Strand 2 assume a large scale deployment of the 5G-EMERGE system and hence are not feasible in the Phase 2 of the project.</w:t>
      </w:r>
      <w:r w:rsidR="0037376A" w:rsidRPr="002C6C11">
        <w:rPr>
          <w:rFonts w:ascii="Montserrat" w:hAnsi="Montserrat" w:cs="Times New Roman"/>
          <w:color w:val="auto"/>
          <w:sz w:val="18"/>
          <w:szCs w:val="18"/>
        </w:rPr>
        <w:t xml:space="preserve"> These tests are</w:t>
      </w:r>
      <w:r w:rsidR="005A59D8" w:rsidRPr="002C6C11">
        <w:rPr>
          <w:rFonts w:ascii="Montserrat" w:hAnsi="Montserrat" w:cs="Times New Roman"/>
          <w:color w:val="auto"/>
          <w:sz w:val="18"/>
          <w:szCs w:val="18"/>
        </w:rPr>
        <w:t xml:space="preserve"> </w:t>
      </w:r>
      <w:r w:rsidR="00AE4A2F" w:rsidRPr="002C6C11">
        <w:rPr>
          <w:rFonts w:ascii="Montserrat" w:hAnsi="Montserrat" w:cs="Times New Roman"/>
          <w:color w:val="auto"/>
          <w:sz w:val="18"/>
          <w:szCs w:val="18"/>
        </w:rPr>
        <w:t>described in the Appendix</w:t>
      </w:r>
      <w:r w:rsidR="005175D7" w:rsidRPr="002C6C11">
        <w:rPr>
          <w:rFonts w:ascii="Montserrat" w:hAnsi="Montserrat" w:cs="Times New Roman"/>
          <w:color w:val="auto"/>
          <w:sz w:val="18"/>
          <w:szCs w:val="18"/>
        </w:rPr>
        <w:t xml:space="preserve"> 1</w:t>
      </w:r>
      <w:r w:rsidR="00AE4A2F" w:rsidRPr="002C6C11">
        <w:rPr>
          <w:rFonts w:ascii="Montserrat" w:hAnsi="Montserrat" w:cs="Times New Roman"/>
          <w:color w:val="auto"/>
          <w:sz w:val="18"/>
          <w:szCs w:val="18"/>
        </w:rPr>
        <w:t>.</w:t>
      </w:r>
    </w:p>
    <w:p w14:paraId="51BB716B" w14:textId="430FABEF" w:rsidR="00A0777A" w:rsidRPr="002C6C11" w:rsidRDefault="00A0777A" w:rsidP="001D5866">
      <w:pPr>
        <w:rPr>
          <w:rFonts w:ascii="Montserrat" w:hAnsi="Montserrat" w:cs="Times New Roman"/>
          <w:color w:val="auto"/>
        </w:rPr>
      </w:pPr>
    </w:p>
    <w:p w14:paraId="71570ED8" w14:textId="77777777" w:rsidR="00A0777A" w:rsidRPr="002C6C11" w:rsidRDefault="00A0777A" w:rsidP="001D5866">
      <w:pPr>
        <w:rPr>
          <w:rFonts w:ascii="Montserrat" w:hAnsi="Montserrat" w:cs="Times New Roman"/>
          <w:color w:val="auto"/>
        </w:rPr>
      </w:pPr>
    </w:p>
    <w:p w14:paraId="728B8080" w14:textId="7DD8F654" w:rsidR="005C2589" w:rsidRPr="00C80238" w:rsidRDefault="543FCF44" w:rsidP="008114EB">
      <w:pPr>
        <w:pStyle w:val="Heading1"/>
        <w:tabs>
          <w:tab w:val="left" w:pos="567"/>
        </w:tabs>
      </w:pPr>
      <w:bookmarkStart w:id="171" w:name="_Toc624743109"/>
      <w:r>
        <w:t>3</w:t>
      </w:r>
      <w:r w:rsidR="10A45F46">
        <w:t>.</w:t>
      </w:r>
      <w:r w:rsidR="00A4609B">
        <w:tab/>
      </w:r>
      <w:r w:rsidR="2671BC4B">
        <w:t xml:space="preserve">Test and validation plan for </w:t>
      </w:r>
      <w:r w:rsidR="59DE9C31">
        <w:t>S</w:t>
      </w:r>
      <w:r w:rsidR="2671BC4B">
        <w:t xml:space="preserve">trand 3: </w:t>
      </w:r>
      <w:r w:rsidR="10A45F46">
        <w:t xml:space="preserve">Direct to </w:t>
      </w:r>
      <w:r w:rsidR="0B24BDE4">
        <w:t>H</w:t>
      </w:r>
      <w:r w:rsidR="10A45F46">
        <w:t>ome</w:t>
      </w:r>
      <w:bookmarkEnd w:id="171"/>
    </w:p>
    <w:p w14:paraId="682A9EAE" w14:textId="5AE88140" w:rsidR="00A3644E" w:rsidRPr="00C80238" w:rsidRDefault="00A3644E" w:rsidP="00C62CB9">
      <w:pPr>
        <w:pStyle w:val="ParagraphText"/>
        <w:spacing w:before="120"/>
      </w:pPr>
      <w:r w:rsidRPr="00C80238">
        <w:t>The main objective of this deliverable is to plan, execute and report on the tests performed on the SES and EBU “Direct to Home (DTH)” testbeds based on the functionalities developed in Strand 2 and Strand 3.</w:t>
      </w:r>
    </w:p>
    <w:p w14:paraId="6414ED85" w14:textId="51830EAE" w:rsidR="00A3644E" w:rsidRPr="00C80238" w:rsidRDefault="00A3644E" w:rsidP="00C62CB9">
      <w:pPr>
        <w:pStyle w:val="ParagraphText"/>
        <w:spacing w:before="120"/>
      </w:pPr>
      <w:r w:rsidRPr="00C80238">
        <w:t>SES DTH testbed mainly concentrates on the fixed reception-only deployment model with development and test of low-cost antennas and edge devices. However, a bidirectional model is also considered.</w:t>
      </w:r>
    </w:p>
    <w:p w14:paraId="2F1261B2" w14:textId="15C4EDA9" w:rsidR="00A3644E" w:rsidRPr="00C80238" w:rsidRDefault="00A3644E" w:rsidP="00C62CB9">
      <w:pPr>
        <w:pStyle w:val="ParagraphText"/>
        <w:spacing w:before="120"/>
      </w:pPr>
      <w:r w:rsidRPr="00C80238">
        <w:t xml:space="preserve">EBU DTH testbed integrates a bidirectional model that considers the reception set of antennas and edge devices which can be used in areas with no or limited fixed connections. A foldable antenna with edge devices that could be run from battery will be developed and tested. </w:t>
      </w:r>
    </w:p>
    <w:p w14:paraId="3920C36E" w14:textId="37A6504B" w:rsidR="00A3644E" w:rsidRPr="002C6C11" w:rsidRDefault="00A3644E" w:rsidP="00C62CB9">
      <w:pPr>
        <w:pStyle w:val="ParagraphText"/>
        <w:spacing w:before="120"/>
      </w:pPr>
      <w:r w:rsidRPr="002C6C11">
        <w:t>Particularly, the following activities need to be reported for both</w:t>
      </w:r>
      <w:r w:rsidR="00564EAC" w:rsidRPr="002C6C11">
        <w:t xml:space="preserve"> EBU and DTH </w:t>
      </w:r>
      <w:r w:rsidRPr="002C6C11">
        <w:t>testbeds:</w:t>
      </w:r>
    </w:p>
    <w:p w14:paraId="34C6BCCA" w14:textId="77777777" w:rsidR="00A3644E" w:rsidRPr="00C80238" w:rsidRDefault="00A3644E" w:rsidP="00B3730E">
      <w:pPr>
        <w:pStyle w:val="ListBullet"/>
        <w:numPr>
          <w:ilvl w:val="1"/>
          <w:numId w:val="268"/>
        </w:numPr>
        <w:spacing w:before="0" w:after="0"/>
        <w:ind w:left="1582" w:hanging="357"/>
        <w:rPr>
          <w:rFonts w:ascii="Montserrat" w:hAnsi="Montserrat"/>
          <w:color w:val="auto"/>
          <w:sz w:val="18"/>
          <w:szCs w:val="18"/>
        </w:rPr>
      </w:pPr>
      <w:r w:rsidRPr="00C80238">
        <w:rPr>
          <w:rFonts w:ascii="Montserrat" w:hAnsi="Montserrat"/>
          <w:color w:val="auto"/>
          <w:sz w:val="18"/>
          <w:szCs w:val="18"/>
        </w:rPr>
        <w:t>Description of the testbed setup.</w:t>
      </w:r>
    </w:p>
    <w:p w14:paraId="47456C0C" w14:textId="77777777" w:rsidR="00A3644E" w:rsidRPr="00C80238" w:rsidRDefault="00A3644E" w:rsidP="00B3730E">
      <w:pPr>
        <w:pStyle w:val="ListBullet"/>
        <w:numPr>
          <w:ilvl w:val="1"/>
          <w:numId w:val="268"/>
        </w:numPr>
        <w:spacing w:before="0" w:after="0"/>
        <w:ind w:left="1582" w:hanging="357"/>
        <w:rPr>
          <w:rFonts w:ascii="Montserrat" w:hAnsi="Montserrat"/>
          <w:color w:val="auto"/>
          <w:sz w:val="18"/>
          <w:szCs w:val="18"/>
        </w:rPr>
      </w:pPr>
      <w:r w:rsidRPr="00C80238">
        <w:rPr>
          <w:rFonts w:ascii="Montserrat" w:hAnsi="Montserrat"/>
          <w:color w:val="auto"/>
          <w:sz w:val="18"/>
          <w:szCs w:val="18"/>
        </w:rPr>
        <w:t>Description of the test plan.</w:t>
      </w:r>
    </w:p>
    <w:p w14:paraId="4D4ED9F5" w14:textId="77777777" w:rsidR="00A3644E" w:rsidRPr="002C6C11" w:rsidRDefault="00A3644E" w:rsidP="00B3730E">
      <w:pPr>
        <w:pStyle w:val="ListBullet"/>
        <w:numPr>
          <w:ilvl w:val="1"/>
          <w:numId w:val="268"/>
        </w:numPr>
        <w:spacing w:before="0" w:after="0"/>
        <w:ind w:left="1582" w:hanging="357"/>
        <w:rPr>
          <w:rFonts w:ascii="Montserrat" w:hAnsi="Montserrat"/>
          <w:color w:val="auto"/>
          <w:sz w:val="18"/>
          <w:szCs w:val="18"/>
        </w:rPr>
      </w:pPr>
      <w:r w:rsidRPr="002C6C11">
        <w:rPr>
          <w:rFonts w:ascii="Montserrat" w:hAnsi="Montserrat"/>
          <w:color w:val="auto"/>
          <w:sz w:val="18"/>
          <w:szCs w:val="18"/>
        </w:rPr>
        <w:t xml:space="preserve">Validation methodology. </w:t>
      </w:r>
    </w:p>
    <w:p w14:paraId="650C5E6C" w14:textId="77777777" w:rsidR="00A3644E" w:rsidRPr="00C80238" w:rsidRDefault="00A3644E" w:rsidP="00B3730E">
      <w:pPr>
        <w:pStyle w:val="ListBullet"/>
        <w:numPr>
          <w:ilvl w:val="1"/>
          <w:numId w:val="268"/>
        </w:numPr>
        <w:spacing w:before="0" w:after="0"/>
        <w:ind w:left="1582" w:hanging="357"/>
        <w:rPr>
          <w:rFonts w:ascii="Montserrat" w:hAnsi="Montserrat"/>
          <w:color w:val="auto"/>
          <w:sz w:val="18"/>
          <w:szCs w:val="18"/>
        </w:rPr>
      </w:pPr>
      <w:r w:rsidRPr="00C80238">
        <w:rPr>
          <w:rFonts w:ascii="Montserrat" w:hAnsi="Montserrat"/>
          <w:color w:val="auto"/>
          <w:sz w:val="18"/>
          <w:szCs w:val="18"/>
        </w:rPr>
        <w:t>Key results.</w:t>
      </w:r>
    </w:p>
    <w:p w14:paraId="5046B3A8" w14:textId="77777777" w:rsidR="00667C59" w:rsidRPr="002C6C11" w:rsidRDefault="00667C59" w:rsidP="00F76698">
      <w:pPr>
        <w:rPr>
          <w:rFonts w:ascii="Montserrat" w:hAnsi="Montserrat"/>
          <w:color w:val="auto"/>
          <w:sz w:val="18"/>
          <w:szCs w:val="18"/>
        </w:rPr>
      </w:pPr>
    </w:p>
    <w:p w14:paraId="6CCDA5EF" w14:textId="4E3B3F10" w:rsidR="005C2589" w:rsidRPr="00C80238" w:rsidRDefault="543FCF44" w:rsidP="00E47DFC">
      <w:pPr>
        <w:pStyle w:val="Heading2"/>
      </w:pPr>
      <w:bookmarkStart w:id="172" w:name="_Toc1798167531"/>
      <w:r>
        <w:t>3</w:t>
      </w:r>
      <w:r w:rsidR="10A45F46">
        <w:t>.1</w:t>
      </w:r>
      <w:r w:rsidR="00A4609B">
        <w:tab/>
      </w:r>
      <w:r w:rsidR="10A45F46">
        <w:t>High-level description of the test plan</w:t>
      </w:r>
      <w:bookmarkEnd w:id="172"/>
    </w:p>
    <w:p w14:paraId="7AB9C5F3" w14:textId="77777777" w:rsidR="00667C59" w:rsidRPr="002C6C11" w:rsidRDefault="00667C59" w:rsidP="000D22F4">
      <w:pPr>
        <w:ind w:left="567" w:hanging="567"/>
        <w:rPr>
          <w:rFonts w:ascii="Montserrat" w:hAnsi="Montserrat"/>
          <w:b/>
          <w:color w:val="auto"/>
          <w:sz w:val="18"/>
          <w:szCs w:val="18"/>
        </w:rPr>
      </w:pPr>
    </w:p>
    <w:p w14:paraId="3AADAAA0" w14:textId="29947DBD" w:rsidR="005A1AA8" w:rsidRPr="00C80238" w:rsidRDefault="543FCF44" w:rsidP="00E967A1">
      <w:pPr>
        <w:pStyle w:val="Heading3"/>
      </w:pPr>
      <w:bookmarkStart w:id="173" w:name="_Toc1878559605"/>
      <w:r>
        <w:t>3</w:t>
      </w:r>
      <w:r w:rsidR="6B9A3FCD">
        <w:t>.1.1</w:t>
      </w:r>
      <w:r w:rsidR="00A4609B">
        <w:tab/>
      </w:r>
      <w:r w:rsidR="2C4DEFAB">
        <w:t xml:space="preserve">SES DTH </w:t>
      </w:r>
      <w:r w:rsidR="73E4FED7">
        <w:t>t</w:t>
      </w:r>
      <w:r w:rsidR="2C4DEFAB">
        <w:t>estbed</w:t>
      </w:r>
      <w:bookmarkEnd w:id="173"/>
    </w:p>
    <w:p w14:paraId="24B80BB9" w14:textId="07CD27CA" w:rsidR="005F2338" w:rsidRPr="00C80238" w:rsidRDefault="005F2338" w:rsidP="00564EAC">
      <w:pPr>
        <w:pStyle w:val="ParagraphText"/>
        <w:spacing w:before="120"/>
      </w:pPr>
      <w:r w:rsidRPr="00C80238">
        <w:t xml:space="preserve">One of the major consumer media streaming applications is on-demand and live video streaming services to home and mobile devices. The main objective of SES DTH Testbed is the validation of how the 5G-EMERGE architecture addresses the home environment including different home layouts (e.g., house, apartment buildings, rural and urban settings), various consumer services such as TV or education and different consumer devices. The goal is to leverage satellite links to extend the footprint of video streaming services beyond the reach of 5G or other broadband terrestrial networks and provide consumers at home with the same or better quality of service and quality of experience over satellite as they would experience over a 5G network. </w:t>
      </w:r>
    </w:p>
    <w:p w14:paraId="24DFDBE4" w14:textId="07E030F2" w:rsidR="00DE3D31" w:rsidRPr="00C80238" w:rsidRDefault="005F2338" w:rsidP="00564EAC">
      <w:pPr>
        <w:pStyle w:val="ParagraphText"/>
        <w:spacing w:before="120"/>
      </w:pPr>
      <w:r w:rsidRPr="00C80238">
        <w:t>Hence, as part of the SES DTH Use Case, several test cases will be considered, and live over-the-air demonstrations will be conducted during the Phase 2 of the 5G-EMERGE project.</w:t>
      </w:r>
    </w:p>
    <w:p w14:paraId="1CC5A848" w14:textId="4FB3C1C7" w:rsidR="00DE3D31" w:rsidRPr="002C6C11" w:rsidRDefault="00DE3D31" w:rsidP="00564EAC">
      <w:pPr>
        <w:pStyle w:val="ParagraphText"/>
        <w:spacing w:before="120"/>
      </w:pPr>
      <w:r w:rsidRPr="002C6C11">
        <w:t xml:space="preserve">At this moment, </w:t>
      </w:r>
      <w:r w:rsidR="005D11A7" w:rsidRPr="002C6C11">
        <w:t xml:space="preserve">the tests will be based on </w:t>
      </w:r>
      <w:r w:rsidRPr="002C6C11">
        <w:t>the main differences compared to Phase 1</w:t>
      </w:r>
      <w:r w:rsidR="00A92022" w:rsidRPr="002C6C11">
        <w:t>, which</w:t>
      </w:r>
      <w:r w:rsidRPr="002C6C11">
        <w:t xml:space="preserve"> are:</w:t>
      </w:r>
    </w:p>
    <w:p w14:paraId="4CDB6BEF" w14:textId="76656CE5" w:rsidR="00D86270" w:rsidRPr="00C80238" w:rsidRDefault="00D86270" w:rsidP="00B3730E">
      <w:pPr>
        <w:pStyle w:val="ListBullet"/>
        <w:numPr>
          <w:ilvl w:val="0"/>
          <w:numId w:val="230"/>
        </w:numPr>
        <w:spacing w:before="120" w:after="0"/>
        <w:ind w:left="714" w:hanging="357"/>
        <w:rPr>
          <w:rFonts w:ascii="Montserrat" w:hAnsi="Montserrat"/>
          <w:color w:val="auto"/>
          <w:sz w:val="18"/>
          <w:szCs w:val="18"/>
        </w:rPr>
      </w:pPr>
      <w:r w:rsidRPr="00C80238">
        <w:rPr>
          <w:rFonts w:ascii="Montserrat" w:hAnsi="Montserrat"/>
          <w:color w:val="auto"/>
          <w:sz w:val="18"/>
          <w:szCs w:val="18"/>
        </w:rPr>
        <w:t xml:space="preserve">the replacement of NAGRA with </w:t>
      </w:r>
      <w:r w:rsidR="00BA7BF3" w:rsidRPr="00C80238">
        <w:rPr>
          <w:rFonts w:ascii="Montserrat" w:hAnsi="Montserrat"/>
          <w:color w:val="auto"/>
          <w:sz w:val="18"/>
          <w:szCs w:val="18"/>
        </w:rPr>
        <w:t>HNR</w:t>
      </w:r>
      <w:r w:rsidR="00611CF2" w:rsidRPr="00CB317A">
        <w:rPr>
          <w:rFonts w:ascii="Montserrat" w:hAnsi="Montserrat"/>
          <w:color w:val="auto"/>
          <w:sz w:val="18"/>
          <w:szCs w:val="18"/>
        </w:rPr>
        <w:t xml:space="preserve"> </w:t>
      </w:r>
      <w:r w:rsidR="0028499C" w:rsidRPr="00CB317A">
        <w:rPr>
          <w:rFonts w:ascii="Montserrat" w:hAnsi="Montserrat"/>
          <w:color w:val="auto"/>
          <w:sz w:val="18"/>
          <w:szCs w:val="18"/>
        </w:rPr>
        <w:t>or FTA (for the player)</w:t>
      </w:r>
      <w:r w:rsidRPr="00C80238">
        <w:rPr>
          <w:rFonts w:ascii="Montserrat" w:hAnsi="Montserrat"/>
          <w:color w:val="auto"/>
          <w:sz w:val="18"/>
          <w:szCs w:val="18"/>
        </w:rPr>
        <w:t>,</w:t>
      </w:r>
    </w:p>
    <w:p w14:paraId="18C89821" w14:textId="77777777" w:rsidR="00D86270" w:rsidRPr="002C6C11" w:rsidRDefault="00D86270" w:rsidP="00B3730E">
      <w:pPr>
        <w:pStyle w:val="ListBullet"/>
        <w:numPr>
          <w:ilvl w:val="1"/>
          <w:numId w:val="230"/>
        </w:numPr>
        <w:spacing w:before="0" w:after="0"/>
        <w:ind w:left="1134" w:hanging="357"/>
        <w:rPr>
          <w:rFonts w:ascii="Montserrat" w:hAnsi="Montserrat"/>
          <w:color w:val="auto"/>
          <w:sz w:val="18"/>
          <w:szCs w:val="18"/>
        </w:rPr>
      </w:pPr>
      <w:r w:rsidRPr="002C6C11">
        <w:rPr>
          <w:rFonts w:ascii="Montserrat" w:hAnsi="Montserrat"/>
          <w:color w:val="auto"/>
          <w:sz w:val="18"/>
          <w:szCs w:val="18"/>
        </w:rPr>
        <w:t>the addition of one more only-Rx antenna, specifically, a prototype flat panel antenna provided by MinWave,</w:t>
      </w:r>
    </w:p>
    <w:p w14:paraId="6280D778" w14:textId="77777777" w:rsidR="00D86270" w:rsidRPr="00C80238" w:rsidRDefault="00D86270" w:rsidP="00B3730E">
      <w:pPr>
        <w:pStyle w:val="ListBullet"/>
        <w:numPr>
          <w:ilvl w:val="0"/>
          <w:numId w:val="230"/>
        </w:numPr>
        <w:spacing w:before="120" w:after="0"/>
        <w:ind w:left="714" w:hanging="357"/>
        <w:rPr>
          <w:rFonts w:ascii="Montserrat" w:hAnsi="Montserrat"/>
          <w:color w:val="auto"/>
          <w:sz w:val="18"/>
          <w:szCs w:val="18"/>
        </w:rPr>
      </w:pPr>
      <w:r w:rsidRPr="00C80238">
        <w:rPr>
          <w:rFonts w:ascii="Montserrat" w:hAnsi="Montserrat"/>
          <w:color w:val="auto"/>
          <w:sz w:val="18"/>
          <w:szCs w:val="18"/>
        </w:rPr>
        <w:t>the Common Media Application Format (CMAF) transcoder which will re-encode and re-package of content originating either from Rai or from SES,</w:t>
      </w:r>
    </w:p>
    <w:p w14:paraId="03D6FA41" w14:textId="77777777" w:rsidR="00D86270" w:rsidRPr="00C80238" w:rsidRDefault="00D86270" w:rsidP="00B3730E">
      <w:pPr>
        <w:pStyle w:val="ListBullet"/>
        <w:numPr>
          <w:ilvl w:val="0"/>
          <w:numId w:val="230"/>
        </w:numPr>
        <w:spacing w:before="120" w:after="0"/>
        <w:ind w:left="714" w:hanging="357"/>
        <w:rPr>
          <w:rFonts w:ascii="Montserrat" w:hAnsi="Montserrat"/>
          <w:color w:val="auto"/>
          <w:sz w:val="18"/>
          <w:szCs w:val="18"/>
        </w:rPr>
      </w:pPr>
      <w:r w:rsidRPr="00C80238">
        <w:rPr>
          <w:rFonts w:ascii="Montserrat" w:hAnsi="Montserrat"/>
          <w:color w:val="auto"/>
          <w:sz w:val="18"/>
          <w:szCs w:val="18"/>
        </w:rPr>
        <w:t>the addition of the Global Mission Operational Platform (GMOP) which enables the customer (broadcaster) to request video services using bidirectional communication or by broadcasting, and</w:t>
      </w:r>
    </w:p>
    <w:p w14:paraId="694B330D" w14:textId="3A7944AA" w:rsidR="00D86270" w:rsidRPr="00C80238" w:rsidRDefault="00D86270" w:rsidP="00B3730E">
      <w:pPr>
        <w:pStyle w:val="ListBullet"/>
        <w:numPr>
          <w:ilvl w:val="0"/>
          <w:numId w:val="230"/>
        </w:numPr>
        <w:spacing w:before="120" w:after="0"/>
        <w:ind w:left="714" w:hanging="357"/>
        <w:rPr>
          <w:rFonts w:ascii="Montserrat" w:hAnsi="Montserrat"/>
          <w:color w:val="auto"/>
          <w:sz w:val="18"/>
          <w:szCs w:val="18"/>
        </w:rPr>
      </w:pPr>
      <w:r w:rsidRPr="00C80238">
        <w:rPr>
          <w:rFonts w:ascii="Montserrat" w:hAnsi="Montserrat"/>
          <w:color w:val="auto"/>
          <w:sz w:val="18"/>
          <w:szCs w:val="18"/>
        </w:rPr>
        <w:t xml:space="preserve">the collection of telemetry data at every step of the 5G-EMERGE chain to understand better the </w:t>
      </w:r>
      <w:r w:rsidR="00335723" w:rsidRPr="00C80238">
        <w:rPr>
          <w:rFonts w:ascii="Montserrat" w:hAnsi="Montserrat"/>
          <w:color w:val="auto"/>
          <w:sz w:val="18"/>
          <w:szCs w:val="18"/>
        </w:rPr>
        <w:t>behaviour</w:t>
      </w:r>
      <w:r w:rsidRPr="00C80238">
        <w:rPr>
          <w:rFonts w:ascii="Montserrat" w:hAnsi="Montserrat"/>
          <w:color w:val="auto"/>
          <w:sz w:val="18"/>
          <w:szCs w:val="18"/>
        </w:rPr>
        <w:t xml:space="preserve"> of the system, with higher granularity.</w:t>
      </w:r>
    </w:p>
    <w:p w14:paraId="062CB82B" w14:textId="77777777" w:rsidR="00F65258" w:rsidRPr="002C6C11" w:rsidRDefault="00F65258" w:rsidP="00074333">
      <w:pPr>
        <w:pStyle w:val="ParagraphText"/>
      </w:pPr>
    </w:p>
    <w:p w14:paraId="0E4835DA" w14:textId="04D29A43" w:rsidR="00D30079" w:rsidRPr="00C80238" w:rsidRDefault="543FCF44" w:rsidP="006C17A4">
      <w:pPr>
        <w:pStyle w:val="Heading3"/>
      </w:pPr>
      <w:bookmarkStart w:id="174" w:name="_Toc1819345887"/>
      <w:r>
        <w:t>3</w:t>
      </w:r>
      <w:r w:rsidR="65E289DB">
        <w:t>.1.</w:t>
      </w:r>
      <w:r w:rsidR="73E4FED7">
        <w:t>2</w:t>
      </w:r>
      <w:r w:rsidR="00A4609B">
        <w:tab/>
      </w:r>
      <w:r w:rsidR="65E289DB">
        <w:t xml:space="preserve">EBU DTH </w:t>
      </w:r>
      <w:r w:rsidR="73E4FED7">
        <w:t>t</w:t>
      </w:r>
      <w:r w:rsidR="65E289DB">
        <w:t>estbed</w:t>
      </w:r>
      <w:bookmarkEnd w:id="174"/>
      <w:r w:rsidR="65E289DB">
        <w:t xml:space="preserve"> </w:t>
      </w:r>
    </w:p>
    <w:p w14:paraId="51D81BA2" w14:textId="59B87DEE" w:rsidR="00C76AB9" w:rsidRPr="002C6C11" w:rsidRDefault="00C76AB9" w:rsidP="00564EAC">
      <w:pPr>
        <w:pStyle w:val="ParagraphText"/>
        <w:spacing w:before="120"/>
      </w:pPr>
      <w:r w:rsidRPr="002C6C11">
        <w:t>In Phase 1, the EBU DTH testbed was demonstrated showing both live and on-demand content passing through the baseline ecosystem. The receiver has satellite internet connectivity through the satellite bidirectional link, that can operate with or without a terrestrial broadband connection.</w:t>
      </w:r>
    </w:p>
    <w:p w14:paraId="6E3F6820" w14:textId="6AFDFC8B" w:rsidR="00C76AB9" w:rsidRPr="002C6C11" w:rsidRDefault="00C76AB9" w:rsidP="00564EAC">
      <w:pPr>
        <w:pStyle w:val="ParagraphText"/>
        <w:spacing w:before="120"/>
      </w:pPr>
      <w:r w:rsidRPr="002C6C11">
        <w:t>Also in phase 1, further functionalities were developed and demonstrated:</w:t>
      </w:r>
    </w:p>
    <w:p w14:paraId="0A2E1699" w14:textId="77777777" w:rsidR="00C76AB9" w:rsidRPr="00C80238" w:rsidRDefault="00C76AB9" w:rsidP="00B3730E">
      <w:pPr>
        <w:pStyle w:val="ListBullet"/>
        <w:numPr>
          <w:ilvl w:val="0"/>
          <w:numId w:val="231"/>
        </w:numPr>
        <w:spacing w:before="120" w:after="0"/>
        <w:ind w:left="714" w:hanging="357"/>
        <w:rPr>
          <w:rFonts w:ascii="Montserrat" w:hAnsi="Montserrat" w:cs="Arial"/>
          <w:color w:val="auto"/>
          <w:sz w:val="18"/>
          <w:szCs w:val="18"/>
        </w:rPr>
      </w:pPr>
      <w:r w:rsidRPr="00C80238">
        <w:rPr>
          <w:rFonts w:ascii="Montserrat" w:hAnsi="Montserrat" w:cs="Arial"/>
          <w:color w:val="auto"/>
          <w:sz w:val="18"/>
          <w:szCs w:val="18"/>
        </w:rPr>
        <w:t>Feasibility of Service Discovery.</w:t>
      </w:r>
    </w:p>
    <w:p w14:paraId="25259731" w14:textId="2FB345FE" w:rsidR="00C76AB9" w:rsidRPr="00C80238" w:rsidRDefault="00C76AB9" w:rsidP="00B3730E">
      <w:pPr>
        <w:pStyle w:val="ListBullet"/>
        <w:numPr>
          <w:ilvl w:val="0"/>
          <w:numId w:val="231"/>
        </w:numPr>
        <w:spacing w:before="120" w:after="0"/>
        <w:ind w:left="714" w:hanging="357"/>
        <w:rPr>
          <w:rFonts w:ascii="Montserrat" w:hAnsi="Montserrat" w:cs="Arial"/>
          <w:color w:val="auto"/>
          <w:sz w:val="18"/>
          <w:szCs w:val="18"/>
        </w:rPr>
      </w:pPr>
      <w:r w:rsidRPr="00C80238">
        <w:rPr>
          <w:rFonts w:ascii="Montserrat" w:hAnsi="Montserrat" w:cs="Arial"/>
          <w:color w:val="auto"/>
          <w:sz w:val="18"/>
          <w:szCs w:val="18"/>
        </w:rPr>
        <w:t>Feasibility of V</w:t>
      </w:r>
      <w:r w:rsidR="00D85315" w:rsidRPr="00C80238">
        <w:rPr>
          <w:rFonts w:ascii="Montserrat" w:hAnsi="Montserrat" w:cs="Arial"/>
          <w:color w:val="auto"/>
          <w:sz w:val="18"/>
          <w:szCs w:val="18"/>
        </w:rPr>
        <w:t>O</w:t>
      </w:r>
      <w:r w:rsidRPr="00C80238">
        <w:rPr>
          <w:rFonts w:ascii="Montserrat" w:hAnsi="Montserrat" w:cs="Arial"/>
          <w:color w:val="auto"/>
          <w:sz w:val="18"/>
          <w:szCs w:val="18"/>
        </w:rPr>
        <w:t>D service using only the satellite return path.</w:t>
      </w:r>
    </w:p>
    <w:p w14:paraId="2E2601B4" w14:textId="77777777" w:rsidR="00C76AB9" w:rsidRPr="00C80238" w:rsidRDefault="00C76AB9" w:rsidP="00B3730E">
      <w:pPr>
        <w:pStyle w:val="ListBullet"/>
        <w:numPr>
          <w:ilvl w:val="0"/>
          <w:numId w:val="231"/>
        </w:numPr>
        <w:spacing w:before="120" w:after="0"/>
        <w:ind w:left="714" w:hanging="357"/>
        <w:rPr>
          <w:rFonts w:ascii="Montserrat" w:hAnsi="Montserrat" w:cs="Arial"/>
          <w:color w:val="auto"/>
          <w:sz w:val="18"/>
          <w:szCs w:val="18"/>
        </w:rPr>
      </w:pPr>
      <w:r w:rsidRPr="00C80238">
        <w:rPr>
          <w:rFonts w:ascii="Montserrat" w:hAnsi="Montserrat" w:cs="Arial"/>
          <w:color w:val="auto"/>
          <w:sz w:val="18"/>
          <w:szCs w:val="18"/>
        </w:rPr>
        <w:t>Updating Edge applications using the satellite bidirectional link.</w:t>
      </w:r>
    </w:p>
    <w:p w14:paraId="031C1423" w14:textId="77777777" w:rsidR="00C76AB9" w:rsidRPr="002C6C11" w:rsidRDefault="00C76AB9" w:rsidP="00074333">
      <w:pPr>
        <w:pStyle w:val="ParagraphText"/>
      </w:pPr>
    </w:p>
    <w:p w14:paraId="673D299A" w14:textId="74A636A9" w:rsidR="00C76AB9" w:rsidRPr="002C6C11" w:rsidRDefault="00C76AB9" w:rsidP="00074333">
      <w:pPr>
        <w:pStyle w:val="ParagraphText"/>
      </w:pPr>
      <w:r w:rsidRPr="002C6C11">
        <w:t>In Phase 2, the following changes and additional objectives are foreseen:</w:t>
      </w:r>
    </w:p>
    <w:p w14:paraId="1B3FDFB8" w14:textId="5157F133" w:rsidR="00C76AB9" w:rsidRPr="00C80238" w:rsidRDefault="00C76AB9" w:rsidP="00B3730E">
      <w:pPr>
        <w:pStyle w:val="ListBullet"/>
        <w:numPr>
          <w:ilvl w:val="0"/>
          <w:numId w:val="232"/>
        </w:numPr>
        <w:spacing w:before="120" w:after="0"/>
        <w:ind w:left="714" w:hanging="357"/>
        <w:rPr>
          <w:rFonts w:ascii="Montserrat" w:hAnsi="Montserrat" w:cs="Arial"/>
          <w:color w:val="auto"/>
          <w:sz w:val="18"/>
          <w:szCs w:val="18"/>
        </w:rPr>
      </w:pPr>
      <w:r w:rsidRPr="00C80238">
        <w:rPr>
          <w:rFonts w:ascii="Montserrat" w:hAnsi="Montserrat" w:cs="Arial"/>
          <w:color w:val="auto"/>
          <w:sz w:val="18"/>
          <w:szCs w:val="18"/>
        </w:rPr>
        <w:t>Use of a portable foldable antenna for fixed and nomadic DTH use cases (provided by Min</w:t>
      </w:r>
      <w:r w:rsidR="0028499C" w:rsidRPr="00CB317A">
        <w:rPr>
          <w:rFonts w:ascii="Montserrat" w:hAnsi="Montserrat" w:cs="Arial"/>
          <w:color w:val="auto"/>
          <w:sz w:val="18"/>
          <w:szCs w:val="18"/>
        </w:rPr>
        <w:t>W</w:t>
      </w:r>
      <w:r w:rsidRPr="00C80238">
        <w:rPr>
          <w:rFonts w:ascii="Montserrat" w:hAnsi="Montserrat" w:cs="Arial"/>
          <w:color w:val="auto"/>
          <w:sz w:val="18"/>
          <w:szCs w:val="18"/>
        </w:rPr>
        <w:t>ave).</w:t>
      </w:r>
    </w:p>
    <w:p w14:paraId="7C7668C9" w14:textId="1055AC15" w:rsidR="00C76AB9" w:rsidRPr="00C80238" w:rsidRDefault="00C76AB9" w:rsidP="00B3730E">
      <w:pPr>
        <w:pStyle w:val="ListBullet"/>
        <w:numPr>
          <w:ilvl w:val="0"/>
          <w:numId w:val="232"/>
        </w:numPr>
        <w:spacing w:before="120" w:after="0"/>
        <w:ind w:left="714" w:hanging="357"/>
        <w:rPr>
          <w:rFonts w:ascii="Montserrat" w:hAnsi="Montserrat" w:cs="Arial"/>
          <w:color w:val="auto"/>
          <w:sz w:val="18"/>
          <w:szCs w:val="18"/>
        </w:rPr>
      </w:pPr>
      <w:r w:rsidRPr="00C80238">
        <w:rPr>
          <w:rFonts w:ascii="Montserrat" w:hAnsi="Montserrat" w:cs="Arial"/>
          <w:color w:val="auto"/>
          <w:sz w:val="18"/>
          <w:szCs w:val="18"/>
        </w:rPr>
        <w:t xml:space="preserve">Integration of 5G-Orchestrated Multigateway solution for Fixed and Nomadic DTH use cases (provided by </w:t>
      </w:r>
      <w:r w:rsidR="007E21E3" w:rsidRPr="00C80238">
        <w:rPr>
          <w:rFonts w:ascii="Montserrat" w:hAnsi="Montserrat" w:cs="Arial"/>
          <w:color w:val="auto"/>
          <w:sz w:val="18"/>
          <w:szCs w:val="18"/>
        </w:rPr>
        <w:t>Nextworks</w:t>
      </w:r>
      <w:r w:rsidRPr="00C80238">
        <w:rPr>
          <w:rFonts w:ascii="Montserrat" w:hAnsi="Montserrat" w:cs="Arial"/>
          <w:color w:val="auto"/>
          <w:sz w:val="18"/>
          <w:szCs w:val="18"/>
        </w:rPr>
        <w:t>).</w:t>
      </w:r>
    </w:p>
    <w:p w14:paraId="659EEA24" w14:textId="77777777" w:rsidR="00C76AB9" w:rsidRPr="00C80238" w:rsidRDefault="00C76AB9" w:rsidP="00B3730E">
      <w:pPr>
        <w:pStyle w:val="ListBullet"/>
        <w:numPr>
          <w:ilvl w:val="0"/>
          <w:numId w:val="232"/>
        </w:numPr>
        <w:spacing w:before="120" w:after="0"/>
        <w:ind w:left="714" w:hanging="357"/>
        <w:rPr>
          <w:rFonts w:ascii="Montserrat" w:hAnsi="Montserrat" w:cs="Arial"/>
          <w:color w:val="auto"/>
          <w:sz w:val="18"/>
          <w:szCs w:val="18"/>
        </w:rPr>
      </w:pPr>
      <w:r w:rsidRPr="00C80238">
        <w:rPr>
          <w:rFonts w:ascii="Montserrat" w:hAnsi="Montserrat" w:cs="Arial"/>
          <w:color w:val="auto"/>
          <w:sz w:val="18"/>
          <w:szCs w:val="18"/>
        </w:rPr>
        <w:t>Co-development with SES and integration of a telemetry solution to monitor and collect metrics from all components of the 5G-EMERGE eco-system.</w:t>
      </w:r>
    </w:p>
    <w:p w14:paraId="1C89627D" w14:textId="7FFFE85B" w:rsidR="00C76AB9" w:rsidRPr="00C80238" w:rsidRDefault="00C76AB9" w:rsidP="00B3730E">
      <w:pPr>
        <w:pStyle w:val="ListBullet"/>
        <w:numPr>
          <w:ilvl w:val="0"/>
          <w:numId w:val="232"/>
        </w:numPr>
        <w:spacing w:before="120" w:after="0"/>
        <w:ind w:left="714" w:hanging="357"/>
        <w:rPr>
          <w:rFonts w:ascii="Montserrat" w:hAnsi="Montserrat" w:cs="Arial"/>
          <w:color w:val="auto"/>
          <w:sz w:val="18"/>
          <w:szCs w:val="18"/>
        </w:rPr>
      </w:pPr>
      <w:r w:rsidRPr="00C80238">
        <w:rPr>
          <w:rFonts w:ascii="Montserrat" w:hAnsi="Montserrat" w:cs="Arial"/>
          <w:color w:val="auto"/>
          <w:sz w:val="18"/>
          <w:szCs w:val="18"/>
        </w:rPr>
        <w:t xml:space="preserve">Integration of </w:t>
      </w:r>
      <w:r w:rsidR="00C2413C" w:rsidRPr="00C80238">
        <w:rPr>
          <w:rFonts w:ascii="Montserrat" w:hAnsi="Montserrat" w:cs="Arial"/>
          <w:color w:val="auto"/>
          <w:sz w:val="18"/>
          <w:szCs w:val="18"/>
        </w:rPr>
        <w:t>the playout solution</w:t>
      </w:r>
      <w:r w:rsidRPr="00C80238">
        <w:rPr>
          <w:rFonts w:ascii="Montserrat" w:hAnsi="Montserrat" w:cs="Arial"/>
          <w:color w:val="auto"/>
          <w:sz w:val="18"/>
          <w:szCs w:val="18"/>
        </w:rPr>
        <w:t>.</w:t>
      </w:r>
    </w:p>
    <w:p w14:paraId="5D940F1A" w14:textId="77777777" w:rsidR="00C76AB9" w:rsidRPr="00C80238" w:rsidRDefault="00C76AB9" w:rsidP="00B3730E">
      <w:pPr>
        <w:pStyle w:val="ListBullet"/>
        <w:numPr>
          <w:ilvl w:val="0"/>
          <w:numId w:val="232"/>
        </w:numPr>
        <w:spacing w:before="120" w:after="0"/>
        <w:ind w:left="714" w:hanging="357"/>
        <w:rPr>
          <w:rFonts w:ascii="Montserrat" w:hAnsi="Montserrat"/>
          <w:color w:val="auto"/>
          <w:sz w:val="18"/>
          <w:szCs w:val="18"/>
        </w:rPr>
      </w:pPr>
      <w:r w:rsidRPr="00C80238">
        <w:rPr>
          <w:rFonts w:ascii="Montserrat" w:hAnsi="Montserrat" w:cs="Arial"/>
          <w:color w:val="auto"/>
          <w:sz w:val="18"/>
          <w:szCs w:val="18"/>
        </w:rPr>
        <w:t>Integration</w:t>
      </w:r>
      <w:r w:rsidRPr="00C80238">
        <w:rPr>
          <w:rFonts w:ascii="Montserrat" w:hAnsi="Montserrat"/>
          <w:color w:val="auto"/>
          <w:sz w:val="18"/>
          <w:szCs w:val="18"/>
        </w:rPr>
        <w:t xml:space="preserve"> of the Recommendation system.</w:t>
      </w:r>
    </w:p>
    <w:p w14:paraId="3D2B631D" w14:textId="77777777" w:rsidR="00E81559" w:rsidRPr="00C80238" w:rsidRDefault="00E81559" w:rsidP="00E81559">
      <w:pPr>
        <w:pStyle w:val="ListBullet"/>
        <w:numPr>
          <w:ilvl w:val="0"/>
          <w:numId w:val="0"/>
        </w:numPr>
        <w:spacing w:before="0" w:after="0"/>
        <w:rPr>
          <w:rFonts w:ascii="Montserrat" w:hAnsi="Montserrat"/>
          <w:color w:val="auto"/>
          <w:sz w:val="18"/>
          <w:szCs w:val="18"/>
        </w:rPr>
      </w:pPr>
    </w:p>
    <w:p w14:paraId="285EA102" w14:textId="6FC18D80" w:rsidR="00E81559" w:rsidRPr="00C80238" w:rsidRDefault="008D2B53" w:rsidP="00E81559">
      <w:pPr>
        <w:pStyle w:val="ListBullet"/>
        <w:numPr>
          <w:ilvl w:val="0"/>
          <w:numId w:val="0"/>
        </w:numPr>
        <w:spacing w:before="0" w:after="0"/>
        <w:rPr>
          <w:rFonts w:ascii="Montserrat" w:hAnsi="Montserrat"/>
          <w:color w:val="auto"/>
          <w:sz w:val="18"/>
          <w:szCs w:val="18"/>
        </w:rPr>
      </w:pPr>
      <w:r w:rsidRPr="00C80238">
        <w:rPr>
          <w:rFonts w:ascii="Montserrat" w:hAnsi="Montserrat"/>
          <w:color w:val="auto"/>
          <w:sz w:val="18"/>
          <w:szCs w:val="18"/>
        </w:rPr>
        <w:t>The key point</w:t>
      </w:r>
      <w:r w:rsidR="002B3746" w:rsidRPr="00C80238">
        <w:rPr>
          <w:rFonts w:ascii="Montserrat" w:hAnsi="Montserrat"/>
          <w:color w:val="auto"/>
          <w:sz w:val="18"/>
          <w:szCs w:val="18"/>
        </w:rPr>
        <w:t>s</w:t>
      </w:r>
      <w:r w:rsidR="001E188F" w:rsidRPr="00C80238">
        <w:rPr>
          <w:rFonts w:ascii="Montserrat" w:hAnsi="Montserrat"/>
          <w:color w:val="auto"/>
          <w:sz w:val="18"/>
          <w:szCs w:val="18"/>
        </w:rPr>
        <w:t xml:space="preserve"> of the test plan for the EBU DTH </w:t>
      </w:r>
      <w:r w:rsidR="002B3746" w:rsidRPr="00C80238">
        <w:rPr>
          <w:rFonts w:ascii="Montserrat" w:hAnsi="Montserrat"/>
          <w:color w:val="auto"/>
          <w:sz w:val="18"/>
          <w:szCs w:val="18"/>
        </w:rPr>
        <w:t xml:space="preserve">testbed </w:t>
      </w:r>
      <w:r w:rsidR="001E188F" w:rsidRPr="00C80238">
        <w:rPr>
          <w:rFonts w:ascii="Montserrat" w:hAnsi="Montserrat"/>
          <w:color w:val="auto"/>
          <w:sz w:val="18"/>
          <w:szCs w:val="18"/>
        </w:rPr>
        <w:t xml:space="preserve">in phase 2 </w:t>
      </w:r>
      <w:r w:rsidR="002B3746" w:rsidRPr="00C80238">
        <w:rPr>
          <w:rFonts w:ascii="Montserrat" w:hAnsi="Montserrat"/>
          <w:color w:val="auto"/>
          <w:sz w:val="18"/>
          <w:szCs w:val="18"/>
        </w:rPr>
        <w:t>are as follows:</w:t>
      </w:r>
    </w:p>
    <w:p w14:paraId="18BB6EB0" w14:textId="370C8229" w:rsidR="00B376DF" w:rsidRPr="002C6C11" w:rsidRDefault="00B376DF" w:rsidP="00B3730E">
      <w:pPr>
        <w:pStyle w:val="ListBullet"/>
        <w:numPr>
          <w:ilvl w:val="0"/>
          <w:numId w:val="256"/>
        </w:numPr>
        <w:spacing w:before="120" w:after="0"/>
        <w:ind w:left="714" w:hanging="357"/>
        <w:rPr>
          <w:rFonts w:ascii="Montserrat" w:hAnsi="Montserrat"/>
          <w:color w:val="auto"/>
          <w:sz w:val="18"/>
          <w:szCs w:val="18"/>
        </w:rPr>
      </w:pPr>
      <w:r w:rsidRPr="002C6C11">
        <w:rPr>
          <w:rFonts w:ascii="Montserrat" w:hAnsi="Montserrat"/>
          <w:color w:val="auto"/>
          <w:sz w:val="18"/>
          <w:szCs w:val="18"/>
        </w:rPr>
        <w:t>End-to-end test using the FTA player App, subject to availability of the Eutelsat bidirectional capacity</w:t>
      </w:r>
      <w:r w:rsidR="004B4F4B" w:rsidRPr="002C6C11">
        <w:rPr>
          <w:rFonts w:ascii="Montserrat" w:hAnsi="Montserrat"/>
          <w:color w:val="auto"/>
          <w:sz w:val="18"/>
          <w:szCs w:val="18"/>
        </w:rPr>
        <w:t>.</w:t>
      </w:r>
    </w:p>
    <w:p w14:paraId="69921F4A" w14:textId="396519AC" w:rsidR="00B376DF" w:rsidRPr="002C6C11" w:rsidRDefault="00B376DF" w:rsidP="00B3730E">
      <w:pPr>
        <w:pStyle w:val="ListBullet"/>
        <w:numPr>
          <w:ilvl w:val="0"/>
          <w:numId w:val="256"/>
        </w:numPr>
        <w:spacing w:before="120" w:after="0"/>
        <w:ind w:left="714" w:hanging="357"/>
        <w:rPr>
          <w:rFonts w:ascii="Montserrat" w:hAnsi="Montserrat"/>
          <w:color w:val="auto"/>
          <w:sz w:val="18"/>
          <w:szCs w:val="18"/>
        </w:rPr>
      </w:pPr>
      <w:r w:rsidRPr="002C6C11">
        <w:rPr>
          <w:rFonts w:ascii="Montserrat" w:hAnsi="Montserrat"/>
          <w:color w:val="auto"/>
          <w:sz w:val="18"/>
          <w:szCs w:val="18"/>
        </w:rPr>
        <w:t>Three antennas: Egatel fixed, Technisat small fixed and Min</w:t>
      </w:r>
      <w:r w:rsidR="00581633" w:rsidRPr="002C6C11">
        <w:rPr>
          <w:rFonts w:ascii="Montserrat" w:hAnsi="Montserrat"/>
          <w:color w:val="auto"/>
          <w:sz w:val="18"/>
          <w:szCs w:val="18"/>
        </w:rPr>
        <w:t>W</w:t>
      </w:r>
      <w:r w:rsidRPr="002C6C11">
        <w:rPr>
          <w:rFonts w:ascii="Montserrat" w:hAnsi="Montserrat"/>
          <w:color w:val="auto"/>
          <w:sz w:val="18"/>
          <w:szCs w:val="18"/>
        </w:rPr>
        <w:t>ave foldable</w:t>
      </w:r>
      <w:r w:rsidR="004B4F4B" w:rsidRPr="002C6C11">
        <w:rPr>
          <w:rFonts w:ascii="Montserrat" w:hAnsi="Montserrat"/>
          <w:color w:val="auto"/>
          <w:sz w:val="18"/>
          <w:szCs w:val="18"/>
        </w:rPr>
        <w:t>.</w:t>
      </w:r>
    </w:p>
    <w:p w14:paraId="25C7536B" w14:textId="3464636B" w:rsidR="00B376DF" w:rsidRPr="002C6C11" w:rsidRDefault="00B376DF" w:rsidP="00B3730E">
      <w:pPr>
        <w:pStyle w:val="ListBullet"/>
        <w:numPr>
          <w:ilvl w:val="0"/>
          <w:numId w:val="256"/>
        </w:numPr>
        <w:spacing w:before="120" w:after="0"/>
        <w:ind w:left="714" w:hanging="357"/>
        <w:rPr>
          <w:rFonts w:ascii="Montserrat" w:hAnsi="Montserrat"/>
          <w:color w:val="auto"/>
          <w:sz w:val="18"/>
          <w:szCs w:val="18"/>
        </w:rPr>
      </w:pPr>
      <w:r w:rsidRPr="002C6C11">
        <w:rPr>
          <w:rFonts w:ascii="Montserrat" w:hAnsi="Montserrat"/>
          <w:color w:val="auto"/>
          <w:sz w:val="18"/>
          <w:szCs w:val="18"/>
        </w:rPr>
        <w:t xml:space="preserve">Metrics collected </w:t>
      </w:r>
      <w:r w:rsidR="00250D7E" w:rsidRPr="002C6C11">
        <w:rPr>
          <w:rFonts w:ascii="Montserrat" w:hAnsi="Montserrat"/>
          <w:color w:val="auto"/>
          <w:sz w:val="18"/>
          <w:szCs w:val="18"/>
        </w:rPr>
        <w:t>using</w:t>
      </w:r>
      <w:r w:rsidRPr="002C6C11">
        <w:rPr>
          <w:rFonts w:ascii="Montserrat" w:hAnsi="Montserrat"/>
          <w:color w:val="auto"/>
          <w:sz w:val="18"/>
          <w:szCs w:val="18"/>
        </w:rPr>
        <w:t xml:space="preserve"> the Open Telemetry Platform</w:t>
      </w:r>
      <w:r w:rsidR="004B4F4B" w:rsidRPr="002C6C11">
        <w:rPr>
          <w:rFonts w:ascii="Montserrat" w:hAnsi="Montserrat"/>
          <w:color w:val="auto"/>
          <w:sz w:val="18"/>
          <w:szCs w:val="18"/>
        </w:rPr>
        <w:t>.</w:t>
      </w:r>
    </w:p>
    <w:p w14:paraId="6AD7FB2C" w14:textId="0A46E002" w:rsidR="00B376DF" w:rsidRPr="002C6C11" w:rsidRDefault="00B376DF" w:rsidP="00B3730E">
      <w:pPr>
        <w:pStyle w:val="ListBullet"/>
        <w:numPr>
          <w:ilvl w:val="0"/>
          <w:numId w:val="256"/>
        </w:numPr>
        <w:spacing w:before="120" w:after="0"/>
        <w:ind w:left="714" w:hanging="357"/>
        <w:rPr>
          <w:rFonts w:ascii="Montserrat" w:hAnsi="Montserrat"/>
          <w:color w:val="auto"/>
          <w:sz w:val="18"/>
          <w:szCs w:val="18"/>
        </w:rPr>
      </w:pPr>
      <w:r w:rsidRPr="002C6C11">
        <w:rPr>
          <w:rFonts w:ascii="Montserrat" w:hAnsi="Montserrat"/>
          <w:color w:val="auto"/>
          <w:sz w:val="18"/>
          <w:szCs w:val="18"/>
        </w:rPr>
        <w:t>User data are recorded in PEACH (subject to generation of user data by the FTA player App)</w:t>
      </w:r>
      <w:r w:rsidR="004B4F4B" w:rsidRPr="002C6C11">
        <w:rPr>
          <w:rFonts w:ascii="Montserrat" w:hAnsi="Montserrat"/>
          <w:color w:val="auto"/>
          <w:sz w:val="18"/>
          <w:szCs w:val="18"/>
        </w:rPr>
        <w:t>.</w:t>
      </w:r>
    </w:p>
    <w:p w14:paraId="7ACBB5E0" w14:textId="77777777" w:rsidR="00B376DF" w:rsidRPr="002C6C11" w:rsidRDefault="00B376DF" w:rsidP="00B3730E">
      <w:pPr>
        <w:pStyle w:val="ListBullet"/>
        <w:numPr>
          <w:ilvl w:val="0"/>
          <w:numId w:val="256"/>
        </w:numPr>
        <w:spacing w:before="120" w:after="0"/>
        <w:ind w:left="714" w:hanging="357"/>
        <w:rPr>
          <w:rFonts w:ascii="Montserrat" w:hAnsi="Montserrat"/>
          <w:color w:val="auto"/>
          <w:sz w:val="18"/>
          <w:szCs w:val="18"/>
        </w:rPr>
      </w:pPr>
      <w:r w:rsidRPr="002C6C11">
        <w:rPr>
          <w:rFonts w:ascii="Montserrat" w:hAnsi="Montserrat"/>
          <w:color w:val="auto"/>
          <w:sz w:val="18"/>
          <w:szCs w:val="18"/>
        </w:rPr>
        <w:t>Functional end-to-end tests:</w:t>
      </w:r>
    </w:p>
    <w:p w14:paraId="740D4BFB" w14:textId="5C0C61ED" w:rsidR="00B376DF" w:rsidRPr="002C6C11" w:rsidRDefault="00B376DF" w:rsidP="00B3730E">
      <w:pPr>
        <w:pStyle w:val="ListBullet"/>
        <w:numPr>
          <w:ilvl w:val="1"/>
          <w:numId w:val="256"/>
        </w:numPr>
        <w:ind w:left="1134"/>
        <w:rPr>
          <w:rFonts w:ascii="Montserrat" w:hAnsi="Montserrat"/>
          <w:color w:val="auto"/>
          <w:sz w:val="18"/>
          <w:szCs w:val="18"/>
        </w:rPr>
      </w:pPr>
      <w:r w:rsidRPr="002C6C11">
        <w:rPr>
          <w:rFonts w:ascii="Montserrat" w:hAnsi="Montserrat"/>
          <w:color w:val="auto"/>
          <w:sz w:val="18"/>
          <w:szCs w:val="18"/>
        </w:rPr>
        <w:t>Reception on a Client</w:t>
      </w:r>
      <w:r w:rsidR="004B4F4B" w:rsidRPr="002C6C11">
        <w:rPr>
          <w:rFonts w:ascii="Montserrat" w:hAnsi="Montserrat"/>
          <w:color w:val="auto"/>
          <w:sz w:val="18"/>
          <w:szCs w:val="18"/>
        </w:rPr>
        <w:t>.</w:t>
      </w:r>
    </w:p>
    <w:p w14:paraId="3D28D4E5" w14:textId="62159996" w:rsidR="00B376DF" w:rsidRPr="002C6C11" w:rsidRDefault="00B376DF" w:rsidP="00B3730E">
      <w:pPr>
        <w:pStyle w:val="ListBullet"/>
        <w:numPr>
          <w:ilvl w:val="1"/>
          <w:numId w:val="256"/>
        </w:numPr>
        <w:ind w:left="1134"/>
        <w:rPr>
          <w:rFonts w:ascii="Montserrat" w:hAnsi="Montserrat"/>
          <w:color w:val="auto"/>
          <w:sz w:val="18"/>
          <w:szCs w:val="18"/>
        </w:rPr>
      </w:pPr>
      <w:r w:rsidRPr="002C6C11">
        <w:rPr>
          <w:rFonts w:ascii="Montserrat" w:hAnsi="Montserrat"/>
          <w:color w:val="auto"/>
          <w:sz w:val="18"/>
          <w:szCs w:val="18"/>
        </w:rPr>
        <w:t>Reception on the Mobile FTA App – Pre-condition: FTA Player operational</w:t>
      </w:r>
      <w:r w:rsidR="004B4F4B" w:rsidRPr="002C6C11">
        <w:rPr>
          <w:rFonts w:ascii="Montserrat" w:hAnsi="Montserrat"/>
          <w:color w:val="auto"/>
          <w:sz w:val="18"/>
          <w:szCs w:val="18"/>
        </w:rPr>
        <w:t>.</w:t>
      </w:r>
    </w:p>
    <w:p w14:paraId="627C20A4" w14:textId="0A880651" w:rsidR="00B376DF" w:rsidRPr="002C6C11" w:rsidRDefault="00B376DF" w:rsidP="00B3730E">
      <w:pPr>
        <w:pStyle w:val="ListBullet"/>
        <w:numPr>
          <w:ilvl w:val="0"/>
          <w:numId w:val="256"/>
        </w:numPr>
        <w:rPr>
          <w:rFonts w:ascii="Montserrat" w:hAnsi="Montserrat"/>
          <w:color w:val="auto"/>
          <w:sz w:val="18"/>
          <w:szCs w:val="18"/>
        </w:rPr>
      </w:pPr>
      <w:r w:rsidRPr="002C6C11">
        <w:rPr>
          <w:rFonts w:ascii="Montserrat" w:hAnsi="Montserrat"/>
          <w:color w:val="auto"/>
          <w:sz w:val="18"/>
          <w:szCs w:val="18"/>
        </w:rPr>
        <w:t>Performance tests:</w:t>
      </w:r>
    </w:p>
    <w:p w14:paraId="4EFD3068" w14:textId="71B1FD2F" w:rsidR="00B376DF" w:rsidRPr="002C6C11" w:rsidRDefault="00B376DF" w:rsidP="00B3730E">
      <w:pPr>
        <w:pStyle w:val="ListBullet"/>
        <w:numPr>
          <w:ilvl w:val="1"/>
          <w:numId w:val="256"/>
        </w:numPr>
        <w:ind w:left="1134"/>
        <w:rPr>
          <w:rFonts w:ascii="Montserrat" w:hAnsi="Montserrat"/>
          <w:color w:val="auto"/>
          <w:sz w:val="18"/>
          <w:szCs w:val="18"/>
        </w:rPr>
      </w:pPr>
      <w:r w:rsidRPr="002C6C11">
        <w:rPr>
          <w:rFonts w:ascii="Montserrat" w:hAnsi="Montserrat"/>
          <w:color w:val="auto"/>
          <w:sz w:val="18"/>
          <w:szCs w:val="18"/>
        </w:rPr>
        <w:t>Directly test average startup times across methods – Precondition: FTA Player App publishes the relevant data</w:t>
      </w:r>
      <w:r w:rsidR="004B4F4B" w:rsidRPr="002C6C11">
        <w:rPr>
          <w:rFonts w:ascii="Montserrat" w:hAnsi="Montserrat"/>
          <w:color w:val="auto"/>
          <w:sz w:val="18"/>
          <w:szCs w:val="18"/>
        </w:rPr>
        <w:t>.</w:t>
      </w:r>
    </w:p>
    <w:p w14:paraId="6236F725" w14:textId="544AF147" w:rsidR="00B376DF" w:rsidRPr="002C6C11" w:rsidRDefault="00B376DF" w:rsidP="00B3730E">
      <w:pPr>
        <w:pStyle w:val="ListBullet"/>
        <w:numPr>
          <w:ilvl w:val="1"/>
          <w:numId w:val="256"/>
        </w:numPr>
        <w:ind w:left="1134"/>
        <w:rPr>
          <w:rFonts w:ascii="Montserrat" w:hAnsi="Montserrat"/>
          <w:color w:val="auto"/>
          <w:sz w:val="18"/>
          <w:szCs w:val="18"/>
        </w:rPr>
      </w:pPr>
      <w:r w:rsidRPr="002C6C11">
        <w:rPr>
          <w:rFonts w:ascii="Montserrat" w:hAnsi="Montserrat"/>
          <w:color w:val="auto"/>
          <w:sz w:val="18"/>
          <w:szCs w:val="18"/>
        </w:rPr>
        <w:t>Compare buffering frequency under different methods - Precondition: FTA Player App publishes the relevant data</w:t>
      </w:r>
      <w:r w:rsidR="004B4F4B" w:rsidRPr="002C6C11">
        <w:rPr>
          <w:rFonts w:ascii="Montserrat" w:hAnsi="Montserrat"/>
          <w:color w:val="auto"/>
          <w:sz w:val="18"/>
          <w:szCs w:val="18"/>
        </w:rPr>
        <w:t>.</w:t>
      </w:r>
    </w:p>
    <w:p w14:paraId="71B43FD3" w14:textId="5A171EB6" w:rsidR="00B376DF" w:rsidRPr="002C6C11" w:rsidRDefault="00B376DF" w:rsidP="00B3730E">
      <w:pPr>
        <w:pStyle w:val="ListBullet"/>
        <w:numPr>
          <w:ilvl w:val="1"/>
          <w:numId w:val="256"/>
        </w:numPr>
        <w:ind w:left="1134"/>
        <w:rPr>
          <w:rFonts w:ascii="Montserrat" w:hAnsi="Montserrat"/>
          <w:color w:val="auto"/>
          <w:sz w:val="18"/>
          <w:szCs w:val="18"/>
        </w:rPr>
      </w:pPr>
      <w:r w:rsidRPr="002C6C11">
        <w:rPr>
          <w:rFonts w:ascii="Montserrat" w:hAnsi="Montserrat"/>
          <w:color w:val="auto"/>
          <w:sz w:val="18"/>
          <w:szCs w:val="18"/>
        </w:rPr>
        <w:t>Track frequency of resolution switches under different delivery - Precondition: FTA Player App publishes the relevant data</w:t>
      </w:r>
      <w:r w:rsidR="004B4F4B" w:rsidRPr="002C6C11">
        <w:rPr>
          <w:rFonts w:ascii="Montserrat" w:hAnsi="Montserrat"/>
          <w:color w:val="auto"/>
          <w:sz w:val="18"/>
          <w:szCs w:val="18"/>
        </w:rPr>
        <w:t>.</w:t>
      </w:r>
    </w:p>
    <w:p w14:paraId="2B016562" w14:textId="440217DD" w:rsidR="00B376DF" w:rsidRPr="002C6C11" w:rsidRDefault="00B376DF" w:rsidP="00B3730E">
      <w:pPr>
        <w:pStyle w:val="ListBullet"/>
        <w:numPr>
          <w:ilvl w:val="1"/>
          <w:numId w:val="256"/>
        </w:numPr>
        <w:ind w:left="1134"/>
        <w:rPr>
          <w:rFonts w:ascii="Montserrat" w:hAnsi="Montserrat"/>
          <w:color w:val="auto"/>
          <w:sz w:val="18"/>
          <w:szCs w:val="18"/>
        </w:rPr>
      </w:pPr>
      <w:r w:rsidRPr="002C6C11">
        <w:rPr>
          <w:rFonts w:ascii="Montserrat" w:hAnsi="Montserrat"/>
          <w:color w:val="auto"/>
          <w:sz w:val="18"/>
          <w:szCs w:val="18"/>
        </w:rPr>
        <w:t>Track downtime as resilience indicator - Precondition: FTA Player App publishes the relevant data</w:t>
      </w:r>
      <w:r w:rsidR="004B4F4B" w:rsidRPr="002C6C11">
        <w:rPr>
          <w:rFonts w:ascii="Montserrat" w:hAnsi="Montserrat"/>
          <w:color w:val="auto"/>
          <w:sz w:val="18"/>
          <w:szCs w:val="18"/>
        </w:rPr>
        <w:t>.</w:t>
      </w:r>
    </w:p>
    <w:p w14:paraId="3C2E1F57" w14:textId="77777777" w:rsidR="00667C59" w:rsidRPr="002C6C11" w:rsidRDefault="00667C59" w:rsidP="00F76698">
      <w:pPr>
        <w:rPr>
          <w:rFonts w:ascii="Montserrat" w:hAnsi="Montserrat"/>
          <w:color w:val="auto"/>
          <w:sz w:val="18"/>
          <w:szCs w:val="18"/>
        </w:rPr>
      </w:pPr>
    </w:p>
    <w:p w14:paraId="2863B058" w14:textId="66383608" w:rsidR="005C2589" w:rsidRPr="00C80238" w:rsidRDefault="543FCF44" w:rsidP="006C17A4">
      <w:pPr>
        <w:pStyle w:val="Heading2"/>
      </w:pPr>
      <w:bookmarkStart w:id="175" w:name="_Toc503198353"/>
      <w:r>
        <w:t>3</w:t>
      </w:r>
      <w:r w:rsidR="10A45F46">
        <w:t>.2</w:t>
      </w:r>
      <w:r w:rsidR="00A4609B">
        <w:tab/>
      </w:r>
      <w:r w:rsidR="10A45F46">
        <w:t>Test bed(s) and setup(s)</w:t>
      </w:r>
      <w:bookmarkEnd w:id="175"/>
    </w:p>
    <w:p w14:paraId="4175E159" w14:textId="77777777" w:rsidR="007B2915" w:rsidRPr="002C6C11" w:rsidRDefault="007B2915" w:rsidP="000D22F4">
      <w:pPr>
        <w:ind w:left="567" w:hanging="567"/>
        <w:rPr>
          <w:rFonts w:ascii="Montserrat" w:hAnsi="Montserrat"/>
          <w:b/>
          <w:color w:val="auto"/>
          <w:sz w:val="18"/>
          <w:szCs w:val="18"/>
        </w:rPr>
      </w:pPr>
    </w:p>
    <w:p w14:paraId="1F2887C6" w14:textId="078670F7" w:rsidR="007B2915" w:rsidRPr="00C80238" w:rsidRDefault="543FCF44" w:rsidP="006C17A4">
      <w:pPr>
        <w:pStyle w:val="Heading3"/>
      </w:pPr>
      <w:bookmarkStart w:id="176" w:name="_Toc1541748489"/>
      <w:r>
        <w:t>3</w:t>
      </w:r>
      <w:r w:rsidR="47407CBC">
        <w:t>.2.1</w:t>
      </w:r>
      <w:r w:rsidR="00A4609B">
        <w:tab/>
      </w:r>
      <w:r w:rsidR="47407CBC">
        <w:t xml:space="preserve">SES DTH </w:t>
      </w:r>
      <w:r w:rsidR="73E4FED7">
        <w:t>t</w:t>
      </w:r>
      <w:r w:rsidR="47407CBC">
        <w:t>estbed</w:t>
      </w:r>
      <w:bookmarkEnd w:id="176"/>
      <w:r w:rsidR="47407CBC">
        <w:t xml:space="preserve"> </w:t>
      </w:r>
    </w:p>
    <w:p w14:paraId="7C190858" w14:textId="39BBE52A" w:rsidR="00E15CE0" w:rsidRPr="00C80238" w:rsidRDefault="00E15CE0" w:rsidP="00C71201">
      <w:pPr>
        <w:pStyle w:val="ParagraphText"/>
        <w:spacing w:before="120"/>
      </w:pPr>
      <w:r w:rsidRPr="00C80238">
        <w:t xml:space="preserve">Using as basis the SES DTH testbed developed during the Phase 1 of 5G-EMERGE project, the setup depicted in </w:t>
      </w:r>
      <w:r w:rsidRPr="002C6C11">
        <w:fldChar w:fldCharType="begin"/>
      </w:r>
      <w:r w:rsidRPr="002C6C11">
        <w:instrText xml:space="preserve"> REF _Ref188867604 \h  \* MERGEFORMAT </w:instrText>
      </w:r>
      <w:r w:rsidRPr="002C6C11">
        <w:fldChar w:fldCharType="separate"/>
      </w:r>
      <w:r w:rsidR="006067B9" w:rsidRPr="00C80238">
        <w:t>Figure 1</w:t>
      </w:r>
      <w:r w:rsidRPr="002C6C11">
        <w:fldChar w:fldCharType="end"/>
      </w:r>
      <w:r w:rsidRPr="00C80238">
        <w:t>, illustrates the baseline ecosystem of the SES DTH testbed. The content is initially generated by a Rai server and going through the whole signal path and lands at the User Equipment (UE) at the end of the chain. Particularly, the path of the content is the following:</w:t>
      </w:r>
    </w:p>
    <w:p w14:paraId="693DDDC0" w14:textId="77777777" w:rsidR="00FB0ECA" w:rsidRPr="00C80238" w:rsidRDefault="00FB0ECA" w:rsidP="00B3730E">
      <w:pPr>
        <w:pStyle w:val="NormalWeb"/>
        <w:numPr>
          <w:ilvl w:val="0"/>
          <w:numId w:val="216"/>
        </w:numPr>
        <w:spacing w:before="120" w:beforeAutospacing="0" w:after="0" w:afterAutospacing="0"/>
        <w:ind w:left="360" w:hanging="357"/>
        <w:jc w:val="both"/>
        <w:rPr>
          <w:rFonts w:ascii="Montserrat" w:hAnsi="Montserrat" w:cs="Arial"/>
          <w:sz w:val="18"/>
          <w:szCs w:val="18"/>
        </w:rPr>
      </w:pPr>
      <w:r w:rsidRPr="00C80238">
        <w:rPr>
          <w:rFonts w:ascii="Montserrat" w:hAnsi="Montserrat" w:cs="Arial"/>
          <w:sz w:val="18"/>
          <w:szCs w:val="18"/>
        </w:rPr>
        <w:t xml:space="preserve">The first part of the chain is the Service Functionality (SF) 1. It consists of the following elements: the content provider, the Digital Rights Management (DRM) encryption </w:t>
      </w:r>
      <w:r w:rsidRPr="00C80238">
        <w:rPr>
          <w:rFonts w:ascii="Montserrat" w:hAnsi="Montserrat" w:cs="Arial"/>
          <w:sz w:val="18"/>
          <w:szCs w:val="18"/>
          <w:lang w:eastAsia="en-US"/>
        </w:rPr>
        <w:t xml:space="preserve">– </w:t>
      </w:r>
      <w:r w:rsidRPr="00C80238">
        <w:rPr>
          <w:rFonts w:ascii="Montserrat" w:hAnsi="Montserrat" w:cs="Arial"/>
          <w:sz w:val="18"/>
          <w:szCs w:val="18"/>
        </w:rPr>
        <w:t xml:space="preserve">which may or may not be included </w:t>
      </w:r>
      <w:r w:rsidRPr="00C80238">
        <w:rPr>
          <w:rFonts w:ascii="Montserrat" w:hAnsi="Montserrat" w:cs="Arial"/>
          <w:sz w:val="18"/>
          <w:szCs w:val="18"/>
          <w:lang w:eastAsia="en-US"/>
        </w:rPr>
        <w:t xml:space="preserve">– </w:t>
      </w:r>
      <w:r w:rsidRPr="00C80238">
        <w:rPr>
          <w:rFonts w:ascii="Montserrat" w:hAnsi="Montserrat" w:cs="Arial"/>
          <w:sz w:val="18"/>
          <w:szCs w:val="18"/>
        </w:rPr>
        <w:t>and the local origin.</w:t>
      </w:r>
    </w:p>
    <w:p w14:paraId="0571018B" w14:textId="77777777" w:rsidR="00FB0ECA" w:rsidRPr="002C6C11" w:rsidRDefault="00FB0ECA" w:rsidP="00D65307">
      <w:pPr>
        <w:pStyle w:val="ListBullet"/>
        <w:numPr>
          <w:ilvl w:val="0"/>
          <w:numId w:val="244"/>
        </w:numPr>
        <w:spacing w:before="120" w:after="0"/>
        <w:ind w:left="709" w:hanging="357"/>
        <w:rPr>
          <w:rFonts w:ascii="Montserrat" w:hAnsi="Montserrat"/>
          <w:color w:val="auto"/>
          <w:sz w:val="18"/>
          <w:szCs w:val="18"/>
        </w:rPr>
      </w:pPr>
      <w:r w:rsidRPr="002C6C11">
        <w:rPr>
          <w:rFonts w:ascii="Montserrat" w:hAnsi="Montserrat"/>
          <w:color w:val="auto"/>
          <w:sz w:val="18"/>
          <w:szCs w:val="18"/>
        </w:rPr>
        <w:t>Rai generates the live content in Turin, Italy. There are two live streams which are uplinked to the satellite: Rai CRITS, a test transmission from Rai’s centre for research, technological innovation and experiments, and Rai News 24, an Italian 24-hour news channel.</w:t>
      </w:r>
    </w:p>
    <w:p w14:paraId="64736405" w14:textId="77777777" w:rsidR="00FB0ECA" w:rsidRPr="00C80238" w:rsidRDefault="00FB0ECA" w:rsidP="00B3730E">
      <w:pPr>
        <w:pStyle w:val="ListBullet"/>
        <w:numPr>
          <w:ilvl w:val="0"/>
          <w:numId w:val="233"/>
        </w:numPr>
        <w:spacing w:before="120" w:after="0"/>
        <w:ind w:hanging="357"/>
        <w:rPr>
          <w:rFonts w:ascii="Montserrat" w:hAnsi="Montserrat"/>
          <w:color w:val="auto"/>
          <w:sz w:val="18"/>
          <w:szCs w:val="18"/>
        </w:rPr>
      </w:pPr>
      <w:r w:rsidRPr="00C80238">
        <w:rPr>
          <w:rFonts w:ascii="Montserrat" w:hAnsi="Montserrat"/>
          <w:color w:val="auto"/>
          <w:sz w:val="18"/>
          <w:szCs w:val="18"/>
        </w:rPr>
        <w:t>The content can be other pushed to the G-Core CDN as is (DASH – Dynamic Adaptive Streaming over HTTP or HLS – HTTP Live Streaming) or pushed to the CMAF transcoder application for re-encoding and re-packaging. The CMAF transcoder may also re-encode and re-package content from an SES local Secure Real-time Transport (SRT) streamer.</w:t>
      </w:r>
    </w:p>
    <w:p w14:paraId="39D11212" w14:textId="4826633B" w:rsidR="00FB0ECA" w:rsidRPr="00C80238" w:rsidRDefault="00FB0ECA" w:rsidP="00403539">
      <w:pPr>
        <w:pStyle w:val="NormalWeb"/>
        <w:numPr>
          <w:ilvl w:val="1"/>
          <w:numId w:val="233"/>
        </w:numPr>
        <w:spacing w:before="100" w:after="100"/>
        <w:ind w:left="1134"/>
        <w:jc w:val="both"/>
        <w:rPr>
          <w:rFonts w:ascii="Montserrat" w:hAnsi="Montserrat" w:cs="Arial"/>
          <w:sz w:val="18"/>
          <w:szCs w:val="18"/>
        </w:rPr>
      </w:pPr>
      <w:r w:rsidRPr="00C80238">
        <w:rPr>
          <w:rFonts w:ascii="Montserrat" w:hAnsi="Montserrat" w:cs="Arial"/>
          <w:sz w:val="18"/>
          <w:szCs w:val="18"/>
        </w:rPr>
        <w:t>The second part of the chain is the SF2. It consists of the following elements: the Content Delivery network (CDN), the multicast Adaptive Bit Ratio (mABR) and DVB-NIP Server and the proxy server.</w:t>
      </w:r>
    </w:p>
    <w:p w14:paraId="24AF18DA" w14:textId="77777777" w:rsidR="00FB0ECA" w:rsidRPr="002C6C11" w:rsidRDefault="00FB0ECA" w:rsidP="00403539">
      <w:pPr>
        <w:pStyle w:val="ListBullet"/>
        <w:numPr>
          <w:ilvl w:val="1"/>
          <w:numId w:val="233"/>
        </w:numPr>
        <w:spacing w:before="0"/>
        <w:ind w:left="1134"/>
        <w:rPr>
          <w:rFonts w:ascii="Montserrat" w:hAnsi="Montserrat"/>
          <w:color w:val="auto"/>
          <w:sz w:val="18"/>
          <w:szCs w:val="18"/>
        </w:rPr>
      </w:pPr>
      <w:r w:rsidRPr="002C6C11">
        <w:rPr>
          <w:rFonts w:ascii="Montserrat" w:hAnsi="Montserrat"/>
          <w:color w:val="auto"/>
          <w:sz w:val="18"/>
          <w:szCs w:val="18"/>
        </w:rPr>
        <w:t>The CDN server is provided by G-Core. It distributes the content to all clients connected via broadband. The mABR server is just one more broadband client of the CDN.</w:t>
      </w:r>
    </w:p>
    <w:p w14:paraId="6C5934A4" w14:textId="77777777" w:rsidR="00FB0ECA" w:rsidRPr="002C6C11" w:rsidRDefault="00FB0ECA" w:rsidP="00B3730E">
      <w:pPr>
        <w:pStyle w:val="ListBullet"/>
        <w:numPr>
          <w:ilvl w:val="0"/>
          <w:numId w:val="233"/>
        </w:numPr>
        <w:spacing w:before="0"/>
        <w:rPr>
          <w:rFonts w:ascii="Montserrat" w:hAnsi="Montserrat"/>
          <w:color w:val="auto"/>
          <w:sz w:val="18"/>
          <w:szCs w:val="18"/>
        </w:rPr>
      </w:pPr>
      <w:r w:rsidRPr="002C6C11">
        <w:rPr>
          <w:rFonts w:ascii="Montserrat" w:hAnsi="Montserrat"/>
          <w:color w:val="auto"/>
          <w:sz w:val="18"/>
          <w:szCs w:val="18"/>
        </w:rPr>
        <w:t>The mABR server, provided by FTA, requests the content from the G-Core CDN. After it receives the content, it encodes the HLS and Moving Pictures Experts Group (MPEG) DASH live streams using the File Delivery over Unidirectional Transport (FLUTE) protocol into mABR streams. Also, for the Video on Demand, the video files are retrieved only once from the G-Core CDN. Then, the video files are cached permanently in the mABR server. From there, once more, the files are encoded using the FLUTE protocol into an mABR stream.</w:t>
      </w:r>
    </w:p>
    <w:p w14:paraId="3545626D" w14:textId="77777777" w:rsidR="00FB0ECA" w:rsidRPr="002C6C11" w:rsidRDefault="00FB0ECA" w:rsidP="00403539">
      <w:pPr>
        <w:pStyle w:val="ListBullet"/>
        <w:numPr>
          <w:ilvl w:val="1"/>
          <w:numId w:val="233"/>
        </w:numPr>
        <w:spacing w:before="0"/>
        <w:ind w:left="1134" w:hanging="306"/>
        <w:rPr>
          <w:rFonts w:ascii="Montserrat" w:hAnsi="Montserrat"/>
          <w:color w:val="auto"/>
          <w:sz w:val="18"/>
          <w:szCs w:val="18"/>
        </w:rPr>
      </w:pPr>
      <w:r w:rsidRPr="002C6C11">
        <w:rPr>
          <w:rFonts w:ascii="Montserrat" w:hAnsi="Montserrat"/>
          <w:color w:val="auto"/>
          <w:sz w:val="18"/>
          <w:szCs w:val="18"/>
        </w:rPr>
        <w:t>The modulator and the FTA mABR server are co-located at SES premises in Betzdorf, Luxembourg.</w:t>
      </w:r>
    </w:p>
    <w:p w14:paraId="41DDCA56" w14:textId="77777777" w:rsidR="00FB0ECA" w:rsidRPr="00C80238" w:rsidRDefault="00FB0ECA" w:rsidP="00B3730E">
      <w:pPr>
        <w:pStyle w:val="ListBullet"/>
        <w:numPr>
          <w:ilvl w:val="0"/>
          <w:numId w:val="216"/>
        </w:numPr>
        <w:spacing w:before="100" w:after="100"/>
        <w:ind w:left="360"/>
        <w:rPr>
          <w:rFonts w:ascii="Montserrat" w:hAnsi="Montserrat" w:cs="Arial"/>
          <w:color w:val="auto"/>
          <w:sz w:val="18"/>
          <w:szCs w:val="18"/>
        </w:rPr>
      </w:pPr>
      <w:r w:rsidRPr="00C80238">
        <w:rPr>
          <w:rFonts w:ascii="Montserrat" w:hAnsi="Montserrat" w:cs="Arial"/>
          <w:color w:val="auto"/>
          <w:sz w:val="18"/>
          <w:szCs w:val="18"/>
        </w:rPr>
        <w:t xml:space="preserve">The third part of the chain is the SF3. It consists of the following elements: i) for the multicast/broadcast scenario, it includes: the modulator, the Radio Frequency (RF) uplink, the satellite, and the broadcast receive only antenna, while ii) for the bidirectional scenario, it includes: the hub, the RF Uplink/Downlink chain, the satellite, the bidirectional Very Small Aperture terminal (VSAT) antenna and the satellite modem. For both scenarios, the GMOP has been developed to enable </w:t>
      </w:r>
      <w:r w:rsidRPr="00C80238">
        <w:rPr>
          <w:rFonts w:ascii="Montserrat" w:hAnsi="Montserrat"/>
          <w:color w:val="auto"/>
          <w:sz w:val="18"/>
          <w:szCs w:val="18"/>
        </w:rPr>
        <w:t>the customer (broadcaster) to request video services.</w:t>
      </w:r>
    </w:p>
    <w:p w14:paraId="74A81DCE" w14:textId="77777777" w:rsidR="00FB0ECA" w:rsidRPr="00C80238" w:rsidRDefault="00FB0ECA" w:rsidP="00FB0ECA">
      <w:pPr>
        <w:pStyle w:val="ListBullet"/>
        <w:numPr>
          <w:ilvl w:val="0"/>
          <w:numId w:val="0"/>
        </w:numPr>
        <w:spacing w:before="100" w:after="100"/>
        <w:ind w:left="360"/>
        <w:rPr>
          <w:rFonts w:ascii="Montserrat" w:hAnsi="Montserrat" w:cs="Arial"/>
          <w:b/>
          <w:bCs/>
          <w:color w:val="auto"/>
          <w:sz w:val="18"/>
          <w:szCs w:val="18"/>
          <w:u w:val="single"/>
        </w:rPr>
      </w:pPr>
      <w:r w:rsidRPr="00C80238">
        <w:rPr>
          <w:rFonts w:ascii="Montserrat" w:hAnsi="Montserrat" w:cs="Arial"/>
          <w:b/>
          <w:bCs/>
          <w:color w:val="auto"/>
          <w:sz w:val="18"/>
          <w:szCs w:val="18"/>
          <w:u w:val="single"/>
        </w:rPr>
        <w:t>Multicast/broadcast scenario</w:t>
      </w:r>
    </w:p>
    <w:p w14:paraId="708C5C7F" w14:textId="263D437F" w:rsidR="00FB0ECA" w:rsidRPr="002C6C11" w:rsidRDefault="00FB0ECA" w:rsidP="00B3730E">
      <w:pPr>
        <w:pStyle w:val="ListBullet"/>
        <w:numPr>
          <w:ilvl w:val="0"/>
          <w:numId w:val="245"/>
        </w:numPr>
        <w:spacing w:before="0"/>
        <w:rPr>
          <w:rFonts w:ascii="Montserrat" w:hAnsi="Montserrat"/>
          <w:color w:val="auto"/>
          <w:sz w:val="18"/>
          <w:szCs w:val="18"/>
        </w:rPr>
      </w:pPr>
      <w:r w:rsidRPr="002C6C11">
        <w:rPr>
          <w:rFonts w:ascii="Montserrat" w:hAnsi="Montserrat"/>
          <w:color w:val="auto"/>
          <w:sz w:val="18"/>
          <w:szCs w:val="18"/>
        </w:rPr>
        <w:t>The modulator is the Enensys Smartgate S2/S2X. It includes the following two elements, i) the Generic Stream Encapsulation (GSE) – High Efficiency Mode (HEM) encapsulator and ii) the Digital Video Broadcasting – Second Generation Satellite Extension (DVB-S2X) modulator. The IP packets are initially encapsulated in GSE packets by the encapsulator. The SES setup utilizes GSE – HEM because it is the most efficient layer 2 encapsulation due to the minimization of the GSE header overhead. In contrast, Mutli-Protocol Encapsulation (MPE) is greatly inefficient, since this encapsulation is used to leverage existing legacy infrastructure, not optimized for IP based packet delivery.</w:t>
      </w:r>
    </w:p>
    <w:p w14:paraId="53C56D4B" w14:textId="77777777" w:rsidR="00FB0ECA" w:rsidRPr="002C6C11" w:rsidRDefault="00FB0ECA" w:rsidP="00B3730E">
      <w:pPr>
        <w:pStyle w:val="ListBullet"/>
        <w:numPr>
          <w:ilvl w:val="0"/>
          <w:numId w:val="245"/>
        </w:numPr>
        <w:spacing w:before="0"/>
        <w:rPr>
          <w:rFonts w:ascii="Montserrat" w:hAnsi="Montserrat"/>
          <w:color w:val="auto"/>
          <w:sz w:val="18"/>
          <w:szCs w:val="18"/>
        </w:rPr>
      </w:pPr>
      <w:r w:rsidRPr="002C6C11">
        <w:rPr>
          <w:rFonts w:ascii="Montserrat" w:hAnsi="Montserrat"/>
          <w:color w:val="auto"/>
          <w:sz w:val="18"/>
          <w:szCs w:val="18"/>
        </w:rPr>
        <w:t>The DVB-S2X signals are then uplinked via an SES Ku-band antenna to the SES ASTRA 1L satellite. The Ku-band antenna is located in Betzdorf, Luxembourg.</w:t>
      </w:r>
    </w:p>
    <w:p w14:paraId="57FECB82" w14:textId="77777777" w:rsidR="00FB0ECA" w:rsidRPr="002C6C11" w:rsidRDefault="00FB0ECA" w:rsidP="00B3730E">
      <w:pPr>
        <w:pStyle w:val="ListBullet"/>
        <w:numPr>
          <w:ilvl w:val="0"/>
          <w:numId w:val="245"/>
        </w:numPr>
        <w:spacing w:before="0"/>
        <w:rPr>
          <w:rFonts w:ascii="Montserrat" w:hAnsi="Montserrat"/>
          <w:color w:val="auto"/>
          <w:sz w:val="18"/>
          <w:szCs w:val="18"/>
        </w:rPr>
      </w:pPr>
      <w:r w:rsidRPr="002C6C11">
        <w:rPr>
          <w:rFonts w:ascii="Montserrat" w:hAnsi="Montserrat"/>
          <w:color w:val="auto"/>
          <w:sz w:val="18"/>
          <w:szCs w:val="18"/>
        </w:rPr>
        <w:t>The ASTRA 1L satellite is located in the 19.2° East orbital position and it is the premier DTH TV platform in Western Europe. This orbital position provides capacity predominantly for the transmission of broadcast services to consumer audiences in the whole of Europe.</w:t>
      </w:r>
    </w:p>
    <w:p w14:paraId="64D21E54" w14:textId="77777777" w:rsidR="00FB0ECA" w:rsidRPr="002C6C11" w:rsidRDefault="00FB0ECA" w:rsidP="00B3730E">
      <w:pPr>
        <w:pStyle w:val="ListBullet"/>
        <w:numPr>
          <w:ilvl w:val="0"/>
          <w:numId w:val="245"/>
        </w:numPr>
        <w:spacing w:before="0"/>
        <w:rPr>
          <w:rFonts w:ascii="Montserrat" w:hAnsi="Montserrat"/>
          <w:color w:val="auto"/>
          <w:sz w:val="18"/>
          <w:szCs w:val="18"/>
        </w:rPr>
      </w:pPr>
      <w:r w:rsidRPr="002C6C11">
        <w:rPr>
          <w:rFonts w:ascii="Montserrat" w:hAnsi="Montserrat"/>
          <w:color w:val="auto"/>
          <w:sz w:val="18"/>
          <w:szCs w:val="18"/>
        </w:rPr>
        <w:t>Then, the content is received by a receive-only antenna located in SES premises in Betzdorf, Luxembourg. The RF signal is converted into an optical signal with a media converter. By means of fiber optic cable the signal reaches the SES lab. An inverse conversion, from optical to RF, takes place inside our lab.</w:t>
      </w:r>
    </w:p>
    <w:p w14:paraId="6BE27021" w14:textId="77777777" w:rsidR="00FB0ECA" w:rsidRPr="002C6C11" w:rsidRDefault="00FB0ECA" w:rsidP="00B3730E">
      <w:pPr>
        <w:pStyle w:val="ListBullet"/>
        <w:numPr>
          <w:ilvl w:val="0"/>
          <w:numId w:val="245"/>
        </w:numPr>
        <w:spacing w:before="0"/>
        <w:rPr>
          <w:rFonts w:ascii="Montserrat" w:hAnsi="Montserrat"/>
          <w:color w:val="auto"/>
          <w:sz w:val="18"/>
          <w:szCs w:val="18"/>
        </w:rPr>
      </w:pPr>
      <w:r w:rsidRPr="002C6C11">
        <w:rPr>
          <w:rFonts w:ascii="Montserrat" w:hAnsi="Montserrat"/>
          <w:color w:val="auto"/>
          <w:sz w:val="18"/>
          <w:szCs w:val="18"/>
        </w:rPr>
        <w:t xml:space="preserve">Compared to Phase 1, the MinWave flat panel antenna will be designed and developed to provide a low-cost GEO Receive-only user terminal that is compact and light enough for fixed applications and can assist in positioning of the satellite position in the sky without requiring for time-to-time readjustments. </w:t>
      </w:r>
    </w:p>
    <w:p w14:paraId="68F4863D" w14:textId="77777777" w:rsidR="00FB0ECA" w:rsidRPr="00C80238" w:rsidRDefault="00FB0ECA" w:rsidP="00FB0ECA">
      <w:pPr>
        <w:pStyle w:val="ListBullet"/>
        <w:numPr>
          <w:ilvl w:val="0"/>
          <w:numId w:val="0"/>
        </w:numPr>
        <w:spacing w:before="100" w:after="100"/>
        <w:ind w:left="360"/>
        <w:rPr>
          <w:rFonts w:ascii="Montserrat" w:hAnsi="Montserrat" w:cs="Arial"/>
          <w:b/>
          <w:bCs/>
          <w:color w:val="auto"/>
          <w:sz w:val="18"/>
          <w:szCs w:val="18"/>
          <w:u w:val="single"/>
        </w:rPr>
      </w:pPr>
      <w:r w:rsidRPr="00C80238">
        <w:rPr>
          <w:rFonts w:ascii="Montserrat" w:hAnsi="Montserrat" w:cs="Arial"/>
          <w:b/>
          <w:bCs/>
          <w:color w:val="auto"/>
          <w:sz w:val="18"/>
          <w:szCs w:val="18"/>
          <w:u w:val="single"/>
        </w:rPr>
        <w:t>Bidirectional scenario</w:t>
      </w:r>
    </w:p>
    <w:p w14:paraId="07CED3DD" w14:textId="77777777" w:rsidR="00FB0ECA" w:rsidRPr="00C80238" w:rsidRDefault="00FB0ECA" w:rsidP="00B3730E">
      <w:pPr>
        <w:pStyle w:val="ListBullet"/>
        <w:numPr>
          <w:ilvl w:val="0"/>
          <w:numId w:val="234"/>
        </w:numPr>
        <w:spacing w:before="120" w:after="0"/>
        <w:rPr>
          <w:rFonts w:ascii="Montserrat" w:hAnsi="Montserrat"/>
          <w:color w:val="auto"/>
          <w:sz w:val="18"/>
          <w:szCs w:val="18"/>
        </w:rPr>
      </w:pPr>
      <w:r w:rsidRPr="00C80238">
        <w:rPr>
          <w:rFonts w:ascii="Montserrat" w:hAnsi="Montserrat"/>
          <w:color w:val="auto"/>
          <w:sz w:val="18"/>
          <w:szCs w:val="18"/>
        </w:rPr>
        <w:t xml:space="preserve">The hub is the Dialog Platform. It includes the following two elements, i) the Generic Stream Encapsulation and De-encapsulation and ii) the DVB-S2X modulator/demodulator. The IP packets are encapsulated/decapsulated in GSE or MPE packets. </w:t>
      </w:r>
    </w:p>
    <w:p w14:paraId="24A288DF" w14:textId="77777777" w:rsidR="00FB0ECA" w:rsidRPr="002C6C11" w:rsidRDefault="00FB0ECA" w:rsidP="00E000F6">
      <w:pPr>
        <w:pStyle w:val="ListBullet"/>
        <w:numPr>
          <w:ilvl w:val="1"/>
          <w:numId w:val="234"/>
        </w:numPr>
        <w:spacing w:before="120" w:after="0"/>
        <w:ind w:left="1134" w:hanging="283"/>
        <w:rPr>
          <w:rFonts w:ascii="Montserrat" w:hAnsi="Montserrat"/>
          <w:color w:val="auto"/>
          <w:sz w:val="18"/>
          <w:szCs w:val="18"/>
        </w:rPr>
      </w:pPr>
      <w:r w:rsidRPr="002C6C11">
        <w:rPr>
          <w:rFonts w:ascii="Montserrat" w:hAnsi="Montserrat"/>
          <w:color w:val="auto"/>
          <w:sz w:val="18"/>
          <w:szCs w:val="18"/>
        </w:rPr>
        <w:t>The DVB-S2X signals are then uplinked/downlinked via an SES Ku-band antenna to the SES ASTRA 2F satellite. The Ku-band antenna is located in Betzdorf, Luxembourg.</w:t>
      </w:r>
    </w:p>
    <w:p w14:paraId="0A69A6B6" w14:textId="39F47B48" w:rsidR="00FB0ECA" w:rsidRPr="002C6C11" w:rsidRDefault="00FB0ECA" w:rsidP="00E000F6">
      <w:pPr>
        <w:pStyle w:val="ListBullet"/>
        <w:numPr>
          <w:ilvl w:val="1"/>
          <w:numId w:val="234"/>
        </w:numPr>
        <w:spacing w:before="120" w:after="0"/>
        <w:ind w:left="1134" w:hanging="283"/>
        <w:rPr>
          <w:rFonts w:ascii="Montserrat" w:hAnsi="Montserrat"/>
          <w:color w:val="auto"/>
          <w:sz w:val="18"/>
          <w:szCs w:val="18"/>
        </w:rPr>
      </w:pPr>
      <w:r w:rsidRPr="002C6C11">
        <w:rPr>
          <w:rFonts w:ascii="Montserrat" w:hAnsi="Montserrat"/>
          <w:color w:val="auto"/>
          <w:sz w:val="18"/>
          <w:szCs w:val="18"/>
        </w:rPr>
        <w:t>Then, the content is received by a bidirectional VSAT antenna located in SES premises in Betzdorf, Luxembourg.</w:t>
      </w:r>
    </w:p>
    <w:p w14:paraId="122D437A" w14:textId="77777777" w:rsidR="00FB0ECA" w:rsidRPr="00C80238" w:rsidRDefault="00FB0ECA" w:rsidP="00B3730E">
      <w:pPr>
        <w:pStyle w:val="NormalWeb"/>
        <w:numPr>
          <w:ilvl w:val="0"/>
          <w:numId w:val="216"/>
        </w:numPr>
        <w:spacing w:before="120" w:beforeAutospacing="0" w:after="0" w:afterAutospacing="0"/>
        <w:ind w:left="360"/>
        <w:jc w:val="both"/>
        <w:rPr>
          <w:rFonts w:ascii="Montserrat" w:hAnsi="Montserrat" w:cs="Arial"/>
          <w:sz w:val="18"/>
          <w:szCs w:val="18"/>
        </w:rPr>
      </w:pPr>
      <w:r w:rsidRPr="00C80238">
        <w:rPr>
          <w:rFonts w:ascii="Montserrat" w:hAnsi="Montserrat" w:cs="Arial"/>
          <w:sz w:val="18"/>
          <w:szCs w:val="18"/>
        </w:rPr>
        <w:t>The fourth part of the chain is the SF4. It consists of the following elements: the receiver and the edge gateway. All the mentioned components are located in the SES lab.</w:t>
      </w:r>
    </w:p>
    <w:p w14:paraId="6D824B00" w14:textId="77777777" w:rsidR="00FB0ECA" w:rsidRPr="002C6C11" w:rsidRDefault="00FB0ECA" w:rsidP="00B3730E">
      <w:pPr>
        <w:pStyle w:val="ListBullet"/>
        <w:numPr>
          <w:ilvl w:val="0"/>
          <w:numId w:val="234"/>
        </w:numPr>
        <w:spacing w:before="120" w:after="0"/>
        <w:rPr>
          <w:rFonts w:ascii="Montserrat" w:hAnsi="Montserrat"/>
          <w:color w:val="auto"/>
          <w:sz w:val="18"/>
          <w:szCs w:val="18"/>
        </w:rPr>
      </w:pPr>
      <w:r w:rsidRPr="002C6C11">
        <w:rPr>
          <w:rFonts w:ascii="Montserrat" w:hAnsi="Montserrat"/>
          <w:color w:val="auto"/>
          <w:sz w:val="18"/>
          <w:szCs w:val="18"/>
        </w:rPr>
        <w:t>The FTA receiver demodulates the DVB-S2X frames and de-capsulates the GSE packet into multicast IP packets. In the SES setup, the receiver is connected to a local area network via a router. The device listens for HTTP – Hypertext transfer Protocol requests and can respond to a specific query. This query includes all the satellite tuning parameters, such as the downlink frequency, symbol rate, and signal polarization.</w:t>
      </w:r>
    </w:p>
    <w:p w14:paraId="3A843B3B" w14:textId="77777777" w:rsidR="00FB0ECA" w:rsidRPr="002C6C11" w:rsidRDefault="00FB0ECA" w:rsidP="00C71201">
      <w:pPr>
        <w:pStyle w:val="ListBullet"/>
        <w:numPr>
          <w:ilvl w:val="0"/>
          <w:numId w:val="0"/>
        </w:numPr>
        <w:spacing w:before="120" w:after="0"/>
        <w:ind w:left="709"/>
        <w:rPr>
          <w:rFonts w:ascii="Montserrat" w:hAnsi="Montserrat"/>
          <w:color w:val="auto"/>
          <w:sz w:val="18"/>
          <w:szCs w:val="18"/>
        </w:rPr>
      </w:pPr>
      <w:r w:rsidRPr="002C6C11">
        <w:rPr>
          <w:rFonts w:ascii="Montserrat" w:hAnsi="Montserrat"/>
          <w:color w:val="auto"/>
          <w:sz w:val="18"/>
          <w:szCs w:val="18"/>
        </w:rPr>
        <w:t>When a connected network device sends an HTTP query, the receiver first tunes and demodulates the RF signal. It then responds by transmitting the decapsulated multicast IP packets received over Transmission Control protocol (TCP).</w:t>
      </w:r>
    </w:p>
    <w:p w14:paraId="7DE12690" w14:textId="77777777" w:rsidR="00FB0ECA" w:rsidRPr="002C6C11" w:rsidRDefault="00FB0ECA" w:rsidP="00C71201">
      <w:pPr>
        <w:pStyle w:val="ListBullet"/>
        <w:numPr>
          <w:ilvl w:val="0"/>
          <w:numId w:val="0"/>
        </w:numPr>
        <w:spacing w:before="120" w:after="0"/>
        <w:ind w:left="709"/>
        <w:rPr>
          <w:rFonts w:ascii="Montserrat" w:hAnsi="Montserrat"/>
          <w:color w:val="auto"/>
          <w:sz w:val="18"/>
          <w:szCs w:val="18"/>
        </w:rPr>
      </w:pPr>
      <w:r w:rsidRPr="002C6C11">
        <w:rPr>
          <w:rFonts w:ascii="Montserrat" w:hAnsi="Montserrat"/>
          <w:color w:val="auto"/>
          <w:sz w:val="18"/>
          <w:szCs w:val="18"/>
        </w:rPr>
        <w:t>Here, we need to mention that in the bidirectional scenario, a Newtec satellite modem is used instead of the FTA receiver.</w:t>
      </w:r>
    </w:p>
    <w:p w14:paraId="4191643D" w14:textId="77777777" w:rsidR="00FB0ECA" w:rsidRPr="00C80238" w:rsidRDefault="00FB0ECA" w:rsidP="00B3730E">
      <w:pPr>
        <w:pStyle w:val="ListBullet"/>
        <w:numPr>
          <w:ilvl w:val="0"/>
          <w:numId w:val="235"/>
        </w:numPr>
        <w:spacing w:before="120" w:after="0"/>
        <w:ind w:hanging="357"/>
        <w:rPr>
          <w:rFonts w:ascii="Montserrat" w:hAnsi="Montserrat"/>
          <w:color w:val="auto"/>
          <w:sz w:val="18"/>
          <w:szCs w:val="18"/>
        </w:rPr>
      </w:pPr>
      <w:r w:rsidRPr="00C80238">
        <w:rPr>
          <w:rFonts w:ascii="Montserrat" w:hAnsi="Montserrat"/>
          <w:color w:val="auto"/>
          <w:sz w:val="18"/>
          <w:szCs w:val="18"/>
        </w:rPr>
        <w:t>The edge gateway hosts all the necessary docker containers. It performs several functions and therefore, has a certain level of complexity.</w:t>
      </w:r>
    </w:p>
    <w:p w14:paraId="01BF50CE" w14:textId="77777777" w:rsidR="00FB0ECA" w:rsidRPr="002C6C11" w:rsidRDefault="00FB0ECA" w:rsidP="00E000F6">
      <w:pPr>
        <w:pStyle w:val="ListBullet"/>
        <w:numPr>
          <w:ilvl w:val="1"/>
          <w:numId w:val="235"/>
        </w:numPr>
        <w:spacing w:before="120" w:after="0"/>
        <w:ind w:left="1134" w:hanging="283"/>
        <w:rPr>
          <w:rFonts w:ascii="Montserrat" w:hAnsi="Montserrat"/>
          <w:color w:val="auto"/>
          <w:sz w:val="18"/>
          <w:szCs w:val="18"/>
        </w:rPr>
      </w:pPr>
      <w:r w:rsidRPr="002C6C11">
        <w:rPr>
          <w:rFonts w:ascii="Montserrat" w:hAnsi="Montserrat"/>
          <w:color w:val="auto"/>
          <w:sz w:val="18"/>
          <w:szCs w:val="18"/>
        </w:rPr>
        <w:t>All hosted docker containers are deployed via Nuvla, an edge and container management platform provided by SixSq and the Docker compose file can be found with all the included services.</w:t>
      </w:r>
    </w:p>
    <w:p w14:paraId="238B9DBE" w14:textId="77777777" w:rsidR="00FB0ECA" w:rsidRPr="00C80238" w:rsidRDefault="00FB0ECA" w:rsidP="00E000F6">
      <w:pPr>
        <w:pStyle w:val="ListBullet"/>
        <w:numPr>
          <w:ilvl w:val="1"/>
          <w:numId w:val="235"/>
        </w:numPr>
        <w:spacing w:before="120" w:after="0"/>
        <w:ind w:left="1134" w:hanging="283"/>
        <w:rPr>
          <w:rFonts w:ascii="Montserrat" w:hAnsi="Montserrat"/>
          <w:color w:val="auto"/>
          <w:sz w:val="18"/>
          <w:szCs w:val="18"/>
        </w:rPr>
      </w:pPr>
      <w:r w:rsidRPr="00C80238">
        <w:rPr>
          <w:rFonts w:ascii="Montserrat" w:hAnsi="Montserrat"/>
          <w:color w:val="auto"/>
          <w:sz w:val="18"/>
          <w:szCs w:val="18"/>
        </w:rPr>
        <w:t>In our case two are the main services, i) the FTA edge server and the ii) Varnish cache container.</w:t>
      </w:r>
    </w:p>
    <w:p w14:paraId="3E2F50A0" w14:textId="77777777" w:rsidR="00FB0ECA" w:rsidRPr="002C6C11" w:rsidRDefault="00FB0ECA" w:rsidP="00E000F6">
      <w:pPr>
        <w:pStyle w:val="ListBullet"/>
        <w:numPr>
          <w:ilvl w:val="1"/>
          <w:numId w:val="235"/>
        </w:numPr>
        <w:spacing w:before="120" w:after="0"/>
        <w:ind w:left="1134" w:hanging="283"/>
        <w:rPr>
          <w:rFonts w:ascii="Montserrat" w:hAnsi="Montserrat"/>
          <w:color w:val="auto"/>
          <w:sz w:val="18"/>
          <w:szCs w:val="18"/>
        </w:rPr>
      </w:pPr>
      <w:r w:rsidRPr="002C6C11">
        <w:rPr>
          <w:rFonts w:ascii="Montserrat" w:hAnsi="Montserrat"/>
          <w:color w:val="auto"/>
          <w:sz w:val="18"/>
          <w:szCs w:val="18"/>
        </w:rPr>
        <w:t>The FTA edge server serves multiple functions. First, it decodes the FLUTE-based mABR streams and retrieves the initially encoded video files. Additionally, it includes a web server for serving the video files.</w:t>
      </w:r>
    </w:p>
    <w:p w14:paraId="3834E95C" w14:textId="77777777" w:rsidR="00FB0ECA" w:rsidRPr="002C6C11" w:rsidRDefault="00FB0ECA" w:rsidP="00E000F6">
      <w:pPr>
        <w:pStyle w:val="ListBullet"/>
        <w:numPr>
          <w:ilvl w:val="1"/>
          <w:numId w:val="235"/>
        </w:numPr>
        <w:spacing w:before="120" w:after="0"/>
        <w:ind w:left="1134" w:hanging="283"/>
        <w:rPr>
          <w:rFonts w:ascii="Montserrat" w:hAnsi="Montserrat"/>
          <w:color w:val="auto"/>
          <w:sz w:val="18"/>
          <w:szCs w:val="18"/>
        </w:rPr>
      </w:pPr>
      <w:r w:rsidRPr="002C6C11">
        <w:rPr>
          <w:rFonts w:ascii="Montserrat" w:hAnsi="Montserrat"/>
          <w:color w:val="auto"/>
          <w:sz w:val="18"/>
          <w:szCs w:val="18"/>
        </w:rPr>
        <w:t>The Varnish container acts as a caching reverse proxy. It is positioned between the client devices requesting the streams – such as smartphones, TVs and others – and the FTA edge gateway server. It caches all files requested from client devices with rules based on the VCL configuration file. This provides a layer of protection for the FTA edge gateway server and may decrease the latency of the responses.</w:t>
      </w:r>
    </w:p>
    <w:p w14:paraId="60E94317" w14:textId="77777777" w:rsidR="00FB0ECA" w:rsidRPr="00C80238" w:rsidRDefault="00FB0ECA" w:rsidP="00B3730E">
      <w:pPr>
        <w:pStyle w:val="NormalWeb"/>
        <w:numPr>
          <w:ilvl w:val="0"/>
          <w:numId w:val="216"/>
        </w:numPr>
        <w:spacing w:before="120" w:beforeAutospacing="0" w:after="0" w:afterAutospacing="0"/>
        <w:ind w:left="360"/>
        <w:jc w:val="both"/>
        <w:rPr>
          <w:rFonts w:ascii="Montserrat" w:hAnsi="Montserrat" w:cs="Arial"/>
          <w:sz w:val="18"/>
          <w:szCs w:val="18"/>
        </w:rPr>
      </w:pPr>
      <w:r w:rsidRPr="00C80238">
        <w:rPr>
          <w:rFonts w:ascii="Montserrat" w:hAnsi="Montserrat" w:cs="Arial"/>
          <w:sz w:val="18"/>
          <w:szCs w:val="18"/>
        </w:rPr>
        <w:t xml:space="preserve">The fifth part of the chain is the SF5 which consists of the UE and the Player. </w:t>
      </w:r>
    </w:p>
    <w:p w14:paraId="6FBFACEF" w14:textId="7411D0E0" w:rsidR="00FB0ECA" w:rsidRPr="002C6C11" w:rsidRDefault="00FB0ECA" w:rsidP="00B3730E">
      <w:pPr>
        <w:pStyle w:val="ListBullet"/>
        <w:numPr>
          <w:ilvl w:val="0"/>
          <w:numId w:val="235"/>
        </w:numPr>
        <w:spacing w:before="120" w:after="0"/>
        <w:rPr>
          <w:rFonts w:ascii="Montserrat" w:hAnsi="Montserrat"/>
          <w:color w:val="auto"/>
          <w:sz w:val="18"/>
          <w:szCs w:val="18"/>
        </w:rPr>
      </w:pPr>
      <w:r w:rsidRPr="002C6C11">
        <w:rPr>
          <w:rFonts w:ascii="Montserrat" w:hAnsi="Montserrat"/>
          <w:color w:val="auto"/>
          <w:sz w:val="18"/>
          <w:szCs w:val="18"/>
        </w:rPr>
        <w:t>The UE, in our use case is a One Plus 11 5G – an Android based smartphone – is connected to Wi-Fi.</w:t>
      </w:r>
    </w:p>
    <w:p w14:paraId="275A3606" w14:textId="1A38EBA6" w:rsidR="00FB0ECA" w:rsidRPr="00C80238" w:rsidRDefault="00FB0ECA" w:rsidP="00B3730E">
      <w:pPr>
        <w:pStyle w:val="ListBullet"/>
        <w:numPr>
          <w:ilvl w:val="0"/>
          <w:numId w:val="235"/>
        </w:numPr>
        <w:spacing w:before="120" w:after="0"/>
        <w:rPr>
          <w:rFonts w:ascii="Montserrat" w:hAnsi="Montserrat"/>
          <w:color w:val="auto"/>
          <w:sz w:val="18"/>
          <w:szCs w:val="18"/>
        </w:rPr>
      </w:pPr>
      <w:r w:rsidRPr="00C80238">
        <w:rPr>
          <w:rFonts w:ascii="Montserrat" w:hAnsi="Montserrat"/>
          <w:color w:val="auto"/>
          <w:sz w:val="18"/>
          <w:szCs w:val="18"/>
        </w:rPr>
        <w:t xml:space="preserve">The </w:t>
      </w:r>
      <w:r w:rsidR="00091523" w:rsidRPr="00C80238">
        <w:rPr>
          <w:rFonts w:ascii="Montserrat" w:hAnsi="Montserrat"/>
          <w:color w:val="auto"/>
          <w:sz w:val="18"/>
          <w:szCs w:val="18"/>
        </w:rPr>
        <w:t>HNR</w:t>
      </w:r>
      <w:r w:rsidR="00581633" w:rsidRPr="00CB317A">
        <w:rPr>
          <w:rFonts w:ascii="Montserrat" w:hAnsi="Montserrat"/>
          <w:color w:val="auto"/>
          <w:sz w:val="18"/>
          <w:szCs w:val="18"/>
        </w:rPr>
        <w:t xml:space="preserve"> or FTA</w:t>
      </w:r>
      <w:r w:rsidRPr="00C80238">
        <w:rPr>
          <w:rFonts w:ascii="Montserrat" w:hAnsi="Montserrat"/>
          <w:color w:val="auto"/>
          <w:sz w:val="18"/>
          <w:szCs w:val="18"/>
        </w:rPr>
        <w:t xml:space="preserve"> player needs to be integrated in web, IOs and Android applications.</w:t>
      </w:r>
    </w:p>
    <w:p w14:paraId="4AD75EEB" w14:textId="355842E3" w:rsidR="00FB0ECA" w:rsidRPr="00C80238" w:rsidRDefault="005636F3" w:rsidP="00B3730E">
      <w:pPr>
        <w:pStyle w:val="ListBullet"/>
        <w:numPr>
          <w:ilvl w:val="0"/>
          <w:numId w:val="235"/>
        </w:numPr>
        <w:spacing w:before="120" w:after="0"/>
        <w:rPr>
          <w:rFonts w:ascii="Montserrat" w:hAnsi="Montserrat"/>
          <w:color w:val="auto"/>
          <w:sz w:val="18"/>
          <w:szCs w:val="18"/>
        </w:rPr>
      </w:pPr>
      <w:r w:rsidRPr="00C80238">
        <w:rPr>
          <w:rFonts w:ascii="Montserrat" w:hAnsi="Montserrat"/>
          <w:color w:val="auto"/>
          <w:sz w:val="18"/>
          <w:szCs w:val="18"/>
        </w:rPr>
        <w:t xml:space="preserve">As currently planned, the </w:t>
      </w:r>
      <w:r w:rsidR="00BA7BF3" w:rsidRPr="00C80238">
        <w:rPr>
          <w:rFonts w:ascii="Montserrat" w:hAnsi="Montserrat"/>
          <w:color w:val="auto"/>
          <w:sz w:val="18"/>
          <w:szCs w:val="18"/>
        </w:rPr>
        <w:t>HNR</w:t>
      </w:r>
      <w:r w:rsidR="00581633" w:rsidRPr="00CB317A">
        <w:rPr>
          <w:rFonts w:ascii="Montserrat" w:hAnsi="Montserrat"/>
          <w:color w:val="auto"/>
          <w:sz w:val="18"/>
          <w:szCs w:val="18"/>
        </w:rPr>
        <w:t xml:space="preserve"> or FTA</w:t>
      </w:r>
      <w:r w:rsidR="00161C4F" w:rsidRPr="00C80238">
        <w:rPr>
          <w:rFonts w:ascii="Montserrat" w:hAnsi="Montserrat"/>
          <w:color w:val="auto"/>
          <w:sz w:val="18"/>
          <w:szCs w:val="18"/>
        </w:rPr>
        <w:t xml:space="preserve"> player </w:t>
      </w:r>
      <w:r w:rsidR="008D70BE" w:rsidRPr="00C80238">
        <w:rPr>
          <w:rFonts w:ascii="Montserrat" w:hAnsi="Montserrat"/>
          <w:color w:val="auto"/>
          <w:sz w:val="18"/>
          <w:szCs w:val="18"/>
        </w:rPr>
        <w:t xml:space="preserve">will be used </w:t>
      </w:r>
      <w:r w:rsidR="00BA7BF3" w:rsidRPr="00C80238">
        <w:rPr>
          <w:rFonts w:ascii="Montserrat" w:hAnsi="Montserrat"/>
          <w:color w:val="auto"/>
          <w:sz w:val="18"/>
          <w:szCs w:val="18"/>
        </w:rPr>
        <w:t>to show the content to the end-user.</w:t>
      </w:r>
    </w:p>
    <w:p w14:paraId="341DF076" w14:textId="77777777" w:rsidR="00B40F07" w:rsidRPr="00C80238" w:rsidRDefault="00FB0ECA" w:rsidP="00C71201">
      <w:pPr>
        <w:pStyle w:val="ListBullet"/>
        <w:numPr>
          <w:ilvl w:val="0"/>
          <w:numId w:val="0"/>
        </w:numPr>
        <w:spacing w:before="120" w:after="0"/>
        <w:rPr>
          <w:rFonts w:ascii="Montserrat" w:hAnsi="Montserrat"/>
          <w:color w:val="auto"/>
          <w:sz w:val="18"/>
          <w:szCs w:val="18"/>
        </w:rPr>
        <w:sectPr w:rsidR="00B40F07" w:rsidRPr="00C80238" w:rsidSect="00381162">
          <w:headerReference w:type="even" r:id="rId18"/>
          <w:headerReference w:type="default" r:id="rId19"/>
          <w:footerReference w:type="even" r:id="rId20"/>
          <w:footerReference w:type="default" r:id="rId21"/>
          <w:headerReference w:type="first" r:id="rId22"/>
          <w:footerReference w:type="first" r:id="rId23"/>
          <w:pgSz w:w="11910" w:h="16840"/>
          <w:pgMar w:top="1134" w:right="1418" w:bottom="1701" w:left="1418" w:header="720" w:footer="658" w:gutter="0"/>
          <w:cols w:space="720"/>
          <w:titlePg/>
          <w:docGrid w:linePitch="218"/>
        </w:sectPr>
      </w:pPr>
      <w:r w:rsidRPr="00C80238">
        <w:rPr>
          <w:rFonts w:ascii="Montserrat" w:hAnsi="Montserrat"/>
          <w:color w:val="auto"/>
          <w:sz w:val="18"/>
          <w:szCs w:val="18"/>
        </w:rPr>
        <w:t>Finally, we have to highlight that an Open Telemetry Protocol has been developed because collecting data at every step of the 5G-EMERGE chain is necessary to understand and trouble-shoot issues. More information about the Open Telemetry is provided in Section 2.3.2</w:t>
      </w:r>
      <w:r w:rsidR="00EF7795" w:rsidRPr="00C80238">
        <w:rPr>
          <w:rFonts w:ascii="Montserrat" w:hAnsi="Montserrat"/>
          <w:color w:val="auto"/>
          <w:sz w:val="18"/>
          <w:szCs w:val="18"/>
        </w:rPr>
        <w:t xml:space="preserve"> </w:t>
      </w:r>
      <w:r w:rsidR="009F2B64" w:rsidRPr="00C80238">
        <w:rPr>
          <w:rFonts w:ascii="Montserrat" w:hAnsi="Montserrat"/>
          <w:color w:val="auto"/>
          <w:sz w:val="18"/>
          <w:szCs w:val="18"/>
        </w:rPr>
        <w:t xml:space="preserve">of the Technical Note </w:t>
      </w:r>
      <w:r w:rsidR="009F2B64" w:rsidRPr="00C80238">
        <w:rPr>
          <w:rFonts w:ascii="Montserrat" w:hAnsi="Montserrat"/>
          <w:i/>
          <w:iCs/>
          <w:color w:val="auto"/>
          <w:sz w:val="18"/>
          <w:szCs w:val="18"/>
        </w:rPr>
        <w:t>TN3.1.5/3.2.3:</w:t>
      </w:r>
      <w:r w:rsidR="009F2B64" w:rsidRPr="00C80238">
        <w:rPr>
          <w:rFonts w:ascii="Montserrat" w:hAnsi="Montserrat"/>
          <w:color w:val="auto"/>
          <w:sz w:val="18"/>
          <w:szCs w:val="18"/>
        </w:rPr>
        <w:t xml:space="preserve"> </w:t>
      </w:r>
      <w:r w:rsidR="009F2B64" w:rsidRPr="00C80238">
        <w:rPr>
          <w:rFonts w:ascii="Montserrat" w:hAnsi="Montserrat"/>
          <w:i/>
          <w:iCs/>
          <w:color w:val="auto"/>
          <w:sz w:val="18"/>
          <w:szCs w:val="18"/>
        </w:rPr>
        <w:t>Test report of SES and EBU DTH Testb</w:t>
      </w:r>
      <w:r w:rsidR="00511B3F" w:rsidRPr="00C80238">
        <w:rPr>
          <w:rFonts w:ascii="Montserrat" w:hAnsi="Montserrat"/>
          <w:i/>
          <w:iCs/>
          <w:color w:val="auto"/>
          <w:sz w:val="18"/>
          <w:szCs w:val="18"/>
        </w:rPr>
        <w:t>e</w:t>
      </w:r>
      <w:r w:rsidR="009F2B64" w:rsidRPr="00C80238">
        <w:rPr>
          <w:rFonts w:ascii="Montserrat" w:hAnsi="Montserrat"/>
          <w:i/>
          <w:iCs/>
          <w:color w:val="auto"/>
          <w:sz w:val="18"/>
          <w:szCs w:val="18"/>
        </w:rPr>
        <w:t>ds</w:t>
      </w:r>
      <w:r w:rsidRPr="00C80238">
        <w:rPr>
          <w:rFonts w:ascii="Montserrat" w:hAnsi="Montserrat"/>
          <w:color w:val="auto"/>
          <w:sz w:val="18"/>
          <w:szCs w:val="18"/>
        </w:rPr>
        <w:t>.</w:t>
      </w:r>
    </w:p>
    <w:p w14:paraId="736EEB9D" w14:textId="60F89A55" w:rsidR="00FB0ECA" w:rsidRPr="00C80238" w:rsidRDefault="00FB0ECA" w:rsidP="00FB0ECA">
      <w:pPr>
        <w:pStyle w:val="ListBullet"/>
        <w:numPr>
          <w:ilvl w:val="0"/>
          <w:numId w:val="0"/>
        </w:numPr>
        <w:spacing w:before="0"/>
        <w:rPr>
          <w:rFonts w:ascii="Montserrat" w:hAnsi="Montserrat"/>
          <w:color w:val="auto"/>
          <w:sz w:val="18"/>
          <w:szCs w:val="18"/>
        </w:rPr>
      </w:pPr>
    </w:p>
    <w:p w14:paraId="2F348638" w14:textId="6FE2287A" w:rsidR="002A42EE" w:rsidRPr="00C80238" w:rsidRDefault="002A42EE" w:rsidP="00FB0ECA">
      <w:pPr>
        <w:pStyle w:val="ListBullet"/>
        <w:numPr>
          <w:ilvl w:val="0"/>
          <w:numId w:val="0"/>
        </w:numPr>
        <w:spacing w:before="0"/>
        <w:rPr>
          <w:rFonts w:ascii="Montserrat" w:hAnsi="Montserrat"/>
          <w:color w:val="auto"/>
          <w:sz w:val="18"/>
          <w:szCs w:val="18"/>
        </w:rPr>
      </w:pPr>
    </w:p>
    <w:p w14:paraId="50878DE7" w14:textId="6D92F31F" w:rsidR="008F3797" w:rsidRPr="00C80238" w:rsidRDefault="008F3797" w:rsidP="008F3797">
      <w:pPr>
        <w:pStyle w:val="ListBullet"/>
        <w:numPr>
          <w:ilvl w:val="0"/>
          <w:numId w:val="0"/>
        </w:numPr>
        <w:jc w:val="center"/>
        <w:rPr>
          <w:rFonts w:ascii="Montserrat" w:hAnsi="Montserrat"/>
          <w:color w:val="auto"/>
          <w:sz w:val="18"/>
          <w:szCs w:val="18"/>
        </w:rPr>
      </w:pPr>
      <w:r w:rsidRPr="00C80238">
        <w:rPr>
          <w:rFonts w:ascii="Montserrat" w:hAnsi="Montserrat"/>
          <w:noProof/>
          <w:color w:val="auto"/>
          <w:sz w:val="18"/>
          <w:szCs w:val="18"/>
        </w:rPr>
        <w:drawing>
          <wp:inline distT="0" distB="0" distL="0" distR="0" wp14:anchorId="56CB4E4C" wp14:editId="4974E525">
            <wp:extent cx="8893175" cy="3785870"/>
            <wp:effectExtent l="0" t="0" r="3175" b="5080"/>
            <wp:docPr id="623170321" name="Picture 62317032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70321" name="Picture 2" descr="A computer screen 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893175" cy="3785870"/>
                    </a:xfrm>
                    <a:prstGeom prst="rect">
                      <a:avLst/>
                    </a:prstGeom>
                    <a:noFill/>
                    <a:ln>
                      <a:noFill/>
                    </a:ln>
                  </pic:spPr>
                </pic:pic>
              </a:graphicData>
            </a:graphic>
          </wp:inline>
        </w:drawing>
      </w:r>
    </w:p>
    <w:p w14:paraId="34676634" w14:textId="1B8D439D" w:rsidR="00544C9F" w:rsidRPr="00C80238" w:rsidRDefault="00544C9F" w:rsidP="00544C9F">
      <w:pPr>
        <w:pStyle w:val="ListBullet"/>
        <w:numPr>
          <w:ilvl w:val="0"/>
          <w:numId w:val="0"/>
        </w:numPr>
        <w:jc w:val="center"/>
        <w:rPr>
          <w:rFonts w:ascii="Montserrat" w:hAnsi="Montserrat"/>
          <w:color w:val="auto"/>
          <w:sz w:val="18"/>
          <w:szCs w:val="18"/>
        </w:rPr>
      </w:pPr>
    </w:p>
    <w:p w14:paraId="5DA90D7C" w14:textId="3E7488D4" w:rsidR="00E15CE0" w:rsidRPr="00C80238" w:rsidRDefault="00E15CE0" w:rsidP="00E15CE0">
      <w:pPr>
        <w:pStyle w:val="ListBullet"/>
        <w:numPr>
          <w:ilvl w:val="0"/>
          <w:numId w:val="0"/>
        </w:numPr>
        <w:rPr>
          <w:rFonts w:ascii="Montserrat" w:hAnsi="Montserrat"/>
          <w:color w:val="auto"/>
          <w:sz w:val="18"/>
          <w:szCs w:val="18"/>
        </w:rPr>
      </w:pPr>
    </w:p>
    <w:p w14:paraId="2E587D93" w14:textId="415CF1DE" w:rsidR="00E15CE0" w:rsidRPr="002C6C11" w:rsidRDefault="00E15CE0" w:rsidP="00E15CE0">
      <w:pPr>
        <w:pStyle w:val="Caption"/>
        <w:rPr>
          <w:rFonts w:ascii="Montserrat" w:hAnsi="Montserrat"/>
          <w:color w:val="auto"/>
        </w:rPr>
        <w:sectPr w:rsidR="00E15CE0" w:rsidRPr="002C6C11" w:rsidSect="00381162">
          <w:headerReference w:type="default" r:id="rId25"/>
          <w:footerReference w:type="default" r:id="rId26"/>
          <w:headerReference w:type="first" r:id="rId27"/>
          <w:footerReference w:type="first" r:id="rId28"/>
          <w:pgSz w:w="16840" w:h="11910" w:orient="landscape"/>
          <w:pgMar w:top="1418" w:right="1134" w:bottom="1418" w:left="1701" w:header="720" w:footer="658" w:gutter="0"/>
          <w:cols w:space="720"/>
          <w:titlePg/>
          <w:docGrid w:linePitch="218"/>
        </w:sectPr>
      </w:pPr>
      <w:bookmarkStart w:id="177" w:name="_Ref188867604"/>
      <w:bookmarkStart w:id="178" w:name="_Toc190181344"/>
      <w:bookmarkStart w:id="179" w:name="_Toc221886637"/>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1</w:t>
      </w:r>
      <w:r w:rsidRPr="002C6C11">
        <w:rPr>
          <w:rFonts w:ascii="Montserrat" w:hAnsi="Montserrat"/>
          <w:color w:val="auto"/>
        </w:rPr>
        <w:fldChar w:fldCharType="end"/>
      </w:r>
      <w:bookmarkEnd w:id="177"/>
      <w:r w:rsidRPr="002C6C11">
        <w:rPr>
          <w:rFonts w:ascii="Montserrat" w:hAnsi="Montserrat"/>
          <w:color w:val="auto"/>
        </w:rPr>
        <w:t>: Conceptual diagram of SES DTH Testbed</w:t>
      </w:r>
      <w:bookmarkEnd w:id="178"/>
      <w:bookmarkEnd w:id="179"/>
    </w:p>
    <w:p w14:paraId="300CDAB7" w14:textId="27EF1E72" w:rsidR="00D51B6D" w:rsidRPr="002C6C11" w:rsidRDefault="00D51B6D" w:rsidP="00D51B6D">
      <w:pPr>
        <w:rPr>
          <w:rFonts w:ascii="Montserrat" w:hAnsi="Montserrat"/>
          <w:color w:val="auto"/>
          <w:sz w:val="18"/>
          <w:szCs w:val="18"/>
        </w:rPr>
      </w:pPr>
      <w:r w:rsidRPr="002C6C11">
        <w:rPr>
          <w:rFonts w:ascii="Montserrat" w:hAnsi="Montserrat"/>
          <w:color w:val="auto"/>
          <w:sz w:val="18"/>
          <w:szCs w:val="18"/>
        </w:rPr>
        <w:t xml:space="preserve">The main components of the SES DTH testbed are described in </w:t>
      </w:r>
      <w:r w:rsidR="00985367" w:rsidRPr="002C6C11">
        <w:rPr>
          <w:rFonts w:ascii="Montserrat" w:hAnsi="Montserrat"/>
          <w:color w:val="auto"/>
          <w:sz w:val="18"/>
          <w:szCs w:val="18"/>
        </w:rPr>
        <w:fldChar w:fldCharType="begin"/>
      </w:r>
      <w:r w:rsidR="00985367" w:rsidRPr="002C6C11">
        <w:rPr>
          <w:rFonts w:ascii="Montserrat" w:hAnsi="Montserrat"/>
          <w:color w:val="auto"/>
          <w:sz w:val="18"/>
          <w:szCs w:val="18"/>
        </w:rPr>
        <w:instrText xml:space="preserve"> REF _Ref190247083 \h  \* MERGEFORMAT </w:instrText>
      </w:r>
      <w:r w:rsidR="00985367" w:rsidRPr="002C6C11">
        <w:rPr>
          <w:rFonts w:ascii="Montserrat" w:hAnsi="Montserrat"/>
          <w:color w:val="auto"/>
          <w:sz w:val="18"/>
          <w:szCs w:val="18"/>
        </w:rPr>
      </w:r>
      <w:r w:rsidR="00985367" w:rsidRPr="002C6C11">
        <w:rPr>
          <w:rFonts w:ascii="Montserrat" w:hAnsi="Montserrat"/>
          <w:color w:val="auto"/>
          <w:sz w:val="18"/>
          <w:szCs w:val="18"/>
        </w:rPr>
        <w:fldChar w:fldCharType="separate"/>
      </w:r>
      <w:r w:rsidR="00985367" w:rsidRPr="002C6C11">
        <w:rPr>
          <w:rFonts w:ascii="Montserrat" w:hAnsi="Montserrat"/>
          <w:color w:val="auto"/>
          <w:sz w:val="18"/>
          <w:szCs w:val="18"/>
        </w:rPr>
        <w:t>Table 4</w:t>
      </w:r>
      <w:r w:rsidR="00985367" w:rsidRPr="002C6C11">
        <w:rPr>
          <w:rFonts w:ascii="Montserrat" w:hAnsi="Montserrat"/>
          <w:color w:val="auto"/>
          <w:sz w:val="18"/>
          <w:szCs w:val="18"/>
        </w:rPr>
        <w:fldChar w:fldCharType="end"/>
      </w:r>
    </w:p>
    <w:p w14:paraId="0D2AC22C" w14:textId="77777777" w:rsidR="00F27545" w:rsidRPr="002C6C11" w:rsidRDefault="00F27545" w:rsidP="00D51B6D">
      <w:pPr>
        <w:rPr>
          <w:rFonts w:ascii="Montserrat" w:hAnsi="Montserrat"/>
          <w:color w:val="auto"/>
          <w:sz w:val="18"/>
          <w:szCs w:val="18"/>
        </w:rPr>
      </w:pPr>
    </w:p>
    <w:p w14:paraId="3C02230B" w14:textId="27EFB7E6" w:rsidR="00F27545" w:rsidRPr="002C6C11" w:rsidRDefault="00F27545" w:rsidP="00F27545">
      <w:pPr>
        <w:pStyle w:val="Caption"/>
        <w:keepNext/>
        <w:rPr>
          <w:rFonts w:ascii="Montserrat" w:hAnsi="Montserrat"/>
          <w:color w:val="auto"/>
        </w:rPr>
      </w:pPr>
      <w:bookmarkStart w:id="180" w:name="_Ref190247083"/>
      <w:bookmarkStart w:id="181" w:name="_Toc190181352"/>
      <w:bookmarkStart w:id="182" w:name="_Toc221886673"/>
      <w:r w:rsidRPr="002C6C11">
        <w:rPr>
          <w:rFonts w:ascii="Montserrat" w:hAnsi="Montserrat"/>
          <w:color w:val="auto"/>
        </w:rPr>
        <w:t xml:space="preserve">Table </w:t>
      </w:r>
      <w:r w:rsidRPr="002C6C11">
        <w:rPr>
          <w:rFonts w:ascii="Montserrat" w:hAnsi="Montserrat"/>
          <w:color w:val="auto"/>
        </w:rPr>
        <w:fldChar w:fldCharType="begin"/>
      </w:r>
      <w:r w:rsidRPr="002C6C11">
        <w:rPr>
          <w:rFonts w:ascii="Montserrat" w:hAnsi="Montserrat"/>
          <w:color w:val="auto"/>
        </w:rPr>
        <w:instrText xml:space="preserve"> SEQ Table \* ARABIC </w:instrText>
      </w:r>
      <w:r w:rsidRPr="002C6C11">
        <w:rPr>
          <w:rFonts w:ascii="Montserrat" w:hAnsi="Montserrat"/>
          <w:color w:val="auto"/>
        </w:rPr>
        <w:fldChar w:fldCharType="separate"/>
      </w:r>
      <w:r w:rsidR="00A35C98" w:rsidRPr="002C6C11">
        <w:rPr>
          <w:rFonts w:ascii="Montserrat" w:hAnsi="Montserrat"/>
          <w:color w:val="auto"/>
        </w:rPr>
        <w:t>4</w:t>
      </w:r>
      <w:r w:rsidRPr="002C6C11">
        <w:rPr>
          <w:rFonts w:ascii="Montserrat" w:hAnsi="Montserrat"/>
          <w:color w:val="auto"/>
        </w:rPr>
        <w:fldChar w:fldCharType="end"/>
      </w:r>
      <w:bookmarkEnd w:id="180"/>
      <w:r w:rsidRPr="002C6C11">
        <w:rPr>
          <w:rFonts w:ascii="Montserrat" w:hAnsi="Montserrat"/>
          <w:color w:val="auto"/>
        </w:rPr>
        <w:t>: Main components of SES DTH Testbed</w:t>
      </w:r>
      <w:bookmarkEnd w:id="181"/>
      <w:bookmarkEnd w:id="182"/>
    </w:p>
    <w:tbl>
      <w:tblPr>
        <w:tblStyle w:val="ScrollTableNormal"/>
        <w:tblW w:w="926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763"/>
        <w:gridCol w:w="3458"/>
        <w:gridCol w:w="1779"/>
        <w:gridCol w:w="2269"/>
      </w:tblGrid>
      <w:tr w:rsidR="008114EB" w:rsidRPr="00C80238" w14:paraId="2EE4D3D5" w14:textId="77777777" w:rsidTr="00085216">
        <w:trPr>
          <w:cnfStyle w:val="100000000000" w:firstRow="1" w:lastRow="0" w:firstColumn="0" w:lastColumn="0" w:oddVBand="0" w:evenVBand="0" w:oddHBand="0" w:evenHBand="0" w:firstRowFirstColumn="0" w:firstRowLastColumn="0" w:lastRowFirstColumn="0" w:lastRowLastColumn="0"/>
          <w:trHeight w:val="291"/>
        </w:trPr>
        <w:tc>
          <w:tcPr>
            <w:cnfStyle w:val="001000000100" w:firstRow="0" w:lastRow="0" w:firstColumn="1" w:lastColumn="0" w:oddVBand="0" w:evenVBand="0" w:oddHBand="0" w:evenHBand="0" w:firstRowFirstColumn="1" w:firstRowLastColumn="0" w:lastRowFirstColumn="0" w:lastRowLastColumn="0"/>
            <w:tcW w:w="1763" w:type="dxa"/>
            <w:vAlign w:val="center"/>
          </w:tcPr>
          <w:p w14:paraId="785C69D8" w14:textId="77777777" w:rsidR="00177A62" w:rsidRPr="00C80238" w:rsidRDefault="00177A62" w:rsidP="007E4BCA">
            <w:pPr>
              <w:pStyle w:val="ParagraphText"/>
              <w:spacing w:after="0" w:line="259" w:lineRule="auto"/>
              <w:jc w:val="center"/>
              <w:rPr>
                <w:rFonts w:cs="Times New Roman"/>
                <w:lang w:val="en-GB"/>
              </w:rPr>
            </w:pPr>
            <w:r w:rsidRPr="00C80238">
              <w:rPr>
                <w:rFonts w:cs="Times New Roman"/>
                <w:lang w:val="en-GB"/>
              </w:rPr>
              <w:t>System Function</w:t>
            </w:r>
          </w:p>
        </w:tc>
        <w:tc>
          <w:tcPr>
            <w:tcW w:w="3458" w:type="dxa"/>
            <w:vAlign w:val="center"/>
          </w:tcPr>
          <w:p w14:paraId="0C558E04" w14:textId="77777777" w:rsidR="00177A62" w:rsidRPr="00C80238" w:rsidRDefault="00177A62" w:rsidP="007E4BCA">
            <w:pPr>
              <w:pStyle w:val="ParagraphText"/>
              <w:spacing w:after="0"/>
              <w:jc w:val="center"/>
              <w:cnfStyle w:val="100000000000" w:firstRow="1" w:lastRow="0" w:firstColumn="0" w:lastColumn="0" w:oddVBand="0" w:evenVBand="0" w:oddHBand="0" w:evenHBand="0" w:firstRowFirstColumn="0" w:firstRowLastColumn="0" w:lastRowFirstColumn="0" w:lastRowLastColumn="0"/>
              <w:rPr>
                <w:rFonts w:cs="Times New Roman"/>
                <w:lang w:val="en-GB"/>
              </w:rPr>
            </w:pPr>
            <w:r w:rsidRPr="00C80238">
              <w:rPr>
                <w:rFonts w:cs="Times New Roman"/>
                <w:lang w:val="en-GB"/>
              </w:rPr>
              <w:t>Component</w:t>
            </w:r>
          </w:p>
        </w:tc>
        <w:tc>
          <w:tcPr>
            <w:tcW w:w="1779" w:type="dxa"/>
            <w:vAlign w:val="center"/>
          </w:tcPr>
          <w:p w14:paraId="4935DD62" w14:textId="77777777" w:rsidR="00177A62" w:rsidRPr="00C80238" w:rsidRDefault="00177A62" w:rsidP="007E4BCA">
            <w:pPr>
              <w:pStyle w:val="ParagraphText"/>
              <w:spacing w:after="0" w:line="259" w:lineRule="auto"/>
              <w:jc w:val="center"/>
              <w:cnfStyle w:val="100000000000" w:firstRow="1" w:lastRow="0" w:firstColumn="0" w:lastColumn="0" w:oddVBand="0" w:evenVBand="0" w:oddHBand="0" w:evenHBand="0" w:firstRowFirstColumn="0" w:firstRowLastColumn="0" w:lastRowFirstColumn="0" w:lastRowLastColumn="0"/>
              <w:rPr>
                <w:rFonts w:cs="Times New Roman"/>
                <w:lang w:val="en-GB"/>
              </w:rPr>
            </w:pPr>
            <w:r w:rsidRPr="00C80238">
              <w:rPr>
                <w:rFonts w:cs="Times New Roman"/>
                <w:lang w:val="en-GB"/>
              </w:rPr>
              <w:t>Type (HW/SW)</w:t>
            </w:r>
          </w:p>
        </w:tc>
        <w:tc>
          <w:tcPr>
            <w:tcW w:w="2269" w:type="dxa"/>
            <w:vAlign w:val="center"/>
          </w:tcPr>
          <w:p w14:paraId="327ADFB4" w14:textId="77777777" w:rsidR="00177A62" w:rsidRPr="00C80238" w:rsidRDefault="00177A62" w:rsidP="007E4BCA">
            <w:pPr>
              <w:pStyle w:val="ParagraphText"/>
              <w:spacing w:after="0" w:line="259" w:lineRule="auto"/>
              <w:jc w:val="center"/>
              <w:cnfStyle w:val="100000000000" w:firstRow="1" w:lastRow="0" w:firstColumn="0" w:lastColumn="0" w:oddVBand="0" w:evenVBand="0" w:oddHBand="0" w:evenHBand="0" w:firstRowFirstColumn="0" w:firstRowLastColumn="0" w:lastRowFirstColumn="0" w:lastRowLastColumn="0"/>
              <w:rPr>
                <w:rFonts w:cs="Times New Roman"/>
                <w:lang w:val="en-GB"/>
              </w:rPr>
            </w:pPr>
            <w:r w:rsidRPr="00C80238">
              <w:rPr>
                <w:rFonts w:cs="Times New Roman"/>
                <w:lang w:val="en-GB"/>
              </w:rPr>
              <w:t>Responsible partner</w:t>
            </w:r>
          </w:p>
        </w:tc>
      </w:tr>
      <w:tr w:rsidR="008114EB" w:rsidRPr="00C80238" w14:paraId="5EDB40B1"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1B9F6B3F" w14:textId="77777777" w:rsidR="00177A62" w:rsidRPr="00C80238" w:rsidRDefault="00177A62" w:rsidP="007E4BCA">
            <w:pPr>
              <w:pStyle w:val="ParagraphText"/>
              <w:spacing w:after="0"/>
              <w:jc w:val="center"/>
              <w:rPr>
                <w:lang w:val="en-GB"/>
              </w:rPr>
            </w:pPr>
            <w:r w:rsidRPr="00C80238">
              <w:rPr>
                <w:lang w:val="en-GB"/>
              </w:rPr>
              <w:t>SF1</w:t>
            </w:r>
          </w:p>
        </w:tc>
        <w:tc>
          <w:tcPr>
            <w:tcW w:w="3458" w:type="dxa"/>
            <w:vAlign w:val="center"/>
          </w:tcPr>
          <w:p w14:paraId="4DE213B2"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Encoder</w:t>
            </w:r>
          </w:p>
        </w:tc>
        <w:tc>
          <w:tcPr>
            <w:tcW w:w="1779" w:type="dxa"/>
            <w:vAlign w:val="center"/>
          </w:tcPr>
          <w:p w14:paraId="751A7C43"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69" w:type="dxa"/>
            <w:vAlign w:val="center"/>
          </w:tcPr>
          <w:p w14:paraId="141E0610"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RAI</w:t>
            </w:r>
          </w:p>
        </w:tc>
      </w:tr>
      <w:tr w:rsidR="008114EB" w:rsidRPr="00C80238" w14:paraId="11DC4CC0"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1C4DBEF0" w14:textId="77777777" w:rsidR="00177A62" w:rsidRPr="00C80238" w:rsidRDefault="00177A62" w:rsidP="007E4BCA">
            <w:pPr>
              <w:pStyle w:val="ParagraphText"/>
              <w:spacing w:after="0"/>
              <w:jc w:val="center"/>
              <w:rPr>
                <w:lang w:val="en-GB"/>
              </w:rPr>
            </w:pPr>
            <w:r w:rsidRPr="00C80238">
              <w:rPr>
                <w:lang w:val="en-GB"/>
              </w:rPr>
              <w:t>SF1</w:t>
            </w:r>
          </w:p>
        </w:tc>
        <w:tc>
          <w:tcPr>
            <w:tcW w:w="3458" w:type="dxa"/>
            <w:vAlign w:val="center"/>
          </w:tcPr>
          <w:p w14:paraId="6DA2C198"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Origin Server</w:t>
            </w:r>
          </w:p>
        </w:tc>
        <w:tc>
          <w:tcPr>
            <w:tcW w:w="1779" w:type="dxa"/>
            <w:vAlign w:val="center"/>
          </w:tcPr>
          <w:p w14:paraId="17E9DE34"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69" w:type="dxa"/>
            <w:vAlign w:val="center"/>
          </w:tcPr>
          <w:p w14:paraId="01FE3FA5"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RAI</w:t>
            </w:r>
          </w:p>
        </w:tc>
      </w:tr>
      <w:tr w:rsidR="008114EB" w:rsidRPr="00C80238" w14:paraId="1E121BB7"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4B7910E2" w14:textId="77777777" w:rsidR="00177A62" w:rsidRPr="00C80238" w:rsidRDefault="00177A62" w:rsidP="007E4BCA">
            <w:pPr>
              <w:pStyle w:val="ParagraphText"/>
              <w:spacing w:after="0"/>
              <w:jc w:val="center"/>
              <w:rPr>
                <w:lang w:val="en-GB"/>
              </w:rPr>
            </w:pPr>
            <w:r w:rsidRPr="00C80238">
              <w:rPr>
                <w:lang w:val="en-GB"/>
              </w:rPr>
              <w:t>SF1</w:t>
            </w:r>
          </w:p>
        </w:tc>
        <w:tc>
          <w:tcPr>
            <w:tcW w:w="3458" w:type="dxa"/>
            <w:vAlign w:val="center"/>
          </w:tcPr>
          <w:p w14:paraId="7E89823E"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License Server</w:t>
            </w:r>
          </w:p>
        </w:tc>
        <w:tc>
          <w:tcPr>
            <w:tcW w:w="1779" w:type="dxa"/>
            <w:vAlign w:val="center"/>
          </w:tcPr>
          <w:p w14:paraId="7C56840C"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69" w:type="dxa"/>
            <w:vAlign w:val="center"/>
          </w:tcPr>
          <w:p w14:paraId="1E14C68F" w14:textId="73EF8DB9" w:rsidR="00177A62" w:rsidRPr="00C80238" w:rsidRDefault="00BA7BF3" w:rsidP="007E4BCA">
            <w:pPr>
              <w:pStyle w:val="ParagraphText"/>
              <w:spacing w:after="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HNR</w:t>
            </w:r>
          </w:p>
        </w:tc>
      </w:tr>
      <w:tr w:rsidR="008114EB" w:rsidRPr="00C80238" w14:paraId="020125A6"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37BE0510" w14:textId="77777777" w:rsidR="00177A62" w:rsidRPr="00C80238" w:rsidRDefault="00177A62" w:rsidP="007E4BCA">
            <w:pPr>
              <w:pStyle w:val="ParagraphText"/>
              <w:spacing w:after="0"/>
              <w:jc w:val="center"/>
              <w:rPr>
                <w:lang w:val="en-GB"/>
              </w:rPr>
            </w:pPr>
            <w:r w:rsidRPr="00C80238">
              <w:rPr>
                <w:lang w:val="en-GB"/>
              </w:rPr>
              <w:t>SF1</w:t>
            </w:r>
          </w:p>
        </w:tc>
        <w:tc>
          <w:tcPr>
            <w:tcW w:w="3458" w:type="dxa"/>
            <w:vAlign w:val="center"/>
          </w:tcPr>
          <w:p w14:paraId="0FD4F887"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CDN</w:t>
            </w:r>
          </w:p>
        </w:tc>
        <w:tc>
          <w:tcPr>
            <w:tcW w:w="1779" w:type="dxa"/>
            <w:vAlign w:val="center"/>
          </w:tcPr>
          <w:p w14:paraId="784F11FB"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HW+SW</w:t>
            </w:r>
          </w:p>
        </w:tc>
        <w:tc>
          <w:tcPr>
            <w:tcW w:w="2269" w:type="dxa"/>
            <w:vAlign w:val="center"/>
          </w:tcPr>
          <w:p w14:paraId="0C71BA34"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G-Core</w:t>
            </w:r>
          </w:p>
        </w:tc>
      </w:tr>
      <w:tr w:rsidR="008114EB" w:rsidRPr="00C80238" w14:paraId="0586E524"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010E1319" w14:textId="77777777" w:rsidR="00177A62" w:rsidRPr="00C80238" w:rsidRDefault="00177A62" w:rsidP="007E4BCA">
            <w:pPr>
              <w:pStyle w:val="ParagraphText"/>
              <w:spacing w:after="0"/>
              <w:jc w:val="center"/>
              <w:rPr>
                <w:lang w:val="en-GB"/>
              </w:rPr>
            </w:pPr>
            <w:r w:rsidRPr="00C80238">
              <w:rPr>
                <w:lang w:val="en-GB"/>
              </w:rPr>
              <w:t>SF2</w:t>
            </w:r>
          </w:p>
        </w:tc>
        <w:tc>
          <w:tcPr>
            <w:tcW w:w="3458" w:type="dxa"/>
            <w:vAlign w:val="center"/>
          </w:tcPr>
          <w:p w14:paraId="13FF45A2"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Multicast-ABR Server</w:t>
            </w:r>
          </w:p>
        </w:tc>
        <w:tc>
          <w:tcPr>
            <w:tcW w:w="1779" w:type="dxa"/>
            <w:vAlign w:val="center"/>
          </w:tcPr>
          <w:p w14:paraId="431F0E05"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69" w:type="dxa"/>
            <w:vAlign w:val="center"/>
          </w:tcPr>
          <w:p w14:paraId="1969A90C"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FTA</w:t>
            </w:r>
          </w:p>
        </w:tc>
      </w:tr>
      <w:tr w:rsidR="008114EB" w:rsidRPr="00C80238" w14:paraId="0C5802C0"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231136E6" w14:textId="77777777" w:rsidR="00177A62" w:rsidRPr="00C80238" w:rsidRDefault="00177A62" w:rsidP="007E4BCA">
            <w:pPr>
              <w:pStyle w:val="ParagraphText"/>
              <w:spacing w:after="0"/>
              <w:jc w:val="center"/>
              <w:rPr>
                <w:lang w:val="en-GB"/>
              </w:rPr>
            </w:pPr>
            <w:r w:rsidRPr="00C80238">
              <w:rPr>
                <w:lang w:val="en-GB"/>
              </w:rPr>
              <w:t>SF3</w:t>
            </w:r>
          </w:p>
        </w:tc>
        <w:tc>
          <w:tcPr>
            <w:tcW w:w="3458" w:type="dxa"/>
            <w:vAlign w:val="center"/>
          </w:tcPr>
          <w:p w14:paraId="6673DE75" w14:textId="77777777" w:rsidR="00177A62" w:rsidRPr="002C6C11"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2C6C11">
              <w:rPr>
                <w:lang w:val="en-GB"/>
              </w:rPr>
              <w:t>GSE-HEM Encapsulator</w:t>
            </w:r>
          </w:p>
        </w:tc>
        <w:tc>
          <w:tcPr>
            <w:tcW w:w="1779" w:type="dxa"/>
            <w:vAlign w:val="center"/>
          </w:tcPr>
          <w:p w14:paraId="062A2498"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69" w:type="dxa"/>
            <w:vAlign w:val="center"/>
          </w:tcPr>
          <w:p w14:paraId="19CA98E3"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SES</w:t>
            </w:r>
          </w:p>
        </w:tc>
      </w:tr>
      <w:tr w:rsidR="008114EB" w:rsidRPr="00C80238" w14:paraId="220BACA3"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276E41C3" w14:textId="77777777" w:rsidR="00177A62" w:rsidRPr="00C80238" w:rsidRDefault="00177A62" w:rsidP="007E4BCA">
            <w:pPr>
              <w:pStyle w:val="ParagraphText"/>
              <w:spacing w:after="0"/>
              <w:jc w:val="center"/>
              <w:rPr>
                <w:lang w:val="en-GB"/>
              </w:rPr>
            </w:pPr>
            <w:r w:rsidRPr="00C80238">
              <w:rPr>
                <w:lang w:val="en-GB"/>
              </w:rPr>
              <w:t>SF3</w:t>
            </w:r>
          </w:p>
        </w:tc>
        <w:tc>
          <w:tcPr>
            <w:tcW w:w="3458" w:type="dxa"/>
            <w:vAlign w:val="center"/>
          </w:tcPr>
          <w:p w14:paraId="4BDDB0A7"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DVB Modulator</w:t>
            </w:r>
          </w:p>
        </w:tc>
        <w:tc>
          <w:tcPr>
            <w:tcW w:w="1779" w:type="dxa"/>
            <w:vAlign w:val="center"/>
          </w:tcPr>
          <w:p w14:paraId="12CED634"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69" w:type="dxa"/>
            <w:vAlign w:val="center"/>
          </w:tcPr>
          <w:p w14:paraId="23FC5312"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SES</w:t>
            </w:r>
          </w:p>
        </w:tc>
      </w:tr>
      <w:tr w:rsidR="008114EB" w:rsidRPr="00C80238" w14:paraId="12E6BC3B"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34EAAD8D" w14:textId="77777777" w:rsidR="00177A62" w:rsidRPr="00C80238" w:rsidRDefault="00177A62" w:rsidP="007E4BCA">
            <w:pPr>
              <w:pStyle w:val="ParagraphText"/>
              <w:spacing w:after="0"/>
              <w:jc w:val="center"/>
              <w:rPr>
                <w:lang w:val="en-GB"/>
              </w:rPr>
            </w:pPr>
            <w:r w:rsidRPr="00C80238">
              <w:rPr>
                <w:lang w:val="en-GB"/>
              </w:rPr>
              <w:t>SF3</w:t>
            </w:r>
          </w:p>
        </w:tc>
        <w:tc>
          <w:tcPr>
            <w:tcW w:w="3458" w:type="dxa"/>
            <w:vAlign w:val="center"/>
          </w:tcPr>
          <w:p w14:paraId="2A10C6E0"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RF Uplink</w:t>
            </w:r>
          </w:p>
        </w:tc>
        <w:tc>
          <w:tcPr>
            <w:tcW w:w="1779" w:type="dxa"/>
            <w:vAlign w:val="center"/>
          </w:tcPr>
          <w:p w14:paraId="60AA523E"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69" w:type="dxa"/>
            <w:vAlign w:val="center"/>
          </w:tcPr>
          <w:p w14:paraId="012210AF"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SES</w:t>
            </w:r>
          </w:p>
        </w:tc>
      </w:tr>
      <w:tr w:rsidR="008114EB" w:rsidRPr="00C80238" w14:paraId="025E8841"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38CFCED2" w14:textId="77777777" w:rsidR="00177A62" w:rsidRPr="00C80238" w:rsidRDefault="00177A62" w:rsidP="007E4BCA">
            <w:pPr>
              <w:pStyle w:val="ParagraphText"/>
              <w:spacing w:after="0"/>
              <w:jc w:val="center"/>
              <w:rPr>
                <w:lang w:val="en-GB"/>
              </w:rPr>
            </w:pPr>
            <w:r w:rsidRPr="00C80238">
              <w:rPr>
                <w:lang w:val="en-GB"/>
              </w:rPr>
              <w:t>SF3</w:t>
            </w:r>
          </w:p>
        </w:tc>
        <w:tc>
          <w:tcPr>
            <w:tcW w:w="3458" w:type="dxa"/>
            <w:vAlign w:val="center"/>
          </w:tcPr>
          <w:p w14:paraId="173E13CA"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Satellite</w:t>
            </w:r>
          </w:p>
        </w:tc>
        <w:tc>
          <w:tcPr>
            <w:tcW w:w="1779" w:type="dxa"/>
            <w:vAlign w:val="center"/>
          </w:tcPr>
          <w:p w14:paraId="4389DEBC"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69" w:type="dxa"/>
            <w:vAlign w:val="center"/>
          </w:tcPr>
          <w:p w14:paraId="1B32AE89"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SES</w:t>
            </w:r>
          </w:p>
        </w:tc>
      </w:tr>
      <w:tr w:rsidR="008114EB" w:rsidRPr="00C80238" w14:paraId="6120B2EE"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7F9DC7DA" w14:textId="77777777" w:rsidR="00177A62" w:rsidRPr="00C80238" w:rsidRDefault="00177A62" w:rsidP="007E4BCA">
            <w:pPr>
              <w:pStyle w:val="ParagraphText"/>
              <w:spacing w:after="0"/>
              <w:jc w:val="center"/>
              <w:rPr>
                <w:lang w:val="en-GB"/>
              </w:rPr>
            </w:pPr>
            <w:r w:rsidRPr="00C80238">
              <w:rPr>
                <w:lang w:val="en-GB"/>
              </w:rPr>
              <w:t>SF3</w:t>
            </w:r>
          </w:p>
        </w:tc>
        <w:tc>
          <w:tcPr>
            <w:tcW w:w="3458" w:type="dxa"/>
            <w:vAlign w:val="center"/>
          </w:tcPr>
          <w:p w14:paraId="6308F6C6"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Rx Antenna</w:t>
            </w:r>
          </w:p>
        </w:tc>
        <w:tc>
          <w:tcPr>
            <w:tcW w:w="1779" w:type="dxa"/>
            <w:vAlign w:val="center"/>
          </w:tcPr>
          <w:p w14:paraId="69EFEF28"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69" w:type="dxa"/>
            <w:vAlign w:val="center"/>
          </w:tcPr>
          <w:p w14:paraId="34B6BA95" w14:textId="77777777" w:rsidR="00177A62" w:rsidRPr="002C6C11" w:rsidRDefault="00177A62" w:rsidP="007E4BCA">
            <w:pPr>
              <w:pStyle w:val="ParagraphText"/>
              <w:spacing w:after="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2C6C11">
              <w:rPr>
                <w:lang w:val="en-GB"/>
              </w:rPr>
              <w:t>SES and MinWave</w:t>
            </w:r>
          </w:p>
        </w:tc>
      </w:tr>
      <w:tr w:rsidR="008114EB" w:rsidRPr="00C80238" w14:paraId="12B653F5"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3E7D3545" w14:textId="77777777" w:rsidR="00177A62" w:rsidRPr="00C80238" w:rsidRDefault="00177A62" w:rsidP="007E4BCA">
            <w:pPr>
              <w:pStyle w:val="ParagraphText"/>
              <w:spacing w:after="0"/>
              <w:jc w:val="center"/>
              <w:rPr>
                <w:lang w:val="en-GB"/>
              </w:rPr>
            </w:pPr>
            <w:r w:rsidRPr="00C80238">
              <w:rPr>
                <w:lang w:val="en-GB"/>
              </w:rPr>
              <w:t>SF4</w:t>
            </w:r>
          </w:p>
        </w:tc>
        <w:tc>
          <w:tcPr>
            <w:tcW w:w="3458" w:type="dxa"/>
            <w:vAlign w:val="center"/>
          </w:tcPr>
          <w:p w14:paraId="6471659E"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Receiver</w:t>
            </w:r>
          </w:p>
        </w:tc>
        <w:tc>
          <w:tcPr>
            <w:tcW w:w="1779" w:type="dxa"/>
            <w:vAlign w:val="center"/>
          </w:tcPr>
          <w:p w14:paraId="6D543829"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HW+SW</w:t>
            </w:r>
          </w:p>
        </w:tc>
        <w:tc>
          <w:tcPr>
            <w:tcW w:w="2269" w:type="dxa"/>
            <w:vAlign w:val="center"/>
          </w:tcPr>
          <w:p w14:paraId="52FB6DF6"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FTA and SES</w:t>
            </w:r>
          </w:p>
        </w:tc>
      </w:tr>
      <w:tr w:rsidR="008114EB" w:rsidRPr="00C80238" w14:paraId="1E509D49"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77BF8C75" w14:textId="77777777" w:rsidR="00177A62" w:rsidRPr="00C80238" w:rsidRDefault="00177A62" w:rsidP="007E4BCA">
            <w:pPr>
              <w:pStyle w:val="ParagraphText"/>
              <w:spacing w:after="0"/>
              <w:jc w:val="center"/>
              <w:rPr>
                <w:lang w:val="en-GB"/>
              </w:rPr>
            </w:pPr>
            <w:r w:rsidRPr="00C80238">
              <w:rPr>
                <w:lang w:val="en-GB"/>
              </w:rPr>
              <w:t>SF4</w:t>
            </w:r>
          </w:p>
        </w:tc>
        <w:tc>
          <w:tcPr>
            <w:tcW w:w="3458" w:type="dxa"/>
            <w:vAlign w:val="center"/>
          </w:tcPr>
          <w:p w14:paraId="0A7C5606" w14:textId="77777777" w:rsidR="00177A62" w:rsidRPr="002C6C11"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2C6C11">
              <w:rPr>
                <w:lang w:val="en-GB"/>
              </w:rPr>
              <w:t>mABR Edge Gateway Server</w:t>
            </w:r>
          </w:p>
        </w:tc>
        <w:tc>
          <w:tcPr>
            <w:tcW w:w="1779" w:type="dxa"/>
            <w:vAlign w:val="center"/>
          </w:tcPr>
          <w:p w14:paraId="5EFCDED9"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69" w:type="dxa"/>
            <w:vAlign w:val="center"/>
          </w:tcPr>
          <w:p w14:paraId="25FE0D4A"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FTA</w:t>
            </w:r>
          </w:p>
        </w:tc>
      </w:tr>
      <w:tr w:rsidR="008114EB" w:rsidRPr="00C80238" w14:paraId="0D214E8D"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15AEC55A" w14:textId="77777777" w:rsidR="00177A62" w:rsidRPr="00C80238" w:rsidRDefault="00177A62" w:rsidP="007E4BCA">
            <w:pPr>
              <w:pStyle w:val="ParagraphText"/>
              <w:spacing w:after="0"/>
              <w:jc w:val="center"/>
              <w:rPr>
                <w:lang w:val="en-GB"/>
              </w:rPr>
            </w:pPr>
            <w:r w:rsidRPr="00C80238">
              <w:rPr>
                <w:lang w:val="en-GB"/>
              </w:rPr>
              <w:t>SF4</w:t>
            </w:r>
          </w:p>
        </w:tc>
        <w:tc>
          <w:tcPr>
            <w:tcW w:w="3458" w:type="dxa"/>
            <w:vAlign w:val="center"/>
          </w:tcPr>
          <w:p w14:paraId="6CD5BA46" w14:textId="77777777" w:rsidR="00177A62" w:rsidRPr="00C80238" w:rsidRDefault="00177A62" w:rsidP="007E4BCA">
            <w:pPr>
              <w:pStyle w:val="ParagraphText"/>
              <w:spacing w:after="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Cache</w:t>
            </w:r>
          </w:p>
        </w:tc>
        <w:tc>
          <w:tcPr>
            <w:tcW w:w="1779" w:type="dxa"/>
            <w:vAlign w:val="center"/>
          </w:tcPr>
          <w:p w14:paraId="5E58128D"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69" w:type="dxa"/>
            <w:vAlign w:val="center"/>
          </w:tcPr>
          <w:p w14:paraId="73CCA6A0"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Varnish</w:t>
            </w:r>
          </w:p>
        </w:tc>
      </w:tr>
      <w:tr w:rsidR="008114EB" w:rsidRPr="00C80238" w14:paraId="79CAFABD"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51CF259A" w14:textId="77777777" w:rsidR="00177A62" w:rsidRPr="00C80238" w:rsidRDefault="00177A62" w:rsidP="007E4BCA">
            <w:pPr>
              <w:pStyle w:val="ParagraphText"/>
              <w:spacing w:after="0"/>
              <w:jc w:val="center"/>
              <w:rPr>
                <w:lang w:val="en-GB"/>
              </w:rPr>
            </w:pPr>
            <w:r w:rsidRPr="00C80238">
              <w:rPr>
                <w:lang w:val="en-GB"/>
              </w:rPr>
              <w:t>SF4/SF5</w:t>
            </w:r>
          </w:p>
        </w:tc>
        <w:tc>
          <w:tcPr>
            <w:tcW w:w="3458" w:type="dxa"/>
            <w:vAlign w:val="center"/>
          </w:tcPr>
          <w:p w14:paraId="12E26F7F" w14:textId="77777777" w:rsidR="00177A62" w:rsidRPr="00C80238" w:rsidRDefault="00177A62" w:rsidP="007E4BCA">
            <w:pPr>
              <w:pStyle w:val="ParagraphText"/>
              <w:spacing w:after="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Edge Devices and Apps Orchestrator</w:t>
            </w:r>
          </w:p>
        </w:tc>
        <w:tc>
          <w:tcPr>
            <w:tcW w:w="1779" w:type="dxa"/>
            <w:vAlign w:val="center"/>
          </w:tcPr>
          <w:p w14:paraId="13DC19DB"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69" w:type="dxa"/>
            <w:vAlign w:val="center"/>
          </w:tcPr>
          <w:p w14:paraId="7DD89B4E"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SixSq</w:t>
            </w:r>
          </w:p>
        </w:tc>
      </w:tr>
      <w:tr w:rsidR="008114EB" w:rsidRPr="00C80238" w14:paraId="4A62B737"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7B022B27" w14:textId="77777777" w:rsidR="00177A62" w:rsidRPr="00C80238" w:rsidRDefault="00177A62" w:rsidP="007E4BCA">
            <w:pPr>
              <w:pStyle w:val="ParagraphText"/>
              <w:spacing w:after="0"/>
              <w:jc w:val="center"/>
              <w:rPr>
                <w:lang w:val="en-GB"/>
              </w:rPr>
            </w:pPr>
            <w:r w:rsidRPr="00C80238">
              <w:rPr>
                <w:lang w:val="en-GB"/>
              </w:rPr>
              <w:t>SF1</w:t>
            </w:r>
          </w:p>
        </w:tc>
        <w:tc>
          <w:tcPr>
            <w:tcW w:w="3458" w:type="dxa"/>
            <w:vAlign w:val="center"/>
          </w:tcPr>
          <w:p w14:paraId="1D3E792C" w14:textId="77777777" w:rsidR="00177A62" w:rsidRPr="00C80238" w:rsidRDefault="00177A62" w:rsidP="007E4BCA">
            <w:pPr>
              <w:pStyle w:val="ParagraphText"/>
              <w:spacing w:after="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Mobile Player App</w:t>
            </w:r>
          </w:p>
        </w:tc>
        <w:tc>
          <w:tcPr>
            <w:tcW w:w="1779" w:type="dxa"/>
            <w:vAlign w:val="center"/>
          </w:tcPr>
          <w:p w14:paraId="00BB4629"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69" w:type="dxa"/>
            <w:vAlign w:val="center"/>
          </w:tcPr>
          <w:p w14:paraId="2B7F36B6" w14:textId="1B309C5E" w:rsidR="00177A62" w:rsidRPr="00C80238" w:rsidRDefault="00BA7BF3" w:rsidP="007E4BCA">
            <w:pPr>
              <w:pStyle w:val="ParagraphText"/>
              <w:spacing w:after="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HNR</w:t>
            </w:r>
            <w:r w:rsidR="00177A62" w:rsidRPr="00C80238">
              <w:rPr>
                <w:lang w:val="en-GB"/>
              </w:rPr>
              <w:t xml:space="preserve"> and FTA</w:t>
            </w:r>
          </w:p>
        </w:tc>
      </w:tr>
      <w:tr w:rsidR="008114EB" w:rsidRPr="00C80238" w14:paraId="53A33248"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481B88D1" w14:textId="77777777" w:rsidR="00177A62" w:rsidRPr="00C80238" w:rsidRDefault="00177A62" w:rsidP="007E4BCA">
            <w:pPr>
              <w:pStyle w:val="ParagraphText"/>
              <w:spacing w:after="0"/>
              <w:jc w:val="center"/>
              <w:rPr>
                <w:lang w:val="en-GB"/>
              </w:rPr>
            </w:pPr>
            <w:r w:rsidRPr="00C80238">
              <w:rPr>
                <w:lang w:val="en-GB"/>
              </w:rPr>
              <w:t>SF1</w:t>
            </w:r>
          </w:p>
        </w:tc>
        <w:tc>
          <w:tcPr>
            <w:tcW w:w="3458" w:type="dxa"/>
            <w:vAlign w:val="center"/>
          </w:tcPr>
          <w:p w14:paraId="635C9530" w14:textId="77777777" w:rsidR="00177A62" w:rsidRPr="00C80238" w:rsidRDefault="00177A62" w:rsidP="007E4BCA">
            <w:pPr>
              <w:pStyle w:val="ParagraphText"/>
              <w:spacing w:after="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UE for running Mobile and Web App</w:t>
            </w:r>
          </w:p>
        </w:tc>
        <w:tc>
          <w:tcPr>
            <w:tcW w:w="1779" w:type="dxa"/>
            <w:vAlign w:val="center"/>
          </w:tcPr>
          <w:p w14:paraId="71D4356A"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69" w:type="dxa"/>
            <w:vAlign w:val="center"/>
          </w:tcPr>
          <w:p w14:paraId="751221AF"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SES</w:t>
            </w:r>
          </w:p>
        </w:tc>
      </w:tr>
      <w:tr w:rsidR="008114EB" w:rsidRPr="00C80238" w14:paraId="789AF837" w14:textId="77777777" w:rsidTr="00085216">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36CCC9CD" w14:textId="77777777" w:rsidR="00177A62" w:rsidRPr="00C80238" w:rsidRDefault="00177A62" w:rsidP="007E4BCA">
            <w:pPr>
              <w:pStyle w:val="ParagraphText"/>
              <w:spacing w:after="0"/>
              <w:jc w:val="center"/>
              <w:rPr>
                <w:lang w:val="en-GB"/>
              </w:rPr>
            </w:pPr>
            <w:r w:rsidRPr="00C80238">
              <w:rPr>
                <w:lang w:val="en-GB"/>
              </w:rPr>
              <w:t>ALL SFs</w:t>
            </w:r>
          </w:p>
        </w:tc>
        <w:tc>
          <w:tcPr>
            <w:tcW w:w="3458" w:type="dxa"/>
            <w:vAlign w:val="center"/>
          </w:tcPr>
          <w:p w14:paraId="6966888C" w14:textId="77777777" w:rsidR="00177A62" w:rsidRPr="00C80238" w:rsidRDefault="00177A62" w:rsidP="007E4BCA">
            <w:pPr>
              <w:pStyle w:val="ParagraphText"/>
              <w:spacing w:after="0"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Open Telemetry</w:t>
            </w:r>
          </w:p>
        </w:tc>
        <w:tc>
          <w:tcPr>
            <w:tcW w:w="1779" w:type="dxa"/>
            <w:vAlign w:val="center"/>
          </w:tcPr>
          <w:p w14:paraId="1D916337"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69" w:type="dxa"/>
            <w:vAlign w:val="center"/>
          </w:tcPr>
          <w:p w14:paraId="6D97EE39" w14:textId="77777777" w:rsidR="00177A62" w:rsidRPr="00C80238" w:rsidRDefault="00177A62" w:rsidP="007E4BCA">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SES</w:t>
            </w:r>
          </w:p>
        </w:tc>
      </w:tr>
    </w:tbl>
    <w:p w14:paraId="66D35F2E" w14:textId="77777777" w:rsidR="008E379C" w:rsidRPr="002C6C11" w:rsidRDefault="008E379C" w:rsidP="000D22F4">
      <w:pPr>
        <w:ind w:left="567" w:hanging="567"/>
        <w:rPr>
          <w:rFonts w:ascii="Montserrat" w:hAnsi="Montserrat"/>
          <w:color w:val="auto"/>
          <w:sz w:val="18"/>
          <w:szCs w:val="18"/>
        </w:rPr>
      </w:pPr>
    </w:p>
    <w:p w14:paraId="7C93D4BA" w14:textId="77777777" w:rsidR="00F85D44" w:rsidRPr="002C6C11" w:rsidRDefault="00F85D44" w:rsidP="000D22F4">
      <w:pPr>
        <w:ind w:left="567" w:hanging="567"/>
        <w:rPr>
          <w:rFonts w:ascii="Montserrat" w:hAnsi="Montserrat"/>
          <w:color w:val="auto"/>
          <w:sz w:val="18"/>
          <w:szCs w:val="18"/>
        </w:rPr>
      </w:pPr>
    </w:p>
    <w:p w14:paraId="4FC53511" w14:textId="66D7995B" w:rsidR="007B2915" w:rsidRPr="00C80238" w:rsidRDefault="543FCF44" w:rsidP="00002DDA">
      <w:pPr>
        <w:pStyle w:val="Heading3"/>
      </w:pPr>
      <w:bookmarkStart w:id="183" w:name="_Toc1583676388"/>
      <w:r>
        <w:t>3</w:t>
      </w:r>
      <w:r w:rsidR="47407CBC">
        <w:t>.2.2</w:t>
      </w:r>
      <w:r w:rsidR="00A4609B">
        <w:tab/>
      </w:r>
      <w:r w:rsidR="47407CBC">
        <w:t xml:space="preserve">EBU DTH </w:t>
      </w:r>
      <w:r w:rsidR="73E4FED7">
        <w:t>t</w:t>
      </w:r>
      <w:r w:rsidR="47407CBC">
        <w:t>estbed</w:t>
      </w:r>
      <w:bookmarkEnd w:id="183"/>
    </w:p>
    <w:p w14:paraId="3F28DF0E" w14:textId="77777777" w:rsidR="00FC3381" w:rsidRPr="002C6C11" w:rsidRDefault="0020093D" w:rsidP="00F85D44">
      <w:pPr>
        <w:pStyle w:val="ParagraphText"/>
        <w:spacing w:before="120"/>
      </w:pPr>
      <w:r w:rsidRPr="002C6C11">
        <w:fldChar w:fldCharType="begin"/>
      </w:r>
      <w:r w:rsidRPr="002C6C11">
        <w:instrText xml:space="preserve"> REF _Ref190102860 \h  \* MERGEFORMAT </w:instrText>
      </w:r>
      <w:r w:rsidRPr="002C6C11">
        <w:fldChar w:fldCharType="separate"/>
      </w:r>
      <w:r w:rsidR="0078062D" w:rsidRPr="002C6C11">
        <w:t>Figure 2</w:t>
      </w:r>
      <w:r w:rsidRPr="002C6C11">
        <w:fldChar w:fldCharType="end"/>
      </w:r>
      <w:r w:rsidRPr="002C6C11">
        <w:t xml:space="preserve"> </w:t>
      </w:r>
      <w:r w:rsidR="00FC3381" w:rsidRPr="002C6C11">
        <w:t>below shows the EBU DTH testbed as part of the overall 5G-EMERGE distribution chain.</w:t>
      </w:r>
    </w:p>
    <w:p w14:paraId="4DA5E6DD" w14:textId="77777777" w:rsidR="00FC3381" w:rsidRPr="002C6C11" w:rsidRDefault="00FC3381" w:rsidP="00F85D44">
      <w:pPr>
        <w:pStyle w:val="ParagraphText"/>
        <w:spacing w:before="120"/>
      </w:pPr>
      <w:r w:rsidRPr="002C6C11">
        <w:t>In the current phase, the satellite segment includes:</w:t>
      </w:r>
    </w:p>
    <w:p w14:paraId="5859BA2B" w14:textId="77777777" w:rsidR="00FC3381" w:rsidRPr="002C6C11" w:rsidRDefault="00FC3381" w:rsidP="00B3730E">
      <w:pPr>
        <w:pStyle w:val="ListBullet"/>
        <w:numPr>
          <w:ilvl w:val="0"/>
          <w:numId w:val="246"/>
        </w:numPr>
        <w:spacing w:after="0"/>
        <w:ind w:left="709" w:hanging="357"/>
        <w:rPr>
          <w:rFonts w:ascii="Montserrat" w:hAnsi="Montserrat" w:cs="Arial"/>
          <w:color w:val="auto"/>
          <w:sz w:val="18"/>
          <w:szCs w:val="18"/>
        </w:rPr>
      </w:pPr>
      <w:r w:rsidRPr="002C6C11">
        <w:rPr>
          <w:rFonts w:ascii="Montserrat" w:hAnsi="Montserrat" w:cs="Arial"/>
          <w:color w:val="auto"/>
          <w:sz w:val="18"/>
          <w:szCs w:val="18"/>
        </w:rPr>
        <w:t>One Egatel Dish roof top antenna (74 cm diameter) with Outdoor Unit (ODU) and Indoor Unit (IDU).</w:t>
      </w:r>
    </w:p>
    <w:p w14:paraId="0547EAA7" w14:textId="77777777" w:rsidR="00FC3381" w:rsidRPr="002C6C11" w:rsidRDefault="00FC3381" w:rsidP="00B3730E">
      <w:pPr>
        <w:pStyle w:val="ListBullet"/>
        <w:numPr>
          <w:ilvl w:val="0"/>
          <w:numId w:val="246"/>
        </w:numPr>
        <w:spacing w:after="0"/>
        <w:ind w:left="709" w:hanging="357"/>
        <w:rPr>
          <w:rFonts w:ascii="Montserrat" w:hAnsi="Montserrat" w:cs="Arial"/>
          <w:color w:val="auto"/>
          <w:sz w:val="18"/>
          <w:szCs w:val="18"/>
        </w:rPr>
      </w:pPr>
      <w:r w:rsidRPr="002C6C11">
        <w:rPr>
          <w:rFonts w:ascii="Montserrat" w:hAnsi="Montserrat" w:cs="Arial"/>
          <w:color w:val="auto"/>
          <w:sz w:val="18"/>
          <w:szCs w:val="18"/>
        </w:rPr>
        <w:t>One commercially available small dish (33 cm diameter) with Egatel ODU and IDU.</w:t>
      </w:r>
    </w:p>
    <w:p w14:paraId="3301B2C7" w14:textId="77777777" w:rsidR="00FC3381" w:rsidRPr="002C6C11" w:rsidRDefault="00FC3381" w:rsidP="00B3730E">
      <w:pPr>
        <w:pStyle w:val="ListBullet"/>
        <w:numPr>
          <w:ilvl w:val="0"/>
          <w:numId w:val="246"/>
        </w:numPr>
        <w:spacing w:after="0"/>
        <w:ind w:left="709" w:hanging="357"/>
        <w:rPr>
          <w:rFonts w:ascii="Montserrat" w:hAnsi="Montserrat" w:cs="Arial"/>
          <w:color w:val="auto"/>
          <w:sz w:val="18"/>
          <w:szCs w:val="18"/>
        </w:rPr>
      </w:pPr>
      <w:r w:rsidRPr="002C6C11">
        <w:rPr>
          <w:rFonts w:ascii="Montserrat" w:hAnsi="Montserrat" w:cs="Arial"/>
          <w:color w:val="auto"/>
          <w:sz w:val="18"/>
          <w:szCs w:val="18"/>
        </w:rPr>
        <w:t>Minwave foldable antenna with Egatel ODU and IDU.</w:t>
      </w:r>
    </w:p>
    <w:p w14:paraId="63345947" w14:textId="77777777" w:rsidR="00FC3381" w:rsidRPr="002C6C11" w:rsidRDefault="00FC3381" w:rsidP="00B3730E">
      <w:pPr>
        <w:pStyle w:val="ListBullet"/>
        <w:numPr>
          <w:ilvl w:val="0"/>
          <w:numId w:val="246"/>
        </w:numPr>
        <w:spacing w:after="0"/>
        <w:ind w:left="709" w:hanging="357"/>
        <w:rPr>
          <w:rFonts w:ascii="Montserrat" w:hAnsi="Montserrat" w:cs="Arial"/>
          <w:color w:val="auto"/>
          <w:sz w:val="18"/>
          <w:szCs w:val="18"/>
        </w:rPr>
      </w:pPr>
      <w:r w:rsidRPr="002C6C11">
        <w:rPr>
          <w:rFonts w:ascii="Montserrat" w:hAnsi="Montserrat" w:cs="Arial"/>
          <w:color w:val="auto"/>
          <w:sz w:val="18"/>
          <w:szCs w:val="18"/>
        </w:rPr>
        <w:t>Satellite bidirectional capacity on Eutelsat HB13G (13°E).</w:t>
      </w:r>
    </w:p>
    <w:p w14:paraId="6A51E297" w14:textId="77777777" w:rsidR="00FC3381" w:rsidRPr="002C6C11" w:rsidRDefault="00FC3381" w:rsidP="00FC3381">
      <w:pPr>
        <w:pStyle w:val="ParagraphText"/>
      </w:pPr>
    </w:p>
    <w:p w14:paraId="626EA6FA" w14:textId="77777777" w:rsidR="00FC3381" w:rsidRPr="00C80238" w:rsidRDefault="00FC3381" w:rsidP="00FC3381">
      <w:pPr>
        <w:pStyle w:val="ParagraphText"/>
      </w:pPr>
      <w:r w:rsidRPr="00C80238">
        <w:t>The Egatel IDU uses MPE for the IP packet encapsulation.</w:t>
      </w:r>
    </w:p>
    <w:p w14:paraId="4A08A2C8" w14:textId="77777777" w:rsidR="00FC3381" w:rsidRPr="002C6C11" w:rsidRDefault="00FC3381" w:rsidP="00FC3381">
      <w:pPr>
        <w:pStyle w:val="ParagraphText"/>
      </w:pPr>
    </w:p>
    <w:p w14:paraId="4859A3F4" w14:textId="77777777" w:rsidR="00FC3381" w:rsidRPr="00C80238" w:rsidRDefault="00FC3381" w:rsidP="00FC3381">
      <w:pPr>
        <w:pStyle w:val="ParagraphText"/>
      </w:pPr>
      <w:r w:rsidRPr="00C80238">
        <w:t xml:space="preserve">On the source side, the Enensys </w:t>
      </w:r>
      <w:hyperlink r:id="rId29">
        <w:r w:rsidRPr="00C80238">
          <w:t>Smartgate</w:t>
        </w:r>
      </w:hyperlink>
      <w:r w:rsidRPr="00C80238">
        <w:t xml:space="preserve"> supports also MPE for the forward link. The same demonstration made in Phase 1 MS4 by the EBU can be done using the receiving equipment above.</w:t>
      </w:r>
    </w:p>
    <w:p w14:paraId="31F3A48E" w14:textId="77777777" w:rsidR="00FC3381" w:rsidRPr="002C6C11" w:rsidRDefault="00FC3381" w:rsidP="00FC3381">
      <w:pPr>
        <w:pStyle w:val="ParagraphText"/>
      </w:pPr>
    </w:p>
    <w:p w14:paraId="6AFC980D" w14:textId="77777777" w:rsidR="00FC3381" w:rsidRPr="002C6C11" w:rsidRDefault="00FC3381" w:rsidP="00FC3381">
      <w:pPr>
        <w:pStyle w:val="ParagraphText"/>
      </w:pPr>
      <w:r w:rsidRPr="002C6C11">
        <w:t>As in Phase 1, the return channel by satellite has a limited bit rate, up to 140 kbits/s. With this limitation, it can be used for:</w:t>
      </w:r>
    </w:p>
    <w:p w14:paraId="09B15378" w14:textId="77777777" w:rsidR="00FC3381" w:rsidRPr="00C80238" w:rsidRDefault="00FC3381" w:rsidP="00B3730E">
      <w:pPr>
        <w:pStyle w:val="ListBullet"/>
        <w:numPr>
          <w:ilvl w:val="0"/>
          <w:numId w:val="237"/>
        </w:numPr>
        <w:spacing w:after="0"/>
        <w:ind w:left="709" w:hanging="357"/>
        <w:rPr>
          <w:rFonts w:ascii="Montserrat" w:hAnsi="Montserrat" w:cs="Arial"/>
          <w:color w:val="auto"/>
          <w:sz w:val="18"/>
          <w:szCs w:val="18"/>
        </w:rPr>
      </w:pPr>
      <w:r w:rsidRPr="00C80238">
        <w:rPr>
          <w:rFonts w:ascii="Montserrat" w:hAnsi="Montserrat" w:cs="Arial"/>
          <w:color w:val="auto"/>
          <w:sz w:val="18"/>
          <w:szCs w:val="18"/>
        </w:rPr>
        <w:t>DRM Control data, for example to do the Logon procedure of the Egatel box.</w:t>
      </w:r>
    </w:p>
    <w:p w14:paraId="72DBDF0F" w14:textId="77777777" w:rsidR="00FC3381" w:rsidRPr="00C80238" w:rsidRDefault="00FC3381" w:rsidP="00B3730E">
      <w:pPr>
        <w:pStyle w:val="ListBullet"/>
        <w:numPr>
          <w:ilvl w:val="0"/>
          <w:numId w:val="237"/>
        </w:numPr>
        <w:spacing w:after="0"/>
        <w:ind w:left="709" w:hanging="357"/>
        <w:rPr>
          <w:rFonts w:ascii="Montserrat" w:hAnsi="Montserrat" w:cs="Arial"/>
          <w:color w:val="auto"/>
          <w:sz w:val="18"/>
          <w:szCs w:val="18"/>
        </w:rPr>
      </w:pPr>
      <w:r w:rsidRPr="00C80238">
        <w:rPr>
          <w:rFonts w:ascii="Montserrat" w:hAnsi="Montserrat" w:cs="Arial"/>
          <w:color w:val="auto"/>
          <w:sz w:val="18"/>
          <w:szCs w:val="18"/>
        </w:rPr>
        <w:t>Metadata from the Edge to the Recommendation system.</w:t>
      </w:r>
    </w:p>
    <w:p w14:paraId="780932B0" w14:textId="77777777" w:rsidR="00FC3381" w:rsidRPr="002C6C11" w:rsidRDefault="00FC3381" w:rsidP="00B3730E">
      <w:pPr>
        <w:pStyle w:val="ListBullet"/>
        <w:numPr>
          <w:ilvl w:val="1"/>
          <w:numId w:val="237"/>
        </w:numPr>
        <w:spacing w:before="0" w:after="0"/>
        <w:ind w:left="1276"/>
        <w:rPr>
          <w:rFonts w:ascii="Montserrat" w:hAnsi="Montserrat" w:cs="Arial"/>
          <w:color w:val="auto"/>
          <w:sz w:val="18"/>
          <w:szCs w:val="18"/>
        </w:rPr>
      </w:pPr>
      <w:r w:rsidRPr="002C6C11">
        <w:rPr>
          <w:rFonts w:ascii="Montserrat" w:hAnsi="Montserrat" w:cs="Arial"/>
          <w:color w:val="auto"/>
          <w:sz w:val="18"/>
          <w:szCs w:val="18"/>
        </w:rPr>
        <w:t>Requests for long tail content (other than the content pushed by the Recommendation system to the mABR Gateway).</w:t>
      </w:r>
    </w:p>
    <w:p w14:paraId="13EA8E0A" w14:textId="77777777" w:rsidR="00FC3381" w:rsidRPr="002C6C11" w:rsidRDefault="00FC3381" w:rsidP="00FC3381">
      <w:pPr>
        <w:pStyle w:val="ParagraphText"/>
      </w:pPr>
    </w:p>
    <w:p w14:paraId="2857D21A" w14:textId="77777777" w:rsidR="00FC3381" w:rsidRPr="002C6C11" w:rsidRDefault="00FC3381" w:rsidP="00FC3381">
      <w:pPr>
        <w:pStyle w:val="ParagraphText"/>
      </w:pPr>
    </w:p>
    <w:p w14:paraId="4C23F953" w14:textId="2BF91DD1" w:rsidR="00FC3381" w:rsidRPr="002C6C11" w:rsidRDefault="00A97DA0" w:rsidP="00FC3381">
      <w:pPr>
        <w:rPr>
          <w:rFonts w:ascii="Montserrat" w:eastAsia="Aptos" w:hAnsi="Montserrat" w:cs="Aptos"/>
          <w:color w:val="auto"/>
          <w:sz w:val="24"/>
          <w:szCs w:val="24"/>
        </w:rPr>
      </w:pPr>
      <w:r w:rsidRPr="002C6C11">
        <w:rPr>
          <w:rFonts w:ascii="Montserrat" w:hAnsi="Montserrat"/>
          <w:noProof/>
          <w:color w:val="auto"/>
          <w:sz w:val="24"/>
          <w:szCs w:val="24"/>
        </w:rPr>
        <w:drawing>
          <wp:inline distT="0" distB="0" distL="0" distR="0" wp14:anchorId="0534378C" wp14:editId="75011C01">
            <wp:extent cx="5731510" cy="3204210"/>
            <wp:effectExtent l="0" t="0" r="2540" b="0"/>
            <wp:docPr id="1936255657" name="Picture 193625565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55657" name="Picture 1" descr="A computer screen shot of a computer&#10;&#10;AI-generated content may be incorrect."/>
                    <pic:cNvPicPr>
                      <a:picLocks noChangeAspect="1" noChangeArrowheads="1"/>
                    </pic:cNvPicPr>
                  </pic:nvPicPr>
                  <pic:blipFill>
                    <a:blip r:embed="rId30" r:link="rId31" cstate="print">
                      <a:extLst>
                        <a:ext uri="{28A0092B-C50C-407E-A947-70E740481C1C}">
                          <a14:useLocalDpi xmlns:a14="http://schemas.microsoft.com/office/drawing/2010/main" val="0"/>
                        </a:ext>
                      </a:extLst>
                    </a:blip>
                    <a:srcRect/>
                    <a:stretch>
                      <a:fillRect/>
                    </a:stretch>
                  </pic:blipFill>
                  <pic:spPr bwMode="auto">
                    <a:xfrm>
                      <a:off x="0" y="0"/>
                      <a:ext cx="5731510" cy="3204210"/>
                    </a:xfrm>
                    <a:prstGeom prst="rect">
                      <a:avLst/>
                    </a:prstGeom>
                    <a:noFill/>
                    <a:ln>
                      <a:noFill/>
                    </a:ln>
                  </pic:spPr>
                </pic:pic>
              </a:graphicData>
            </a:graphic>
          </wp:inline>
        </w:drawing>
      </w:r>
    </w:p>
    <w:p w14:paraId="7ACDB074" w14:textId="5295B5C2" w:rsidR="0020093D" w:rsidRPr="00C80238" w:rsidRDefault="0020093D" w:rsidP="0020093D">
      <w:pPr>
        <w:pStyle w:val="Caption"/>
        <w:spacing w:after="0"/>
        <w:rPr>
          <w:rFonts w:ascii="Montserrat" w:hAnsi="Montserrat"/>
          <w:color w:val="auto"/>
        </w:rPr>
      </w:pPr>
      <w:bookmarkStart w:id="184" w:name="_Ref190102860"/>
      <w:bookmarkStart w:id="185" w:name="_Toc190181349"/>
      <w:bookmarkStart w:id="186" w:name="_Toc221886638"/>
      <w:r w:rsidRPr="00C80238">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2</w:t>
      </w:r>
      <w:r w:rsidRPr="002C6C11">
        <w:rPr>
          <w:rFonts w:ascii="Montserrat" w:hAnsi="Montserrat"/>
          <w:color w:val="auto"/>
        </w:rPr>
        <w:fldChar w:fldCharType="end"/>
      </w:r>
      <w:bookmarkEnd w:id="184"/>
      <w:r w:rsidRPr="00C80238">
        <w:rPr>
          <w:rFonts w:ascii="Montserrat" w:hAnsi="Montserrat"/>
          <w:color w:val="auto"/>
        </w:rPr>
        <w:t xml:space="preserve">: </w:t>
      </w:r>
      <w:bookmarkEnd w:id="185"/>
      <w:r w:rsidR="00FC3381" w:rsidRPr="00C80238">
        <w:rPr>
          <w:rFonts w:ascii="Montserrat" w:hAnsi="Montserrat"/>
          <w:color w:val="auto"/>
        </w:rPr>
        <w:t>Diagram of the full configuration of the 5G-E</w:t>
      </w:r>
      <w:r w:rsidR="00750BC6" w:rsidRPr="00C80238">
        <w:rPr>
          <w:rFonts w:ascii="Montserrat" w:hAnsi="Montserrat"/>
          <w:color w:val="auto"/>
        </w:rPr>
        <w:t>MERGE</w:t>
      </w:r>
      <w:r w:rsidR="00FC3381" w:rsidRPr="00C80238">
        <w:rPr>
          <w:rFonts w:ascii="Montserrat" w:hAnsi="Montserrat"/>
          <w:color w:val="auto"/>
        </w:rPr>
        <w:t xml:space="preserve"> satellite bidirectional platform used by the EBU testbed for Phase 2, including the foldable antenna (Minwave), the 5G multigateway Orchestrator (Nextworks) and the Open Telemetry (SES)</w:t>
      </w:r>
      <w:bookmarkEnd w:id="186"/>
    </w:p>
    <w:p w14:paraId="58D6C8DF" w14:textId="77777777" w:rsidR="00F85D44" w:rsidRPr="002C6C11" w:rsidRDefault="00F85D44" w:rsidP="00F76698">
      <w:pPr>
        <w:rPr>
          <w:rFonts w:ascii="Montserrat" w:hAnsi="Montserrat"/>
          <w:color w:val="auto"/>
          <w:sz w:val="18"/>
          <w:szCs w:val="18"/>
        </w:rPr>
      </w:pPr>
    </w:p>
    <w:p w14:paraId="0CA37704" w14:textId="060FE0B0" w:rsidR="0020093D" w:rsidRPr="002C6C11" w:rsidRDefault="00F27696" w:rsidP="00F76698">
      <w:pPr>
        <w:rPr>
          <w:rFonts w:ascii="Montserrat" w:hAnsi="Montserrat"/>
          <w:color w:val="auto"/>
          <w:sz w:val="18"/>
          <w:szCs w:val="18"/>
        </w:rPr>
      </w:pPr>
      <w:r w:rsidRPr="002C6C11">
        <w:rPr>
          <w:rFonts w:ascii="Montserrat" w:hAnsi="Montserrat"/>
          <w:color w:val="auto"/>
          <w:sz w:val="18"/>
          <w:szCs w:val="18"/>
        </w:rPr>
        <w:t xml:space="preserve">The main components of the EBU DTH testbed are described </w:t>
      </w:r>
      <w:r w:rsidR="00D36DEF" w:rsidRPr="002C6C11">
        <w:rPr>
          <w:rFonts w:ascii="Montserrat" w:hAnsi="Montserrat"/>
          <w:color w:val="auto"/>
          <w:sz w:val="18"/>
          <w:szCs w:val="18"/>
        </w:rPr>
        <w:t xml:space="preserve">in </w:t>
      </w:r>
      <w:r w:rsidR="00985367" w:rsidRPr="002C6C11">
        <w:rPr>
          <w:rFonts w:ascii="Montserrat" w:hAnsi="Montserrat"/>
          <w:color w:val="auto"/>
          <w:sz w:val="18"/>
          <w:szCs w:val="18"/>
        </w:rPr>
        <w:fldChar w:fldCharType="begin"/>
      </w:r>
      <w:r w:rsidR="00985367" w:rsidRPr="002C6C11">
        <w:rPr>
          <w:rFonts w:ascii="Montserrat" w:hAnsi="Montserrat"/>
          <w:color w:val="auto"/>
          <w:sz w:val="18"/>
          <w:szCs w:val="18"/>
        </w:rPr>
        <w:instrText xml:space="preserve"> REF _Ref190246499 \h  \* MERGEFORMAT </w:instrText>
      </w:r>
      <w:r w:rsidR="00985367" w:rsidRPr="002C6C11">
        <w:rPr>
          <w:rFonts w:ascii="Montserrat" w:hAnsi="Montserrat"/>
          <w:color w:val="auto"/>
          <w:sz w:val="18"/>
          <w:szCs w:val="18"/>
        </w:rPr>
      </w:r>
      <w:r w:rsidR="00985367" w:rsidRPr="002C6C11">
        <w:rPr>
          <w:rFonts w:ascii="Montserrat" w:hAnsi="Montserrat"/>
          <w:color w:val="auto"/>
          <w:sz w:val="18"/>
          <w:szCs w:val="18"/>
        </w:rPr>
        <w:fldChar w:fldCharType="separate"/>
      </w:r>
      <w:r w:rsidR="00985367" w:rsidRPr="002C6C11">
        <w:rPr>
          <w:rFonts w:ascii="Montserrat" w:hAnsi="Montserrat"/>
          <w:color w:val="auto"/>
          <w:sz w:val="18"/>
          <w:szCs w:val="18"/>
        </w:rPr>
        <w:t>Table 5</w:t>
      </w:r>
      <w:r w:rsidR="00985367" w:rsidRPr="002C6C11">
        <w:rPr>
          <w:rFonts w:ascii="Montserrat" w:hAnsi="Montserrat"/>
          <w:color w:val="auto"/>
          <w:sz w:val="18"/>
          <w:szCs w:val="18"/>
        </w:rPr>
        <w:fldChar w:fldCharType="end"/>
      </w:r>
      <w:r w:rsidR="00D36DEF" w:rsidRPr="002C6C11">
        <w:rPr>
          <w:rFonts w:ascii="Montserrat" w:hAnsi="Montserrat"/>
          <w:color w:val="auto"/>
          <w:sz w:val="18"/>
          <w:szCs w:val="18"/>
        </w:rPr>
        <w:t>.</w:t>
      </w:r>
    </w:p>
    <w:p w14:paraId="5B4FE342" w14:textId="77777777" w:rsidR="00D36DEF" w:rsidRPr="002C6C11" w:rsidRDefault="00D36DEF" w:rsidP="00F76698">
      <w:pPr>
        <w:rPr>
          <w:rFonts w:ascii="Montserrat" w:hAnsi="Montserrat"/>
          <w:color w:val="auto"/>
          <w:sz w:val="18"/>
          <w:szCs w:val="18"/>
        </w:rPr>
      </w:pPr>
    </w:p>
    <w:p w14:paraId="1672BBD0" w14:textId="662EC03E" w:rsidR="00D36DEF" w:rsidRPr="002C6C11" w:rsidRDefault="00D36DEF" w:rsidP="00D36DEF">
      <w:pPr>
        <w:pStyle w:val="Caption"/>
        <w:rPr>
          <w:rFonts w:ascii="Montserrat" w:hAnsi="Montserrat"/>
          <w:color w:val="auto"/>
        </w:rPr>
      </w:pPr>
      <w:bookmarkStart w:id="187" w:name="_Ref190246499"/>
      <w:bookmarkStart w:id="188" w:name="_Toc190181353"/>
      <w:bookmarkStart w:id="189" w:name="_Toc221886674"/>
      <w:r w:rsidRPr="002C6C11">
        <w:rPr>
          <w:rFonts w:ascii="Montserrat" w:hAnsi="Montserrat"/>
          <w:color w:val="auto"/>
        </w:rPr>
        <w:t xml:space="preserve">Table </w:t>
      </w:r>
      <w:r w:rsidRPr="002C6C11">
        <w:rPr>
          <w:rFonts w:ascii="Montserrat" w:hAnsi="Montserrat"/>
          <w:color w:val="auto"/>
        </w:rPr>
        <w:fldChar w:fldCharType="begin"/>
      </w:r>
      <w:r w:rsidRPr="002C6C11">
        <w:rPr>
          <w:rFonts w:ascii="Montserrat" w:hAnsi="Montserrat"/>
          <w:color w:val="auto"/>
        </w:rPr>
        <w:instrText xml:space="preserve"> SEQ Table \* ARABIC </w:instrText>
      </w:r>
      <w:r w:rsidRPr="002C6C11">
        <w:rPr>
          <w:rFonts w:ascii="Montserrat" w:hAnsi="Montserrat"/>
          <w:color w:val="auto"/>
        </w:rPr>
        <w:fldChar w:fldCharType="separate"/>
      </w:r>
      <w:r w:rsidR="00A35C98" w:rsidRPr="002C6C11">
        <w:rPr>
          <w:rFonts w:ascii="Montserrat" w:hAnsi="Montserrat"/>
          <w:color w:val="auto"/>
        </w:rPr>
        <w:t>5</w:t>
      </w:r>
      <w:r w:rsidRPr="002C6C11">
        <w:rPr>
          <w:rFonts w:ascii="Montserrat" w:hAnsi="Montserrat"/>
          <w:color w:val="auto"/>
        </w:rPr>
        <w:fldChar w:fldCharType="end"/>
      </w:r>
      <w:bookmarkEnd w:id="187"/>
      <w:r w:rsidRPr="002C6C11">
        <w:rPr>
          <w:rFonts w:ascii="Montserrat" w:hAnsi="Montserrat"/>
          <w:color w:val="auto"/>
        </w:rPr>
        <w:t>: Main components of EBU DTH Testbed</w:t>
      </w:r>
      <w:bookmarkEnd w:id="188"/>
      <w:bookmarkEnd w:id="189"/>
    </w:p>
    <w:tbl>
      <w:tblPr>
        <w:tblStyle w:val="ScrollTableNormal"/>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716"/>
        <w:gridCol w:w="3352"/>
        <w:gridCol w:w="1735"/>
        <w:gridCol w:w="2213"/>
      </w:tblGrid>
      <w:tr w:rsidR="008114EB" w:rsidRPr="00C80238" w14:paraId="72E60BEC" w14:textId="77777777" w:rsidTr="00265801">
        <w:trPr>
          <w:cnfStyle w:val="100000000000" w:firstRow="1" w:lastRow="0" w:firstColumn="0" w:lastColumn="0" w:oddVBand="0" w:evenVBand="0" w:oddHBand="0" w:evenHBand="0" w:firstRowFirstColumn="0" w:firstRowLastColumn="0" w:lastRowFirstColumn="0" w:lastRowLastColumn="0"/>
          <w:trHeight w:val="291"/>
        </w:trPr>
        <w:tc>
          <w:tcPr>
            <w:cnfStyle w:val="001000000100" w:firstRow="0" w:lastRow="0" w:firstColumn="1" w:lastColumn="0" w:oddVBand="0" w:evenVBand="0" w:oddHBand="0" w:evenHBand="0" w:firstRowFirstColumn="1" w:firstRowLastColumn="0" w:lastRowFirstColumn="0" w:lastRowLastColumn="0"/>
            <w:tcW w:w="1726" w:type="dxa"/>
            <w:vAlign w:val="center"/>
          </w:tcPr>
          <w:p w14:paraId="2675300E" w14:textId="77777777" w:rsidR="00803920" w:rsidRPr="00C80238" w:rsidRDefault="00803920" w:rsidP="00F85D44">
            <w:pPr>
              <w:pStyle w:val="ParagraphText"/>
              <w:spacing w:after="0"/>
              <w:jc w:val="center"/>
              <w:rPr>
                <w:lang w:val="en-GB"/>
              </w:rPr>
            </w:pPr>
            <w:r w:rsidRPr="00C80238">
              <w:rPr>
                <w:lang w:val="en-GB"/>
              </w:rPr>
              <w:t>System Function</w:t>
            </w:r>
          </w:p>
        </w:tc>
        <w:tc>
          <w:tcPr>
            <w:tcW w:w="3371" w:type="dxa"/>
            <w:vAlign w:val="center"/>
          </w:tcPr>
          <w:p w14:paraId="78C14314" w14:textId="77777777" w:rsidR="00803920" w:rsidRPr="002C6C11" w:rsidRDefault="00803920" w:rsidP="00F85D44">
            <w:pPr>
              <w:pStyle w:val="ParagraphText"/>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2C6C11">
              <w:rPr>
                <w:lang w:val="en-GB"/>
              </w:rPr>
              <w:t>Component</w:t>
            </w:r>
          </w:p>
        </w:tc>
        <w:tc>
          <w:tcPr>
            <w:tcW w:w="1743" w:type="dxa"/>
            <w:vAlign w:val="center"/>
          </w:tcPr>
          <w:p w14:paraId="293746BC" w14:textId="77777777" w:rsidR="00803920" w:rsidRPr="00C80238" w:rsidRDefault="00803920" w:rsidP="00F85D44">
            <w:pPr>
              <w:pStyle w:val="ParagraphText"/>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C80238">
              <w:rPr>
                <w:lang w:val="en-GB"/>
              </w:rPr>
              <w:t>Type (HW/SW)</w:t>
            </w:r>
          </w:p>
        </w:tc>
        <w:tc>
          <w:tcPr>
            <w:tcW w:w="2224" w:type="dxa"/>
            <w:vAlign w:val="center"/>
          </w:tcPr>
          <w:p w14:paraId="48A16680" w14:textId="77777777" w:rsidR="00803920" w:rsidRPr="00C80238" w:rsidRDefault="00803920" w:rsidP="00F85D44">
            <w:pPr>
              <w:pStyle w:val="ParagraphText"/>
              <w:spacing w:after="0"/>
              <w:jc w:val="center"/>
              <w:cnfStyle w:val="100000000000" w:firstRow="1" w:lastRow="0" w:firstColumn="0" w:lastColumn="0" w:oddVBand="0" w:evenVBand="0" w:oddHBand="0" w:evenHBand="0" w:firstRowFirstColumn="0" w:firstRowLastColumn="0" w:lastRowFirstColumn="0" w:lastRowLastColumn="0"/>
              <w:rPr>
                <w:lang w:val="en-GB"/>
              </w:rPr>
            </w:pPr>
            <w:r w:rsidRPr="00C80238">
              <w:rPr>
                <w:lang w:val="en-GB"/>
              </w:rPr>
              <w:t>Responsible partner</w:t>
            </w:r>
          </w:p>
        </w:tc>
      </w:tr>
      <w:tr w:rsidR="008114EB" w:rsidRPr="00C80238" w14:paraId="1CF4EDA6"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7E644B40" w14:textId="77777777" w:rsidR="00803920" w:rsidRPr="00C80238" w:rsidRDefault="00803920" w:rsidP="00F85D44">
            <w:pPr>
              <w:pStyle w:val="ParagraphText"/>
              <w:spacing w:after="0"/>
              <w:jc w:val="center"/>
              <w:rPr>
                <w:lang w:val="en-GB"/>
              </w:rPr>
            </w:pPr>
            <w:r w:rsidRPr="00C80238">
              <w:rPr>
                <w:lang w:val="en-GB"/>
              </w:rPr>
              <w:t>SF1</w:t>
            </w:r>
          </w:p>
        </w:tc>
        <w:tc>
          <w:tcPr>
            <w:tcW w:w="3371" w:type="dxa"/>
            <w:vAlign w:val="center"/>
          </w:tcPr>
          <w:p w14:paraId="68A7D374"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Encoder</w:t>
            </w:r>
          </w:p>
        </w:tc>
        <w:tc>
          <w:tcPr>
            <w:tcW w:w="1743" w:type="dxa"/>
            <w:vAlign w:val="center"/>
          </w:tcPr>
          <w:p w14:paraId="0967F710"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24" w:type="dxa"/>
            <w:vAlign w:val="center"/>
          </w:tcPr>
          <w:p w14:paraId="747DE631"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RAI</w:t>
            </w:r>
          </w:p>
        </w:tc>
      </w:tr>
      <w:tr w:rsidR="008114EB" w:rsidRPr="00C80238" w14:paraId="7A0DFFA0"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7B4DB8EA" w14:textId="77777777" w:rsidR="00803920" w:rsidRPr="00C80238" w:rsidRDefault="00803920" w:rsidP="00F85D44">
            <w:pPr>
              <w:pStyle w:val="ParagraphText"/>
              <w:spacing w:after="0"/>
              <w:jc w:val="center"/>
              <w:rPr>
                <w:lang w:val="en-GB"/>
              </w:rPr>
            </w:pPr>
            <w:r w:rsidRPr="00C80238">
              <w:rPr>
                <w:lang w:val="en-GB"/>
              </w:rPr>
              <w:t>SF1</w:t>
            </w:r>
          </w:p>
        </w:tc>
        <w:tc>
          <w:tcPr>
            <w:tcW w:w="3371" w:type="dxa"/>
            <w:vAlign w:val="center"/>
          </w:tcPr>
          <w:p w14:paraId="6FBBF160"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Origin Server</w:t>
            </w:r>
          </w:p>
        </w:tc>
        <w:tc>
          <w:tcPr>
            <w:tcW w:w="1743" w:type="dxa"/>
            <w:vAlign w:val="center"/>
          </w:tcPr>
          <w:p w14:paraId="1827E032"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24" w:type="dxa"/>
            <w:vAlign w:val="center"/>
          </w:tcPr>
          <w:p w14:paraId="4CD09C6E"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RAI</w:t>
            </w:r>
          </w:p>
        </w:tc>
      </w:tr>
      <w:tr w:rsidR="008114EB" w:rsidRPr="00C80238" w14:paraId="3BB2E7B5"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06148AE6" w14:textId="77777777" w:rsidR="00803920" w:rsidRPr="00C80238" w:rsidRDefault="00803920" w:rsidP="00F85D44">
            <w:pPr>
              <w:pStyle w:val="ParagraphText"/>
              <w:spacing w:after="0"/>
              <w:jc w:val="center"/>
              <w:rPr>
                <w:lang w:val="en-GB"/>
              </w:rPr>
            </w:pPr>
            <w:r w:rsidRPr="00C80238">
              <w:rPr>
                <w:lang w:val="en-GB"/>
              </w:rPr>
              <w:t>SF1</w:t>
            </w:r>
          </w:p>
        </w:tc>
        <w:tc>
          <w:tcPr>
            <w:tcW w:w="3371" w:type="dxa"/>
            <w:vAlign w:val="center"/>
          </w:tcPr>
          <w:p w14:paraId="5D215113"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License Server</w:t>
            </w:r>
          </w:p>
        </w:tc>
        <w:tc>
          <w:tcPr>
            <w:tcW w:w="1743" w:type="dxa"/>
            <w:vAlign w:val="center"/>
          </w:tcPr>
          <w:p w14:paraId="62303698"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24" w:type="dxa"/>
            <w:vAlign w:val="center"/>
          </w:tcPr>
          <w:p w14:paraId="6EAB4640" w14:textId="254E27DA" w:rsidR="00803920" w:rsidRPr="00C80238" w:rsidRDefault="16D7B497"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TBD</w:t>
            </w:r>
          </w:p>
        </w:tc>
      </w:tr>
      <w:tr w:rsidR="008114EB" w:rsidRPr="00C80238" w14:paraId="099D1E48"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596FD84E" w14:textId="77777777" w:rsidR="00803920" w:rsidRPr="00C80238" w:rsidRDefault="00803920" w:rsidP="00F85D44">
            <w:pPr>
              <w:pStyle w:val="ParagraphText"/>
              <w:spacing w:after="0"/>
              <w:jc w:val="center"/>
              <w:rPr>
                <w:lang w:val="en-GB"/>
              </w:rPr>
            </w:pPr>
            <w:r w:rsidRPr="00C80238">
              <w:rPr>
                <w:lang w:val="en-GB"/>
              </w:rPr>
              <w:t>SF1</w:t>
            </w:r>
          </w:p>
        </w:tc>
        <w:tc>
          <w:tcPr>
            <w:tcW w:w="3371" w:type="dxa"/>
            <w:vAlign w:val="center"/>
          </w:tcPr>
          <w:p w14:paraId="32CA021A"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Mobile player app</w:t>
            </w:r>
          </w:p>
        </w:tc>
        <w:tc>
          <w:tcPr>
            <w:tcW w:w="1743" w:type="dxa"/>
            <w:vAlign w:val="center"/>
          </w:tcPr>
          <w:p w14:paraId="0ABF6A27"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24" w:type="dxa"/>
            <w:vAlign w:val="center"/>
          </w:tcPr>
          <w:p w14:paraId="6C581150" w14:textId="0A5A989F" w:rsidR="00803920" w:rsidRPr="00C80238" w:rsidRDefault="42189E89"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TBD</w:t>
            </w:r>
          </w:p>
        </w:tc>
      </w:tr>
      <w:tr w:rsidR="008114EB" w:rsidRPr="00C80238" w14:paraId="5061E014"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6B9F5924" w14:textId="77777777" w:rsidR="00803920" w:rsidRPr="00C80238" w:rsidRDefault="00803920" w:rsidP="00F85D44">
            <w:pPr>
              <w:pStyle w:val="ParagraphText"/>
              <w:spacing w:after="0"/>
              <w:jc w:val="center"/>
              <w:rPr>
                <w:lang w:val="en-GB"/>
              </w:rPr>
            </w:pPr>
            <w:r w:rsidRPr="00C80238">
              <w:rPr>
                <w:lang w:val="en-GB"/>
              </w:rPr>
              <w:t>SF1</w:t>
            </w:r>
          </w:p>
        </w:tc>
        <w:tc>
          <w:tcPr>
            <w:tcW w:w="3371" w:type="dxa"/>
            <w:vAlign w:val="center"/>
          </w:tcPr>
          <w:p w14:paraId="5B2BA1A1"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CDN</w:t>
            </w:r>
          </w:p>
        </w:tc>
        <w:tc>
          <w:tcPr>
            <w:tcW w:w="1743" w:type="dxa"/>
            <w:vAlign w:val="center"/>
          </w:tcPr>
          <w:p w14:paraId="33E47887"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HW+SW</w:t>
            </w:r>
          </w:p>
        </w:tc>
        <w:tc>
          <w:tcPr>
            <w:tcW w:w="2224" w:type="dxa"/>
            <w:vAlign w:val="center"/>
          </w:tcPr>
          <w:p w14:paraId="5EF0A11E"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G-Core</w:t>
            </w:r>
          </w:p>
        </w:tc>
      </w:tr>
      <w:tr w:rsidR="008114EB" w:rsidRPr="00C80238" w14:paraId="6B7BB210"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55DE337C" w14:textId="77777777" w:rsidR="00803920" w:rsidRPr="00C80238" w:rsidRDefault="00803920" w:rsidP="00F85D44">
            <w:pPr>
              <w:pStyle w:val="ParagraphText"/>
              <w:spacing w:after="0"/>
              <w:jc w:val="center"/>
              <w:rPr>
                <w:lang w:val="en-GB"/>
              </w:rPr>
            </w:pPr>
            <w:r w:rsidRPr="00C80238">
              <w:rPr>
                <w:lang w:val="en-GB"/>
              </w:rPr>
              <w:t>SF2</w:t>
            </w:r>
          </w:p>
        </w:tc>
        <w:tc>
          <w:tcPr>
            <w:tcW w:w="3371" w:type="dxa"/>
            <w:vAlign w:val="center"/>
          </w:tcPr>
          <w:p w14:paraId="4869FC2E"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Multicast Server</w:t>
            </w:r>
          </w:p>
        </w:tc>
        <w:tc>
          <w:tcPr>
            <w:tcW w:w="1743" w:type="dxa"/>
            <w:vAlign w:val="center"/>
          </w:tcPr>
          <w:p w14:paraId="24FC4C46"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24" w:type="dxa"/>
            <w:vAlign w:val="center"/>
          </w:tcPr>
          <w:p w14:paraId="7E06F1EB"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FTA</w:t>
            </w:r>
          </w:p>
        </w:tc>
      </w:tr>
      <w:tr w:rsidR="008114EB" w:rsidRPr="00C80238" w14:paraId="5AD8A768"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036B0D06" w14:textId="77777777" w:rsidR="00803920" w:rsidRPr="00C80238" w:rsidRDefault="00803920" w:rsidP="00F85D44">
            <w:pPr>
              <w:pStyle w:val="ParagraphText"/>
              <w:spacing w:after="0"/>
              <w:jc w:val="center"/>
              <w:rPr>
                <w:lang w:val="en-GB"/>
              </w:rPr>
            </w:pPr>
            <w:r w:rsidRPr="00C80238">
              <w:rPr>
                <w:lang w:val="en-GB"/>
              </w:rPr>
              <w:t>SF3</w:t>
            </w:r>
          </w:p>
        </w:tc>
        <w:tc>
          <w:tcPr>
            <w:tcW w:w="3371" w:type="dxa"/>
            <w:vAlign w:val="center"/>
          </w:tcPr>
          <w:p w14:paraId="3CDF4060"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Starfish Platform including</w:t>
            </w:r>
          </w:p>
        </w:tc>
        <w:tc>
          <w:tcPr>
            <w:tcW w:w="1743" w:type="dxa"/>
            <w:vAlign w:val="center"/>
          </w:tcPr>
          <w:p w14:paraId="5BB56842"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HW+SW</w:t>
            </w:r>
          </w:p>
        </w:tc>
        <w:tc>
          <w:tcPr>
            <w:tcW w:w="2224" w:type="dxa"/>
            <w:vAlign w:val="center"/>
          </w:tcPr>
          <w:p w14:paraId="596D8D75"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MBI</w:t>
            </w:r>
          </w:p>
        </w:tc>
      </w:tr>
      <w:tr w:rsidR="008114EB" w:rsidRPr="00C80238" w14:paraId="722E2FDF" w14:textId="77777777" w:rsidTr="00265801">
        <w:trPr>
          <w:trHeight w:val="300"/>
        </w:trPr>
        <w:tc>
          <w:tcPr>
            <w:cnfStyle w:val="001000000000" w:firstRow="0" w:lastRow="0" w:firstColumn="1" w:lastColumn="0" w:oddVBand="0" w:evenVBand="0" w:oddHBand="0" w:evenHBand="0" w:firstRowFirstColumn="0" w:firstRowLastColumn="0" w:lastRowFirstColumn="0" w:lastRowLastColumn="0"/>
            <w:tcW w:w="1717" w:type="dxa"/>
            <w:vAlign w:val="center"/>
          </w:tcPr>
          <w:p w14:paraId="22C92E0B" w14:textId="3E59B6BC" w:rsidR="775CFF1F" w:rsidRPr="00C80238" w:rsidRDefault="775CFF1F" w:rsidP="07FBE325">
            <w:pPr>
              <w:pStyle w:val="ParagraphText"/>
              <w:jc w:val="center"/>
              <w:rPr>
                <w:lang w:val="en-GB"/>
              </w:rPr>
            </w:pPr>
            <w:r w:rsidRPr="00C80238">
              <w:rPr>
                <w:lang w:val="en-GB"/>
              </w:rPr>
              <w:t>SF3</w:t>
            </w:r>
          </w:p>
        </w:tc>
        <w:tc>
          <w:tcPr>
            <w:tcW w:w="3352" w:type="dxa"/>
            <w:vAlign w:val="center"/>
          </w:tcPr>
          <w:p w14:paraId="3734CA47" w14:textId="2E81AFB6" w:rsidR="775CFF1F" w:rsidRPr="002C6C11" w:rsidRDefault="775CFF1F" w:rsidP="07FBE325">
            <w:pPr>
              <w:pStyle w:val="ParagraphText"/>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 xml:space="preserve">5G </w:t>
            </w:r>
            <w:r w:rsidRPr="002C6C11">
              <w:rPr>
                <w:lang w:val="en-GB"/>
              </w:rPr>
              <w:t>multigateway Orchestrator</w:t>
            </w:r>
          </w:p>
        </w:tc>
        <w:tc>
          <w:tcPr>
            <w:tcW w:w="1734" w:type="dxa"/>
            <w:vAlign w:val="center"/>
          </w:tcPr>
          <w:p w14:paraId="7568696C" w14:textId="2091122C" w:rsidR="775CFF1F" w:rsidRPr="00C80238" w:rsidRDefault="775CFF1F" w:rsidP="07FBE325">
            <w:pPr>
              <w:pStyle w:val="ParagraphText"/>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13" w:type="dxa"/>
            <w:vAlign w:val="center"/>
          </w:tcPr>
          <w:p w14:paraId="79978F55" w14:textId="761D9873" w:rsidR="775CFF1F" w:rsidRPr="00C80238" w:rsidRDefault="775CFF1F" w:rsidP="07FBE325">
            <w:pPr>
              <w:pStyle w:val="ParagraphText"/>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NXW</w:t>
            </w:r>
          </w:p>
        </w:tc>
      </w:tr>
      <w:tr w:rsidR="008114EB" w:rsidRPr="00C80238" w14:paraId="0018796A"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tcPr>
          <w:p w14:paraId="449B1BD2" w14:textId="77777777" w:rsidR="00803920" w:rsidRPr="00C80238" w:rsidRDefault="00803920" w:rsidP="00F85D44">
            <w:pPr>
              <w:pStyle w:val="ParagraphText"/>
              <w:spacing w:after="0"/>
              <w:jc w:val="center"/>
              <w:rPr>
                <w:lang w:val="en-GB"/>
              </w:rPr>
            </w:pPr>
            <w:r w:rsidRPr="00C80238">
              <w:rPr>
                <w:lang w:val="en-GB"/>
              </w:rPr>
              <w:t>SF3</w:t>
            </w:r>
          </w:p>
        </w:tc>
        <w:tc>
          <w:tcPr>
            <w:tcW w:w="3371" w:type="dxa"/>
            <w:vAlign w:val="center"/>
          </w:tcPr>
          <w:p w14:paraId="0D87155E" w14:textId="77777777" w:rsidR="00803920" w:rsidRPr="002C6C11"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2C6C11">
              <w:rPr>
                <w:lang w:val="en-GB"/>
              </w:rPr>
              <w:t>MPE encapsulator</w:t>
            </w:r>
          </w:p>
        </w:tc>
        <w:tc>
          <w:tcPr>
            <w:tcW w:w="1743" w:type="dxa"/>
            <w:vAlign w:val="center"/>
          </w:tcPr>
          <w:p w14:paraId="124B74F8"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24" w:type="dxa"/>
            <w:vAlign w:val="center"/>
          </w:tcPr>
          <w:p w14:paraId="73D2FBF2"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MBI</w:t>
            </w:r>
          </w:p>
        </w:tc>
      </w:tr>
      <w:tr w:rsidR="008114EB" w:rsidRPr="00C80238" w14:paraId="732AA363"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tcPr>
          <w:p w14:paraId="45F68CC8" w14:textId="77777777" w:rsidR="00803920" w:rsidRPr="00C80238" w:rsidRDefault="00803920" w:rsidP="00F85D44">
            <w:pPr>
              <w:pStyle w:val="ParagraphText"/>
              <w:spacing w:after="0"/>
              <w:jc w:val="center"/>
              <w:rPr>
                <w:lang w:val="en-GB"/>
              </w:rPr>
            </w:pPr>
            <w:r w:rsidRPr="00C80238">
              <w:rPr>
                <w:lang w:val="en-GB"/>
              </w:rPr>
              <w:t>SF3</w:t>
            </w:r>
          </w:p>
        </w:tc>
        <w:tc>
          <w:tcPr>
            <w:tcW w:w="3371" w:type="dxa"/>
            <w:vAlign w:val="center"/>
          </w:tcPr>
          <w:p w14:paraId="1E83B41E"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DVB modulator</w:t>
            </w:r>
          </w:p>
        </w:tc>
        <w:tc>
          <w:tcPr>
            <w:tcW w:w="1743" w:type="dxa"/>
            <w:vAlign w:val="center"/>
          </w:tcPr>
          <w:p w14:paraId="3DA1B3BF"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24" w:type="dxa"/>
            <w:vAlign w:val="center"/>
          </w:tcPr>
          <w:p w14:paraId="7F797FD9"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MBI</w:t>
            </w:r>
          </w:p>
        </w:tc>
      </w:tr>
      <w:tr w:rsidR="008114EB" w:rsidRPr="00C80238" w14:paraId="4F8714C9"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tcPr>
          <w:p w14:paraId="45CAFB09" w14:textId="77777777" w:rsidR="00803920" w:rsidRPr="00C80238" w:rsidRDefault="00803920" w:rsidP="00F85D44">
            <w:pPr>
              <w:pStyle w:val="ParagraphText"/>
              <w:spacing w:after="0"/>
              <w:jc w:val="center"/>
              <w:rPr>
                <w:lang w:val="en-GB"/>
              </w:rPr>
            </w:pPr>
            <w:r w:rsidRPr="00C80238">
              <w:rPr>
                <w:lang w:val="en-GB"/>
              </w:rPr>
              <w:t>SF3</w:t>
            </w:r>
          </w:p>
        </w:tc>
        <w:tc>
          <w:tcPr>
            <w:tcW w:w="3371" w:type="dxa"/>
            <w:vAlign w:val="center"/>
          </w:tcPr>
          <w:p w14:paraId="170D5BAB"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RF Uplink</w:t>
            </w:r>
          </w:p>
        </w:tc>
        <w:tc>
          <w:tcPr>
            <w:tcW w:w="1743" w:type="dxa"/>
            <w:vAlign w:val="center"/>
          </w:tcPr>
          <w:p w14:paraId="768268F6"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24" w:type="dxa"/>
            <w:vAlign w:val="center"/>
          </w:tcPr>
          <w:p w14:paraId="0401AE44"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MBI</w:t>
            </w:r>
          </w:p>
        </w:tc>
      </w:tr>
      <w:tr w:rsidR="008114EB" w:rsidRPr="00C80238" w14:paraId="512A2853"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tcPr>
          <w:p w14:paraId="0C3531B3" w14:textId="77777777" w:rsidR="00803920" w:rsidRPr="00C80238" w:rsidRDefault="00803920" w:rsidP="00F85D44">
            <w:pPr>
              <w:pStyle w:val="ParagraphText"/>
              <w:spacing w:after="0"/>
              <w:jc w:val="center"/>
              <w:rPr>
                <w:lang w:val="en-GB"/>
              </w:rPr>
            </w:pPr>
            <w:r w:rsidRPr="00C80238">
              <w:rPr>
                <w:lang w:val="en-GB"/>
              </w:rPr>
              <w:t>SF3</w:t>
            </w:r>
          </w:p>
        </w:tc>
        <w:tc>
          <w:tcPr>
            <w:tcW w:w="3371" w:type="dxa"/>
            <w:vAlign w:val="center"/>
          </w:tcPr>
          <w:p w14:paraId="6FC048DC"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Return link frontend</w:t>
            </w:r>
          </w:p>
        </w:tc>
        <w:tc>
          <w:tcPr>
            <w:tcW w:w="1743" w:type="dxa"/>
            <w:vAlign w:val="center"/>
          </w:tcPr>
          <w:p w14:paraId="3EB81FE6"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24" w:type="dxa"/>
            <w:vAlign w:val="center"/>
          </w:tcPr>
          <w:p w14:paraId="38AC9DB0"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MBI</w:t>
            </w:r>
          </w:p>
        </w:tc>
      </w:tr>
      <w:tr w:rsidR="008114EB" w:rsidRPr="00C80238" w14:paraId="1FC5A944"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tcPr>
          <w:p w14:paraId="5959EB9E" w14:textId="77777777" w:rsidR="00803920" w:rsidRPr="00C80238" w:rsidRDefault="00803920" w:rsidP="00F85D44">
            <w:pPr>
              <w:pStyle w:val="ParagraphText"/>
              <w:spacing w:after="0"/>
              <w:jc w:val="center"/>
              <w:rPr>
                <w:lang w:val="en-GB"/>
              </w:rPr>
            </w:pPr>
            <w:r w:rsidRPr="00C80238">
              <w:rPr>
                <w:lang w:val="en-GB"/>
              </w:rPr>
              <w:t>SF3</w:t>
            </w:r>
          </w:p>
        </w:tc>
        <w:tc>
          <w:tcPr>
            <w:tcW w:w="3371" w:type="dxa"/>
            <w:vAlign w:val="center"/>
          </w:tcPr>
          <w:p w14:paraId="69B0E2B7"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Return link demodulator</w:t>
            </w:r>
          </w:p>
        </w:tc>
        <w:tc>
          <w:tcPr>
            <w:tcW w:w="1743" w:type="dxa"/>
            <w:vAlign w:val="center"/>
          </w:tcPr>
          <w:p w14:paraId="41F669E9"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24" w:type="dxa"/>
            <w:vAlign w:val="center"/>
          </w:tcPr>
          <w:p w14:paraId="2549EAE9"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MBI</w:t>
            </w:r>
          </w:p>
        </w:tc>
      </w:tr>
      <w:tr w:rsidR="008114EB" w:rsidRPr="00C80238" w14:paraId="0BFC422F"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7CFB4727" w14:textId="77777777" w:rsidR="00803920" w:rsidRPr="00C80238" w:rsidRDefault="00803920" w:rsidP="00F85D44">
            <w:pPr>
              <w:pStyle w:val="ParagraphText"/>
              <w:spacing w:after="0"/>
              <w:jc w:val="center"/>
              <w:rPr>
                <w:lang w:val="en-GB"/>
              </w:rPr>
            </w:pPr>
            <w:r w:rsidRPr="00C80238">
              <w:rPr>
                <w:lang w:val="en-GB"/>
              </w:rPr>
              <w:t>SF3</w:t>
            </w:r>
          </w:p>
        </w:tc>
        <w:tc>
          <w:tcPr>
            <w:tcW w:w="3371" w:type="dxa"/>
            <w:vAlign w:val="center"/>
          </w:tcPr>
          <w:p w14:paraId="4EE59EE0"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Hub Linux servers including FTA Proxy</w:t>
            </w:r>
          </w:p>
        </w:tc>
        <w:tc>
          <w:tcPr>
            <w:tcW w:w="1743" w:type="dxa"/>
            <w:vAlign w:val="center"/>
          </w:tcPr>
          <w:p w14:paraId="5A0CCD04"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24" w:type="dxa"/>
            <w:vAlign w:val="center"/>
          </w:tcPr>
          <w:p w14:paraId="382203E5"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MBI and FTA</w:t>
            </w:r>
          </w:p>
        </w:tc>
      </w:tr>
      <w:tr w:rsidR="008114EB" w:rsidRPr="00C80238" w14:paraId="309F7C4D"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tcPr>
          <w:p w14:paraId="6783BE51" w14:textId="77777777" w:rsidR="00803920" w:rsidRPr="00C80238" w:rsidRDefault="00803920" w:rsidP="00F85D44">
            <w:pPr>
              <w:pStyle w:val="ParagraphText"/>
              <w:spacing w:after="0"/>
              <w:jc w:val="center"/>
              <w:rPr>
                <w:lang w:val="en-GB"/>
              </w:rPr>
            </w:pPr>
            <w:r w:rsidRPr="00C80238">
              <w:rPr>
                <w:lang w:val="en-GB"/>
              </w:rPr>
              <w:t>SF3</w:t>
            </w:r>
          </w:p>
        </w:tc>
        <w:tc>
          <w:tcPr>
            <w:tcW w:w="3371" w:type="dxa"/>
            <w:vAlign w:val="center"/>
          </w:tcPr>
          <w:p w14:paraId="442920F0"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MBI Linux Firewall</w:t>
            </w:r>
          </w:p>
        </w:tc>
        <w:tc>
          <w:tcPr>
            <w:tcW w:w="1743" w:type="dxa"/>
            <w:vAlign w:val="center"/>
          </w:tcPr>
          <w:p w14:paraId="78E16629"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24" w:type="dxa"/>
            <w:vAlign w:val="center"/>
          </w:tcPr>
          <w:p w14:paraId="7A191DF7"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MBI</w:t>
            </w:r>
          </w:p>
        </w:tc>
      </w:tr>
      <w:tr w:rsidR="008114EB" w:rsidRPr="00C80238" w14:paraId="43F8A447"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71705B47" w14:textId="77777777" w:rsidR="00803920" w:rsidRPr="00C80238" w:rsidRDefault="00803920" w:rsidP="00F85D44">
            <w:pPr>
              <w:pStyle w:val="ParagraphText"/>
              <w:spacing w:after="0"/>
              <w:jc w:val="center"/>
              <w:rPr>
                <w:lang w:val="en-GB"/>
              </w:rPr>
            </w:pPr>
            <w:r w:rsidRPr="00C80238">
              <w:rPr>
                <w:lang w:val="en-GB"/>
              </w:rPr>
              <w:t>SF3</w:t>
            </w:r>
          </w:p>
        </w:tc>
        <w:tc>
          <w:tcPr>
            <w:tcW w:w="3371" w:type="dxa"/>
            <w:vAlign w:val="center"/>
          </w:tcPr>
          <w:p w14:paraId="7E6AB3AB"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Satellite</w:t>
            </w:r>
          </w:p>
        </w:tc>
        <w:tc>
          <w:tcPr>
            <w:tcW w:w="1743" w:type="dxa"/>
            <w:vAlign w:val="center"/>
          </w:tcPr>
          <w:p w14:paraId="5E7B9125"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24" w:type="dxa"/>
            <w:vAlign w:val="center"/>
          </w:tcPr>
          <w:p w14:paraId="457C132E"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Eutelsat</w:t>
            </w:r>
          </w:p>
        </w:tc>
      </w:tr>
      <w:tr w:rsidR="008114EB" w:rsidRPr="00C80238" w14:paraId="682C5321"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34C30618" w14:textId="77777777" w:rsidR="00803920" w:rsidRPr="00C80238" w:rsidRDefault="00803920" w:rsidP="00F85D44">
            <w:pPr>
              <w:pStyle w:val="ParagraphText"/>
              <w:spacing w:after="0"/>
              <w:jc w:val="center"/>
              <w:rPr>
                <w:lang w:val="en-GB"/>
              </w:rPr>
            </w:pPr>
            <w:r w:rsidRPr="00C80238">
              <w:rPr>
                <w:lang w:val="en-GB"/>
              </w:rPr>
              <w:t>SF3</w:t>
            </w:r>
          </w:p>
        </w:tc>
        <w:tc>
          <w:tcPr>
            <w:tcW w:w="3371" w:type="dxa"/>
            <w:vAlign w:val="center"/>
          </w:tcPr>
          <w:p w14:paraId="38CD9971"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Rx/Tx antenna</w:t>
            </w:r>
          </w:p>
        </w:tc>
        <w:tc>
          <w:tcPr>
            <w:tcW w:w="1743" w:type="dxa"/>
            <w:vAlign w:val="center"/>
          </w:tcPr>
          <w:p w14:paraId="42844BE8"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24" w:type="dxa"/>
            <w:vAlign w:val="center"/>
          </w:tcPr>
          <w:p w14:paraId="6860E489"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MBI</w:t>
            </w:r>
          </w:p>
        </w:tc>
      </w:tr>
      <w:tr w:rsidR="008114EB" w:rsidRPr="00C80238" w14:paraId="3F131FA4"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077E0065" w14:textId="77777777" w:rsidR="00803920" w:rsidRPr="00C80238" w:rsidRDefault="00803920" w:rsidP="00F85D44">
            <w:pPr>
              <w:pStyle w:val="ParagraphText"/>
              <w:spacing w:after="0"/>
              <w:jc w:val="center"/>
              <w:rPr>
                <w:lang w:val="en-GB"/>
              </w:rPr>
            </w:pPr>
            <w:r w:rsidRPr="00C80238">
              <w:rPr>
                <w:lang w:val="en-GB"/>
              </w:rPr>
              <w:t>SF4</w:t>
            </w:r>
          </w:p>
        </w:tc>
        <w:tc>
          <w:tcPr>
            <w:tcW w:w="3371" w:type="dxa"/>
            <w:vAlign w:val="center"/>
          </w:tcPr>
          <w:p w14:paraId="07E1C949"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Edge Receiver</w:t>
            </w:r>
          </w:p>
        </w:tc>
        <w:tc>
          <w:tcPr>
            <w:tcW w:w="1743" w:type="dxa"/>
            <w:vAlign w:val="center"/>
          </w:tcPr>
          <w:p w14:paraId="7BF39789"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HW+SW</w:t>
            </w:r>
          </w:p>
        </w:tc>
        <w:tc>
          <w:tcPr>
            <w:tcW w:w="2224" w:type="dxa"/>
            <w:vAlign w:val="center"/>
          </w:tcPr>
          <w:p w14:paraId="4B094E71" w14:textId="77777777" w:rsidR="00803920" w:rsidRPr="002C6C11"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2C6C11">
              <w:rPr>
                <w:lang w:val="en-GB"/>
              </w:rPr>
              <w:t>Egatel</w:t>
            </w:r>
          </w:p>
        </w:tc>
      </w:tr>
      <w:tr w:rsidR="008114EB" w:rsidRPr="00C80238" w14:paraId="03B59B27"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5BB1A135" w14:textId="77777777" w:rsidR="00803920" w:rsidRPr="00C80238" w:rsidRDefault="00803920" w:rsidP="00F85D44">
            <w:pPr>
              <w:pStyle w:val="ParagraphText"/>
              <w:spacing w:after="0"/>
              <w:jc w:val="center"/>
              <w:rPr>
                <w:lang w:val="en-GB"/>
              </w:rPr>
            </w:pPr>
            <w:r w:rsidRPr="00C80238">
              <w:rPr>
                <w:lang w:val="en-GB"/>
              </w:rPr>
              <w:t>SF4</w:t>
            </w:r>
          </w:p>
        </w:tc>
        <w:tc>
          <w:tcPr>
            <w:tcW w:w="3371" w:type="dxa"/>
            <w:vAlign w:val="center"/>
          </w:tcPr>
          <w:p w14:paraId="488244CC"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Antenna</w:t>
            </w:r>
          </w:p>
        </w:tc>
        <w:tc>
          <w:tcPr>
            <w:tcW w:w="1743" w:type="dxa"/>
            <w:vAlign w:val="center"/>
          </w:tcPr>
          <w:p w14:paraId="48961815"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24" w:type="dxa"/>
            <w:vAlign w:val="center"/>
          </w:tcPr>
          <w:p w14:paraId="4126AC87" w14:textId="77777777" w:rsidR="00803920" w:rsidRPr="002C6C11"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2C6C11">
              <w:rPr>
                <w:lang w:val="en-GB"/>
              </w:rPr>
              <w:t>Minwave</w:t>
            </w:r>
          </w:p>
        </w:tc>
      </w:tr>
      <w:tr w:rsidR="008114EB" w:rsidRPr="00C80238" w14:paraId="3D2EDC6A"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690DCE0E" w14:textId="77777777" w:rsidR="00803920" w:rsidRPr="00C80238" w:rsidRDefault="00803920" w:rsidP="00F85D44">
            <w:pPr>
              <w:pStyle w:val="ParagraphText"/>
              <w:spacing w:after="0"/>
              <w:jc w:val="center"/>
              <w:rPr>
                <w:lang w:val="en-GB"/>
              </w:rPr>
            </w:pPr>
            <w:r w:rsidRPr="00C80238">
              <w:rPr>
                <w:lang w:val="en-GB"/>
              </w:rPr>
              <w:t>SF4</w:t>
            </w:r>
          </w:p>
        </w:tc>
        <w:tc>
          <w:tcPr>
            <w:tcW w:w="3371" w:type="dxa"/>
            <w:vAlign w:val="center"/>
          </w:tcPr>
          <w:p w14:paraId="51A6D357"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Antenna</w:t>
            </w:r>
          </w:p>
        </w:tc>
        <w:tc>
          <w:tcPr>
            <w:tcW w:w="1743" w:type="dxa"/>
            <w:vAlign w:val="center"/>
          </w:tcPr>
          <w:p w14:paraId="08068BCC"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HW</w:t>
            </w:r>
          </w:p>
        </w:tc>
        <w:tc>
          <w:tcPr>
            <w:tcW w:w="2224" w:type="dxa"/>
            <w:vAlign w:val="center"/>
          </w:tcPr>
          <w:p w14:paraId="7E2DC6C1" w14:textId="77777777" w:rsidR="00803920" w:rsidRPr="002C6C11"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2C6C11">
              <w:rPr>
                <w:lang w:val="en-GB"/>
              </w:rPr>
              <w:t>Technicat</w:t>
            </w:r>
          </w:p>
        </w:tc>
      </w:tr>
      <w:tr w:rsidR="008114EB" w:rsidRPr="00C80238" w14:paraId="4FF0969D"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49CAA38D" w14:textId="77777777" w:rsidR="00803920" w:rsidRPr="00C80238" w:rsidRDefault="00803920" w:rsidP="00F85D44">
            <w:pPr>
              <w:pStyle w:val="ParagraphText"/>
              <w:spacing w:after="0"/>
              <w:jc w:val="center"/>
              <w:rPr>
                <w:lang w:val="en-GB"/>
              </w:rPr>
            </w:pPr>
            <w:r w:rsidRPr="00C80238">
              <w:rPr>
                <w:lang w:val="en-GB"/>
              </w:rPr>
              <w:t>SF4</w:t>
            </w:r>
          </w:p>
        </w:tc>
        <w:tc>
          <w:tcPr>
            <w:tcW w:w="3371" w:type="dxa"/>
            <w:vAlign w:val="center"/>
          </w:tcPr>
          <w:p w14:paraId="7DF13847" w14:textId="77777777" w:rsidR="00803920" w:rsidRPr="002C6C11"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2C6C11">
              <w:rPr>
                <w:lang w:val="en-GB"/>
              </w:rPr>
              <w:t>mABR Gateway</w:t>
            </w:r>
          </w:p>
        </w:tc>
        <w:tc>
          <w:tcPr>
            <w:tcW w:w="1743" w:type="dxa"/>
            <w:vAlign w:val="center"/>
          </w:tcPr>
          <w:p w14:paraId="2A08F6C1"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24" w:type="dxa"/>
            <w:vAlign w:val="center"/>
          </w:tcPr>
          <w:p w14:paraId="34EF0070"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FTA</w:t>
            </w:r>
          </w:p>
        </w:tc>
      </w:tr>
      <w:tr w:rsidR="008114EB" w:rsidRPr="00C80238" w14:paraId="5DBC01DC"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5BCEDB47" w14:textId="77777777" w:rsidR="00803920" w:rsidRPr="00C80238" w:rsidRDefault="00803920" w:rsidP="00F85D44">
            <w:pPr>
              <w:pStyle w:val="ParagraphText"/>
              <w:spacing w:after="0"/>
              <w:jc w:val="center"/>
              <w:rPr>
                <w:lang w:val="en-GB"/>
              </w:rPr>
            </w:pPr>
            <w:r w:rsidRPr="00C80238">
              <w:rPr>
                <w:lang w:val="en-GB"/>
              </w:rPr>
              <w:t>SF4</w:t>
            </w:r>
          </w:p>
        </w:tc>
        <w:tc>
          <w:tcPr>
            <w:tcW w:w="3371" w:type="dxa"/>
            <w:vAlign w:val="center"/>
          </w:tcPr>
          <w:p w14:paraId="29BF0F42"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Cache</w:t>
            </w:r>
          </w:p>
        </w:tc>
        <w:tc>
          <w:tcPr>
            <w:tcW w:w="1743" w:type="dxa"/>
            <w:vAlign w:val="center"/>
          </w:tcPr>
          <w:p w14:paraId="21B91000"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24" w:type="dxa"/>
            <w:vAlign w:val="center"/>
          </w:tcPr>
          <w:p w14:paraId="53A78C3E"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Varnish</w:t>
            </w:r>
          </w:p>
        </w:tc>
      </w:tr>
      <w:tr w:rsidR="008114EB" w:rsidRPr="00C80238" w14:paraId="38DFD14F"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10A03EE0" w14:textId="77777777" w:rsidR="00803920" w:rsidRPr="00C80238" w:rsidRDefault="00803920" w:rsidP="00F85D44">
            <w:pPr>
              <w:pStyle w:val="ParagraphText"/>
              <w:spacing w:after="0"/>
              <w:jc w:val="center"/>
              <w:rPr>
                <w:lang w:val="en-GB"/>
              </w:rPr>
            </w:pPr>
            <w:r w:rsidRPr="00C80238">
              <w:rPr>
                <w:lang w:val="en-GB"/>
              </w:rPr>
              <w:t>SF4/SF5</w:t>
            </w:r>
          </w:p>
        </w:tc>
        <w:tc>
          <w:tcPr>
            <w:tcW w:w="3371" w:type="dxa"/>
            <w:vAlign w:val="center"/>
          </w:tcPr>
          <w:p w14:paraId="6E98C4B4"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Edge Devices and Apps Orchestrator</w:t>
            </w:r>
          </w:p>
        </w:tc>
        <w:tc>
          <w:tcPr>
            <w:tcW w:w="1743" w:type="dxa"/>
            <w:vAlign w:val="center"/>
          </w:tcPr>
          <w:p w14:paraId="75BF2978"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24" w:type="dxa"/>
            <w:vAlign w:val="center"/>
          </w:tcPr>
          <w:p w14:paraId="41A6D901"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SixSq</w:t>
            </w:r>
          </w:p>
        </w:tc>
      </w:tr>
      <w:tr w:rsidR="008114EB" w:rsidRPr="00C80238" w14:paraId="3C0238C6"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7D6D8449" w14:textId="77777777" w:rsidR="00803920" w:rsidRPr="00C80238" w:rsidRDefault="00803920" w:rsidP="00F85D44">
            <w:pPr>
              <w:pStyle w:val="ParagraphText"/>
              <w:spacing w:after="0"/>
              <w:jc w:val="center"/>
              <w:rPr>
                <w:lang w:val="en-GB"/>
              </w:rPr>
            </w:pPr>
            <w:r w:rsidRPr="00C80238">
              <w:rPr>
                <w:lang w:val="en-GB"/>
              </w:rPr>
              <w:t>SF2</w:t>
            </w:r>
          </w:p>
        </w:tc>
        <w:tc>
          <w:tcPr>
            <w:tcW w:w="3371" w:type="dxa"/>
            <w:vAlign w:val="center"/>
          </w:tcPr>
          <w:p w14:paraId="6D78D463"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Recommendation system</w:t>
            </w:r>
          </w:p>
        </w:tc>
        <w:tc>
          <w:tcPr>
            <w:tcW w:w="1743" w:type="dxa"/>
            <w:vAlign w:val="center"/>
          </w:tcPr>
          <w:p w14:paraId="4F78BB25"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24" w:type="dxa"/>
            <w:vAlign w:val="center"/>
          </w:tcPr>
          <w:p w14:paraId="65B06AE8"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EBU</w:t>
            </w:r>
          </w:p>
        </w:tc>
      </w:tr>
      <w:tr w:rsidR="008114EB" w:rsidRPr="00C80238" w14:paraId="3A6871EC" w14:textId="77777777" w:rsidTr="00265801">
        <w:trPr>
          <w:trHeight w:val="291"/>
        </w:trPr>
        <w:tc>
          <w:tcPr>
            <w:cnfStyle w:val="001000000000" w:firstRow="0" w:lastRow="0" w:firstColumn="1" w:lastColumn="0" w:oddVBand="0" w:evenVBand="0" w:oddHBand="0" w:evenHBand="0" w:firstRowFirstColumn="0" w:firstRowLastColumn="0" w:lastRowFirstColumn="0" w:lastRowLastColumn="0"/>
            <w:tcW w:w="1726" w:type="dxa"/>
            <w:vAlign w:val="center"/>
          </w:tcPr>
          <w:p w14:paraId="3C48CC63" w14:textId="77777777" w:rsidR="00803920" w:rsidRPr="00C80238" w:rsidRDefault="00803920" w:rsidP="00F85D44">
            <w:pPr>
              <w:pStyle w:val="ParagraphText"/>
              <w:spacing w:after="0"/>
              <w:jc w:val="center"/>
              <w:rPr>
                <w:highlight w:val="yellow"/>
                <w:lang w:val="en-GB"/>
              </w:rPr>
            </w:pPr>
            <w:r w:rsidRPr="00C80238">
              <w:rPr>
                <w:lang w:val="en-GB"/>
              </w:rPr>
              <w:t>All</w:t>
            </w:r>
          </w:p>
        </w:tc>
        <w:tc>
          <w:tcPr>
            <w:tcW w:w="3371" w:type="dxa"/>
            <w:vAlign w:val="center"/>
          </w:tcPr>
          <w:p w14:paraId="4FD5BE3E"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Telemetry solution</w:t>
            </w:r>
          </w:p>
        </w:tc>
        <w:tc>
          <w:tcPr>
            <w:tcW w:w="1743" w:type="dxa"/>
            <w:vAlign w:val="center"/>
          </w:tcPr>
          <w:p w14:paraId="55F026EA"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SW</w:t>
            </w:r>
          </w:p>
        </w:tc>
        <w:tc>
          <w:tcPr>
            <w:tcW w:w="2224" w:type="dxa"/>
            <w:vAlign w:val="center"/>
          </w:tcPr>
          <w:p w14:paraId="7911C967" w14:textId="77777777" w:rsidR="00803920" w:rsidRPr="00C80238" w:rsidRDefault="00803920" w:rsidP="00F85D44">
            <w:pPr>
              <w:pStyle w:val="ParagraphText"/>
              <w:spacing w:after="0"/>
              <w:jc w:val="center"/>
              <w:cnfStyle w:val="000000000000" w:firstRow="0" w:lastRow="0" w:firstColumn="0" w:lastColumn="0" w:oddVBand="0" w:evenVBand="0" w:oddHBand="0" w:evenHBand="0" w:firstRowFirstColumn="0" w:firstRowLastColumn="0" w:lastRowFirstColumn="0" w:lastRowLastColumn="0"/>
              <w:rPr>
                <w:lang w:val="en-GB"/>
              </w:rPr>
            </w:pPr>
            <w:r w:rsidRPr="00C80238">
              <w:rPr>
                <w:lang w:val="en-GB"/>
              </w:rPr>
              <w:t>SES</w:t>
            </w:r>
          </w:p>
        </w:tc>
      </w:tr>
    </w:tbl>
    <w:p w14:paraId="00D8DC62" w14:textId="72F21617" w:rsidR="00667C59" w:rsidRPr="002C6C11" w:rsidRDefault="00667C59" w:rsidP="00F76698">
      <w:pPr>
        <w:rPr>
          <w:rFonts w:ascii="Montserrat" w:hAnsi="Montserrat"/>
          <w:color w:val="auto"/>
          <w:sz w:val="18"/>
          <w:szCs w:val="18"/>
        </w:rPr>
      </w:pPr>
    </w:p>
    <w:p w14:paraId="3662B315" w14:textId="68D325EC" w:rsidR="00DB6647" w:rsidRPr="002C6C11" w:rsidRDefault="00DB6647" w:rsidP="00F76698">
      <w:pPr>
        <w:rPr>
          <w:rFonts w:ascii="Montserrat" w:hAnsi="Montserrat"/>
          <w:color w:val="auto"/>
          <w:sz w:val="18"/>
          <w:szCs w:val="18"/>
        </w:rPr>
      </w:pPr>
    </w:p>
    <w:p w14:paraId="522A9B16" w14:textId="77777777" w:rsidR="00F85D44" w:rsidRPr="002C6C11" w:rsidRDefault="00F85D44" w:rsidP="00F76698">
      <w:pPr>
        <w:rPr>
          <w:rFonts w:ascii="Montserrat" w:hAnsi="Montserrat"/>
          <w:color w:val="auto"/>
          <w:sz w:val="18"/>
          <w:szCs w:val="18"/>
        </w:rPr>
      </w:pPr>
    </w:p>
    <w:p w14:paraId="1370F6D0" w14:textId="14BB73F4" w:rsidR="005C2589" w:rsidRPr="00C80238" w:rsidRDefault="543FCF44" w:rsidP="00002DDA">
      <w:pPr>
        <w:pStyle w:val="Heading2"/>
      </w:pPr>
      <w:bookmarkStart w:id="190" w:name="_Toc158619963"/>
      <w:r>
        <w:t>3</w:t>
      </w:r>
      <w:r w:rsidR="10A45F46">
        <w:t>.3</w:t>
      </w:r>
      <w:r w:rsidR="00A4609B">
        <w:tab/>
      </w:r>
      <w:r w:rsidR="10A45F46">
        <w:t>Validation methodology</w:t>
      </w:r>
      <w:bookmarkEnd w:id="190"/>
    </w:p>
    <w:p w14:paraId="4E7EFB22" w14:textId="77777777" w:rsidR="00667C59" w:rsidRPr="002C6C11" w:rsidRDefault="00667C59" w:rsidP="000D22F4">
      <w:pPr>
        <w:ind w:left="567" w:hanging="567"/>
        <w:rPr>
          <w:rFonts w:ascii="Montserrat" w:hAnsi="Montserrat"/>
          <w:b/>
          <w:color w:val="auto"/>
          <w:sz w:val="18"/>
          <w:szCs w:val="18"/>
        </w:rPr>
      </w:pPr>
    </w:p>
    <w:p w14:paraId="4141FE11" w14:textId="2021DE1B" w:rsidR="00497949" w:rsidRPr="00C80238" w:rsidRDefault="543FCF44" w:rsidP="00002DDA">
      <w:pPr>
        <w:pStyle w:val="Heading3"/>
      </w:pPr>
      <w:bookmarkStart w:id="191" w:name="_Toc1881207560"/>
      <w:r>
        <w:t>3</w:t>
      </w:r>
      <w:r w:rsidR="3F81C4BE">
        <w:t>.3.1</w:t>
      </w:r>
      <w:r w:rsidR="00A4609B">
        <w:tab/>
      </w:r>
      <w:r w:rsidR="3F81C4BE">
        <w:t>Functional testing methodology</w:t>
      </w:r>
      <w:bookmarkEnd w:id="191"/>
    </w:p>
    <w:p w14:paraId="74E1EA12" w14:textId="77777777" w:rsidR="00AF79E5" w:rsidRPr="002C6C11" w:rsidRDefault="00AF79E5" w:rsidP="000D22F4">
      <w:pPr>
        <w:ind w:left="567" w:hanging="567"/>
        <w:rPr>
          <w:rFonts w:ascii="Montserrat" w:hAnsi="Montserrat"/>
          <w:b/>
          <w:color w:val="auto"/>
          <w:sz w:val="18"/>
          <w:szCs w:val="18"/>
        </w:rPr>
      </w:pPr>
    </w:p>
    <w:p w14:paraId="2A933F0C" w14:textId="6C188D7A" w:rsidR="00AF79E5" w:rsidRPr="002C6C11" w:rsidRDefault="00AF79E5" w:rsidP="00AF79E5">
      <w:pPr>
        <w:jc w:val="both"/>
        <w:rPr>
          <w:rFonts w:ascii="Montserrat" w:hAnsi="Montserrat"/>
          <w:color w:val="auto"/>
          <w:sz w:val="18"/>
          <w:szCs w:val="18"/>
        </w:rPr>
      </w:pPr>
      <w:r w:rsidRPr="002C6C11">
        <w:rPr>
          <w:rFonts w:ascii="Montserrat" w:hAnsi="Montserrat"/>
          <w:color w:val="auto"/>
          <w:sz w:val="18"/>
          <w:szCs w:val="18"/>
        </w:rPr>
        <w:t xml:space="preserve">The functional tests of the SES and EBU DTH testbed will follow the methodology defined in the </w:t>
      </w:r>
      <w:r w:rsidRPr="002C6C11">
        <w:rPr>
          <w:rFonts w:ascii="Montserrat" w:hAnsi="Montserrat"/>
          <w:i/>
          <w:color w:val="auto"/>
          <w:sz w:val="18"/>
          <w:szCs w:val="18"/>
        </w:rPr>
        <w:t>Technical Note (TN) 2.3 Development Requirements</w:t>
      </w:r>
      <w:sdt>
        <w:sdtPr>
          <w:rPr>
            <w:rFonts w:ascii="Montserrat" w:hAnsi="Montserrat"/>
            <w:color w:val="auto"/>
            <w:sz w:val="18"/>
            <w:szCs w:val="18"/>
          </w:rPr>
          <w:id w:val="619500328"/>
          <w:citation/>
        </w:sdtPr>
        <w:sdtEndPr/>
        <w:sdtContent>
          <w:r w:rsidRPr="002C6C11">
            <w:rPr>
              <w:rFonts w:ascii="Montserrat" w:hAnsi="Montserrat"/>
              <w:color w:val="auto"/>
              <w:sz w:val="18"/>
              <w:szCs w:val="18"/>
            </w:rPr>
            <w:fldChar w:fldCharType="begin"/>
          </w:r>
          <w:r w:rsidRPr="002C6C11">
            <w:rPr>
              <w:rFonts w:ascii="Montserrat" w:hAnsi="Montserrat"/>
              <w:color w:val="auto"/>
              <w:sz w:val="18"/>
              <w:szCs w:val="18"/>
            </w:rPr>
            <w:instrText xml:space="preserve"> CITATION 5GE24 \l 1033 </w:instrText>
          </w:r>
          <w:r w:rsidRPr="002C6C11">
            <w:rPr>
              <w:rFonts w:ascii="Montserrat" w:hAnsi="Montserrat"/>
              <w:color w:val="auto"/>
              <w:sz w:val="18"/>
              <w:szCs w:val="18"/>
            </w:rPr>
            <w:fldChar w:fldCharType="separate"/>
          </w:r>
          <w:r w:rsidR="001C4727" w:rsidRPr="002C6C11">
            <w:rPr>
              <w:rFonts w:ascii="Montserrat" w:hAnsi="Montserrat"/>
              <w:color w:val="auto"/>
              <w:sz w:val="18"/>
              <w:szCs w:val="18"/>
            </w:rPr>
            <w:t xml:space="preserve"> (5G-EMERGE Phase 1 Technical Note , 2024)</w:t>
          </w:r>
          <w:r w:rsidRPr="002C6C11">
            <w:rPr>
              <w:rFonts w:ascii="Montserrat" w:hAnsi="Montserrat"/>
              <w:color w:val="auto"/>
              <w:sz w:val="18"/>
              <w:szCs w:val="18"/>
            </w:rPr>
            <w:fldChar w:fldCharType="end"/>
          </w:r>
        </w:sdtContent>
      </w:sdt>
      <w:r w:rsidR="00690C19" w:rsidRPr="002C6C11">
        <w:rPr>
          <w:rFonts w:ascii="Montserrat" w:hAnsi="Montserrat"/>
          <w:color w:val="auto"/>
          <w:sz w:val="18"/>
          <w:szCs w:val="18"/>
        </w:rPr>
        <w:t xml:space="preserve"> </w:t>
      </w:r>
      <w:r w:rsidRPr="002C6C11">
        <w:rPr>
          <w:rFonts w:ascii="Montserrat" w:hAnsi="Montserrat"/>
          <w:color w:val="auto"/>
          <w:sz w:val="18"/>
          <w:szCs w:val="18"/>
        </w:rPr>
        <w:t xml:space="preserve">as well as in the deliverable </w:t>
      </w:r>
      <w:r w:rsidRPr="002C6C11">
        <w:rPr>
          <w:rFonts w:ascii="Montserrat" w:hAnsi="Montserrat"/>
          <w:i/>
          <w:color w:val="auto"/>
          <w:sz w:val="18"/>
          <w:szCs w:val="18"/>
        </w:rPr>
        <w:t>Test Plan, Procedures and Report (TP</w:t>
      </w:r>
      <w:r w:rsidR="000F6A0A" w:rsidRPr="002C6C11">
        <w:rPr>
          <w:rFonts w:ascii="Montserrat" w:hAnsi="Montserrat"/>
          <w:i/>
          <w:color w:val="auto"/>
          <w:sz w:val="18"/>
          <w:szCs w:val="18"/>
        </w:rPr>
        <w:t>P</w:t>
      </w:r>
      <w:r w:rsidRPr="002C6C11">
        <w:rPr>
          <w:rFonts w:ascii="Montserrat" w:hAnsi="Montserrat"/>
          <w:i/>
          <w:color w:val="auto"/>
          <w:sz w:val="18"/>
          <w:szCs w:val="18"/>
        </w:rPr>
        <w:t>R)</w:t>
      </w:r>
      <w:r w:rsidRPr="002C6C11">
        <w:rPr>
          <w:rFonts w:ascii="Montserrat" w:hAnsi="Montserrat"/>
          <w:color w:val="auto"/>
          <w:sz w:val="18"/>
          <w:szCs w:val="18"/>
        </w:rPr>
        <w:t xml:space="preserve"> </w:t>
      </w:r>
      <w:sdt>
        <w:sdtPr>
          <w:rPr>
            <w:rFonts w:ascii="Montserrat" w:hAnsi="Montserrat"/>
            <w:color w:val="auto"/>
            <w:sz w:val="18"/>
            <w:szCs w:val="18"/>
          </w:rPr>
          <w:id w:val="-1402603315"/>
          <w:citation/>
        </w:sdtPr>
        <w:sdtEndPr/>
        <w:sdtContent>
          <w:r w:rsidRPr="002C6C11">
            <w:rPr>
              <w:rFonts w:ascii="Montserrat" w:hAnsi="Montserrat"/>
              <w:color w:val="auto"/>
              <w:sz w:val="18"/>
              <w:szCs w:val="18"/>
            </w:rPr>
            <w:fldChar w:fldCharType="begin"/>
          </w:r>
          <w:r w:rsidRPr="002C6C11">
            <w:rPr>
              <w:rFonts w:ascii="Montserrat" w:hAnsi="Montserrat"/>
              <w:color w:val="auto"/>
              <w:sz w:val="18"/>
              <w:szCs w:val="18"/>
            </w:rPr>
            <w:instrText xml:space="preserve">CITATION 5GE241 \l 1033 </w:instrText>
          </w:r>
          <w:r w:rsidRPr="002C6C11">
            <w:rPr>
              <w:rFonts w:ascii="Montserrat" w:hAnsi="Montserrat"/>
              <w:color w:val="auto"/>
              <w:sz w:val="18"/>
              <w:szCs w:val="18"/>
            </w:rPr>
            <w:fldChar w:fldCharType="separate"/>
          </w:r>
          <w:r w:rsidR="001C4727" w:rsidRPr="002C6C11">
            <w:rPr>
              <w:rFonts w:ascii="Montserrat" w:hAnsi="Montserrat"/>
              <w:color w:val="auto"/>
              <w:sz w:val="18"/>
              <w:szCs w:val="18"/>
            </w:rPr>
            <w:t>(5G-EMERGE Phase 1 Deliverable, 2024)</w:t>
          </w:r>
          <w:r w:rsidRPr="002C6C11">
            <w:rPr>
              <w:rFonts w:ascii="Montserrat" w:hAnsi="Montserrat"/>
              <w:color w:val="auto"/>
              <w:sz w:val="18"/>
              <w:szCs w:val="18"/>
            </w:rPr>
            <w:fldChar w:fldCharType="end"/>
          </w:r>
        </w:sdtContent>
      </w:sdt>
      <w:r w:rsidRPr="002C6C11">
        <w:rPr>
          <w:rFonts w:ascii="Montserrat" w:hAnsi="Montserrat"/>
          <w:color w:val="auto"/>
          <w:sz w:val="18"/>
          <w:szCs w:val="18"/>
        </w:rPr>
        <w:t xml:space="preserve"> of the Phase 1 of 5G-EMERGE.</w:t>
      </w:r>
    </w:p>
    <w:p w14:paraId="563E4BC1" w14:textId="77777777" w:rsidR="00690C19" w:rsidRPr="002C6C11" w:rsidRDefault="00690C19" w:rsidP="00AF79E5">
      <w:pPr>
        <w:jc w:val="both"/>
        <w:rPr>
          <w:rFonts w:ascii="Montserrat" w:hAnsi="Montserrat"/>
          <w:color w:val="auto"/>
          <w:sz w:val="18"/>
          <w:szCs w:val="18"/>
        </w:rPr>
      </w:pPr>
    </w:p>
    <w:p w14:paraId="017B6CC4" w14:textId="2499B2A9" w:rsidR="00690C19" w:rsidRPr="00C80238" w:rsidRDefault="543FCF44" w:rsidP="00002DDA">
      <w:pPr>
        <w:pStyle w:val="Heading3"/>
      </w:pPr>
      <w:bookmarkStart w:id="192" w:name="_Toc898005133"/>
      <w:r>
        <w:t>3</w:t>
      </w:r>
      <w:r w:rsidR="34357D3A">
        <w:t>.3.2</w:t>
      </w:r>
      <w:r w:rsidR="00A4609B">
        <w:tab/>
      </w:r>
      <w:r w:rsidR="3D5C852D">
        <w:t>Operational</w:t>
      </w:r>
      <w:r w:rsidR="34357D3A">
        <w:t xml:space="preserve"> testing methodology</w:t>
      </w:r>
      <w:bookmarkEnd w:id="192"/>
    </w:p>
    <w:p w14:paraId="1F501688" w14:textId="77777777" w:rsidR="00667C59" w:rsidRPr="002C6C11" w:rsidRDefault="00667C59" w:rsidP="00F76698">
      <w:pPr>
        <w:rPr>
          <w:rFonts w:ascii="Montserrat" w:hAnsi="Montserrat"/>
          <w:color w:val="auto"/>
          <w:sz w:val="18"/>
          <w:szCs w:val="18"/>
        </w:rPr>
      </w:pPr>
    </w:p>
    <w:p w14:paraId="4481703C" w14:textId="4AF3E6D7" w:rsidR="00292186" w:rsidRPr="002C6C11" w:rsidRDefault="00292186" w:rsidP="00292186">
      <w:pPr>
        <w:jc w:val="both"/>
        <w:rPr>
          <w:rFonts w:ascii="Montserrat" w:hAnsi="Montserrat"/>
          <w:color w:val="auto"/>
          <w:sz w:val="18"/>
          <w:szCs w:val="18"/>
        </w:rPr>
      </w:pPr>
      <w:r w:rsidRPr="002C6C11">
        <w:rPr>
          <w:rFonts w:ascii="Montserrat" w:hAnsi="Montserrat"/>
          <w:color w:val="auto"/>
          <w:sz w:val="18"/>
          <w:szCs w:val="18"/>
        </w:rPr>
        <w:t xml:space="preserve">Operational tests will be conducted on the SES </w:t>
      </w:r>
      <w:r w:rsidR="0078048C" w:rsidRPr="002C6C11">
        <w:rPr>
          <w:rFonts w:ascii="Montserrat" w:hAnsi="Montserrat"/>
          <w:color w:val="auto"/>
          <w:sz w:val="18"/>
          <w:szCs w:val="18"/>
        </w:rPr>
        <w:t xml:space="preserve">and EBU </w:t>
      </w:r>
      <w:r w:rsidRPr="002C6C11">
        <w:rPr>
          <w:rFonts w:ascii="Montserrat" w:hAnsi="Montserrat"/>
          <w:color w:val="auto"/>
          <w:sz w:val="18"/>
          <w:szCs w:val="18"/>
        </w:rPr>
        <w:t>DTH testbed to:</w:t>
      </w:r>
    </w:p>
    <w:p w14:paraId="34BB986C" w14:textId="77777777" w:rsidR="00292186" w:rsidRPr="002C6C11" w:rsidRDefault="00292186" w:rsidP="00292186">
      <w:pPr>
        <w:jc w:val="both"/>
        <w:rPr>
          <w:rFonts w:ascii="Montserrat" w:hAnsi="Montserrat"/>
          <w:color w:val="auto"/>
          <w:sz w:val="18"/>
          <w:szCs w:val="18"/>
        </w:rPr>
      </w:pPr>
    </w:p>
    <w:p w14:paraId="1BD32CEC" w14:textId="77777777" w:rsidR="00292186" w:rsidRPr="00C80238" w:rsidRDefault="00292186" w:rsidP="00B3730E">
      <w:pPr>
        <w:pStyle w:val="ListBullet"/>
        <w:numPr>
          <w:ilvl w:val="0"/>
          <w:numId w:val="238"/>
        </w:numPr>
        <w:spacing w:before="0"/>
        <w:rPr>
          <w:rFonts w:ascii="Montserrat" w:eastAsia="Arial" w:hAnsi="Montserrat" w:cs="Arial"/>
          <w:color w:val="auto"/>
          <w:sz w:val="18"/>
          <w:szCs w:val="18"/>
          <w:lang w:eastAsia="en-US"/>
        </w:rPr>
      </w:pPr>
      <w:r w:rsidRPr="00C80238">
        <w:rPr>
          <w:rFonts w:ascii="Montserrat" w:eastAsia="Arial" w:hAnsi="Montserrat" w:cs="Arial"/>
          <w:color w:val="auto"/>
          <w:sz w:val="18"/>
          <w:szCs w:val="18"/>
          <w:lang w:eastAsia="en-US"/>
        </w:rPr>
        <w:t>Assess the performance of the 5G-EMERGE system in different conditions.</w:t>
      </w:r>
    </w:p>
    <w:p w14:paraId="0F6F0A5E" w14:textId="77777777" w:rsidR="00292186" w:rsidRPr="00C80238" w:rsidRDefault="00292186" w:rsidP="00B3730E">
      <w:pPr>
        <w:pStyle w:val="ListBullet"/>
        <w:numPr>
          <w:ilvl w:val="0"/>
          <w:numId w:val="238"/>
        </w:numPr>
        <w:spacing w:before="0"/>
        <w:rPr>
          <w:rFonts w:ascii="Montserrat" w:eastAsia="Arial" w:hAnsi="Montserrat" w:cs="Arial"/>
          <w:color w:val="auto"/>
          <w:sz w:val="18"/>
          <w:szCs w:val="18"/>
          <w:lang w:eastAsia="en-US"/>
        </w:rPr>
      </w:pPr>
      <w:r w:rsidRPr="00C80238">
        <w:rPr>
          <w:rFonts w:ascii="Montserrat" w:eastAsia="Arial" w:hAnsi="Montserrat" w:cs="Arial"/>
          <w:color w:val="auto"/>
          <w:sz w:val="18"/>
          <w:szCs w:val="18"/>
          <w:lang w:eastAsia="en-US"/>
        </w:rPr>
        <w:t>Collect metrics.</w:t>
      </w:r>
    </w:p>
    <w:p w14:paraId="31ED6734" w14:textId="77777777" w:rsidR="00292186" w:rsidRPr="00C80238" w:rsidRDefault="00292186" w:rsidP="00B3730E">
      <w:pPr>
        <w:pStyle w:val="ListBullet"/>
        <w:numPr>
          <w:ilvl w:val="0"/>
          <w:numId w:val="238"/>
        </w:numPr>
        <w:spacing w:before="0"/>
        <w:rPr>
          <w:rFonts w:ascii="Montserrat" w:eastAsia="Arial" w:hAnsi="Montserrat" w:cs="Arial"/>
          <w:color w:val="auto"/>
          <w:sz w:val="18"/>
          <w:szCs w:val="18"/>
          <w:lang w:eastAsia="en-US"/>
        </w:rPr>
      </w:pPr>
      <w:r w:rsidRPr="00C80238">
        <w:rPr>
          <w:rFonts w:ascii="Montserrat" w:eastAsia="Arial" w:hAnsi="Montserrat" w:cs="Arial"/>
          <w:color w:val="auto"/>
          <w:sz w:val="18"/>
          <w:szCs w:val="18"/>
          <w:lang w:eastAsia="en-US"/>
        </w:rPr>
        <w:t xml:space="preserve">Compare the 5G-EMERGE system with other classical content delivery systems such as terrestrial broadband. </w:t>
      </w:r>
    </w:p>
    <w:p w14:paraId="7B9D126C" w14:textId="77777777" w:rsidR="00292186" w:rsidRPr="00C80238" w:rsidRDefault="00292186" w:rsidP="00B3730E">
      <w:pPr>
        <w:pStyle w:val="ListBullet"/>
        <w:numPr>
          <w:ilvl w:val="0"/>
          <w:numId w:val="238"/>
        </w:numPr>
        <w:spacing w:before="0" w:after="0"/>
        <w:rPr>
          <w:rFonts w:ascii="Montserrat" w:eastAsia="Arial" w:hAnsi="Montserrat" w:cs="Arial"/>
          <w:color w:val="auto"/>
          <w:sz w:val="18"/>
          <w:szCs w:val="18"/>
          <w:lang w:eastAsia="en-US"/>
        </w:rPr>
      </w:pPr>
      <w:r w:rsidRPr="00C80238">
        <w:rPr>
          <w:rFonts w:ascii="Montserrat" w:eastAsia="Arial" w:hAnsi="Montserrat" w:cs="Arial"/>
          <w:color w:val="auto"/>
          <w:sz w:val="18"/>
          <w:szCs w:val="18"/>
          <w:lang w:eastAsia="en-US"/>
        </w:rPr>
        <w:t>Conduct loading performance tests.</w:t>
      </w:r>
    </w:p>
    <w:p w14:paraId="53D8C5F3" w14:textId="77777777" w:rsidR="00292186" w:rsidRPr="00C80238" w:rsidRDefault="00292186" w:rsidP="00292186">
      <w:pPr>
        <w:pStyle w:val="ListBullet"/>
        <w:numPr>
          <w:ilvl w:val="0"/>
          <w:numId w:val="0"/>
        </w:numPr>
        <w:spacing w:before="0" w:after="0"/>
        <w:rPr>
          <w:rFonts w:ascii="Montserrat" w:eastAsia="Arial" w:hAnsi="Montserrat" w:cs="Arial"/>
          <w:color w:val="auto"/>
          <w:sz w:val="18"/>
          <w:szCs w:val="18"/>
          <w:lang w:eastAsia="en-US"/>
        </w:rPr>
      </w:pPr>
    </w:p>
    <w:p w14:paraId="3E2ED9EA" w14:textId="77777777" w:rsidR="00292186" w:rsidRPr="002C6C11" w:rsidRDefault="00292186" w:rsidP="00074333">
      <w:pPr>
        <w:pStyle w:val="ParagraphText"/>
      </w:pPr>
      <w:r w:rsidRPr="002C6C11">
        <w:t xml:space="preserve">We would like to highlight that in Phase 1 of 5G-EMERGE, we noticed that end-to-end tests permitted to detect issues on the system using data collected and aggregated from the player. However, it was not enough as we were facing difficulties in the troubleshooting. </w:t>
      </w:r>
    </w:p>
    <w:p w14:paraId="266AA94C" w14:textId="77777777" w:rsidR="00292186" w:rsidRPr="002C6C11" w:rsidRDefault="00292186" w:rsidP="00074333">
      <w:pPr>
        <w:pStyle w:val="ParagraphText"/>
      </w:pPr>
    </w:p>
    <w:p w14:paraId="7DBC8684" w14:textId="58C6994E" w:rsidR="00292186" w:rsidRPr="002C6C11" w:rsidRDefault="00292186" w:rsidP="0078048C">
      <w:pPr>
        <w:jc w:val="both"/>
        <w:rPr>
          <w:rFonts w:ascii="Montserrat" w:hAnsi="Montserrat"/>
          <w:color w:val="auto"/>
          <w:sz w:val="18"/>
          <w:szCs w:val="18"/>
        </w:rPr>
      </w:pPr>
      <w:r w:rsidRPr="002C6C11">
        <w:rPr>
          <w:rFonts w:ascii="Montserrat" w:hAnsi="Montserrat"/>
          <w:color w:val="auto"/>
          <w:sz w:val="18"/>
          <w:szCs w:val="18"/>
        </w:rPr>
        <w:t>Hence, collecting telemetry data at every step of the 5G-EMERGE chain to understand better the behavio</w:t>
      </w:r>
      <w:r w:rsidR="00DB6647" w:rsidRPr="002C6C11">
        <w:rPr>
          <w:rFonts w:ascii="Montserrat" w:hAnsi="Montserrat"/>
          <w:color w:val="auto"/>
          <w:sz w:val="18"/>
          <w:szCs w:val="18"/>
        </w:rPr>
        <w:t>u</w:t>
      </w:r>
      <w:r w:rsidRPr="002C6C11">
        <w:rPr>
          <w:rFonts w:ascii="Montserrat" w:hAnsi="Montserrat"/>
          <w:color w:val="auto"/>
          <w:sz w:val="18"/>
          <w:szCs w:val="18"/>
        </w:rPr>
        <w:t>r of the system, with higher granularity is important. When multiple components provided by different vendors/actors are active in the chain, a jointly defined Open Telemetry protocol to aggregate comparative operational data is essential. Collecting data at every step of the 5G-EMERGE chain is necessary to understand and troubleshoot the problems</w:t>
      </w:r>
      <w:r w:rsidR="00622EE0" w:rsidRPr="002C6C11">
        <w:rPr>
          <w:rFonts w:ascii="Montserrat" w:hAnsi="Montserrat"/>
          <w:color w:val="auto"/>
          <w:sz w:val="18"/>
          <w:szCs w:val="18"/>
        </w:rPr>
        <w:t>.</w:t>
      </w:r>
    </w:p>
    <w:p w14:paraId="4C0D8DF4" w14:textId="77777777" w:rsidR="00622EE0" w:rsidRPr="002C6C11" w:rsidRDefault="00622EE0" w:rsidP="0078048C">
      <w:pPr>
        <w:jc w:val="both"/>
        <w:rPr>
          <w:rFonts w:ascii="Montserrat" w:hAnsi="Montserrat"/>
          <w:color w:val="auto"/>
          <w:sz w:val="18"/>
          <w:szCs w:val="18"/>
        </w:rPr>
      </w:pPr>
    </w:p>
    <w:p w14:paraId="3BB6C0ED" w14:textId="69A409C9" w:rsidR="00622EE0" w:rsidRPr="002C6C11" w:rsidRDefault="00C86C5C" w:rsidP="0078048C">
      <w:pPr>
        <w:jc w:val="both"/>
        <w:rPr>
          <w:rFonts w:ascii="Montserrat" w:hAnsi="Montserrat"/>
          <w:color w:val="auto"/>
          <w:sz w:val="18"/>
          <w:szCs w:val="18"/>
        </w:rPr>
      </w:pPr>
      <w:r w:rsidRPr="002C6C11">
        <w:rPr>
          <w:rFonts w:ascii="Montserrat" w:hAnsi="Montserrat"/>
          <w:color w:val="auto"/>
          <w:sz w:val="18"/>
          <w:szCs w:val="18"/>
        </w:rPr>
        <w:t xml:space="preserve">An Open </w:t>
      </w:r>
      <w:r w:rsidR="008619F3" w:rsidRPr="002C6C11">
        <w:rPr>
          <w:rFonts w:ascii="Montserrat" w:hAnsi="Montserrat"/>
          <w:color w:val="auto"/>
          <w:sz w:val="18"/>
          <w:szCs w:val="18"/>
        </w:rPr>
        <w:t xml:space="preserve">Telemetry </w:t>
      </w:r>
      <w:r w:rsidR="00EA3AE7" w:rsidRPr="002C6C11">
        <w:rPr>
          <w:rFonts w:ascii="Montserrat" w:hAnsi="Montserrat"/>
          <w:color w:val="auto"/>
          <w:sz w:val="18"/>
          <w:szCs w:val="18"/>
        </w:rPr>
        <w:t xml:space="preserve">installation guide has been </w:t>
      </w:r>
      <w:r w:rsidR="00AD0149" w:rsidRPr="002C6C11">
        <w:rPr>
          <w:rFonts w:ascii="Montserrat" w:hAnsi="Montserrat"/>
          <w:color w:val="auto"/>
          <w:sz w:val="18"/>
          <w:szCs w:val="18"/>
        </w:rPr>
        <w:t xml:space="preserve">described and can be found with more details in </w:t>
      </w:r>
      <w:r w:rsidR="00B359DA" w:rsidRPr="002C6C11">
        <w:rPr>
          <w:rFonts w:ascii="Montserrat" w:hAnsi="Montserrat"/>
          <w:color w:val="auto"/>
          <w:sz w:val="18"/>
          <w:szCs w:val="18"/>
        </w:rPr>
        <w:t xml:space="preserve">the </w:t>
      </w:r>
      <w:r w:rsidR="007B30BB" w:rsidRPr="002C6C11">
        <w:rPr>
          <w:rFonts w:ascii="Montserrat" w:hAnsi="Montserrat"/>
          <w:i/>
          <w:color w:val="auto"/>
          <w:sz w:val="18"/>
          <w:szCs w:val="18"/>
        </w:rPr>
        <w:t>Technical Note</w:t>
      </w:r>
      <w:r w:rsidR="00D94FE4" w:rsidRPr="002C6C11">
        <w:rPr>
          <w:rFonts w:ascii="Montserrat" w:hAnsi="Montserrat"/>
          <w:i/>
          <w:color w:val="auto"/>
          <w:sz w:val="18"/>
          <w:szCs w:val="18"/>
        </w:rPr>
        <w:t xml:space="preserve"> 3.1.5/</w:t>
      </w:r>
      <w:r w:rsidR="00B359DA" w:rsidRPr="002C6C11">
        <w:rPr>
          <w:rFonts w:ascii="Montserrat" w:hAnsi="Montserrat"/>
          <w:i/>
          <w:color w:val="auto"/>
          <w:sz w:val="18"/>
          <w:szCs w:val="18"/>
        </w:rPr>
        <w:t>3.23</w:t>
      </w:r>
      <w:r w:rsidR="007B30BB" w:rsidRPr="002C6C11">
        <w:rPr>
          <w:rFonts w:ascii="Montserrat" w:hAnsi="Montserrat"/>
          <w:i/>
          <w:color w:val="auto"/>
          <w:sz w:val="18"/>
          <w:szCs w:val="18"/>
        </w:rPr>
        <w:t xml:space="preserve"> </w:t>
      </w:r>
      <w:r w:rsidR="00C2186E" w:rsidRPr="002C6C11">
        <w:rPr>
          <w:rFonts w:ascii="Montserrat" w:hAnsi="Montserrat"/>
          <w:i/>
          <w:color w:val="auto"/>
          <w:sz w:val="18"/>
          <w:szCs w:val="18"/>
        </w:rPr>
        <w:t xml:space="preserve">Test </w:t>
      </w:r>
      <w:r w:rsidR="00D94FE4" w:rsidRPr="002C6C11">
        <w:rPr>
          <w:rFonts w:ascii="Montserrat" w:hAnsi="Montserrat"/>
          <w:i/>
          <w:color w:val="auto"/>
          <w:sz w:val="18"/>
          <w:szCs w:val="18"/>
        </w:rPr>
        <w:t>R</w:t>
      </w:r>
      <w:r w:rsidR="00C2186E" w:rsidRPr="002C6C11">
        <w:rPr>
          <w:rFonts w:ascii="Montserrat" w:hAnsi="Montserrat"/>
          <w:i/>
          <w:color w:val="auto"/>
          <w:sz w:val="18"/>
          <w:szCs w:val="18"/>
        </w:rPr>
        <w:t>eport of SES and EBU DTH Testbed</w:t>
      </w:r>
      <w:r w:rsidR="00B906A6" w:rsidRPr="002C6C11">
        <w:rPr>
          <w:rFonts w:ascii="Montserrat" w:hAnsi="Montserrat"/>
          <w:i/>
          <w:color w:val="auto"/>
          <w:sz w:val="18"/>
          <w:szCs w:val="18"/>
        </w:rPr>
        <w:t>s</w:t>
      </w:r>
      <w:r w:rsidR="00D94FE4" w:rsidRPr="002C6C11">
        <w:rPr>
          <w:rFonts w:ascii="Montserrat" w:hAnsi="Montserrat"/>
          <w:i/>
          <w:color w:val="auto"/>
          <w:sz w:val="18"/>
          <w:szCs w:val="18"/>
        </w:rPr>
        <w:t xml:space="preserve"> </w:t>
      </w:r>
      <w:sdt>
        <w:sdtPr>
          <w:rPr>
            <w:rFonts w:ascii="Montserrat" w:hAnsi="Montserrat"/>
            <w:color w:val="auto"/>
            <w:sz w:val="18"/>
            <w:szCs w:val="18"/>
          </w:rPr>
          <w:id w:val="-58484281"/>
          <w:citation/>
        </w:sdtPr>
        <w:sdtEndPr/>
        <w:sdtContent>
          <w:r w:rsidR="00D94FE4" w:rsidRPr="002C6C11">
            <w:rPr>
              <w:rFonts w:ascii="Montserrat" w:hAnsi="Montserrat"/>
              <w:color w:val="auto"/>
              <w:sz w:val="18"/>
              <w:szCs w:val="18"/>
            </w:rPr>
            <w:fldChar w:fldCharType="begin"/>
          </w:r>
          <w:r w:rsidR="00D94FE4" w:rsidRPr="002C6C11">
            <w:rPr>
              <w:rFonts w:ascii="Montserrat" w:hAnsi="Montserrat"/>
              <w:color w:val="auto"/>
              <w:sz w:val="18"/>
              <w:szCs w:val="18"/>
            </w:rPr>
            <w:instrText xml:space="preserve"> CITATION 5GE2 \l 1033 </w:instrText>
          </w:r>
          <w:r w:rsidR="00D94FE4" w:rsidRPr="002C6C11">
            <w:rPr>
              <w:rFonts w:ascii="Montserrat" w:hAnsi="Montserrat"/>
              <w:color w:val="auto"/>
              <w:sz w:val="18"/>
              <w:szCs w:val="18"/>
            </w:rPr>
            <w:fldChar w:fldCharType="separate"/>
          </w:r>
          <w:r w:rsidR="001C4727" w:rsidRPr="002C6C11">
            <w:rPr>
              <w:rFonts w:ascii="Montserrat" w:hAnsi="Montserrat"/>
              <w:color w:val="auto"/>
              <w:sz w:val="18"/>
              <w:szCs w:val="18"/>
            </w:rPr>
            <w:t>(Note)</w:t>
          </w:r>
          <w:r w:rsidR="00D94FE4" w:rsidRPr="002C6C11">
            <w:rPr>
              <w:rFonts w:ascii="Montserrat" w:hAnsi="Montserrat"/>
              <w:color w:val="auto"/>
              <w:sz w:val="18"/>
              <w:szCs w:val="18"/>
            </w:rPr>
            <w:fldChar w:fldCharType="end"/>
          </w:r>
        </w:sdtContent>
      </w:sdt>
      <w:r w:rsidR="00B359DA" w:rsidRPr="002C6C11">
        <w:rPr>
          <w:rFonts w:ascii="Montserrat" w:hAnsi="Montserrat"/>
          <w:color w:val="auto"/>
          <w:sz w:val="18"/>
          <w:szCs w:val="18"/>
        </w:rPr>
        <w:t>.</w:t>
      </w:r>
    </w:p>
    <w:p w14:paraId="25391A10" w14:textId="77777777" w:rsidR="00CF5EB9" w:rsidRPr="002C6C11" w:rsidRDefault="00CF5EB9" w:rsidP="0078048C">
      <w:pPr>
        <w:jc w:val="both"/>
        <w:rPr>
          <w:rFonts w:ascii="Montserrat" w:hAnsi="Montserrat"/>
          <w:color w:val="auto"/>
          <w:sz w:val="18"/>
          <w:szCs w:val="18"/>
        </w:rPr>
      </w:pPr>
    </w:p>
    <w:p w14:paraId="25D81E84" w14:textId="0B0543D0" w:rsidR="00A2052E" w:rsidRPr="002C6C11" w:rsidRDefault="00A2052E" w:rsidP="00A2052E">
      <w:pPr>
        <w:jc w:val="both"/>
        <w:rPr>
          <w:rFonts w:ascii="Montserrat" w:hAnsi="Montserrat"/>
          <w:color w:val="auto"/>
          <w:sz w:val="18"/>
          <w:szCs w:val="18"/>
        </w:rPr>
      </w:pPr>
      <w:r w:rsidRPr="002C6C11">
        <w:rPr>
          <w:rFonts w:ascii="Montserrat" w:hAnsi="Montserrat"/>
          <w:color w:val="auto"/>
          <w:sz w:val="18"/>
          <w:szCs w:val="18"/>
        </w:rPr>
        <w:t>Furthermore, EBU will use an in-house developed player based on Web App. It collects operational and user data. This Web App will be integrated in the telemetry platform provided by SES.</w:t>
      </w:r>
    </w:p>
    <w:p w14:paraId="26C2165D" w14:textId="77777777" w:rsidR="000C3D49" w:rsidRPr="002C6C11" w:rsidRDefault="000C3D49" w:rsidP="0078048C">
      <w:pPr>
        <w:jc w:val="both"/>
        <w:rPr>
          <w:rFonts w:ascii="Montserrat" w:hAnsi="Montserrat"/>
          <w:color w:val="auto"/>
          <w:sz w:val="18"/>
          <w:szCs w:val="18"/>
        </w:rPr>
      </w:pPr>
    </w:p>
    <w:p w14:paraId="27FF10C4" w14:textId="6BAFD144" w:rsidR="000C3D49" w:rsidRPr="00C80238" w:rsidRDefault="543FCF44" w:rsidP="00002DDA">
      <w:pPr>
        <w:pStyle w:val="Heading3"/>
      </w:pPr>
      <w:bookmarkStart w:id="193" w:name="_Toc331267818"/>
      <w:r>
        <w:t>3</w:t>
      </w:r>
      <w:r w:rsidR="75E1EACB">
        <w:t>.3.3</w:t>
      </w:r>
      <w:r w:rsidR="00A4609B">
        <w:tab/>
      </w:r>
      <w:r w:rsidR="75E1EACB">
        <w:t>Test cases</w:t>
      </w:r>
      <w:bookmarkEnd w:id="193"/>
    </w:p>
    <w:p w14:paraId="0092EB42" w14:textId="77777777" w:rsidR="009563A8" w:rsidRPr="002C6C11" w:rsidRDefault="009563A8" w:rsidP="000C3D49">
      <w:pPr>
        <w:ind w:left="567" w:hanging="567"/>
        <w:rPr>
          <w:rFonts w:ascii="Montserrat" w:hAnsi="Montserrat"/>
          <w:color w:val="auto"/>
          <w:sz w:val="24"/>
          <w:szCs w:val="24"/>
        </w:rPr>
      </w:pPr>
    </w:p>
    <w:p w14:paraId="4A7D4DC3" w14:textId="4AC970AF" w:rsidR="009563A8" w:rsidRPr="002C6C11" w:rsidRDefault="009563A8" w:rsidP="009563A8">
      <w:pPr>
        <w:jc w:val="both"/>
        <w:rPr>
          <w:rFonts w:ascii="Montserrat" w:hAnsi="Montserrat"/>
          <w:color w:val="auto"/>
          <w:sz w:val="18"/>
          <w:szCs w:val="18"/>
        </w:rPr>
      </w:pPr>
      <w:r w:rsidRPr="002C6C11">
        <w:rPr>
          <w:rFonts w:ascii="Montserrat" w:hAnsi="Montserrat"/>
          <w:color w:val="auto"/>
          <w:sz w:val="18"/>
          <w:szCs w:val="18"/>
        </w:rPr>
        <w:t xml:space="preserve">The following test cases have been defined for the SES </w:t>
      </w:r>
      <w:r w:rsidR="00B906A6" w:rsidRPr="002C6C11">
        <w:rPr>
          <w:rFonts w:ascii="Montserrat" w:hAnsi="Montserrat"/>
          <w:color w:val="auto"/>
          <w:sz w:val="18"/>
          <w:szCs w:val="18"/>
        </w:rPr>
        <w:t xml:space="preserve">and EBU </w:t>
      </w:r>
      <w:r w:rsidRPr="002C6C11">
        <w:rPr>
          <w:rFonts w:ascii="Montserrat" w:hAnsi="Montserrat"/>
          <w:color w:val="auto"/>
          <w:sz w:val="18"/>
          <w:szCs w:val="18"/>
        </w:rPr>
        <w:t>DTH testbed</w:t>
      </w:r>
      <w:r w:rsidR="00B906A6" w:rsidRPr="002C6C11">
        <w:rPr>
          <w:rFonts w:ascii="Montserrat" w:hAnsi="Montserrat"/>
          <w:color w:val="auto"/>
          <w:sz w:val="18"/>
          <w:szCs w:val="18"/>
        </w:rPr>
        <w:t>s</w:t>
      </w:r>
      <w:r w:rsidRPr="002C6C11">
        <w:rPr>
          <w:rFonts w:ascii="Montserrat" w:hAnsi="Montserrat"/>
          <w:color w:val="auto"/>
          <w:sz w:val="18"/>
          <w:szCs w:val="18"/>
        </w:rPr>
        <w:t>:</w:t>
      </w:r>
    </w:p>
    <w:p w14:paraId="6BDEEAF0" w14:textId="407F6CA4" w:rsidR="00B906A6" w:rsidRPr="002C6C11" w:rsidRDefault="00B906A6" w:rsidP="009563A8">
      <w:pPr>
        <w:jc w:val="both"/>
        <w:rPr>
          <w:rFonts w:ascii="Montserrat" w:hAnsi="Montserrat"/>
          <w:color w:val="auto"/>
          <w:sz w:val="18"/>
          <w:szCs w:val="18"/>
        </w:rPr>
      </w:pPr>
    </w:p>
    <w:p w14:paraId="2B45BD8A" w14:textId="5662035E" w:rsidR="009563A8" w:rsidRPr="00C80238" w:rsidRDefault="009563A8" w:rsidP="006C2B6F">
      <w:pPr>
        <w:pStyle w:val="ParagraphText"/>
        <w:rPr>
          <w:b/>
          <w:bCs/>
          <w:i/>
          <w:iCs/>
        </w:rPr>
      </w:pPr>
      <w:r w:rsidRPr="00C80238">
        <w:rPr>
          <w:b/>
          <w:bCs/>
          <w:i/>
          <w:iCs/>
        </w:rPr>
        <w:t>MinWave - WP3.1.1</w:t>
      </w:r>
    </w:p>
    <w:p w14:paraId="2D8518B2" w14:textId="77777777" w:rsidR="009563A8" w:rsidRPr="002C6C11" w:rsidRDefault="009563A8" w:rsidP="009563A8">
      <w:pPr>
        <w:jc w:val="both"/>
        <w:rPr>
          <w:rFonts w:ascii="Montserrat" w:hAnsi="Montserrat"/>
          <w:color w:val="auto"/>
          <w:sz w:val="18"/>
          <w:szCs w:val="18"/>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900"/>
        <w:gridCol w:w="5670"/>
      </w:tblGrid>
      <w:tr w:rsidR="008114EB" w:rsidRPr="00C80238" w14:paraId="3E38D0CE" w14:textId="77777777">
        <w:trPr>
          <w:trHeight w:val="400"/>
        </w:trPr>
        <w:tc>
          <w:tcPr>
            <w:tcW w:w="9085" w:type="dxa"/>
            <w:gridSpan w:val="3"/>
            <w:shd w:val="clear" w:color="auto" w:fill="A6C9EC"/>
            <w:noWrap/>
            <w:vAlign w:val="center"/>
            <w:hideMark/>
          </w:tcPr>
          <w:p w14:paraId="66113C07" w14:textId="77777777" w:rsidR="009563A8" w:rsidRPr="00C80238" w:rsidRDefault="009563A8">
            <w:pPr>
              <w:pStyle w:val="ListBullet"/>
              <w:numPr>
                <w:ilvl w:val="0"/>
                <w:numId w:val="0"/>
              </w:numPr>
              <w:spacing w:before="0" w:line="259" w:lineRule="auto"/>
              <w:rPr>
                <w:rFonts w:ascii="Montserrat" w:eastAsiaTheme="minorEastAsia" w:hAnsi="Montserrat" w:cs="Arial"/>
                <w:color w:val="auto"/>
                <w:sz w:val="18"/>
                <w:szCs w:val="18"/>
                <w:u w:val="single"/>
              </w:rPr>
            </w:pPr>
            <w:r w:rsidRPr="00C80238">
              <w:rPr>
                <w:rFonts w:ascii="Montserrat" w:hAnsi="Montserrat"/>
                <w:b/>
                <w:bCs/>
                <w:color w:val="auto"/>
                <w:sz w:val="18"/>
                <w:szCs w:val="18"/>
                <w:lang w:eastAsia="en-GB"/>
              </w:rPr>
              <w:t>Test Case 1</w:t>
            </w:r>
          </w:p>
        </w:tc>
      </w:tr>
      <w:tr w:rsidR="008114EB" w:rsidRPr="00C80238" w14:paraId="327279D7" w14:textId="77777777">
        <w:trPr>
          <w:trHeight w:val="400"/>
        </w:trPr>
        <w:tc>
          <w:tcPr>
            <w:tcW w:w="2515" w:type="dxa"/>
            <w:noWrap/>
            <w:vAlign w:val="center"/>
            <w:hideMark/>
          </w:tcPr>
          <w:p w14:paraId="24AF36C5"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noWrap/>
            <w:vAlign w:val="center"/>
            <w:hideMark/>
          </w:tcPr>
          <w:p w14:paraId="70D4E56D" w14:textId="77777777" w:rsidR="009563A8" w:rsidRPr="00C80238" w:rsidRDefault="009563A8" w:rsidP="00F85D44">
            <w:pPr>
              <w:pStyle w:val="ListBullet"/>
              <w:numPr>
                <w:ilvl w:val="0"/>
                <w:numId w:val="0"/>
              </w:numPr>
              <w:spacing w:before="0" w:after="0"/>
              <w:rPr>
                <w:rFonts w:ascii="Montserrat" w:eastAsiaTheme="minorEastAsia" w:hAnsi="Montserrat" w:cs="Arial"/>
                <w:color w:val="auto"/>
                <w:sz w:val="18"/>
                <w:szCs w:val="18"/>
                <w:lang w:eastAsia="en-GB"/>
              </w:rPr>
            </w:pPr>
            <w:r w:rsidRPr="00C80238">
              <w:rPr>
                <w:rFonts w:ascii="Montserrat" w:eastAsiaTheme="minorEastAsia" w:hAnsi="Montserrat" w:cs="Arial"/>
                <w:color w:val="auto"/>
                <w:sz w:val="18"/>
                <w:szCs w:val="18"/>
                <w:lang w:eastAsia="en-GB"/>
              </w:rPr>
              <w:t>In chamber and ab validation of flat panel antenna for DTH applications</w:t>
            </w:r>
          </w:p>
        </w:tc>
      </w:tr>
      <w:tr w:rsidR="008114EB" w:rsidRPr="00C80238" w14:paraId="24ABA675" w14:textId="77777777">
        <w:trPr>
          <w:trHeight w:val="400"/>
        </w:trPr>
        <w:tc>
          <w:tcPr>
            <w:tcW w:w="2515" w:type="dxa"/>
            <w:noWrap/>
            <w:vAlign w:val="center"/>
            <w:hideMark/>
          </w:tcPr>
          <w:p w14:paraId="6CB8EEAA"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noWrap/>
            <w:vAlign w:val="center"/>
            <w:hideMark/>
          </w:tcPr>
          <w:p w14:paraId="0DA8ED7E" w14:textId="77777777" w:rsidR="009563A8" w:rsidRPr="00C80238" w:rsidRDefault="009563A8" w:rsidP="00F85D44">
            <w:pPr>
              <w:pStyle w:val="ListBullet"/>
              <w:numPr>
                <w:ilvl w:val="0"/>
                <w:numId w:val="0"/>
              </w:numPr>
              <w:spacing w:before="0" w:after="0"/>
              <w:rPr>
                <w:rFonts w:ascii="Montserrat" w:hAnsi="Montserrat" w:cs="Arial"/>
                <w:color w:val="auto"/>
                <w:sz w:val="18"/>
                <w:szCs w:val="18"/>
                <w:lang w:eastAsia="en-GB"/>
              </w:rPr>
            </w:pPr>
            <w:r w:rsidRPr="00C80238">
              <w:rPr>
                <w:rFonts w:ascii="Montserrat" w:eastAsiaTheme="minorEastAsia" w:hAnsi="Montserrat" w:cs="Arial"/>
                <w:color w:val="auto"/>
                <w:sz w:val="18"/>
                <w:szCs w:val="18"/>
                <w:lang w:eastAsia="en-GB"/>
              </w:rPr>
              <w:t>MinWave</w:t>
            </w:r>
          </w:p>
        </w:tc>
      </w:tr>
      <w:tr w:rsidR="008114EB" w:rsidRPr="00C80238" w14:paraId="5A41D292" w14:textId="77777777">
        <w:trPr>
          <w:trHeight w:val="400"/>
        </w:trPr>
        <w:tc>
          <w:tcPr>
            <w:tcW w:w="2515" w:type="dxa"/>
            <w:vMerge w:val="restart"/>
            <w:noWrap/>
            <w:vAlign w:val="center"/>
            <w:hideMark/>
          </w:tcPr>
          <w:p w14:paraId="681DAC5F"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noWrap/>
            <w:vAlign w:val="center"/>
            <w:hideMark/>
          </w:tcPr>
          <w:p w14:paraId="556A987E" w14:textId="77777777" w:rsidR="009563A8" w:rsidRPr="00C80238" w:rsidRDefault="009563A8" w:rsidP="00F85D44">
            <w:pPr>
              <w:pStyle w:val="ListBullet"/>
              <w:numPr>
                <w:ilvl w:val="0"/>
                <w:numId w:val="0"/>
              </w:numPr>
              <w:spacing w:before="0" w:after="0"/>
              <w:rPr>
                <w:rFonts w:ascii="Montserrat" w:eastAsiaTheme="minorEastAsia" w:hAnsi="Montserrat" w:cs="Arial"/>
                <w:color w:val="auto"/>
                <w:sz w:val="18"/>
                <w:szCs w:val="18"/>
                <w:lang w:eastAsia="en-GB"/>
              </w:rPr>
            </w:pPr>
            <w:r w:rsidRPr="00C80238">
              <w:rPr>
                <w:rFonts w:ascii="Montserrat" w:eastAsiaTheme="minorEastAsia" w:hAnsi="Montserrat" w:cs="Arial"/>
                <w:color w:val="auto"/>
                <w:sz w:val="18"/>
                <w:szCs w:val="18"/>
                <w:lang w:eastAsia="en-GB"/>
              </w:rPr>
              <w:t>Pre1:</w:t>
            </w:r>
          </w:p>
        </w:tc>
        <w:tc>
          <w:tcPr>
            <w:tcW w:w="5670" w:type="dxa"/>
            <w:noWrap/>
            <w:vAlign w:val="center"/>
            <w:hideMark/>
          </w:tcPr>
          <w:p w14:paraId="75690DC2" w14:textId="77777777" w:rsidR="009563A8" w:rsidRPr="00C80238" w:rsidRDefault="009563A8" w:rsidP="00F85D44">
            <w:pPr>
              <w:pStyle w:val="ListBullet"/>
              <w:numPr>
                <w:ilvl w:val="0"/>
                <w:numId w:val="0"/>
              </w:numPr>
              <w:spacing w:before="0" w:after="0"/>
              <w:rPr>
                <w:rFonts w:ascii="Montserrat" w:eastAsiaTheme="minorEastAsia" w:hAnsi="Montserrat" w:cs="Arial"/>
                <w:color w:val="auto"/>
                <w:sz w:val="18"/>
                <w:szCs w:val="18"/>
                <w:lang w:eastAsia="en-GB"/>
              </w:rPr>
            </w:pPr>
            <w:r w:rsidRPr="00C80238">
              <w:rPr>
                <w:rFonts w:ascii="Montserrat" w:eastAsiaTheme="minorEastAsia" w:hAnsi="Montserrat" w:cs="Arial"/>
                <w:color w:val="auto"/>
                <w:sz w:val="18"/>
                <w:szCs w:val="18"/>
                <w:lang w:eastAsia="en-GB"/>
              </w:rPr>
              <w:t>Design flat panel antenna according to the requirements</w:t>
            </w:r>
          </w:p>
        </w:tc>
      </w:tr>
      <w:tr w:rsidR="008114EB" w:rsidRPr="00C80238" w14:paraId="4AD84FE7" w14:textId="77777777">
        <w:trPr>
          <w:trHeight w:val="400"/>
        </w:trPr>
        <w:tc>
          <w:tcPr>
            <w:tcW w:w="2515" w:type="dxa"/>
            <w:vMerge/>
            <w:vAlign w:val="center"/>
            <w:hideMark/>
          </w:tcPr>
          <w:p w14:paraId="2A381810" w14:textId="77777777" w:rsidR="009563A8" w:rsidRPr="002C6C11" w:rsidRDefault="009563A8" w:rsidP="00F85D44">
            <w:pPr>
              <w:rPr>
                <w:rFonts w:ascii="Montserrat" w:eastAsia="Times New Roman" w:hAnsi="Montserrat"/>
                <w:color w:val="auto"/>
                <w:sz w:val="18"/>
                <w:szCs w:val="18"/>
                <w:lang w:eastAsia="en-GB"/>
              </w:rPr>
            </w:pPr>
          </w:p>
        </w:tc>
        <w:tc>
          <w:tcPr>
            <w:tcW w:w="900" w:type="dxa"/>
            <w:noWrap/>
            <w:vAlign w:val="center"/>
            <w:hideMark/>
          </w:tcPr>
          <w:p w14:paraId="44FFDC4D" w14:textId="77777777" w:rsidR="009563A8" w:rsidRPr="00C80238" w:rsidRDefault="009563A8" w:rsidP="00F85D44">
            <w:pPr>
              <w:pStyle w:val="ListBullet"/>
              <w:numPr>
                <w:ilvl w:val="0"/>
                <w:numId w:val="0"/>
              </w:numPr>
              <w:spacing w:before="0" w:after="0"/>
              <w:rPr>
                <w:rFonts w:ascii="Montserrat" w:eastAsiaTheme="minorEastAsia" w:hAnsi="Montserrat" w:cs="Arial"/>
                <w:color w:val="auto"/>
                <w:sz w:val="18"/>
                <w:szCs w:val="18"/>
                <w:lang w:eastAsia="en-GB"/>
              </w:rPr>
            </w:pPr>
            <w:r w:rsidRPr="00C80238">
              <w:rPr>
                <w:rFonts w:ascii="Montserrat" w:eastAsiaTheme="minorEastAsia" w:hAnsi="Montserrat" w:cs="Arial"/>
                <w:color w:val="auto"/>
                <w:sz w:val="18"/>
                <w:szCs w:val="18"/>
                <w:lang w:eastAsia="en-GB"/>
              </w:rPr>
              <w:t>Pre2:</w:t>
            </w:r>
          </w:p>
        </w:tc>
        <w:tc>
          <w:tcPr>
            <w:tcW w:w="5670" w:type="dxa"/>
            <w:noWrap/>
            <w:vAlign w:val="center"/>
            <w:hideMark/>
          </w:tcPr>
          <w:p w14:paraId="26B3628C" w14:textId="77777777" w:rsidR="009563A8" w:rsidRPr="00C80238" w:rsidRDefault="009563A8" w:rsidP="00F85D44">
            <w:pPr>
              <w:pStyle w:val="ListBullet"/>
              <w:numPr>
                <w:ilvl w:val="0"/>
                <w:numId w:val="0"/>
              </w:numPr>
              <w:spacing w:before="0" w:after="0"/>
              <w:rPr>
                <w:rFonts w:ascii="Montserrat" w:eastAsiaTheme="minorEastAsia" w:hAnsi="Montserrat" w:cs="Arial"/>
                <w:color w:val="auto"/>
                <w:sz w:val="18"/>
                <w:szCs w:val="18"/>
                <w:lang w:eastAsia="en-GB"/>
              </w:rPr>
            </w:pPr>
            <w:r w:rsidRPr="00C80238">
              <w:rPr>
                <w:rFonts w:ascii="Montserrat" w:eastAsiaTheme="minorEastAsia" w:hAnsi="Montserrat" w:cs="Arial"/>
                <w:color w:val="auto"/>
                <w:sz w:val="18"/>
                <w:szCs w:val="18"/>
                <w:lang w:eastAsia="en-GB"/>
              </w:rPr>
              <w:t>Implementation of the flat panel antenna</w:t>
            </w:r>
          </w:p>
        </w:tc>
      </w:tr>
      <w:tr w:rsidR="008114EB" w:rsidRPr="00C80238" w14:paraId="38E779C3" w14:textId="77777777">
        <w:trPr>
          <w:trHeight w:val="400"/>
        </w:trPr>
        <w:tc>
          <w:tcPr>
            <w:tcW w:w="2515" w:type="dxa"/>
            <w:noWrap/>
            <w:vAlign w:val="center"/>
            <w:hideMark/>
          </w:tcPr>
          <w:p w14:paraId="677E2FDA"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noWrap/>
            <w:vAlign w:val="center"/>
            <w:hideMark/>
          </w:tcPr>
          <w:p w14:paraId="6EFE9D5A" w14:textId="77777777" w:rsidR="009563A8" w:rsidRPr="00C80238" w:rsidRDefault="009563A8" w:rsidP="00F85D44">
            <w:pPr>
              <w:jc w:val="both"/>
              <w:rPr>
                <w:rFonts w:ascii="Montserrat" w:eastAsia="Times New Roman" w:hAnsi="Montserrat"/>
                <w:color w:val="auto"/>
                <w:sz w:val="18"/>
                <w:szCs w:val="18"/>
                <w:lang w:eastAsia="en-GB"/>
              </w:rPr>
            </w:pPr>
            <w:r w:rsidRPr="00C80238">
              <w:rPr>
                <w:rFonts w:ascii="Montserrat" w:eastAsia="Times New Roman" w:hAnsi="Montserrat"/>
                <w:color w:val="auto"/>
                <w:sz w:val="18"/>
                <w:szCs w:val="18"/>
                <w:lang w:eastAsia="en-GB"/>
              </w:rPr>
              <w:t>The goal of these tests is to validate the first revision of the flat panel antenna according to the project requirements and evaluating KPIs in terms of the antenna pattern, steering capabilities, beamwidth, sensitivity, and the calculations on G/T</w:t>
            </w:r>
          </w:p>
        </w:tc>
      </w:tr>
      <w:tr w:rsidR="008114EB" w:rsidRPr="00C80238" w14:paraId="4D7C2FE5" w14:textId="77777777">
        <w:trPr>
          <w:trHeight w:val="400"/>
        </w:trPr>
        <w:tc>
          <w:tcPr>
            <w:tcW w:w="2515" w:type="dxa"/>
            <w:vMerge w:val="restart"/>
            <w:noWrap/>
            <w:vAlign w:val="center"/>
            <w:hideMark/>
          </w:tcPr>
          <w:p w14:paraId="2336EF41"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noWrap/>
            <w:vAlign w:val="center"/>
            <w:hideMark/>
          </w:tcPr>
          <w:p w14:paraId="0D855A0C"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noWrap/>
            <w:vAlign w:val="center"/>
            <w:hideMark/>
          </w:tcPr>
          <w:p w14:paraId="4FDC3222"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Functional tests in the lab for block level analysis, DC bias tests, microcontroller tests, and controlling all active components    </w:t>
            </w:r>
          </w:p>
        </w:tc>
      </w:tr>
      <w:tr w:rsidR="008114EB" w:rsidRPr="00C80238" w14:paraId="57DC4BBF" w14:textId="77777777">
        <w:trPr>
          <w:trHeight w:val="400"/>
        </w:trPr>
        <w:tc>
          <w:tcPr>
            <w:tcW w:w="2515" w:type="dxa"/>
            <w:vMerge/>
            <w:vAlign w:val="center"/>
            <w:hideMark/>
          </w:tcPr>
          <w:p w14:paraId="30465376" w14:textId="77777777" w:rsidR="009563A8" w:rsidRPr="002C6C11" w:rsidRDefault="009563A8" w:rsidP="00F85D44">
            <w:pPr>
              <w:rPr>
                <w:rFonts w:ascii="Montserrat" w:eastAsia="Times New Roman" w:hAnsi="Montserrat"/>
                <w:color w:val="auto"/>
                <w:sz w:val="18"/>
                <w:szCs w:val="18"/>
                <w:lang w:eastAsia="en-GB"/>
              </w:rPr>
            </w:pPr>
          </w:p>
        </w:tc>
        <w:tc>
          <w:tcPr>
            <w:tcW w:w="900" w:type="dxa"/>
            <w:noWrap/>
            <w:vAlign w:val="center"/>
            <w:hideMark/>
          </w:tcPr>
          <w:p w14:paraId="14FCA598"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noWrap/>
            <w:vAlign w:val="center"/>
            <w:hideMark/>
          </w:tcPr>
          <w:p w14:paraId="3B6975E3" w14:textId="0F498C0E"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The anechoic chamber tests for i) calibration of the antenna and ii) extracting the 2D radiation patterns in azimuth and elevation, iii) evaluating the performance of the antenna for azimuth steering, and iv) the sensitivity test, iv) test with modem, v) test with </w:t>
            </w:r>
            <w:r w:rsidR="00B07B18" w:rsidRPr="002C6C11">
              <w:rPr>
                <w:rFonts w:ascii="Montserrat" w:eastAsia="Times New Roman" w:hAnsi="Montserrat"/>
                <w:color w:val="auto"/>
                <w:sz w:val="18"/>
                <w:szCs w:val="18"/>
                <w:lang w:eastAsia="en-GB"/>
              </w:rPr>
              <w:t>A</w:t>
            </w:r>
            <w:r w:rsidRPr="002C6C11">
              <w:rPr>
                <w:rFonts w:ascii="Montserrat" w:eastAsia="Times New Roman" w:hAnsi="Montserrat"/>
                <w:color w:val="auto"/>
                <w:sz w:val="18"/>
                <w:szCs w:val="18"/>
                <w:lang w:eastAsia="en-GB"/>
              </w:rPr>
              <w:t xml:space="preserve">ntenna </w:t>
            </w:r>
            <w:r w:rsidR="00B07B18" w:rsidRPr="002C6C11">
              <w:rPr>
                <w:rFonts w:ascii="Montserrat" w:eastAsia="Times New Roman" w:hAnsi="Montserrat"/>
                <w:color w:val="auto"/>
                <w:sz w:val="18"/>
                <w:szCs w:val="18"/>
                <w:lang w:eastAsia="en-GB"/>
              </w:rPr>
              <w:t>C</w:t>
            </w:r>
            <w:r w:rsidRPr="002C6C11">
              <w:rPr>
                <w:rFonts w:ascii="Montserrat" w:eastAsia="Times New Roman" w:hAnsi="Montserrat"/>
                <w:color w:val="auto"/>
                <w:sz w:val="18"/>
                <w:szCs w:val="18"/>
                <w:lang w:eastAsia="en-GB"/>
              </w:rPr>
              <w:t xml:space="preserve">ontrol </w:t>
            </w:r>
            <w:r w:rsidR="00B07B18" w:rsidRPr="002C6C11">
              <w:rPr>
                <w:rFonts w:ascii="Montserrat" w:eastAsia="Times New Roman" w:hAnsi="Montserrat"/>
                <w:color w:val="auto"/>
                <w:sz w:val="18"/>
                <w:szCs w:val="18"/>
                <w:lang w:eastAsia="en-GB"/>
              </w:rPr>
              <w:t>U</w:t>
            </w:r>
            <w:r w:rsidRPr="002C6C11">
              <w:rPr>
                <w:rFonts w:ascii="Montserrat" w:eastAsia="Times New Roman" w:hAnsi="Montserrat"/>
                <w:color w:val="auto"/>
                <w:sz w:val="18"/>
                <w:szCs w:val="18"/>
                <w:lang w:eastAsia="en-GB"/>
              </w:rPr>
              <w:t>nit (ACU)</w:t>
            </w:r>
          </w:p>
        </w:tc>
      </w:tr>
      <w:tr w:rsidR="008114EB" w:rsidRPr="00C80238" w14:paraId="106C4334" w14:textId="77777777">
        <w:trPr>
          <w:trHeight w:val="400"/>
        </w:trPr>
        <w:tc>
          <w:tcPr>
            <w:tcW w:w="2515" w:type="dxa"/>
            <w:noWrap/>
            <w:vAlign w:val="center"/>
          </w:tcPr>
          <w:p w14:paraId="3952C6C3"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noWrap/>
            <w:vAlign w:val="center"/>
          </w:tcPr>
          <w:p w14:paraId="4A665D59" w14:textId="77777777" w:rsidR="00F012DA" w:rsidRPr="00CB317A" w:rsidRDefault="00F012DA"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Directivity (&gt;31dBi)</w:t>
            </w:r>
          </w:p>
          <w:p w14:paraId="6A53156C" w14:textId="77777777" w:rsidR="00F012DA" w:rsidRPr="00CB317A" w:rsidRDefault="00F012DA"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 xml:space="preserve">Gain drop (&lt;0.7dB/20degree) </w:t>
            </w:r>
          </w:p>
          <w:p w14:paraId="37A001A7" w14:textId="03A13774" w:rsidR="009563A8" w:rsidRPr="00C80238" w:rsidRDefault="00F012DA"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SLL&gt;10dB</w:t>
            </w:r>
          </w:p>
        </w:tc>
      </w:tr>
      <w:tr w:rsidR="009563A8" w:rsidRPr="00C80238" w14:paraId="7D25CE8C" w14:textId="77777777">
        <w:trPr>
          <w:trHeight w:val="400"/>
        </w:trPr>
        <w:tc>
          <w:tcPr>
            <w:tcW w:w="2515" w:type="dxa"/>
            <w:noWrap/>
            <w:vAlign w:val="center"/>
            <w:hideMark/>
          </w:tcPr>
          <w:p w14:paraId="245AEC12"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noWrap/>
            <w:vAlign w:val="center"/>
            <w:hideMark/>
          </w:tcPr>
          <w:p w14:paraId="570C019B" w14:textId="77777777" w:rsidR="00DB0F49" w:rsidRPr="00CB317A" w:rsidRDefault="00DB0F49"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D=32dBi</w:t>
            </w:r>
          </w:p>
          <w:p w14:paraId="4F1F41A2" w14:textId="02A67B7E" w:rsidR="009563A8" w:rsidRPr="00C80238" w:rsidRDefault="00DB0F49"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Gain drop=0.5/20degree</w:t>
            </w:r>
          </w:p>
        </w:tc>
      </w:tr>
    </w:tbl>
    <w:p w14:paraId="2E71C3E0" w14:textId="77777777" w:rsidR="009563A8" w:rsidRPr="002C6C11" w:rsidRDefault="009563A8" w:rsidP="00F85D44">
      <w:pPr>
        <w:jc w:val="both"/>
        <w:rPr>
          <w:rFonts w:ascii="Montserrat" w:hAnsi="Montserrat"/>
          <w:color w:val="auto"/>
          <w:sz w:val="18"/>
          <w:szCs w:val="18"/>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900"/>
        <w:gridCol w:w="5670"/>
      </w:tblGrid>
      <w:tr w:rsidR="008114EB" w:rsidRPr="00C80238" w14:paraId="4F14958D" w14:textId="77777777">
        <w:trPr>
          <w:trHeight w:val="400"/>
        </w:trPr>
        <w:tc>
          <w:tcPr>
            <w:tcW w:w="9085" w:type="dxa"/>
            <w:gridSpan w:val="3"/>
            <w:shd w:val="clear" w:color="auto" w:fill="A6C9EC"/>
            <w:noWrap/>
            <w:vAlign w:val="center"/>
            <w:hideMark/>
          </w:tcPr>
          <w:p w14:paraId="5D743B52" w14:textId="77777777" w:rsidR="009563A8" w:rsidRPr="002C6C11" w:rsidRDefault="009563A8"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2</w:t>
            </w:r>
          </w:p>
        </w:tc>
      </w:tr>
      <w:tr w:rsidR="008114EB" w:rsidRPr="00C80238" w14:paraId="5B7518A7" w14:textId="77777777" w:rsidTr="00537A9B">
        <w:trPr>
          <w:trHeight w:val="340"/>
        </w:trPr>
        <w:tc>
          <w:tcPr>
            <w:tcW w:w="2515" w:type="dxa"/>
            <w:noWrap/>
            <w:vAlign w:val="center"/>
            <w:hideMark/>
          </w:tcPr>
          <w:p w14:paraId="63BA171D"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noWrap/>
            <w:vAlign w:val="center"/>
            <w:hideMark/>
          </w:tcPr>
          <w:p w14:paraId="7515AC04" w14:textId="77777777" w:rsidR="009563A8" w:rsidRPr="002C6C11" w:rsidRDefault="009563A8" w:rsidP="00F85D44">
            <w:pPr>
              <w:jc w:val="both"/>
              <w:rPr>
                <w:rFonts w:ascii="Montserrat" w:hAnsi="Montserrat"/>
                <w:strike/>
                <w:color w:val="auto"/>
                <w:sz w:val="18"/>
                <w:szCs w:val="18"/>
              </w:rPr>
            </w:pPr>
            <w:r w:rsidRPr="002C6C11">
              <w:rPr>
                <w:rFonts w:ascii="Montserrat" w:eastAsiaTheme="minorEastAsia" w:hAnsi="Montserrat"/>
                <w:color w:val="auto"/>
                <w:sz w:val="18"/>
                <w:szCs w:val="18"/>
                <w:lang w:eastAsia="en-GB"/>
              </w:rPr>
              <w:t xml:space="preserve">In field validation of flat panel antenna for DTH applications in Lausanne and at SES test bed </w:t>
            </w:r>
          </w:p>
        </w:tc>
      </w:tr>
      <w:tr w:rsidR="008114EB" w:rsidRPr="00C80238" w14:paraId="440CD9E2" w14:textId="77777777" w:rsidTr="00537A9B">
        <w:trPr>
          <w:trHeight w:val="340"/>
        </w:trPr>
        <w:tc>
          <w:tcPr>
            <w:tcW w:w="2515" w:type="dxa"/>
            <w:noWrap/>
            <w:vAlign w:val="center"/>
            <w:hideMark/>
          </w:tcPr>
          <w:p w14:paraId="363F9A9B"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noWrap/>
            <w:vAlign w:val="center"/>
            <w:hideMark/>
          </w:tcPr>
          <w:p w14:paraId="411B0147"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MinWave</w:t>
            </w:r>
          </w:p>
        </w:tc>
      </w:tr>
      <w:tr w:rsidR="008114EB" w:rsidRPr="00C80238" w14:paraId="6DC19143" w14:textId="77777777" w:rsidTr="00537A9B">
        <w:trPr>
          <w:trHeight w:val="340"/>
        </w:trPr>
        <w:tc>
          <w:tcPr>
            <w:tcW w:w="2515" w:type="dxa"/>
            <w:vMerge w:val="restart"/>
            <w:noWrap/>
            <w:vAlign w:val="center"/>
            <w:hideMark/>
          </w:tcPr>
          <w:p w14:paraId="3C0F8BD1"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noWrap/>
            <w:vAlign w:val="center"/>
            <w:hideMark/>
          </w:tcPr>
          <w:p w14:paraId="3B73AD2A"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noWrap/>
            <w:vAlign w:val="center"/>
            <w:hideMark/>
          </w:tcPr>
          <w:p w14:paraId="5FC6EEBC"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In lab and anechoic chamber validation of the antenna</w:t>
            </w:r>
          </w:p>
        </w:tc>
      </w:tr>
      <w:tr w:rsidR="008114EB" w:rsidRPr="00C80238" w14:paraId="3F49FA54" w14:textId="77777777" w:rsidTr="00537A9B">
        <w:trPr>
          <w:trHeight w:val="340"/>
        </w:trPr>
        <w:tc>
          <w:tcPr>
            <w:tcW w:w="2515" w:type="dxa"/>
            <w:vMerge/>
            <w:vAlign w:val="center"/>
            <w:hideMark/>
          </w:tcPr>
          <w:p w14:paraId="35EEB7EB" w14:textId="77777777" w:rsidR="009563A8" w:rsidRPr="002C6C11" w:rsidRDefault="009563A8" w:rsidP="00F85D44">
            <w:pPr>
              <w:rPr>
                <w:rFonts w:ascii="Montserrat" w:eastAsia="Times New Roman" w:hAnsi="Montserrat"/>
                <w:color w:val="auto"/>
                <w:sz w:val="18"/>
                <w:szCs w:val="18"/>
                <w:lang w:eastAsia="en-GB"/>
              </w:rPr>
            </w:pPr>
          </w:p>
        </w:tc>
        <w:tc>
          <w:tcPr>
            <w:tcW w:w="900" w:type="dxa"/>
            <w:noWrap/>
            <w:vAlign w:val="center"/>
            <w:hideMark/>
          </w:tcPr>
          <w:p w14:paraId="22128086"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noWrap/>
            <w:vAlign w:val="center"/>
            <w:hideMark/>
          </w:tcPr>
          <w:p w14:paraId="3AD95977" w14:textId="450EF8A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Test of antenna with </w:t>
            </w:r>
            <w:r w:rsidR="000F60C5" w:rsidRPr="002C6C11">
              <w:rPr>
                <w:rFonts w:ascii="Montserrat" w:eastAsia="Times New Roman" w:hAnsi="Montserrat"/>
                <w:color w:val="auto"/>
                <w:sz w:val="18"/>
                <w:szCs w:val="18"/>
                <w:lang w:eastAsia="en-GB"/>
              </w:rPr>
              <w:t>Low-Noise Block converter (</w:t>
            </w:r>
            <w:r w:rsidRPr="002C6C11">
              <w:rPr>
                <w:rFonts w:ascii="Montserrat" w:eastAsia="Times New Roman" w:hAnsi="Montserrat"/>
                <w:color w:val="auto"/>
                <w:sz w:val="18"/>
                <w:szCs w:val="18"/>
                <w:lang w:eastAsia="en-GB"/>
              </w:rPr>
              <w:t>LNB</w:t>
            </w:r>
            <w:r w:rsidR="000F60C5" w:rsidRPr="002C6C11">
              <w:rPr>
                <w:rFonts w:ascii="Montserrat" w:eastAsia="Times New Roman" w:hAnsi="Montserrat"/>
                <w:color w:val="auto"/>
                <w:sz w:val="18"/>
                <w:szCs w:val="18"/>
                <w:lang w:eastAsia="en-GB"/>
              </w:rPr>
              <w:t>)</w:t>
            </w:r>
            <w:r w:rsidRPr="002C6C11">
              <w:rPr>
                <w:rFonts w:ascii="Montserrat" w:eastAsia="Times New Roman" w:hAnsi="Montserrat"/>
                <w:color w:val="auto"/>
                <w:sz w:val="18"/>
                <w:szCs w:val="18"/>
                <w:lang w:eastAsia="en-GB"/>
              </w:rPr>
              <w:t xml:space="preserve"> and modem and ACU</w:t>
            </w:r>
          </w:p>
        </w:tc>
      </w:tr>
      <w:tr w:rsidR="008114EB" w:rsidRPr="00C80238" w14:paraId="6BE2A597" w14:textId="77777777" w:rsidTr="00537A9B">
        <w:trPr>
          <w:trHeight w:val="340"/>
        </w:trPr>
        <w:tc>
          <w:tcPr>
            <w:tcW w:w="2515" w:type="dxa"/>
            <w:noWrap/>
            <w:vAlign w:val="center"/>
            <w:hideMark/>
          </w:tcPr>
          <w:p w14:paraId="14154907"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noWrap/>
            <w:vAlign w:val="center"/>
            <w:hideMark/>
          </w:tcPr>
          <w:p w14:paraId="0F9F4339"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p>
        </w:tc>
      </w:tr>
      <w:tr w:rsidR="008114EB" w:rsidRPr="00C80238" w14:paraId="59AE8C1E" w14:textId="77777777">
        <w:trPr>
          <w:trHeight w:val="400"/>
        </w:trPr>
        <w:tc>
          <w:tcPr>
            <w:tcW w:w="2515" w:type="dxa"/>
            <w:vMerge w:val="restart"/>
            <w:noWrap/>
            <w:vAlign w:val="center"/>
            <w:hideMark/>
          </w:tcPr>
          <w:p w14:paraId="70F7816C"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noWrap/>
            <w:vAlign w:val="center"/>
            <w:hideMark/>
          </w:tcPr>
          <w:p w14:paraId="622CF7E8"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noWrap/>
            <w:vAlign w:val="center"/>
            <w:hideMark/>
          </w:tcPr>
          <w:p w14:paraId="722F59DE" w14:textId="7601EE8D"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Use </w:t>
            </w:r>
            <w:r w:rsidR="000F60C5" w:rsidRPr="002C6C11">
              <w:rPr>
                <w:rFonts w:ascii="Montserrat" w:eastAsia="Times New Roman" w:hAnsi="Montserrat"/>
                <w:color w:val="auto"/>
                <w:sz w:val="18"/>
                <w:szCs w:val="18"/>
                <w:lang w:eastAsia="en-GB"/>
              </w:rPr>
              <w:t>Geostationary Earth Orbit (</w:t>
            </w:r>
            <w:r w:rsidRPr="002C6C11">
              <w:rPr>
                <w:rFonts w:ascii="Montserrat" w:eastAsia="Times New Roman" w:hAnsi="Montserrat"/>
                <w:color w:val="auto"/>
                <w:sz w:val="18"/>
                <w:szCs w:val="18"/>
                <w:lang w:eastAsia="en-GB"/>
              </w:rPr>
              <w:t>GEO</w:t>
            </w:r>
            <w:r w:rsidR="000F60C5" w:rsidRPr="002C6C11">
              <w:rPr>
                <w:rFonts w:ascii="Montserrat" w:eastAsia="Times New Roman" w:hAnsi="Montserrat"/>
                <w:color w:val="auto"/>
                <w:sz w:val="18"/>
                <w:szCs w:val="18"/>
                <w:lang w:eastAsia="en-GB"/>
              </w:rPr>
              <w:t>)</w:t>
            </w:r>
            <w:r w:rsidRPr="002C6C11">
              <w:rPr>
                <w:rFonts w:ascii="Montserrat" w:eastAsia="Times New Roman" w:hAnsi="Montserrat"/>
                <w:color w:val="auto"/>
                <w:sz w:val="18"/>
                <w:szCs w:val="18"/>
                <w:lang w:eastAsia="en-GB"/>
              </w:rPr>
              <w:t xml:space="preserve"> satellite to validate the downlink parameters</w:t>
            </w:r>
          </w:p>
          <w:p w14:paraId="1D978AA5"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Testing the steering and self-pointing feature of the antenna </w:t>
            </w:r>
          </w:p>
        </w:tc>
      </w:tr>
      <w:tr w:rsidR="008114EB" w:rsidRPr="00C80238" w14:paraId="1AC66DD2" w14:textId="77777777">
        <w:trPr>
          <w:trHeight w:val="400"/>
        </w:trPr>
        <w:tc>
          <w:tcPr>
            <w:tcW w:w="2515" w:type="dxa"/>
            <w:vMerge/>
            <w:vAlign w:val="center"/>
            <w:hideMark/>
          </w:tcPr>
          <w:p w14:paraId="1842533C" w14:textId="77777777" w:rsidR="009563A8" w:rsidRPr="002C6C11" w:rsidRDefault="009563A8" w:rsidP="00F85D44">
            <w:pPr>
              <w:rPr>
                <w:rFonts w:ascii="Montserrat" w:eastAsia="Times New Roman" w:hAnsi="Montserrat"/>
                <w:color w:val="auto"/>
                <w:sz w:val="18"/>
                <w:szCs w:val="18"/>
                <w:lang w:eastAsia="en-GB"/>
              </w:rPr>
            </w:pPr>
          </w:p>
        </w:tc>
        <w:tc>
          <w:tcPr>
            <w:tcW w:w="900" w:type="dxa"/>
            <w:noWrap/>
            <w:vAlign w:val="center"/>
            <w:hideMark/>
          </w:tcPr>
          <w:p w14:paraId="437FF3B2"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noWrap/>
            <w:vAlign w:val="center"/>
            <w:hideMark/>
          </w:tcPr>
          <w:p w14:paraId="1EB4D7C5"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If possible: evaluate the performance of the antenna in various conditions (weather, modulation rate of satellite transponder)</w:t>
            </w:r>
          </w:p>
        </w:tc>
      </w:tr>
      <w:tr w:rsidR="008114EB" w:rsidRPr="00C80238" w14:paraId="05523D92" w14:textId="77777777" w:rsidTr="00537A9B">
        <w:trPr>
          <w:trHeight w:val="340"/>
        </w:trPr>
        <w:tc>
          <w:tcPr>
            <w:tcW w:w="2515" w:type="dxa"/>
            <w:noWrap/>
            <w:vAlign w:val="center"/>
          </w:tcPr>
          <w:p w14:paraId="496FCF2E"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noWrap/>
            <w:vAlign w:val="center"/>
          </w:tcPr>
          <w:p w14:paraId="0074DBD8" w14:textId="77777777" w:rsidR="00DB0F49" w:rsidRPr="00CB317A" w:rsidRDefault="00DB0F49"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SNR, Signal to Noise Ratio (&gt;6dB for 54dBW Sat EIRP, QPSK modcod)</w:t>
            </w:r>
          </w:p>
          <w:p w14:paraId="5D122FDA" w14:textId="77777777" w:rsidR="00DB0F49" w:rsidRPr="00CB317A" w:rsidRDefault="00DB0F49"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G/T&gt;3.5dB</w:t>
            </w:r>
          </w:p>
          <w:p w14:paraId="616BF2E6" w14:textId="467A4E14" w:rsidR="009563A8" w:rsidRPr="00C80238" w:rsidRDefault="00DB0F49" w:rsidP="00B3730E">
            <w:pPr>
              <w:pStyle w:val="ListParagraph"/>
              <w:numPr>
                <w:ilvl w:val="0"/>
                <w:numId w:val="218"/>
              </w:numPr>
              <w:contextualSpacing w:val="0"/>
              <w:jc w:val="both"/>
              <w:rPr>
                <w:rFonts w:ascii="Montserrat" w:eastAsia="Times New Roman" w:hAnsi="Montserrat"/>
                <w:color w:val="auto"/>
                <w:sz w:val="18"/>
                <w:szCs w:val="18"/>
                <w:lang w:eastAsia="en-GB"/>
              </w:rPr>
            </w:pPr>
            <w:r w:rsidRPr="00CB317A">
              <w:rPr>
                <w:rFonts w:ascii="Montserrat" w:hAnsi="Montserrat"/>
                <w:color w:val="auto"/>
                <w:sz w:val="18"/>
                <w:szCs w:val="18"/>
                <w:lang w:eastAsia="en-GB"/>
              </w:rPr>
              <w:t>Field of view (40degree)</w:t>
            </w:r>
          </w:p>
        </w:tc>
      </w:tr>
      <w:tr w:rsidR="009563A8" w:rsidRPr="00C80238" w14:paraId="3F136274" w14:textId="77777777" w:rsidTr="00537A9B">
        <w:trPr>
          <w:trHeight w:val="340"/>
        </w:trPr>
        <w:tc>
          <w:tcPr>
            <w:tcW w:w="2515" w:type="dxa"/>
            <w:noWrap/>
            <w:vAlign w:val="center"/>
            <w:hideMark/>
          </w:tcPr>
          <w:p w14:paraId="3F10BF9D"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noWrap/>
            <w:vAlign w:val="center"/>
            <w:hideMark/>
          </w:tcPr>
          <w:p w14:paraId="0093BF02" w14:textId="7FF37AB1" w:rsidR="009563A8" w:rsidRPr="002C6C11" w:rsidRDefault="00DB0F49"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N/A at this moment</w:t>
            </w:r>
          </w:p>
        </w:tc>
      </w:tr>
    </w:tbl>
    <w:p w14:paraId="65B4D4DB" w14:textId="77777777" w:rsidR="009563A8" w:rsidRPr="002C6C11" w:rsidRDefault="009563A8" w:rsidP="00F85D44">
      <w:pPr>
        <w:pStyle w:val="ParagraphText"/>
      </w:pPr>
    </w:p>
    <w:p w14:paraId="6556BD42" w14:textId="1F740379" w:rsidR="009563A8" w:rsidRPr="002C6C11" w:rsidRDefault="009563A8" w:rsidP="00CE4623">
      <w:pPr>
        <w:pStyle w:val="ParagraphText"/>
        <w:rPr>
          <w:b/>
          <w:i/>
        </w:rPr>
      </w:pPr>
      <w:r w:rsidRPr="002C6C11">
        <w:rPr>
          <w:b/>
          <w:i/>
        </w:rPr>
        <w:t>FTA - WP3.1.2</w:t>
      </w:r>
    </w:p>
    <w:p w14:paraId="4BA775CD" w14:textId="77777777" w:rsidR="009563A8" w:rsidRPr="002C6C11" w:rsidRDefault="009563A8" w:rsidP="00F85D44">
      <w:pPr>
        <w:jc w:val="both"/>
        <w:rPr>
          <w:rFonts w:ascii="Montserrat" w:hAnsi="Montserrat"/>
          <w:color w:val="auto"/>
          <w:sz w:val="18"/>
          <w:szCs w:val="18"/>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900"/>
        <w:gridCol w:w="5670"/>
      </w:tblGrid>
      <w:tr w:rsidR="008114EB" w:rsidRPr="00C80238" w14:paraId="451E4E1B" w14:textId="77777777">
        <w:trPr>
          <w:trHeight w:val="400"/>
        </w:trPr>
        <w:tc>
          <w:tcPr>
            <w:tcW w:w="9085" w:type="dxa"/>
            <w:gridSpan w:val="3"/>
            <w:shd w:val="clear" w:color="auto" w:fill="A6C9EC"/>
            <w:noWrap/>
            <w:vAlign w:val="center"/>
            <w:hideMark/>
          </w:tcPr>
          <w:p w14:paraId="725F17BB" w14:textId="77777777" w:rsidR="009563A8" w:rsidRPr="002C6C11" w:rsidRDefault="009563A8"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w:t>
            </w:r>
          </w:p>
        </w:tc>
      </w:tr>
      <w:tr w:rsidR="008114EB" w:rsidRPr="00C80238" w14:paraId="48104FAC" w14:textId="77777777" w:rsidTr="00537A9B">
        <w:trPr>
          <w:trHeight w:val="340"/>
        </w:trPr>
        <w:tc>
          <w:tcPr>
            <w:tcW w:w="2515" w:type="dxa"/>
            <w:noWrap/>
            <w:vAlign w:val="center"/>
            <w:hideMark/>
          </w:tcPr>
          <w:p w14:paraId="36A72E50"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noWrap/>
            <w:vAlign w:val="center"/>
            <w:hideMark/>
          </w:tcPr>
          <w:p w14:paraId="46A877FF"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Live video streaming service reception, distribution and interoperability at home </w:t>
            </w:r>
          </w:p>
        </w:tc>
      </w:tr>
      <w:tr w:rsidR="008114EB" w:rsidRPr="00C80238" w14:paraId="1FB59057" w14:textId="77777777" w:rsidTr="00537A9B">
        <w:trPr>
          <w:trHeight w:val="340"/>
        </w:trPr>
        <w:tc>
          <w:tcPr>
            <w:tcW w:w="2515" w:type="dxa"/>
            <w:noWrap/>
            <w:vAlign w:val="center"/>
            <w:hideMark/>
          </w:tcPr>
          <w:p w14:paraId="34CD51C0"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noWrap/>
            <w:vAlign w:val="center"/>
            <w:hideMark/>
          </w:tcPr>
          <w:p w14:paraId="43C60B8A"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w:t>
            </w:r>
          </w:p>
        </w:tc>
      </w:tr>
      <w:tr w:rsidR="008114EB" w:rsidRPr="00C80238" w14:paraId="7CFED81B" w14:textId="77777777">
        <w:trPr>
          <w:trHeight w:val="400"/>
        </w:trPr>
        <w:tc>
          <w:tcPr>
            <w:tcW w:w="2515" w:type="dxa"/>
            <w:vMerge w:val="restart"/>
            <w:noWrap/>
            <w:vAlign w:val="center"/>
            <w:hideMark/>
          </w:tcPr>
          <w:p w14:paraId="136F1FF7"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noWrap/>
            <w:vAlign w:val="center"/>
            <w:hideMark/>
          </w:tcPr>
          <w:p w14:paraId="292A0FB6"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noWrap/>
            <w:vAlign w:val="center"/>
            <w:hideMark/>
          </w:tcPr>
          <w:p w14:paraId="4DA98FCF"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Design and development of the DTH Gateway hardware and software according to its Product Requirements and Technical Specifications</w:t>
            </w:r>
          </w:p>
        </w:tc>
      </w:tr>
      <w:tr w:rsidR="008114EB" w:rsidRPr="00C80238" w14:paraId="704A5DA3" w14:textId="77777777">
        <w:trPr>
          <w:trHeight w:val="400"/>
        </w:trPr>
        <w:tc>
          <w:tcPr>
            <w:tcW w:w="2515" w:type="dxa"/>
            <w:vMerge/>
            <w:vAlign w:val="center"/>
            <w:hideMark/>
          </w:tcPr>
          <w:p w14:paraId="57B570D4" w14:textId="77777777" w:rsidR="009563A8" w:rsidRPr="002C6C11" w:rsidRDefault="009563A8" w:rsidP="00F85D44">
            <w:pPr>
              <w:rPr>
                <w:rFonts w:ascii="Montserrat" w:hAnsi="Montserrat"/>
                <w:color w:val="auto"/>
                <w:sz w:val="18"/>
                <w:szCs w:val="18"/>
              </w:rPr>
            </w:pPr>
          </w:p>
        </w:tc>
        <w:tc>
          <w:tcPr>
            <w:tcW w:w="900" w:type="dxa"/>
            <w:noWrap/>
            <w:vAlign w:val="center"/>
            <w:hideMark/>
          </w:tcPr>
          <w:p w14:paraId="66B659F1"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noWrap/>
            <w:vAlign w:val="center"/>
            <w:hideMark/>
          </w:tcPr>
          <w:p w14:paraId="7CA56616" w14:textId="77777777" w:rsidR="009563A8" w:rsidRPr="002C6C11" w:rsidRDefault="009563A8" w:rsidP="00F85D44">
            <w:pPr>
              <w:jc w:val="both"/>
              <w:rPr>
                <w:rFonts w:ascii="Montserrat" w:hAnsi="Montserrat"/>
                <w:color w:val="auto"/>
                <w:sz w:val="18"/>
                <w:szCs w:val="18"/>
                <w:lang w:eastAsia="en-GB"/>
              </w:rPr>
            </w:pPr>
            <w:r w:rsidRPr="002C6C11">
              <w:rPr>
                <w:rFonts w:ascii="Montserrat" w:hAnsi="Montserrat"/>
                <w:color w:val="auto"/>
                <w:sz w:val="18"/>
                <w:szCs w:val="18"/>
                <w:lang w:eastAsia="en-GB"/>
              </w:rPr>
              <w:t>Preparations of free-to-air live and VOD content and streams</w:t>
            </w:r>
          </w:p>
        </w:tc>
      </w:tr>
      <w:tr w:rsidR="008114EB" w:rsidRPr="00C80238" w14:paraId="690E5C87" w14:textId="77777777">
        <w:trPr>
          <w:trHeight w:val="400"/>
        </w:trPr>
        <w:tc>
          <w:tcPr>
            <w:tcW w:w="2515" w:type="dxa"/>
            <w:vMerge/>
            <w:vAlign w:val="center"/>
            <w:hideMark/>
          </w:tcPr>
          <w:p w14:paraId="6FF73BF6" w14:textId="77777777" w:rsidR="009563A8" w:rsidRPr="002C6C11" w:rsidRDefault="009563A8" w:rsidP="00F85D44">
            <w:pPr>
              <w:rPr>
                <w:rFonts w:ascii="Montserrat" w:hAnsi="Montserrat"/>
                <w:color w:val="auto"/>
                <w:sz w:val="18"/>
                <w:szCs w:val="18"/>
              </w:rPr>
            </w:pPr>
          </w:p>
        </w:tc>
        <w:tc>
          <w:tcPr>
            <w:tcW w:w="900" w:type="dxa"/>
            <w:noWrap/>
            <w:vAlign w:val="center"/>
            <w:hideMark/>
          </w:tcPr>
          <w:p w14:paraId="7AC42F0B"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Pre3</w:t>
            </w:r>
          </w:p>
        </w:tc>
        <w:tc>
          <w:tcPr>
            <w:tcW w:w="5670" w:type="dxa"/>
            <w:noWrap/>
            <w:vAlign w:val="center"/>
            <w:hideMark/>
          </w:tcPr>
          <w:p w14:paraId="534DC1BD" w14:textId="77777777" w:rsidR="009563A8" w:rsidRPr="002C6C11" w:rsidRDefault="009563A8" w:rsidP="00F85D44">
            <w:pPr>
              <w:jc w:val="both"/>
              <w:rPr>
                <w:rFonts w:ascii="Montserrat" w:hAnsi="Montserrat"/>
                <w:color w:val="auto"/>
                <w:sz w:val="18"/>
                <w:szCs w:val="18"/>
                <w:lang w:eastAsia="en-GB"/>
              </w:rPr>
            </w:pPr>
            <w:r w:rsidRPr="002C6C11">
              <w:rPr>
                <w:rFonts w:ascii="Montserrat" w:hAnsi="Montserrat"/>
                <w:color w:val="auto"/>
                <w:sz w:val="18"/>
                <w:szCs w:val="18"/>
                <w:lang w:eastAsia="en-GB"/>
              </w:rPr>
              <w:t>Preparation of playout devices and player apps</w:t>
            </w:r>
          </w:p>
        </w:tc>
      </w:tr>
      <w:tr w:rsidR="008114EB" w:rsidRPr="00C80238" w14:paraId="28267FED" w14:textId="77777777">
        <w:trPr>
          <w:trHeight w:val="400"/>
        </w:trPr>
        <w:tc>
          <w:tcPr>
            <w:tcW w:w="2515" w:type="dxa"/>
            <w:vMerge/>
            <w:vAlign w:val="center"/>
            <w:hideMark/>
          </w:tcPr>
          <w:p w14:paraId="6700A452" w14:textId="77777777" w:rsidR="009563A8" w:rsidRPr="002C6C11" w:rsidRDefault="009563A8" w:rsidP="00F85D44">
            <w:pPr>
              <w:rPr>
                <w:rFonts w:ascii="Montserrat" w:eastAsia="Times New Roman" w:hAnsi="Montserrat"/>
                <w:color w:val="auto"/>
                <w:sz w:val="18"/>
                <w:szCs w:val="18"/>
                <w:lang w:eastAsia="en-GB"/>
              </w:rPr>
            </w:pPr>
          </w:p>
        </w:tc>
        <w:tc>
          <w:tcPr>
            <w:tcW w:w="900" w:type="dxa"/>
            <w:noWrap/>
            <w:vAlign w:val="center"/>
            <w:hideMark/>
          </w:tcPr>
          <w:p w14:paraId="1EACD29B"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Pre4</w:t>
            </w:r>
          </w:p>
        </w:tc>
        <w:tc>
          <w:tcPr>
            <w:tcW w:w="5670" w:type="dxa"/>
            <w:noWrap/>
            <w:vAlign w:val="center"/>
            <w:hideMark/>
          </w:tcPr>
          <w:p w14:paraId="67183E9A" w14:textId="77777777" w:rsidR="009563A8" w:rsidRPr="002C6C11" w:rsidRDefault="009563A8" w:rsidP="00F85D44">
            <w:pPr>
              <w:jc w:val="both"/>
              <w:rPr>
                <w:rFonts w:ascii="Montserrat" w:hAnsi="Montserrat"/>
                <w:color w:val="auto"/>
                <w:sz w:val="18"/>
                <w:szCs w:val="18"/>
                <w:lang w:eastAsia="en-GB"/>
              </w:rPr>
            </w:pPr>
            <w:r w:rsidRPr="002C6C11">
              <w:rPr>
                <w:rFonts w:ascii="Montserrat" w:hAnsi="Montserrat"/>
                <w:color w:val="auto"/>
                <w:sz w:val="18"/>
                <w:szCs w:val="18"/>
                <w:lang w:eastAsia="en-GB"/>
              </w:rPr>
              <w:t>Functional 5G-EMERGE near edge platform with satellite broadcast capacity on satellite</w:t>
            </w:r>
          </w:p>
        </w:tc>
      </w:tr>
      <w:tr w:rsidR="008114EB" w:rsidRPr="00C80238" w14:paraId="1A584760" w14:textId="77777777">
        <w:trPr>
          <w:trHeight w:val="400"/>
        </w:trPr>
        <w:tc>
          <w:tcPr>
            <w:tcW w:w="2515" w:type="dxa"/>
            <w:noWrap/>
            <w:vAlign w:val="center"/>
            <w:hideMark/>
          </w:tcPr>
          <w:p w14:paraId="680662BD"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noWrap/>
            <w:vAlign w:val="center"/>
            <w:hideMark/>
          </w:tcPr>
          <w:p w14:paraId="5806DCFA" w14:textId="76B258E3"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Reception of live and VOD </w:t>
            </w:r>
            <w:r w:rsidR="000A120F" w:rsidRPr="002C6C11">
              <w:rPr>
                <w:rFonts w:ascii="Montserrat" w:eastAsia="Times New Roman" w:hAnsi="Montserrat"/>
                <w:color w:val="auto"/>
                <w:sz w:val="18"/>
                <w:szCs w:val="18"/>
                <w:lang w:eastAsia="en-GB"/>
              </w:rPr>
              <w:t>m</w:t>
            </w:r>
            <w:r w:rsidRPr="002C6C11">
              <w:rPr>
                <w:rFonts w:ascii="Montserrat" w:eastAsia="Times New Roman" w:hAnsi="Montserrat"/>
                <w:color w:val="auto"/>
                <w:sz w:val="18"/>
                <w:szCs w:val="18"/>
                <w:lang w:eastAsia="en-GB"/>
              </w:rPr>
              <w:t>ABR and NIP streams over a</w:t>
            </w:r>
            <w:r w:rsidR="000B34DE" w:rsidRPr="002C6C11">
              <w:rPr>
                <w:rFonts w:ascii="Montserrat" w:eastAsia="Times New Roman" w:hAnsi="Montserrat"/>
                <w:color w:val="auto"/>
                <w:sz w:val="18"/>
                <w:szCs w:val="18"/>
                <w:lang w:eastAsia="en-GB"/>
              </w:rPr>
              <w:t xml:space="preserve"> High-Definition Multimedia Interface</w:t>
            </w:r>
            <w:r w:rsidRPr="002C6C11">
              <w:rPr>
                <w:rFonts w:ascii="Montserrat" w:eastAsia="Times New Roman" w:hAnsi="Montserrat"/>
                <w:color w:val="auto"/>
                <w:sz w:val="18"/>
                <w:szCs w:val="18"/>
                <w:lang w:eastAsia="en-GB"/>
              </w:rPr>
              <w:t xml:space="preserve"> </w:t>
            </w:r>
            <w:r w:rsidR="000B34DE" w:rsidRPr="002C6C11">
              <w:rPr>
                <w:rFonts w:ascii="Montserrat" w:eastAsia="Times New Roman" w:hAnsi="Montserrat"/>
                <w:color w:val="auto"/>
                <w:sz w:val="18"/>
                <w:szCs w:val="18"/>
                <w:lang w:eastAsia="en-GB"/>
              </w:rPr>
              <w:t>(</w:t>
            </w:r>
            <w:r w:rsidRPr="002C6C11">
              <w:rPr>
                <w:rFonts w:ascii="Montserrat" w:eastAsia="Times New Roman" w:hAnsi="Montserrat"/>
                <w:color w:val="auto"/>
                <w:sz w:val="18"/>
                <w:szCs w:val="18"/>
                <w:lang w:eastAsia="en-GB"/>
              </w:rPr>
              <w:t>HDMI</w:t>
            </w:r>
            <w:r w:rsidR="000B34DE" w:rsidRPr="002C6C11">
              <w:rPr>
                <w:rFonts w:ascii="Montserrat" w:eastAsia="Times New Roman" w:hAnsi="Montserrat"/>
                <w:color w:val="auto"/>
                <w:sz w:val="18"/>
                <w:szCs w:val="18"/>
                <w:lang w:eastAsia="en-GB"/>
              </w:rPr>
              <w:t>)</w:t>
            </w:r>
            <w:r w:rsidRPr="002C6C11">
              <w:rPr>
                <w:rFonts w:ascii="Montserrat" w:eastAsia="Times New Roman" w:hAnsi="Montserrat"/>
                <w:color w:val="auto"/>
                <w:sz w:val="18"/>
                <w:szCs w:val="18"/>
                <w:lang w:eastAsia="en-GB"/>
              </w:rPr>
              <w:t xml:space="preserve"> output, navigation through DVB-I based Service Lists, download and playback of VOD content to/from local storage and streaming the above content to connected playout devices to test interoperability over a home-like </w:t>
            </w:r>
            <w:r w:rsidR="000B34DE" w:rsidRPr="002C6C11">
              <w:rPr>
                <w:rFonts w:ascii="Montserrat" w:eastAsia="Times New Roman" w:hAnsi="Montserrat"/>
                <w:color w:val="auto"/>
                <w:sz w:val="18"/>
                <w:szCs w:val="18"/>
                <w:lang w:eastAsia="en-GB"/>
              </w:rPr>
              <w:t>Local Access Network (</w:t>
            </w:r>
            <w:r w:rsidRPr="002C6C11">
              <w:rPr>
                <w:rFonts w:ascii="Montserrat" w:eastAsia="Times New Roman" w:hAnsi="Montserrat"/>
                <w:color w:val="auto"/>
                <w:sz w:val="18"/>
                <w:szCs w:val="18"/>
                <w:lang w:eastAsia="en-GB"/>
              </w:rPr>
              <w:t>LAN</w:t>
            </w:r>
            <w:r w:rsidR="000B34DE" w:rsidRPr="002C6C11">
              <w:rPr>
                <w:rFonts w:ascii="Montserrat" w:eastAsia="Times New Roman" w:hAnsi="Montserrat"/>
                <w:color w:val="auto"/>
                <w:sz w:val="18"/>
                <w:szCs w:val="18"/>
                <w:lang w:eastAsia="en-GB"/>
              </w:rPr>
              <w:t>)</w:t>
            </w:r>
          </w:p>
        </w:tc>
      </w:tr>
      <w:tr w:rsidR="008114EB" w:rsidRPr="00C80238" w14:paraId="601E9AD6" w14:textId="77777777">
        <w:trPr>
          <w:trHeight w:val="400"/>
        </w:trPr>
        <w:tc>
          <w:tcPr>
            <w:tcW w:w="2515" w:type="dxa"/>
            <w:vMerge w:val="restart"/>
            <w:noWrap/>
            <w:vAlign w:val="center"/>
            <w:hideMark/>
          </w:tcPr>
          <w:p w14:paraId="47B6FE93"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noWrap/>
            <w:vAlign w:val="center"/>
            <w:hideMark/>
          </w:tcPr>
          <w:p w14:paraId="525118EE"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noWrap/>
            <w:vAlign w:val="center"/>
            <w:hideMark/>
          </w:tcPr>
          <w:p w14:paraId="0C363FE6"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Far edge setup: </w:t>
            </w:r>
          </w:p>
          <w:p w14:paraId="183E2171" w14:textId="0FCDD648" w:rsidR="009563A8" w:rsidRPr="002C6C11" w:rsidRDefault="009563A8" w:rsidP="00B3730E">
            <w:pPr>
              <w:pStyle w:val="ListParagraph"/>
              <w:numPr>
                <w:ilvl w:val="0"/>
                <w:numId w:val="219"/>
              </w:numPr>
              <w:contextualSpacing w:val="0"/>
              <w:jc w:val="both"/>
              <w:rPr>
                <w:rFonts w:ascii="Montserrat" w:hAnsi="Montserrat"/>
                <w:color w:val="auto"/>
                <w:sz w:val="18"/>
                <w:szCs w:val="18"/>
                <w:lang w:eastAsia="en-GB"/>
              </w:rPr>
            </w:pPr>
            <w:r w:rsidRPr="002C6C11">
              <w:rPr>
                <w:rFonts w:ascii="Montserrat" w:hAnsi="Montserrat"/>
                <w:color w:val="auto"/>
                <w:sz w:val="18"/>
                <w:szCs w:val="18"/>
                <w:lang w:eastAsia="en-GB"/>
              </w:rPr>
              <w:t xml:space="preserve">Prepare content – live streams and VOD streams and make them available for streaming over the </w:t>
            </w:r>
            <w:r w:rsidR="00CA002B" w:rsidRPr="002C6C11">
              <w:rPr>
                <w:rFonts w:ascii="Montserrat" w:hAnsi="Montserrat"/>
                <w:color w:val="auto"/>
                <w:sz w:val="18"/>
                <w:szCs w:val="18"/>
                <w:lang w:eastAsia="en-GB"/>
              </w:rPr>
              <w:t>G-Core</w:t>
            </w:r>
            <w:r w:rsidR="001A5EC7" w:rsidRPr="002C6C11">
              <w:rPr>
                <w:rFonts w:ascii="Montserrat" w:hAnsi="Montserrat"/>
                <w:color w:val="auto"/>
                <w:sz w:val="18"/>
                <w:szCs w:val="18"/>
                <w:lang w:eastAsia="en-GB"/>
              </w:rPr>
              <w:t xml:space="preserve"> </w:t>
            </w:r>
            <w:r w:rsidRPr="002C6C11">
              <w:rPr>
                <w:rFonts w:ascii="Montserrat" w:hAnsi="Montserrat"/>
                <w:color w:val="auto"/>
                <w:sz w:val="18"/>
                <w:szCs w:val="18"/>
                <w:lang w:eastAsia="en-GB"/>
              </w:rPr>
              <w:t>platform</w:t>
            </w:r>
          </w:p>
          <w:p w14:paraId="22959916" w14:textId="661CEBA1" w:rsidR="009563A8" w:rsidRPr="002C6C11" w:rsidRDefault="009563A8" w:rsidP="00B3730E">
            <w:pPr>
              <w:pStyle w:val="ListParagraph"/>
              <w:numPr>
                <w:ilvl w:val="0"/>
                <w:numId w:val="219"/>
              </w:numPr>
              <w:contextualSpacing w:val="0"/>
              <w:jc w:val="both"/>
              <w:rPr>
                <w:rFonts w:ascii="Montserrat" w:hAnsi="Montserrat"/>
                <w:color w:val="auto"/>
                <w:sz w:val="18"/>
                <w:szCs w:val="18"/>
                <w:lang w:eastAsia="en-GB"/>
              </w:rPr>
            </w:pPr>
            <w:r w:rsidRPr="002C6C11">
              <w:rPr>
                <w:rFonts w:ascii="Montserrat" w:hAnsi="Montserrat"/>
                <w:color w:val="auto"/>
                <w:sz w:val="18"/>
                <w:szCs w:val="18"/>
                <w:lang w:eastAsia="en-GB"/>
              </w:rPr>
              <w:t xml:space="preserve">Ingest the content into the </w:t>
            </w:r>
            <w:r w:rsidR="004E4ABC" w:rsidRPr="002C6C11">
              <w:rPr>
                <w:rFonts w:ascii="Montserrat" w:hAnsi="Montserrat"/>
                <w:color w:val="auto"/>
                <w:sz w:val="18"/>
                <w:szCs w:val="18"/>
                <w:lang w:eastAsia="en-GB"/>
              </w:rPr>
              <w:t>m</w:t>
            </w:r>
            <w:r w:rsidRPr="002C6C11">
              <w:rPr>
                <w:rFonts w:ascii="Montserrat" w:hAnsi="Montserrat"/>
                <w:color w:val="auto"/>
                <w:sz w:val="18"/>
                <w:szCs w:val="18"/>
                <w:lang w:eastAsia="en-GB"/>
              </w:rPr>
              <w:t xml:space="preserve">ABR/NIP Server to generate </w:t>
            </w:r>
            <w:r w:rsidR="004E4ABC" w:rsidRPr="002C6C11">
              <w:rPr>
                <w:rFonts w:ascii="Montserrat" w:hAnsi="Montserrat"/>
                <w:color w:val="auto"/>
                <w:sz w:val="18"/>
                <w:szCs w:val="18"/>
                <w:lang w:eastAsia="en-GB"/>
              </w:rPr>
              <w:t>m</w:t>
            </w:r>
            <w:r w:rsidRPr="002C6C11">
              <w:rPr>
                <w:rFonts w:ascii="Montserrat" w:hAnsi="Montserrat"/>
                <w:color w:val="auto"/>
                <w:sz w:val="18"/>
                <w:szCs w:val="18"/>
                <w:lang w:eastAsia="en-GB"/>
              </w:rPr>
              <w:t>ABR/NIP streams and DVB-I metadata and output the streams to a DVB-S2X modulator via a proxy server</w:t>
            </w:r>
          </w:p>
        </w:tc>
      </w:tr>
      <w:tr w:rsidR="008114EB" w:rsidRPr="00C80238" w14:paraId="0C77CDB8" w14:textId="77777777">
        <w:trPr>
          <w:trHeight w:val="400"/>
        </w:trPr>
        <w:tc>
          <w:tcPr>
            <w:tcW w:w="2515" w:type="dxa"/>
            <w:vMerge/>
            <w:vAlign w:val="center"/>
            <w:hideMark/>
          </w:tcPr>
          <w:p w14:paraId="1126E647" w14:textId="77777777" w:rsidR="009563A8" w:rsidRPr="002C6C11" w:rsidRDefault="009563A8" w:rsidP="00F85D44">
            <w:pPr>
              <w:rPr>
                <w:rFonts w:ascii="Montserrat" w:eastAsia="Times New Roman" w:hAnsi="Montserrat"/>
                <w:color w:val="auto"/>
                <w:sz w:val="18"/>
                <w:szCs w:val="18"/>
                <w:lang w:eastAsia="en-GB"/>
              </w:rPr>
            </w:pPr>
          </w:p>
        </w:tc>
        <w:tc>
          <w:tcPr>
            <w:tcW w:w="900" w:type="dxa"/>
            <w:noWrap/>
            <w:vAlign w:val="center"/>
            <w:hideMark/>
          </w:tcPr>
          <w:p w14:paraId="1C5CDFCD"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noWrap/>
            <w:vAlign w:val="center"/>
            <w:hideMark/>
          </w:tcPr>
          <w:p w14:paraId="3202832E"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DTH receiver:</w:t>
            </w:r>
          </w:p>
          <w:p w14:paraId="256F4F08" w14:textId="4563EEE7" w:rsidR="009563A8" w:rsidRPr="002C6C11" w:rsidRDefault="009563A8" w:rsidP="00B3730E">
            <w:pPr>
              <w:pStyle w:val="ListParagraph"/>
              <w:numPr>
                <w:ilvl w:val="0"/>
                <w:numId w:val="217"/>
              </w:numPr>
              <w:contextualSpacing w:val="0"/>
              <w:jc w:val="both"/>
              <w:rPr>
                <w:rFonts w:ascii="Montserrat" w:hAnsi="Montserrat"/>
                <w:color w:val="auto"/>
                <w:sz w:val="18"/>
                <w:szCs w:val="18"/>
                <w:lang w:eastAsia="en-GB"/>
              </w:rPr>
            </w:pPr>
            <w:r w:rsidRPr="002C6C11">
              <w:rPr>
                <w:rFonts w:ascii="Montserrat" w:hAnsi="Montserrat"/>
                <w:color w:val="auto"/>
                <w:sz w:val="18"/>
                <w:szCs w:val="18"/>
                <w:lang w:eastAsia="en-GB"/>
              </w:rPr>
              <w:t xml:space="preserve">Align a DTH dish antenna to 19.2E and connect the DTH Gateway and configure it to receive the </w:t>
            </w:r>
            <w:r w:rsidR="004E4ABC" w:rsidRPr="002C6C11">
              <w:rPr>
                <w:rFonts w:ascii="Montserrat" w:hAnsi="Montserrat"/>
                <w:color w:val="auto"/>
                <w:sz w:val="18"/>
                <w:szCs w:val="18"/>
                <w:lang w:eastAsia="en-GB"/>
              </w:rPr>
              <w:t>m</w:t>
            </w:r>
            <w:r w:rsidRPr="002C6C11">
              <w:rPr>
                <w:rFonts w:ascii="Montserrat" w:hAnsi="Montserrat"/>
                <w:color w:val="auto"/>
                <w:sz w:val="18"/>
                <w:szCs w:val="18"/>
                <w:lang w:eastAsia="en-GB"/>
              </w:rPr>
              <w:t>ABR/NIP streams from the designated transponder</w:t>
            </w:r>
          </w:p>
          <w:p w14:paraId="3A37BF26" w14:textId="77777777" w:rsidR="009563A8" w:rsidRPr="002C6C11" w:rsidRDefault="009563A8" w:rsidP="00B3730E">
            <w:pPr>
              <w:pStyle w:val="ListParagraph"/>
              <w:numPr>
                <w:ilvl w:val="0"/>
                <w:numId w:val="217"/>
              </w:numPr>
              <w:contextualSpacing w:val="0"/>
              <w:jc w:val="both"/>
              <w:rPr>
                <w:rFonts w:ascii="Montserrat" w:hAnsi="Montserrat"/>
                <w:color w:val="auto"/>
                <w:sz w:val="18"/>
                <w:szCs w:val="18"/>
                <w:lang w:eastAsia="en-GB"/>
              </w:rPr>
            </w:pPr>
            <w:r w:rsidRPr="002C6C11">
              <w:rPr>
                <w:rFonts w:ascii="Montserrat" w:hAnsi="Montserrat"/>
                <w:color w:val="auto"/>
                <w:sz w:val="18"/>
                <w:szCs w:val="18"/>
                <w:lang w:eastAsia="en-GB"/>
              </w:rPr>
              <w:t>Connect the DTH Gateway to a TV over HDMI and to a home-like LAN with connected playout devices</w:t>
            </w:r>
          </w:p>
          <w:p w14:paraId="07ACD519" w14:textId="66A25182" w:rsidR="009563A8" w:rsidRPr="002C6C11" w:rsidRDefault="009563A8" w:rsidP="00B3730E">
            <w:pPr>
              <w:pStyle w:val="ListParagraph"/>
              <w:numPr>
                <w:ilvl w:val="0"/>
                <w:numId w:val="217"/>
              </w:numPr>
              <w:contextualSpacing w:val="0"/>
              <w:jc w:val="both"/>
              <w:rPr>
                <w:rFonts w:ascii="Montserrat" w:eastAsia="Times New Roman" w:hAnsi="Montserrat"/>
                <w:color w:val="auto"/>
                <w:sz w:val="18"/>
                <w:szCs w:val="18"/>
                <w:lang w:eastAsia="en-GB"/>
              </w:rPr>
            </w:pPr>
            <w:r w:rsidRPr="002C6C11">
              <w:rPr>
                <w:rFonts w:ascii="Montserrat" w:hAnsi="Montserrat"/>
                <w:color w:val="auto"/>
                <w:sz w:val="18"/>
                <w:szCs w:val="18"/>
                <w:lang w:eastAsia="en-GB"/>
              </w:rPr>
              <w:t>Navigate through the DVB-I Service Lists, meta data of the streaming service, download and watch VOD content as an end user</w:t>
            </w:r>
            <w:r w:rsidR="00816730" w:rsidRPr="002C6C11">
              <w:rPr>
                <w:rFonts w:ascii="Montserrat" w:hAnsi="Montserrat"/>
                <w:color w:val="auto"/>
                <w:sz w:val="18"/>
                <w:szCs w:val="18"/>
                <w:lang w:eastAsia="en-GB"/>
              </w:rPr>
              <w:t>.</w:t>
            </w:r>
          </w:p>
        </w:tc>
      </w:tr>
      <w:tr w:rsidR="008114EB" w:rsidRPr="00C80238" w14:paraId="4368A5A7" w14:textId="77777777">
        <w:trPr>
          <w:trHeight w:val="400"/>
        </w:trPr>
        <w:tc>
          <w:tcPr>
            <w:tcW w:w="2515" w:type="dxa"/>
            <w:noWrap/>
            <w:vAlign w:val="center"/>
          </w:tcPr>
          <w:p w14:paraId="6B1BB0B5"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noWrap/>
            <w:vAlign w:val="center"/>
          </w:tcPr>
          <w:p w14:paraId="15919FDE" w14:textId="77777777" w:rsidR="008878D8" w:rsidRPr="00CB317A" w:rsidRDefault="008878D8"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 xml:space="preserve">Bootup time (&lt;40s) </w:t>
            </w:r>
          </w:p>
          <w:p w14:paraId="0EAED607" w14:textId="77777777" w:rsidR="008878D8" w:rsidRPr="00CB317A" w:rsidRDefault="008878D8"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Zapping time (&lt;2s on same transponder; &lt;10s between two different transponders on average)</w:t>
            </w:r>
          </w:p>
          <w:p w14:paraId="64557DDE" w14:textId="77777777" w:rsidR="008878D8" w:rsidRPr="00CB317A" w:rsidRDefault="008878D8"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Decoding latency (&lt;1s from the play start request on the client device)</w:t>
            </w:r>
          </w:p>
          <w:p w14:paraId="3ECA97BF" w14:textId="77777777" w:rsidR="008878D8" w:rsidRPr="00CB317A" w:rsidRDefault="008878D8"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Number of connected playout devices (&gt;3)</w:t>
            </w:r>
          </w:p>
          <w:p w14:paraId="2056F7AF" w14:textId="7D2C5C04" w:rsidR="009563A8" w:rsidRPr="002C6C11" w:rsidRDefault="008878D8" w:rsidP="00B3730E">
            <w:pPr>
              <w:pStyle w:val="ListParagraph"/>
              <w:numPr>
                <w:ilvl w:val="0"/>
                <w:numId w:val="218"/>
              </w:numPr>
              <w:contextualSpacing w:val="0"/>
              <w:jc w:val="both"/>
              <w:rPr>
                <w:rFonts w:ascii="Montserrat" w:eastAsia="Times New Roman" w:hAnsi="Montserrat"/>
                <w:color w:val="auto"/>
                <w:sz w:val="18"/>
                <w:szCs w:val="18"/>
                <w:lang w:eastAsia="en-GB"/>
              </w:rPr>
            </w:pPr>
            <w:r w:rsidRPr="00CB317A">
              <w:rPr>
                <w:rFonts w:ascii="Montserrat" w:hAnsi="Montserrat"/>
                <w:color w:val="auto"/>
                <w:sz w:val="18"/>
                <w:szCs w:val="18"/>
                <w:lang w:eastAsia="en-GB"/>
              </w:rPr>
              <w:t>Interoperability rate (&gt;75% of Android 8 and iOS devices for AVC, &gt;50% for HEVC)</w:t>
            </w:r>
          </w:p>
        </w:tc>
      </w:tr>
      <w:tr w:rsidR="009563A8" w:rsidRPr="00C80238" w14:paraId="1FAFA55E" w14:textId="77777777" w:rsidTr="00537A9B">
        <w:trPr>
          <w:trHeight w:val="340"/>
        </w:trPr>
        <w:tc>
          <w:tcPr>
            <w:tcW w:w="2515" w:type="dxa"/>
            <w:noWrap/>
            <w:vAlign w:val="center"/>
            <w:hideMark/>
          </w:tcPr>
          <w:p w14:paraId="20A7D089"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noWrap/>
            <w:vAlign w:val="center"/>
            <w:hideMark/>
          </w:tcPr>
          <w:p w14:paraId="60F7DB94" w14:textId="21C4C3F5" w:rsidR="009563A8" w:rsidRPr="002C6C11" w:rsidRDefault="00816730"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N/A at this moment</w:t>
            </w:r>
          </w:p>
        </w:tc>
      </w:tr>
    </w:tbl>
    <w:p w14:paraId="3067D081" w14:textId="77777777" w:rsidR="009563A8" w:rsidRPr="002C6C11" w:rsidRDefault="009563A8" w:rsidP="00F85D44">
      <w:pPr>
        <w:jc w:val="both"/>
        <w:rPr>
          <w:rFonts w:ascii="Montserrat" w:hAnsi="Montserrat"/>
          <w:color w:val="auto"/>
          <w:sz w:val="18"/>
          <w:szCs w:val="18"/>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741"/>
        <w:gridCol w:w="5829"/>
      </w:tblGrid>
      <w:tr w:rsidR="008114EB" w:rsidRPr="00C80238" w14:paraId="11BEFC93" w14:textId="77777777">
        <w:trPr>
          <w:trHeight w:val="400"/>
        </w:trPr>
        <w:tc>
          <w:tcPr>
            <w:tcW w:w="9085" w:type="dxa"/>
            <w:gridSpan w:val="3"/>
            <w:shd w:val="clear" w:color="auto" w:fill="A6C9EC"/>
            <w:noWrap/>
            <w:vAlign w:val="center"/>
            <w:hideMark/>
          </w:tcPr>
          <w:p w14:paraId="19B6B809" w14:textId="77777777" w:rsidR="009563A8" w:rsidRPr="002C6C11" w:rsidRDefault="009563A8"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2</w:t>
            </w:r>
          </w:p>
        </w:tc>
      </w:tr>
      <w:tr w:rsidR="008114EB" w:rsidRPr="00C80238" w14:paraId="67D58BCF" w14:textId="77777777" w:rsidTr="00537A9B">
        <w:trPr>
          <w:trHeight w:val="340"/>
        </w:trPr>
        <w:tc>
          <w:tcPr>
            <w:tcW w:w="2515" w:type="dxa"/>
            <w:noWrap/>
            <w:vAlign w:val="center"/>
            <w:hideMark/>
          </w:tcPr>
          <w:p w14:paraId="66EC5BEE"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noWrap/>
            <w:vAlign w:val="center"/>
            <w:hideMark/>
          </w:tcPr>
          <w:p w14:paraId="148FB313"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Scaling test</w:t>
            </w:r>
          </w:p>
        </w:tc>
      </w:tr>
      <w:tr w:rsidR="008114EB" w:rsidRPr="00C80238" w14:paraId="70544003" w14:textId="77777777" w:rsidTr="00537A9B">
        <w:trPr>
          <w:trHeight w:val="340"/>
        </w:trPr>
        <w:tc>
          <w:tcPr>
            <w:tcW w:w="2515" w:type="dxa"/>
            <w:noWrap/>
            <w:vAlign w:val="center"/>
            <w:hideMark/>
          </w:tcPr>
          <w:p w14:paraId="06616EFA"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noWrap/>
            <w:vAlign w:val="center"/>
            <w:hideMark/>
          </w:tcPr>
          <w:p w14:paraId="62EB1A13"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w:t>
            </w:r>
          </w:p>
        </w:tc>
      </w:tr>
      <w:tr w:rsidR="008114EB" w:rsidRPr="00C80238" w14:paraId="3FD0ADC8" w14:textId="77777777" w:rsidTr="00537A9B">
        <w:trPr>
          <w:trHeight w:val="340"/>
        </w:trPr>
        <w:tc>
          <w:tcPr>
            <w:tcW w:w="2515" w:type="dxa"/>
            <w:vMerge w:val="restart"/>
            <w:noWrap/>
            <w:vAlign w:val="center"/>
            <w:hideMark/>
          </w:tcPr>
          <w:p w14:paraId="6B28AF9E"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741" w:type="dxa"/>
            <w:noWrap/>
            <w:vAlign w:val="center"/>
            <w:hideMark/>
          </w:tcPr>
          <w:p w14:paraId="12E63C68"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829" w:type="dxa"/>
            <w:noWrap/>
            <w:vAlign w:val="center"/>
            <w:hideMark/>
          </w:tcPr>
          <w:p w14:paraId="25A82CF0"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Preparation of high bitrate content – live and VOD streams</w:t>
            </w:r>
          </w:p>
        </w:tc>
      </w:tr>
      <w:tr w:rsidR="008114EB" w:rsidRPr="00C80238" w14:paraId="3CAAB18B" w14:textId="77777777" w:rsidTr="006E7D6F">
        <w:trPr>
          <w:trHeight w:val="400"/>
        </w:trPr>
        <w:tc>
          <w:tcPr>
            <w:tcW w:w="2515" w:type="dxa"/>
            <w:vMerge/>
            <w:noWrap/>
            <w:vAlign w:val="center"/>
            <w:hideMark/>
          </w:tcPr>
          <w:p w14:paraId="43A7AD25" w14:textId="77777777" w:rsidR="009563A8" w:rsidRPr="002C6C11" w:rsidRDefault="009563A8" w:rsidP="00F85D44">
            <w:pPr>
              <w:rPr>
                <w:rFonts w:ascii="Montserrat" w:hAnsi="Montserrat"/>
                <w:color w:val="auto"/>
                <w:sz w:val="18"/>
                <w:szCs w:val="18"/>
              </w:rPr>
            </w:pPr>
          </w:p>
        </w:tc>
        <w:tc>
          <w:tcPr>
            <w:tcW w:w="741" w:type="dxa"/>
            <w:noWrap/>
            <w:vAlign w:val="center"/>
            <w:hideMark/>
          </w:tcPr>
          <w:p w14:paraId="12AA35F7"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829" w:type="dxa"/>
            <w:noWrap/>
            <w:vAlign w:val="center"/>
            <w:hideMark/>
          </w:tcPr>
          <w:p w14:paraId="26E5102F" w14:textId="14FB92C0"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For lab tests: Preparation of high bitrate DVB-S2/S2X signals with high symbol rates, high </w:t>
            </w:r>
            <w:r w:rsidR="004E4ABC" w:rsidRPr="002C6C11">
              <w:rPr>
                <w:rFonts w:ascii="Montserrat" w:eastAsia="Times New Roman" w:hAnsi="Montserrat"/>
                <w:color w:val="auto"/>
                <w:sz w:val="18"/>
                <w:szCs w:val="18"/>
                <w:lang w:eastAsia="en-GB"/>
              </w:rPr>
              <w:t>Modulation and Coding (M</w:t>
            </w:r>
            <w:r w:rsidRPr="002C6C11">
              <w:rPr>
                <w:rFonts w:ascii="Montserrat" w:eastAsia="Times New Roman" w:hAnsi="Montserrat"/>
                <w:color w:val="auto"/>
                <w:sz w:val="18"/>
                <w:szCs w:val="18"/>
                <w:lang w:eastAsia="en-GB"/>
              </w:rPr>
              <w:t>od</w:t>
            </w:r>
            <w:r w:rsidR="004E4ABC" w:rsidRPr="002C6C11">
              <w:rPr>
                <w:rFonts w:ascii="Montserrat" w:eastAsia="Times New Roman" w:hAnsi="Montserrat"/>
                <w:color w:val="auto"/>
                <w:sz w:val="18"/>
                <w:szCs w:val="18"/>
                <w:lang w:eastAsia="en-GB"/>
              </w:rPr>
              <w:t>C</w:t>
            </w:r>
            <w:r w:rsidRPr="002C6C11">
              <w:rPr>
                <w:rFonts w:ascii="Montserrat" w:eastAsia="Times New Roman" w:hAnsi="Montserrat"/>
                <w:color w:val="auto"/>
                <w:sz w:val="18"/>
                <w:szCs w:val="18"/>
                <w:lang w:eastAsia="en-GB"/>
              </w:rPr>
              <w:t>od</w:t>
            </w:r>
            <w:r w:rsidR="004E4ABC" w:rsidRPr="002C6C11">
              <w:rPr>
                <w:rFonts w:ascii="Montserrat" w:eastAsia="Times New Roman" w:hAnsi="Montserrat"/>
                <w:color w:val="auto"/>
                <w:sz w:val="18"/>
                <w:szCs w:val="18"/>
                <w:lang w:eastAsia="en-GB"/>
              </w:rPr>
              <w:t>)</w:t>
            </w:r>
            <w:r w:rsidRPr="002C6C11">
              <w:rPr>
                <w:rFonts w:ascii="Montserrat" w:eastAsia="Times New Roman" w:hAnsi="Montserrat"/>
                <w:color w:val="auto"/>
                <w:sz w:val="18"/>
                <w:szCs w:val="18"/>
                <w:lang w:eastAsia="en-GB"/>
              </w:rPr>
              <w:t xml:space="preserve">, higher bandwidth, multiple carriers, multiple </w:t>
            </w:r>
            <w:r w:rsidR="004E4ABC" w:rsidRPr="002C6C11">
              <w:rPr>
                <w:rFonts w:ascii="Montserrat" w:eastAsia="Times New Roman" w:hAnsi="Montserrat"/>
                <w:color w:val="auto"/>
                <w:sz w:val="18"/>
                <w:szCs w:val="18"/>
                <w:lang w:eastAsia="en-GB"/>
              </w:rPr>
              <w:t>m</w:t>
            </w:r>
            <w:r w:rsidRPr="002C6C11">
              <w:rPr>
                <w:rFonts w:ascii="Montserrat" w:eastAsia="Times New Roman" w:hAnsi="Montserrat"/>
                <w:color w:val="auto"/>
                <w:sz w:val="18"/>
                <w:szCs w:val="18"/>
                <w:lang w:eastAsia="en-GB"/>
              </w:rPr>
              <w:t xml:space="preserve">ABR/NIP-based services </w:t>
            </w:r>
          </w:p>
        </w:tc>
      </w:tr>
      <w:tr w:rsidR="008114EB" w:rsidRPr="00C80238" w14:paraId="2E764C22" w14:textId="77777777" w:rsidTr="006E7D6F">
        <w:trPr>
          <w:trHeight w:val="400"/>
        </w:trPr>
        <w:tc>
          <w:tcPr>
            <w:tcW w:w="2515" w:type="dxa"/>
            <w:vMerge/>
            <w:vAlign w:val="center"/>
            <w:hideMark/>
          </w:tcPr>
          <w:p w14:paraId="7B69EC7F" w14:textId="77777777" w:rsidR="009563A8" w:rsidRPr="002C6C11" w:rsidRDefault="009563A8" w:rsidP="00F85D44">
            <w:pPr>
              <w:rPr>
                <w:rFonts w:ascii="Montserrat" w:eastAsia="Times New Roman" w:hAnsi="Montserrat"/>
                <w:color w:val="auto"/>
                <w:sz w:val="18"/>
                <w:szCs w:val="18"/>
                <w:lang w:eastAsia="en-GB"/>
              </w:rPr>
            </w:pPr>
          </w:p>
        </w:tc>
        <w:tc>
          <w:tcPr>
            <w:tcW w:w="741" w:type="dxa"/>
            <w:noWrap/>
            <w:vAlign w:val="center"/>
            <w:hideMark/>
          </w:tcPr>
          <w:p w14:paraId="29A2BD86"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Pre3</w:t>
            </w:r>
          </w:p>
        </w:tc>
        <w:tc>
          <w:tcPr>
            <w:tcW w:w="5829" w:type="dxa"/>
            <w:noWrap/>
            <w:vAlign w:val="center"/>
            <w:hideMark/>
          </w:tcPr>
          <w:p w14:paraId="634D7B0B"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For live test: same as Pre2 but over a live satellite capacity</w:t>
            </w:r>
          </w:p>
        </w:tc>
      </w:tr>
      <w:tr w:rsidR="008114EB" w:rsidRPr="00C80238" w14:paraId="3F03D510" w14:textId="77777777">
        <w:trPr>
          <w:trHeight w:val="400"/>
        </w:trPr>
        <w:tc>
          <w:tcPr>
            <w:tcW w:w="2515" w:type="dxa"/>
            <w:noWrap/>
            <w:vAlign w:val="center"/>
            <w:hideMark/>
          </w:tcPr>
          <w:p w14:paraId="0B5386DA"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noWrap/>
            <w:vAlign w:val="center"/>
            <w:hideMark/>
          </w:tcPr>
          <w:p w14:paraId="1E690C26" w14:textId="46CD52D1"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Test the performance of the DTH Gateway under scaling satellite capacity conditions to simulate real-life deployments, understand the throughput limits that a DTH Gateway can support, validate the DTH Gateway functionality and performance in the presence of multiple </w:t>
            </w:r>
            <w:r w:rsidR="004E4ABC" w:rsidRPr="002C6C11">
              <w:rPr>
                <w:rFonts w:ascii="Montserrat" w:eastAsia="Times New Roman" w:hAnsi="Montserrat"/>
                <w:color w:val="auto"/>
                <w:sz w:val="18"/>
                <w:szCs w:val="18"/>
                <w:lang w:eastAsia="en-GB"/>
              </w:rPr>
              <w:t>m</w:t>
            </w:r>
            <w:r w:rsidRPr="002C6C11">
              <w:rPr>
                <w:rFonts w:ascii="Montserrat" w:eastAsia="Times New Roman" w:hAnsi="Montserrat"/>
                <w:color w:val="auto"/>
                <w:sz w:val="18"/>
                <w:szCs w:val="18"/>
                <w:lang w:eastAsia="en-GB"/>
              </w:rPr>
              <w:t>ABR/NIP services on broadcast</w:t>
            </w:r>
          </w:p>
        </w:tc>
      </w:tr>
      <w:tr w:rsidR="008114EB" w:rsidRPr="00C80238" w14:paraId="78072BE4" w14:textId="77777777" w:rsidTr="006E7D6F">
        <w:trPr>
          <w:trHeight w:val="400"/>
        </w:trPr>
        <w:tc>
          <w:tcPr>
            <w:tcW w:w="2515" w:type="dxa"/>
            <w:vMerge w:val="restart"/>
            <w:noWrap/>
            <w:vAlign w:val="center"/>
            <w:hideMark/>
          </w:tcPr>
          <w:p w14:paraId="111196B0"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741" w:type="dxa"/>
            <w:noWrap/>
            <w:vAlign w:val="center"/>
            <w:hideMark/>
          </w:tcPr>
          <w:p w14:paraId="6ACEA98A"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829" w:type="dxa"/>
            <w:noWrap/>
            <w:vAlign w:val="center"/>
            <w:hideMark/>
          </w:tcPr>
          <w:p w14:paraId="154AF78A" w14:textId="6C7D53CD" w:rsidR="009563A8" w:rsidRPr="00C80238" w:rsidRDefault="009563A8" w:rsidP="00F85D44">
            <w:pPr>
              <w:jc w:val="both"/>
              <w:rPr>
                <w:rFonts w:ascii="Montserrat" w:eastAsia="Times New Roman" w:hAnsi="Montserrat"/>
                <w:color w:val="auto"/>
                <w:sz w:val="18"/>
                <w:szCs w:val="18"/>
                <w:lang w:eastAsia="en-GB"/>
              </w:rPr>
            </w:pPr>
            <w:r w:rsidRPr="00C80238">
              <w:rPr>
                <w:rFonts w:ascii="Montserrat" w:eastAsia="Times New Roman" w:hAnsi="Montserrat"/>
                <w:color w:val="auto"/>
                <w:sz w:val="18"/>
                <w:szCs w:val="18"/>
                <w:lang w:eastAsia="en-GB"/>
              </w:rPr>
              <w:t xml:space="preserve">Set a testbed with a single </w:t>
            </w:r>
            <w:r w:rsidR="004E4ABC" w:rsidRPr="00C80238">
              <w:rPr>
                <w:rFonts w:ascii="Montserrat" w:eastAsia="Times New Roman" w:hAnsi="Montserrat"/>
                <w:color w:val="auto"/>
                <w:sz w:val="18"/>
                <w:szCs w:val="18"/>
                <w:lang w:eastAsia="en-GB"/>
              </w:rPr>
              <w:t>m</w:t>
            </w:r>
            <w:r w:rsidRPr="00C80238">
              <w:rPr>
                <w:rFonts w:ascii="Montserrat" w:eastAsia="Times New Roman" w:hAnsi="Montserrat"/>
                <w:color w:val="auto"/>
                <w:sz w:val="18"/>
                <w:szCs w:val="18"/>
                <w:lang w:eastAsia="en-GB"/>
              </w:rPr>
              <w:t xml:space="preserve">ABR/NIP stream, a single transponder and scale up symbol rate, </w:t>
            </w:r>
            <w:r w:rsidR="005276D1" w:rsidRPr="00C80238">
              <w:rPr>
                <w:rFonts w:ascii="Montserrat" w:eastAsia="Times New Roman" w:hAnsi="Montserrat"/>
                <w:color w:val="auto"/>
                <w:sz w:val="18"/>
                <w:szCs w:val="18"/>
                <w:lang w:eastAsia="en-GB"/>
              </w:rPr>
              <w:t>ModCod</w:t>
            </w:r>
            <w:r w:rsidRPr="00C80238">
              <w:rPr>
                <w:rFonts w:ascii="Montserrat" w:eastAsia="Times New Roman" w:hAnsi="Montserrat"/>
                <w:color w:val="auto"/>
                <w:sz w:val="18"/>
                <w:szCs w:val="18"/>
                <w:lang w:eastAsia="en-GB"/>
              </w:rPr>
              <w:t xml:space="preserve"> and bandwidth. Test reception and playback over HDMI and LAN streaming to playout devices</w:t>
            </w:r>
          </w:p>
        </w:tc>
      </w:tr>
      <w:tr w:rsidR="008114EB" w:rsidRPr="00C80238" w14:paraId="20DDE11E" w14:textId="77777777" w:rsidTr="006E7D6F">
        <w:trPr>
          <w:trHeight w:val="400"/>
        </w:trPr>
        <w:tc>
          <w:tcPr>
            <w:tcW w:w="2515" w:type="dxa"/>
            <w:vMerge/>
            <w:noWrap/>
            <w:vAlign w:val="center"/>
            <w:hideMark/>
          </w:tcPr>
          <w:p w14:paraId="462BC3F6" w14:textId="77777777" w:rsidR="009563A8" w:rsidRPr="002C6C11" w:rsidRDefault="009563A8" w:rsidP="00F85D44">
            <w:pPr>
              <w:rPr>
                <w:rFonts w:ascii="Montserrat" w:hAnsi="Montserrat"/>
                <w:color w:val="auto"/>
                <w:sz w:val="18"/>
                <w:szCs w:val="18"/>
              </w:rPr>
            </w:pPr>
          </w:p>
        </w:tc>
        <w:tc>
          <w:tcPr>
            <w:tcW w:w="741" w:type="dxa"/>
            <w:noWrap/>
            <w:vAlign w:val="center"/>
            <w:hideMark/>
          </w:tcPr>
          <w:p w14:paraId="18099135"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829" w:type="dxa"/>
            <w:noWrap/>
            <w:vAlign w:val="center"/>
            <w:hideMark/>
          </w:tcPr>
          <w:p w14:paraId="421453C1" w14:textId="78748E22"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Scale up the number of </w:t>
            </w:r>
            <w:r w:rsidR="00182412" w:rsidRPr="002C6C11">
              <w:rPr>
                <w:rFonts w:ascii="Montserrat" w:eastAsia="Times New Roman" w:hAnsi="Montserrat"/>
                <w:color w:val="auto"/>
                <w:sz w:val="18"/>
                <w:szCs w:val="18"/>
                <w:lang w:eastAsia="en-GB"/>
              </w:rPr>
              <w:t>m</w:t>
            </w:r>
            <w:r w:rsidRPr="002C6C11">
              <w:rPr>
                <w:rFonts w:ascii="Montserrat" w:eastAsia="Times New Roman" w:hAnsi="Montserrat"/>
                <w:color w:val="auto"/>
                <w:sz w:val="18"/>
                <w:szCs w:val="18"/>
                <w:lang w:eastAsia="en-GB"/>
              </w:rPr>
              <w:t>ABR/NIP streams. Test reception and playback over HDMI and LAN streaming to playout devices</w:t>
            </w:r>
          </w:p>
        </w:tc>
      </w:tr>
      <w:tr w:rsidR="008114EB" w:rsidRPr="00C80238" w14:paraId="2116E18C" w14:textId="77777777" w:rsidTr="006E7D6F">
        <w:trPr>
          <w:trHeight w:val="400"/>
        </w:trPr>
        <w:tc>
          <w:tcPr>
            <w:tcW w:w="2515" w:type="dxa"/>
            <w:vMerge/>
            <w:vAlign w:val="center"/>
            <w:hideMark/>
          </w:tcPr>
          <w:p w14:paraId="7B11F2BE" w14:textId="77777777" w:rsidR="009563A8" w:rsidRPr="002C6C11" w:rsidRDefault="009563A8" w:rsidP="00F85D44">
            <w:pPr>
              <w:rPr>
                <w:rFonts w:ascii="Montserrat" w:eastAsia="Times New Roman" w:hAnsi="Montserrat"/>
                <w:color w:val="auto"/>
                <w:sz w:val="18"/>
                <w:szCs w:val="18"/>
                <w:lang w:eastAsia="en-GB"/>
              </w:rPr>
            </w:pPr>
          </w:p>
        </w:tc>
        <w:tc>
          <w:tcPr>
            <w:tcW w:w="741" w:type="dxa"/>
            <w:noWrap/>
            <w:vAlign w:val="center"/>
            <w:hideMark/>
          </w:tcPr>
          <w:p w14:paraId="7A9A61B9"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S3</w:t>
            </w:r>
          </w:p>
        </w:tc>
        <w:tc>
          <w:tcPr>
            <w:tcW w:w="5829" w:type="dxa"/>
            <w:noWrap/>
            <w:vAlign w:val="center"/>
            <w:hideMark/>
          </w:tcPr>
          <w:p w14:paraId="0FA3FC68"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Scale up the number transponders. Test reception and playback over HDMI and LAN streaming to playout devices</w:t>
            </w:r>
          </w:p>
        </w:tc>
      </w:tr>
      <w:tr w:rsidR="008114EB" w:rsidRPr="00C80238" w14:paraId="4C845724" w14:textId="77777777">
        <w:trPr>
          <w:trHeight w:val="400"/>
        </w:trPr>
        <w:tc>
          <w:tcPr>
            <w:tcW w:w="2515" w:type="dxa"/>
            <w:noWrap/>
            <w:vAlign w:val="center"/>
          </w:tcPr>
          <w:p w14:paraId="05D78171"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noWrap/>
            <w:vAlign w:val="center"/>
          </w:tcPr>
          <w:p w14:paraId="41959D37" w14:textId="77777777" w:rsidR="00D939F3" w:rsidRPr="00CB317A" w:rsidRDefault="00D939F3"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 xml:space="preserve">Zapping time between different transponders and different mABR/NIP streams (&lt;10s) </w:t>
            </w:r>
          </w:p>
          <w:p w14:paraId="23BD1C40" w14:textId="77777777" w:rsidR="00D939F3" w:rsidRPr="00CB317A" w:rsidRDefault="00D939F3"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 xml:space="preserve">Max. symbol rate (60MS/s) </w:t>
            </w:r>
          </w:p>
          <w:p w14:paraId="28F191DA" w14:textId="77777777" w:rsidR="00D939F3" w:rsidRPr="00CB317A" w:rsidRDefault="00D939F3"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Max. Bitrate (180Mbps)</w:t>
            </w:r>
          </w:p>
          <w:p w14:paraId="5675206D" w14:textId="77777777" w:rsidR="00D939F3" w:rsidRPr="00CB317A" w:rsidRDefault="00D939F3"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 xml:space="preserve">Decoding latency (&lt;200ms) </w:t>
            </w:r>
          </w:p>
          <w:p w14:paraId="6669D355" w14:textId="77777777" w:rsidR="00D939F3" w:rsidRPr="00CB317A" w:rsidRDefault="00D939F3"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 xml:space="preserve">Number of connected playout devices (&gt;3) </w:t>
            </w:r>
          </w:p>
          <w:p w14:paraId="378D8DC4" w14:textId="04DD46A3" w:rsidR="009563A8" w:rsidRPr="002C6C11" w:rsidRDefault="00D939F3" w:rsidP="00B3730E">
            <w:pPr>
              <w:pStyle w:val="ListParagraph"/>
              <w:numPr>
                <w:ilvl w:val="0"/>
                <w:numId w:val="218"/>
              </w:numPr>
              <w:contextualSpacing w:val="0"/>
              <w:jc w:val="both"/>
              <w:rPr>
                <w:rFonts w:ascii="Montserrat" w:eastAsia="Times New Roman" w:hAnsi="Montserrat"/>
                <w:color w:val="auto"/>
                <w:sz w:val="18"/>
                <w:szCs w:val="18"/>
                <w:lang w:eastAsia="en-GB"/>
              </w:rPr>
            </w:pPr>
            <w:r w:rsidRPr="00CB317A">
              <w:rPr>
                <w:rFonts w:ascii="Montserrat" w:hAnsi="Montserrat"/>
                <w:color w:val="auto"/>
                <w:sz w:val="18"/>
                <w:szCs w:val="18"/>
                <w:lang w:eastAsia="en-GB"/>
              </w:rPr>
              <w:t>Ability of the DTH Gateway to handle multiple mABR/NIP streams (Yes, 2 in case of dual tuner)</w:t>
            </w:r>
          </w:p>
        </w:tc>
      </w:tr>
      <w:tr w:rsidR="009563A8" w:rsidRPr="00C80238" w14:paraId="30E89506" w14:textId="77777777" w:rsidTr="00537A9B">
        <w:trPr>
          <w:trHeight w:val="340"/>
        </w:trPr>
        <w:tc>
          <w:tcPr>
            <w:tcW w:w="2515" w:type="dxa"/>
            <w:noWrap/>
            <w:vAlign w:val="center"/>
            <w:hideMark/>
          </w:tcPr>
          <w:p w14:paraId="0C0FF019"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noWrap/>
            <w:vAlign w:val="center"/>
            <w:hideMark/>
          </w:tcPr>
          <w:p w14:paraId="5A7AB7C3" w14:textId="6809AD01" w:rsidR="009563A8" w:rsidRPr="002C6C11" w:rsidRDefault="00D515AF"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N/A at this moment</w:t>
            </w:r>
          </w:p>
        </w:tc>
      </w:tr>
    </w:tbl>
    <w:p w14:paraId="65A9D135" w14:textId="77777777" w:rsidR="009563A8" w:rsidRPr="002C6C11" w:rsidRDefault="009563A8" w:rsidP="00F85D44">
      <w:pPr>
        <w:pStyle w:val="ParagraphText"/>
      </w:pPr>
    </w:p>
    <w:p w14:paraId="3ECBC9C7" w14:textId="2F8DB800" w:rsidR="009563A8" w:rsidRPr="002C6C11" w:rsidRDefault="009563A8" w:rsidP="00CE4623">
      <w:pPr>
        <w:pStyle w:val="ParagraphText"/>
        <w:rPr>
          <w:b/>
          <w:i/>
        </w:rPr>
      </w:pPr>
      <w:r w:rsidRPr="002C6C11">
        <w:rPr>
          <w:b/>
          <w:i/>
        </w:rPr>
        <w:t>SES - WP3.1.3</w:t>
      </w:r>
    </w:p>
    <w:p w14:paraId="2B08A3DF" w14:textId="77777777" w:rsidR="009563A8" w:rsidRPr="002C6C11" w:rsidRDefault="009563A8" w:rsidP="00F85D44">
      <w:pPr>
        <w:jc w:val="both"/>
        <w:rPr>
          <w:rFonts w:ascii="Montserrat" w:hAnsi="Montserrat"/>
          <w:color w:val="auto"/>
          <w:sz w:val="18"/>
          <w:szCs w:val="18"/>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900"/>
        <w:gridCol w:w="5670"/>
      </w:tblGrid>
      <w:tr w:rsidR="008114EB" w:rsidRPr="00C80238" w14:paraId="1E1C83ED" w14:textId="77777777">
        <w:trPr>
          <w:trHeight w:val="400"/>
        </w:trPr>
        <w:tc>
          <w:tcPr>
            <w:tcW w:w="9085" w:type="dxa"/>
            <w:gridSpan w:val="3"/>
            <w:shd w:val="clear" w:color="auto" w:fill="A6C9EC"/>
            <w:noWrap/>
            <w:vAlign w:val="center"/>
            <w:hideMark/>
          </w:tcPr>
          <w:p w14:paraId="05836DEB" w14:textId="77777777" w:rsidR="009563A8" w:rsidRPr="002C6C11" w:rsidRDefault="009563A8"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w:t>
            </w:r>
          </w:p>
        </w:tc>
      </w:tr>
      <w:tr w:rsidR="008114EB" w:rsidRPr="00C80238" w14:paraId="0EE4A70B" w14:textId="77777777">
        <w:trPr>
          <w:trHeight w:val="400"/>
        </w:trPr>
        <w:tc>
          <w:tcPr>
            <w:tcW w:w="2515" w:type="dxa"/>
            <w:noWrap/>
            <w:vAlign w:val="center"/>
            <w:hideMark/>
          </w:tcPr>
          <w:p w14:paraId="46FDCD60"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noWrap/>
            <w:vAlign w:val="center"/>
            <w:hideMark/>
          </w:tcPr>
          <w:p w14:paraId="11BCB126"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Secure Real-time Transport (SRT) Sourced Contribution of Live Broadcast TV signals to the mABR Server and subsequent satellite transmission to the Client</w:t>
            </w:r>
          </w:p>
        </w:tc>
      </w:tr>
      <w:tr w:rsidR="008114EB" w:rsidRPr="00C80238" w14:paraId="2E8DF8AB" w14:textId="77777777" w:rsidTr="00537A9B">
        <w:trPr>
          <w:trHeight w:val="340"/>
        </w:trPr>
        <w:tc>
          <w:tcPr>
            <w:tcW w:w="2515" w:type="dxa"/>
            <w:noWrap/>
            <w:vAlign w:val="center"/>
            <w:hideMark/>
          </w:tcPr>
          <w:p w14:paraId="74E91939"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noWrap/>
            <w:vAlign w:val="center"/>
            <w:hideMark/>
          </w:tcPr>
          <w:p w14:paraId="2D79A3CF"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SES</w:t>
            </w:r>
          </w:p>
        </w:tc>
      </w:tr>
      <w:tr w:rsidR="008114EB" w:rsidRPr="00C80238" w14:paraId="5D288A37" w14:textId="77777777">
        <w:trPr>
          <w:trHeight w:val="400"/>
        </w:trPr>
        <w:tc>
          <w:tcPr>
            <w:tcW w:w="2515" w:type="dxa"/>
            <w:vMerge w:val="restart"/>
            <w:noWrap/>
            <w:vAlign w:val="center"/>
            <w:hideMark/>
          </w:tcPr>
          <w:p w14:paraId="17898201"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noWrap/>
            <w:vAlign w:val="center"/>
            <w:hideMark/>
          </w:tcPr>
          <w:p w14:paraId="114D1797"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noWrap/>
            <w:vAlign w:val="center"/>
            <w:hideMark/>
          </w:tcPr>
          <w:p w14:paraId="558EAA4F"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Tool needs to be fully developed and tested</w:t>
            </w:r>
          </w:p>
        </w:tc>
      </w:tr>
      <w:tr w:rsidR="008114EB" w:rsidRPr="00C80238" w14:paraId="293C0FD6" w14:textId="77777777">
        <w:trPr>
          <w:trHeight w:val="400"/>
        </w:trPr>
        <w:tc>
          <w:tcPr>
            <w:tcW w:w="2515" w:type="dxa"/>
            <w:vMerge/>
            <w:vAlign w:val="center"/>
            <w:hideMark/>
          </w:tcPr>
          <w:p w14:paraId="774B40EF" w14:textId="77777777" w:rsidR="009563A8" w:rsidRPr="002C6C11" w:rsidRDefault="009563A8" w:rsidP="00F85D44">
            <w:pPr>
              <w:rPr>
                <w:rFonts w:ascii="Montserrat" w:eastAsia="Times New Roman" w:hAnsi="Montserrat"/>
                <w:color w:val="auto"/>
                <w:sz w:val="18"/>
                <w:szCs w:val="18"/>
                <w:lang w:eastAsia="en-GB"/>
              </w:rPr>
            </w:pPr>
          </w:p>
        </w:tc>
        <w:tc>
          <w:tcPr>
            <w:tcW w:w="900" w:type="dxa"/>
            <w:noWrap/>
            <w:vAlign w:val="center"/>
            <w:hideMark/>
          </w:tcPr>
          <w:p w14:paraId="1D0712AD"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noWrap/>
            <w:vAlign w:val="center"/>
            <w:hideMark/>
          </w:tcPr>
          <w:p w14:paraId="33644872" w14:textId="4723471D"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Broadcast Quality TV Signals need to be made available via Serial Digital Interface (SDI) or HDMI </w:t>
            </w:r>
          </w:p>
        </w:tc>
      </w:tr>
      <w:tr w:rsidR="008114EB" w:rsidRPr="00C80238" w14:paraId="069473CD" w14:textId="77777777">
        <w:trPr>
          <w:trHeight w:val="400"/>
        </w:trPr>
        <w:tc>
          <w:tcPr>
            <w:tcW w:w="2515" w:type="dxa"/>
            <w:noWrap/>
            <w:vAlign w:val="center"/>
            <w:hideMark/>
          </w:tcPr>
          <w:p w14:paraId="00385718"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noWrap/>
            <w:vAlign w:val="center"/>
            <w:hideMark/>
          </w:tcPr>
          <w:p w14:paraId="0C71D8BD"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This test case is designed to test the complete end-to-end chain utilising the newly developed tool for ingesting live TV signals into the mABR infrastructure established in phase 1 of the project. Rather than rely on commercial encoders, this tool provides all the functionality for broadcasters to encode their live signals in the cloud, maintaining the initial quality and perfectly matching the encoding parameters to the requirements for state-of-the-art ABR transmissions</w:t>
            </w:r>
          </w:p>
        </w:tc>
      </w:tr>
      <w:tr w:rsidR="008114EB" w:rsidRPr="00C80238" w14:paraId="724DE24D" w14:textId="77777777">
        <w:trPr>
          <w:trHeight w:val="400"/>
        </w:trPr>
        <w:tc>
          <w:tcPr>
            <w:tcW w:w="2515" w:type="dxa"/>
            <w:vMerge w:val="restart"/>
            <w:noWrap/>
            <w:vAlign w:val="center"/>
            <w:hideMark/>
          </w:tcPr>
          <w:p w14:paraId="082B369D"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noWrap/>
            <w:vAlign w:val="center"/>
            <w:hideMark/>
          </w:tcPr>
          <w:p w14:paraId="7CDAE3A0"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noWrap/>
            <w:vAlign w:val="center"/>
            <w:hideMark/>
          </w:tcPr>
          <w:p w14:paraId="745B6C12"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Setup the network infrastructure for testing</w:t>
            </w:r>
          </w:p>
        </w:tc>
      </w:tr>
      <w:tr w:rsidR="008114EB" w:rsidRPr="00C80238" w14:paraId="7909BCA7" w14:textId="77777777">
        <w:trPr>
          <w:trHeight w:val="540"/>
        </w:trPr>
        <w:tc>
          <w:tcPr>
            <w:tcW w:w="2515" w:type="dxa"/>
            <w:vMerge/>
            <w:vAlign w:val="center"/>
            <w:hideMark/>
          </w:tcPr>
          <w:p w14:paraId="30EF963D" w14:textId="77777777" w:rsidR="009563A8" w:rsidRPr="002C6C11" w:rsidRDefault="009563A8" w:rsidP="00F85D44">
            <w:pPr>
              <w:rPr>
                <w:rFonts w:ascii="Montserrat" w:eastAsia="Times New Roman" w:hAnsi="Montserrat"/>
                <w:color w:val="auto"/>
                <w:sz w:val="18"/>
                <w:szCs w:val="18"/>
                <w:lang w:eastAsia="en-GB"/>
              </w:rPr>
            </w:pPr>
          </w:p>
        </w:tc>
        <w:tc>
          <w:tcPr>
            <w:tcW w:w="900" w:type="dxa"/>
            <w:noWrap/>
            <w:vAlign w:val="center"/>
            <w:hideMark/>
          </w:tcPr>
          <w:p w14:paraId="72637C25"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noWrap/>
            <w:vAlign w:val="center"/>
            <w:hideMark/>
          </w:tcPr>
          <w:p w14:paraId="6D9E9D69"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Using actual Live Video Signals follow the signal path throughout the chain and validate delivery at the Client</w:t>
            </w:r>
          </w:p>
        </w:tc>
      </w:tr>
      <w:tr w:rsidR="00FA1371" w:rsidRPr="00C80238" w14:paraId="199B9095" w14:textId="77777777">
        <w:trPr>
          <w:trHeight w:val="400"/>
        </w:trPr>
        <w:tc>
          <w:tcPr>
            <w:tcW w:w="2515" w:type="dxa"/>
            <w:noWrap/>
            <w:vAlign w:val="center"/>
          </w:tcPr>
          <w:p w14:paraId="05974816" w14:textId="77777777" w:rsidR="00FA1371" w:rsidRPr="002C6C11" w:rsidRDefault="00FA1371" w:rsidP="00FA137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noWrap/>
            <w:vAlign w:val="center"/>
          </w:tcPr>
          <w:p w14:paraId="43D5B52D" w14:textId="77777777" w:rsidR="00FA1371" w:rsidRPr="00CB317A" w:rsidRDefault="00FA1371"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Broadcast Quality maintained from SRT source to Client Player</w:t>
            </w:r>
          </w:p>
          <w:p w14:paraId="17B51962" w14:textId="78945789" w:rsidR="00FA1371" w:rsidRPr="002C6C11" w:rsidRDefault="00FA1371" w:rsidP="00B3730E">
            <w:pPr>
              <w:pStyle w:val="ListParagraph"/>
              <w:numPr>
                <w:ilvl w:val="0"/>
                <w:numId w:val="218"/>
              </w:numPr>
              <w:contextualSpacing w:val="0"/>
              <w:jc w:val="both"/>
              <w:rPr>
                <w:rFonts w:ascii="Montserrat" w:eastAsia="Times New Roman" w:hAnsi="Montserrat"/>
                <w:color w:val="auto"/>
                <w:sz w:val="18"/>
                <w:szCs w:val="18"/>
                <w:lang w:eastAsia="en-GB"/>
              </w:rPr>
            </w:pPr>
            <w:r w:rsidRPr="00CB317A">
              <w:rPr>
                <w:rFonts w:ascii="Montserrat" w:hAnsi="Montserrat"/>
                <w:color w:val="auto"/>
                <w:sz w:val="18"/>
                <w:szCs w:val="18"/>
                <w:lang w:eastAsia="en-GB"/>
              </w:rPr>
              <w:t>Content Playable in both HLS and DASH</w:t>
            </w:r>
          </w:p>
        </w:tc>
      </w:tr>
      <w:tr w:rsidR="00FA1371" w:rsidRPr="00C80238" w14:paraId="6AFCA64B" w14:textId="77777777" w:rsidTr="00537A9B">
        <w:trPr>
          <w:trHeight w:val="340"/>
        </w:trPr>
        <w:tc>
          <w:tcPr>
            <w:tcW w:w="2515" w:type="dxa"/>
            <w:noWrap/>
            <w:vAlign w:val="center"/>
            <w:hideMark/>
          </w:tcPr>
          <w:p w14:paraId="00065EA7" w14:textId="77777777" w:rsidR="00FA1371" w:rsidRPr="002C6C11" w:rsidRDefault="00FA1371" w:rsidP="00FA137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noWrap/>
            <w:vAlign w:val="center"/>
            <w:hideMark/>
          </w:tcPr>
          <w:p w14:paraId="0F69DAD4" w14:textId="6DEF1AF4" w:rsidR="00FA1371" w:rsidRPr="002C6C11" w:rsidRDefault="00FA1371" w:rsidP="00FA137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results were presented in the MS1 demo from SES and they will be reported in the final version of this document</w:t>
            </w:r>
            <w:r w:rsidRPr="002C6C11">
              <w:rPr>
                <w:rFonts w:ascii="Montserrat" w:eastAsia="Times New Roman" w:hAnsi="Montserrat"/>
                <w:color w:val="000000"/>
                <w:sz w:val="22"/>
                <w:szCs w:val="22"/>
                <w:lang w:eastAsia="en-GB"/>
              </w:rPr>
              <w:t xml:space="preserve"> </w:t>
            </w:r>
          </w:p>
        </w:tc>
      </w:tr>
    </w:tbl>
    <w:p w14:paraId="79848A57" w14:textId="77777777" w:rsidR="009563A8" w:rsidRPr="002C6C11" w:rsidRDefault="009563A8" w:rsidP="00F85D44">
      <w:pPr>
        <w:jc w:val="both"/>
        <w:rPr>
          <w:rFonts w:ascii="Montserrat" w:hAnsi="Montserrat"/>
          <w:color w:val="auto"/>
          <w:sz w:val="18"/>
          <w:szCs w:val="18"/>
        </w:rPr>
      </w:pPr>
    </w:p>
    <w:tbl>
      <w:tblPr>
        <w:tblW w:w="9085" w:type="dxa"/>
        <w:tblLook w:val="04A0" w:firstRow="1" w:lastRow="0" w:firstColumn="1" w:lastColumn="0" w:noHBand="0" w:noVBand="1"/>
      </w:tblPr>
      <w:tblGrid>
        <w:gridCol w:w="2515"/>
        <w:gridCol w:w="900"/>
        <w:gridCol w:w="5670"/>
      </w:tblGrid>
      <w:tr w:rsidR="008114EB" w:rsidRPr="00C80238" w14:paraId="091A7F43" w14:textId="77777777">
        <w:trPr>
          <w:trHeight w:val="400"/>
        </w:trPr>
        <w:tc>
          <w:tcPr>
            <w:tcW w:w="9085" w:type="dxa"/>
            <w:gridSpan w:val="3"/>
            <w:tcBorders>
              <w:top w:val="single" w:sz="4" w:space="0" w:color="auto"/>
              <w:left w:val="single" w:sz="4" w:space="0" w:color="auto"/>
              <w:bottom w:val="single" w:sz="4" w:space="0" w:color="auto"/>
              <w:right w:val="single" w:sz="4" w:space="0" w:color="000000"/>
            </w:tcBorders>
            <w:shd w:val="clear" w:color="000000" w:fill="A6C9EC"/>
            <w:noWrap/>
            <w:vAlign w:val="center"/>
            <w:hideMark/>
          </w:tcPr>
          <w:p w14:paraId="6CBC2669" w14:textId="77777777" w:rsidR="009563A8" w:rsidRPr="002C6C11" w:rsidRDefault="009563A8"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2</w:t>
            </w:r>
          </w:p>
        </w:tc>
      </w:tr>
      <w:tr w:rsidR="008114EB" w:rsidRPr="00C80238" w14:paraId="794A8337"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5890DD38"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tcBorders>
              <w:top w:val="single" w:sz="4" w:space="0" w:color="auto"/>
              <w:left w:val="nil"/>
              <w:bottom w:val="single" w:sz="4" w:space="0" w:color="auto"/>
              <w:right w:val="single" w:sz="4" w:space="0" w:color="auto"/>
            </w:tcBorders>
            <w:noWrap/>
            <w:vAlign w:val="center"/>
            <w:hideMark/>
          </w:tcPr>
          <w:p w14:paraId="488389CE"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Real-time Transport Protocol (RTP) Sourced Contribution of Live Broadcast TV signals to the mABR Server and subsequent satellite transmission to the Client</w:t>
            </w:r>
          </w:p>
        </w:tc>
      </w:tr>
      <w:tr w:rsidR="008114EB" w:rsidRPr="00C80238" w14:paraId="0C7706FD"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3A98DDF3"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tcBorders>
              <w:top w:val="single" w:sz="4" w:space="0" w:color="auto"/>
              <w:left w:val="nil"/>
              <w:bottom w:val="single" w:sz="4" w:space="0" w:color="auto"/>
              <w:right w:val="single" w:sz="4" w:space="0" w:color="auto"/>
            </w:tcBorders>
            <w:noWrap/>
            <w:vAlign w:val="center"/>
            <w:hideMark/>
          </w:tcPr>
          <w:p w14:paraId="15878E9E"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SES</w:t>
            </w:r>
          </w:p>
        </w:tc>
      </w:tr>
      <w:tr w:rsidR="008114EB" w:rsidRPr="00C80238" w14:paraId="07DCDBE9" w14:textId="77777777">
        <w:trPr>
          <w:trHeight w:val="400"/>
        </w:trPr>
        <w:tc>
          <w:tcPr>
            <w:tcW w:w="2515" w:type="dxa"/>
            <w:vMerge w:val="restart"/>
            <w:tcBorders>
              <w:top w:val="nil"/>
              <w:left w:val="single" w:sz="4" w:space="0" w:color="auto"/>
              <w:bottom w:val="single" w:sz="4" w:space="0" w:color="auto"/>
              <w:right w:val="single" w:sz="4" w:space="0" w:color="auto"/>
            </w:tcBorders>
            <w:noWrap/>
            <w:vAlign w:val="center"/>
            <w:hideMark/>
          </w:tcPr>
          <w:p w14:paraId="4D53C53E"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tcBorders>
              <w:top w:val="nil"/>
              <w:left w:val="nil"/>
              <w:bottom w:val="single" w:sz="4" w:space="0" w:color="auto"/>
              <w:right w:val="single" w:sz="4" w:space="0" w:color="auto"/>
            </w:tcBorders>
            <w:noWrap/>
            <w:vAlign w:val="center"/>
            <w:hideMark/>
          </w:tcPr>
          <w:p w14:paraId="21C2B13E"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tcBorders>
              <w:top w:val="single" w:sz="4" w:space="0" w:color="auto"/>
              <w:left w:val="nil"/>
              <w:bottom w:val="single" w:sz="4" w:space="0" w:color="auto"/>
              <w:right w:val="single" w:sz="4" w:space="0" w:color="auto"/>
            </w:tcBorders>
            <w:noWrap/>
            <w:vAlign w:val="center"/>
            <w:hideMark/>
          </w:tcPr>
          <w:p w14:paraId="45166992"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Tool needs to be fully developed and tested</w:t>
            </w:r>
          </w:p>
        </w:tc>
      </w:tr>
      <w:tr w:rsidR="008114EB" w:rsidRPr="00C80238" w14:paraId="0F0E05D6" w14:textId="77777777">
        <w:trPr>
          <w:trHeight w:val="400"/>
        </w:trPr>
        <w:tc>
          <w:tcPr>
            <w:tcW w:w="2515" w:type="dxa"/>
            <w:vMerge/>
            <w:tcBorders>
              <w:top w:val="nil"/>
              <w:left w:val="single" w:sz="4" w:space="0" w:color="auto"/>
              <w:bottom w:val="single" w:sz="4" w:space="0" w:color="auto"/>
              <w:right w:val="single" w:sz="4" w:space="0" w:color="auto"/>
            </w:tcBorders>
            <w:vAlign w:val="center"/>
            <w:hideMark/>
          </w:tcPr>
          <w:p w14:paraId="3EED3344" w14:textId="77777777" w:rsidR="009563A8" w:rsidRPr="002C6C11" w:rsidRDefault="009563A8" w:rsidP="00F85D44">
            <w:pPr>
              <w:rPr>
                <w:rFonts w:ascii="Montserrat" w:eastAsia="Times New Roman" w:hAnsi="Montserrat"/>
                <w:color w:val="auto"/>
                <w:sz w:val="18"/>
                <w:szCs w:val="18"/>
                <w:lang w:eastAsia="en-GB"/>
              </w:rPr>
            </w:pPr>
          </w:p>
        </w:tc>
        <w:tc>
          <w:tcPr>
            <w:tcW w:w="900" w:type="dxa"/>
            <w:tcBorders>
              <w:top w:val="nil"/>
              <w:left w:val="nil"/>
              <w:bottom w:val="single" w:sz="4" w:space="0" w:color="auto"/>
              <w:right w:val="single" w:sz="4" w:space="0" w:color="auto"/>
            </w:tcBorders>
            <w:noWrap/>
            <w:vAlign w:val="center"/>
            <w:hideMark/>
          </w:tcPr>
          <w:p w14:paraId="2CD48555"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tcBorders>
              <w:top w:val="single" w:sz="4" w:space="0" w:color="auto"/>
              <w:left w:val="nil"/>
              <w:bottom w:val="single" w:sz="4" w:space="0" w:color="auto"/>
              <w:right w:val="single" w:sz="4" w:space="0" w:color="auto"/>
            </w:tcBorders>
            <w:noWrap/>
            <w:vAlign w:val="center"/>
            <w:hideMark/>
          </w:tcPr>
          <w:p w14:paraId="700BC83F"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Broadcast Quality TV Signals need to be made available via Multicast RTP </w:t>
            </w:r>
          </w:p>
        </w:tc>
      </w:tr>
      <w:tr w:rsidR="008114EB" w:rsidRPr="00C80238" w14:paraId="73F300B8"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28029A6A"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tcBorders>
              <w:top w:val="single" w:sz="4" w:space="0" w:color="auto"/>
              <w:left w:val="nil"/>
              <w:bottom w:val="single" w:sz="4" w:space="0" w:color="auto"/>
              <w:right w:val="single" w:sz="4" w:space="0" w:color="auto"/>
            </w:tcBorders>
            <w:noWrap/>
            <w:vAlign w:val="center"/>
            <w:hideMark/>
          </w:tcPr>
          <w:p w14:paraId="06EAACC7"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This test case is designed to test the complete end-to-end chain utilising the newly developed tool for ingesting live TV signals into the mABR infrastructure established in phase 1 of the project. Rather than rely on commercial encoders, this tool provides all the functionality for broadcasters to encode their live signals in the cloud, maintaining the initial quality and perfectly matching the encoding parameters to the requirements for state-of-the-art ABR transmissions</w:t>
            </w:r>
          </w:p>
        </w:tc>
      </w:tr>
      <w:tr w:rsidR="008114EB" w:rsidRPr="00C80238" w14:paraId="45C33C84" w14:textId="77777777">
        <w:trPr>
          <w:trHeight w:val="400"/>
        </w:trPr>
        <w:tc>
          <w:tcPr>
            <w:tcW w:w="2515" w:type="dxa"/>
            <w:vMerge w:val="restart"/>
            <w:tcBorders>
              <w:top w:val="nil"/>
              <w:left w:val="single" w:sz="4" w:space="0" w:color="auto"/>
              <w:bottom w:val="single" w:sz="4" w:space="0" w:color="auto"/>
              <w:right w:val="single" w:sz="4" w:space="0" w:color="auto"/>
            </w:tcBorders>
            <w:noWrap/>
            <w:vAlign w:val="center"/>
            <w:hideMark/>
          </w:tcPr>
          <w:p w14:paraId="4C6F760C"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tcBorders>
              <w:top w:val="nil"/>
              <w:left w:val="nil"/>
              <w:bottom w:val="single" w:sz="4" w:space="0" w:color="auto"/>
              <w:right w:val="single" w:sz="4" w:space="0" w:color="auto"/>
            </w:tcBorders>
            <w:noWrap/>
            <w:vAlign w:val="center"/>
            <w:hideMark/>
          </w:tcPr>
          <w:p w14:paraId="6B109714"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tcBorders>
              <w:top w:val="single" w:sz="4" w:space="0" w:color="auto"/>
              <w:left w:val="nil"/>
              <w:bottom w:val="single" w:sz="4" w:space="0" w:color="auto"/>
              <w:right w:val="single" w:sz="4" w:space="0" w:color="auto"/>
            </w:tcBorders>
            <w:noWrap/>
            <w:vAlign w:val="center"/>
            <w:hideMark/>
          </w:tcPr>
          <w:p w14:paraId="7680C99B" w14:textId="19952BFA"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Setup the network infrastructure for testing</w:t>
            </w:r>
          </w:p>
        </w:tc>
      </w:tr>
      <w:tr w:rsidR="008114EB" w:rsidRPr="00C80238" w14:paraId="175946E9" w14:textId="77777777">
        <w:trPr>
          <w:trHeight w:val="400"/>
        </w:trPr>
        <w:tc>
          <w:tcPr>
            <w:tcW w:w="2515" w:type="dxa"/>
            <w:vMerge/>
            <w:tcBorders>
              <w:top w:val="nil"/>
              <w:left w:val="single" w:sz="4" w:space="0" w:color="auto"/>
              <w:bottom w:val="single" w:sz="4" w:space="0" w:color="auto"/>
              <w:right w:val="single" w:sz="4" w:space="0" w:color="auto"/>
            </w:tcBorders>
            <w:vAlign w:val="center"/>
            <w:hideMark/>
          </w:tcPr>
          <w:p w14:paraId="6DF55B82" w14:textId="77777777" w:rsidR="009563A8" w:rsidRPr="002C6C11" w:rsidRDefault="009563A8" w:rsidP="00F85D44">
            <w:pPr>
              <w:rPr>
                <w:rFonts w:ascii="Montserrat" w:eastAsia="Times New Roman" w:hAnsi="Montserrat"/>
                <w:color w:val="auto"/>
                <w:sz w:val="18"/>
                <w:szCs w:val="18"/>
                <w:lang w:eastAsia="en-GB"/>
              </w:rPr>
            </w:pPr>
          </w:p>
        </w:tc>
        <w:tc>
          <w:tcPr>
            <w:tcW w:w="900" w:type="dxa"/>
            <w:tcBorders>
              <w:top w:val="nil"/>
              <w:left w:val="nil"/>
              <w:bottom w:val="single" w:sz="4" w:space="0" w:color="auto"/>
              <w:right w:val="single" w:sz="4" w:space="0" w:color="auto"/>
            </w:tcBorders>
            <w:noWrap/>
            <w:vAlign w:val="center"/>
            <w:hideMark/>
          </w:tcPr>
          <w:p w14:paraId="78C475F8"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tcBorders>
              <w:top w:val="single" w:sz="4" w:space="0" w:color="auto"/>
              <w:left w:val="nil"/>
              <w:bottom w:val="single" w:sz="4" w:space="0" w:color="auto"/>
              <w:right w:val="single" w:sz="4" w:space="0" w:color="auto"/>
            </w:tcBorders>
            <w:noWrap/>
            <w:vAlign w:val="center"/>
            <w:hideMark/>
          </w:tcPr>
          <w:p w14:paraId="23EEB317" w14:textId="0F5D9108"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Using actual Live Video Signals follow the signal path throughout the chain and validate delivery at the Client</w:t>
            </w:r>
          </w:p>
        </w:tc>
      </w:tr>
      <w:tr w:rsidR="008114EB" w:rsidRPr="00C80238" w14:paraId="613D8A52" w14:textId="77777777">
        <w:trPr>
          <w:trHeight w:val="400"/>
        </w:trPr>
        <w:tc>
          <w:tcPr>
            <w:tcW w:w="2515" w:type="dxa"/>
            <w:tcBorders>
              <w:top w:val="nil"/>
              <w:left w:val="single" w:sz="4" w:space="0" w:color="auto"/>
              <w:bottom w:val="single" w:sz="4" w:space="0" w:color="auto"/>
              <w:right w:val="single" w:sz="4" w:space="0" w:color="auto"/>
            </w:tcBorders>
            <w:noWrap/>
            <w:vAlign w:val="center"/>
          </w:tcPr>
          <w:p w14:paraId="57020C0B"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tcBorders>
              <w:top w:val="single" w:sz="4" w:space="0" w:color="auto"/>
              <w:left w:val="nil"/>
              <w:bottom w:val="single" w:sz="4" w:space="0" w:color="auto"/>
              <w:right w:val="single" w:sz="4" w:space="0" w:color="000000"/>
            </w:tcBorders>
            <w:noWrap/>
            <w:vAlign w:val="center"/>
          </w:tcPr>
          <w:p w14:paraId="0BA96510" w14:textId="77777777" w:rsidR="00CB3110" w:rsidRPr="00CB317A" w:rsidRDefault="00CB3110"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Broadcast Quality Video maintained from RTP source to Client Player throughout the 5G-EMERGE chain</w:t>
            </w:r>
          </w:p>
          <w:p w14:paraId="0494F311" w14:textId="7C96BE99" w:rsidR="009563A8" w:rsidRPr="002C6C11" w:rsidRDefault="00CB3110" w:rsidP="00B3730E">
            <w:pPr>
              <w:pStyle w:val="ListParagraph"/>
              <w:numPr>
                <w:ilvl w:val="0"/>
                <w:numId w:val="218"/>
              </w:numPr>
              <w:contextualSpacing w:val="0"/>
              <w:jc w:val="both"/>
              <w:rPr>
                <w:rFonts w:ascii="Montserrat" w:eastAsia="Times New Roman" w:hAnsi="Montserrat"/>
                <w:color w:val="auto"/>
                <w:sz w:val="18"/>
                <w:szCs w:val="18"/>
                <w:lang w:eastAsia="en-GB"/>
              </w:rPr>
            </w:pPr>
            <w:r w:rsidRPr="00CB317A">
              <w:rPr>
                <w:rFonts w:ascii="Montserrat" w:hAnsi="Montserrat"/>
                <w:color w:val="auto"/>
                <w:sz w:val="18"/>
                <w:szCs w:val="18"/>
                <w:lang w:eastAsia="en-GB"/>
              </w:rPr>
              <w:t>Content Playable in both HLS and DASH</w:t>
            </w:r>
          </w:p>
        </w:tc>
      </w:tr>
      <w:tr w:rsidR="009563A8" w:rsidRPr="00C80238" w14:paraId="3ED3AECC"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10F06002"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tcBorders>
              <w:top w:val="single" w:sz="4" w:space="0" w:color="auto"/>
              <w:left w:val="nil"/>
              <w:bottom w:val="single" w:sz="4" w:space="0" w:color="auto"/>
              <w:right w:val="single" w:sz="4" w:space="0" w:color="000000"/>
            </w:tcBorders>
            <w:noWrap/>
            <w:vAlign w:val="center"/>
            <w:hideMark/>
          </w:tcPr>
          <w:p w14:paraId="709FD5A3" w14:textId="5ED54667" w:rsidR="009563A8" w:rsidRPr="002C6C11" w:rsidRDefault="00CB3110"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results were presented in the MS1 demo from SES and they will be reported in the final version of this document</w:t>
            </w:r>
          </w:p>
        </w:tc>
      </w:tr>
    </w:tbl>
    <w:p w14:paraId="59E5A731" w14:textId="77777777" w:rsidR="009563A8" w:rsidRPr="002C6C11" w:rsidRDefault="009563A8" w:rsidP="00F85D44">
      <w:pPr>
        <w:pStyle w:val="ParagraphText"/>
      </w:pPr>
    </w:p>
    <w:p w14:paraId="5A4BEFE5" w14:textId="77777777" w:rsidR="009563A8" w:rsidRPr="002C6C11" w:rsidRDefault="009563A8" w:rsidP="00570F75">
      <w:pPr>
        <w:pStyle w:val="ParagraphText"/>
        <w:rPr>
          <w:b/>
          <w:i/>
        </w:rPr>
      </w:pPr>
      <w:r w:rsidRPr="002C6C11">
        <w:rPr>
          <w:b/>
          <w:i/>
        </w:rPr>
        <w:t>SES - WP3.1.4</w:t>
      </w:r>
    </w:p>
    <w:p w14:paraId="2E3F1004" w14:textId="77777777" w:rsidR="009563A8" w:rsidRPr="002C6C11" w:rsidRDefault="009563A8" w:rsidP="00F85D44">
      <w:pPr>
        <w:jc w:val="both"/>
        <w:rPr>
          <w:rFonts w:ascii="Montserrat" w:hAnsi="Montserrat"/>
          <w:color w:val="auto"/>
          <w:sz w:val="18"/>
          <w:szCs w:val="18"/>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900"/>
        <w:gridCol w:w="5670"/>
      </w:tblGrid>
      <w:tr w:rsidR="008114EB" w:rsidRPr="00C80238" w14:paraId="38D12EEA" w14:textId="77777777">
        <w:trPr>
          <w:trHeight w:val="400"/>
        </w:trPr>
        <w:tc>
          <w:tcPr>
            <w:tcW w:w="9085" w:type="dxa"/>
            <w:gridSpan w:val="3"/>
            <w:shd w:val="clear" w:color="auto" w:fill="A6C9EC"/>
            <w:noWrap/>
            <w:vAlign w:val="center"/>
            <w:hideMark/>
          </w:tcPr>
          <w:p w14:paraId="44562B8A" w14:textId="77777777" w:rsidR="009563A8" w:rsidRPr="002C6C11" w:rsidRDefault="009563A8"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w:t>
            </w:r>
          </w:p>
        </w:tc>
      </w:tr>
      <w:tr w:rsidR="008114EB" w:rsidRPr="00C80238" w14:paraId="0189BBF6" w14:textId="77777777">
        <w:trPr>
          <w:trHeight w:val="400"/>
        </w:trPr>
        <w:tc>
          <w:tcPr>
            <w:tcW w:w="2515" w:type="dxa"/>
            <w:noWrap/>
            <w:vAlign w:val="center"/>
            <w:hideMark/>
          </w:tcPr>
          <w:p w14:paraId="4C01A26B"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Title: </w:t>
            </w:r>
          </w:p>
        </w:tc>
        <w:tc>
          <w:tcPr>
            <w:tcW w:w="6570" w:type="dxa"/>
            <w:gridSpan w:val="2"/>
            <w:noWrap/>
            <w:vAlign w:val="center"/>
            <w:hideMark/>
          </w:tcPr>
          <w:p w14:paraId="75C0D3C9"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Request of Video Service Through a bi-directional satellite link via GMOP (Global Mission Operation Platform)</w:t>
            </w:r>
          </w:p>
        </w:tc>
      </w:tr>
      <w:tr w:rsidR="008114EB" w:rsidRPr="00C80238" w14:paraId="266B9638" w14:textId="77777777">
        <w:trPr>
          <w:trHeight w:val="400"/>
        </w:trPr>
        <w:tc>
          <w:tcPr>
            <w:tcW w:w="2515" w:type="dxa"/>
            <w:noWrap/>
            <w:vAlign w:val="center"/>
            <w:hideMark/>
          </w:tcPr>
          <w:p w14:paraId="1BFC7C40"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noWrap/>
            <w:vAlign w:val="center"/>
            <w:hideMark/>
          </w:tcPr>
          <w:p w14:paraId="4037595A"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SES</w:t>
            </w:r>
          </w:p>
        </w:tc>
      </w:tr>
      <w:tr w:rsidR="008114EB" w:rsidRPr="00C80238" w14:paraId="41C6482B" w14:textId="77777777">
        <w:trPr>
          <w:trHeight w:val="400"/>
        </w:trPr>
        <w:tc>
          <w:tcPr>
            <w:tcW w:w="2515" w:type="dxa"/>
            <w:vMerge w:val="restart"/>
            <w:noWrap/>
            <w:vAlign w:val="center"/>
            <w:hideMark/>
          </w:tcPr>
          <w:p w14:paraId="086EAD47"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noWrap/>
            <w:vAlign w:val="center"/>
            <w:hideMark/>
          </w:tcPr>
          <w:p w14:paraId="18FA227C"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noWrap/>
            <w:vAlign w:val="center"/>
            <w:hideMark/>
          </w:tcPr>
          <w:p w14:paraId="4F09B089" w14:textId="77777777" w:rsidR="009563A8" w:rsidRPr="002C6C11" w:rsidRDefault="009563A8" w:rsidP="00F85D44">
            <w:pPr>
              <w:jc w:val="both"/>
              <w:rPr>
                <w:rFonts w:ascii="Montserrat" w:hAnsi="Montserrat"/>
                <w:color w:val="auto"/>
                <w:sz w:val="18"/>
                <w:szCs w:val="18"/>
              </w:rPr>
            </w:pPr>
            <w:r w:rsidRPr="002C6C11">
              <w:rPr>
                <w:rFonts w:ascii="Montserrat" w:eastAsia="Times New Roman" w:hAnsi="Montserrat"/>
                <w:color w:val="auto"/>
                <w:sz w:val="18"/>
                <w:szCs w:val="18"/>
                <w:lang w:eastAsia="en-GB"/>
              </w:rPr>
              <w:t>GMOP fully developed</w:t>
            </w:r>
          </w:p>
        </w:tc>
      </w:tr>
      <w:tr w:rsidR="008114EB" w:rsidRPr="00C80238" w14:paraId="7C6B926E" w14:textId="77777777">
        <w:trPr>
          <w:trHeight w:val="400"/>
        </w:trPr>
        <w:tc>
          <w:tcPr>
            <w:tcW w:w="2515" w:type="dxa"/>
            <w:vMerge/>
            <w:vAlign w:val="center"/>
            <w:hideMark/>
          </w:tcPr>
          <w:p w14:paraId="6ECB6FA3" w14:textId="77777777" w:rsidR="009563A8" w:rsidRPr="002C6C11" w:rsidRDefault="009563A8" w:rsidP="00F85D44">
            <w:pPr>
              <w:rPr>
                <w:rFonts w:ascii="Montserrat" w:eastAsia="Times New Roman" w:hAnsi="Montserrat"/>
                <w:color w:val="auto"/>
                <w:sz w:val="18"/>
                <w:szCs w:val="18"/>
                <w:lang w:eastAsia="en-GB"/>
              </w:rPr>
            </w:pPr>
          </w:p>
        </w:tc>
        <w:tc>
          <w:tcPr>
            <w:tcW w:w="900" w:type="dxa"/>
            <w:noWrap/>
            <w:vAlign w:val="center"/>
            <w:hideMark/>
          </w:tcPr>
          <w:p w14:paraId="0D86AE23"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noWrap/>
            <w:hideMark/>
          </w:tcPr>
          <w:p w14:paraId="02D33A2D"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Broadcast TV signal, ISP connectivity</w:t>
            </w:r>
          </w:p>
        </w:tc>
      </w:tr>
      <w:tr w:rsidR="008114EB" w:rsidRPr="00C80238" w14:paraId="54C0368F" w14:textId="77777777">
        <w:trPr>
          <w:trHeight w:val="400"/>
        </w:trPr>
        <w:tc>
          <w:tcPr>
            <w:tcW w:w="2515" w:type="dxa"/>
            <w:noWrap/>
            <w:vAlign w:val="center"/>
            <w:hideMark/>
          </w:tcPr>
          <w:p w14:paraId="45DD8E1C"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noWrap/>
            <w:vAlign w:val="center"/>
            <w:hideMark/>
          </w:tcPr>
          <w:p w14:paraId="5FA19439" w14:textId="53C1962F" w:rsidR="009563A8" w:rsidRPr="002C6C11" w:rsidRDefault="009563A8" w:rsidP="00F85D44">
            <w:pPr>
              <w:jc w:val="both"/>
              <w:rPr>
                <w:rFonts w:ascii="Montserrat" w:hAnsi="Montserrat"/>
                <w:color w:val="auto"/>
                <w:sz w:val="18"/>
                <w:szCs w:val="18"/>
                <w:lang w:eastAsia="en-GB"/>
              </w:rPr>
            </w:pPr>
            <w:r w:rsidRPr="002C6C11">
              <w:rPr>
                <w:rFonts w:ascii="Montserrat" w:hAnsi="Montserrat"/>
                <w:color w:val="auto"/>
                <w:sz w:val="18"/>
                <w:szCs w:val="18"/>
                <w:lang w:eastAsia="en-GB"/>
              </w:rPr>
              <w:t xml:space="preserve">This test case is designed to demonstrate the request, activation monitoring and control of video + data transmission services through a bi-directional satellite link via the GMOP </w:t>
            </w:r>
            <w:r w:rsidR="00D07BAB" w:rsidRPr="002C6C11">
              <w:rPr>
                <w:rFonts w:ascii="Montserrat" w:hAnsi="Montserrat"/>
                <w:color w:val="auto"/>
                <w:sz w:val="18"/>
                <w:szCs w:val="18"/>
                <w:lang w:eastAsia="en-GB"/>
              </w:rPr>
              <w:t>Graphical user Interface (</w:t>
            </w:r>
            <w:r w:rsidRPr="002C6C11">
              <w:rPr>
                <w:rFonts w:ascii="Montserrat" w:hAnsi="Montserrat"/>
                <w:color w:val="auto"/>
                <w:sz w:val="18"/>
                <w:szCs w:val="18"/>
                <w:lang w:eastAsia="en-GB"/>
              </w:rPr>
              <w:t>GUI</w:t>
            </w:r>
            <w:r w:rsidR="00D07BAB" w:rsidRPr="002C6C11">
              <w:rPr>
                <w:rFonts w:ascii="Montserrat" w:hAnsi="Montserrat"/>
                <w:color w:val="auto"/>
                <w:sz w:val="18"/>
                <w:szCs w:val="18"/>
                <w:lang w:eastAsia="en-GB"/>
              </w:rPr>
              <w:t>)</w:t>
            </w:r>
          </w:p>
        </w:tc>
      </w:tr>
      <w:tr w:rsidR="008114EB" w:rsidRPr="00C80238" w14:paraId="70830EFF" w14:textId="77777777">
        <w:trPr>
          <w:trHeight w:val="400"/>
        </w:trPr>
        <w:tc>
          <w:tcPr>
            <w:tcW w:w="2515" w:type="dxa"/>
            <w:vMerge w:val="restart"/>
            <w:noWrap/>
            <w:vAlign w:val="center"/>
            <w:hideMark/>
          </w:tcPr>
          <w:p w14:paraId="6CF9DC58"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noWrap/>
            <w:vAlign w:val="center"/>
            <w:hideMark/>
          </w:tcPr>
          <w:p w14:paraId="48871859"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noWrap/>
            <w:vAlign w:val="center"/>
            <w:hideMark/>
          </w:tcPr>
          <w:p w14:paraId="01BDFC42" w14:textId="13919795" w:rsidR="009563A8" w:rsidRPr="002C6C11" w:rsidRDefault="009563A8" w:rsidP="00F85D44">
            <w:pPr>
              <w:jc w:val="both"/>
              <w:rPr>
                <w:rFonts w:ascii="Montserrat" w:eastAsia="Times New Roman" w:hAnsi="Montserrat"/>
                <w:color w:val="auto"/>
                <w:sz w:val="18"/>
                <w:szCs w:val="18"/>
                <w:lang w:eastAsia="en-GB"/>
              </w:rPr>
            </w:pPr>
          </w:p>
        </w:tc>
      </w:tr>
      <w:tr w:rsidR="008114EB" w:rsidRPr="00C80238" w14:paraId="74161CF7" w14:textId="77777777">
        <w:trPr>
          <w:trHeight w:val="400"/>
        </w:trPr>
        <w:tc>
          <w:tcPr>
            <w:tcW w:w="2515" w:type="dxa"/>
            <w:vMerge/>
            <w:vAlign w:val="center"/>
            <w:hideMark/>
          </w:tcPr>
          <w:p w14:paraId="6EE32E1E" w14:textId="77777777" w:rsidR="009563A8" w:rsidRPr="002C6C11" w:rsidRDefault="009563A8" w:rsidP="00F85D44">
            <w:pPr>
              <w:rPr>
                <w:rFonts w:ascii="Montserrat" w:eastAsia="Times New Roman" w:hAnsi="Montserrat"/>
                <w:color w:val="auto"/>
                <w:sz w:val="18"/>
                <w:szCs w:val="18"/>
                <w:lang w:eastAsia="en-GB"/>
              </w:rPr>
            </w:pPr>
          </w:p>
        </w:tc>
        <w:tc>
          <w:tcPr>
            <w:tcW w:w="900" w:type="dxa"/>
            <w:noWrap/>
            <w:vAlign w:val="center"/>
            <w:hideMark/>
          </w:tcPr>
          <w:p w14:paraId="1C6D31CE"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noWrap/>
            <w:vAlign w:val="center"/>
            <w:hideMark/>
          </w:tcPr>
          <w:p w14:paraId="241C7DE2" w14:textId="77777777" w:rsidR="009563A8" w:rsidRPr="002C6C11" w:rsidRDefault="009563A8" w:rsidP="00F85D44">
            <w:pPr>
              <w:jc w:val="both"/>
              <w:rPr>
                <w:rFonts w:ascii="Montserrat" w:eastAsia="Times New Roman" w:hAnsi="Montserrat"/>
                <w:color w:val="auto"/>
                <w:sz w:val="18"/>
                <w:szCs w:val="18"/>
                <w:lang w:eastAsia="en-GB"/>
              </w:rPr>
            </w:pPr>
          </w:p>
        </w:tc>
      </w:tr>
      <w:tr w:rsidR="008114EB" w:rsidRPr="00C80238" w14:paraId="28316D6F" w14:textId="77777777" w:rsidTr="00F85D44">
        <w:trPr>
          <w:trHeight w:val="340"/>
        </w:trPr>
        <w:tc>
          <w:tcPr>
            <w:tcW w:w="2515" w:type="dxa"/>
            <w:noWrap/>
            <w:vAlign w:val="center"/>
          </w:tcPr>
          <w:p w14:paraId="0F623615"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noWrap/>
            <w:vAlign w:val="center"/>
          </w:tcPr>
          <w:p w14:paraId="78403A86" w14:textId="77777777" w:rsidR="003B6DFC" w:rsidRPr="00CB317A" w:rsidRDefault="003B6DFC"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User request processing time &lt; 15 min</w:t>
            </w:r>
          </w:p>
          <w:p w14:paraId="45C16AF7" w14:textId="53121054" w:rsidR="009563A8" w:rsidRPr="002C6C11" w:rsidRDefault="003B6DFC" w:rsidP="00B3730E">
            <w:pPr>
              <w:pStyle w:val="ListParagraph"/>
              <w:numPr>
                <w:ilvl w:val="0"/>
                <w:numId w:val="218"/>
              </w:numPr>
              <w:contextualSpacing w:val="0"/>
              <w:jc w:val="both"/>
              <w:rPr>
                <w:rFonts w:ascii="Montserrat" w:eastAsia="Times New Roman" w:hAnsi="Montserrat"/>
                <w:color w:val="auto"/>
                <w:sz w:val="18"/>
                <w:szCs w:val="18"/>
                <w:lang w:eastAsia="en-GB"/>
              </w:rPr>
            </w:pPr>
            <w:r w:rsidRPr="00CB317A">
              <w:rPr>
                <w:rFonts w:ascii="Montserrat" w:hAnsi="Montserrat"/>
                <w:color w:val="auto"/>
                <w:sz w:val="18"/>
                <w:szCs w:val="18"/>
                <w:lang w:eastAsia="en-GB"/>
              </w:rPr>
              <w:t>Video and Data Simultaneous transport with no or few events and high video quality (High Definition)</w:t>
            </w:r>
          </w:p>
        </w:tc>
      </w:tr>
      <w:tr w:rsidR="009563A8" w:rsidRPr="00C80238" w14:paraId="314A1EF7" w14:textId="77777777" w:rsidTr="00F85D44">
        <w:trPr>
          <w:trHeight w:val="340"/>
        </w:trPr>
        <w:tc>
          <w:tcPr>
            <w:tcW w:w="2515" w:type="dxa"/>
            <w:noWrap/>
            <w:vAlign w:val="center"/>
            <w:hideMark/>
          </w:tcPr>
          <w:p w14:paraId="0B3FFDCA" w14:textId="77777777" w:rsidR="009563A8" w:rsidRPr="002C6C11" w:rsidRDefault="009563A8" w:rsidP="00F85D44">
            <w:pPr>
              <w:rPr>
                <w:rFonts w:ascii="Montserrat" w:hAnsi="Montserrat"/>
                <w:color w:val="auto"/>
                <w:sz w:val="18"/>
                <w:szCs w:val="18"/>
                <w:lang w:eastAsia="en-GB"/>
              </w:rPr>
            </w:pPr>
            <w:r w:rsidRPr="002C6C11">
              <w:rPr>
                <w:rFonts w:ascii="Montserrat" w:hAnsi="Montserrat"/>
                <w:color w:val="auto"/>
                <w:sz w:val="18"/>
                <w:szCs w:val="18"/>
                <w:lang w:eastAsia="en-GB"/>
              </w:rPr>
              <w:t>Actual Result:</w:t>
            </w:r>
          </w:p>
        </w:tc>
        <w:tc>
          <w:tcPr>
            <w:tcW w:w="6570" w:type="dxa"/>
            <w:gridSpan w:val="2"/>
            <w:noWrap/>
            <w:vAlign w:val="center"/>
            <w:hideMark/>
          </w:tcPr>
          <w:p w14:paraId="30F7E648" w14:textId="1E32FFB8" w:rsidR="009563A8" w:rsidRPr="002C6C11" w:rsidRDefault="0020707D" w:rsidP="00F85D44">
            <w:pPr>
              <w:rPr>
                <w:rFonts w:ascii="Montserrat" w:hAnsi="Montserrat"/>
                <w:color w:val="auto"/>
                <w:sz w:val="18"/>
                <w:szCs w:val="18"/>
                <w:lang w:eastAsia="en-GB"/>
              </w:rPr>
            </w:pPr>
            <w:r w:rsidRPr="002C6C11">
              <w:rPr>
                <w:rFonts w:ascii="Montserrat" w:hAnsi="Montserrat"/>
                <w:color w:val="auto"/>
                <w:sz w:val="18"/>
                <w:szCs w:val="18"/>
                <w:lang w:eastAsia="en-GB"/>
              </w:rPr>
              <w:t>N/A at this moment</w:t>
            </w:r>
          </w:p>
        </w:tc>
      </w:tr>
    </w:tbl>
    <w:p w14:paraId="0392B629" w14:textId="77777777" w:rsidR="009563A8" w:rsidRPr="002C6C11" w:rsidRDefault="009563A8" w:rsidP="00F85D44">
      <w:pPr>
        <w:jc w:val="both"/>
        <w:rPr>
          <w:rFonts w:ascii="Montserrat" w:hAnsi="Montserrat"/>
          <w:color w:val="auto"/>
          <w:sz w:val="18"/>
          <w:szCs w:val="18"/>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900"/>
        <w:gridCol w:w="5670"/>
      </w:tblGrid>
      <w:tr w:rsidR="008114EB" w:rsidRPr="00C80238" w14:paraId="2724DA14" w14:textId="77777777">
        <w:trPr>
          <w:trHeight w:val="400"/>
        </w:trPr>
        <w:tc>
          <w:tcPr>
            <w:tcW w:w="9085" w:type="dxa"/>
            <w:gridSpan w:val="3"/>
            <w:shd w:val="clear" w:color="auto" w:fill="A6C9EC"/>
            <w:noWrap/>
            <w:vAlign w:val="center"/>
            <w:hideMark/>
          </w:tcPr>
          <w:p w14:paraId="2E6300DD" w14:textId="77777777" w:rsidR="009563A8" w:rsidRPr="002C6C11" w:rsidRDefault="009563A8"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2</w:t>
            </w:r>
          </w:p>
        </w:tc>
      </w:tr>
      <w:tr w:rsidR="008114EB" w:rsidRPr="00C80238" w14:paraId="539572EA" w14:textId="77777777" w:rsidTr="00537A9B">
        <w:trPr>
          <w:trHeight w:val="340"/>
        </w:trPr>
        <w:tc>
          <w:tcPr>
            <w:tcW w:w="2515" w:type="dxa"/>
            <w:noWrap/>
            <w:vAlign w:val="center"/>
            <w:hideMark/>
          </w:tcPr>
          <w:p w14:paraId="4BCF0928"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noWrap/>
            <w:vAlign w:val="center"/>
            <w:hideMark/>
          </w:tcPr>
          <w:p w14:paraId="609F1FD7"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Request of Video service through a linear broadcasting satellite transmission via the GMOP (Global Mission Operations Platform)</w:t>
            </w:r>
          </w:p>
        </w:tc>
      </w:tr>
      <w:tr w:rsidR="008114EB" w:rsidRPr="00C80238" w14:paraId="2528456F" w14:textId="77777777" w:rsidTr="00537A9B">
        <w:trPr>
          <w:trHeight w:val="340"/>
        </w:trPr>
        <w:tc>
          <w:tcPr>
            <w:tcW w:w="2515" w:type="dxa"/>
            <w:noWrap/>
            <w:vAlign w:val="center"/>
            <w:hideMark/>
          </w:tcPr>
          <w:p w14:paraId="276665DB"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noWrap/>
            <w:vAlign w:val="center"/>
            <w:hideMark/>
          </w:tcPr>
          <w:p w14:paraId="1E5E5D26"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SES</w:t>
            </w:r>
          </w:p>
        </w:tc>
      </w:tr>
      <w:tr w:rsidR="008114EB" w:rsidRPr="00C80238" w14:paraId="4DE50480" w14:textId="77777777" w:rsidTr="00537A9B">
        <w:trPr>
          <w:trHeight w:val="340"/>
        </w:trPr>
        <w:tc>
          <w:tcPr>
            <w:tcW w:w="2515" w:type="dxa"/>
            <w:vMerge w:val="restart"/>
            <w:noWrap/>
            <w:vAlign w:val="center"/>
            <w:hideMark/>
          </w:tcPr>
          <w:p w14:paraId="14FC89DF"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noWrap/>
            <w:vAlign w:val="center"/>
            <w:hideMark/>
          </w:tcPr>
          <w:p w14:paraId="3741DB9F"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noWrap/>
            <w:vAlign w:val="center"/>
            <w:hideMark/>
          </w:tcPr>
          <w:p w14:paraId="749331A9"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GMOP fully developed</w:t>
            </w:r>
          </w:p>
        </w:tc>
      </w:tr>
      <w:tr w:rsidR="008114EB" w:rsidRPr="00C80238" w14:paraId="6A85FF4F" w14:textId="77777777" w:rsidTr="00537A9B">
        <w:trPr>
          <w:trHeight w:val="340"/>
        </w:trPr>
        <w:tc>
          <w:tcPr>
            <w:tcW w:w="2515" w:type="dxa"/>
            <w:vMerge/>
            <w:vAlign w:val="center"/>
            <w:hideMark/>
          </w:tcPr>
          <w:p w14:paraId="65EA6FC0" w14:textId="77777777" w:rsidR="009563A8" w:rsidRPr="002C6C11" w:rsidRDefault="009563A8" w:rsidP="00F85D44">
            <w:pPr>
              <w:rPr>
                <w:rFonts w:ascii="Montserrat" w:eastAsia="Times New Roman" w:hAnsi="Montserrat"/>
                <w:color w:val="auto"/>
                <w:sz w:val="18"/>
                <w:szCs w:val="18"/>
                <w:lang w:eastAsia="en-GB"/>
              </w:rPr>
            </w:pPr>
          </w:p>
        </w:tc>
        <w:tc>
          <w:tcPr>
            <w:tcW w:w="900" w:type="dxa"/>
            <w:noWrap/>
            <w:vAlign w:val="center"/>
            <w:hideMark/>
          </w:tcPr>
          <w:p w14:paraId="6DCDFD00"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noWrap/>
            <w:vAlign w:val="center"/>
            <w:hideMark/>
          </w:tcPr>
          <w:p w14:paraId="126FEA8E" w14:textId="77777777" w:rsidR="009563A8" w:rsidRPr="002C6C11" w:rsidRDefault="009563A8"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Broadcast TV signal</w:t>
            </w:r>
          </w:p>
        </w:tc>
      </w:tr>
      <w:tr w:rsidR="008114EB" w:rsidRPr="00C80238" w14:paraId="4FA112FF" w14:textId="77777777">
        <w:trPr>
          <w:trHeight w:val="400"/>
        </w:trPr>
        <w:tc>
          <w:tcPr>
            <w:tcW w:w="2515" w:type="dxa"/>
            <w:noWrap/>
            <w:vAlign w:val="center"/>
            <w:hideMark/>
          </w:tcPr>
          <w:p w14:paraId="31A05C9B"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noWrap/>
            <w:vAlign w:val="center"/>
            <w:hideMark/>
          </w:tcPr>
          <w:p w14:paraId="700D7727" w14:textId="79B2C83B" w:rsidR="009563A8" w:rsidRPr="00C80238" w:rsidRDefault="009563A8" w:rsidP="00F85D44">
            <w:pPr>
              <w:jc w:val="both"/>
              <w:rPr>
                <w:rFonts w:ascii="Montserrat" w:hAnsi="Montserrat"/>
                <w:color w:val="auto"/>
                <w:sz w:val="18"/>
                <w:szCs w:val="18"/>
                <w:lang w:eastAsia="en-GB"/>
              </w:rPr>
            </w:pPr>
            <w:r w:rsidRPr="00C80238">
              <w:rPr>
                <w:rFonts w:ascii="Montserrat" w:hAnsi="Montserrat"/>
                <w:color w:val="auto"/>
                <w:sz w:val="18"/>
                <w:szCs w:val="18"/>
                <w:lang w:eastAsia="en-GB"/>
              </w:rPr>
              <w:t xml:space="preserve">This test case is designed to demonstrate the request, activation monitoring and control of Vide transmission services through a linear </w:t>
            </w:r>
            <w:r w:rsidR="009E6D0F" w:rsidRPr="00C80238">
              <w:rPr>
                <w:rFonts w:ascii="Montserrat" w:hAnsi="Montserrat"/>
                <w:color w:val="auto"/>
                <w:sz w:val="18"/>
                <w:szCs w:val="18"/>
                <w:lang w:eastAsia="en-GB"/>
              </w:rPr>
              <w:t xml:space="preserve">satellite </w:t>
            </w:r>
            <w:r w:rsidRPr="00C80238">
              <w:rPr>
                <w:rFonts w:ascii="Montserrat" w:hAnsi="Montserrat"/>
                <w:color w:val="auto"/>
                <w:sz w:val="18"/>
                <w:szCs w:val="18"/>
                <w:lang w:eastAsia="en-GB"/>
              </w:rPr>
              <w:t>broadcasting via the GMOP GUI</w:t>
            </w:r>
          </w:p>
        </w:tc>
      </w:tr>
      <w:tr w:rsidR="008114EB" w:rsidRPr="00C80238" w14:paraId="5A7A83A2" w14:textId="77777777">
        <w:trPr>
          <w:trHeight w:val="400"/>
        </w:trPr>
        <w:tc>
          <w:tcPr>
            <w:tcW w:w="2515" w:type="dxa"/>
            <w:vMerge w:val="restart"/>
            <w:noWrap/>
            <w:vAlign w:val="center"/>
            <w:hideMark/>
          </w:tcPr>
          <w:p w14:paraId="716295FA"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noWrap/>
            <w:vAlign w:val="center"/>
            <w:hideMark/>
          </w:tcPr>
          <w:p w14:paraId="6E2093C0"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noWrap/>
            <w:vAlign w:val="center"/>
            <w:hideMark/>
          </w:tcPr>
          <w:p w14:paraId="72D1175F" w14:textId="5370E108" w:rsidR="009563A8" w:rsidRPr="002C6C11" w:rsidRDefault="009563A8" w:rsidP="00F85D44">
            <w:pPr>
              <w:jc w:val="both"/>
              <w:rPr>
                <w:rFonts w:ascii="Montserrat" w:eastAsia="Times New Roman" w:hAnsi="Montserrat"/>
                <w:color w:val="auto"/>
                <w:sz w:val="18"/>
                <w:szCs w:val="18"/>
                <w:lang w:eastAsia="en-GB"/>
              </w:rPr>
            </w:pPr>
          </w:p>
        </w:tc>
      </w:tr>
      <w:tr w:rsidR="008114EB" w:rsidRPr="00C80238" w14:paraId="5EBFA569" w14:textId="77777777">
        <w:trPr>
          <w:trHeight w:val="400"/>
        </w:trPr>
        <w:tc>
          <w:tcPr>
            <w:tcW w:w="2515" w:type="dxa"/>
            <w:vMerge/>
            <w:vAlign w:val="center"/>
            <w:hideMark/>
          </w:tcPr>
          <w:p w14:paraId="2918BBE3" w14:textId="77777777" w:rsidR="009563A8" w:rsidRPr="002C6C11" w:rsidRDefault="009563A8" w:rsidP="00F85D44">
            <w:pPr>
              <w:rPr>
                <w:rFonts w:ascii="Montserrat" w:eastAsia="Times New Roman" w:hAnsi="Montserrat"/>
                <w:color w:val="auto"/>
                <w:sz w:val="18"/>
                <w:szCs w:val="18"/>
                <w:lang w:eastAsia="en-GB"/>
              </w:rPr>
            </w:pPr>
          </w:p>
        </w:tc>
        <w:tc>
          <w:tcPr>
            <w:tcW w:w="900" w:type="dxa"/>
            <w:noWrap/>
            <w:vAlign w:val="center"/>
            <w:hideMark/>
          </w:tcPr>
          <w:p w14:paraId="34ECCBBB"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noWrap/>
            <w:vAlign w:val="center"/>
            <w:hideMark/>
          </w:tcPr>
          <w:p w14:paraId="7B509DB8" w14:textId="2C75C8B3" w:rsidR="009563A8" w:rsidRPr="002C6C11" w:rsidRDefault="009563A8" w:rsidP="00F85D44">
            <w:pPr>
              <w:jc w:val="both"/>
              <w:rPr>
                <w:rFonts w:ascii="Montserrat" w:eastAsia="Times New Roman" w:hAnsi="Montserrat"/>
                <w:color w:val="auto"/>
                <w:sz w:val="18"/>
                <w:szCs w:val="18"/>
                <w:lang w:eastAsia="en-GB"/>
              </w:rPr>
            </w:pPr>
          </w:p>
        </w:tc>
      </w:tr>
      <w:tr w:rsidR="008114EB" w:rsidRPr="00C80238" w14:paraId="2BFBD155" w14:textId="77777777" w:rsidTr="00F85D44">
        <w:trPr>
          <w:trHeight w:val="340"/>
        </w:trPr>
        <w:tc>
          <w:tcPr>
            <w:tcW w:w="2515" w:type="dxa"/>
            <w:noWrap/>
            <w:vAlign w:val="center"/>
          </w:tcPr>
          <w:p w14:paraId="793999DD"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noWrap/>
            <w:vAlign w:val="center"/>
          </w:tcPr>
          <w:p w14:paraId="08EFBF50" w14:textId="77777777" w:rsidR="006A06A8" w:rsidRPr="00CB317A" w:rsidRDefault="006A06A8" w:rsidP="00B3730E">
            <w:pPr>
              <w:pStyle w:val="ListParagraph"/>
              <w:numPr>
                <w:ilvl w:val="0"/>
                <w:numId w:val="218"/>
              </w:numPr>
              <w:contextualSpacing w:val="0"/>
              <w:jc w:val="both"/>
              <w:rPr>
                <w:rFonts w:ascii="Montserrat" w:hAnsi="Montserrat"/>
                <w:color w:val="auto"/>
                <w:sz w:val="18"/>
                <w:szCs w:val="18"/>
                <w:lang w:eastAsia="en-GB"/>
              </w:rPr>
            </w:pPr>
            <w:r w:rsidRPr="00CB317A">
              <w:rPr>
                <w:rFonts w:ascii="Montserrat" w:hAnsi="Montserrat"/>
                <w:color w:val="auto"/>
                <w:sz w:val="18"/>
                <w:szCs w:val="18"/>
                <w:lang w:eastAsia="en-GB"/>
              </w:rPr>
              <w:t xml:space="preserve">User request processing time &lt; 15 min </w:t>
            </w:r>
          </w:p>
          <w:p w14:paraId="31D0A2A1" w14:textId="708B16E8" w:rsidR="009563A8" w:rsidRPr="002C6C11" w:rsidRDefault="006A06A8" w:rsidP="00B3730E">
            <w:pPr>
              <w:pStyle w:val="ListParagraph"/>
              <w:numPr>
                <w:ilvl w:val="0"/>
                <w:numId w:val="218"/>
              </w:numPr>
              <w:contextualSpacing w:val="0"/>
              <w:jc w:val="both"/>
              <w:rPr>
                <w:rFonts w:ascii="Montserrat" w:eastAsia="Times New Roman" w:hAnsi="Montserrat"/>
                <w:color w:val="auto"/>
                <w:sz w:val="18"/>
                <w:szCs w:val="18"/>
                <w:lang w:eastAsia="en-GB"/>
              </w:rPr>
            </w:pPr>
            <w:r w:rsidRPr="00CB317A">
              <w:rPr>
                <w:rFonts w:ascii="Montserrat" w:hAnsi="Montserrat"/>
                <w:color w:val="auto"/>
                <w:sz w:val="18"/>
                <w:szCs w:val="18"/>
                <w:lang w:eastAsia="en-GB"/>
              </w:rPr>
              <w:t>Video transport with no or few events and high video quality (High Definition)</w:t>
            </w:r>
          </w:p>
        </w:tc>
      </w:tr>
      <w:tr w:rsidR="009563A8" w:rsidRPr="00C80238" w14:paraId="5D497934" w14:textId="77777777" w:rsidTr="00F85D44">
        <w:trPr>
          <w:trHeight w:val="340"/>
        </w:trPr>
        <w:tc>
          <w:tcPr>
            <w:tcW w:w="2515" w:type="dxa"/>
            <w:noWrap/>
            <w:vAlign w:val="center"/>
            <w:hideMark/>
          </w:tcPr>
          <w:p w14:paraId="769A715C" w14:textId="77777777" w:rsidR="009563A8" w:rsidRPr="002C6C11" w:rsidRDefault="009563A8"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noWrap/>
            <w:vAlign w:val="center"/>
            <w:hideMark/>
          </w:tcPr>
          <w:p w14:paraId="1DFBBB34" w14:textId="149E5F9B" w:rsidR="009563A8" w:rsidRPr="002C6C11" w:rsidRDefault="0020707D" w:rsidP="00F85D44">
            <w:pPr>
              <w:rPr>
                <w:rFonts w:ascii="Montserrat" w:eastAsia="Times New Roman" w:hAnsi="Montserrat"/>
                <w:color w:val="auto"/>
                <w:sz w:val="18"/>
                <w:szCs w:val="18"/>
                <w:lang w:eastAsia="en-GB"/>
              </w:rPr>
            </w:pPr>
            <w:r w:rsidRPr="002C6C11">
              <w:rPr>
                <w:rFonts w:ascii="Montserrat" w:hAnsi="Montserrat"/>
                <w:color w:val="auto"/>
                <w:sz w:val="18"/>
                <w:szCs w:val="18"/>
                <w:lang w:eastAsia="en-GB"/>
              </w:rPr>
              <w:t>N/A at this moment</w:t>
            </w:r>
          </w:p>
        </w:tc>
      </w:tr>
    </w:tbl>
    <w:p w14:paraId="66BBAC62" w14:textId="77777777" w:rsidR="009563A8" w:rsidRPr="002C6C11" w:rsidRDefault="009563A8" w:rsidP="00F85D44">
      <w:pPr>
        <w:pStyle w:val="ParagraphText"/>
      </w:pPr>
    </w:p>
    <w:p w14:paraId="48D12C67" w14:textId="4E3FFDB1" w:rsidR="009563A8" w:rsidRPr="002C6C11" w:rsidRDefault="009563A8" w:rsidP="00570F75">
      <w:pPr>
        <w:pStyle w:val="Heading4"/>
        <w:numPr>
          <w:ilvl w:val="0"/>
          <w:numId w:val="0"/>
        </w:numPr>
        <w:spacing w:before="0" w:after="120"/>
        <w:rPr>
          <w:b/>
          <w:color w:val="auto"/>
        </w:rPr>
      </w:pPr>
      <w:r w:rsidRPr="002C6C11">
        <w:rPr>
          <w:b/>
          <w:color w:val="auto"/>
        </w:rPr>
        <w:t>SES - WP3.1.5</w:t>
      </w:r>
    </w:p>
    <w:tbl>
      <w:tblPr>
        <w:tblW w:w="9085" w:type="dxa"/>
        <w:tblLook w:val="04A0" w:firstRow="1" w:lastRow="0" w:firstColumn="1" w:lastColumn="0" w:noHBand="0" w:noVBand="1"/>
      </w:tblPr>
      <w:tblGrid>
        <w:gridCol w:w="2515"/>
        <w:gridCol w:w="900"/>
        <w:gridCol w:w="5670"/>
      </w:tblGrid>
      <w:tr w:rsidR="008114EB" w:rsidRPr="00C80238" w14:paraId="492754E3" w14:textId="77777777">
        <w:trPr>
          <w:trHeight w:val="400"/>
        </w:trPr>
        <w:tc>
          <w:tcPr>
            <w:tcW w:w="9085" w:type="dxa"/>
            <w:gridSpan w:val="3"/>
            <w:tcBorders>
              <w:top w:val="single" w:sz="4" w:space="0" w:color="auto"/>
              <w:left w:val="single" w:sz="4" w:space="0" w:color="auto"/>
              <w:bottom w:val="single" w:sz="4" w:space="0" w:color="auto"/>
              <w:right w:val="single" w:sz="4" w:space="0" w:color="000000"/>
            </w:tcBorders>
            <w:shd w:val="clear" w:color="000000" w:fill="A6C9EC"/>
            <w:noWrap/>
            <w:vAlign w:val="center"/>
            <w:hideMark/>
          </w:tcPr>
          <w:p w14:paraId="4F995A3A" w14:textId="77777777" w:rsidR="00CC2B35" w:rsidRPr="002C6C11" w:rsidRDefault="00CC2B35">
            <w:pPr>
              <w:rPr>
                <w:rFonts w:ascii="Montserrat" w:eastAsia="Times New Roman" w:hAnsi="Montserrat"/>
                <w:b/>
                <w:color w:val="auto"/>
                <w:sz w:val="22"/>
                <w:szCs w:val="22"/>
                <w:lang w:eastAsia="en-GB"/>
              </w:rPr>
            </w:pPr>
            <w:r w:rsidRPr="002C6C11">
              <w:rPr>
                <w:rFonts w:ascii="Montserrat" w:eastAsia="Times New Roman" w:hAnsi="Montserrat"/>
                <w:b/>
                <w:color w:val="auto"/>
                <w:sz w:val="18"/>
                <w:szCs w:val="18"/>
                <w:lang w:eastAsia="en-GB"/>
              </w:rPr>
              <w:t>Test Case 1</w:t>
            </w:r>
          </w:p>
        </w:tc>
      </w:tr>
      <w:tr w:rsidR="008114EB" w:rsidRPr="00C80238" w14:paraId="2AF6B50A"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04F05EF0"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tcBorders>
              <w:top w:val="single" w:sz="4" w:space="0" w:color="auto"/>
              <w:left w:val="nil"/>
              <w:bottom w:val="single" w:sz="4" w:space="0" w:color="auto"/>
              <w:right w:val="single" w:sz="4" w:space="0" w:color="auto"/>
            </w:tcBorders>
            <w:noWrap/>
            <w:vAlign w:val="center"/>
            <w:hideMark/>
          </w:tcPr>
          <w:p w14:paraId="1476C1D5"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Verification of integration of player with 5G-EMERGE test setup</w:t>
            </w:r>
          </w:p>
        </w:tc>
      </w:tr>
      <w:tr w:rsidR="008114EB" w:rsidRPr="00C80238" w14:paraId="5D227C6D"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558BFE00"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tcBorders>
              <w:top w:val="single" w:sz="4" w:space="0" w:color="auto"/>
              <w:left w:val="nil"/>
              <w:bottom w:val="single" w:sz="4" w:space="0" w:color="auto"/>
              <w:right w:val="single" w:sz="4" w:space="0" w:color="auto"/>
            </w:tcBorders>
            <w:noWrap/>
            <w:vAlign w:val="center"/>
            <w:hideMark/>
          </w:tcPr>
          <w:p w14:paraId="769C16C5"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SES</w:t>
            </w:r>
          </w:p>
        </w:tc>
      </w:tr>
      <w:tr w:rsidR="008114EB" w:rsidRPr="00C80238" w14:paraId="59600392"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0F0C3AFE"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tcBorders>
              <w:top w:val="nil"/>
              <w:left w:val="nil"/>
              <w:bottom w:val="single" w:sz="4" w:space="0" w:color="auto"/>
              <w:right w:val="single" w:sz="4" w:space="0" w:color="auto"/>
            </w:tcBorders>
            <w:noWrap/>
            <w:vAlign w:val="center"/>
            <w:hideMark/>
          </w:tcPr>
          <w:p w14:paraId="633FCA22"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tcBorders>
              <w:top w:val="single" w:sz="4" w:space="0" w:color="auto"/>
              <w:left w:val="nil"/>
              <w:bottom w:val="single" w:sz="4" w:space="0" w:color="auto"/>
              <w:right w:val="single" w:sz="4" w:space="0" w:color="auto"/>
            </w:tcBorders>
            <w:noWrap/>
            <w:vAlign w:val="center"/>
            <w:hideMark/>
          </w:tcPr>
          <w:p w14:paraId="213A6C78"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Player integration into an Android/IOs application by FTA</w:t>
            </w:r>
          </w:p>
        </w:tc>
      </w:tr>
      <w:tr w:rsidR="008114EB" w:rsidRPr="00C80238" w14:paraId="17AB35F1"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5375D8EC"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tcBorders>
              <w:top w:val="single" w:sz="4" w:space="0" w:color="auto"/>
              <w:left w:val="nil"/>
              <w:bottom w:val="single" w:sz="4" w:space="0" w:color="auto"/>
              <w:right w:val="single" w:sz="4" w:space="0" w:color="auto"/>
            </w:tcBorders>
            <w:noWrap/>
            <w:vAlign w:val="center"/>
            <w:hideMark/>
          </w:tcPr>
          <w:p w14:paraId="6B0FAA40"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new player must be thoroughly tested to verify the functional replacement of the Nagra player:</w:t>
            </w:r>
          </w:p>
          <w:p w14:paraId="53035541" w14:textId="77777777" w:rsidR="00CC2B35" w:rsidRPr="002C6C11" w:rsidRDefault="00CC2B35" w:rsidP="00B3730E">
            <w:pPr>
              <w:pStyle w:val="ListParagraph"/>
              <w:numPr>
                <w:ilvl w:val="0"/>
                <w:numId w:val="218"/>
              </w:numPr>
              <w:contextualSpacing w:val="0"/>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Correct playback of Live Video and Video on Demand</w:t>
            </w:r>
          </w:p>
          <w:p w14:paraId="41EA9021" w14:textId="77777777" w:rsidR="00CC2B35" w:rsidRPr="002C6C11" w:rsidRDefault="00CC2B35" w:rsidP="00B3730E">
            <w:pPr>
              <w:pStyle w:val="ListParagraph"/>
              <w:numPr>
                <w:ilvl w:val="0"/>
                <w:numId w:val="218"/>
              </w:numPr>
              <w:contextualSpacing w:val="0"/>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Possibility to add DRM protection</w:t>
            </w:r>
          </w:p>
          <w:p w14:paraId="5EA822F2" w14:textId="77777777" w:rsidR="00CC2B35" w:rsidRPr="002C6C11" w:rsidRDefault="00CC2B35" w:rsidP="00B3730E">
            <w:pPr>
              <w:pStyle w:val="ListParagraph"/>
              <w:numPr>
                <w:ilvl w:val="0"/>
                <w:numId w:val="218"/>
              </w:numPr>
              <w:contextualSpacing w:val="0"/>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Off-line playback test</w:t>
            </w:r>
          </w:p>
          <w:p w14:paraId="73517966" w14:textId="77777777" w:rsidR="00CC2B35" w:rsidRPr="002C6C11" w:rsidRDefault="00CC2B35" w:rsidP="00B3730E">
            <w:pPr>
              <w:pStyle w:val="ListParagraph"/>
              <w:numPr>
                <w:ilvl w:val="0"/>
                <w:numId w:val="218"/>
              </w:numPr>
              <w:contextualSpacing w:val="0"/>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Analytics collection verification and visualization</w:t>
            </w:r>
          </w:p>
        </w:tc>
      </w:tr>
      <w:tr w:rsidR="008114EB" w:rsidRPr="00C80238" w14:paraId="12B14EA0" w14:textId="77777777">
        <w:trPr>
          <w:trHeight w:val="400"/>
        </w:trPr>
        <w:tc>
          <w:tcPr>
            <w:tcW w:w="2515" w:type="dxa"/>
            <w:vMerge w:val="restart"/>
            <w:tcBorders>
              <w:top w:val="nil"/>
              <w:left w:val="single" w:sz="4" w:space="0" w:color="auto"/>
              <w:bottom w:val="single" w:sz="4" w:space="0" w:color="auto"/>
              <w:right w:val="single" w:sz="4" w:space="0" w:color="auto"/>
            </w:tcBorders>
            <w:noWrap/>
            <w:vAlign w:val="center"/>
            <w:hideMark/>
          </w:tcPr>
          <w:p w14:paraId="1E412A02"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tcBorders>
              <w:top w:val="nil"/>
              <w:left w:val="nil"/>
              <w:bottom w:val="single" w:sz="4" w:space="0" w:color="auto"/>
              <w:right w:val="single" w:sz="4" w:space="0" w:color="auto"/>
            </w:tcBorders>
            <w:noWrap/>
            <w:vAlign w:val="center"/>
            <w:hideMark/>
          </w:tcPr>
          <w:p w14:paraId="44F53ED5"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tcBorders>
              <w:top w:val="single" w:sz="4" w:space="0" w:color="auto"/>
              <w:left w:val="nil"/>
              <w:bottom w:val="single" w:sz="4" w:space="0" w:color="auto"/>
              <w:right w:val="single" w:sz="4" w:space="0" w:color="auto"/>
            </w:tcBorders>
            <w:noWrap/>
            <w:vAlign w:val="center"/>
            <w:hideMark/>
          </w:tcPr>
          <w:p w14:paraId="0F783C63"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Setup of 5G-EMERGE far-edge infrastructure and install application on mobile device</w:t>
            </w:r>
          </w:p>
        </w:tc>
      </w:tr>
      <w:tr w:rsidR="008114EB" w:rsidRPr="00C80238" w14:paraId="5FEEF85F" w14:textId="77777777">
        <w:trPr>
          <w:trHeight w:val="400"/>
        </w:trPr>
        <w:tc>
          <w:tcPr>
            <w:tcW w:w="2515" w:type="dxa"/>
            <w:vMerge/>
            <w:tcBorders>
              <w:top w:val="nil"/>
              <w:left w:val="single" w:sz="4" w:space="0" w:color="auto"/>
              <w:bottom w:val="single" w:sz="4" w:space="0" w:color="auto"/>
              <w:right w:val="single" w:sz="4" w:space="0" w:color="auto"/>
            </w:tcBorders>
            <w:vAlign w:val="center"/>
            <w:hideMark/>
          </w:tcPr>
          <w:p w14:paraId="37220D7E" w14:textId="77777777" w:rsidR="00CC2B35" w:rsidRPr="002C6C11" w:rsidRDefault="00CC2B35">
            <w:pPr>
              <w:rPr>
                <w:rFonts w:ascii="Montserrat" w:eastAsia="Times New Roman" w:hAnsi="Montserrat"/>
                <w:color w:val="auto"/>
                <w:sz w:val="18"/>
                <w:szCs w:val="18"/>
                <w:lang w:eastAsia="en-GB"/>
              </w:rPr>
            </w:pPr>
          </w:p>
        </w:tc>
        <w:tc>
          <w:tcPr>
            <w:tcW w:w="900" w:type="dxa"/>
            <w:tcBorders>
              <w:top w:val="nil"/>
              <w:left w:val="nil"/>
              <w:bottom w:val="single" w:sz="4" w:space="0" w:color="auto"/>
              <w:right w:val="single" w:sz="4" w:space="0" w:color="auto"/>
            </w:tcBorders>
            <w:noWrap/>
            <w:vAlign w:val="center"/>
            <w:hideMark/>
          </w:tcPr>
          <w:p w14:paraId="306C6B8C"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tcBorders>
              <w:top w:val="single" w:sz="4" w:space="0" w:color="auto"/>
              <w:left w:val="nil"/>
              <w:bottom w:val="single" w:sz="4" w:space="0" w:color="auto"/>
              <w:right w:val="single" w:sz="4" w:space="0" w:color="auto"/>
            </w:tcBorders>
            <w:noWrap/>
            <w:vAlign w:val="center"/>
            <w:hideMark/>
          </w:tcPr>
          <w:p w14:paraId="4A66AC5B"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Using the mobile device start testing mentioned features. For the verification of the analytics collection, access to an analytics platform must be provided (preferably Open Telemetry)</w:t>
            </w:r>
          </w:p>
        </w:tc>
      </w:tr>
      <w:tr w:rsidR="008114EB" w:rsidRPr="00C80238" w14:paraId="3EC796D3" w14:textId="77777777">
        <w:trPr>
          <w:trHeight w:val="400"/>
        </w:trPr>
        <w:tc>
          <w:tcPr>
            <w:tcW w:w="2515" w:type="dxa"/>
            <w:tcBorders>
              <w:top w:val="nil"/>
              <w:left w:val="single" w:sz="4" w:space="0" w:color="auto"/>
              <w:bottom w:val="single" w:sz="4" w:space="0" w:color="auto"/>
              <w:right w:val="single" w:sz="4" w:space="0" w:color="auto"/>
            </w:tcBorders>
            <w:noWrap/>
            <w:vAlign w:val="center"/>
          </w:tcPr>
          <w:p w14:paraId="6DBB4221"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tcBorders>
              <w:top w:val="single" w:sz="4" w:space="0" w:color="auto"/>
              <w:left w:val="nil"/>
              <w:bottom w:val="single" w:sz="4" w:space="0" w:color="auto"/>
              <w:right w:val="single" w:sz="4" w:space="0" w:color="000000"/>
            </w:tcBorders>
            <w:noWrap/>
            <w:vAlign w:val="center"/>
          </w:tcPr>
          <w:p w14:paraId="43E4E23A" w14:textId="70697E52" w:rsidR="00CC2B35" w:rsidRPr="002C6C11" w:rsidRDefault="000F3CF9" w:rsidP="00F463C7">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Content received by far edge server being accessible to player and playback initiation in defined quality</w:t>
            </w:r>
          </w:p>
        </w:tc>
      </w:tr>
      <w:tr w:rsidR="00CC2B35" w:rsidRPr="00C80238" w14:paraId="74E99607"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09F1E8A2"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tcBorders>
              <w:top w:val="single" w:sz="4" w:space="0" w:color="auto"/>
              <w:left w:val="nil"/>
              <w:bottom w:val="single" w:sz="4" w:space="0" w:color="auto"/>
              <w:right w:val="single" w:sz="4" w:space="0" w:color="000000"/>
            </w:tcBorders>
            <w:noWrap/>
            <w:vAlign w:val="center"/>
            <w:hideMark/>
          </w:tcPr>
          <w:p w14:paraId="2076495F" w14:textId="594A3813" w:rsidR="00CC2B35" w:rsidRPr="002C6C11" w:rsidRDefault="002F5F6A" w:rsidP="002F5F6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first preliminary results are presented in Section 3.4 of this document</w:t>
            </w:r>
          </w:p>
        </w:tc>
      </w:tr>
    </w:tbl>
    <w:p w14:paraId="402D868D" w14:textId="77777777" w:rsidR="009563A8" w:rsidRPr="002C6C11" w:rsidRDefault="009563A8" w:rsidP="00F85D44">
      <w:pPr>
        <w:jc w:val="both"/>
        <w:rPr>
          <w:rFonts w:ascii="Montserrat" w:hAnsi="Montserrat"/>
          <w:color w:val="auto"/>
          <w:sz w:val="22"/>
          <w:szCs w:val="22"/>
        </w:rPr>
      </w:pPr>
    </w:p>
    <w:tbl>
      <w:tblPr>
        <w:tblW w:w="9085" w:type="dxa"/>
        <w:tblLook w:val="04A0" w:firstRow="1" w:lastRow="0" w:firstColumn="1" w:lastColumn="0" w:noHBand="0" w:noVBand="1"/>
      </w:tblPr>
      <w:tblGrid>
        <w:gridCol w:w="2515"/>
        <w:gridCol w:w="900"/>
        <w:gridCol w:w="5670"/>
      </w:tblGrid>
      <w:tr w:rsidR="008114EB" w:rsidRPr="00C80238" w14:paraId="792235D4" w14:textId="77777777">
        <w:trPr>
          <w:trHeight w:val="400"/>
        </w:trPr>
        <w:tc>
          <w:tcPr>
            <w:tcW w:w="9085" w:type="dxa"/>
            <w:gridSpan w:val="3"/>
            <w:tcBorders>
              <w:top w:val="single" w:sz="4" w:space="0" w:color="auto"/>
              <w:left w:val="single" w:sz="4" w:space="0" w:color="auto"/>
              <w:bottom w:val="single" w:sz="4" w:space="0" w:color="auto"/>
              <w:right w:val="single" w:sz="4" w:space="0" w:color="000000"/>
            </w:tcBorders>
            <w:shd w:val="clear" w:color="000000" w:fill="A6C9EC"/>
            <w:noWrap/>
            <w:vAlign w:val="center"/>
            <w:hideMark/>
          </w:tcPr>
          <w:p w14:paraId="2D8F9A61" w14:textId="77777777" w:rsidR="00CC2B35" w:rsidRPr="002C6C11" w:rsidRDefault="00CC2B35">
            <w:pPr>
              <w:rPr>
                <w:rFonts w:ascii="Montserrat" w:eastAsia="Times New Roman" w:hAnsi="Montserrat"/>
                <w:b/>
                <w:color w:val="auto"/>
                <w:sz w:val="22"/>
                <w:szCs w:val="22"/>
                <w:lang w:eastAsia="en-GB"/>
              </w:rPr>
            </w:pPr>
            <w:r w:rsidRPr="002C6C11">
              <w:rPr>
                <w:rFonts w:ascii="Montserrat" w:eastAsia="Times New Roman" w:hAnsi="Montserrat"/>
                <w:b/>
                <w:color w:val="auto"/>
                <w:sz w:val="18"/>
                <w:szCs w:val="18"/>
                <w:lang w:eastAsia="en-GB"/>
              </w:rPr>
              <w:t>Test Case 2</w:t>
            </w:r>
          </w:p>
        </w:tc>
      </w:tr>
      <w:tr w:rsidR="008114EB" w:rsidRPr="00C80238" w14:paraId="3680C04F"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307807DE"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tcBorders>
              <w:top w:val="single" w:sz="4" w:space="0" w:color="auto"/>
              <w:left w:val="nil"/>
              <w:bottom w:val="single" w:sz="4" w:space="0" w:color="auto"/>
              <w:right w:val="single" w:sz="4" w:space="0" w:color="auto"/>
            </w:tcBorders>
            <w:noWrap/>
            <w:vAlign w:val="center"/>
            <w:hideMark/>
          </w:tcPr>
          <w:p w14:paraId="07D2A140"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Verification of traceability of http GET requests from deployed Open Telemetry clients on the Open Telemetry collector</w:t>
            </w:r>
          </w:p>
        </w:tc>
      </w:tr>
      <w:tr w:rsidR="008114EB" w:rsidRPr="00C80238" w14:paraId="12856E2A"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045E690D"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tcBorders>
              <w:top w:val="single" w:sz="4" w:space="0" w:color="auto"/>
              <w:left w:val="nil"/>
              <w:bottom w:val="single" w:sz="4" w:space="0" w:color="auto"/>
              <w:right w:val="single" w:sz="4" w:space="0" w:color="auto"/>
            </w:tcBorders>
            <w:noWrap/>
            <w:vAlign w:val="center"/>
            <w:hideMark/>
          </w:tcPr>
          <w:p w14:paraId="34F0BCBD"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SES, FTA, Rai</w:t>
            </w:r>
          </w:p>
        </w:tc>
      </w:tr>
      <w:tr w:rsidR="008114EB" w:rsidRPr="00C80238" w14:paraId="30131647"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23DFEA05"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tcBorders>
              <w:top w:val="nil"/>
              <w:left w:val="nil"/>
              <w:bottom w:val="single" w:sz="4" w:space="0" w:color="auto"/>
              <w:right w:val="single" w:sz="4" w:space="0" w:color="auto"/>
            </w:tcBorders>
            <w:noWrap/>
            <w:vAlign w:val="center"/>
            <w:hideMark/>
          </w:tcPr>
          <w:p w14:paraId="60219476"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tcBorders>
              <w:top w:val="single" w:sz="4" w:space="0" w:color="auto"/>
              <w:left w:val="nil"/>
              <w:bottom w:val="single" w:sz="4" w:space="0" w:color="auto"/>
              <w:right w:val="single" w:sz="4" w:space="0" w:color="auto"/>
            </w:tcBorders>
            <w:noWrap/>
            <w:vAlign w:val="center"/>
            <w:hideMark/>
          </w:tcPr>
          <w:p w14:paraId="03495A1F"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deployed and configured Open Telemetry clients on mABR, Far-Edge (Q stream) Server and Mobile application (option)</w:t>
            </w:r>
          </w:p>
        </w:tc>
      </w:tr>
      <w:tr w:rsidR="008114EB" w:rsidRPr="00C80238" w14:paraId="5C11D0D0"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674A726B"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tcBorders>
              <w:top w:val="single" w:sz="4" w:space="0" w:color="auto"/>
              <w:left w:val="nil"/>
              <w:bottom w:val="single" w:sz="4" w:space="0" w:color="auto"/>
              <w:right w:val="single" w:sz="4" w:space="0" w:color="auto"/>
            </w:tcBorders>
            <w:noWrap/>
            <w:vAlign w:val="center"/>
            <w:hideMark/>
          </w:tcPr>
          <w:p w14:paraId="2E144E6F"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Verify that the http GET requests are captured and traced by the Open Telemetry collector running on an SES VM on Azure. The Open Telemetry client modules must be installed – at least – in the mABR and Q Stream server (FTA) </w:t>
            </w:r>
          </w:p>
        </w:tc>
      </w:tr>
      <w:tr w:rsidR="008114EB" w:rsidRPr="00C80238" w14:paraId="4960A458" w14:textId="77777777">
        <w:trPr>
          <w:trHeight w:val="400"/>
        </w:trPr>
        <w:tc>
          <w:tcPr>
            <w:tcW w:w="2515" w:type="dxa"/>
            <w:vMerge w:val="restart"/>
            <w:tcBorders>
              <w:top w:val="nil"/>
              <w:left w:val="single" w:sz="4" w:space="0" w:color="auto"/>
              <w:bottom w:val="single" w:sz="4" w:space="0" w:color="auto"/>
              <w:right w:val="single" w:sz="4" w:space="0" w:color="auto"/>
            </w:tcBorders>
            <w:noWrap/>
            <w:vAlign w:val="center"/>
            <w:hideMark/>
          </w:tcPr>
          <w:p w14:paraId="3284A942"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tcBorders>
              <w:top w:val="nil"/>
              <w:left w:val="nil"/>
              <w:bottom w:val="single" w:sz="4" w:space="0" w:color="auto"/>
              <w:right w:val="single" w:sz="4" w:space="0" w:color="auto"/>
            </w:tcBorders>
            <w:noWrap/>
            <w:vAlign w:val="center"/>
            <w:hideMark/>
          </w:tcPr>
          <w:p w14:paraId="265E1FD2"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tcBorders>
              <w:top w:val="single" w:sz="4" w:space="0" w:color="auto"/>
              <w:left w:val="nil"/>
              <w:bottom w:val="single" w:sz="4" w:space="0" w:color="auto"/>
              <w:right w:val="single" w:sz="4" w:space="0" w:color="auto"/>
            </w:tcBorders>
            <w:noWrap/>
            <w:vAlign w:val="center"/>
            <w:hideMark/>
          </w:tcPr>
          <w:p w14:paraId="03F782C6"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On a browser, from a whitelisted public IP, open URL of SES deployed server, on port 3301</w:t>
            </w:r>
          </w:p>
        </w:tc>
      </w:tr>
      <w:tr w:rsidR="008114EB" w:rsidRPr="00C80238" w14:paraId="4EA5387A" w14:textId="77777777">
        <w:trPr>
          <w:trHeight w:val="400"/>
        </w:trPr>
        <w:tc>
          <w:tcPr>
            <w:tcW w:w="2515" w:type="dxa"/>
            <w:vMerge/>
            <w:tcBorders>
              <w:top w:val="nil"/>
              <w:left w:val="single" w:sz="4" w:space="0" w:color="auto"/>
              <w:bottom w:val="single" w:sz="4" w:space="0" w:color="auto"/>
              <w:right w:val="single" w:sz="4" w:space="0" w:color="auto"/>
            </w:tcBorders>
            <w:vAlign w:val="center"/>
            <w:hideMark/>
          </w:tcPr>
          <w:p w14:paraId="1B8DA993" w14:textId="77777777" w:rsidR="00CC2B35" w:rsidRPr="002C6C11" w:rsidRDefault="00CC2B35">
            <w:pPr>
              <w:rPr>
                <w:rFonts w:ascii="Montserrat" w:eastAsia="Times New Roman" w:hAnsi="Montserrat"/>
                <w:color w:val="auto"/>
                <w:sz w:val="18"/>
                <w:szCs w:val="18"/>
                <w:lang w:eastAsia="en-GB"/>
              </w:rPr>
            </w:pPr>
          </w:p>
        </w:tc>
        <w:tc>
          <w:tcPr>
            <w:tcW w:w="900" w:type="dxa"/>
            <w:tcBorders>
              <w:top w:val="nil"/>
              <w:left w:val="nil"/>
              <w:bottom w:val="single" w:sz="4" w:space="0" w:color="auto"/>
              <w:right w:val="single" w:sz="4" w:space="0" w:color="auto"/>
            </w:tcBorders>
            <w:noWrap/>
            <w:vAlign w:val="center"/>
            <w:hideMark/>
          </w:tcPr>
          <w:p w14:paraId="24AF2B92"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tcBorders>
              <w:top w:val="single" w:sz="4" w:space="0" w:color="auto"/>
              <w:left w:val="nil"/>
              <w:bottom w:val="single" w:sz="4" w:space="0" w:color="auto"/>
              <w:right w:val="single" w:sz="4" w:space="0" w:color="auto"/>
            </w:tcBorders>
            <w:noWrap/>
            <w:vAlign w:val="center"/>
            <w:hideMark/>
          </w:tcPr>
          <w:p w14:paraId="6F27383C" w14:textId="77777777" w:rsidR="00CC2B35" w:rsidRPr="002C6C11" w:rsidRDefault="00CC2B35">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Verify that in the "Trace" tab of the Signoz platform, traces from FTA are present and chained</w:t>
            </w:r>
          </w:p>
        </w:tc>
      </w:tr>
      <w:tr w:rsidR="008114EB" w:rsidRPr="00C80238" w14:paraId="476AE39A" w14:textId="77777777">
        <w:trPr>
          <w:trHeight w:val="400"/>
        </w:trPr>
        <w:tc>
          <w:tcPr>
            <w:tcW w:w="2515" w:type="dxa"/>
            <w:tcBorders>
              <w:top w:val="nil"/>
              <w:left w:val="single" w:sz="4" w:space="0" w:color="auto"/>
              <w:bottom w:val="single" w:sz="4" w:space="0" w:color="auto"/>
              <w:right w:val="single" w:sz="4" w:space="0" w:color="auto"/>
            </w:tcBorders>
            <w:noWrap/>
            <w:vAlign w:val="center"/>
          </w:tcPr>
          <w:p w14:paraId="337482B4"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tcBorders>
              <w:top w:val="single" w:sz="4" w:space="0" w:color="auto"/>
              <w:left w:val="nil"/>
              <w:bottom w:val="single" w:sz="4" w:space="0" w:color="auto"/>
              <w:right w:val="single" w:sz="4" w:space="0" w:color="000000"/>
            </w:tcBorders>
            <w:noWrap/>
            <w:vAlign w:val="center"/>
          </w:tcPr>
          <w:p w14:paraId="17C6F9D3" w14:textId="0999A26E" w:rsidR="00CC2B35" w:rsidRPr="002C6C11" w:rsidRDefault="008A1CF5" w:rsidP="00F463C7">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24/7 monitor and traceability of signal chain</w:t>
            </w:r>
          </w:p>
        </w:tc>
      </w:tr>
      <w:tr w:rsidR="008114EB" w:rsidRPr="00C80238" w14:paraId="384EF44C" w14:textId="77777777">
        <w:trPr>
          <w:trHeight w:val="400"/>
        </w:trPr>
        <w:tc>
          <w:tcPr>
            <w:tcW w:w="2515" w:type="dxa"/>
            <w:tcBorders>
              <w:top w:val="nil"/>
              <w:left w:val="single" w:sz="4" w:space="0" w:color="auto"/>
              <w:bottom w:val="single" w:sz="4" w:space="0" w:color="auto"/>
              <w:right w:val="single" w:sz="4" w:space="0" w:color="auto"/>
            </w:tcBorders>
            <w:noWrap/>
            <w:vAlign w:val="center"/>
            <w:hideMark/>
          </w:tcPr>
          <w:p w14:paraId="6AAA5D84" w14:textId="77777777" w:rsidR="00CC2B35" w:rsidRPr="002C6C11" w:rsidRDefault="00CC2B35">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tcBorders>
              <w:top w:val="single" w:sz="4" w:space="0" w:color="auto"/>
              <w:left w:val="nil"/>
              <w:bottom w:val="single" w:sz="4" w:space="0" w:color="auto"/>
              <w:right w:val="single" w:sz="4" w:space="0" w:color="000000"/>
            </w:tcBorders>
            <w:noWrap/>
            <w:vAlign w:val="center"/>
            <w:hideMark/>
          </w:tcPr>
          <w:p w14:paraId="24D2713D" w14:textId="0818D666" w:rsidR="00CC2B35" w:rsidRPr="002C6C11" w:rsidRDefault="002F5F6A" w:rsidP="002F5F6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first preliminary results are presented in Section 3.4 of this document</w:t>
            </w:r>
          </w:p>
        </w:tc>
      </w:tr>
    </w:tbl>
    <w:p w14:paraId="7BCCA745" w14:textId="77777777" w:rsidR="00B33FE9" w:rsidRPr="002C6C11" w:rsidRDefault="00B33FE9" w:rsidP="00B33FE9">
      <w:pPr>
        <w:jc w:val="both"/>
        <w:rPr>
          <w:rFonts w:ascii="Montserrat" w:hAnsi="Montserrat"/>
          <w:color w:val="auto"/>
          <w:sz w:val="18"/>
          <w:szCs w:val="18"/>
          <w:highlight w:val="yellow"/>
        </w:rPr>
      </w:pPr>
    </w:p>
    <w:tbl>
      <w:tblPr>
        <w:tblW w:w="9085" w:type="dxa"/>
        <w:tblLook w:val="04A0" w:firstRow="1" w:lastRow="0" w:firstColumn="1" w:lastColumn="0" w:noHBand="0" w:noVBand="1"/>
      </w:tblPr>
      <w:tblGrid>
        <w:gridCol w:w="2515"/>
        <w:gridCol w:w="900"/>
        <w:gridCol w:w="5670"/>
      </w:tblGrid>
      <w:tr w:rsidR="008114EB" w:rsidRPr="00C80238" w14:paraId="4A90442E" w14:textId="77777777" w:rsidTr="00B33FE9">
        <w:trPr>
          <w:trHeight w:val="400"/>
        </w:trPr>
        <w:tc>
          <w:tcPr>
            <w:tcW w:w="9085" w:type="dxa"/>
            <w:gridSpan w:val="3"/>
            <w:tcBorders>
              <w:top w:val="single" w:sz="4" w:space="0" w:color="auto"/>
              <w:left w:val="single" w:sz="4" w:space="0" w:color="auto"/>
              <w:bottom w:val="single" w:sz="4" w:space="0" w:color="auto"/>
              <w:right w:val="single" w:sz="4" w:space="0" w:color="000000"/>
            </w:tcBorders>
            <w:shd w:val="clear" w:color="000000" w:fill="A6C9EC"/>
            <w:noWrap/>
            <w:vAlign w:val="center"/>
            <w:hideMark/>
          </w:tcPr>
          <w:p w14:paraId="7539EEEF" w14:textId="28B80022" w:rsidR="00B33FE9" w:rsidRPr="002C6C11" w:rsidRDefault="00B33FE9" w:rsidP="00B33FE9">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3</w:t>
            </w:r>
          </w:p>
        </w:tc>
      </w:tr>
      <w:tr w:rsidR="008114EB" w:rsidRPr="00C80238" w14:paraId="523398EC" w14:textId="77777777" w:rsidTr="00B33FE9">
        <w:trPr>
          <w:trHeight w:val="400"/>
        </w:trPr>
        <w:tc>
          <w:tcPr>
            <w:tcW w:w="2515" w:type="dxa"/>
            <w:tcBorders>
              <w:top w:val="nil"/>
              <w:left w:val="single" w:sz="4" w:space="0" w:color="auto"/>
              <w:bottom w:val="single" w:sz="4" w:space="0" w:color="auto"/>
              <w:right w:val="single" w:sz="4" w:space="0" w:color="auto"/>
            </w:tcBorders>
            <w:noWrap/>
            <w:vAlign w:val="center"/>
            <w:hideMark/>
          </w:tcPr>
          <w:p w14:paraId="1B946E35"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tcBorders>
              <w:top w:val="single" w:sz="4" w:space="0" w:color="auto"/>
              <w:left w:val="nil"/>
              <w:bottom w:val="single" w:sz="4" w:space="0" w:color="auto"/>
              <w:right w:val="single" w:sz="4" w:space="0" w:color="auto"/>
            </w:tcBorders>
            <w:noWrap/>
            <w:vAlign w:val="center"/>
            <w:hideMark/>
          </w:tcPr>
          <w:p w14:paraId="2854A466" w14:textId="77777777" w:rsidR="00B33FE9" w:rsidRPr="00C80238"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Directly test average start-up times across methods</w:t>
            </w:r>
            <w:r w:rsidRPr="00C80238">
              <w:rPr>
                <w:rFonts w:ascii="Montserrat" w:eastAsia="Times New Roman" w:hAnsi="Montserrat"/>
                <w:color w:val="auto"/>
                <w:sz w:val="18"/>
                <w:szCs w:val="18"/>
                <w:lang w:eastAsia="en-GB"/>
              </w:rPr>
              <w:t xml:space="preserve"> </w:t>
            </w:r>
          </w:p>
        </w:tc>
      </w:tr>
      <w:tr w:rsidR="008114EB" w:rsidRPr="00C80238" w14:paraId="2B9464F8" w14:textId="77777777" w:rsidTr="00B33FE9">
        <w:trPr>
          <w:trHeight w:val="400"/>
        </w:trPr>
        <w:tc>
          <w:tcPr>
            <w:tcW w:w="2515" w:type="dxa"/>
            <w:tcBorders>
              <w:top w:val="nil"/>
              <w:left w:val="single" w:sz="4" w:space="0" w:color="auto"/>
              <w:bottom w:val="single" w:sz="4" w:space="0" w:color="auto"/>
              <w:right w:val="single" w:sz="4" w:space="0" w:color="auto"/>
            </w:tcBorders>
            <w:noWrap/>
            <w:vAlign w:val="center"/>
            <w:hideMark/>
          </w:tcPr>
          <w:p w14:paraId="207E7499"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tcBorders>
              <w:top w:val="single" w:sz="4" w:space="0" w:color="auto"/>
              <w:left w:val="nil"/>
              <w:bottom w:val="single" w:sz="4" w:space="0" w:color="auto"/>
              <w:right w:val="single" w:sz="4" w:space="0" w:color="auto"/>
            </w:tcBorders>
            <w:noWrap/>
            <w:vAlign w:val="center"/>
            <w:hideMark/>
          </w:tcPr>
          <w:p w14:paraId="2E4BC369"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SES</w:t>
            </w:r>
          </w:p>
        </w:tc>
      </w:tr>
      <w:tr w:rsidR="008114EB" w:rsidRPr="00C80238" w14:paraId="64A667B0" w14:textId="77777777" w:rsidTr="00B33FE9">
        <w:trPr>
          <w:trHeight w:val="400"/>
        </w:trPr>
        <w:tc>
          <w:tcPr>
            <w:tcW w:w="2515" w:type="dxa"/>
            <w:vMerge w:val="restart"/>
            <w:tcBorders>
              <w:top w:val="nil"/>
              <w:left w:val="single" w:sz="4" w:space="0" w:color="auto"/>
              <w:bottom w:val="single" w:sz="4" w:space="0" w:color="auto"/>
              <w:right w:val="single" w:sz="4" w:space="0" w:color="auto"/>
            </w:tcBorders>
            <w:noWrap/>
            <w:vAlign w:val="center"/>
            <w:hideMark/>
          </w:tcPr>
          <w:p w14:paraId="76F23F0E"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tcBorders>
              <w:top w:val="nil"/>
              <w:left w:val="nil"/>
              <w:bottom w:val="single" w:sz="4" w:space="0" w:color="auto"/>
              <w:right w:val="single" w:sz="4" w:space="0" w:color="auto"/>
            </w:tcBorders>
            <w:noWrap/>
            <w:vAlign w:val="center"/>
            <w:hideMark/>
          </w:tcPr>
          <w:p w14:paraId="4669E86F"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tcBorders>
              <w:top w:val="single" w:sz="4" w:space="0" w:color="auto"/>
              <w:left w:val="nil"/>
              <w:bottom w:val="single" w:sz="4" w:space="0" w:color="auto"/>
              <w:right w:val="single" w:sz="4" w:space="0" w:color="auto"/>
            </w:tcBorders>
            <w:noWrap/>
            <w:vAlign w:val="center"/>
            <w:hideMark/>
          </w:tcPr>
          <w:p w14:paraId="6806B6F9"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Player capable of measuring start-up time</w:t>
            </w:r>
          </w:p>
        </w:tc>
      </w:tr>
      <w:tr w:rsidR="008114EB" w:rsidRPr="00C80238" w14:paraId="5BEC685A" w14:textId="77777777" w:rsidTr="00B33FE9">
        <w:trPr>
          <w:trHeight w:val="400"/>
        </w:trPr>
        <w:tc>
          <w:tcPr>
            <w:tcW w:w="2515" w:type="dxa"/>
            <w:vMerge/>
            <w:tcBorders>
              <w:top w:val="nil"/>
              <w:left w:val="single" w:sz="4" w:space="0" w:color="auto"/>
              <w:bottom w:val="single" w:sz="4" w:space="0" w:color="auto"/>
              <w:right w:val="single" w:sz="4" w:space="0" w:color="auto"/>
            </w:tcBorders>
            <w:vAlign w:val="center"/>
            <w:hideMark/>
          </w:tcPr>
          <w:p w14:paraId="5EE4C718" w14:textId="77777777" w:rsidR="00B33FE9" w:rsidRPr="002C6C11" w:rsidRDefault="00B33FE9" w:rsidP="00B33FE9">
            <w:pPr>
              <w:rPr>
                <w:rFonts w:ascii="Montserrat" w:eastAsia="Times New Roman" w:hAnsi="Montserrat"/>
                <w:color w:val="auto"/>
                <w:sz w:val="18"/>
                <w:szCs w:val="18"/>
                <w:lang w:eastAsia="en-GB"/>
              </w:rPr>
            </w:pPr>
          </w:p>
        </w:tc>
        <w:tc>
          <w:tcPr>
            <w:tcW w:w="900" w:type="dxa"/>
            <w:tcBorders>
              <w:top w:val="nil"/>
              <w:left w:val="nil"/>
              <w:bottom w:val="single" w:sz="4" w:space="0" w:color="auto"/>
              <w:right w:val="single" w:sz="4" w:space="0" w:color="auto"/>
            </w:tcBorders>
            <w:noWrap/>
            <w:vAlign w:val="center"/>
            <w:hideMark/>
          </w:tcPr>
          <w:p w14:paraId="09B6BCBD"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tcBorders>
              <w:top w:val="single" w:sz="4" w:space="0" w:color="auto"/>
              <w:left w:val="nil"/>
              <w:bottom w:val="single" w:sz="4" w:space="0" w:color="auto"/>
              <w:right w:val="single" w:sz="4" w:space="0" w:color="auto"/>
            </w:tcBorders>
            <w:noWrap/>
            <w:hideMark/>
          </w:tcPr>
          <w:p w14:paraId="42734A0B"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stream available both on satellite (Edge) and broadband connection (CDN)</w:t>
            </w:r>
          </w:p>
        </w:tc>
      </w:tr>
      <w:tr w:rsidR="008114EB" w:rsidRPr="00C80238" w14:paraId="6538F46B" w14:textId="77777777" w:rsidTr="00B33FE9">
        <w:trPr>
          <w:trHeight w:val="400"/>
        </w:trPr>
        <w:tc>
          <w:tcPr>
            <w:tcW w:w="2515" w:type="dxa"/>
            <w:tcBorders>
              <w:top w:val="nil"/>
              <w:left w:val="single" w:sz="4" w:space="0" w:color="auto"/>
              <w:bottom w:val="single" w:sz="4" w:space="0" w:color="auto"/>
              <w:right w:val="single" w:sz="4" w:space="0" w:color="auto"/>
            </w:tcBorders>
            <w:noWrap/>
            <w:vAlign w:val="center"/>
            <w:hideMark/>
          </w:tcPr>
          <w:p w14:paraId="176C352A"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tcBorders>
              <w:top w:val="single" w:sz="4" w:space="0" w:color="auto"/>
              <w:left w:val="nil"/>
              <w:bottom w:val="single" w:sz="4" w:space="0" w:color="auto"/>
              <w:right w:val="single" w:sz="4" w:space="0" w:color="auto"/>
            </w:tcBorders>
            <w:noWrap/>
            <w:vAlign w:val="center"/>
            <w:hideMark/>
          </w:tcPr>
          <w:p w14:paraId="2D405863" w14:textId="77777777" w:rsidR="00B33FE9" w:rsidRPr="002C6C11" w:rsidRDefault="00B33FE9" w:rsidP="00B33FE9">
            <w:pPr>
              <w:widowControl/>
              <w:autoSpaceDE/>
              <w:autoSpaceDN/>
              <w:spacing w:before="240" w:line="276" w:lineRule="auto"/>
              <w:rPr>
                <w:rFonts w:ascii="Montserrat" w:eastAsia="Times New Roman" w:hAnsi="Montserrat"/>
                <w:b/>
                <w:color w:val="auto"/>
                <w:sz w:val="18"/>
                <w:szCs w:val="18"/>
                <w:u w:val="single"/>
                <w:lang w:eastAsia="en-GB"/>
              </w:rPr>
            </w:pPr>
            <w:r w:rsidRPr="002C6C11">
              <w:rPr>
                <w:rFonts w:ascii="Montserrat" w:eastAsia="Times New Roman" w:hAnsi="Montserrat"/>
                <w:b/>
                <w:color w:val="auto"/>
                <w:sz w:val="18"/>
                <w:szCs w:val="18"/>
                <w:u w:val="single"/>
                <w:lang w:eastAsia="en-GB"/>
              </w:rPr>
              <w:t>Inputs:</w:t>
            </w:r>
          </w:p>
          <w:p w14:paraId="188B966C" w14:textId="77777777" w:rsidR="00B33FE9" w:rsidRPr="002C6C11" w:rsidRDefault="00B33FE9" w:rsidP="00B3730E">
            <w:pPr>
              <w:widowControl/>
              <w:numPr>
                <w:ilvl w:val="0"/>
                <w:numId w:val="218"/>
              </w:numPr>
              <w:autoSpaceDE/>
              <w:autoSpaceDN/>
              <w:spacing w:before="240" w:line="276" w:lineRule="auto"/>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Time measurements from user request initiation to video playback start across CDN, Edge, etc.</w:t>
            </w:r>
          </w:p>
          <w:p w14:paraId="3E167983" w14:textId="77777777" w:rsidR="00B33FE9" w:rsidRPr="002C6C11" w:rsidRDefault="00B33FE9" w:rsidP="00B3730E">
            <w:pPr>
              <w:widowControl/>
              <w:numPr>
                <w:ilvl w:val="0"/>
                <w:numId w:val="218"/>
              </w:numPr>
              <w:autoSpaceDE/>
              <w:autoSpaceDN/>
              <w:spacing w:after="240" w:line="276" w:lineRule="auto"/>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Controlled tests under consistent network conditions</w:t>
            </w:r>
          </w:p>
          <w:p w14:paraId="7F406CFB" w14:textId="77777777" w:rsidR="00B33FE9" w:rsidRPr="002C6C11" w:rsidRDefault="00B33FE9" w:rsidP="00B33FE9">
            <w:pPr>
              <w:widowControl/>
              <w:autoSpaceDE/>
              <w:autoSpaceDN/>
              <w:spacing w:after="240" w:line="276" w:lineRule="auto"/>
              <w:rPr>
                <w:rFonts w:ascii="Montserrat" w:eastAsia="Times New Roman" w:hAnsi="Montserrat"/>
                <w:b/>
                <w:color w:val="auto"/>
                <w:sz w:val="18"/>
                <w:szCs w:val="18"/>
                <w:u w:val="single"/>
                <w:lang w:eastAsia="en-GB"/>
              </w:rPr>
            </w:pPr>
            <w:r w:rsidRPr="002C6C11">
              <w:rPr>
                <w:rFonts w:ascii="Montserrat" w:eastAsia="Times New Roman" w:hAnsi="Montserrat"/>
                <w:b/>
                <w:color w:val="auto"/>
                <w:sz w:val="18"/>
                <w:szCs w:val="18"/>
                <w:u w:val="single"/>
                <w:lang w:eastAsia="en-GB"/>
              </w:rPr>
              <w:t>Outputs:</w:t>
            </w:r>
          </w:p>
          <w:p w14:paraId="65A1C394" w14:textId="77777777" w:rsidR="00B33FE9" w:rsidRPr="002C6C11" w:rsidRDefault="00B33FE9" w:rsidP="00B3730E">
            <w:pPr>
              <w:widowControl/>
              <w:numPr>
                <w:ilvl w:val="0"/>
                <w:numId w:val="218"/>
              </w:numPr>
              <w:autoSpaceDE/>
              <w:autoSpaceDN/>
              <w:spacing w:before="240" w:line="276" w:lineRule="auto"/>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Average startup delay (seconds) for each method</w:t>
            </w:r>
          </w:p>
          <w:p w14:paraId="09D90246" w14:textId="77777777" w:rsidR="00B33FE9" w:rsidRPr="002C6C11" w:rsidRDefault="00B33FE9" w:rsidP="00B3730E">
            <w:pPr>
              <w:widowControl/>
              <w:numPr>
                <w:ilvl w:val="0"/>
                <w:numId w:val="218"/>
              </w:numPr>
              <w:autoSpaceDE/>
              <w:autoSpaceDN/>
              <w:spacing w:after="240" w:line="276" w:lineRule="auto"/>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Comparative dataset of responsiveness across methods</w:t>
            </w:r>
          </w:p>
        </w:tc>
      </w:tr>
      <w:tr w:rsidR="008114EB" w:rsidRPr="00C80238" w14:paraId="051A45F8" w14:textId="77777777" w:rsidTr="00B33FE9">
        <w:trPr>
          <w:trHeight w:val="400"/>
        </w:trPr>
        <w:tc>
          <w:tcPr>
            <w:tcW w:w="2515" w:type="dxa"/>
            <w:vMerge w:val="restart"/>
            <w:tcBorders>
              <w:top w:val="nil"/>
              <w:left w:val="single" w:sz="4" w:space="0" w:color="auto"/>
              <w:bottom w:val="single" w:sz="4" w:space="0" w:color="auto"/>
              <w:right w:val="single" w:sz="4" w:space="0" w:color="auto"/>
            </w:tcBorders>
            <w:noWrap/>
            <w:vAlign w:val="center"/>
            <w:hideMark/>
          </w:tcPr>
          <w:p w14:paraId="5505A787"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tcBorders>
              <w:top w:val="nil"/>
              <w:left w:val="nil"/>
              <w:bottom w:val="single" w:sz="4" w:space="0" w:color="auto"/>
              <w:right w:val="single" w:sz="4" w:space="0" w:color="auto"/>
            </w:tcBorders>
            <w:noWrap/>
            <w:vAlign w:val="center"/>
            <w:hideMark/>
          </w:tcPr>
          <w:p w14:paraId="54F8CD25"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tcBorders>
              <w:top w:val="single" w:sz="4" w:space="0" w:color="auto"/>
              <w:left w:val="nil"/>
              <w:bottom w:val="single" w:sz="4" w:space="0" w:color="auto"/>
              <w:right w:val="single" w:sz="4" w:space="0" w:color="auto"/>
            </w:tcBorders>
            <w:noWrap/>
            <w:vAlign w:val="center"/>
            <w:hideMark/>
          </w:tcPr>
          <w:p w14:paraId="67E2DBE1"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Measure start-up time with Player connected via Edge</w:t>
            </w:r>
          </w:p>
        </w:tc>
      </w:tr>
      <w:tr w:rsidR="008114EB" w:rsidRPr="00C80238" w14:paraId="75C840A7" w14:textId="77777777" w:rsidTr="00B33FE9">
        <w:trPr>
          <w:trHeight w:val="400"/>
        </w:trPr>
        <w:tc>
          <w:tcPr>
            <w:tcW w:w="2515" w:type="dxa"/>
            <w:vMerge/>
            <w:tcBorders>
              <w:top w:val="nil"/>
              <w:left w:val="single" w:sz="4" w:space="0" w:color="auto"/>
              <w:bottom w:val="single" w:sz="4" w:space="0" w:color="auto"/>
              <w:right w:val="single" w:sz="4" w:space="0" w:color="auto"/>
            </w:tcBorders>
            <w:vAlign w:val="center"/>
            <w:hideMark/>
          </w:tcPr>
          <w:p w14:paraId="5BFAFEE7" w14:textId="77777777" w:rsidR="00B33FE9" w:rsidRPr="002C6C11" w:rsidRDefault="00B33FE9" w:rsidP="00B33FE9">
            <w:pPr>
              <w:rPr>
                <w:rFonts w:ascii="Montserrat" w:eastAsia="Times New Roman" w:hAnsi="Montserrat"/>
                <w:color w:val="auto"/>
                <w:sz w:val="18"/>
                <w:szCs w:val="18"/>
                <w:lang w:eastAsia="en-GB"/>
              </w:rPr>
            </w:pPr>
          </w:p>
        </w:tc>
        <w:tc>
          <w:tcPr>
            <w:tcW w:w="900" w:type="dxa"/>
            <w:tcBorders>
              <w:top w:val="nil"/>
              <w:left w:val="nil"/>
              <w:bottom w:val="single" w:sz="4" w:space="0" w:color="auto"/>
              <w:right w:val="single" w:sz="4" w:space="0" w:color="auto"/>
            </w:tcBorders>
            <w:noWrap/>
            <w:vAlign w:val="center"/>
            <w:hideMark/>
          </w:tcPr>
          <w:p w14:paraId="4711CC85"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tcBorders>
              <w:top w:val="single" w:sz="4" w:space="0" w:color="auto"/>
              <w:left w:val="nil"/>
              <w:bottom w:val="single" w:sz="4" w:space="0" w:color="auto"/>
              <w:right w:val="single" w:sz="4" w:space="0" w:color="auto"/>
            </w:tcBorders>
            <w:noWrap/>
            <w:vAlign w:val="center"/>
            <w:hideMark/>
          </w:tcPr>
          <w:p w14:paraId="10DFD3AD"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Measure start-up time with Player connected via CDN</w:t>
            </w:r>
          </w:p>
        </w:tc>
      </w:tr>
      <w:tr w:rsidR="008114EB" w:rsidRPr="00C80238" w14:paraId="54DE78F9" w14:textId="77777777" w:rsidTr="00B33FE9">
        <w:trPr>
          <w:trHeight w:val="340"/>
        </w:trPr>
        <w:tc>
          <w:tcPr>
            <w:tcW w:w="2515" w:type="dxa"/>
            <w:tcBorders>
              <w:top w:val="nil"/>
              <w:left w:val="single" w:sz="4" w:space="0" w:color="auto"/>
              <w:bottom w:val="single" w:sz="4" w:space="0" w:color="auto"/>
              <w:right w:val="single" w:sz="4" w:space="0" w:color="auto"/>
            </w:tcBorders>
            <w:noWrap/>
            <w:vAlign w:val="center"/>
          </w:tcPr>
          <w:p w14:paraId="59C47882"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tcBorders>
              <w:top w:val="single" w:sz="4" w:space="0" w:color="auto"/>
              <w:left w:val="nil"/>
              <w:bottom w:val="single" w:sz="4" w:space="0" w:color="auto"/>
              <w:right w:val="single" w:sz="4" w:space="0" w:color="000000"/>
            </w:tcBorders>
            <w:noWrap/>
            <w:vAlign w:val="center"/>
          </w:tcPr>
          <w:p w14:paraId="614FFE5F" w14:textId="5828080D" w:rsidR="00B33FE9" w:rsidRPr="002C6C11" w:rsidRDefault="00470517" w:rsidP="00F463C7">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Start up time via Edge &lt;= Start up time via CDN</w:t>
            </w:r>
            <w:r w:rsidRPr="002C6C11">
              <w:rPr>
                <w:rFonts w:ascii="Montserrat" w:eastAsia="Times New Roman" w:hAnsi="Montserrat"/>
                <w:color w:val="auto"/>
                <w:sz w:val="22"/>
                <w:szCs w:val="22"/>
                <w:lang w:eastAsia="en-GB"/>
              </w:rPr>
              <w:t> </w:t>
            </w:r>
          </w:p>
        </w:tc>
      </w:tr>
      <w:tr w:rsidR="00B33FE9" w:rsidRPr="00C80238" w14:paraId="78B906E3" w14:textId="77777777" w:rsidTr="00B33FE9">
        <w:trPr>
          <w:trHeight w:val="340"/>
        </w:trPr>
        <w:tc>
          <w:tcPr>
            <w:tcW w:w="2515" w:type="dxa"/>
            <w:tcBorders>
              <w:top w:val="nil"/>
              <w:left w:val="single" w:sz="4" w:space="0" w:color="auto"/>
              <w:bottom w:val="single" w:sz="4" w:space="0" w:color="auto"/>
              <w:right w:val="single" w:sz="4" w:space="0" w:color="auto"/>
            </w:tcBorders>
            <w:noWrap/>
            <w:vAlign w:val="center"/>
            <w:hideMark/>
          </w:tcPr>
          <w:p w14:paraId="75D3C8F6"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tcBorders>
              <w:top w:val="single" w:sz="4" w:space="0" w:color="auto"/>
              <w:left w:val="nil"/>
              <w:bottom w:val="single" w:sz="4" w:space="0" w:color="auto"/>
              <w:right w:val="single" w:sz="4" w:space="0" w:color="000000"/>
            </w:tcBorders>
            <w:noWrap/>
            <w:vAlign w:val="center"/>
            <w:hideMark/>
          </w:tcPr>
          <w:p w14:paraId="58D183C5" w14:textId="4CB4FB70" w:rsidR="00B33FE9" w:rsidRPr="002C6C11" w:rsidRDefault="002F5F6A" w:rsidP="002F5F6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first preliminary results are presented in Section 3.4 of this document</w:t>
            </w:r>
          </w:p>
        </w:tc>
      </w:tr>
    </w:tbl>
    <w:p w14:paraId="6D4A2900" w14:textId="77777777" w:rsidR="00B33FE9" w:rsidRPr="002C6C11" w:rsidRDefault="00B33FE9" w:rsidP="00B33FE9">
      <w:pPr>
        <w:jc w:val="both"/>
        <w:rPr>
          <w:rFonts w:ascii="Montserrat" w:hAnsi="Montserrat"/>
          <w:color w:val="auto"/>
          <w:sz w:val="18"/>
          <w:szCs w:val="18"/>
        </w:rPr>
      </w:pPr>
    </w:p>
    <w:tbl>
      <w:tblPr>
        <w:tblW w:w="9085" w:type="dxa"/>
        <w:tblLook w:val="04A0" w:firstRow="1" w:lastRow="0" w:firstColumn="1" w:lastColumn="0" w:noHBand="0" w:noVBand="1"/>
      </w:tblPr>
      <w:tblGrid>
        <w:gridCol w:w="2515"/>
        <w:gridCol w:w="900"/>
        <w:gridCol w:w="5670"/>
      </w:tblGrid>
      <w:tr w:rsidR="008114EB" w:rsidRPr="00C80238" w14:paraId="7F9DF80D" w14:textId="77777777" w:rsidTr="00B33FE9">
        <w:trPr>
          <w:trHeight w:val="400"/>
        </w:trPr>
        <w:tc>
          <w:tcPr>
            <w:tcW w:w="9085" w:type="dxa"/>
            <w:gridSpan w:val="3"/>
            <w:tcBorders>
              <w:top w:val="single" w:sz="4" w:space="0" w:color="auto"/>
              <w:left w:val="single" w:sz="4" w:space="0" w:color="auto"/>
              <w:bottom w:val="single" w:sz="4" w:space="0" w:color="auto"/>
              <w:right w:val="single" w:sz="4" w:space="0" w:color="000000"/>
            </w:tcBorders>
            <w:shd w:val="clear" w:color="000000" w:fill="A6C9EC"/>
            <w:noWrap/>
            <w:vAlign w:val="center"/>
            <w:hideMark/>
          </w:tcPr>
          <w:p w14:paraId="5113CCA0" w14:textId="3F667A20" w:rsidR="00B33FE9" w:rsidRPr="002C6C11" w:rsidRDefault="00B33FE9" w:rsidP="00B33FE9">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4</w:t>
            </w:r>
          </w:p>
        </w:tc>
      </w:tr>
      <w:tr w:rsidR="008114EB" w:rsidRPr="00C80238" w14:paraId="78887910" w14:textId="77777777" w:rsidTr="00B33FE9">
        <w:trPr>
          <w:trHeight w:val="400"/>
        </w:trPr>
        <w:tc>
          <w:tcPr>
            <w:tcW w:w="2515" w:type="dxa"/>
            <w:tcBorders>
              <w:top w:val="nil"/>
              <w:left w:val="single" w:sz="4" w:space="0" w:color="auto"/>
              <w:bottom w:val="single" w:sz="4" w:space="0" w:color="auto"/>
              <w:right w:val="single" w:sz="4" w:space="0" w:color="auto"/>
            </w:tcBorders>
            <w:noWrap/>
            <w:vAlign w:val="center"/>
            <w:hideMark/>
          </w:tcPr>
          <w:p w14:paraId="6A421A6F"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tcBorders>
              <w:top w:val="single" w:sz="4" w:space="0" w:color="auto"/>
              <w:left w:val="nil"/>
              <w:bottom w:val="single" w:sz="4" w:space="0" w:color="auto"/>
              <w:right w:val="single" w:sz="4" w:space="0" w:color="auto"/>
            </w:tcBorders>
            <w:noWrap/>
            <w:vAlign w:val="center"/>
            <w:hideMark/>
          </w:tcPr>
          <w:p w14:paraId="04FCFD27" w14:textId="77777777" w:rsidR="00B33FE9" w:rsidRPr="00C80238" w:rsidRDefault="00B33FE9" w:rsidP="00B33FE9">
            <w:pPr>
              <w:jc w:val="both"/>
              <w:rPr>
                <w:rFonts w:ascii="Montserrat" w:eastAsia="Times New Roman" w:hAnsi="Montserrat"/>
                <w:color w:val="auto"/>
                <w:sz w:val="18"/>
                <w:szCs w:val="18"/>
                <w:lang w:eastAsia="en-GB"/>
              </w:rPr>
            </w:pPr>
            <w:r w:rsidRPr="00C80238">
              <w:rPr>
                <w:rFonts w:ascii="Montserrat" w:eastAsia="Times New Roman" w:hAnsi="Montserrat"/>
                <w:color w:val="auto"/>
                <w:sz w:val="18"/>
                <w:szCs w:val="18"/>
                <w:lang w:eastAsia="en-GB"/>
              </w:rPr>
              <w:t>Compare buffering frequency under different methods</w:t>
            </w:r>
          </w:p>
        </w:tc>
      </w:tr>
      <w:tr w:rsidR="008114EB" w:rsidRPr="00C80238" w14:paraId="6E90C6A7" w14:textId="77777777" w:rsidTr="00B33FE9">
        <w:trPr>
          <w:trHeight w:val="400"/>
        </w:trPr>
        <w:tc>
          <w:tcPr>
            <w:tcW w:w="2515" w:type="dxa"/>
            <w:tcBorders>
              <w:top w:val="nil"/>
              <w:left w:val="single" w:sz="4" w:space="0" w:color="auto"/>
              <w:bottom w:val="single" w:sz="4" w:space="0" w:color="auto"/>
              <w:right w:val="single" w:sz="4" w:space="0" w:color="auto"/>
            </w:tcBorders>
            <w:noWrap/>
            <w:vAlign w:val="center"/>
            <w:hideMark/>
          </w:tcPr>
          <w:p w14:paraId="269947FC"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tcBorders>
              <w:top w:val="single" w:sz="4" w:space="0" w:color="auto"/>
              <w:left w:val="nil"/>
              <w:bottom w:val="single" w:sz="4" w:space="0" w:color="auto"/>
              <w:right w:val="single" w:sz="4" w:space="0" w:color="auto"/>
            </w:tcBorders>
            <w:noWrap/>
            <w:vAlign w:val="center"/>
            <w:hideMark/>
          </w:tcPr>
          <w:p w14:paraId="616B5B0C"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SES</w:t>
            </w:r>
          </w:p>
        </w:tc>
      </w:tr>
      <w:tr w:rsidR="008114EB" w:rsidRPr="00C80238" w14:paraId="1BEA3134" w14:textId="77777777" w:rsidTr="00B33FE9">
        <w:trPr>
          <w:trHeight w:val="400"/>
        </w:trPr>
        <w:tc>
          <w:tcPr>
            <w:tcW w:w="2515" w:type="dxa"/>
            <w:vMerge w:val="restart"/>
            <w:tcBorders>
              <w:top w:val="nil"/>
              <w:left w:val="single" w:sz="4" w:space="0" w:color="auto"/>
              <w:bottom w:val="single" w:sz="4" w:space="0" w:color="auto"/>
              <w:right w:val="single" w:sz="4" w:space="0" w:color="auto"/>
            </w:tcBorders>
            <w:noWrap/>
            <w:vAlign w:val="center"/>
            <w:hideMark/>
          </w:tcPr>
          <w:p w14:paraId="4321F911"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tcBorders>
              <w:top w:val="nil"/>
              <w:left w:val="nil"/>
              <w:bottom w:val="single" w:sz="4" w:space="0" w:color="auto"/>
              <w:right w:val="single" w:sz="4" w:space="0" w:color="auto"/>
            </w:tcBorders>
            <w:noWrap/>
            <w:vAlign w:val="center"/>
            <w:hideMark/>
          </w:tcPr>
          <w:p w14:paraId="095CD985"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tcBorders>
              <w:top w:val="single" w:sz="4" w:space="0" w:color="auto"/>
              <w:left w:val="nil"/>
              <w:bottom w:val="single" w:sz="4" w:space="0" w:color="auto"/>
              <w:right w:val="single" w:sz="4" w:space="0" w:color="auto"/>
            </w:tcBorders>
            <w:noWrap/>
            <w:vAlign w:val="center"/>
            <w:hideMark/>
          </w:tcPr>
          <w:p w14:paraId="4A117CB6"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Player capable of measuring buffering events (playback interruptions) over longer playback periods </w:t>
            </w:r>
          </w:p>
        </w:tc>
      </w:tr>
      <w:tr w:rsidR="008114EB" w:rsidRPr="00C80238" w14:paraId="634CBF8C" w14:textId="77777777" w:rsidTr="00B33FE9">
        <w:trPr>
          <w:trHeight w:val="400"/>
        </w:trPr>
        <w:tc>
          <w:tcPr>
            <w:tcW w:w="2515" w:type="dxa"/>
            <w:vMerge/>
            <w:tcBorders>
              <w:top w:val="nil"/>
              <w:left w:val="single" w:sz="4" w:space="0" w:color="auto"/>
              <w:bottom w:val="single" w:sz="4" w:space="0" w:color="auto"/>
              <w:right w:val="single" w:sz="4" w:space="0" w:color="auto"/>
            </w:tcBorders>
            <w:vAlign w:val="center"/>
            <w:hideMark/>
          </w:tcPr>
          <w:p w14:paraId="026E5EA1" w14:textId="77777777" w:rsidR="00B33FE9" w:rsidRPr="002C6C11" w:rsidRDefault="00B33FE9" w:rsidP="00B33FE9">
            <w:pPr>
              <w:rPr>
                <w:rFonts w:ascii="Montserrat" w:eastAsia="Times New Roman" w:hAnsi="Montserrat"/>
                <w:color w:val="auto"/>
                <w:sz w:val="18"/>
                <w:szCs w:val="18"/>
                <w:lang w:eastAsia="en-GB"/>
              </w:rPr>
            </w:pPr>
          </w:p>
        </w:tc>
        <w:tc>
          <w:tcPr>
            <w:tcW w:w="900" w:type="dxa"/>
            <w:tcBorders>
              <w:top w:val="nil"/>
              <w:left w:val="nil"/>
              <w:bottom w:val="single" w:sz="4" w:space="0" w:color="auto"/>
              <w:right w:val="single" w:sz="4" w:space="0" w:color="auto"/>
            </w:tcBorders>
            <w:noWrap/>
            <w:vAlign w:val="center"/>
            <w:hideMark/>
          </w:tcPr>
          <w:p w14:paraId="5F30E595"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tcBorders>
              <w:top w:val="single" w:sz="4" w:space="0" w:color="auto"/>
              <w:left w:val="nil"/>
              <w:bottom w:val="single" w:sz="4" w:space="0" w:color="auto"/>
              <w:right w:val="single" w:sz="4" w:space="0" w:color="auto"/>
            </w:tcBorders>
            <w:noWrap/>
            <w:hideMark/>
          </w:tcPr>
          <w:p w14:paraId="71E46D94"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stream available both on satellite (Edge) and broadband connection (CDN)</w:t>
            </w:r>
          </w:p>
        </w:tc>
      </w:tr>
      <w:tr w:rsidR="008114EB" w:rsidRPr="00C80238" w14:paraId="7EAC2AA7" w14:textId="77777777" w:rsidTr="00B33FE9">
        <w:trPr>
          <w:trHeight w:val="400"/>
        </w:trPr>
        <w:tc>
          <w:tcPr>
            <w:tcW w:w="2515" w:type="dxa"/>
            <w:tcBorders>
              <w:top w:val="nil"/>
              <w:left w:val="single" w:sz="4" w:space="0" w:color="auto"/>
              <w:bottom w:val="single" w:sz="4" w:space="0" w:color="auto"/>
              <w:right w:val="single" w:sz="4" w:space="0" w:color="auto"/>
            </w:tcBorders>
            <w:noWrap/>
            <w:vAlign w:val="center"/>
            <w:hideMark/>
          </w:tcPr>
          <w:p w14:paraId="125D5692"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tcBorders>
              <w:top w:val="single" w:sz="4" w:space="0" w:color="auto"/>
              <w:left w:val="nil"/>
              <w:bottom w:val="single" w:sz="4" w:space="0" w:color="auto"/>
              <w:right w:val="single" w:sz="4" w:space="0" w:color="auto"/>
            </w:tcBorders>
            <w:noWrap/>
            <w:vAlign w:val="center"/>
            <w:hideMark/>
          </w:tcPr>
          <w:p w14:paraId="21CEEA6B" w14:textId="77777777" w:rsidR="00B33FE9" w:rsidRPr="002C6C11" w:rsidRDefault="00B33FE9" w:rsidP="00B33FE9">
            <w:pPr>
              <w:widowControl/>
              <w:autoSpaceDE/>
              <w:autoSpaceDN/>
              <w:spacing w:before="240" w:line="276" w:lineRule="auto"/>
              <w:rPr>
                <w:rFonts w:ascii="Montserrat" w:eastAsia="Times New Roman" w:hAnsi="Montserrat"/>
                <w:b/>
                <w:color w:val="auto"/>
                <w:sz w:val="18"/>
                <w:szCs w:val="18"/>
                <w:u w:val="single"/>
                <w:lang w:eastAsia="en-GB"/>
              </w:rPr>
            </w:pPr>
            <w:r w:rsidRPr="002C6C11">
              <w:rPr>
                <w:rFonts w:ascii="Montserrat" w:eastAsia="Times New Roman" w:hAnsi="Montserrat"/>
                <w:b/>
                <w:color w:val="auto"/>
                <w:sz w:val="18"/>
                <w:szCs w:val="18"/>
                <w:u w:val="single"/>
                <w:lang w:eastAsia="en-GB"/>
              </w:rPr>
              <w:t>Inputs:</w:t>
            </w:r>
          </w:p>
          <w:p w14:paraId="20DD3DA3" w14:textId="77777777" w:rsidR="00B33FE9" w:rsidRPr="002C6C11" w:rsidRDefault="00B33FE9" w:rsidP="00B3730E">
            <w:pPr>
              <w:pStyle w:val="ParagraphText"/>
              <w:numPr>
                <w:ilvl w:val="0"/>
                <w:numId w:val="218"/>
              </w:numPr>
              <w:rPr>
                <w:lang w:eastAsia="en-GB"/>
              </w:rPr>
            </w:pPr>
            <w:r w:rsidRPr="002C6C11">
              <w:rPr>
                <w:lang w:eastAsia="en-GB"/>
              </w:rPr>
              <w:t>Playback logs recording frequency of buffering events per stream</w:t>
            </w:r>
          </w:p>
          <w:p w14:paraId="629268DC" w14:textId="77777777" w:rsidR="00B33FE9" w:rsidRPr="002C6C11" w:rsidRDefault="00B33FE9" w:rsidP="00B3730E">
            <w:pPr>
              <w:pStyle w:val="ParagraphText"/>
              <w:numPr>
                <w:ilvl w:val="0"/>
                <w:numId w:val="218"/>
              </w:numPr>
              <w:rPr>
                <w:lang w:eastAsia="en-GB"/>
              </w:rPr>
            </w:pPr>
            <w:r w:rsidRPr="002C6C11">
              <w:rPr>
                <w:lang w:eastAsia="en-GB"/>
              </w:rPr>
              <w:t>Method identifiers (CDN, Edge, etc.)</w:t>
            </w:r>
          </w:p>
          <w:p w14:paraId="25CDA72D" w14:textId="77777777" w:rsidR="00B33FE9" w:rsidRPr="002C6C11" w:rsidRDefault="00B33FE9" w:rsidP="00B33FE9">
            <w:pPr>
              <w:widowControl/>
              <w:autoSpaceDE/>
              <w:autoSpaceDN/>
              <w:spacing w:line="276" w:lineRule="auto"/>
              <w:rPr>
                <w:rFonts w:ascii="Montserrat" w:eastAsia="Times New Roman" w:hAnsi="Montserrat"/>
                <w:b/>
                <w:color w:val="auto"/>
                <w:sz w:val="18"/>
                <w:szCs w:val="18"/>
                <w:u w:val="single"/>
                <w:lang w:eastAsia="en-GB"/>
              </w:rPr>
            </w:pPr>
          </w:p>
          <w:p w14:paraId="5D93285C" w14:textId="77777777" w:rsidR="00B33FE9" w:rsidRPr="002C6C11" w:rsidRDefault="00B33FE9" w:rsidP="006B1A28">
            <w:pPr>
              <w:widowControl/>
              <w:autoSpaceDE/>
              <w:autoSpaceDN/>
              <w:rPr>
                <w:rFonts w:ascii="Montserrat" w:eastAsia="Times New Roman" w:hAnsi="Montserrat"/>
                <w:b/>
                <w:color w:val="auto"/>
                <w:sz w:val="18"/>
                <w:szCs w:val="18"/>
                <w:u w:val="single"/>
                <w:lang w:eastAsia="en-GB"/>
              </w:rPr>
            </w:pPr>
            <w:r w:rsidRPr="002C6C11">
              <w:rPr>
                <w:rFonts w:ascii="Montserrat" w:eastAsia="Times New Roman" w:hAnsi="Montserrat"/>
                <w:b/>
                <w:color w:val="auto"/>
                <w:sz w:val="18"/>
                <w:szCs w:val="18"/>
                <w:u w:val="single"/>
                <w:lang w:eastAsia="en-GB"/>
              </w:rPr>
              <w:t>Outputs:</w:t>
            </w:r>
          </w:p>
          <w:p w14:paraId="71804868" w14:textId="77777777" w:rsidR="00B33FE9" w:rsidRPr="002C6C11" w:rsidRDefault="00B33FE9" w:rsidP="00B3730E">
            <w:pPr>
              <w:pStyle w:val="ParagraphText"/>
              <w:numPr>
                <w:ilvl w:val="0"/>
                <w:numId w:val="218"/>
              </w:numPr>
              <w:rPr>
                <w:lang w:eastAsia="en-GB"/>
              </w:rPr>
            </w:pPr>
            <w:r w:rsidRPr="002C6C11">
              <w:rPr>
                <w:lang w:eastAsia="en-GB"/>
              </w:rPr>
              <w:t>Average buffering frequency per session across methods</w:t>
            </w:r>
          </w:p>
          <w:p w14:paraId="6166A8B4" w14:textId="77777777" w:rsidR="00B33FE9" w:rsidRPr="002C6C11" w:rsidRDefault="00B33FE9" w:rsidP="00B3730E">
            <w:pPr>
              <w:pStyle w:val="ParagraphText"/>
              <w:numPr>
                <w:ilvl w:val="0"/>
                <w:numId w:val="218"/>
              </w:numPr>
              <w:rPr>
                <w:rFonts w:eastAsia="Times New Roman"/>
                <w:lang w:eastAsia="en-GB"/>
              </w:rPr>
            </w:pPr>
            <w:r w:rsidRPr="002C6C11">
              <w:rPr>
                <w:lang w:eastAsia="en-GB"/>
              </w:rPr>
              <w:t>Comparative quality dataset ranking methods by smoothness of playback</w:t>
            </w:r>
          </w:p>
          <w:p w14:paraId="3A62E306" w14:textId="77777777" w:rsidR="00B33FE9" w:rsidRPr="002C6C11" w:rsidRDefault="00B33FE9" w:rsidP="00B33FE9">
            <w:pPr>
              <w:pStyle w:val="ParagraphText"/>
              <w:rPr>
                <w:rFonts w:eastAsia="Times New Roman"/>
                <w:lang w:eastAsia="en-GB"/>
              </w:rPr>
            </w:pPr>
          </w:p>
        </w:tc>
      </w:tr>
      <w:tr w:rsidR="008114EB" w:rsidRPr="00C80238" w14:paraId="58CBD6CA" w14:textId="77777777" w:rsidTr="00B33FE9">
        <w:trPr>
          <w:trHeight w:val="400"/>
        </w:trPr>
        <w:tc>
          <w:tcPr>
            <w:tcW w:w="2515" w:type="dxa"/>
            <w:vMerge w:val="restart"/>
            <w:tcBorders>
              <w:top w:val="nil"/>
              <w:left w:val="single" w:sz="4" w:space="0" w:color="auto"/>
              <w:bottom w:val="single" w:sz="4" w:space="0" w:color="auto"/>
              <w:right w:val="single" w:sz="4" w:space="0" w:color="auto"/>
            </w:tcBorders>
            <w:noWrap/>
            <w:vAlign w:val="center"/>
            <w:hideMark/>
          </w:tcPr>
          <w:p w14:paraId="2DED41D4"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tcBorders>
              <w:top w:val="nil"/>
              <w:left w:val="nil"/>
              <w:bottom w:val="single" w:sz="4" w:space="0" w:color="auto"/>
              <w:right w:val="single" w:sz="4" w:space="0" w:color="auto"/>
            </w:tcBorders>
            <w:noWrap/>
            <w:vAlign w:val="center"/>
            <w:hideMark/>
          </w:tcPr>
          <w:p w14:paraId="020330EB"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tcBorders>
              <w:top w:val="single" w:sz="4" w:space="0" w:color="auto"/>
              <w:left w:val="nil"/>
              <w:bottom w:val="single" w:sz="4" w:space="0" w:color="auto"/>
              <w:right w:val="single" w:sz="4" w:space="0" w:color="auto"/>
            </w:tcBorders>
            <w:noWrap/>
            <w:vAlign w:val="center"/>
            <w:hideMark/>
          </w:tcPr>
          <w:p w14:paraId="4F78651D"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Start playback from Edge for long period. Measure player interruptions in specific timeframe</w:t>
            </w:r>
          </w:p>
        </w:tc>
      </w:tr>
      <w:tr w:rsidR="008114EB" w:rsidRPr="00C80238" w14:paraId="5E3B6854" w14:textId="77777777" w:rsidTr="00B33FE9">
        <w:trPr>
          <w:trHeight w:val="400"/>
        </w:trPr>
        <w:tc>
          <w:tcPr>
            <w:tcW w:w="2515" w:type="dxa"/>
            <w:vMerge/>
            <w:tcBorders>
              <w:top w:val="nil"/>
              <w:left w:val="single" w:sz="4" w:space="0" w:color="auto"/>
              <w:bottom w:val="single" w:sz="4" w:space="0" w:color="auto"/>
              <w:right w:val="single" w:sz="4" w:space="0" w:color="auto"/>
            </w:tcBorders>
            <w:vAlign w:val="center"/>
            <w:hideMark/>
          </w:tcPr>
          <w:p w14:paraId="1EFBD847" w14:textId="77777777" w:rsidR="00B33FE9" w:rsidRPr="002C6C11" w:rsidRDefault="00B33FE9" w:rsidP="00B33FE9">
            <w:pPr>
              <w:rPr>
                <w:rFonts w:ascii="Montserrat" w:eastAsia="Times New Roman" w:hAnsi="Montserrat"/>
                <w:color w:val="auto"/>
                <w:sz w:val="18"/>
                <w:szCs w:val="18"/>
                <w:lang w:eastAsia="en-GB"/>
              </w:rPr>
            </w:pPr>
          </w:p>
        </w:tc>
        <w:tc>
          <w:tcPr>
            <w:tcW w:w="900" w:type="dxa"/>
            <w:tcBorders>
              <w:top w:val="nil"/>
              <w:left w:val="nil"/>
              <w:bottom w:val="single" w:sz="4" w:space="0" w:color="auto"/>
              <w:right w:val="single" w:sz="4" w:space="0" w:color="auto"/>
            </w:tcBorders>
            <w:noWrap/>
            <w:vAlign w:val="center"/>
            <w:hideMark/>
          </w:tcPr>
          <w:p w14:paraId="3EA4EDEA"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tcBorders>
              <w:top w:val="single" w:sz="4" w:space="0" w:color="auto"/>
              <w:left w:val="nil"/>
              <w:bottom w:val="single" w:sz="4" w:space="0" w:color="auto"/>
              <w:right w:val="single" w:sz="4" w:space="0" w:color="auto"/>
            </w:tcBorders>
            <w:noWrap/>
            <w:vAlign w:val="center"/>
            <w:hideMark/>
          </w:tcPr>
          <w:p w14:paraId="584806D8"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Start playback from CDN for long period. Measure player interruptions in specific timeframe</w:t>
            </w:r>
          </w:p>
        </w:tc>
      </w:tr>
      <w:tr w:rsidR="008114EB" w:rsidRPr="00C80238" w14:paraId="390139E0" w14:textId="77777777" w:rsidTr="00B33FE9">
        <w:trPr>
          <w:trHeight w:val="340"/>
        </w:trPr>
        <w:tc>
          <w:tcPr>
            <w:tcW w:w="2515" w:type="dxa"/>
            <w:tcBorders>
              <w:top w:val="nil"/>
              <w:left w:val="single" w:sz="4" w:space="0" w:color="auto"/>
              <w:bottom w:val="single" w:sz="4" w:space="0" w:color="auto"/>
              <w:right w:val="single" w:sz="4" w:space="0" w:color="auto"/>
            </w:tcBorders>
            <w:noWrap/>
            <w:vAlign w:val="center"/>
          </w:tcPr>
          <w:p w14:paraId="01535529"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tcBorders>
              <w:top w:val="single" w:sz="4" w:space="0" w:color="auto"/>
              <w:left w:val="nil"/>
              <w:bottom w:val="single" w:sz="4" w:space="0" w:color="auto"/>
              <w:right w:val="single" w:sz="4" w:space="0" w:color="000000"/>
            </w:tcBorders>
            <w:noWrap/>
            <w:vAlign w:val="center"/>
          </w:tcPr>
          <w:p w14:paraId="74F6BEC3" w14:textId="4687C4BF" w:rsidR="00B33FE9" w:rsidRPr="002C6C11" w:rsidRDefault="00A45F9F" w:rsidP="009A7A4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Rebuffering events Edge &lt;= Rebuffering events CDN for e.g., 30min</w:t>
            </w:r>
          </w:p>
        </w:tc>
      </w:tr>
      <w:tr w:rsidR="00B33FE9" w:rsidRPr="00C80238" w14:paraId="594F2423" w14:textId="77777777" w:rsidTr="00B33FE9">
        <w:trPr>
          <w:trHeight w:val="340"/>
        </w:trPr>
        <w:tc>
          <w:tcPr>
            <w:tcW w:w="2515" w:type="dxa"/>
            <w:tcBorders>
              <w:top w:val="nil"/>
              <w:left w:val="single" w:sz="4" w:space="0" w:color="auto"/>
              <w:bottom w:val="single" w:sz="4" w:space="0" w:color="auto"/>
              <w:right w:val="single" w:sz="4" w:space="0" w:color="auto"/>
            </w:tcBorders>
            <w:noWrap/>
            <w:vAlign w:val="center"/>
            <w:hideMark/>
          </w:tcPr>
          <w:p w14:paraId="7F160F20"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tcBorders>
              <w:top w:val="single" w:sz="4" w:space="0" w:color="auto"/>
              <w:left w:val="nil"/>
              <w:bottom w:val="single" w:sz="4" w:space="0" w:color="auto"/>
              <w:right w:val="single" w:sz="4" w:space="0" w:color="000000"/>
            </w:tcBorders>
            <w:noWrap/>
            <w:vAlign w:val="center"/>
            <w:hideMark/>
          </w:tcPr>
          <w:p w14:paraId="0C4F4D24" w14:textId="0A0626C2" w:rsidR="00B33FE9" w:rsidRPr="002C6C11" w:rsidRDefault="002F5F6A" w:rsidP="002F5F6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first preliminary results are presented in Section 3.4 of this document</w:t>
            </w:r>
          </w:p>
        </w:tc>
      </w:tr>
    </w:tbl>
    <w:p w14:paraId="4C2A262F" w14:textId="77777777" w:rsidR="00B33FE9" w:rsidRPr="002C6C11" w:rsidRDefault="00B33FE9" w:rsidP="00B33FE9">
      <w:pPr>
        <w:jc w:val="both"/>
        <w:rPr>
          <w:rFonts w:ascii="Montserrat" w:hAnsi="Montserrat"/>
          <w:color w:val="auto"/>
          <w:sz w:val="18"/>
          <w:szCs w:val="18"/>
        </w:rPr>
      </w:pPr>
    </w:p>
    <w:tbl>
      <w:tblPr>
        <w:tblW w:w="9085" w:type="dxa"/>
        <w:tblLook w:val="04A0" w:firstRow="1" w:lastRow="0" w:firstColumn="1" w:lastColumn="0" w:noHBand="0" w:noVBand="1"/>
      </w:tblPr>
      <w:tblGrid>
        <w:gridCol w:w="2515"/>
        <w:gridCol w:w="900"/>
        <w:gridCol w:w="5670"/>
      </w:tblGrid>
      <w:tr w:rsidR="008114EB" w:rsidRPr="00C80238" w14:paraId="2C6735A9" w14:textId="77777777" w:rsidTr="200C8DC9">
        <w:trPr>
          <w:trHeight w:val="400"/>
        </w:trPr>
        <w:tc>
          <w:tcPr>
            <w:tcW w:w="9085" w:type="dxa"/>
            <w:gridSpan w:val="3"/>
            <w:tcBorders>
              <w:top w:val="single" w:sz="4" w:space="0" w:color="auto"/>
              <w:left w:val="single" w:sz="4" w:space="0" w:color="auto"/>
              <w:bottom w:val="single" w:sz="4" w:space="0" w:color="auto"/>
              <w:right w:val="single" w:sz="4" w:space="0" w:color="000000" w:themeColor="text1"/>
            </w:tcBorders>
            <w:shd w:val="clear" w:color="auto" w:fill="A6C9EC"/>
            <w:noWrap/>
            <w:vAlign w:val="center"/>
            <w:hideMark/>
          </w:tcPr>
          <w:p w14:paraId="0807C041" w14:textId="2D170A88" w:rsidR="00B33FE9" w:rsidRPr="002C6C11" w:rsidRDefault="00B33FE9" w:rsidP="00B33FE9">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5</w:t>
            </w:r>
          </w:p>
        </w:tc>
      </w:tr>
      <w:tr w:rsidR="008114EB" w:rsidRPr="00C80238" w14:paraId="25AF456C" w14:textId="77777777" w:rsidTr="200C8DC9">
        <w:trPr>
          <w:trHeight w:val="400"/>
        </w:trPr>
        <w:tc>
          <w:tcPr>
            <w:tcW w:w="2515" w:type="dxa"/>
            <w:tcBorders>
              <w:top w:val="nil"/>
              <w:left w:val="single" w:sz="4" w:space="0" w:color="auto"/>
              <w:bottom w:val="single" w:sz="4" w:space="0" w:color="auto"/>
              <w:right w:val="single" w:sz="4" w:space="0" w:color="auto"/>
            </w:tcBorders>
            <w:noWrap/>
            <w:vAlign w:val="center"/>
            <w:hideMark/>
          </w:tcPr>
          <w:p w14:paraId="0E826924"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tcBorders>
              <w:top w:val="single" w:sz="4" w:space="0" w:color="auto"/>
              <w:left w:val="nil"/>
              <w:bottom w:val="single" w:sz="4" w:space="0" w:color="auto"/>
              <w:right w:val="single" w:sz="4" w:space="0" w:color="auto"/>
            </w:tcBorders>
            <w:noWrap/>
            <w:vAlign w:val="center"/>
            <w:hideMark/>
          </w:tcPr>
          <w:p w14:paraId="3C084E43" w14:textId="77777777" w:rsidR="00B33FE9" w:rsidRPr="00C80238"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Track frequency of resolution switches under different delivery</w:t>
            </w:r>
            <w:r w:rsidRPr="00C80238">
              <w:rPr>
                <w:rFonts w:ascii="Montserrat" w:eastAsia="Times New Roman" w:hAnsi="Montserrat"/>
                <w:color w:val="auto"/>
                <w:sz w:val="18"/>
                <w:szCs w:val="18"/>
                <w:lang w:eastAsia="en-GB"/>
              </w:rPr>
              <w:t xml:space="preserve"> </w:t>
            </w:r>
          </w:p>
        </w:tc>
      </w:tr>
      <w:tr w:rsidR="008114EB" w:rsidRPr="00C80238" w14:paraId="02AE4CEB" w14:textId="77777777" w:rsidTr="200C8DC9">
        <w:trPr>
          <w:trHeight w:val="400"/>
        </w:trPr>
        <w:tc>
          <w:tcPr>
            <w:tcW w:w="2515" w:type="dxa"/>
            <w:tcBorders>
              <w:top w:val="nil"/>
              <w:left w:val="single" w:sz="4" w:space="0" w:color="auto"/>
              <w:bottom w:val="single" w:sz="4" w:space="0" w:color="auto"/>
              <w:right w:val="single" w:sz="4" w:space="0" w:color="auto"/>
            </w:tcBorders>
            <w:noWrap/>
            <w:vAlign w:val="center"/>
            <w:hideMark/>
          </w:tcPr>
          <w:p w14:paraId="5006F4FC"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tcBorders>
              <w:top w:val="single" w:sz="4" w:space="0" w:color="auto"/>
              <w:left w:val="nil"/>
              <w:bottom w:val="single" w:sz="4" w:space="0" w:color="auto"/>
              <w:right w:val="single" w:sz="4" w:space="0" w:color="auto"/>
            </w:tcBorders>
            <w:noWrap/>
            <w:vAlign w:val="center"/>
            <w:hideMark/>
          </w:tcPr>
          <w:p w14:paraId="35F13C97"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SES</w:t>
            </w:r>
          </w:p>
        </w:tc>
      </w:tr>
      <w:tr w:rsidR="008114EB" w:rsidRPr="00C80238" w14:paraId="77E8CFCF" w14:textId="77777777" w:rsidTr="200C8DC9">
        <w:trPr>
          <w:trHeight w:val="400"/>
        </w:trPr>
        <w:tc>
          <w:tcPr>
            <w:tcW w:w="2515" w:type="dxa"/>
            <w:vMerge w:val="restart"/>
            <w:tcBorders>
              <w:top w:val="nil"/>
              <w:left w:val="single" w:sz="4" w:space="0" w:color="auto"/>
              <w:bottom w:val="single" w:sz="4" w:space="0" w:color="auto"/>
              <w:right w:val="single" w:sz="4" w:space="0" w:color="auto"/>
            </w:tcBorders>
            <w:noWrap/>
            <w:vAlign w:val="center"/>
            <w:hideMark/>
          </w:tcPr>
          <w:p w14:paraId="73C98199"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tcBorders>
              <w:top w:val="nil"/>
              <w:left w:val="nil"/>
              <w:bottom w:val="single" w:sz="4" w:space="0" w:color="auto"/>
              <w:right w:val="single" w:sz="4" w:space="0" w:color="auto"/>
            </w:tcBorders>
            <w:noWrap/>
            <w:vAlign w:val="center"/>
            <w:hideMark/>
          </w:tcPr>
          <w:p w14:paraId="147DCD90"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tcBorders>
              <w:top w:val="single" w:sz="4" w:space="0" w:color="auto"/>
              <w:left w:val="nil"/>
              <w:bottom w:val="single" w:sz="4" w:space="0" w:color="auto"/>
              <w:right w:val="single" w:sz="4" w:space="0" w:color="auto"/>
            </w:tcBorders>
            <w:noWrap/>
            <w:vAlign w:val="center"/>
            <w:hideMark/>
          </w:tcPr>
          <w:p w14:paraId="3943C4FC"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Player capable of measuring resolution switch events </w:t>
            </w:r>
          </w:p>
        </w:tc>
      </w:tr>
      <w:tr w:rsidR="008114EB" w:rsidRPr="00C80238" w14:paraId="3A9AD4AA" w14:textId="77777777" w:rsidTr="200C8DC9">
        <w:trPr>
          <w:trHeight w:val="400"/>
        </w:trPr>
        <w:tc>
          <w:tcPr>
            <w:tcW w:w="2515" w:type="dxa"/>
            <w:vMerge/>
            <w:vAlign w:val="center"/>
            <w:hideMark/>
          </w:tcPr>
          <w:p w14:paraId="3979375A" w14:textId="77777777" w:rsidR="00B33FE9" w:rsidRPr="002C6C11" w:rsidRDefault="00B33FE9" w:rsidP="00B33FE9">
            <w:pPr>
              <w:rPr>
                <w:rFonts w:ascii="Montserrat" w:eastAsia="Times New Roman" w:hAnsi="Montserrat"/>
                <w:color w:val="auto"/>
                <w:sz w:val="18"/>
                <w:szCs w:val="18"/>
                <w:lang w:eastAsia="en-GB"/>
              </w:rPr>
            </w:pPr>
          </w:p>
        </w:tc>
        <w:tc>
          <w:tcPr>
            <w:tcW w:w="900" w:type="dxa"/>
            <w:tcBorders>
              <w:top w:val="nil"/>
              <w:left w:val="nil"/>
              <w:bottom w:val="single" w:sz="4" w:space="0" w:color="auto"/>
              <w:right w:val="single" w:sz="4" w:space="0" w:color="auto"/>
            </w:tcBorders>
            <w:noWrap/>
            <w:vAlign w:val="center"/>
            <w:hideMark/>
          </w:tcPr>
          <w:p w14:paraId="7A4D5AF9"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tcBorders>
              <w:top w:val="single" w:sz="4" w:space="0" w:color="auto"/>
              <w:left w:val="nil"/>
              <w:bottom w:val="single" w:sz="4" w:space="0" w:color="auto"/>
              <w:right w:val="single" w:sz="4" w:space="0" w:color="auto"/>
            </w:tcBorders>
            <w:noWrap/>
            <w:hideMark/>
          </w:tcPr>
          <w:p w14:paraId="04A7F626"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stream available both on satellite (Edge) and broadband connection (CDN)</w:t>
            </w:r>
          </w:p>
        </w:tc>
      </w:tr>
      <w:tr w:rsidR="008114EB" w:rsidRPr="00C80238" w14:paraId="276F92CC" w14:textId="77777777" w:rsidTr="200C8DC9">
        <w:trPr>
          <w:trHeight w:val="400"/>
        </w:trPr>
        <w:tc>
          <w:tcPr>
            <w:tcW w:w="2515" w:type="dxa"/>
            <w:tcBorders>
              <w:top w:val="nil"/>
              <w:left w:val="single" w:sz="4" w:space="0" w:color="auto"/>
              <w:bottom w:val="single" w:sz="4" w:space="0" w:color="auto"/>
              <w:right w:val="single" w:sz="4" w:space="0" w:color="auto"/>
            </w:tcBorders>
            <w:noWrap/>
            <w:vAlign w:val="center"/>
            <w:hideMark/>
          </w:tcPr>
          <w:p w14:paraId="60DD54D3"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tcBorders>
              <w:top w:val="single" w:sz="4" w:space="0" w:color="auto"/>
              <w:left w:val="nil"/>
              <w:bottom w:val="single" w:sz="4" w:space="0" w:color="auto"/>
              <w:right w:val="single" w:sz="4" w:space="0" w:color="auto"/>
            </w:tcBorders>
            <w:noWrap/>
            <w:vAlign w:val="center"/>
            <w:hideMark/>
          </w:tcPr>
          <w:p w14:paraId="260BFF0A" w14:textId="77777777" w:rsidR="00B33FE9" w:rsidRPr="002C6C11" w:rsidRDefault="00B33FE9" w:rsidP="00B33FE9">
            <w:pPr>
              <w:widowControl/>
              <w:autoSpaceDE/>
              <w:autoSpaceDN/>
              <w:spacing w:before="240" w:line="276" w:lineRule="auto"/>
              <w:rPr>
                <w:rFonts w:ascii="Montserrat" w:eastAsia="Times New Roman" w:hAnsi="Montserrat"/>
                <w:b/>
                <w:color w:val="auto"/>
                <w:sz w:val="18"/>
                <w:szCs w:val="18"/>
                <w:u w:val="single"/>
                <w:lang w:eastAsia="en-GB"/>
              </w:rPr>
            </w:pPr>
            <w:r w:rsidRPr="002C6C11">
              <w:rPr>
                <w:rFonts w:ascii="Montserrat" w:eastAsia="Times New Roman" w:hAnsi="Montserrat"/>
                <w:b/>
                <w:color w:val="auto"/>
                <w:sz w:val="18"/>
                <w:szCs w:val="18"/>
                <w:u w:val="single"/>
                <w:lang w:eastAsia="en-GB"/>
              </w:rPr>
              <w:t>Inputs:</w:t>
            </w:r>
          </w:p>
          <w:p w14:paraId="0C02E217" w14:textId="77777777" w:rsidR="00B33FE9" w:rsidRPr="002C6C11" w:rsidRDefault="00B33FE9" w:rsidP="00B3730E">
            <w:pPr>
              <w:pStyle w:val="ParagraphText"/>
              <w:numPr>
                <w:ilvl w:val="0"/>
                <w:numId w:val="218"/>
              </w:numPr>
              <w:rPr>
                <w:lang w:eastAsia="en-GB"/>
              </w:rPr>
            </w:pPr>
            <w:r w:rsidRPr="002C6C11">
              <w:rPr>
                <w:lang w:eastAsia="en-GB"/>
              </w:rPr>
              <w:t>Playback logs recording resolution/bitrate changes during sessions</w:t>
            </w:r>
          </w:p>
          <w:p w14:paraId="65A840F4" w14:textId="77777777" w:rsidR="00B33FE9" w:rsidRPr="002C6C11" w:rsidRDefault="00B33FE9" w:rsidP="00B3730E">
            <w:pPr>
              <w:pStyle w:val="ParagraphText"/>
              <w:numPr>
                <w:ilvl w:val="0"/>
                <w:numId w:val="218"/>
              </w:numPr>
              <w:rPr>
                <w:lang w:eastAsia="en-GB"/>
              </w:rPr>
            </w:pPr>
            <w:r w:rsidRPr="002C6C11">
              <w:rPr>
                <w:lang w:eastAsia="en-GB"/>
              </w:rPr>
              <w:t>Distribution method identifiers (CDN, Edge, etc.)</w:t>
            </w:r>
          </w:p>
          <w:p w14:paraId="02D0BE1D" w14:textId="77777777" w:rsidR="00B33FE9" w:rsidRPr="002C6C11" w:rsidRDefault="00B33FE9" w:rsidP="00B3730E">
            <w:pPr>
              <w:pStyle w:val="ParagraphText"/>
              <w:numPr>
                <w:ilvl w:val="0"/>
                <w:numId w:val="218"/>
              </w:numPr>
              <w:rPr>
                <w:lang w:eastAsia="en-GB"/>
              </w:rPr>
            </w:pPr>
            <w:r w:rsidRPr="002C6C11">
              <w:rPr>
                <w:lang w:eastAsia="en-GB"/>
              </w:rPr>
              <w:t>Session metadata (network conditions, location)</w:t>
            </w:r>
            <w:r w:rsidRPr="002C6C11">
              <w:rPr>
                <w:lang w:eastAsia="en-GB"/>
              </w:rPr>
              <w:br/>
            </w:r>
          </w:p>
          <w:p w14:paraId="1D1A2079" w14:textId="77777777" w:rsidR="00B33FE9" w:rsidRPr="002C6C11" w:rsidRDefault="00B33FE9" w:rsidP="006B1A28">
            <w:pPr>
              <w:widowControl/>
              <w:autoSpaceDE/>
              <w:autoSpaceDN/>
              <w:rPr>
                <w:rFonts w:ascii="Montserrat" w:eastAsia="Times New Roman" w:hAnsi="Montserrat"/>
                <w:b/>
                <w:color w:val="auto"/>
                <w:sz w:val="18"/>
                <w:szCs w:val="18"/>
                <w:u w:val="single"/>
                <w:lang w:eastAsia="en-GB"/>
              </w:rPr>
            </w:pPr>
            <w:r w:rsidRPr="002C6C11">
              <w:rPr>
                <w:rFonts w:ascii="Montserrat" w:eastAsia="Times New Roman" w:hAnsi="Montserrat"/>
                <w:b/>
                <w:color w:val="auto"/>
                <w:sz w:val="18"/>
                <w:szCs w:val="18"/>
                <w:u w:val="single"/>
                <w:lang w:eastAsia="en-GB"/>
              </w:rPr>
              <w:t>Outputs:</w:t>
            </w:r>
          </w:p>
          <w:p w14:paraId="0E5C95CF" w14:textId="77777777" w:rsidR="00B33FE9" w:rsidRPr="002C6C11" w:rsidRDefault="00B33FE9" w:rsidP="00B3730E">
            <w:pPr>
              <w:pStyle w:val="ParagraphText"/>
              <w:numPr>
                <w:ilvl w:val="0"/>
                <w:numId w:val="218"/>
              </w:numPr>
              <w:rPr>
                <w:lang w:eastAsia="en-GB"/>
              </w:rPr>
            </w:pPr>
            <w:r w:rsidRPr="002C6C11">
              <w:rPr>
                <w:lang w:eastAsia="en-GB"/>
              </w:rPr>
              <w:t>Frequency of resolution switches per stream across delivery methods</w:t>
            </w:r>
          </w:p>
          <w:p w14:paraId="10EBD422" w14:textId="77777777" w:rsidR="00B33FE9" w:rsidRPr="002C6C11" w:rsidRDefault="00B33FE9" w:rsidP="00B3730E">
            <w:pPr>
              <w:pStyle w:val="ParagraphText"/>
              <w:numPr>
                <w:ilvl w:val="0"/>
                <w:numId w:val="218"/>
              </w:numPr>
              <w:rPr>
                <w:rFonts w:eastAsia="Times New Roman"/>
                <w:lang w:eastAsia="en-GB"/>
              </w:rPr>
            </w:pPr>
            <w:r w:rsidRPr="002C6C11">
              <w:rPr>
                <w:lang w:eastAsia="en-GB"/>
              </w:rPr>
              <w:t>Comparative dataset of playback stability</w:t>
            </w:r>
          </w:p>
          <w:p w14:paraId="4235DD17" w14:textId="77777777" w:rsidR="00B33FE9" w:rsidRPr="002C6C11" w:rsidRDefault="00B33FE9" w:rsidP="00B33FE9">
            <w:pPr>
              <w:pStyle w:val="ParagraphText"/>
              <w:rPr>
                <w:rFonts w:eastAsia="Times New Roman"/>
                <w:lang w:eastAsia="en-GB"/>
              </w:rPr>
            </w:pPr>
          </w:p>
        </w:tc>
      </w:tr>
      <w:tr w:rsidR="008114EB" w:rsidRPr="00C80238" w14:paraId="529C2E95" w14:textId="77777777" w:rsidTr="200C8DC9">
        <w:trPr>
          <w:trHeight w:val="400"/>
        </w:trPr>
        <w:tc>
          <w:tcPr>
            <w:tcW w:w="2515" w:type="dxa"/>
            <w:vMerge w:val="restart"/>
            <w:tcBorders>
              <w:top w:val="nil"/>
              <w:left w:val="single" w:sz="4" w:space="0" w:color="auto"/>
              <w:bottom w:val="single" w:sz="4" w:space="0" w:color="auto"/>
              <w:right w:val="single" w:sz="4" w:space="0" w:color="auto"/>
            </w:tcBorders>
            <w:noWrap/>
            <w:vAlign w:val="center"/>
            <w:hideMark/>
          </w:tcPr>
          <w:p w14:paraId="7E5F74F9"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tcBorders>
              <w:top w:val="nil"/>
              <w:left w:val="nil"/>
              <w:bottom w:val="single" w:sz="4" w:space="0" w:color="auto"/>
              <w:right w:val="single" w:sz="4" w:space="0" w:color="auto"/>
            </w:tcBorders>
            <w:noWrap/>
            <w:vAlign w:val="center"/>
            <w:hideMark/>
          </w:tcPr>
          <w:p w14:paraId="2F175EA2"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tcBorders>
              <w:top w:val="single" w:sz="4" w:space="0" w:color="auto"/>
              <w:left w:val="nil"/>
              <w:bottom w:val="single" w:sz="4" w:space="0" w:color="auto"/>
              <w:right w:val="single" w:sz="4" w:space="0" w:color="auto"/>
            </w:tcBorders>
            <w:noWrap/>
            <w:vAlign w:val="center"/>
            <w:hideMark/>
          </w:tcPr>
          <w:p w14:paraId="2E962F2A"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Start playback from Edge. Measure resolution switches in specific timeframe</w:t>
            </w:r>
          </w:p>
        </w:tc>
      </w:tr>
      <w:tr w:rsidR="008114EB" w:rsidRPr="00C80238" w14:paraId="0A455240" w14:textId="77777777" w:rsidTr="200C8DC9">
        <w:trPr>
          <w:trHeight w:val="400"/>
        </w:trPr>
        <w:tc>
          <w:tcPr>
            <w:tcW w:w="2515" w:type="dxa"/>
            <w:vMerge/>
            <w:vAlign w:val="center"/>
            <w:hideMark/>
          </w:tcPr>
          <w:p w14:paraId="4CB3D92E" w14:textId="77777777" w:rsidR="00B33FE9" w:rsidRPr="002C6C11" w:rsidRDefault="00B33FE9" w:rsidP="00B33FE9">
            <w:pPr>
              <w:rPr>
                <w:rFonts w:ascii="Montserrat" w:eastAsia="Times New Roman" w:hAnsi="Montserrat"/>
                <w:color w:val="auto"/>
                <w:sz w:val="18"/>
                <w:szCs w:val="18"/>
                <w:lang w:eastAsia="en-GB"/>
              </w:rPr>
            </w:pPr>
          </w:p>
        </w:tc>
        <w:tc>
          <w:tcPr>
            <w:tcW w:w="900" w:type="dxa"/>
            <w:tcBorders>
              <w:top w:val="nil"/>
              <w:left w:val="nil"/>
              <w:bottom w:val="single" w:sz="4" w:space="0" w:color="auto"/>
              <w:right w:val="single" w:sz="4" w:space="0" w:color="auto"/>
            </w:tcBorders>
            <w:noWrap/>
            <w:vAlign w:val="center"/>
            <w:hideMark/>
          </w:tcPr>
          <w:p w14:paraId="2A9F8564"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tcBorders>
              <w:top w:val="single" w:sz="4" w:space="0" w:color="auto"/>
              <w:left w:val="nil"/>
              <w:bottom w:val="single" w:sz="4" w:space="0" w:color="auto"/>
              <w:right w:val="single" w:sz="4" w:space="0" w:color="auto"/>
            </w:tcBorders>
            <w:noWrap/>
            <w:vAlign w:val="center"/>
            <w:hideMark/>
          </w:tcPr>
          <w:p w14:paraId="44CD1256"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Start playback from CDN. Measure resolution switches in specific timeframe</w:t>
            </w:r>
          </w:p>
        </w:tc>
      </w:tr>
      <w:tr w:rsidR="008114EB" w:rsidRPr="00C80238" w14:paraId="4354E050" w14:textId="77777777" w:rsidTr="200C8DC9">
        <w:trPr>
          <w:trHeight w:val="340"/>
        </w:trPr>
        <w:tc>
          <w:tcPr>
            <w:tcW w:w="2515" w:type="dxa"/>
            <w:tcBorders>
              <w:top w:val="nil"/>
              <w:left w:val="single" w:sz="4" w:space="0" w:color="auto"/>
              <w:bottom w:val="single" w:sz="4" w:space="0" w:color="auto"/>
              <w:right w:val="single" w:sz="4" w:space="0" w:color="auto"/>
            </w:tcBorders>
            <w:noWrap/>
            <w:vAlign w:val="center"/>
          </w:tcPr>
          <w:p w14:paraId="233A23D3"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tcBorders>
              <w:top w:val="single" w:sz="4" w:space="0" w:color="auto"/>
              <w:left w:val="nil"/>
              <w:bottom w:val="single" w:sz="4" w:space="0" w:color="auto"/>
              <w:right w:val="single" w:sz="4" w:space="0" w:color="000000" w:themeColor="text1"/>
            </w:tcBorders>
            <w:noWrap/>
            <w:vAlign w:val="center"/>
          </w:tcPr>
          <w:p w14:paraId="2E27CA20" w14:textId="4CA07001" w:rsidR="00493DBA" w:rsidRPr="002C6C11" w:rsidRDefault="00493DBA" w:rsidP="00493DBA">
            <w:pPr>
              <w:pStyle w:val="ParagraphText"/>
              <w:rPr>
                <w:rFonts w:eastAsia="Times New Roman"/>
                <w:lang w:eastAsia="en-GB"/>
              </w:rPr>
            </w:pPr>
            <w:r w:rsidRPr="002C6C11">
              <w:rPr>
                <w:rFonts w:eastAsia="Times New Roman"/>
                <w:lang w:eastAsia="en-GB"/>
              </w:rPr>
              <w:t>No change resolution for Edge for e.g., 30min/1h of viewing </w:t>
            </w:r>
          </w:p>
          <w:p w14:paraId="087D2082" w14:textId="61934492" w:rsidR="00B33FE9" w:rsidRPr="002C6C11" w:rsidRDefault="00493DBA" w:rsidP="009A7A4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Change resolution events Edge &lt;= change resolution events CDN</w:t>
            </w:r>
          </w:p>
        </w:tc>
      </w:tr>
      <w:tr w:rsidR="00B33FE9" w:rsidRPr="00C80238" w14:paraId="3DBB84C4" w14:textId="77777777" w:rsidTr="200C8DC9">
        <w:trPr>
          <w:trHeight w:val="340"/>
        </w:trPr>
        <w:tc>
          <w:tcPr>
            <w:tcW w:w="2515" w:type="dxa"/>
            <w:tcBorders>
              <w:top w:val="nil"/>
              <w:left w:val="single" w:sz="4" w:space="0" w:color="auto"/>
              <w:bottom w:val="single" w:sz="4" w:space="0" w:color="auto"/>
              <w:right w:val="single" w:sz="4" w:space="0" w:color="auto"/>
            </w:tcBorders>
            <w:noWrap/>
            <w:vAlign w:val="center"/>
            <w:hideMark/>
          </w:tcPr>
          <w:p w14:paraId="2A2E22AC"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tcBorders>
              <w:top w:val="single" w:sz="4" w:space="0" w:color="auto"/>
              <w:left w:val="nil"/>
              <w:bottom w:val="single" w:sz="4" w:space="0" w:color="auto"/>
              <w:right w:val="single" w:sz="4" w:space="0" w:color="000000" w:themeColor="text1"/>
            </w:tcBorders>
            <w:noWrap/>
            <w:vAlign w:val="center"/>
            <w:hideMark/>
          </w:tcPr>
          <w:p w14:paraId="46F4F082" w14:textId="3E031848" w:rsidR="00B33FE9" w:rsidRPr="002C6C11" w:rsidRDefault="002F5F6A" w:rsidP="002F5F6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first preliminary results are presented in Section 3.4 of this document</w:t>
            </w:r>
          </w:p>
        </w:tc>
      </w:tr>
    </w:tbl>
    <w:p w14:paraId="5DE12F5D" w14:textId="77777777" w:rsidR="00B33FE9" w:rsidRPr="002C6C11" w:rsidRDefault="00B33FE9" w:rsidP="00B33FE9">
      <w:pPr>
        <w:jc w:val="both"/>
        <w:rPr>
          <w:rFonts w:ascii="Montserrat" w:hAnsi="Montserrat"/>
          <w:color w:val="auto"/>
          <w:sz w:val="18"/>
          <w:szCs w:val="18"/>
        </w:rPr>
      </w:pPr>
    </w:p>
    <w:tbl>
      <w:tblPr>
        <w:tblW w:w="9085" w:type="dxa"/>
        <w:tblLook w:val="04A0" w:firstRow="1" w:lastRow="0" w:firstColumn="1" w:lastColumn="0" w:noHBand="0" w:noVBand="1"/>
      </w:tblPr>
      <w:tblGrid>
        <w:gridCol w:w="2515"/>
        <w:gridCol w:w="900"/>
        <w:gridCol w:w="5670"/>
      </w:tblGrid>
      <w:tr w:rsidR="008114EB" w:rsidRPr="00C80238" w14:paraId="769DDC1E" w14:textId="77777777" w:rsidTr="00B33FE9">
        <w:trPr>
          <w:trHeight w:val="400"/>
        </w:trPr>
        <w:tc>
          <w:tcPr>
            <w:tcW w:w="9085" w:type="dxa"/>
            <w:gridSpan w:val="3"/>
            <w:tcBorders>
              <w:top w:val="single" w:sz="4" w:space="0" w:color="auto"/>
              <w:left w:val="single" w:sz="4" w:space="0" w:color="auto"/>
              <w:bottom w:val="single" w:sz="4" w:space="0" w:color="auto"/>
              <w:right w:val="single" w:sz="4" w:space="0" w:color="000000"/>
            </w:tcBorders>
            <w:shd w:val="clear" w:color="000000" w:fill="A6C9EC"/>
            <w:noWrap/>
            <w:vAlign w:val="center"/>
            <w:hideMark/>
          </w:tcPr>
          <w:p w14:paraId="22E2ECA9" w14:textId="7071DABD" w:rsidR="00B33FE9" w:rsidRPr="002C6C11" w:rsidRDefault="00B33FE9" w:rsidP="00B33FE9">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6</w:t>
            </w:r>
          </w:p>
        </w:tc>
      </w:tr>
      <w:tr w:rsidR="008114EB" w:rsidRPr="00C80238" w14:paraId="50C5B628" w14:textId="77777777" w:rsidTr="00B33FE9">
        <w:trPr>
          <w:trHeight w:val="400"/>
        </w:trPr>
        <w:tc>
          <w:tcPr>
            <w:tcW w:w="2515" w:type="dxa"/>
            <w:tcBorders>
              <w:top w:val="nil"/>
              <w:left w:val="single" w:sz="4" w:space="0" w:color="auto"/>
              <w:bottom w:val="single" w:sz="4" w:space="0" w:color="auto"/>
              <w:right w:val="single" w:sz="4" w:space="0" w:color="auto"/>
            </w:tcBorders>
            <w:noWrap/>
            <w:vAlign w:val="center"/>
            <w:hideMark/>
          </w:tcPr>
          <w:p w14:paraId="21126B1A"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tcBorders>
              <w:top w:val="single" w:sz="4" w:space="0" w:color="auto"/>
              <w:left w:val="nil"/>
              <w:bottom w:val="single" w:sz="4" w:space="0" w:color="auto"/>
              <w:right w:val="single" w:sz="4" w:space="0" w:color="auto"/>
            </w:tcBorders>
            <w:noWrap/>
            <w:vAlign w:val="center"/>
            <w:hideMark/>
          </w:tcPr>
          <w:p w14:paraId="5AA39631" w14:textId="77777777" w:rsidR="00B33FE9" w:rsidRPr="00C80238"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Track downtime as resilience indicator</w:t>
            </w:r>
            <w:r w:rsidRPr="00C80238">
              <w:rPr>
                <w:rFonts w:ascii="Montserrat" w:eastAsia="Times New Roman" w:hAnsi="Montserrat"/>
                <w:color w:val="auto"/>
                <w:sz w:val="18"/>
                <w:szCs w:val="18"/>
                <w:lang w:eastAsia="en-GB"/>
              </w:rPr>
              <w:t xml:space="preserve"> </w:t>
            </w:r>
          </w:p>
        </w:tc>
      </w:tr>
      <w:tr w:rsidR="008114EB" w:rsidRPr="00C80238" w14:paraId="6E5D0B71" w14:textId="77777777" w:rsidTr="00B33FE9">
        <w:trPr>
          <w:trHeight w:val="400"/>
        </w:trPr>
        <w:tc>
          <w:tcPr>
            <w:tcW w:w="2515" w:type="dxa"/>
            <w:tcBorders>
              <w:top w:val="nil"/>
              <w:left w:val="single" w:sz="4" w:space="0" w:color="auto"/>
              <w:bottom w:val="single" w:sz="4" w:space="0" w:color="auto"/>
              <w:right w:val="single" w:sz="4" w:space="0" w:color="auto"/>
            </w:tcBorders>
            <w:noWrap/>
            <w:vAlign w:val="center"/>
            <w:hideMark/>
          </w:tcPr>
          <w:p w14:paraId="4BEA0D00"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tcBorders>
              <w:top w:val="single" w:sz="4" w:space="0" w:color="auto"/>
              <w:left w:val="nil"/>
              <w:bottom w:val="single" w:sz="4" w:space="0" w:color="auto"/>
              <w:right w:val="single" w:sz="4" w:space="0" w:color="auto"/>
            </w:tcBorders>
            <w:noWrap/>
            <w:vAlign w:val="center"/>
            <w:hideMark/>
          </w:tcPr>
          <w:p w14:paraId="6D018520"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SES</w:t>
            </w:r>
          </w:p>
        </w:tc>
      </w:tr>
      <w:tr w:rsidR="008114EB" w:rsidRPr="00C80238" w14:paraId="0541C758" w14:textId="77777777" w:rsidTr="00B33FE9">
        <w:trPr>
          <w:trHeight w:val="400"/>
        </w:trPr>
        <w:tc>
          <w:tcPr>
            <w:tcW w:w="2515" w:type="dxa"/>
            <w:vMerge w:val="restart"/>
            <w:tcBorders>
              <w:top w:val="nil"/>
              <w:left w:val="single" w:sz="4" w:space="0" w:color="auto"/>
              <w:bottom w:val="single" w:sz="4" w:space="0" w:color="auto"/>
              <w:right w:val="single" w:sz="4" w:space="0" w:color="auto"/>
            </w:tcBorders>
            <w:noWrap/>
            <w:vAlign w:val="center"/>
            <w:hideMark/>
          </w:tcPr>
          <w:p w14:paraId="028CE0C5"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tcBorders>
              <w:top w:val="nil"/>
              <w:left w:val="nil"/>
              <w:bottom w:val="single" w:sz="4" w:space="0" w:color="auto"/>
              <w:right w:val="single" w:sz="4" w:space="0" w:color="auto"/>
            </w:tcBorders>
            <w:noWrap/>
            <w:vAlign w:val="center"/>
            <w:hideMark/>
          </w:tcPr>
          <w:p w14:paraId="71979CA3"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tcBorders>
              <w:top w:val="single" w:sz="4" w:space="0" w:color="auto"/>
              <w:left w:val="nil"/>
              <w:bottom w:val="single" w:sz="4" w:space="0" w:color="auto"/>
              <w:right w:val="single" w:sz="4" w:space="0" w:color="auto"/>
            </w:tcBorders>
            <w:noWrap/>
            <w:vAlign w:val="center"/>
            <w:hideMark/>
          </w:tcPr>
          <w:p w14:paraId="60610676"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Monitor all uplink components with Open Telemetry (Content provider, mABR) for error events in stream signal chain </w:t>
            </w:r>
          </w:p>
        </w:tc>
      </w:tr>
      <w:tr w:rsidR="008114EB" w:rsidRPr="00C80238" w14:paraId="44180F89" w14:textId="77777777" w:rsidTr="00B33FE9">
        <w:trPr>
          <w:trHeight w:val="400"/>
        </w:trPr>
        <w:tc>
          <w:tcPr>
            <w:tcW w:w="2515" w:type="dxa"/>
            <w:vMerge/>
            <w:tcBorders>
              <w:top w:val="nil"/>
              <w:left w:val="single" w:sz="4" w:space="0" w:color="auto"/>
              <w:bottom w:val="single" w:sz="4" w:space="0" w:color="auto"/>
              <w:right w:val="single" w:sz="4" w:space="0" w:color="auto"/>
            </w:tcBorders>
            <w:vAlign w:val="center"/>
            <w:hideMark/>
          </w:tcPr>
          <w:p w14:paraId="478932B7" w14:textId="77777777" w:rsidR="00B33FE9" w:rsidRPr="002C6C11" w:rsidRDefault="00B33FE9" w:rsidP="00B33FE9">
            <w:pPr>
              <w:rPr>
                <w:rFonts w:ascii="Montserrat" w:eastAsia="Times New Roman" w:hAnsi="Montserrat"/>
                <w:color w:val="auto"/>
                <w:sz w:val="18"/>
                <w:szCs w:val="18"/>
                <w:lang w:eastAsia="en-GB"/>
              </w:rPr>
            </w:pPr>
          </w:p>
        </w:tc>
        <w:tc>
          <w:tcPr>
            <w:tcW w:w="900" w:type="dxa"/>
            <w:tcBorders>
              <w:top w:val="nil"/>
              <w:left w:val="nil"/>
              <w:bottom w:val="single" w:sz="4" w:space="0" w:color="auto"/>
              <w:right w:val="single" w:sz="4" w:space="0" w:color="auto"/>
            </w:tcBorders>
            <w:noWrap/>
            <w:vAlign w:val="center"/>
            <w:hideMark/>
          </w:tcPr>
          <w:p w14:paraId="756B75B6"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tcBorders>
              <w:top w:val="single" w:sz="4" w:space="0" w:color="auto"/>
              <w:left w:val="nil"/>
              <w:bottom w:val="single" w:sz="4" w:space="0" w:color="auto"/>
              <w:right w:val="single" w:sz="4" w:space="0" w:color="auto"/>
            </w:tcBorders>
            <w:noWrap/>
            <w:hideMark/>
          </w:tcPr>
          <w:p w14:paraId="368FC226"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Monitor downlink components with Open Telemetry (GW) for error events in stream signal chain</w:t>
            </w:r>
          </w:p>
        </w:tc>
      </w:tr>
      <w:tr w:rsidR="008114EB" w:rsidRPr="00C80238" w14:paraId="2BFD8114" w14:textId="77777777" w:rsidTr="00B33FE9">
        <w:trPr>
          <w:trHeight w:val="400"/>
        </w:trPr>
        <w:tc>
          <w:tcPr>
            <w:tcW w:w="2515" w:type="dxa"/>
            <w:tcBorders>
              <w:top w:val="nil"/>
              <w:left w:val="single" w:sz="4" w:space="0" w:color="auto"/>
              <w:bottom w:val="single" w:sz="4" w:space="0" w:color="auto"/>
              <w:right w:val="single" w:sz="4" w:space="0" w:color="auto"/>
            </w:tcBorders>
            <w:noWrap/>
            <w:vAlign w:val="center"/>
            <w:hideMark/>
          </w:tcPr>
          <w:p w14:paraId="6A18CB8A"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tcBorders>
              <w:top w:val="single" w:sz="4" w:space="0" w:color="auto"/>
              <w:left w:val="nil"/>
              <w:bottom w:val="single" w:sz="4" w:space="0" w:color="auto"/>
              <w:right w:val="single" w:sz="4" w:space="0" w:color="auto"/>
            </w:tcBorders>
            <w:noWrap/>
            <w:vAlign w:val="center"/>
            <w:hideMark/>
          </w:tcPr>
          <w:p w14:paraId="544565FE" w14:textId="77777777" w:rsidR="00B33FE9" w:rsidRPr="002C6C11" w:rsidRDefault="00B33FE9" w:rsidP="00B33FE9">
            <w:pPr>
              <w:widowControl/>
              <w:autoSpaceDE/>
              <w:autoSpaceDN/>
              <w:spacing w:before="240" w:line="276" w:lineRule="auto"/>
              <w:rPr>
                <w:rFonts w:ascii="Montserrat" w:eastAsia="Times New Roman" w:hAnsi="Montserrat"/>
                <w:b/>
                <w:color w:val="auto"/>
                <w:sz w:val="18"/>
                <w:szCs w:val="18"/>
                <w:u w:val="single"/>
                <w:lang w:eastAsia="en-GB"/>
              </w:rPr>
            </w:pPr>
            <w:r w:rsidRPr="002C6C11">
              <w:rPr>
                <w:rFonts w:ascii="Montserrat" w:eastAsia="Times New Roman" w:hAnsi="Montserrat"/>
                <w:b/>
                <w:color w:val="auto"/>
                <w:sz w:val="18"/>
                <w:szCs w:val="18"/>
                <w:u w:val="single"/>
                <w:lang w:eastAsia="en-GB"/>
              </w:rPr>
              <w:t>Inputs:</w:t>
            </w:r>
          </w:p>
          <w:p w14:paraId="4C455A1D" w14:textId="77777777" w:rsidR="00B33FE9" w:rsidRPr="002C6C11" w:rsidRDefault="00B33FE9" w:rsidP="00B3730E">
            <w:pPr>
              <w:pStyle w:val="ParagraphText"/>
              <w:widowControl/>
              <w:numPr>
                <w:ilvl w:val="0"/>
                <w:numId w:val="218"/>
              </w:numPr>
              <w:autoSpaceDE/>
              <w:autoSpaceDN/>
              <w:spacing w:line="276" w:lineRule="auto"/>
              <w:rPr>
                <w:lang w:eastAsia="en-GB"/>
              </w:rPr>
            </w:pPr>
            <w:r w:rsidRPr="002C6C11">
              <w:rPr>
                <w:lang w:eastAsia="en-GB"/>
              </w:rPr>
              <w:t>Continuous monitoring of service availability across distribution methods</w:t>
            </w:r>
          </w:p>
          <w:p w14:paraId="1B9EDA69" w14:textId="77777777" w:rsidR="00B33FE9" w:rsidRPr="002C6C11" w:rsidRDefault="00B33FE9" w:rsidP="00B3730E">
            <w:pPr>
              <w:pStyle w:val="ParagraphText"/>
              <w:widowControl/>
              <w:numPr>
                <w:ilvl w:val="0"/>
                <w:numId w:val="218"/>
              </w:numPr>
              <w:autoSpaceDE/>
              <w:autoSpaceDN/>
              <w:spacing w:line="276" w:lineRule="auto"/>
              <w:rPr>
                <w:lang w:eastAsia="en-GB"/>
              </w:rPr>
            </w:pPr>
            <w:r w:rsidRPr="002C6C11">
              <w:rPr>
                <w:lang w:eastAsia="en-GB"/>
              </w:rPr>
              <w:t>Logs of outage events, duration, and cause</w:t>
            </w:r>
          </w:p>
          <w:p w14:paraId="382DB9BF" w14:textId="77777777" w:rsidR="00B33FE9" w:rsidRPr="002C6C11" w:rsidRDefault="00B33FE9" w:rsidP="00B33FE9">
            <w:pPr>
              <w:widowControl/>
              <w:autoSpaceDE/>
              <w:autoSpaceDN/>
              <w:spacing w:line="276" w:lineRule="auto"/>
              <w:rPr>
                <w:rFonts w:ascii="Montserrat" w:eastAsia="Times New Roman" w:hAnsi="Montserrat"/>
                <w:b/>
                <w:color w:val="auto"/>
                <w:sz w:val="18"/>
                <w:szCs w:val="18"/>
                <w:u w:val="single"/>
                <w:lang w:eastAsia="en-GB"/>
              </w:rPr>
            </w:pPr>
          </w:p>
          <w:p w14:paraId="4D3BB8CA" w14:textId="77777777" w:rsidR="00B33FE9" w:rsidRPr="002C6C11" w:rsidRDefault="00B33FE9" w:rsidP="006B1A28">
            <w:pPr>
              <w:widowControl/>
              <w:autoSpaceDE/>
              <w:autoSpaceDN/>
              <w:rPr>
                <w:rFonts w:ascii="Montserrat" w:eastAsia="Times New Roman" w:hAnsi="Montserrat"/>
                <w:b/>
                <w:color w:val="auto"/>
                <w:sz w:val="18"/>
                <w:szCs w:val="18"/>
                <w:u w:val="single"/>
                <w:lang w:eastAsia="en-GB"/>
              </w:rPr>
            </w:pPr>
            <w:r w:rsidRPr="002C6C11">
              <w:rPr>
                <w:rFonts w:ascii="Montserrat" w:eastAsia="Times New Roman" w:hAnsi="Montserrat"/>
                <w:b/>
                <w:color w:val="auto"/>
                <w:sz w:val="18"/>
                <w:szCs w:val="18"/>
                <w:u w:val="single"/>
                <w:lang w:eastAsia="en-GB"/>
              </w:rPr>
              <w:t>Outputs:</w:t>
            </w:r>
          </w:p>
          <w:p w14:paraId="072D0683" w14:textId="77777777" w:rsidR="00B33FE9" w:rsidRPr="002C6C11" w:rsidRDefault="00B33FE9" w:rsidP="00B3730E">
            <w:pPr>
              <w:pStyle w:val="ParagraphText"/>
              <w:numPr>
                <w:ilvl w:val="0"/>
                <w:numId w:val="218"/>
              </w:numPr>
              <w:rPr>
                <w:lang w:eastAsia="en-GB"/>
              </w:rPr>
            </w:pPr>
            <w:r w:rsidRPr="002C6C11">
              <w:rPr>
                <w:lang w:eastAsia="en-GB"/>
              </w:rPr>
              <w:t>Percentage of uptime vs downtime across methods</w:t>
            </w:r>
          </w:p>
          <w:p w14:paraId="655F7CFF" w14:textId="77777777" w:rsidR="00B33FE9" w:rsidRPr="002C6C11" w:rsidRDefault="00B33FE9" w:rsidP="00B3730E">
            <w:pPr>
              <w:pStyle w:val="ParagraphText"/>
              <w:numPr>
                <w:ilvl w:val="0"/>
                <w:numId w:val="218"/>
              </w:numPr>
              <w:rPr>
                <w:lang w:eastAsia="en-GB"/>
              </w:rPr>
            </w:pPr>
            <w:r w:rsidRPr="002C6C11">
              <w:rPr>
                <w:lang w:eastAsia="en-GB"/>
              </w:rPr>
              <w:t>Frequency and severity of downtime incidents</w:t>
            </w:r>
          </w:p>
          <w:p w14:paraId="1B4B1F53" w14:textId="77777777" w:rsidR="00B33FE9" w:rsidRPr="002C6C11" w:rsidRDefault="00B33FE9" w:rsidP="00B33FE9">
            <w:pPr>
              <w:pStyle w:val="ParagraphText"/>
              <w:rPr>
                <w:rFonts w:eastAsia="Times New Roman"/>
                <w:lang w:eastAsia="en-GB"/>
              </w:rPr>
            </w:pPr>
          </w:p>
        </w:tc>
      </w:tr>
      <w:tr w:rsidR="008114EB" w:rsidRPr="00C80238" w14:paraId="5EE8D865" w14:textId="77777777" w:rsidTr="00B33FE9">
        <w:trPr>
          <w:trHeight w:val="400"/>
        </w:trPr>
        <w:tc>
          <w:tcPr>
            <w:tcW w:w="2515" w:type="dxa"/>
            <w:vMerge w:val="restart"/>
            <w:tcBorders>
              <w:top w:val="nil"/>
              <w:left w:val="single" w:sz="4" w:space="0" w:color="auto"/>
              <w:bottom w:val="single" w:sz="4" w:space="0" w:color="auto"/>
              <w:right w:val="single" w:sz="4" w:space="0" w:color="auto"/>
            </w:tcBorders>
            <w:noWrap/>
            <w:vAlign w:val="center"/>
            <w:hideMark/>
          </w:tcPr>
          <w:p w14:paraId="374DB282"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tcBorders>
              <w:top w:val="nil"/>
              <w:left w:val="nil"/>
              <w:bottom w:val="single" w:sz="4" w:space="0" w:color="auto"/>
              <w:right w:val="single" w:sz="4" w:space="0" w:color="auto"/>
            </w:tcBorders>
            <w:noWrap/>
            <w:vAlign w:val="center"/>
            <w:hideMark/>
          </w:tcPr>
          <w:p w14:paraId="3AC601B0"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tcBorders>
              <w:top w:val="single" w:sz="4" w:space="0" w:color="auto"/>
              <w:left w:val="nil"/>
              <w:bottom w:val="single" w:sz="4" w:space="0" w:color="auto"/>
              <w:right w:val="single" w:sz="4" w:space="0" w:color="auto"/>
            </w:tcBorders>
            <w:noWrap/>
            <w:vAlign w:val="center"/>
            <w:hideMark/>
          </w:tcPr>
          <w:p w14:paraId="593B9C52"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Deploy Open Telemetry on Content provider, mABR and GW</w:t>
            </w:r>
          </w:p>
        </w:tc>
      </w:tr>
      <w:tr w:rsidR="008114EB" w:rsidRPr="00C80238" w14:paraId="2C120650" w14:textId="77777777" w:rsidTr="00B33FE9">
        <w:trPr>
          <w:trHeight w:val="400"/>
        </w:trPr>
        <w:tc>
          <w:tcPr>
            <w:tcW w:w="2515" w:type="dxa"/>
            <w:vMerge/>
            <w:tcBorders>
              <w:top w:val="nil"/>
              <w:left w:val="single" w:sz="4" w:space="0" w:color="auto"/>
              <w:bottom w:val="single" w:sz="4" w:space="0" w:color="auto"/>
              <w:right w:val="single" w:sz="4" w:space="0" w:color="auto"/>
            </w:tcBorders>
            <w:vAlign w:val="center"/>
            <w:hideMark/>
          </w:tcPr>
          <w:p w14:paraId="25C27608" w14:textId="77777777" w:rsidR="00B33FE9" w:rsidRPr="002C6C11" w:rsidRDefault="00B33FE9" w:rsidP="00B33FE9">
            <w:pPr>
              <w:rPr>
                <w:rFonts w:ascii="Montserrat" w:eastAsia="Times New Roman" w:hAnsi="Montserrat"/>
                <w:color w:val="auto"/>
                <w:sz w:val="18"/>
                <w:szCs w:val="18"/>
                <w:lang w:eastAsia="en-GB"/>
              </w:rPr>
            </w:pPr>
          </w:p>
        </w:tc>
        <w:tc>
          <w:tcPr>
            <w:tcW w:w="900" w:type="dxa"/>
            <w:tcBorders>
              <w:top w:val="nil"/>
              <w:left w:val="nil"/>
              <w:bottom w:val="single" w:sz="4" w:space="0" w:color="auto"/>
              <w:right w:val="single" w:sz="4" w:space="0" w:color="auto"/>
            </w:tcBorders>
            <w:noWrap/>
            <w:vAlign w:val="center"/>
            <w:hideMark/>
          </w:tcPr>
          <w:p w14:paraId="3036D47E"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tcBorders>
              <w:top w:val="single" w:sz="4" w:space="0" w:color="auto"/>
              <w:left w:val="nil"/>
              <w:bottom w:val="single" w:sz="4" w:space="0" w:color="auto"/>
              <w:right w:val="single" w:sz="4" w:space="0" w:color="auto"/>
            </w:tcBorders>
            <w:noWrap/>
            <w:vAlign w:val="center"/>
            <w:hideMark/>
          </w:tcPr>
          <w:p w14:paraId="4282B978" w14:textId="77777777" w:rsidR="00B33FE9" w:rsidRPr="002C6C11" w:rsidRDefault="00B33FE9" w:rsidP="00B33FE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Measure error events in time-window to calculate frequency of error events</w:t>
            </w:r>
          </w:p>
        </w:tc>
      </w:tr>
      <w:tr w:rsidR="008114EB" w:rsidRPr="00C80238" w14:paraId="1045F498" w14:textId="77777777" w:rsidTr="00B33FE9">
        <w:trPr>
          <w:trHeight w:val="340"/>
        </w:trPr>
        <w:tc>
          <w:tcPr>
            <w:tcW w:w="2515" w:type="dxa"/>
            <w:tcBorders>
              <w:top w:val="nil"/>
              <w:left w:val="single" w:sz="4" w:space="0" w:color="auto"/>
              <w:bottom w:val="single" w:sz="4" w:space="0" w:color="auto"/>
              <w:right w:val="single" w:sz="4" w:space="0" w:color="auto"/>
            </w:tcBorders>
            <w:noWrap/>
            <w:vAlign w:val="center"/>
          </w:tcPr>
          <w:p w14:paraId="5E133706"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tcBorders>
              <w:top w:val="single" w:sz="4" w:space="0" w:color="auto"/>
              <w:left w:val="nil"/>
              <w:bottom w:val="single" w:sz="4" w:space="0" w:color="auto"/>
              <w:right w:val="single" w:sz="4" w:space="0" w:color="000000"/>
            </w:tcBorders>
            <w:noWrap/>
            <w:vAlign w:val="center"/>
          </w:tcPr>
          <w:p w14:paraId="2232C1EA" w14:textId="48631377" w:rsidR="00B33FE9" w:rsidRPr="002C6C11" w:rsidRDefault="0072228F" w:rsidP="009A7A4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No Downtime for Edge / No downtime for CDN for e.g., 30min/1h of viewing</w:t>
            </w:r>
          </w:p>
        </w:tc>
      </w:tr>
      <w:tr w:rsidR="00B33FE9" w:rsidRPr="00C80238" w14:paraId="31EB66BB" w14:textId="77777777" w:rsidTr="00B33FE9">
        <w:trPr>
          <w:trHeight w:val="340"/>
        </w:trPr>
        <w:tc>
          <w:tcPr>
            <w:tcW w:w="2515" w:type="dxa"/>
            <w:tcBorders>
              <w:top w:val="nil"/>
              <w:left w:val="single" w:sz="4" w:space="0" w:color="auto"/>
              <w:bottom w:val="single" w:sz="4" w:space="0" w:color="auto"/>
              <w:right w:val="single" w:sz="4" w:space="0" w:color="auto"/>
            </w:tcBorders>
            <w:noWrap/>
            <w:vAlign w:val="center"/>
            <w:hideMark/>
          </w:tcPr>
          <w:p w14:paraId="66C522BD" w14:textId="77777777" w:rsidR="00B33FE9" w:rsidRPr="002C6C11" w:rsidRDefault="00B33FE9" w:rsidP="00B33FE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tcBorders>
              <w:top w:val="single" w:sz="4" w:space="0" w:color="auto"/>
              <w:left w:val="nil"/>
              <w:bottom w:val="single" w:sz="4" w:space="0" w:color="auto"/>
              <w:right w:val="single" w:sz="4" w:space="0" w:color="000000"/>
            </w:tcBorders>
            <w:noWrap/>
            <w:vAlign w:val="center"/>
            <w:hideMark/>
          </w:tcPr>
          <w:p w14:paraId="33D29D5A" w14:textId="1B378D29" w:rsidR="00B33FE9" w:rsidRPr="002C6C11" w:rsidRDefault="002F5F6A" w:rsidP="002F5F6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first preliminary results are presented in Section 3.4 of this document</w:t>
            </w:r>
          </w:p>
        </w:tc>
      </w:tr>
    </w:tbl>
    <w:p w14:paraId="2ED0D007" w14:textId="77777777" w:rsidR="00B33FE9" w:rsidRPr="002C6C11" w:rsidRDefault="00B33FE9" w:rsidP="00B33FE9">
      <w:pPr>
        <w:rPr>
          <w:rFonts w:ascii="Montserrat" w:hAnsi="Montserrat"/>
          <w:color w:val="auto"/>
        </w:rPr>
      </w:pPr>
    </w:p>
    <w:p w14:paraId="07DA448E" w14:textId="77777777" w:rsidR="00964D01" w:rsidRPr="002C6C11" w:rsidRDefault="00964D01" w:rsidP="00F85D44">
      <w:pPr>
        <w:ind w:left="567" w:hanging="567"/>
        <w:rPr>
          <w:rFonts w:ascii="Montserrat" w:hAnsi="Montserrat"/>
          <w:b/>
          <w:color w:val="auto"/>
          <w:sz w:val="18"/>
          <w:szCs w:val="18"/>
        </w:rPr>
      </w:pPr>
    </w:p>
    <w:p w14:paraId="26E20BAD" w14:textId="331D9146" w:rsidR="005D4347" w:rsidRPr="002C6C11" w:rsidRDefault="005D4347" w:rsidP="00570F75">
      <w:pPr>
        <w:pStyle w:val="ParagraphText"/>
        <w:spacing w:after="120"/>
        <w:rPr>
          <w:b/>
          <w:i/>
        </w:rPr>
      </w:pPr>
      <w:r w:rsidRPr="002C6C11">
        <w:rPr>
          <w:b/>
          <w:i/>
        </w:rPr>
        <w:t xml:space="preserve">MinWave - WP3.2.1 </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900"/>
        <w:gridCol w:w="5670"/>
      </w:tblGrid>
      <w:tr w:rsidR="008114EB" w:rsidRPr="00C80238" w14:paraId="16949380" w14:textId="77777777" w:rsidTr="52812329">
        <w:trPr>
          <w:trHeight w:val="400"/>
        </w:trPr>
        <w:tc>
          <w:tcPr>
            <w:tcW w:w="9085" w:type="dxa"/>
            <w:gridSpan w:val="3"/>
            <w:shd w:val="clear" w:color="auto" w:fill="A6C9EC"/>
            <w:noWrap/>
            <w:vAlign w:val="center"/>
            <w:hideMark/>
          </w:tcPr>
          <w:p w14:paraId="57774B67" w14:textId="77777777" w:rsidR="005D4347" w:rsidRPr="002C6C11" w:rsidRDefault="005D4347"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w:t>
            </w:r>
          </w:p>
        </w:tc>
      </w:tr>
      <w:tr w:rsidR="008114EB" w:rsidRPr="00C80238" w14:paraId="26A4734E" w14:textId="77777777" w:rsidTr="52812329">
        <w:trPr>
          <w:trHeight w:val="340"/>
        </w:trPr>
        <w:tc>
          <w:tcPr>
            <w:tcW w:w="2515" w:type="dxa"/>
            <w:noWrap/>
            <w:vAlign w:val="center"/>
            <w:hideMark/>
          </w:tcPr>
          <w:p w14:paraId="5CEB4A40"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noWrap/>
            <w:vAlign w:val="center"/>
            <w:hideMark/>
          </w:tcPr>
          <w:p w14:paraId="498C4E4B" w14:textId="77777777" w:rsidR="005D4347" w:rsidRPr="00C80238" w:rsidRDefault="005D4347" w:rsidP="00F85D44">
            <w:pPr>
              <w:jc w:val="both"/>
              <w:rPr>
                <w:rFonts w:ascii="Montserrat" w:eastAsia="Times New Roman" w:hAnsi="Montserrat"/>
                <w:color w:val="auto"/>
                <w:sz w:val="18"/>
                <w:szCs w:val="18"/>
                <w:lang w:eastAsia="en-GB"/>
              </w:rPr>
            </w:pPr>
            <w:r w:rsidRPr="00C80238">
              <w:rPr>
                <w:rFonts w:ascii="Montserrat" w:eastAsia="Times New Roman" w:hAnsi="Montserrat"/>
                <w:color w:val="auto"/>
                <w:sz w:val="18"/>
                <w:szCs w:val="18"/>
                <w:lang w:eastAsia="en-GB"/>
              </w:rPr>
              <w:t>Field tests of foldable reflector antenna (nomadic) at EBU testbed and in Lausanne office of MinWave</w:t>
            </w:r>
          </w:p>
        </w:tc>
      </w:tr>
      <w:tr w:rsidR="008114EB" w:rsidRPr="00C80238" w14:paraId="0F7C8DDD" w14:textId="77777777" w:rsidTr="52812329">
        <w:trPr>
          <w:trHeight w:val="340"/>
        </w:trPr>
        <w:tc>
          <w:tcPr>
            <w:tcW w:w="2515" w:type="dxa"/>
            <w:noWrap/>
            <w:vAlign w:val="center"/>
            <w:hideMark/>
          </w:tcPr>
          <w:p w14:paraId="0DE84BEF"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noWrap/>
            <w:vAlign w:val="center"/>
            <w:hideMark/>
          </w:tcPr>
          <w:p w14:paraId="23B5C613"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MinWave</w:t>
            </w:r>
          </w:p>
        </w:tc>
      </w:tr>
      <w:tr w:rsidR="008114EB" w:rsidRPr="00C80238" w14:paraId="7442707A" w14:textId="77777777" w:rsidTr="52812329">
        <w:trPr>
          <w:trHeight w:val="340"/>
        </w:trPr>
        <w:tc>
          <w:tcPr>
            <w:tcW w:w="2515" w:type="dxa"/>
            <w:vMerge w:val="restart"/>
            <w:noWrap/>
            <w:vAlign w:val="center"/>
            <w:hideMark/>
          </w:tcPr>
          <w:p w14:paraId="385B0B49"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noWrap/>
            <w:vAlign w:val="center"/>
            <w:hideMark/>
          </w:tcPr>
          <w:p w14:paraId="17CCCB9C"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noWrap/>
            <w:vAlign w:val="center"/>
            <w:hideMark/>
          </w:tcPr>
          <w:p w14:paraId="2A2BFAD4" w14:textId="44D5B235" w:rsidR="005D4347" w:rsidRPr="002C6C11" w:rsidRDefault="005D4347" w:rsidP="00F85D44">
            <w:pPr>
              <w:jc w:val="both"/>
              <w:rPr>
                <w:rFonts w:ascii="Montserrat" w:hAnsi="Montserrat"/>
                <w:color w:val="auto"/>
                <w:sz w:val="18"/>
                <w:szCs w:val="18"/>
              </w:rPr>
            </w:pPr>
            <w:r w:rsidRPr="002C6C11">
              <w:rPr>
                <w:rFonts w:ascii="Montserrat" w:eastAsia="Times New Roman" w:hAnsi="Montserrat"/>
                <w:color w:val="auto"/>
                <w:sz w:val="18"/>
                <w:szCs w:val="18"/>
                <w:lang w:eastAsia="en-GB"/>
              </w:rPr>
              <w:t>Revision 2 of the foldable antenna to be implemented</w:t>
            </w:r>
          </w:p>
        </w:tc>
      </w:tr>
      <w:tr w:rsidR="008114EB" w:rsidRPr="00C80238" w14:paraId="23FCC38A" w14:textId="77777777" w:rsidTr="52812329">
        <w:trPr>
          <w:trHeight w:val="340"/>
        </w:trPr>
        <w:tc>
          <w:tcPr>
            <w:tcW w:w="2515" w:type="dxa"/>
            <w:vMerge/>
            <w:vAlign w:val="center"/>
            <w:hideMark/>
          </w:tcPr>
          <w:p w14:paraId="33E1F3E1" w14:textId="77777777" w:rsidR="005D4347" w:rsidRPr="002C6C11" w:rsidRDefault="005D4347" w:rsidP="00F85D44">
            <w:pPr>
              <w:rPr>
                <w:rFonts w:ascii="Montserrat" w:eastAsia="Times New Roman" w:hAnsi="Montserrat"/>
                <w:color w:val="auto"/>
                <w:sz w:val="18"/>
                <w:szCs w:val="18"/>
                <w:lang w:eastAsia="en-GB"/>
              </w:rPr>
            </w:pPr>
          </w:p>
        </w:tc>
        <w:tc>
          <w:tcPr>
            <w:tcW w:w="900" w:type="dxa"/>
            <w:noWrap/>
            <w:vAlign w:val="center"/>
            <w:hideMark/>
          </w:tcPr>
          <w:p w14:paraId="7E55C671"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noWrap/>
            <w:vAlign w:val="center"/>
            <w:hideMark/>
          </w:tcPr>
          <w:p w14:paraId="3BAAD6BC"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In lab validation of the implemented (Ver.1 and Ver.2)</w:t>
            </w:r>
          </w:p>
        </w:tc>
      </w:tr>
      <w:tr w:rsidR="008114EB" w:rsidRPr="00C80238" w14:paraId="35CEE6AA" w14:textId="77777777" w:rsidTr="52812329">
        <w:trPr>
          <w:trHeight w:val="400"/>
        </w:trPr>
        <w:tc>
          <w:tcPr>
            <w:tcW w:w="2515" w:type="dxa"/>
            <w:noWrap/>
            <w:vAlign w:val="center"/>
            <w:hideMark/>
          </w:tcPr>
          <w:p w14:paraId="32E6456C"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noWrap/>
            <w:vAlign w:val="center"/>
            <w:hideMark/>
          </w:tcPr>
          <w:p w14:paraId="4702143B" w14:textId="487E82D5"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Validate the performance of implemented antenna with GEO satellites for downlink and uplink. We will test the antenna in various conditions to test the SNR and data rate for RX and E</w:t>
            </w:r>
            <w:r w:rsidR="001E5841" w:rsidRPr="002C6C11">
              <w:rPr>
                <w:rFonts w:ascii="Montserrat" w:eastAsia="Times New Roman" w:hAnsi="Montserrat"/>
                <w:color w:val="auto"/>
                <w:sz w:val="18"/>
                <w:szCs w:val="18"/>
                <w:lang w:eastAsia="en-GB"/>
              </w:rPr>
              <w:t>ffective Isotropic Radiated Power (E</w:t>
            </w:r>
            <w:r w:rsidRPr="002C6C11">
              <w:rPr>
                <w:rFonts w:ascii="Montserrat" w:eastAsia="Times New Roman" w:hAnsi="Montserrat"/>
                <w:color w:val="auto"/>
                <w:sz w:val="18"/>
                <w:szCs w:val="18"/>
                <w:lang w:eastAsia="en-GB"/>
              </w:rPr>
              <w:t>IRP</w:t>
            </w:r>
            <w:r w:rsidR="001E5841" w:rsidRPr="002C6C11">
              <w:rPr>
                <w:rFonts w:ascii="Montserrat" w:eastAsia="Times New Roman" w:hAnsi="Montserrat"/>
                <w:color w:val="auto"/>
                <w:sz w:val="18"/>
                <w:szCs w:val="18"/>
                <w:lang w:eastAsia="en-GB"/>
              </w:rPr>
              <w:t>)</w:t>
            </w:r>
            <w:r w:rsidRPr="002C6C11">
              <w:rPr>
                <w:rFonts w:ascii="Montserrat" w:eastAsia="Times New Roman" w:hAnsi="Montserrat"/>
                <w:color w:val="auto"/>
                <w:sz w:val="18"/>
                <w:szCs w:val="18"/>
                <w:lang w:eastAsia="en-GB"/>
              </w:rPr>
              <w:t xml:space="preserve"> test for TX. Also, the steering and beamforming algorithm. </w:t>
            </w:r>
          </w:p>
        </w:tc>
      </w:tr>
      <w:tr w:rsidR="008114EB" w:rsidRPr="00C80238" w14:paraId="2235A9E5" w14:textId="77777777" w:rsidTr="52812329">
        <w:trPr>
          <w:trHeight w:val="340"/>
        </w:trPr>
        <w:tc>
          <w:tcPr>
            <w:tcW w:w="2515" w:type="dxa"/>
            <w:vMerge w:val="restart"/>
            <w:noWrap/>
            <w:vAlign w:val="center"/>
            <w:hideMark/>
          </w:tcPr>
          <w:p w14:paraId="5D73C952"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noWrap/>
            <w:vAlign w:val="center"/>
            <w:hideMark/>
          </w:tcPr>
          <w:p w14:paraId="3DFF2628"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noWrap/>
            <w:vAlign w:val="center"/>
            <w:hideMark/>
          </w:tcPr>
          <w:p w14:paraId="00679E6F" w14:textId="77777777" w:rsidR="005D4347" w:rsidRPr="00C80238" w:rsidRDefault="005D4347" w:rsidP="00F85D44">
            <w:pPr>
              <w:jc w:val="both"/>
              <w:rPr>
                <w:rFonts w:ascii="Montserrat" w:eastAsia="Times New Roman" w:hAnsi="Montserrat"/>
                <w:color w:val="auto"/>
                <w:sz w:val="18"/>
                <w:szCs w:val="18"/>
                <w:lang w:eastAsia="en-GB"/>
              </w:rPr>
            </w:pPr>
            <w:r w:rsidRPr="00C80238">
              <w:rPr>
                <w:rFonts w:ascii="Montserrat" w:eastAsia="Times New Roman" w:hAnsi="Montserrat"/>
                <w:color w:val="auto"/>
                <w:sz w:val="18"/>
                <w:szCs w:val="18"/>
                <w:lang w:eastAsia="en-GB"/>
              </w:rPr>
              <w:t xml:space="preserve">In field tests to validate the performance of receiver antenna </w:t>
            </w:r>
          </w:p>
        </w:tc>
      </w:tr>
      <w:tr w:rsidR="008114EB" w:rsidRPr="00C80238" w14:paraId="498E359F" w14:textId="77777777" w:rsidTr="52812329">
        <w:trPr>
          <w:trHeight w:val="340"/>
        </w:trPr>
        <w:tc>
          <w:tcPr>
            <w:tcW w:w="2515" w:type="dxa"/>
            <w:vMerge/>
            <w:vAlign w:val="center"/>
            <w:hideMark/>
          </w:tcPr>
          <w:p w14:paraId="7FC3780D" w14:textId="77777777" w:rsidR="005D4347" w:rsidRPr="002C6C11" w:rsidRDefault="005D4347" w:rsidP="00F85D44">
            <w:pPr>
              <w:rPr>
                <w:rFonts w:ascii="Montserrat" w:eastAsia="Times New Roman" w:hAnsi="Montserrat"/>
                <w:color w:val="auto"/>
                <w:sz w:val="18"/>
                <w:szCs w:val="18"/>
                <w:lang w:eastAsia="en-GB"/>
              </w:rPr>
            </w:pPr>
          </w:p>
        </w:tc>
        <w:tc>
          <w:tcPr>
            <w:tcW w:w="900" w:type="dxa"/>
            <w:noWrap/>
            <w:vAlign w:val="center"/>
            <w:hideMark/>
          </w:tcPr>
          <w:p w14:paraId="08E18C5A"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noWrap/>
            <w:vAlign w:val="center"/>
            <w:hideMark/>
          </w:tcPr>
          <w:p w14:paraId="4FD21576" w14:textId="77777777" w:rsidR="005D4347" w:rsidRPr="00C80238" w:rsidRDefault="005D4347" w:rsidP="00F85D44">
            <w:pPr>
              <w:jc w:val="both"/>
              <w:rPr>
                <w:rFonts w:ascii="Montserrat" w:eastAsia="Times New Roman" w:hAnsi="Montserrat"/>
                <w:color w:val="auto"/>
                <w:sz w:val="18"/>
                <w:szCs w:val="18"/>
                <w:lang w:eastAsia="en-GB"/>
              </w:rPr>
            </w:pPr>
            <w:r w:rsidRPr="00C80238">
              <w:rPr>
                <w:rFonts w:ascii="Montserrat" w:eastAsia="Times New Roman" w:hAnsi="Montserrat"/>
                <w:color w:val="auto"/>
                <w:sz w:val="18"/>
                <w:szCs w:val="18"/>
                <w:lang w:eastAsia="en-GB"/>
              </w:rPr>
              <w:t>In field tests to validate the performance of transmitter antenna</w:t>
            </w:r>
          </w:p>
        </w:tc>
      </w:tr>
      <w:tr w:rsidR="008114EB" w:rsidRPr="00C80238" w14:paraId="3F1E4460" w14:textId="77777777" w:rsidTr="52812329">
        <w:trPr>
          <w:trHeight w:val="340"/>
        </w:trPr>
        <w:tc>
          <w:tcPr>
            <w:tcW w:w="2515" w:type="dxa"/>
            <w:noWrap/>
            <w:vAlign w:val="center"/>
          </w:tcPr>
          <w:p w14:paraId="6FABE1DC"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noWrap/>
            <w:vAlign w:val="center"/>
          </w:tcPr>
          <w:p w14:paraId="3004B19B" w14:textId="3C884359"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Link budget parameters for downlink and uplink including the data rates, SNR and EIRP</w:t>
            </w:r>
            <w:r w:rsidR="500C238A" w:rsidRPr="002C6C11">
              <w:rPr>
                <w:rFonts w:ascii="Montserrat" w:eastAsia="Times New Roman" w:hAnsi="Montserrat"/>
                <w:color w:val="auto"/>
                <w:sz w:val="18"/>
                <w:szCs w:val="18"/>
                <w:lang w:eastAsia="en-GB"/>
              </w:rPr>
              <w:t xml:space="preserve"> SNR&gt;7dB,  Received return sig</w:t>
            </w:r>
            <w:r w:rsidR="3C082D93" w:rsidRPr="002C6C11">
              <w:rPr>
                <w:rFonts w:ascii="Montserrat" w:eastAsia="Times New Roman" w:hAnsi="Montserrat"/>
                <w:color w:val="auto"/>
                <w:sz w:val="18"/>
                <w:szCs w:val="18"/>
                <w:lang w:eastAsia="en-GB"/>
              </w:rPr>
              <w:t>nal at Gateway with SF:64 or 256</w:t>
            </w:r>
          </w:p>
        </w:tc>
      </w:tr>
      <w:tr w:rsidR="005D4347" w:rsidRPr="00C80238" w14:paraId="3584837B" w14:textId="77777777" w:rsidTr="52812329">
        <w:trPr>
          <w:trHeight w:val="340"/>
        </w:trPr>
        <w:tc>
          <w:tcPr>
            <w:tcW w:w="2515" w:type="dxa"/>
            <w:noWrap/>
            <w:vAlign w:val="center"/>
            <w:hideMark/>
          </w:tcPr>
          <w:p w14:paraId="0731F224"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noWrap/>
            <w:vAlign w:val="center"/>
            <w:hideMark/>
          </w:tcPr>
          <w:p w14:paraId="22230BB2" w14:textId="7C1DE1C2" w:rsidR="005D4347" w:rsidRPr="002C6C11" w:rsidRDefault="005D4347" w:rsidP="00D651E7">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r w:rsidR="43AD95DA" w:rsidRPr="002C6C11">
              <w:rPr>
                <w:rFonts w:ascii="Montserrat" w:eastAsia="Times New Roman" w:hAnsi="Montserrat"/>
                <w:color w:val="auto"/>
                <w:sz w:val="18"/>
                <w:szCs w:val="18"/>
                <w:lang w:eastAsia="en-GB"/>
              </w:rPr>
              <w:t xml:space="preserve">The forward link tests are done at MinWave location and also at EBU testbed in Geneva.  The SNR is measured 7.8-8dB. </w:t>
            </w:r>
            <w:r w:rsidR="689F5F7C" w:rsidRPr="002C6C11">
              <w:rPr>
                <w:rFonts w:ascii="Montserrat" w:eastAsia="Times New Roman" w:hAnsi="Montserrat"/>
                <w:color w:val="auto"/>
                <w:sz w:val="18"/>
                <w:szCs w:val="18"/>
                <w:lang w:eastAsia="en-GB"/>
              </w:rPr>
              <w:t xml:space="preserve"> Demodulation and video stram with various QPSK FECs. </w:t>
            </w:r>
            <w:r w:rsidRPr="002C6C11">
              <w:rPr>
                <w:rFonts w:ascii="Montserrat" w:hAnsi="Montserrat"/>
              </w:rPr>
              <w:br/>
            </w:r>
            <w:r w:rsidRPr="002C6C11">
              <w:rPr>
                <w:rFonts w:ascii="Montserrat" w:hAnsi="Montserrat"/>
              </w:rPr>
              <w:br/>
            </w:r>
            <w:r w:rsidR="43AD95DA" w:rsidRPr="002C6C11">
              <w:rPr>
                <w:rFonts w:ascii="Montserrat" w:eastAsia="Times New Roman" w:hAnsi="Montserrat"/>
                <w:color w:val="auto"/>
                <w:sz w:val="18"/>
                <w:szCs w:val="18"/>
                <w:lang w:eastAsia="en-GB"/>
              </w:rPr>
              <w:t>The or</w:t>
            </w:r>
            <w:r w:rsidR="54E50E3F" w:rsidRPr="002C6C11">
              <w:rPr>
                <w:rFonts w:ascii="Montserrat" w:eastAsia="Times New Roman" w:hAnsi="Montserrat"/>
                <w:color w:val="auto"/>
                <w:sz w:val="18"/>
                <w:szCs w:val="18"/>
                <w:lang w:eastAsia="en-GB"/>
              </w:rPr>
              <w:t>chestration tests are done at MBI for forward</w:t>
            </w:r>
            <w:r w:rsidR="00FE07C0">
              <w:rPr>
                <w:rFonts w:ascii="Montserrat" w:eastAsia="Times New Roman" w:hAnsi="Montserrat"/>
                <w:color w:val="auto"/>
                <w:sz w:val="18"/>
                <w:szCs w:val="18"/>
                <w:lang w:eastAsia="en-GB"/>
              </w:rPr>
              <w:t xml:space="preserve"> </w:t>
            </w:r>
            <w:r w:rsidR="54E50E3F" w:rsidRPr="002C6C11">
              <w:rPr>
                <w:rFonts w:ascii="Montserrat" w:eastAsia="Times New Roman" w:hAnsi="Montserrat"/>
                <w:color w:val="auto"/>
                <w:sz w:val="18"/>
                <w:szCs w:val="18"/>
                <w:lang w:eastAsia="en-GB"/>
              </w:rPr>
              <w:t>link, return</w:t>
            </w:r>
            <w:r w:rsidR="00FE07C0">
              <w:rPr>
                <w:rFonts w:ascii="Montserrat" w:eastAsia="Times New Roman" w:hAnsi="Montserrat"/>
                <w:color w:val="auto"/>
                <w:sz w:val="18"/>
                <w:szCs w:val="18"/>
                <w:lang w:eastAsia="en-GB"/>
              </w:rPr>
              <w:t xml:space="preserve"> </w:t>
            </w:r>
            <w:r w:rsidR="54E50E3F" w:rsidRPr="002C6C11">
              <w:rPr>
                <w:rFonts w:ascii="Montserrat" w:eastAsia="Times New Roman" w:hAnsi="Montserrat"/>
                <w:color w:val="auto"/>
                <w:sz w:val="18"/>
                <w:szCs w:val="18"/>
                <w:lang w:eastAsia="en-GB"/>
              </w:rPr>
              <w:t>link and we have me</w:t>
            </w:r>
            <w:r w:rsidR="64DCF960" w:rsidRPr="002C6C11">
              <w:rPr>
                <w:rFonts w:ascii="Montserrat" w:eastAsia="Times New Roman" w:hAnsi="Montserrat"/>
                <w:color w:val="auto"/>
                <w:sz w:val="18"/>
                <w:szCs w:val="18"/>
                <w:lang w:eastAsia="en-GB"/>
              </w:rPr>
              <w:t xml:space="preserve">asured </w:t>
            </w:r>
            <w:r w:rsidR="54E50E3F" w:rsidRPr="002C6C11">
              <w:rPr>
                <w:rFonts w:ascii="Montserrat" w:eastAsia="Times New Roman" w:hAnsi="Montserrat"/>
                <w:color w:val="auto"/>
                <w:sz w:val="18"/>
                <w:szCs w:val="18"/>
                <w:lang w:eastAsia="en-GB"/>
              </w:rPr>
              <w:t xml:space="preserve">end to end </w:t>
            </w:r>
            <w:r w:rsidR="0F02101F" w:rsidRPr="002C6C11">
              <w:rPr>
                <w:rFonts w:ascii="Montserrat" w:eastAsia="Times New Roman" w:hAnsi="Montserrat"/>
                <w:color w:val="auto"/>
                <w:sz w:val="18"/>
                <w:szCs w:val="18"/>
                <w:lang w:eastAsia="en-GB"/>
              </w:rPr>
              <w:t xml:space="preserve">parameters. </w:t>
            </w:r>
            <w:r w:rsidR="1AF06C07" w:rsidRPr="002C6C11">
              <w:rPr>
                <w:rFonts w:ascii="Montserrat" w:eastAsia="Times New Roman" w:hAnsi="Montserrat"/>
                <w:color w:val="auto"/>
                <w:sz w:val="18"/>
                <w:szCs w:val="18"/>
                <w:lang w:eastAsia="en-GB"/>
              </w:rPr>
              <w:t xml:space="preserve">REST API, switching of the gateway and autopointing functionalities are successful. </w:t>
            </w:r>
            <w:r w:rsidRPr="002C6C11">
              <w:rPr>
                <w:rFonts w:ascii="Montserrat" w:hAnsi="Montserrat"/>
              </w:rPr>
              <w:br/>
            </w:r>
            <w:r w:rsidRPr="002C6C11">
              <w:rPr>
                <w:rFonts w:ascii="Montserrat" w:hAnsi="Montserrat"/>
              </w:rPr>
              <w:br/>
            </w:r>
            <w:r w:rsidR="71C6B85F" w:rsidRPr="002C6C11">
              <w:rPr>
                <w:rFonts w:ascii="Montserrat" w:eastAsia="Times New Roman" w:hAnsi="Montserrat"/>
                <w:color w:val="auto"/>
                <w:sz w:val="18"/>
                <w:szCs w:val="18"/>
                <w:lang w:eastAsia="en-GB"/>
              </w:rPr>
              <w:t>The return link tests are done at Lausanne, Geneva and Pis</w:t>
            </w:r>
            <w:r w:rsidR="00FE07C0">
              <w:rPr>
                <w:rFonts w:ascii="Montserrat" w:eastAsia="Times New Roman" w:hAnsi="Montserrat"/>
                <w:color w:val="auto"/>
                <w:sz w:val="18"/>
                <w:szCs w:val="18"/>
                <w:lang w:eastAsia="en-GB"/>
              </w:rPr>
              <w:t>a</w:t>
            </w:r>
            <w:r w:rsidR="71C6B85F" w:rsidRPr="002C6C11">
              <w:rPr>
                <w:rFonts w:ascii="Montserrat" w:eastAsia="Times New Roman" w:hAnsi="Montserrat"/>
                <w:color w:val="auto"/>
                <w:sz w:val="18"/>
                <w:szCs w:val="18"/>
                <w:lang w:eastAsia="en-GB"/>
              </w:rPr>
              <w:t xml:space="preserve"> with Lower SNR =3-4dB.</w:t>
            </w:r>
          </w:p>
        </w:tc>
      </w:tr>
    </w:tbl>
    <w:p w14:paraId="37B4DB07" w14:textId="77777777" w:rsidR="005D4347" w:rsidRPr="002C6C11" w:rsidRDefault="005D4347" w:rsidP="00F85D44">
      <w:pPr>
        <w:jc w:val="both"/>
        <w:rPr>
          <w:rFonts w:ascii="Montserrat" w:hAnsi="Montserrat"/>
          <w:color w:val="auto"/>
          <w:sz w:val="18"/>
          <w:szCs w:val="18"/>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900"/>
        <w:gridCol w:w="5670"/>
      </w:tblGrid>
      <w:tr w:rsidR="008114EB" w:rsidRPr="00C80238" w14:paraId="265729A6" w14:textId="77777777" w:rsidTr="52812329">
        <w:trPr>
          <w:trHeight w:val="400"/>
        </w:trPr>
        <w:tc>
          <w:tcPr>
            <w:tcW w:w="9085" w:type="dxa"/>
            <w:gridSpan w:val="3"/>
            <w:shd w:val="clear" w:color="auto" w:fill="A6C9EC"/>
            <w:noWrap/>
            <w:vAlign w:val="center"/>
            <w:hideMark/>
          </w:tcPr>
          <w:p w14:paraId="3043711D" w14:textId="77777777" w:rsidR="005D4347" w:rsidRPr="002C6C11" w:rsidRDefault="005D4347"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2</w:t>
            </w:r>
          </w:p>
        </w:tc>
      </w:tr>
      <w:tr w:rsidR="008114EB" w:rsidRPr="00C80238" w14:paraId="3F119DC0" w14:textId="77777777" w:rsidTr="52812329">
        <w:trPr>
          <w:trHeight w:val="340"/>
        </w:trPr>
        <w:tc>
          <w:tcPr>
            <w:tcW w:w="2515" w:type="dxa"/>
            <w:noWrap/>
            <w:vAlign w:val="center"/>
            <w:hideMark/>
          </w:tcPr>
          <w:p w14:paraId="78E57D0C"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noWrap/>
            <w:vAlign w:val="center"/>
            <w:hideMark/>
          </w:tcPr>
          <w:p w14:paraId="16FB3AF6"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Conformance tests of foldable reflector antenna (nomadic)</w:t>
            </w:r>
          </w:p>
        </w:tc>
      </w:tr>
      <w:tr w:rsidR="008114EB" w:rsidRPr="00C80238" w14:paraId="5080DC08" w14:textId="77777777" w:rsidTr="52812329">
        <w:trPr>
          <w:trHeight w:val="340"/>
        </w:trPr>
        <w:tc>
          <w:tcPr>
            <w:tcW w:w="2515" w:type="dxa"/>
            <w:noWrap/>
            <w:vAlign w:val="center"/>
            <w:hideMark/>
          </w:tcPr>
          <w:p w14:paraId="21DD92F0"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noWrap/>
            <w:vAlign w:val="center"/>
            <w:hideMark/>
          </w:tcPr>
          <w:p w14:paraId="4C5ABFE7"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MinWave</w:t>
            </w:r>
          </w:p>
        </w:tc>
      </w:tr>
      <w:tr w:rsidR="008114EB" w:rsidRPr="00C80238" w14:paraId="0B7F022C" w14:textId="77777777" w:rsidTr="52812329">
        <w:trPr>
          <w:trHeight w:val="340"/>
        </w:trPr>
        <w:tc>
          <w:tcPr>
            <w:tcW w:w="2515" w:type="dxa"/>
            <w:vMerge w:val="restart"/>
            <w:noWrap/>
            <w:vAlign w:val="center"/>
            <w:hideMark/>
          </w:tcPr>
          <w:p w14:paraId="7A85F3F2"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noWrap/>
            <w:vAlign w:val="center"/>
            <w:hideMark/>
          </w:tcPr>
          <w:p w14:paraId="7FEC9155"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noWrap/>
            <w:vAlign w:val="center"/>
            <w:hideMark/>
          </w:tcPr>
          <w:p w14:paraId="319064FD"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In house validation of the antenna </w:t>
            </w:r>
          </w:p>
        </w:tc>
      </w:tr>
      <w:tr w:rsidR="008114EB" w:rsidRPr="00C80238" w14:paraId="08B2A82E" w14:textId="77777777" w:rsidTr="52812329">
        <w:trPr>
          <w:trHeight w:val="340"/>
        </w:trPr>
        <w:tc>
          <w:tcPr>
            <w:tcW w:w="2515" w:type="dxa"/>
            <w:vMerge/>
            <w:vAlign w:val="center"/>
            <w:hideMark/>
          </w:tcPr>
          <w:p w14:paraId="228317AB" w14:textId="77777777" w:rsidR="005D4347" w:rsidRPr="002C6C11" w:rsidRDefault="005D4347" w:rsidP="00F85D44">
            <w:pPr>
              <w:rPr>
                <w:rFonts w:ascii="Montserrat" w:eastAsia="Times New Roman" w:hAnsi="Montserrat"/>
                <w:color w:val="auto"/>
                <w:sz w:val="18"/>
                <w:szCs w:val="18"/>
                <w:lang w:eastAsia="en-GB"/>
              </w:rPr>
            </w:pPr>
          </w:p>
        </w:tc>
        <w:tc>
          <w:tcPr>
            <w:tcW w:w="900" w:type="dxa"/>
            <w:noWrap/>
            <w:vAlign w:val="center"/>
            <w:hideMark/>
          </w:tcPr>
          <w:p w14:paraId="1A2FD21E"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noWrap/>
            <w:vAlign w:val="center"/>
            <w:hideMark/>
          </w:tcPr>
          <w:p w14:paraId="379C77F4" w14:textId="77777777" w:rsidR="005D4347" w:rsidRPr="002C6C11" w:rsidRDefault="005D4347" w:rsidP="00F85D44">
            <w:pPr>
              <w:jc w:val="both"/>
              <w:rPr>
                <w:rFonts w:ascii="Montserrat" w:hAnsi="Montserrat"/>
                <w:color w:val="auto"/>
                <w:sz w:val="18"/>
                <w:szCs w:val="18"/>
              </w:rPr>
            </w:pPr>
            <w:r w:rsidRPr="002C6C11">
              <w:rPr>
                <w:rFonts w:ascii="Montserrat" w:eastAsia="Times New Roman" w:hAnsi="Montserrat"/>
                <w:color w:val="auto"/>
                <w:sz w:val="18"/>
                <w:szCs w:val="18"/>
                <w:lang w:eastAsia="en-GB"/>
              </w:rPr>
              <w:t xml:space="preserve">In third party test facilities </w:t>
            </w:r>
          </w:p>
        </w:tc>
      </w:tr>
      <w:tr w:rsidR="008114EB" w:rsidRPr="00C80238" w14:paraId="320ED64E" w14:textId="77777777" w:rsidTr="52812329">
        <w:trPr>
          <w:trHeight w:val="400"/>
        </w:trPr>
        <w:tc>
          <w:tcPr>
            <w:tcW w:w="2515" w:type="dxa"/>
            <w:noWrap/>
            <w:vAlign w:val="center"/>
            <w:hideMark/>
          </w:tcPr>
          <w:p w14:paraId="48EAACB3"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noWrap/>
            <w:vAlign w:val="center"/>
            <w:hideMark/>
          </w:tcPr>
          <w:p w14:paraId="6DF02D82" w14:textId="77777777" w:rsidR="005D4347" w:rsidRPr="00C80238" w:rsidRDefault="005D4347" w:rsidP="00F85D44">
            <w:pPr>
              <w:jc w:val="both"/>
              <w:rPr>
                <w:rFonts w:ascii="Montserrat" w:eastAsia="Times New Roman" w:hAnsi="Montserrat"/>
                <w:color w:val="auto"/>
                <w:sz w:val="18"/>
                <w:szCs w:val="18"/>
                <w:lang w:eastAsia="en-GB"/>
              </w:rPr>
            </w:pPr>
            <w:r w:rsidRPr="00C80238">
              <w:rPr>
                <w:rFonts w:ascii="Montserrat" w:eastAsia="Times New Roman" w:hAnsi="Montserrat"/>
                <w:color w:val="auto"/>
                <w:sz w:val="18"/>
                <w:szCs w:val="18"/>
                <w:lang w:eastAsia="en-GB"/>
              </w:rPr>
              <w:t>Qualify the foldable reflector antenna according to the required standards. The standard outlines essential requirements to ensure that terminal does not cause harmful interference and operates efficiently within the allocated frequency bands</w:t>
            </w:r>
          </w:p>
        </w:tc>
      </w:tr>
      <w:tr w:rsidR="008114EB" w:rsidRPr="00C80238" w14:paraId="3062C68C" w14:textId="77777777" w:rsidTr="52812329">
        <w:trPr>
          <w:trHeight w:val="400"/>
        </w:trPr>
        <w:tc>
          <w:tcPr>
            <w:tcW w:w="2515" w:type="dxa"/>
            <w:vMerge w:val="restart"/>
            <w:noWrap/>
            <w:vAlign w:val="center"/>
            <w:hideMark/>
          </w:tcPr>
          <w:p w14:paraId="7E402E65"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noWrap/>
            <w:vAlign w:val="center"/>
            <w:hideMark/>
          </w:tcPr>
          <w:p w14:paraId="7F40E481"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noWrap/>
            <w:vAlign w:val="center"/>
            <w:hideMark/>
          </w:tcPr>
          <w:p w14:paraId="778B26F7"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Implement test setup for validation of the antenna following conformance standard procedures with in-house anechoic chamber</w:t>
            </w:r>
          </w:p>
        </w:tc>
      </w:tr>
      <w:tr w:rsidR="008114EB" w:rsidRPr="00C80238" w14:paraId="14A54BF0" w14:textId="77777777" w:rsidTr="52812329">
        <w:trPr>
          <w:trHeight w:val="400"/>
        </w:trPr>
        <w:tc>
          <w:tcPr>
            <w:tcW w:w="2515" w:type="dxa"/>
            <w:vMerge/>
            <w:noWrap/>
            <w:vAlign w:val="center"/>
          </w:tcPr>
          <w:p w14:paraId="5867A33A" w14:textId="77777777" w:rsidR="005D4347" w:rsidRPr="002C6C11" w:rsidRDefault="005D4347" w:rsidP="00F85D44">
            <w:pPr>
              <w:rPr>
                <w:rFonts w:ascii="Montserrat" w:eastAsia="Times New Roman" w:hAnsi="Montserrat"/>
                <w:color w:val="auto"/>
                <w:sz w:val="18"/>
                <w:szCs w:val="18"/>
                <w:lang w:eastAsia="en-GB"/>
              </w:rPr>
            </w:pPr>
          </w:p>
        </w:tc>
        <w:tc>
          <w:tcPr>
            <w:tcW w:w="900" w:type="dxa"/>
            <w:noWrap/>
            <w:vAlign w:val="center"/>
          </w:tcPr>
          <w:p w14:paraId="1AEDD505"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noWrap/>
            <w:vAlign w:val="center"/>
          </w:tcPr>
          <w:p w14:paraId="3111D857"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Validate the antenna in a certified chamber</w:t>
            </w:r>
          </w:p>
        </w:tc>
      </w:tr>
      <w:tr w:rsidR="008114EB" w:rsidRPr="00C80238" w14:paraId="7E50AF62" w14:textId="77777777" w:rsidTr="52812329">
        <w:trPr>
          <w:trHeight w:val="400"/>
        </w:trPr>
        <w:tc>
          <w:tcPr>
            <w:tcW w:w="2515" w:type="dxa"/>
            <w:vMerge/>
            <w:vAlign w:val="center"/>
            <w:hideMark/>
          </w:tcPr>
          <w:p w14:paraId="245EF0DC" w14:textId="77777777" w:rsidR="005D4347" w:rsidRPr="002C6C11" w:rsidRDefault="005D4347" w:rsidP="00F85D44">
            <w:pPr>
              <w:rPr>
                <w:rFonts w:ascii="Montserrat" w:eastAsia="Times New Roman" w:hAnsi="Montserrat"/>
                <w:color w:val="auto"/>
                <w:sz w:val="18"/>
                <w:szCs w:val="18"/>
                <w:lang w:eastAsia="en-GB"/>
              </w:rPr>
            </w:pPr>
          </w:p>
        </w:tc>
        <w:tc>
          <w:tcPr>
            <w:tcW w:w="900" w:type="dxa"/>
            <w:noWrap/>
            <w:vAlign w:val="center"/>
            <w:hideMark/>
          </w:tcPr>
          <w:p w14:paraId="694AE403"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S3:</w:t>
            </w:r>
          </w:p>
        </w:tc>
        <w:tc>
          <w:tcPr>
            <w:tcW w:w="5670" w:type="dxa"/>
            <w:noWrap/>
            <w:vAlign w:val="center"/>
            <w:hideMark/>
          </w:tcPr>
          <w:p w14:paraId="791A3ADA"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Procedures to verify compliance with technical specifications</w:t>
            </w:r>
          </w:p>
        </w:tc>
      </w:tr>
      <w:tr w:rsidR="008114EB" w:rsidRPr="00C80238" w14:paraId="5C0EE89F" w14:textId="77777777" w:rsidTr="52812329">
        <w:trPr>
          <w:trHeight w:val="340"/>
        </w:trPr>
        <w:tc>
          <w:tcPr>
            <w:tcW w:w="2515" w:type="dxa"/>
            <w:noWrap/>
            <w:vAlign w:val="center"/>
          </w:tcPr>
          <w:p w14:paraId="78653BE8"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noWrap/>
            <w:vAlign w:val="center"/>
          </w:tcPr>
          <w:p w14:paraId="2337E1F2" w14:textId="032F1254" w:rsidR="005D4347" w:rsidRPr="002C6C11" w:rsidRDefault="005D4347" w:rsidP="7347DE38">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Conformance certificate from certified authority</w:t>
            </w:r>
            <w:r w:rsidR="15B6D990" w:rsidRPr="002C6C11">
              <w:rPr>
                <w:rFonts w:ascii="Montserrat" w:eastAsia="Times New Roman" w:hAnsi="Montserrat"/>
                <w:color w:val="auto"/>
                <w:sz w:val="18"/>
                <w:szCs w:val="18"/>
                <w:lang w:eastAsia="en-GB"/>
              </w:rPr>
              <w:t xml:space="preserve">, </w:t>
            </w:r>
          </w:p>
          <w:p w14:paraId="719CF770" w14:textId="4513BD37" w:rsidR="005D4347" w:rsidRPr="002C6C11" w:rsidRDefault="005D4347" w:rsidP="7347DE38">
            <w:pPr>
              <w:jc w:val="both"/>
              <w:rPr>
                <w:rFonts w:ascii="Montserrat" w:eastAsia="Times New Roman" w:hAnsi="Montserrat"/>
                <w:color w:val="auto"/>
                <w:sz w:val="18"/>
                <w:szCs w:val="18"/>
                <w:lang w:eastAsia="en-GB"/>
              </w:rPr>
            </w:pPr>
          </w:p>
          <w:p w14:paraId="3023063A" w14:textId="38ACE1A3" w:rsidR="005D4347" w:rsidRPr="002C6C11" w:rsidRDefault="15B6D990" w:rsidP="7347DE38">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Pattern Mask, EIRP &lt;37dBW</w:t>
            </w:r>
          </w:p>
          <w:p w14:paraId="5EB8367B" w14:textId="36E44EAF" w:rsidR="005D4347" w:rsidRPr="002C6C11" w:rsidRDefault="005D4347" w:rsidP="00F85D44">
            <w:pPr>
              <w:jc w:val="both"/>
              <w:rPr>
                <w:rFonts w:ascii="Montserrat" w:eastAsia="Times New Roman" w:hAnsi="Montserrat"/>
                <w:color w:val="auto"/>
                <w:sz w:val="18"/>
                <w:szCs w:val="18"/>
                <w:lang w:eastAsia="en-GB"/>
              </w:rPr>
            </w:pPr>
          </w:p>
        </w:tc>
      </w:tr>
      <w:tr w:rsidR="005D4347" w:rsidRPr="00C80238" w14:paraId="6B5B31E4" w14:textId="77777777" w:rsidTr="52812329">
        <w:trPr>
          <w:trHeight w:val="340"/>
        </w:trPr>
        <w:tc>
          <w:tcPr>
            <w:tcW w:w="2515" w:type="dxa"/>
            <w:noWrap/>
            <w:vAlign w:val="center"/>
            <w:hideMark/>
          </w:tcPr>
          <w:p w14:paraId="42FEF0BB"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noWrap/>
            <w:vAlign w:val="center"/>
            <w:hideMark/>
          </w:tcPr>
          <w:p w14:paraId="49660F06" w14:textId="391F5D32" w:rsidR="005D4347" w:rsidRPr="002C6C11" w:rsidRDefault="021DD13A"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EIRP is acceptable for eutelsat evaluation team</w:t>
            </w:r>
          </w:p>
        </w:tc>
      </w:tr>
    </w:tbl>
    <w:p w14:paraId="2495FA6E" w14:textId="77777777" w:rsidR="005D4347" w:rsidRPr="002C6C11" w:rsidRDefault="005D4347" w:rsidP="00F85D44">
      <w:pPr>
        <w:pStyle w:val="ParagraphText"/>
      </w:pPr>
    </w:p>
    <w:p w14:paraId="28B51884" w14:textId="20DCC9BB" w:rsidR="005D4347" w:rsidRPr="002C6C11" w:rsidRDefault="005D4347" w:rsidP="00570F75">
      <w:pPr>
        <w:pStyle w:val="Heading4"/>
        <w:numPr>
          <w:ilvl w:val="0"/>
          <w:numId w:val="0"/>
        </w:numPr>
        <w:spacing w:before="0" w:after="120"/>
        <w:rPr>
          <w:b/>
          <w:color w:val="auto"/>
        </w:rPr>
      </w:pPr>
      <w:r w:rsidRPr="002C6C11">
        <w:rPr>
          <w:b/>
          <w:color w:val="auto"/>
        </w:rPr>
        <w:t>MBI - WP3.2.2</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900"/>
        <w:gridCol w:w="5670"/>
      </w:tblGrid>
      <w:tr w:rsidR="008114EB" w:rsidRPr="00C80238" w14:paraId="71F6413D" w14:textId="77777777" w:rsidTr="52812329">
        <w:trPr>
          <w:trHeight w:val="400"/>
        </w:trPr>
        <w:tc>
          <w:tcPr>
            <w:tcW w:w="9085" w:type="dxa"/>
            <w:gridSpan w:val="3"/>
            <w:shd w:val="clear" w:color="auto" w:fill="A6C9EC"/>
            <w:noWrap/>
            <w:vAlign w:val="center"/>
            <w:hideMark/>
          </w:tcPr>
          <w:p w14:paraId="5D49C422" w14:textId="77777777" w:rsidR="005D4347" w:rsidRPr="002C6C11" w:rsidRDefault="005D4347"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w:t>
            </w:r>
          </w:p>
        </w:tc>
      </w:tr>
      <w:tr w:rsidR="008114EB" w:rsidRPr="00C80238" w14:paraId="4AD53BA0" w14:textId="77777777" w:rsidTr="52812329">
        <w:trPr>
          <w:trHeight w:val="340"/>
        </w:trPr>
        <w:tc>
          <w:tcPr>
            <w:tcW w:w="2515" w:type="dxa"/>
            <w:noWrap/>
            <w:vAlign w:val="center"/>
            <w:hideMark/>
          </w:tcPr>
          <w:p w14:paraId="0F31A8CA"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noWrap/>
            <w:vAlign w:val="center"/>
            <w:hideMark/>
          </w:tcPr>
          <w:p w14:paraId="7F2508F3"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Detection of far-edge updated location</w:t>
            </w:r>
          </w:p>
        </w:tc>
      </w:tr>
      <w:tr w:rsidR="008114EB" w:rsidRPr="00C80238" w14:paraId="22CA3618" w14:textId="77777777" w:rsidTr="52812329">
        <w:trPr>
          <w:trHeight w:val="340"/>
        </w:trPr>
        <w:tc>
          <w:tcPr>
            <w:tcW w:w="2515" w:type="dxa"/>
            <w:noWrap/>
            <w:vAlign w:val="center"/>
            <w:hideMark/>
          </w:tcPr>
          <w:p w14:paraId="715D51F2"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noWrap/>
            <w:vAlign w:val="center"/>
            <w:hideMark/>
          </w:tcPr>
          <w:p w14:paraId="241DB58A"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MBI</w:t>
            </w:r>
          </w:p>
        </w:tc>
      </w:tr>
      <w:tr w:rsidR="008114EB" w:rsidRPr="00C80238" w14:paraId="58220FFF" w14:textId="77777777" w:rsidTr="52812329">
        <w:trPr>
          <w:trHeight w:val="340"/>
        </w:trPr>
        <w:tc>
          <w:tcPr>
            <w:tcW w:w="2515" w:type="dxa"/>
            <w:vMerge w:val="restart"/>
            <w:noWrap/>
            <w:vAlign w:val="center"/>
            <w:hideMark/>
          </w:tcPr>
          <w:p w14:paraId="4289EAB8"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noWrap/>
            <w:vAlign w:val="center"/>
            <w:hideMark/>
          </w:tcPr>
          <w:p w14:paraId="3FFE70EE"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noWrap/>
            <w:vAlign w:val="center"/>
            <w:hideMark/>
          </w:tcPr>
          <w:p w14:paraId="1F3F3D5E"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Satellite terminal including foldable reflector antenna is fully operational</w:t>
            </w:r>
          </w:p>
        </w:tc>
      </w:tr>
      <w:tr w:rsidR="008114EB" w:rsidRPr="00C80238" w14:paraId="06F38BF9" w14:textId="77777777" w:rsidTr="52812329">
        <w:trPr>
          <w:trHeight w:val="340"/>
        </w:trPr>
        <w:tc>
          <w:tcPr>
            <w:tcW w:w="2515" w:type="dxa"/>
            <w:vMerge/>
            <w:vAlign w:val="center"/>
            <w:hideMark/>
          </w:tcPr>
          <w:p w14:paraId="2DCC831A" w14:textId="77777777" w:rsidR="005D4347" w:rsidRPr="002C6C11" w:rsidRDefault="005D4347" w:rsidP="00F85D44">
            <w:pPr>
              <w:rPr>
                <w:rFonts w:ascii="Montserrat" w:eastAsia="Times New Roman" w:hAnsi="Montserrat"/>
                <w:color w:val="auto"/>
                <w:sz w:val="18"/>
                <w:szCs w:val="18"/>
                <w:lang w:eastAsia="en-GB"/>
              </w:rPr>
            </w:pPr>
          </w:p>
        </w:tc>
        <w:tc>
          <w:tcPr>
            <w:tcW w:w="900" w:type="dxa"/>
            <w:noWrap/>
            <w:vAlign w:val="center"/>
            <w:hideMark/>
          </w:tcPr>
          <w:p w14:paraId="19CE51A4"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noWrap/>
            <w:vAlign w:val="center"/>
            <w:hideMark/>
          </w:tcPr>
          <w:p w14:paraId="1B1EC836"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Bidirectional satellite connectivity is up and running</w:t>
            </w:r>
          </w:p>
        </w:tc>
      </w:tr>
      <w:tr w:rsidR="008114EB" w:rsidRPr="00C80238" w14:paraId="6E993E63" w14:textId="77777777" w:rsidTr="52812329">
        <w:trPr>
          <w:trHeight w:val="400"/>
        </w:trPr>
        <w:tc>
          <w:tcPr>
            <w:tcW w:w="2515" w:type="dxa"/>
            <w:noWrap/>
            <w:vAlign w:val="center"/>
            <w:hideMark/>
          </w:tcPr>
          <w:p w14:paraId="484D8674"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noWrap/>
            <w:vAlign w:val="center"/>
            <w:hideMark/>
          </w:tcPr>
          <w:p w14:paraId="612BF66B"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Verify that, once geographically relocated, the far edge provides the near edge with the updated set of coordinates describing its new position. The HUB provides to the monitoring platform, upon request, the updated set of coordinates</w:t>
            </w:r>
          </w:p>
        </w:tc>
      </w:tr>
      <w:tr w:rsidR="008114EB" w:rsidRPr="00C80238" w14:paraId="3707B2BD" w14:textId="77777777" w:rsidTr="52812329">
        <w:trPr>
          <w:trHeight w:val="400"/>
        </w:trPr>
        <w:tc>
          <w:tcPr>
            <w:tcW w:w="2515" w:type="dxa"/>
            <w:vMerge w:val="restart"/>
            <w:noWrap/>
            <w:vAlign w:val="center"/>
            <w:hideMark/>
          </w:tcPr>
          <w:p w14:paraId="07FB3BCD"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noWrap/>
            <w:vAlign w:val="center"/>
            <w:hideMark/>
          </w:tcPr>
          <w:p w14:paraId="4C31E73C"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noWrap/>
            <w:vAlign w:val="center"/>
            <w:hideMark/>
          </w:tcPr>
          <w:p w14:paraId="3180D8BE"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 new geographic location of the far edge is emulated according to a nomadic behaviour</w:t>
            </w:r>
          </w:p>
        </w:tc>
      </w:tr>
      <w:tr w:rsidR="008114EB" w:rsidRPr="00C80238" w14:paraId="5C20F34E" w14:textId="77777777" w:rsidTr="52812329">
        <w:trPr>
          <w:trHeight w:val="400"/>
        </w:trPr>
        <w:tc>
          <w:tcPr>
            <w:tcW w:w="2515" w:type="dxa"/>
            <w:vMerge/>
            <w:vAlign w:val="center"/>
            <w:hideMark/>
          </w:tcPr>
          <w:p w14:paraId="3D60BB9A" w14:textId="77777777" w:rsidR="005D4347" w:rsidRPr="002C6C11" w:rsidRDefault="005D4347" w:rsidP="00F85D44">
            <w:pPr>
              <w:rPr>
                <w:rFonts w:ascii="Montserrat" w:eastAsia="Times New Roman" w:hAnsi="Montserrat"/>
                <w:color w:val="auto"/>
                <w:sz w:val="18"/>
                <w:szCs w:val="18"/>
                <w:lang w:eastAsia="en-GB"/>
              </w:rPr>
            </w:pPr>
          </w:p>
        </w:tc>
        <w:tc>
          <w:tcPr>
            <w:tcW w:w="900" w:type="dxa"/>
            <w:noWrap/>
            <w:vAlign w:val="center"/>
            <w:hideMark/>
          </w:tcPr>
          <w:p w14:paraId="4309CC9A"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noWrap/>
            <w:vAlign w:val="center"/>
            <w:hideMark/>
          </w:tcPr>
          <w:p w14:paraId="69FAF8A0"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far edge provides the near edge with the updated set of coordinates describing its new position</w:t>
            </w:r>
          </w:p>
        </w:tc>
      </w:tr>
      <w:tr w:rsidR="008114EB" w:rsidRPr="00C80238" w14:paraId="421AA662" w14:textId="77777777" w:rsidTr="52812329">
        <w:trPr>
          <w:trHeight w:val="400"/>
        </w:trPr>
        <w:tc>
          <w:tcPr>
            <w:tcW w:w="2515" w:type="dxa"/>
            <w:vMerge/>
            <w:vAlign w:val="center"/>
          </w:tcPr>
          <w:p w14:paraId="7722E7BA" w14:textId="77777777" w:rsidR="005D4347" w:rsidRPr="002C6C11" w:rsidRDefault="005D4347" w:rsidP="00F85D44">
            <w:pPr>
              <w:rPr>
                <w:rFonts w:ascii="Montserrat" w:eastAsia="Times New Roman" w:hAnsi="Montserrat"/>
                <w:color w:val="auto"/>
                <w:sz w:val="18"/>
                <w:szCs w:val="18"/>
                <w:lang w:eastAsia="en-GB"/>
              </w:rPr>
            </w:pPr>
          </w:p>
        </w:tc>
        <w:tc>
          <w:tcPr>
            <w:tcW w:w="900" w:type="dxa"/>
            <w:noWrap/>
            <w:vAlign w:val="center"/>
          </w:tcPr>
          <w:p w14:paraId="1120B618"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S3:</w:t>
            </w:r>
          </w:p>
        </w:tc>
        <w:tc>
          <w:tcPr>
            <w:tcW w:w="5670" w:type="dxa"/>
            <w:noWrap/>
            <w:vAlign w:val="center"/>
          </w:tcPr>
          <w:p w14:paraId="2EF6835F"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satellite HUB provides to the monitoring platform the updated set of coordinates</w:t>
            </w:r>
          </w:p>
        </w:tc>
      </w:tr>
      <w:tr w:rsidR="008114EB" w:rsidRPr="00C80238" w14:paraId="5E95CB80" w14:textId="77777777" w:rsidTr="52812329">
        <w:trPr>
          <w:trHeight w:val="340"/>
        </w:trPr>
        <w:tc>
          <w:tcPr>
            <w:tcW w:w="2515" w:type="dxa"/>
            <w:noWrap/>
            <w:vAlign w:val="center"/>
          </w:tcPr>
          <w:p w14:paraId="136DD366"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noWrap/>
            <w:vAlign w:val="center"/>
          </w:tcPr>
          <w:p w14:paraId="7753A2B4" w14:textId="12AD4169"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Bidirectional satellite connectivity, signal-to-noise ratio</w:t>
            </w:r>
            <w:r w:rsidR="1842898C" w:rsidRPr="002C6C11">
              <w:rPr>
                <w:rFonts w:ascii="Montserrat" w:eastAsia="Times New Roman" w:hAnsi="Montserrat"/>
                <w:color w:val="auto"/>
                <w:sz w:val="18"/>
                <w:szCs w:val="18"/>
                <w:lang w:eastAsia="en-GB"/>
              </w:rPr>
              <w:t xml:space="preserve"> ratio &gt;-2dB on the fwd link before switching on the new beam (required minimum for reception of QPSK ¼ signalling)</w:t>
            </w:r>
          </w:p>
        </w:tc>
      </w:tr>
      <w:tr w:rsidR="005D4347" w:rsidRPr="00C80238" w14:paraId="4CC5B18F" w14:textId="77777777" w:rsidTr="52812329">
        <w:trPr>
          <w:trHeight w:val="340"/>
        </w:trPr>
        <w:tc>
          <w:tcPr>
            <w:tcW w:w="2515" w:type="dxa"/>
            <w:noWrap/>
            <w:vAlign w:val="center"/>
            <w:hideMark/>
          </w:tcPr>
          <w:p w14:paraId="33ACCDEF"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noWrap/>
            <w:vAlign w:val="center"/>
            <w:hideMark/>
          </w:tcPr>
          <w:p w14:paraId="07651AE7" w14:textId="5F394574" w:rsidR="005D4347" w:rsidRPr="00C80238" w:rsidRDefault="00303A1E" w:rsidP="52812329">
            <w:pPr>
              <w:jc w:val="both"/>
              <w:rPr>
                <w:rFonts w:ascii="Montserrat" w:eastAsia="Times New Roman" w:hAnsi="Montserrat"/>
                <w:color w:val="auto"/>
                <w:sz w:val="18"/>
                <w:szCs w:val="18"/>
                <w:lang w:eastAsia="en-GB"/>
              </w:rPr>
            </w:pPr>
            <w:r w:rsidRPr="00CB317A">
              <w:rPr>
                <w:rFonts w:ascii="Montserrat" w:eastAsia="Times New Roman" w:hAnsi="Montserrat"/>
                <w:color w:val="auto"/>
                <w:sz w:val="18"/>
                <w:szCs w:val="18"/>
                <w:lang w:eastAsia="en-GB"/>
              </w:rPr>
              <w:t>Preliminary test confirm successful logon of the nomadic terminal on the STARFISH Platform (both lab and real satellite link).</w:t>
            </w:r>
          </w:p>
        </w:tc>
      </w:tr>
    </w:tbl>
    <w:p w14:paraId="5739AA24" w14:textId="77777777" w:rsidR="005D4347" w:rsidRPr="002C6C11" w:rsidRDefault="005D4347" w:rsidP="00F85D44">
      <w:pPr>
        <w:jc w:val="both"/>
        <w:rPr>
          <w:rFonts w:ascii="Montserrat" w:hAnsi="Montserrat"/>
          <w:color w:val="auto"/>
          <w:sz w:val="18"/>
          <w:szCs w:val="18"/>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900"/>
        <w:gridCol w:w="5670"/>
      </w:tblGrid>
      <w:tr w:rsidR="008114EB" w:rsidRPr="00C80238" w14:paraId="0DFD6451" w14:textId="77777777" w:rsidTr="52812329">
        <w:trPr>
          <w:trHeight w:val="400"/>
        </w:trPr>
        <w:tc>
          <w:tcPr>
            <w:tcW w:w="9085" w:type="dxa"/>
            <w:gridSpan w:val="3"/>
            <w:shd w:val="clear" w:color="auto" w:fill="A6C9EC"/>
            <w:noWrap/>
            <w:vAlign w:val="center"/>
            <w:hideMark/>
          </w:tcPr>
          <w:p w14:paraId="5A411632" w14:textId="77777777" w:rsidR="005D4347" w:rsidRPr="002C6C11" w:rsidRDefault="005D4347"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2</w:t>
            </w:r>
          </w:p>
        </w:tc>
      </w:tr>
      <w:tr w:rsidR="008114EB" w:rsidRPr="00C80238" w14:paraId="6C138858" w14:textId="77777777" w:rsidTr="52812329">
        <w:trPr>
          <w:trHeight w:val="340"/>
        </w:trPr>
        <w:tc>
          <w:tcPr>
            <w:tcW w:w="2515" w:type="dxa"/>
            <w:noWrap/>
            <w:vAlign w:val="center"/>
            <w:hideMark/>
          </w:tcPr>
          <w:p w14:paraId="4CFE3D55"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noWrap/>
            <w:vAlign w:val="center"/>
            <w:hideMark/>
          </w:tcPr>
          <w:p w14:paraId="5083D1C6" w14:textId="7F7C2D8C"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5G-orchestrated Satellite Gateway-switch</w:t>
            </w:r>
          </w:p>
        </w:tc>
      </w:tr>
      <w:tr w:rsidR="008114EB" w:rsidRPr="00C80238" w14:paraId="2E775B96" w14:textId="77777777" w:rsidTr="52812329">
        <w:trPr>
          <w:trHeight w:val="340"/>
        </w:trPr>
        <w:tc>
          <w:tcPr>
            <w:tcW w:w="2515" w:type="dxa"/>
            <w:noWrap/>
            <w:vAlign w:val="center"/>
            <w:hideMark/>
          </w:tcPr>
          <w:p w14:paraId="44629BFE"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noWrap/>
            <w:vAlign w:val="center"/>
            <w:hideMark/>
          </w:tcPr>
          <w:p w14:paraId="16073B37" w14:textId="77777777" w:rsidR="005D4347" w:rsidRPr="002C6C11" w:rsidRDefault="005D4347" w:rsidP="00F85D44">
            <w:pPr>
              <w:jc w:val="both"/>
              <w:rPr>
                <w:rFonts w:ascii="Montserrat" w:hAnsi="Montserrat"/>
                <w:color w:val="auto"/>
                <w:sz w:val="18"/>
                <w:szCs w:val="18"/>
              </w:rPr>
            </w:pPr>
            <w:r w:rsidRPr="002C6C11">
              <w:rPr>
                <w:rFonts w:ascii="Montserrat" w:eastAsia="Times New Roman" w:hAnsi="Montserrat"/>
                <w:color w:val="auto"/>
                <w:sz w:val="18"/>
                <w:szCs w:val="18"/>
                <w:lang w:eastAsia="en-GB"/>
              </w:rPr>
              <w:t>MBI</w:t>
            </w:r>
          </w:p>
        </w:tc>
      </w:tr>
      <w:tr w:rsidR="008114EB" w:rsidRPr="00C80238" w14:paraId="29E2723C" w14:textId="77777777" w:rsidTr="52812329">
        <w:trPr>
          <w:trHeight w:val="340"/>
        </w:trPr>
        <w:tc>
          <w:tcPr>
            <w:tcW w:w="2515" w:type="dxa"/>
            <w:vMerge w:val="restart"/>
            <w:noWrap/>
            <w:vAlign w:val="center"/>
            <w:hideMark/>
          </w:tcPr>
          <w:p w14:paraId="34016295"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noWrap/>
            <w:vAlign w:val="center"/>
            <w:hideMark/>
          </w:tcPr>
          <w:p w14:paraId="342FC6D8"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noWrap/>
            <w:vAlign w:val="center"/>
            <w:hideMark/>
          </w:tcPr>
          <w:p w14:paraId="27EC28B5"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Satellite terminal including foldable reflector antenna are fully operational</w:t>
            </w:r>
          </w:p>
        </w:tc>
      </w:tr>
      <w:tr w:rsidR="008114EB" w:rsidRPr="00C80238" w14:paraId="6497CD25" w14:textId="77777777" w:rsidTr="52812329">
        <w:trPr>
          <w:trHeight w:val="340"/>
        </w:trPr>
        <w:tc>
          <w:tcPr>
            <w:tcW w:w="2515" w:type="dxa"/>
            <w:vMerge/>
            <w:vAlign w:val="center"/>
            <w:hideMark/>
          </w:tcPr>
          <w:p w14:paraId="6F453066" w14:textId="77777777" w:rsidR="005D4347" w:rsidRPr="002C6C11" w:rsidRDefault="005D4347" w:rsidP="00F85D44">
            <w:pPr>
              <w:rPr>
                <w:rFonts w:ascii="Montserrat" w:eastAsia="Times New Roman" w:hAnsi="Montserrat"/>
                <w:color w:val="auto"/>
                <w:sz w:val="18"/>
                <w:szCs w:val="18"/>
                <w:lang w:eastAsia="en-GB"/>
              </w:rPr>
            </w:pPr>
          </w:p>
        </w:tc>
        <w:tc>
          <w:tcPr>
            <w:tcW w:w="900" w:type="dxa"/>
            <w:noWrap/>
            <w:vAlign w:val="center"/>
            <w:hideMark/>
          </w:tcPr>
          <w:p w14:paraId="4C5EB9A2"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noWrap/>
            <w:vAlign w:val="center"/>
            <w:hideMark/>
          </w:tcPr>
          <w:p w14:paraId="69044A00"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Bidirectional satellite connectivity is up and running</w:t>
            </w:r>
          </w:p>
        </w:tc>
      </w:tr>
      <w:tr w:rsidR="008114EB" w:rsidRPr="00C80238" w14:paraId="37F53DA4" w14:textId="77777777" w:rsidTr="52812329">
        <w:trPr>
          <w:trHeight w:val="400"/>
        </w:trPr>
        <w:tc>
          <w:tcPr>
            <w:tcW w:w="2515" w:type="dxa"/>
            <w:noWrap/>
            <w:vAlign w:val="center"/>
            <w:hideMark/>
          </w:tcPr>
          <w:p w14:paraId="2EA5FAE8"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noWrap/>
            <w:vAlign w:val="center"/>
            <w:hideMark/>
          </w:tcPr>
          <w:p w14:paraId="3097506D"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Verify that the orchestrator successfully triggers a gateway switch when required. The near edge delivers the updated parameters to the far edge, producing the related messages to the auto-pointing antenna and the satellite terminal</w:t>
            </w:r>
          </w:p>
        </w:tc>
      </w:tr>
      <w:tr w:rsidR="008114EB" w:rsidRPr="00C80238" w14:paraId="02FEF849" w14:textId="77777777" w:rsidTr="52812329">
        <w:trPr>
          <w:trHeight w:val="400"/>
        </w:trPr>
        <w:tc>
          <w:tcPr>
            <w:tcW w:w="2515" w:type="dxa"/>
            <w:vMerge w:val="restart"/>
            <w:noWrap/>
            <w:vAlign w:val="center"/>
            <w:hideMark/>
          </w:tcPr>
          <w:p w14:paraId="564A8076"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noWrap/>
            <w:vAlign w:val="center"/>
            <w:hideMark/>
          </w:tcPr>
          <w:p w14:paraId="032F1E70"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noWrap/>
            <w:vAlign w:val="center"/>
            <w:hideMark/>
          </w:tcPr>
          <w:p w14:paraId="41AF73EC"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orchestrator receives the updated position of the far edge and triggers a gateway switch, if required</w:t>
            </w:r>
          </w:p>
        </w:tc>
      </w:tr>
      <w:tr w:rsidR="008114EB" w:rsidRPr="00C80238" w14:paraId="59FEE949" w14:textId="77777777" w:rsidTr="52812329">
        <w:trPr>
          <w:trHeight w:val="400"/>
        </w:trPr>
        <w:tc>
          <w:tcPr>
            <w:tcW w:w="2515" w:type="dxa"/>
            <w:vMerge/>
            <w:vAlign w:val="center"/>
            <w:hideMark/>
          </w:tcPr>
          <w:p w14:paraId="0A87C0F2" w14:textId="77777777" w:rsidR="005D4347" w:rsidRPr="002C6C11" w:rsidRDefault="005D4347" w:rsidP="00F85D44">
            <w:pPr>
              <w:rPr>
                <w:rFonts w:ascii="Montserrat" w:eastAsia="Times New Roman" w:hAnsi="Montserrat"/>
                <w:color w:val="auto"/>
                <w:sz w:val="18"/>
                <w:szCs w:val="18"/>
                <w:lang w:eastAsia="en-GB"/>
              </w:rPr>
            </w:pPr>
          </w:p>
        </w:tc>
        <w:tc>
          <w:tcPr>
            <w:tcW w:w="900" w:type="dxa"/>
            <w:noWrap/>
            <w:vAlign w:val="center"/>
            <w:hideMark/>
          </w:tcPr>
          <w:p w14:paraId="1501AEC7"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noWrap/>
            <w:vAlign w:val="center"/>
            <w:hideMark/>
          </w:tcPr>
          <w:p w14:paraId="7C9ACEDD"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near edge delivers the updated parameters to the far edge, producing the related messages to the auto-pointing antenna and the satellite terminal</w:t>
            </w:r>
          </w:p>
        </w:tc>
      </w:tr>
      <w:tr w:rsidR="008114EB" w:rsidRPr="00C80238" w14:paraId="304308AD" w14:textId="77777777" w:rsidTr="52812329">
        <w:trPr>
          <w:trHeight w:val="340"/>
        </w:trPr>
        <w:tc>
          <w:tcPr>
            <w:tcW w:w="2515" w:type="dxa"/>
            <w:noWrap/>
            <w:vAlign w:val="center"/>
          </w:tcPr>
          <w:p w14:paraId="23487475"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noWrap/>
            <w:vAlign w:val="center"/>
          </w:tcPr>
          <w:p w14:paraId="2DA8654D" w14:textId="1348AA94"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Bidirectional satellite connectivity, signal-to-noise ratio</w:t>
            </w:r>
            <w:r w:rsidR="7408C5F3" w:rsidRPr="002C6C11">
              <w:rPr>
                <w:rFonts w:ascii="Montserrat" w:eastAsia="Times New Roman" w:hAnsi="Montserrat"/>
                <w:color w:val="auto"/>
                <w:sz w:val="18"/>
                <w:szCs w:val="18"/>
                <w:lang w:eastAsia="en-GB"/>
              </w:rPr>
              <w:t xml:space="preserve"> &gt; 5dB on the fwd link after switching on the new beam</w:t>
            </w:r>
          </w:p>
        </w:tc>
      </w:tr>
      <w:tr w:rsidR="005D4347" w:rsidRPr="00C80238" w14:paraId="00E462D2" w14:textId="77777777" w:rsidTr="52812329">
        <w:trPr>
          <w:trHeight w:val="340"/>
        </w:trPr>
        <w:tc>
          <w:tcPr>
            <w:tcW w:w="2515" w:type="dxa"/>
            <w:noWrap/>
            <w:vAlign w:val="center"/>
            <w:hideMark/>
          </w:tcPr>
          <w:p w14:paraId="16B09630"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noWrap/>
            <w:vAlign w:val="center"/>
            <w:hideMark/>
          </w:tcPr>
          <w:p w14:paraId="0F7E71E7" w14:textId="0324B5F3" w:rsidR="005D4347" w:rsidRPr="00C80238" w:rsidRDefault="116082B6" w:rsidP="52812329">
            <w:pPr>
              <w:rPr>
                <w:rFonts w:ascii="Montserrat" w:eastAsia="Times New Roman" w:hAnsi="Montserrat"/>
                <w:color w:val="auto"/>
                <w:sz w:val="18"/>
                <w:szCs w:val="18"/>
                <w:lang w:eastAsia="en-GB"/>
              </w:rPr>
            </w:pPr>
            <w:r w:rsidRPr="00CB317A">
              <w:rPr>
                <w:rFonts w:ascii="Montserrat" w:eastAsia="Times New Roman" w:hAnsi="Montserrat"/>
                <w:color w:val="auto"/>
                <w:sz w:val="18"/>
                <w:szCs w:val="18"/>
                <w:lang w:eastAsia="en-GB"/>
              </w:rPr>
              <w:t>Preliminary test for HUB-managed remote reconfiguration of the nomadic terminal (satellite terminal and antenna controller) have been performed in lab environment.</w:t>
            </w:r>
          </w:p>
        </w:tc>
      </w:tr>
    </w:tbl>
    <w:p w14:paraId="54AFB2BB" w14:textId="77777777" w:rsidR="005D4347" w:rsidRPr="002C6C11" w:rsidRDefault="005D4347" w:rsidP="00F85D44">
      <w:pPr>
        <w:pStyle w:val="ParagraphText"/>
      </w:pPr>
    </w:p>
    <w:p w14:paraId="7368A2B9" w14:textId="40B795ED" w:rsidR="005D4347" w:rsidRPr="002C6C11" w:rsidRDefault="005D4347" w:rsidP="00B44687">
      <w:pPr>
        <w:pStyle w:val="ParagraphText"/>
        <w:spacing w:after="120"/>
        <w:rPr>
          <w:b/>
          <w:i/>
        </w:rPr>
      </w:pPr>
      <w:r w:rsidRPr="002C6C11">
        <w:rPr>
          <w:b/>
          <w:i/>
        </w:rPr>
        <w:t>EBU - WP3.2.3</w:t>
      </w:r>
    </w:p>
    <w:tbl>
      <w:tblPr>
        <w:tblW w:w="9085" w:type="dxa"/>
        <w:tblLook w:val="04A0" w:firstRow="1" w:lastRow="0" w:firstColumn="1" w:lastColumn="0" w:noHBand="0" w:noVBand="1"/>
      </w:tblPr>
      <w:tblGrid>
        <w:gridCol w:w="2515"/>
        <w:gridCol w:w="900"/>
        <w:gridCol w:w="5670"/>
      </w:tblGrid>
      <w:tr w:rsidR="008114EB" w:rsidRPr="00C80238" w14:paraId="4B663942" w14:textId="77777777" w:rsidTr="0C991F5F">
        <w:trPr>
          <w:trHeight w:val="400"/>
        </w:trPr>
        <w:tc>
          <w:tcPr>
            <w:tcW w:w="9085" w:type="dxa"/>
            <w:gridSpan w:val="3"/>
            <w:tcBorders>
              <w:top w:val="single" w:sz="4" w:space="0" w:color="auto"/>
              <w:left w:val="single" w:sz="4" w:space="0" w:color="auto"/>
              <w:bottom w:val="single" w:sz="4" w:space="0" w:color="auto"/>
              <w:right w:val="single" w:sz="4" w:space="0" w:color="000000" w:themeColor="text1"/>
            </w:tcBorders>
            <w:shd w:val="clear" w:color="auto" w:fill="A6C9EC"/>
            <w:noWrap/>
            <w:vAlign w:val="center"/>
            <w:hideMark/>
          </w:tcPr>
          <w:p w14:paraId="3CA97124" w14:textId="77777777" w:rsidR="005D4347" w:rsidRPr="002C6C11" w:rsidRDefault="005D4347"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w:t>
            </w:r>
          </w:p>
        </w:tc>
      </w:tr>
      <w:tr w:rsidR="008114EB" w:rsidRPr="00C80238" w14:paraId="1BF34CB4" w14:textId="77777777" w:rsidTr="0C991F5F">
        <w:trPr>
          <w:trHeight w:val="400"/>
        </w:trPr>
        <w:tc>
          <w:tcPr>
            <w:tcW w:w="2515" w:type="dxa"/>
            <w:tcBorders>
              <w:top w:val="nil"/>
              <w:left w:val="single" w:sz="4" w:space="0" w:color="auto"/>
              <w:bottom w:val="single" w:sz="4" w:space="0" w:color="auto"/>
              <w:right w:val="single" w:sz="4" w:space="0" w:color="auto"/>
            </w:tcBorders>
            <w:noWrap/>
            <w:vAlign w:val="center"/>
            <w:hideMark/>
          </w:tcPr>
          <w:p w14:paraId="2BAF883F"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tcBorders>
              <w:top w:val="single" w:sz="4" w:space="0" w:color="auto"/>
              <w:left w:val="nil"/>
              <w:bottom w:val="single" w:sz="4" w:space="0" w:color="auto"/>
              <w:right w:val="single" w:sz="4" w:space="0" w:color="auto"/>
            </w:tcBorders>
            <w:noWrap/>
            <w:vAlign w:val="center"/>
            <w:hideMark/>
          </w:tcPr>
          <w:p w14:paraId="080AA89D" w14:textId="28B0EB8C"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Playout of content received through the roof top Egatel antenna, with sending telemetry data</w:t>
            </w:r>
          </w:p>
        </w:tc>
      </w:tr>
      <w:tr w:rsidR="008114EB" w:rsidRPr="00C80238" w14:paraId="24677BBD" w14:textId="77777777" w:rsidTr="007A0023">
        <w:trPr>
          <w:trHeight w:val="400"/>
        </w:trPr>
        <w:tc>
          <w:tcPr>
            <w:tcW w:w="2515" w:type="dxa"/>
            <w:tcBorders>
              <w:top w:val="nil"/>
              <w:left w:val="single" w:sz="4" w:space="0" w:color="auto"/>
              <w:bottom w:val="single" w:sz="4" w:space="0" w:color="auto"/>
              <w:right w:val="single" w:sz="4" w:space="0" w:color="auto"/>
            </w:tcBorders>
            <w:noWrap/>
            <w:vAlign w:val="center"/>
            <w:hideMark/>
          </w:tcPr>
          <w:p w14:paraId="5FD25BAC"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tcBorders>
              <w:top w:val="single" w:sz="4" w:space="0" w:color="auto"/>
              <w:left w:val="nil"/>
              <w:bottom w:val="single" w:sz="4" w:space="0" w:color="auto"/>
              <w:right w:val="single" w:sz="4" w:space="0" w:color="auto"/>
            </w:tcBorders>
            <w:noWrap/>
            <w:vAlign w:val="center"/>
            <w:hideMark/>
          </w:tcPr>
          <w:p w14:paraId="2413BDDD"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533EECB1" w14:textId="77777777" w:rsidTr="007A0023">
        <w:trPr>
          <w:trHeight w:val="400"/>
        </w:trPr>
        <w:tc>
          <w:tcPr>
            <w:tcW w:w="2515" w:type="dxa"/>
            <w:vMerge w:val="restart"/>
            <w:tcBorders>
              <w:top w:val="single" w:sz="4" w:space="0" w:color="auto"/>
              <w:left w:val="single" w:sz="4" w:space="0" w:color="auto"/>
              <w:bottom w:val="single" w:sz="4" w:space="0" w:color="auto"/>
              <w:right w:val="single" w:sz="4" w:space="0" w:color="auto"/>
            </w:tcBorders>
            <w:noWrap/>
            <w:vAlign w:val="center"/>
            <w:hideMark/>
          </w:tcPr>
          <w:p w14:paraId="3102BAD5"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tcBorders>
              <w:top w:val="nil"/>
              <w:left w:val="nil"/>
              <w:bottom w:val="single" w:sz="4" w:space="0" w:color="auto"/>
              <w:right w:val="single" w:sz="4" w:space="0" w:color="auto"/>
            </w:tcBorders>
            <w:noWrap/>
            <w:vAlign w:val="center"/>
            <w:hideMark/>
          </w:tcPr>
          <w:p w14:paraId="50C6478F"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tcBorders>
              <w:top w:val="single" w:sz="4" w:space="0" w:color="auto"/>
              <w:left w:val="nil"/>
              <w:bottom w:val="single" w:sz="4" w:space="0" w:color="auto"/>
              <w:right w:val="single" w:sz="4" w:space="0" w:color="auto"/>
            </w:tcBorders>
            <w:noWrap/>
            <w:vAlign w:val="center"/>
            <w:hideMark/>
          </w:tcPr>
          <w:p w14:paraId="61B40C0B" w14:textId="264925EA"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r w:rsidR="63462C1C" w:rsidRPr="002C6C11">
              <w:rPr>
                <w:rFonts w:ascii="Montserrat" w:eastAsia="Times New Roman" w:hAnsi="Montserrat"/>
                <w:color w:val="auto"/>
                <w:sz w:val="18"/>
                <w:szCs w:val="18"/>
                <w:lang w:eastAsia="en-GB"/>
              </w:rPr>
              <w:t>User Equipment</w:t>
            </w:r>
            <w:r w:rsidRPr="002C6C11">
              <w:rPr>
                <w:rFonts w:ascii="Montserrat" w:eastAsia="Times New Roman" w:hAnsi="Montserrat"/>
                <w:color w:val="auto"/>
                <w:sz w:val="18"/>
                <w:szCs w:val="18"/>
                <w:lang w:eastAsia="en-GB"/>
              </w:rPr>
              <w:t xml:space="preserve"> App integrated into the SES telemetry platform</w:t>
            </w:r>
          </w:p>
        </w:tc>
      </w:tr>
      <w:tr w:rsidR="008114EB" w:rsidRPr="00C80238" w14:paraId="2A362C6F" w14:textId="77777777" w:rsidTr="007A0023">
        <w:trPr>
          <w:trHeight w:val="400"/>
        </w:trPr>
        <w:tc>
          <w:tcPr>
            <w:tcW w:w="2515" w:type="dxa"/>
            <w:vMerge/>
            <w:tcBorders>
              <w:left w:val="single" w:sz="4" w:space="0" w:color="auto"/>
              <w:right w:val="single" w:sz="4" w:space="0" w:color="auto"/>
            </w:tcBorders>
            <w:vAlign w:val="center"/>
            <w:hideMark/>
          </w:tcPr>
          <w:p w14:paraId="300B3551" w14:textId="77777777" w:rsidR="005D4347" w:rsidRPr="002C6C11" w:rsidRDefault="005D4347" w:rsidP="00F85D44">
            <w:pPr>
              <w:jc w:val="both"/>
              <w:rPr>
                <w:rFonts w:ascii="Montserrat" w:eastAsia="Times New Roman" w:hAnsi="Montserrat"/>
                <w:color w:val="auto"/>
                <w:sz w:val="18"/>
                <w:szCs w:val="18"/>
                <w:lang w:eastAsia="en-GB"/>
              </w:rPr>
            </w:pPr>
          </w:p>
        </w:tc>
        <w:tc>
          <w:tcPr>
            <w:tcW w:w="900" w:type="dxa"/>
            <w:tcBorders>
              <w:top w:val="nil"/>
              <w:left w:val="single" w:sz="4" w:space="0" w:color="auto"/>
              <w:bottom w:val="single" w:sz="4" w:space="0" w:color="auto"/>
              <w:right w:val="single" w:sz="4" w:space="0" w:color="auto"/>
            </w:tcBorders>
            <w:noWrap/>
            <w:vAlign w:val="center"/>
            <w:hideMark/>
          </w:tcPr>
          <w:p w14:paraId="3909374C"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tcBorders>
              <w:top w:val="single" w:sz="4" w:space="0" w:color="auto"/>
              <w:left w:val="nil"/>
              <w:bottom w:val="single" w:sz="4" w:space="0" w:color="auto"/>
              <w:right w:val="single" w:sz="4" w:space="0" w:color="auto"/>
            </w:tcBorders>
            <w:noWrap/>
            <w:vAlign w:val="center"/>
            <w:hideMark/>
          </w:tcPr>
          <w:p w14:paraId="319B3467"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end-to-end distribution chain is up and running with at least one content available</w:t>
            </w:r>
          </w:p>
        </w:tc>
      </w:tr>
      <w:tr w:rsidR="008114EB" w:rsidRPr="00C80238" w14:paraId="3DB63BCF" w14:textId="77777777" w:rsidTr="0C991F5F">
        <w:trPr>
          <w:trHeight w:val="400"/>
        </w:trPr>
        <w:tc>
          <w:tcPr>
            <w:tcW w:w="2515" w:type="dxa"/>
            <w:tcBorders>
              <w:top w:val="nil"/>
              <w:left w:val="single" w:sz="4" w:space="0" w:color="auto"/>
              <w:bottom w:val="single" w:sz="4" w:space="0" w:color="auto"/>
              <w:right w:val="single" w:sz="4" w:space="0" w:color="auto"/>
            </w:tcBorders>
            <w:noWrap/>
            <w:vAlign w:val="center"/>
            <w:hideMark/>
          </w:tcPr>
          <w:p w14:paraId="7B537011"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tcBorders>
              <w:top w:val="single" w:sz="4" w:space="0" w:color="auto"/>
              <w:left w:val="nil"/>
              <w:bottom w:val="single" w:sz="4" w:space="0" w:color="auto"/>
              <w:right w:val="single" w:sz="4" w:space="0" w:color="auto"/>
            </w:tcBorders>
            <w:noWrap/>
            <w:vAlign w:val="center"/>
            <w:hideMark/>
          </w:tcPr>
          <w:p w14:paraId="4AFF42E6"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This test is required to verify the correct reception with the new satellite segment and to check the implementation of the telemetry solution</w:t>
            </w:r>
          </w:p>
        </w:tc>
      </w:tr>
      <w:tr w:rsidR="008114EB" w:rsidRPr="00C80238" w14:paraId="0EEE8268" w14:textId="77777777" w:rsidTr="008F5CBC">
        <w:trPr>
          <w:trHeight w:val="400"/>
        </w:trPr>
        <w:tc>
          <w:tcPr>
            <w:tcW w:w="2515" w:type="dxa"/>
            <w:vMerge w:val="restart"/>
            <w:tcBorders>
              <w:top w:val="single" w:sz="4" w:space="0" w:color="auto"/>
              <w:left w:val="single" w:sz="4" w:space="0" w:color="auto"/>
              <w:bottom w:val="single" w:sz="4" w:space="0" w:color="auto"/>
              <w:right w:val="single" w:sz="4" w:space="0" w:color="auto"/>
            </w:tcBorders>
            <w:noWrap/>
            <w:vAlign w:val="center"/>
            <w:hideMark/>
          </w:tcPr>
          <w:p w14:paraId="13214E44"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tcBorders>
              <w:top w:val="nil"/>
              <w:left w:val="nil"/>
              <w:bottom w:val="single" w:sz="4" w:space="0" w:color="auto"/>
              <w:right w:val="single" w:sz="4" w:space="0" w:color="auto"/>
            </w:tcBorders>
            <w:noWrap/>
            <w:vAlign w:val="center"/>
            <w:hideMark/>
          </w:tcPr>
          <w:p w14:paraId="7FC446EA"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tcBorders>
              <w:top w:val="single" w:sz="4" w:space="0" w:color="auto"/>
              <w:left w:val="nil"/>
              <w:bottom w:val="single" w:sz="4" w:space="0" w:color="auto"/>
              <w:right w:val="single" w:sz="4" w:space="0" w:color="auto"/>
            </w:tcBorders>
            <w:noWrap/>
            <w:vAlign w:val="center"/>
            <w:hideMark/>
          </w:tcPr>
          <w:p w14:paraId="27E17266"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Setup of 5G-EMERGE far-edge infrastructure, including the module related to the telemetry solution</w:t>
            </w:r>
          </w:p>
        </w:tc>
      </w:tr>
      <w:tr w:rsidR="008114EB" w:rsidRPr="00C80238" w14:paraId="32F290F1" w14:textId="77777777" w:rsidTr="008F5CBC">
        <w:trPr>
          <w:trHeight w:val="400"/>
        </w:trPr>
        <w:tc>
          <w:tcPr>
            <w:tcW w:w="2515" w:type="dxa"/>
            <w:vMerge/>
            <w:tcBorders>
              <w:top w:val="single" w:sz="4" w:space="0" w:color="auto"/>
              <w:left w:val="single" w:sz="4" w:space="0" w:color="auto"/>
              <w:bottom w:val="single" w:sz="4" w:space="0" w:color="auto"/>
              <w:right w:val="single" w:sz="4" w:space="0" w:color="auto"/>
            </w:tcBorders>
            <w:vAlign w:val="center"/>
            <w:hideMark/>
          </w:tcPr>
          <w:p w14:paraId="6F0D90F7" w14:textId="77777777" w:rsidR="005D4347" w:rsidRPr="002C6C11" w:rsidRDefault="005D4347" w:rsidP="00F85D44">
            <w:pPr>
              <w:jc w:val="both"/>
              <w:rPr>
                <w:rFonts w:ascii="Montserrat" w:eastAsia="Times New Roman" w:hAnsi="Montserrat"/>
                <w:color w:val="auto"/>
                <w:sz w:val="18"/>
                <w:szCs w:val="18"/>
                <w:lang w:eastAsia="en-GB"/>
              </w:rPr>
            </w:pPr>
          </w:p>
        </w:tc>
        <w:tc>
          <w:tcPr>
            <w:tcW w:w="900" w:type="dxa"/>
            <w:tcBorders>
              <w:top w:val="nil"/>
              <w:left w:val="single" w:sz="4" w:space="0" w:color="auto"/>
              <w:bottom w:val="single" w:sz="4" w:space="0" w:color="auto"/>
              <w:right w:val="single" w:sz="4" w:space="0" w:color="auto"/>
            </w:tcBorders>
            <w:noWrap/>
            <w:vAlign w:val="center"/>
            <w:hideMark/>
          </w:tcPr>
          <w:p w14:paraId="767F54FB"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tcBorders>
              <w:top w:val="single" w:sz="4" w:space="0" w:color="auto"/>
              <w:left w:val="nil"/>
              <w:bottom w:val="single" w:sz="4" w:space="0" w:color="auto"/>
              <w:right w:val="single" w:sz="4" w:space="0" w:color="auto"/>
            </w:tcBorders>
            <w:noWrap/>
            <w:vAlign w:val="center"/>
            <w:hideMark/>
          </w:tcPr>
          <w:p w14:paraId="0DEC07C4" w14:textId="5F40437E" w:rsidR="005D4347" w:rsidRPr="002C6C11" w:rsidRDefault="22E43A90"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w:t>
            </w:r>
            <w:r w:rsidR="005D4347" w:rsidRPr="002C6C11">
              <w:rPr>
                <w:rFonts w:ascii="Montserrat" w:eastAsia="Times New Roman" w:hAnsi="Montserrat"/>
                <w:color w:val="auto"/>
                <w:sz w:val="18"/>
                <w:szCs w:val="18"/>
                <w:lang w:eastAsia="en-GB"/>
              </w:rPr>
              <w:t>tart playout session and show analytics collection accessed through the implemented telemetry solution</w:t>
            </w:r>
          </w:p>
        </w:tc>
      </w:tr>
      <w:tr w:rsidR="008114EB" w:rsidRPr="00C80238" w14:paraId="4BC90706" w14:textId="77777777" w:rsidTr="008F5CBC">
        <w:trPr>
          <w:trHeight w:val="400"/>
        </w:trPr>
        <w:tc>
          <w:tcPr>
            <w:tcW w:w="2515" w:type="dxa"/>
            <w:tcBorders>
              <w:top w:val="single" w:sz="4" w:space="0" w:color="auto"/>
              <w:left w:val="single" w:sz="4" w:space="0" w:color="auto"/>
              <w:bottom w:val="single" w:sz="4" w:space="0" w:color="auto"/>
              <w:right w:val="single" w:sz="4" w:space="0" w:color="auto"/>
            </w:tcBorders>
            <w:noWrap/>
            <w:vAlign w:val="center"/>
          </w:tcPr>
          <w:p w14:paraId="1EAF43DF"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tcBorders>
              <w:top w:val="single" w:sz="4" w:space="0" w:color="auto"/>
              <w:left w:val="nil"/>
              <w:bottom w:val="single" w:sz="4" w:space="0" w:color="auto"/>
              <w:right w:val="single" w:sz="4" w:space="0" w:color="000000" w:themeColor="text1"/>
            </w:tcBorders>
            <w:noWrap/>
            <w:vAlign w:val="center"/>
          </w:tcPr>
          <w:p w14:paraId="44CB7F14" w14:textId="1E422EF0"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 Content received on the </w:t>
            </w:r>
            <w:r w:rsidR="636547C4" w:rsidRPr="002C6C11">
              <w:rPr>
                <w:rFonts w:ascii="Montserrat" w:eastAsia="Times New Roman" w:hAnsi="Montserrat"/>
                <w:color w:val="auto"/>
                <w:sz w:val="18"/>
                <w:szCs w:val="18"/>
                <w:lang w:eastAsia="en-GB"/>
              </w:rPr>
              <w:t>User</w:t>
            </w:r>
            <w:r w:rsidRPr="002C6C11">
              <w:rPr>
                <w:rFonts w:ascii="Montserrat" w:eastAsia="Times New Roman" w:hAnsi="Montserrat"/>
                <w:color w:val="auto"/>
                <w:sz w:val="18"/>
                <w:szCs w:val="18"/>
                <w:lang w:eastAsia="en-GB"/>
              </w:rPr>
              <w:t xml:space="preserve"> App in the defined quality</w:t>
            </w:r>
          </w:p>
          <w:p w14:paraId="4DD6FD87"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Analytics received from the telemetry system and visualised</w:t>
            </w:r>
          </w:p>
        </w:tc>
      </w:tr>
      <w:tr w:rsidR="005D4347" w:rsidRPr="00C80238" w14:paraId="4316F9D4" w14:textId="77777777" w:rsidTr="0C991F5F">
        <w:trPr>
          <w:trHeight w:val="400"/>
        </w:trPr>
        <w:tc>
          <w:tcPr>
            <w:tcW w:w="2515" w:type="dxa"/>
            <w:tcBorders>
              <w:top w:val="nil"/>
              <w:left w:val="single" w:sz="4" w:space="0" w:color="auto"/>
              <w:bottom w:val="single" w:sz="4" w:space="0" w:color="auto"/>
              <w:right w:val="single" w:sz="4" w:space="0" w:color="auto"/>
            </w:tcBorders>
            <w:noWrap/>
            <w:vAlign w:val="center"/>
            <w:hideMark/>
          </w:tcPr>
          <w:p w14:paraId="7A1F48FE"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tcBorders>
              <w:top w:val="single" w:sz="4" w:space="0" w:color="auto"/>
              <w:left w:val="nil"/>
              <w:bottom w:val="single" w:sz="4" w:space="0" w:color="auto"/>
              <w:right w:val="single" w:sz="4" w:space="0" w:color="000000" w:themeColor="text1"/>
            </w:tcBorders>
            <w:noWrap/>
            <w:vAlign w:val="center"/>
            <w:hideMark/>
          </w:tcPr>
          <w:p w14:paraId="1D4033FC" w14:textId="67042DBC" w:rsidR="005D4347" w:rsidRPr="002C6C11" w:rsidRDefault="00E85A14"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Live HLS “Rai-Crits” channel as well as the VoD “5GBroadcast” content are played out correctly with the three resolutions on the EBU Web player using the three available antennas (Egatel 74 cm, Technisat 33 cm and Minwave foldable antenna) and metrics are sent out and received on the Signoz local instance.</w:t>
            </w:r>
          </w:p>
        </w:tc>
      </w:tr>
    </w:tbl>
    <w:p w14:paraId="637B0518" w14:textId="77777777" w:rsidR="005D4347" w:rsidRPr="002C6C11" w:rsidRDefault="005D4347" w:rsidP="00F85D44">
      <w:pPr>
        <w:jc w:val="both"/>
        <w:rPr>
          <w:rFonts w:ascii="Montserrat" w:hAnsi="Montserrat"/>
          <w:color w:val="auto"/>
          <w:sz w:val="18"/>
          <w:szCs w:val="18"/>
        </w:rPr>
      </w:pPr>
    </w:p>
    <w:tbl>
      <w:tblPr>
        <w:tblW w:w="9085" w:type="dxa"/>
        <w:tblLook w:val="04A0" w:firstRow="1" w:lastRow="0" w:firstColumn="1" w:lastColumn="0" w:noHBand="0" w:noVBand="1"/>
      </w:tblPr>
      <w:tblGrid>
        <w:gridCol w:w="2515"/>
        <w:gridCol w:w="900"/>
        <w:gridCol w:w="5670"/>
      </w:tblGrid>
      <w:tr w:rsidR="008114EB" w:rsidRPr="00C80238" w14:paraId="0A55565E" w14:textId="77777777" w:rsidTr="0C991F5F">
        <w:trPr>
          <w:trHeight w:val="400"/>
        </w:trPr>
        <w:tc>
          <w:tcPr>
            <w:tcW w:w="9085" w:type="dxa"/>
            <w:gridSpan w:val="3"/>
            <w:tcBorders>
              <w:top w:val="single" w:sz="4" w:space="0" w:color="auto"/>
              <w:left w:val="single" w:sz="4" w:space="0" w:color="auto"/>
              <w:bottom w:val="single" w:sz="4" w:space="0" w:color="auto"/>
              <w:right w:val="single" w:sz="4" w:space="0" w:color="000000" w:themeColor="text1"/>
            </w:tcBorders>
            <w:shd w:val="clear" w:color="auto" w:fill="A6C9EC"/>
            <w:noWrap/>
            <w:vAlign w:val="center"/>
            <w:hideMark/>
          </w:tcPr>
          <w:p w14:paraId="017F43B6" w14:textId="77777777" w:rsidR="005D4347" w:rsidRPr="002C6C11" w:rsidRDefault="005D4347" w:rsidP="00F85D44">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2</w:t>
            </w:r>
          </w:p>
        </w:tc>
      </w:tr>
      <w:tr w:rsidR="008114EB" w:rsidRPr="00C80238" w14:paraId="3DC3EA55" w14:textId="77777777" w:rsidTr="0C991F5F">
        <w:trPr>
          <w:trHeight w:val="400"/>
        </w:trPr>
        <w:tc>
          <w:tcPr>
            <w:tcW w:w="2515" w:type="dxa"/>
            <w:tcBorders>
              <w:top w:val="nil"/>
              <w:left w:val="single" w:sz="4" w:space="0" w:color="auto"/>
              <w:bottom w:val="single" w:sz="4" w:space="0" w:color="auto"/>
              <w:right w:val="single" w:sz="4" w:space="0" w:color="auto"/>
            </w:tcBorders>
            <w:noWrap/>
            <w:vAlign w:val="center"/>
            <w:hideMark/>
          </w:tcPr>
          <w:p w14:paraId="06DEFEF0"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tcBorders>
              <w:top w:val="single" w:sz="4" w:space="0" w:color="auto"/>
              <w:left w:val="nil"/>
              <w:bottom w:val="single" w:sz="4" w:space="0" w:color="auto"/>
              <w:right w:val="single" w:sz="4" w:space="0" w:color="auto"/>
            </w:tcBorders>
            <w:noWrap/>
            <w:vAlign w:val="center"/>
            <w:hideMark/>
          </w:tcPr>
          <w:p w14:paraId="33E6F14D" w14:textId="4C5538B6"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Integration of </w:t>
            </w:r>
            <w:r w:rsidR="00E85A14" w:rsidRPr="002C6C11">
              <w:rPr>
                <w:rFonts w:ascii="Montserrat" w:eastAsia="Times New Roman" w:hAnsi="Montserrat"/>
                <w:color w:val="auto"/>
                <w:sz w:val="18"/>
                <w:szCs w:val="18"/>
                <w:lang w:eastAsia="en-GB"/>
              </w:rPr>
              <w:t xml:space="preserve">FTA </w:t>
            </w:r>
            <w:r w:rsidRPr="002C6C11">
              <w:rPr>
                <w:rFonts w:ascii="Montserrat" w:eastAsia="Times New Roman" w:hAnsi="Montserrat"/>
                <w:color w:val="auto"/>
                <w:sz w:val="18"/>
                <w:szCs w:val="18"/>
                <w:lang w:eastAsia="en-GB"/>
              </w:rPr>
              <w:t>Mobile App on mobile device, playout and analytics</w:t>
            </w:r>
          </w:p>
        </w:tc>
      </w:tr>
      <w:tr w:rsidR="008114EB" w:rsidRPr="00C80238" w14:paraId="7D48E62F" w14:textId="77777777" w:rsidTr="004903D3">
        <w:trPr>
          <w:trHeight w:val="400"/>
        </w:trPr>
        <w:tc>
          <w:tcPr>
            <w:tcW w:w="2515" w:type="dxa"/>
            <w:tcBorders>
              <w:top w:val="nil"/>
              <w:left w:val="single" w:sz="4" w:space="0" w:color="auto"/>
              <w:bottom w:val="single" w:sz="4" w:space="0" w:color="auto"/>
              <w:right w:val="single" w:sz="4" w:space="0" w:color="auto"/>
            </w:tcBorders>
            <w:noWrap/>
            <w:vAlign w:val="center"/>
            <w:hideMark/>
          </w:tcPr>
          <w:p w14:paraId="2001886C"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tcBorders>
              <w:top w:val="single" w:sz="4" w:space="0" w:color="auto"/>
              <w:left w:val="nil"/>
              <w:bottom w:val="single" w:sz="4" w:space="0" w:color="auto"/>
              <w:right w:val="single" w:sz="4" w:space="0" w:color="auto"/>
            </w:tcBorders>
            <w:noWrap/>
            <w:vAlign w:val="center"/>
            <w:hideMark/>
          </w:tcPr>
          <w:p w14:paraId="75DB689B"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4AE9A921" w14:textId="77777777" w:rsidTr="004903D3">
        <w:trPr>
          <w:trHeight w:val="400"/>
        </w:trPr>
        <w:tc>
          <w:tcPr>
            <w:tcW w:w="2515" w:type="dxa"/>
            <w:vMerge w:val="restart"/>
            <w:tcBorders>
              <w:top w:val="single" w:sz="4" w:space="0" w:color="auto"/>
              <w:left w:val="single" w:sz="4" w:space="0" w:color="auto"/>
              <w:bottom w:val="single" w:sz="4" w:space="0" w:color="auto"/>
              <w:right w:val="single" w:sz="4" w:space="0" w:color="auto"/>
            </w:tcBorders>
            <w:noWrap/>
            <w:vAlign w:val="center"/>
            <w:hideMark/>
          </w:tcPr>
          <w:p w14:paraId="70B39E38"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tcBorders>
              <w:top w:val="single" w:sz="4" w:space="0" w:color="auto"/>
              <w:left w:val="nil"/>
              <w:bottom w:val="single" w:sz="4" w:space="0" w:color="auto"/>
              <w:right w:val="single" w:sz="4" w:space="0" w:color="auto"/>
            </w:tcBorders>
            <w:noWrap/>
            <w:vAlign w:val="center"/>
            <w:hideMark/>
          </w:tcPr>
          <w:p w14:paraId="35C9C201"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tcBorders>
              <w:top w:val="single" w:sz="4" w:space="0" w:color="auto"/>
              <w:left w:val="nil"/>
              <w:bottom w:val="single" w:sz="4" w:space="0" w:color="auto"/>
              <w:right w:val="single" w:sz="4" w:space="0" w:color="auto"/>
            </w:tcBorders>
            <w:noWrap/>
            <w:vAlign w:val="center"/>
            <w:hideMark/>
          </w:tcPr>
          <w:p w14:paraId="18247D5A" w14:textId="62BBB31A" w:rsidR="005D4347" w:rsidRPr="002C6C11" w:rsidRDefault="00E85A14"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FTA </w:t>
            </w:r>
            <w:r w:rsidR="005D4347" w:rsidRPr="002C6C11">
              <w:rPr>
                <w:rFonts w:ascii="Montserrat" w:eastAsia="Times New Roman" w:hAnsi="Montserrat"/>
                <w:color w:val="auto"/>
                <w:sz w:val="18"/>
                <w:szCs w:val="18"/>
                <w:lang w:eastAsia="en-GB"/>
              </w:rPr>
              <w:t>Mobile App implemented on a mobile device integrated into the SES telemetry platform</w:t>
            </w:r>
          </w:p>
        </w:tc>
      </w:tr>
      <w:tr w:rsidR="008114EB" w:rsidRPr="00C80238" w14:paraId="24FE4CB8" w14:textId="77777777" w:rsidTr="004903D3">
        <w:trPr>
          <w:trHeight w:val="400"/>
        </w:trPr>
        <w:tc>
          <w:tcPr>
            <w:tcW w:w="2515" w:type="dxa"/>
            <w:vMerge/>
            <w:tcBorders>
              <w:left w:val="single" w:sz="4" w:space="0" w:color="auto"/>
              <w:right w:val="single" w:sz="4" w:space="0" w:color="auto"/>
            </w:tcBorders>
            <w:vAlign w:val="center"/>
            <w:hideMark/>
          </w:tcPr>
          <w:p w14:paraId="010A431D" w14:textId="77777777" w:rsidR="005D4347" w:rsidRPr="002C6C11" w:rsidRDefault="005D4347" w:rsidP="00F85D44">
            <w:pPr>
              <w:rPr>
                <w:rFonts w:ascii="Montserrat" w:eastAsia="Times New Roman" w:hAnsi="Montserrat"/>
                <w:color w:val="auto"/>
                <w:sz w:val="18"/>
                <w:szCs w:val="18"/>
                <w:lang w:eastAsia="en-GB"/>
              </w:rPr>
            </w:pPr>
          </w:p>
        </w:tc>
        <w:tc>
          <w:tcPr>
            <w:tcW w:w="900" w:type="dxa"/>
            <w:tcBorders>
              <w:top w:val="nil"/>
              <w:left w:val="single" w:sz="4" w:space="0" w:color="auto"/>
              <w:bottom w:val="single" w:sz="4" w:space="0" w:color="auto"/>
              <w:right w:val="single" w:sz="4" w:space="0" w:color="auto"/>
            </w:tcBorders>
            <w:noWrap/>
            <w:vAlign w:val="center"/>
            <w:hideMark/>
          </w:tcPr>
          <w:p w14:paraId="01BD6723"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tcBorders>
              <w:top w:val="single" w:sz="4" w:space="0" w:color="auto"/>
              <w:left w:val="nil"/>
              <w:bottom w:val="single" w:sz="4" w:space="0" w:color="auto"/>
              <w:right w:val="single" w:sz="4" w:space="0" w:color="auto"/>
            </w:tcBorders>
            <w:noWrap/>
            <w:vAlign w:val="center"/>
            <w:hideMark/>
          </w:tcPr>
          <w:p w14:paraId="5A2A54A6"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end-to-end distribution chain is up and running with at least one content available</w:t>
            </w:r>
          </w:p>
        </w:tc>
      </w:tr>
      <w:tr w:rsidR="008114EB" w:rsidRPr="00C80238" w14:paraId="5E5D8245" w14:textId="77777777" w:rsidTr="0C991F5F">
        <w:trPr>
          <w:trHeight w:val="400"/>
        </w:trPr>
        <w:tc>
          <w:tcPr>
            <w:tcW w:w="2515" w:type="dxa"/>
            <w:tcBorders>
              <w:top w:val="nil"/>
              <w:left w:val="single" w:sz="4" w:space="0" w:color="auto"/>
              <w:bottom w:val="single" w:sz="4" w:space="0" w:color="auto"/>
              <w:right w:val="single" w:sz="4" w:space="0" w:color="auto"/>
            </w:tcBorders>
            <w:noWrap/>
            <w:vAlign w:val="center"/>
            <w:hideMark/>
          </w:tcPr>
          <w:p w14:paraId="4AD1E2FE"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tcBorders>
              <w:top w:val="single" w:sz="4" w:space="0" w:color="auto"/>
              <w:left w:val="nil"/>
              <w:bottom w:val="single" w:sz="4" w:space="0" w:color="auto"/>
              <w:right w:val="single" w:sz="4" w:space="0" w:color="auto"/>
            </w:tcBorders>
            <w:noWrap/>
            <w:vAlign w:val="center"/>
            <w:hideMark/>
          </w:tcPr>
          <w:p w14:paraId="70FE144B" w14:textId="7515DE88" w:rsidR="005D4347" w:rsidRPr="002C6C11" w:rsidRDefault="76E77A64"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w:t>
            </w:r>
            <w:r w:rsidR="005D4347" w:rsidRPr="002C6C11">
              <w:rPr>
                <w:rFonts w:ascii="Montserrat" w:eastAsia="Times New Roman" w:hAnsi="Montserrat"/>
                <w:color w:val="auto"/>
                <w:sz w:val="18"/>
                <w:szCs w:val="18"/>
                <w:lang w:eastAsia="en-GB"/>
              </w:rPr>
              <w:t>is test is required to verify reception on a mobile device with provision of analytics</w:t>
            </w:r>
          </w:p>
        </w:tc>
      </w:tr>
      <w:tr w:rsidR="008114EB" w:rsidRPr="00C80238" w14:paraId="4922240C" w14:textId="77777777" w:rsidTr="0045273D">
        <w:trPr>
          <w:trHeight w:val="400"/>
        </w:trPr>
        <w:tc>
          <w:tcPr>
            <w:tcW w:w="2515" w:type="dxa"/>
            <w:vMerge w:val="restart"/>
            <w:tcBorders>
              <w:top w:val="single" w:sz="4" w:space="0" w:color="auto"/>
              <w:left w:val="single" w:sz="4" w:space="0" w:color="auto"/>
              <w:bottom w:val="single" w:sz="4" w:space="0" w:color="auto"/>
              <w:right w:val="single" w:sz="4" w:space="0" w:color="auto"/>
            </w:tcBorders>
            <w:noWrap/>
            <w:vAlign w:val="center"/>
            <w:hideMark/>
          </w:tcPr>
          <w:p w14:paraId="445B892D"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tcBorders>
              <w:top w:val="nil"/>
              <w:left w:val="nil"/>
              <w:bottom w:val="single" w:sz="4" w:space="0" w:color="auto"/>
              <w:right w:val="single" w:sz="4" w:space="0" w:color="auto"/>
            </w:tcBorders>
            <w:noWrap/>
            <w:vAlign w:val="center"/>
            <w:hideMark/>
          </w:tcPr>
          <w:p w14:paraId="06AA63B6"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tcBorders>
              <w:top w:val="single" w:sz="4" w:space="0" w:color="auto"/>
              <w:left w:val="nil"/>
              <w:bottom w:val="single" w:sz="4" w:space="0" w:color="auto"/>
              <w:right w:val="single" w:sz="4" w:space="0" w:color="auto"/>
            </w:tcBorders>
            <w:noWrap/>
            <w:vAlign w:val="center"/>
            <w:hideMark/>
          </w:tcPr>
          <w:p w14:paraId="51BFE0DB"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Setup of 5G-EMERGE far-edge infrastructure, including the module related to the telemetry solution</w:t>
            </w:r>
          </w:p>
        </w:tc>
      </w:tr>
      <w:tr w:rsidR="008114EB" w:rsidRPr="00C80238" w14:paraId="3C2A6F5F" w14:textId="77777777" w:rsidTr="0045273D">
        <w:trPr>
          <w:trHeight w:val="400"/>
        </w:trPr>
        <w:tc>
          <w:tcPr>
            <w:tcW w:w="2515" w:type="dxa"/>
            <w:vMerge/>
            <w:tcBorders>
              <w:top w:val="single" w:sz="4" w:space="0" w:color="auto"/>
              <w:left w:val="single" w:sz="4" w:space="0" w:color="auto"/>
              <w:bottom w:val="single" w:sz="4" w:space="0" w:color="auto"/>
              <w:right w:val="single" w:sz="4" w:space="0" w:color="auto"/>
            </w:tcBorders>
            <w:vAlign w:val="center"/>
            <w:hideMark/>
          </w:tcPr>
          <w:p w14:paraId="3DCDCF2E" w14:textId="77777777" w:rsidR="005D4347" w:rsidRPr="002C6C11" w:rsidRDefault="005D4347" w:rsidP="00F85D44">
            <w:pPr>
              <w:rPr>
                <w:rFonts w:ascii="Montserrat" w:eastAsia="Times New Roman" w:hAnsi="Montserrat"/>
                <w:color w:val="auto"/>
                <w:sz w:val="18"/>
                <w:szCs w:val="18"/>
                <w:lang w:eastAsia="en-GB"/>
              </w:rPr>
            </w:pPr>
          </w:p>
        </w:tc>
        <w:tc>
          <w:tcPr>
            <w:tcW w:w="900" w:type="dxa"/>
            <w:tcBorders>
              <w:top w:val="nil"/>
              <w:left w:val="single" w:sz="4" w:space="0" w:color="auto"/>
              <w:bottom w:val="single" w:sz="4" w:space="0" w:color="auto"/>
              <w:right w:val="single" w:sz="4" w:space="0" w:color="auto"/>
            </w:tcBorders>
            <w:noWrap/>
            <w:vAlign w:val="center"/>
            <w:hideMark/>
          </w:tcPr>
          <w:p w14:paraId="1B91E3FE"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tcBorders>
              <w:top w:val="single" w:sz="4" w:space="0" w:color="auto"/>
              <w:left w:val="nil"/>
              <w:bottom w:val="single" w:sz="4" w:space="0" w:color="auto"/>
              <w:right w:val="single" w:sz="4" w:space="0" w:color="auto"/>
            </w:tcBorders>
            <w:noWrap/>
            <w:vAlign w:val="center"/>
            <w:hideMark/>
          </w:tcPr>
          <w:p w14:paraId="46E4374D"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Using the Mobile App, start playout session and show analytics collection accessed through the implemented telemetry solution</w:t>
            </w:r>
          </w:p>
        </w:tc>
      </w:tr>
      <w:tr w:rsidR="008114EB" w:rsidRPr="00C80238" w14:paraId="45EB530F" w14:textId="77777777" w:rsidTr="0045273D">
        <w:trPr>
          <w:trHeight w:val="400"/>
        </w:trPr>
        <w:tc>
          <w:tcPr>
            <w:tcW w:w="2515" w:type="dxa"/>
            <w:tcBorders>
              <w:top w:val="single" w:sz="4" w:space="0" w:color="auto"/>
              <w:left w:val="single" w:sz="4" w:space="0" w:color="auto"/>
              <w:bottom w:val="single" w:sz="4" w:space="0" w:color="auto"/>
              <w:right w:val="single" w:sz="4" w:space="0" w:color="auto"/>
            </w:tcBorders>
            <w:noWrap/>
            <w:vAlign w:val="center"/>
          </w:tcPr>
          <w:p w14:paraId="42FF66A7"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tcBorders>
              <w:top w:val="single" w:sz="4" w:space="0" w:color="auto"/>
              <w:left w:val="nil"/>
              <w:bottom w:val="single" w:sz="4" w:space="0" w:color="auto"/>
              <w:right w:val="single" w:sz="4" w:space="0" w:color="000000" w:themeColor="text1"/>
            </w:tcBorders>
            <w:noWrap/>
            <w:vAlign w:val="center"/>
          </w:tcPr>
          <w:p w14:paraId="5B11F806"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Content received on the Mobile App in the defined quality</w:t>
            </w:r>
          </w:p>
          <w:p w14:paraId="5B64D279" w14:textId="77777777" w:rsidR="005D4347" w:rsidRPr="002C6C11" w:rsidRDefault="005D4347" w:rsidP="00F85D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Analytics received from the telemetry system and visualised</w:t>
            </w:r>
          </w:p>
        </w:tc>
      </w:tr>
      <w:tr w:rsidR="008114EB" w:rsidRPr="00C80238" w14:paraId="61346C9F" w14:textId="77777777" w:rsidTr="0C991F5F">
        <w:trPr>
          <w:trHeight w:val="400"/>
        </w:trPr>
        <w:tc>
          <w:tcPr>
            <w:tcW w:w="2515" w:type="dxa"/>
            <w:tcBorders>
              <w:top w:val="nil"/>
              <w:left w:val="single" w:sz="4" w:space="0" w:color="auto"/>
              <w:bottom w:val="single" w:sz="4" w:space="0" w:color="auto"/>
              <w:right w:val="single" w:sz="4" w:space="0" w:color="auto"/>
            </w:tcBorders>
            <w:noWrap/>
            <w:vAlign w:val="center"/>
            <w:hideMark/>
          </w:tcPr>
          <w:p w14:paraId="6FDE3DE3" w14:textId="77777777" w:rsidR="005D4347" w:rsidRPr="002C6C11" w:rsidRDefault="005D4347" w:rsidP="00F85D44">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tcBorders>
              <w:top w:val="single" w:sz="4" w:space="0" w:color="auto"/>
              <w:left w:val="nil"/>
              <w:bottom w:val="single" w:sz="4" w:space="0" w:color="auto"/>
              <w:right w:val="single" w:sz="4" w:space="0" w:color="000000" w:themeColor="text1"/>
            </w:tcBorders>
            <w:noWrap/>
            <w:vAlign w:val="center"/>
            <w:hideMark/>
          </w:tcPr>
          <w:p w14:paraId="3BF92CB2" w14:textId="7608FCAD" w:rsidR="005D4347" w:rsidRPr="002C6C11" w:rsidRDefault="00691FD5" w:rsidP="006A57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Live HLS “RAI-Crits” channel as well as the VoD “5GBroadcast” content are played out correctly with the three resolutions</w:t>
            </w:r>
            <w:r w:rsidR="006A5789">
              <w:rPr>
                <w:rFonts w:ascii="Montserrat" w:eastAsia="Times New Roman" w:hAnsi="Montserrat"/>
                <w:color w:val="auto"/>
                <w:sz w:val="18"/>
                <w:szCs w:val="18"/>
                <w:lang w:eastAsia="en-GB"/>
              </w:rPr>
              <w:t>:</w:t>
            </w:r>
            <w:r w:rsidRPr="002C6C11">
              <w:rPr>
                <w:rFonts w:ascii="Montserrat" w:eastAsia="Times New Roman" w:hAnsi="Montserrat"/>
                <w:color w:val="auto"/>
                <w:sz w:val="18"/>
                <w:szCs w:val="18"/>
                <w:lang w:eastAsia="en-GB"/>
              </w:rPr>
              <w:t xml:space="preserve"> </w:t>
            </w:r>
            <w:r w:rsidR="0018214D" w:rsidRPr="0018214D">
              <w:rPr>
                <w:rFonts w:ascii="Montserrat" w:eastAsia="Times New Roman" w:hAnsi="Montserrat"/>
                <w:color w:val="auto"/>
                <w:sz w:val="18"/>
                <w:szCs w:val="18"/>
                <w:lang w:val="en-GB" w:eastAsia="en-GB"/>
              </w:rPr>
              <w:t>4.5 Mb</w:t>
            </w:r>
            <w:r w:rsidR="005C3A22">
              <w:rPr>
                <w:rFonts w:ascii="Montserrat" w:eastAsia="Times New Roman" w:hAnsi="Montserrat"/>
                <w:color w:val="auto"/>
                <w:sz w:val="18"/>
                <w:szCs w:val="18"/>
                <w:lang w:val="en-GB" w:eastAsia="en-GB"/>
              </w:rPr>
              <w:t>p</w:t>
            </w:r>
            <w:r w:rsidR="0018214D" w:rsidRPr="0018214D">
              <w:rPr>
                <w:rFonts w:ascii="Montserrat" w:eastAsia="Times New Roman" w:hAnsi="Montserrat"/>
                <w:color w:val="auto"/>
                <w:sz w:val="18"/>
                <w:szCs w:val="18"/>
                <w:lang w:val="en-GB" w:eastAsia="en-GB"/>
              </w:rPr>
              <w:t xml:space="preserve">s </w:t>
            </w:r>
            <w:r w:rsidR="007A0845">
              <w:rPr>
                <w:rFonts w:ascii="Montserrat" w:eastAsia="Times New Roman" w:hAnsi="Montserrat"/>
                <w:color w:val="auto"/>
                <w:sz w:val="18"/>
                <w:szCs w:val="18"/>
                <w:lang w:val="en-GB" w:eastAsia="en-GB"/>
              </w:rPr>
              <w:t>-</w:t>
            </w:r>
            <w:r w:rsidR="00B65F69">
              <w:rPr>
                <w:rFonts w:ascii="Montserrat" w:eastAsia="Times New Roman" w:hAnsi="Montserrat"/>
                <w:color w:val="auto"/>
                <w:sz w:val="18"/>
                <w:szCs w:val="18"/>
                <w:lang w:val="en-GB" w:eastAsia="en-GB"/>
              </w:rPr>
              <w:t>&gt;</w:t>
            </w:r>
            <w:r w:rsidR="0018214D" w:rsidRPr="0018214D">
              <w:rPr>
                <w:rFonts w:ascii="Montserrat" w:eastAsia="Times New Roman" w:hAnsi="Montserrat"/>
                <w:color w:val="auto"/>
                <w:sz w:val="18"/>
                <w:szCs w:val="18"/>
                <w:lang w:val="en-GB" w:eastAsia="en-GB"/>
              </w:rPr>
              <w:t>1920x1080 (Full HD)</w:t>
            </w:r>
            <w:r w:rsidR="007A0845">
              <w:rPr>
                <w:rFonts w:ascii="Montserrat" w:eastAsia="Times New Roman" w:hAnsi="Montserrat"/>
                <w:color w:val="auto"/>
                <w:sz w:val="18"/>
                <w:szCs w:val="18"/>
                <w:lang w:val="en-GB" w:eastAsia="en-GB"/>
              </w:rPr>
              <w:t xml:space="preserve">, </w:t>
            </w:r>
            <w:r w:rsidR="0018214D" w:rsidRPr="0018214D">
              <w:rPr>
                <w:rFonts w:ascii="Montserrat" w:eastAsia="Times New Roman" w:hAnsi="Montserrat"/>
                <w:color w:val="auto"/>
                <w:sz w:val="18"/>
                <w:szCs w:val="18"/>
                <w:lang w:val="en-GB" w:eastAsia="en-GB"/>
              </w:rPr>
              <w:t>2 Mb</w:t>
            </w:r>
            <w:r w:rsidR="005C3A22">
              <w:rPr>
                <w:rFonts w:ascii="Montserrat" w:eastAsia="Times New Roman" w:hAnsi="Montserrat"/>
                <w:color w:val="auto"/>
                <w:sz w:val="18"/>
                <w:szCs w:val="18"/>
                <w:lang w:val="en-GB" w:eastAsia="en-GB"/>
              </w:rPr>
              <w:t>p</w:t>
            </w:r>
            <w:r w:rsidR="0018214D" w:rsidRPr="0018214D">
              <w:rPr>
                <w:rFonts w:ascii="Montserrat" w:eastAsia="Times New Roman" w:hAnsi="Montserrat"/>
                <w:color w:val="auto"/>
                <w:sz w:val="18"/>
                <w:szCs w:val="18"/>
                <w:lang w:val="en-GB" w:eastAsia="en-GB"/>
              </w:rPr>
              <w:t>s -</w:t>
            </w:r>
            <w:r w:rsidR="00B65F69">
              <w:rPr>
                <w:rFonts w:ascii="Montserrat" w:eastAsia="Times New Roman" w:hAnsi="Montserrat"/>
                <w:color w:val="auto"/>
                <w:sz w:val="18"/>
                <w:szCs w:val="18"/>
                <w:lang w:val="en-GB" w:eastAsia="en-GB"/>
              </w:rPr>
              <w:t>&gt;</w:t>
            </w:r>
            <w:r w:rsidR="0018214D" w:rsidRPr="0018214D">
              <w:rPr>
                <w:rFonts w:ascii="Montserrat" w:eastAsia="Times New Roman" w:hAnsi="Montserrat"/>
                <w:color w:val="auto"/>
                <w:sz w:val="18"/>
                <w:szCs w:val="18"/>
                <w:lang w:val="en-GB" w:eastAsia="en-GB"/>
              </w:rPr>
              <w:t xml:space="preserve"> 1280x720p25 (HDTV)</w:t>
            </w:r>
            <w:r w:rsidR="007A0845">
              <w:rPr>
                <w:rFonts w:ascii="Montserrat" w:eastAsia="Times New Roman" w:hAnsi="Montserrat"/>
                <w:color w:val="auto"/>
                <w:sz w:val="18"/>
                <w:szCs w:val="18"/>
                <w:lang w:val="en-GB" w:eastAsia="en-GB"/>
              </w:rPr>
              <w:t xml:space="preserve">, and </w:t>
            </w:r>
            <w:r w:rsidR="0018214D" w:rsidRPr="0018214D">
              <w:rPr>
                <w:rFonts w:ascii="Montserrat" w:eastAsia="Times New Roman" w:hAnsi="Montserrat"/>
                <w:color w:val="auto"/>
                <w:sz w:val="18"/>
                <w:szCs w:val="18"/>
                <w:lang w:val="en-GB" w:eastAsia="en-GB"/>
              </w:rPr>
              <w:t>1 Mb</w:t>
            </w:r>
            <w:r w:rsidR="00B65F69">
              <w:rPr>
                <w:rFonts w:ascii="Montserrat" w:eastAsia="Times New Roman" w:hAnsi="Montserrat"/>
                <w:color w:val="auto"/>
                <w:sz w:val="18"/>
                <w:szCs w:val="18"/>
                <w:lang w:val="en-GB" w:eastAsia="en-GB"/>
              </w:rPr>
              <w:t>p</w:t>
            </w:r>
            <w:r w:rsidR="0018214D" w:rsidRPr="0018214D">
              <w:rPr>
                <w:rFonts w:ascii="Montserrat" w:eastAsia="Times New Roman" w:hAnsi="Montserrat"/>
                <w:color w:val="auto"/>
                <w:sz w:val="18"/>
                <w:szCs w:val="18"/>
                <w:lang w:val="en-GB" w:eastAsia="en-GB"/>
              </w:rPr>
              <w:t>s -</w:t>
            </w:r>
            <w:r w:rsidR="00B65F69">
              <w:rPr>
                <w:rFonts w:ascii="Montserrat" w:eastAsia="Times New Roman" w:hAnsi="Montserrat"/>
                <w:color w:val="auto"/>
                <w:sz w:val="18"/>
                <w:szCs w:val="18"/>
                <w:lang w:val="en-GB" w:eastAsia="en-GB"/>
              </w:rPr>
              <w:t>&gt;</w:t>
            </w:r>
            <w:r w:rsidR="0018214D" w:rsidRPr="0018214D">
              <w:rPr>
                <w:rFonts w:ascii="Montserrat" w:eastAsia="Times New Roman" w:hAnsi="Montserrat"/>
                <w:color w:val="auto"/>
                <w:sz w:val="18"/>
                <w:szCs w:val="18"/>
                <w:lang w:val="en-GB" w:eastAsia="en-GB"/>
              </w:rPr>
              <w:t xml:space="preserve"> 720x480p25 (SD)</w:t>
            </w:r>
            <w:r w:rsidR="006A5789">
              <w:rPr>
                <w:rFonts w:ascii="Montserrat" w:eastAsia="Times New Roman" w:hAnsi="Montserrat"/>
                <w:color w:val="auto"/>
                <w:sz w:val="18"/>
                <w:szCs w:val="18"/>
                <w:lang w:val="en-GB" w:eastAsia="en-GB"/>
              </w:rPr>
              <w:t xml:space="preserve"> </w:t>
            </w:r>
            <w:r w:rsidRPr="002C6C11">
              <w:rPr>
                <w:rFonts w:ascii="Montserrat" w:eastAsia="Times New Roman" w:hAnsi="Montserrat"/>
                <w:color w:val="auto"/>
                <w:sz w:val="18"/>
                <w:szCs w:val="18"/>
                <w:lang w:eastAsia="en-GB"/>
              </w:rPr>
              <w:t>on the FTA Mobile App using the three available antennas (Egatel 74 cm, Technisat 33 cm and Minwave foldable antenna) and metrics are sent out and received on the Signoz local instance.</w:t>
            </w:r>
          </w:p>
        </w:tc>
      </w:tr>
    </w:tbl>
    <w:p w14:paraId="78937EE3" w14:textId="77777777" w:rsidR="00622EE0" w:rsidRPr="002C6C11" w:rsidRDefault="00622EE0" w:rsidP="00F85D44">
      <w:pPr>
        <w:jc w:val="both"/>
        <w:rPr>
          <w:rFonts w:ascii="Montserrat" w:hAnsi="Montserrat"/>
          <w:color w:val="auto"/>
          <w:sz w:val="18"/>
          <w:szCs w:val="18"/>
        </w:rPr>
      </w:pPr>
    </w:p>
    <w:p w14:paraId="42AD5452" w14:textId="77777777" w:rsidR="00031628" w:rsidRPr="002C6C11" w:rsidRDefault="00031628" w:rsidP="00031628">
      <w:pPr>
        <w:pStyle w:val="ParagraphText"/>
      </w:pPr>
    </w:p>
    <w:tbl>
      <w:tblPr>
        <w:tblW w:w="0" w:type="auto"/>
        <w:tblLook w:val="04A0" w:firstRow="1" w:lastRow="0" w:firstColumn="1" w:lastColumn="0" w:noHBand="0" w:noVBand="1"/>
      </w:tblPr>
      <w:tblGrid>
        <w:gridCol w:w="2502"/>
        <w:gridCol w:w="897"/>
        <w:gridCol w:w="5617"/>
      </w:tblGrid>
      <w:tr w:rsidR="008114EB" w:rsidRPr="00C80238" w14:paraId="2BD89A0F"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0E88A96E" w14:textId="6D0915B2" w:rsidR="00031628" w:rsidRPr="002C6C11" w:rsidRDefault="00031628"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3</w:t>
            </w:r>
          </w:p>
        </w:tc>
      </w:tr>
      <w:tr w:rsidR="008114EB" w:rsidRPr="00C80238" w14:paraId="750B20FE"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2F9AF4A9"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66A8CE9C"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Average startup time</w:t>
            </w:r>
          </w:p>
        </w:tc>
      </w:tr>
      <w:tr w:rsidR="008114EB" w:rsidRPr="00C80238" w14:paraId="59DE9282"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46FDA6CF"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0BF53AD4"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2CB6160D"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4AA7679B"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133E921C"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6277E5C1" w14:textId="76973276"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access the Streams delivered by the Far Edge</w:t>
            </w:r>
          </w:p>
        </w:tc>
      </w:tr>
      <w:tr w:rsidR="008114EB" w:rsidRPr="00C80238" w14:paraId="4E7C3A09" w14:textId="77777777" w:rsidTr="00A3172F">
        <w:trPr>
          <w:trHeight w:val="400"/>
        </w:trPr>
        <w:tc>
          <w:tcPr>
            <w:tcW w:w="2502" w:type="dxa"/>
            <w:vMerge/>
            <w:tcBorders>
              <w:top w:val="single" w:sz="6" w:space="0" w:color="auto"/>
              <w:left w:val="single" w:sz="4" w:space="0" w:color="auto"/>
              <w:bottom w:val="single" w:sz="6" w:space="0" w:color="auto"/>
              <w:right w:val="single" w:sz="6" w:space="0" w:color="auto"/>
            </w:tcBorders>
          </w:tcPr>
          <w:p w14:paraId="6078AAA4" w14:textId="77777777" w:rsidR="00031628" w:rsidRPr="002C6C11" w:rsidRDefault="00031628"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10373F15"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327BB284"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publish the relevant data</w:t>
            </w:r>
          </w:p>
        </w:tc>
      </w:tr>
      <w:tr w:rsidR="008114EB" w:rsidRPr="00C80238" w14:paraId="7A4579F9" w14:textId="77777777" w:rsidTr="00A3172F">
        <w:trPr>
          <w:trHeight w:val="400"/>
        </w:trPr>
        <w:tc>
          <w:tcPr>
            <w:tcW w:w="2502" w:type="dxa"/>
            <w:vMerge/>
            <w:tcBorders>
              <w:top w:val="single" w:sz="6" w:space="0" w:color="auto"/>
              <w:left w:val="single" w:sz="4" w:space="0" w:color="auto"/>
              <w:bottom w:val="single" w:sz="6" w:space="0" w:color="auto"/>
              <w:right w:val="single" w:sz="6" w:space="0" w:color="auto"/>
            </w:tcBorders>
          </w:tcPr>
          <w:p w14:paraId="0ECB3B12" w14:textId="77777777" w:rsidR="00031628" w:rsidRPr="002C6C11" w:rsidRDefault="00031628"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25A5E62D" w14:textId="77777777" w:rsidR="00031628" w:rsidRPr="002C6C11" w:rsidRDefault="00031628"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687C0E82" w14:textId="77777777" w:rsidR="00031628" w:rsidRPr="002C6C11" w:rsidRDefault="00031628" w:rsidP="00A3172F">
            <w:pPr>
              <w:jc w:val="both"/>
              <w:rPr>
                <w:rFonts w:ascii="Montserrat" w:eastAsia="Times New Roman" w:hAnsi="Montserrat"/>
                <w:color w:val="auto"/>
                <w:sz w:val="18"/>
                <w:szCs w:val="18"/>
                <w:lang w:eastAsia="en-GB"/>
              </w:rPr>
            </w:pPr>
          </w:p>
        </w:tc>
      </w:tr>
      <w:tr w:rsidR="008114EB" w:rsidRPr="00C80238" w14:paraId="1085D328"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5665431C"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05CC7A8B" w14:textId="303C552F"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This end-to-end/performance test aims at measuring the quality of experience of receiving a strea</w:t>
            </w:r>
            <w:r w:rsidR="00C970C4" w:rsidRPr="002C6C11">
              <w:rPr>
                <w:rFonts w:ascii="Montserrat" w:eastAsia="Times New Roman" w:hAnsi="Montserrat"/>
                <w:color w:val="auto"/>
                <w:sz w:val="18"/>
                <w:szCs w:val="18"/>
                <w:lang w:eastAsia="en-GB"/>
              </w:rPr>
              <w:t>m</w:t>
            </w:r>
          </w:p>
        </w:tc>
      </w:tr>
      <w:tr w:rsidR="008114EB" w:rsidRPr="00C80238" w14:paraId="30C7A339"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790262E5"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6B98E253"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632F8329"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Player requests the stream</w:t>
            </w:r>
          </w:p>
        </w:tc>
      </w:tr>
      <w:tr w:rsidR="008114EB" w:rsidRPr="00C80238" w14:paraId="1F1E7F79" w14:textId="77777777" w:rsidTr="00A3172F">
        <w:trPr>
          <w:trHeight w:val="400"/>
        </w:trPr>
        <w:tc>
          <w:tcPr>
            <w:tcW w:w="2502" w:type="dxa"/>
            <w:vMerge/>
            <w:tcBorders>
              <w:top w:val="single" w:sz="6" w:space="0" w:color="auto"/>
              <w:left w:val="single" w:sz="4" w:space="0" w:color="auto"/>
              <w:bottom w:val="single" w:sz="6" w:space="0" w:color="auto"/>
              <w:right w:val="single" w:sz="6" w:space="0" w:color="auto"/>
            </w:tcBorders>
          </w:tcPr>
          <w:p w14:paraId="75CD87B0" w14:textId="77777777" w:rsidR="00031628" w:rsidRPr="002C6C11" w:rsidRDefault="00031628"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68DB5DCD"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42AA6CD8"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Measure the start time of the Playout</w:t>
            </w:r>
          </w:p>
        </w:tc>
      </w:tr>
      <w:tr w:rsidR="00D24607" w:rsidRPr="00C80238" w14:paraId="281CFD5B"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3C7A6B06" w14:textId="6A3A9D5A" w:rsidR="00D24607" w:rsidRPr="002C6C11" w:rsidRDefault="00D24607"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KVI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3F688757" w14:textId="1A2FC4E1" w:rsidR="00D24607" w:rsidRPr="002C6C11" w:rsidRDefault="00D24607"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Quality</w:t>
            </w:r>
          </w:p>
        </w:tc>
      </w:tr>
      <w:tr w:rsidR="008114EB" w:rsidRPr="00C80238" w14:paraId="392AE782"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700D1919"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4188D39C"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Start-up delay</w:t>
            </w:r>
          </w:p>
        </w:tc>
      </w:tr>
      <w:tr w:rsidR="00031628" w:rsidRPr="00C80238" w14:paraId="7F040B60" w14:textId="77777777" w:rsidTr="00A3172F">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3E0025EB"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2274E381" w14:textId="22E800EE" w:rsidR="00E90331" w:rsidRPr="002C6C11" w:rsidRDefault="00E90331" w:rsidP="00E9033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369 ms (for 31 playout starts in 5 minutes) with the Minwave antenna</w:t>
            </w:r>
          </w:p>
          <w:p w14:paraId="26BB6AFC" w14:textId="79489EBB" w:rsidR="00031628" w:rsidRPr="002C6C11" w:rsidRDefault="00E90331" w:rsidP="00E9033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270 ms (for 10 playout starts in 5 minutes) with the TechniSat 33 cm antenna</w:t>
            </w:r>
          </w:p>
        </w:tc>
      </w:tr>
    </w:tbl>
    <w:p w14:paraId="59356D2A" w14:textId="77777777" w:rsidR="00031628" w:rsidRPr="002C6C11" w:rsidRDefault="00031628" w:rsidP="00031628">
      <w:pPr>
        <w:pStyle w:val="ParagraphText"/>
      </w:pPr>
    </w:p>
    <w:p w14:paraId="71A9D7DF" w14:textId="77777777" w:rsidR="00031628" w:rsidRPr="002C6C11" w:rsidRDefault="00031628" w:rsidP="00031628">
      <w:pPr>
        <w:pStyle w:val="ParagraphText"/>
      </w:pPr>
    </w:p>
    <w:tbl>
      <w:tblPr>
        <w:tblW w:w="0" w:type="auto"/>
        <w:tblLook w:val="04A0" w:firstRow="1" w:lastRow="0" w:firstColumn="1" w:lastColumn="0" w:noHBand="0" w:noVBand="1"/>
      </w:tblPr>
      <w:tblGrid>
        <w:gridCol w:w="2502"/>
        <w:gridCol w:w="897"/>
        <w:gridCol w:w="5617"/>
      </w:tblGrid>
      <w:tr w:rsidR="008114EB" w:rsidRPr="00C80238" w14:paraId="65B88E0A"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1BCB6A45" w14:textId="15994B62" w:rsidR="00031628" w:rsidRPr="002C6C11" w:rsidRDefault="00031628"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4</w:t>
            </w:r>
          </w:p>
        </w:tc>
      </w:tr>
      <w:tr w:rsidR="008114EB" w:rsidRPr="00C80238" w14:paraId="1D1BD673"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742DFF94"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23B2CAD3"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Average buffering frequency</w:t>
            </w:r>
          </w:p>
        </w:tc>
      </w:tr>
      <w:tr w:rsidR="008114EB" w:rsidRPr="00C80238" w14:paraId="762C051C"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4FFEAC6E"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7829C9B4"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62368C57"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11CCF3CB"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7EB16685"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76B6E9DC" w14:textId="2596CB7A"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access the Streams delivered by t</w:t>
            </w:r>
            <w:r w:rsidR="00A939C6" w:rsidRPr="002C6C11">
              <w:rPr>
                <w:rFonts w:ascii="Montserrat" w:eastAsia="Times New Roman" w:hAnsi="Montserrat"/>
                <w:color w:val="auto"/>
                <w:sz w:val="18"/>
                <w:szCs w:val="18"/>
                <w:lang w:eastAsia="en-GB"/>
              </w:rPr>
              <w:t>he Far Edge</w:t>
            </w:r>
          </w:p>
        </w:tc>
      </w:tr>
      <w:tr w:rsidR="008114EB" w:rsidRPr="00C80238" w14:paraId="32B2535F" w14:textId="77777777" w:rsidTr="00A3172F">
        <w:trPr>
          <w:trHeight w:val="192"/>
        </w:trPr>
        <w:tc>
          <w:tcPr>
            <w:tcW w:w="2502" w:type="dxa"/>
            <w:vMerge/>
            <w:tcBorders>
              <w:top w:val="single" w:sz="6" w:space="0" w:color="auto"/>
              <w:left w:val="single" w:sz="4" w:space="0" w:color="auto"/>
              <w:bottom w:val="single" w:sz="6" w:space="0" w:color="auto"/>
              <w:right w:val="single" w:sz="6" w:space="0" w:color="auto"/>
            </w:tcBorders>
          </w:tcPr>
          <w:p w14:paraId="61B2C357" w14:textId="77777777" w:rsidR="00031628" w:rsidRPr="002C6C11" w:rsidRDefault="00031628"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21FCC35D"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78DF89B1"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publish the relevant data</w:t>
            </w:r>
          </w:p>
        </w:tc>
      </w:tr>
      <w:tr w:rsidR="008114EB" w:rsidRPr="00C80238" w14:paraId="40E2EF80" w14:textId="77777777" w:rsidTr="00A3172F">
        <w:trPr>
          <w:trHeight w:val="97"/>
        </w:trPr>
        <w:tc>
          <w:tcPr>
            <w:tcW w:w="2502" w:type="dxa"/>
            <w:vMerge/>
            <w:tcBorders>
              <w:top w:val="single" w:sz="6" w:space="0" w:color="auto"/>
              <w:left w:val="single" w:sz="4" w:space="0" w:color="auto"/>
              <w:bottom w:val="single" w:sz="6" w:space="0" w:color="auto"/>
              <w:right w:val="single" w:sz="6" w:space="0" w:color="auto"/>
            </w:tcBorders>
          </w:tcPr>
          <w:p w14:paraId="7E3537F4" w14:textId="77777777" w:rsidR="00031628" w:rsidRPr="002C6C11" w:rsidRDefault="00031628"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5AB080AD" w14:textId="77777777" w:rsidR="00031628" w:rsidRPr="002C6C11" w:rsidRDefault="00031628"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4045628F" w14:textId="77777777" w:rsidR="00031628" w:rsidRPr="002C6C11" w:rsidRDefault="00031628" w:rsidP="00A3172F">
            <w:pPr>
              <w:jc w:val="both"/>
              <w:rPr>
                <w:rFonts w:ascii="Montserrat" w:eastAsia="Times New Roman" w:hAnsi="Montserrat"/>
                <w:color w:val="auto"/>
                <w:sz w:val="18"/>
                <w:szCs w:val="18"/>
                <w:lang w:eastAsia="en-GB"/>
              </w:rPr>
            </w:pPr>
          </w:p>
        </w:tc>
      </w:tr>
      <w:tr w:rsidR="008114EB" w:rsidRPr="00C80238" w14:paraId="480CC9A7"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5D0ADC63"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04B5A878" w14:textId="441FCFA2"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This end-to-end/performance test aims at qualifying the network quality</w:t>
            </w:r>
          </w:p>
        </w:tc>
      </w:tr>
      <w:tr w:rsidR="008114EB" w:rsidRPr="00C80238" w14:paraId="176EA5E8"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2DA0DF24"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0F9D28E5"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1B36913E"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playout starts and displays a stream in one of the available resolutions</w:t>
            </w:r>
          </w:p>
        </w:tc>
      </w:tr>
      <w:tr w:rsidR="008114EB" w:rsidRPr="00C80238" w14:paraId="65C1B49B" w14:textId="77777777" w:rsidTr="00A3172F">
        <w:trPr>
          <w:trHeight w:val="400"/>
        </w:trPr>
        <w:tc>
          <w:tcPr>
            <w:tcW w:w="2502" w:type="dxa"/>
            <w:vMerge/>
            <w:tcBorders>
              <w:top w:val="single" w:sz="6" w:space="0" w:color="auto"/>
              <w:left w:val="single" w:sz="4" w:space="0" w:color="auto"/>
              <w:bottom w:val="single" w:sz="6" w:space="0" w:color="auto"/>
              <w:right w:val="single" w:sz="6" w:space="0" w:color="auto"/>
            </w:tcBorders>
          </w:tcPr>
          <w:p w14:paraId="0ADF7978" w14:textId="77777777" w:rsidR="00031628" w:rsidRPr="002C6C11" w:rsidRDefault="00031628"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3A43AF4F"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51A944D0"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Leave the stream playing during [30 minutes]</w:t>
            </w:r>
          </w:p>
        </w:tc>
      </w:tr>
      <w:tr w:rsidR="00D24607" w:rsidRPr="00C80238" w14:paraId="279EB76D"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73F11E11" w14:textId="34CD5E20" w:rsidR="00D24607" w:rsidRPr="002C6C11" w:rsidRDefault="00D24607" w:rsidP="00D24607">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KVI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041B5529" w14:textId="45A0CCD0" w:rsidR="00D24607" w:rsidRPr="002C6C11" w:rsidRDefault="00D24607" w:rsidP="00D24607">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Quality</w:t>
            </w:r>
          </w:p>
        </w:tc>
      </w:tr>
      <w:tr w:rsidR="008114EB" w:rsidRPr="00C80238" w14:paraId="7C9F45A2"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533A7E5E"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060EB0BF"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Buffering Ratio / Rebuffering Events</w:t>
            </w:r>
          </w:p>
        </w:tc>
      </w:tr>
      <w:tr w:rsidR="00031628" w:rsidRPr="00C80238" w14:paraId="23B7A94B" w14:textId="77777777" w:rsidTr="00A3172F">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053F452D"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4E9B2BBA" w14:textId="77777777" w:rsidR="00096F80" w:rsidRPr="002C6C11" w:rsidRDefault="00096F80" w:rsidP="00096F80">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Total buffering duration:</w:t>
            </w:r>
          </w:p>
          <w:p w14:paraId="31E94F1F" w14:textId="77777777" w:rsidR="00096F80" w:rsidRPr="002C6C11" w:rsidRDefault="00096F80" w:rsidP="00096F80">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19163 ms during 30 minutes with the Minwave antenna</w:t>
            </w:r>
          </w:p>
          <w:p w14:paraId="674D836C" w14:textId="401AF7B6" w:rsidR="00031628" w:rsidRPr="002C6C11" w:rsidRDefault="00096F80" w:rsidP="00096F80">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0 ms during 30 minutes with the TechniSat 33 cm antenna</w:t>
            </w:r>
          </w:p>
        </w:tc>
      </w:tr>
    </w:tbl>
    <w:p w14:paraId="57E65AAA" w14:textId="77777777" w:rsidR="00031628" w:rsidRPr="002C6C11" w:rsidRDefault="00031628" w:rsidP="00031628">
      <w:pPr>
        <w:pStyle w:val="ParagraphText"/>
      </w:pPr>
    </w:p>
    <w:p w14:paraId="3B312358" w14:textId="77777777" w:rsidR="00031628" w:rsidRPr="002C6C11" w:rsidRDefault="00031628" w:rsidP="00031628">
      <w:pPr>
        <w:pStyle w:val="ParagraphText"/>
      </w:pPr>
    </w:p>
    <w:tbl>
      <w:tblPr>
        <w:tblW w:w="0" w:type="auto"/>
        <w:tblLook w:val="04A0" w:firstRow="1" w:lastRow="0" w:firstColumn="1" w:lastColumn="0" w:noHBand="0" w:noVBand="1"/>
      </w:tblPr>
      <w:tblGrid>
        <w:gridCol w:w="2502"/>
        <w:gridCol w:w="897"/>
        <w:gridCol w:w="5617"/>
      </w:tblGrid>
      <w:tr w:rsidR="008114EB" w:rsidRPr="00C80238" w14:paraId="2DCD1D99"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6725BCE9" w14:textId="33C41823" w:rsidR="00031628" w:rsidRPr="002C6C11" w:rsidRDefault="00031628"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5</w:t>
            </w:r>
          </w:p>
        </w:tc>
      </w:tr>
      <w:tr w:rsidR="008114EB" w:rsidRPr="00C80238" w14:paraId="176E4182"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30F54017"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4BA86D19"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Frequency of resolution switches</w:t>
            </w:r>
          </w:p>
        </w:tc>
      </w:tr>
      <w:tr w:rsidR="008114EB" w:rsidRPr="00C80238" w14:paraId="45D9BF76"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7BD3E181"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0A7F046F"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0CBF7125"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4D92E0FE"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16CE42EC"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01EA18A0" w14:textId="4E5F0DC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FTA Player App can access the Streams delivered </w:t>
            </w:r>
            <w:r w:rsidR="009B297B" w:rsidRPr="002C6C11">
              <w:rPr>
                <w:rFonts w:ascii="Montserrat" w:eastAsia="Times New Roman" w:hAnsi="Montserrat"/>
                <w:color w:val="auto"/>
                <w:sz w:val="18"/>
                <w:szCs w:val="18"/>
                <w:lang w:eastAsia="en-GB"/>
              </w:rPr>
              <w:t>the Far Edge</w:t>
            </w:r>
          </w:p>
        </w:tc>
      </w:tr>
      <w:tr w:rsidR="008114EB" w:rsidRPr="00C80238" w14:paraId="28215165" w14:textId="77777777" w:rsidTr="00A3172F">
        <w:trPr>
          <w:trHeight w:val="192"/>
        </w:trPr>
        <w:tc>
          <w:tcPr>
            <w:tcW w:w="2502" w:type="dxa"/>
            <w:vMerge/>
          </w:tcPr>
          <w:p w14:paraId="276442B5" w14:textId="77777777" w:rsidR="00031628" w:rsidRPr="002C6C11" w:rsidRDefault="00031628"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4C5FCEF1"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1292E329"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publish the relevant data</w:t>
            </w:r>
          </w:p>
        </w:tc>
      </w:tr>
      <w:tr w:rsidR="008114EB" w:rsidRPr="00C80238" w14:paraId="00CC0B39" w14:textId="77777777" w:rsidTr="00A3172F">
        <w:trPr>
          <w:trHeight w:val="97"/>
        </w:trPr>
        <w:tc>
          <w:tcPr>
            <w:tcW w:w="2502" w:type="dxa"/>
            <w:vMerge/>
          </w:tcPr>
          <w:p w14:paraId="213C5DB2" w14:textId="77777777" w:rsidR="00031628" w:rsidRPr="002C6C11" w:rsidRDefault="00031628"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23E32C83" w14:textId="77777777" w:rsidR="00031628" w:rsidRPr="002C6C11" w:rsidRDefault="00031628"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5D2F75EE" w14:textId="77777777" w:rsidR="00031628" w:rsidRPr="002C6C11" w:rsidRDefault="00031628" w:rsidP="00A3172F">
            <w:pPr>
              <w:jc w:val="both"/>
              <w:rPr>
                <w:rFonts w:ascii="Montserrat" w:eastAsia="Times New Roman" w:hAnsi="Montserrat"/>
                <w:color w:val="auto"/>
                <w:sz w:val="18"/>
                <w:szCs w:val="18"/>
                <w:lang w:eastAsia="en-GB"/>
              </w:rPr>
            </w:pPr>
          </w:p>
        </w:tc>
      </w:tr>
      <w:tr w:rsidR="008114EB" w:rsidRPr="00C80238" w14:paraId="3D5149A0"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2ED7426E"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131C3CB3" w14:textId="6EEA3039"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This end-to-end/performance test aims at checking that the player switches between different resolutions</w:t>
            </w:r>
          </w:p>
        </w:tc>
      </w:tr>
      <w:tr w:rsidR="008114EB" w:rsidRPr="00C80238" w14:paraId="47F96A96"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72824FDC"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0C3E8D15"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56B7104E"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playout starts and displays a stream in one of the available resolutions</w:t>
            </w:r>
          </w:p>
        </w:tc>
      </w:tr>
      <w:tr w:rsidR="008114EB" w:rsidRPr="00C80238" w14:paraId="75E74651" w14:textId="77777777" w:rsidTr="00A3172F">
        <w:trPr>
          <w:trHeight w:val="400"/>
        </w:trPr>
        <w:tc>
          <w:tcPr>
            <w:tcW w:w="2502" w:type="dxa"/>
            <w:vMerge/>
          </w:tcPr>
          <w:p w14:paraId="467AC5B2" w14:textId="77777777" w:rsidR="00031628" w:rsidRPr="002C6C11" w:rsidRDefault="00031628"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6EFF2942"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4DDEC2E2" w14:textId="580956D2"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Leave the stream playing during [30 hours]</w:t>
            </w:r>
          </w:p>
        </w:tc>
      </w:tr>
      <w:tr w:rsidR="00F830F1" w:rsidRPr="00C80238" w14:paraId="1A128F2D"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1FDCD70E" w14:textId="6A5297E6" w:rsidR="00F830F1" w:rsidRPr="002C6C11" w:rsidRDefault="00F830F1" w:rsidP="00F830F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KVI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7632E89C" w14:textId="7D9A3229" w:rsidR="00F830F1" w:rsidRPr="002C6C11" w:rsidRDefault="00F830F1" w:rsidP="00F830F1">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Quality</w:t>
            </w:r>
          </w:p>
        </w:tc>
      </w:tr>
      <w:tr w:rsidR="008114EB" w:rsidRPr="00C80238" w14:paraId="39737434"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4481990C"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3AD93282"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Bitrate Stability / QoE</w:t>
            </w:r>
          </w:p>
        </w:tc>
      </w:tr>
      <w:tr w:rsidR="00031628" w:rsidRPr="00C80238" w14:paraId="597D9188" w14:textId="77777777" w:rsidTr="00A3172F">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1D3DB39A"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3FF1BBC7" w14:textId="77777777" w:rsidR="00D002D1" w:rsidRPr="002C6C11" w:rsidRDefault="00D002D1" w:rsidP="00D002D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Number of Resolution Switches:</w:t>
            </w:r>
          </w:p>
          <w:p w14:paraId="37BD979C" w14:textId="77777777" w:rsidR="00D002D1" w:rsidRPr="002C6C11" w:rsidRDefault="00D002D1" w:rsidP="00D002D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86 during 30 minutes with the Minwave antenna</w:t>
            </w:r>
          </w:p>
          <w:p w14:paraId="631FE413" w14:textId="286159A8" w:rsidR="00031628" w:rsidRPr="002C6C11" w:rsidRDefault="00D002D1" w:rsidP="00D002D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0 during 30 minutes with the TechniSat 33 cm antenna</w:t>
            </w:r>
          </w:p>
        </w:tc>
      </w:tr>
    </w:tbl>
    <w:p w14:paraId="4144E613" w14:textId="77777777" w:rsidR="00031628" w:rsidRPr="002C6C11" w:rsidRDefault="00031628" w:rsidP="00031628">
      <w:pPr>
        <w:pStyle w:val="ParagraphText"/>
      </w:pPr>
    </w:p>
    <w:p w14:paraId="0B3B2E50" w14:textId="77777777" w:rsidR="00031628" w:rsidRPr="002C6C11" w:rsidRDefault="00031628" w:rsidP="00031628">
      <w:pPr>
        <w:pStyle w:val="ParagraphText"/>
      </w:pPr>
    </w:p>
    <w:tbl>
      <w:tblPr>
        <w:tblW w:w="0" w:type="auto"/>
        <w:tblLook w:val="04A0" w:firstRow="1" w:lastRow="0" w:firstColumn="1" w:lastColumn="0" w:noHBand="0" w:noVBand="1"/>
      </w:tblPr>
      <w:tblGrid>
        <w:gridCol w:w="2502"/>
        <w:gridCol w:w="897"/>
        <w:gridCol w:w="5617"/>
      </w:tblGrid>
      <w:tr w:rsidR="008114EB" w:rsidRPr="00C80238" w14:paraId="723EE6F3"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786C6A82" w14:textId="067F8CC0" w:rsidR="00031628" w:rsidRPr="002C6C11" w:rsidRDefault="00031628"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6</w:t>
            </w:r>
          </w:p>
        </w:tc>
      </w:tr>
      <w:tr w:rsidR="008114EB" w:rsidRPr="00C80238" w14:paraId="61EB6BC1"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722EDD81"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0AF486FE"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Percentage of uptime vs downtime</w:t>
            </w:r>
          </w:p>
        </w:tc>
      </w:tr>
      <w:tr w:rsidR="008114EB" w:rsidRPr="00C80238" w14:paraId="6A0B6420"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1F91AEC5"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32EA855F"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3574B84F"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520D1EED"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5C685B3D"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2A8117A4" w14:textId="6C848AB3"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FTA Player App can access the Streams delivered by </w:t>
            </w:r>
            <w:r w:rsidR="00BE3EF5" w:rsidRPr="002C6C11">
              <w:rPr>
                <w:rFonts w:ascii="Montserrat" w:eastAsia="Times New Roman" w:hAnsi="Montserrat"/>
                <w:color w:val="auto"/>
                <w:sz w:val="18"/>
                <w:szCs w:val="18"/>
                <w:lang w:eastAsia="en-GB"/>
              </w:rPr>
              <w:t>the Far Edge</w:t>
            </w:r>
          </w:p>
        </w:tc>
      </w:tr>
      <w:tr w:rsidR="008114EB" w:rsidRPr="00C80238" w14:paraId="7B1A1AB7" w14:textId="77777777" w:rsidTr="00A3172F">
        <w:trPr>
          <w:trHeight w:val="192"/>
        </w:trPr>
        <w:tc>
          <w:tcPr>
            <w:tcW w:w="2502" w:type="dxa"/>
            <w:vMerge/>
          </w:tcPr>
          <w:p w14:paraId="59CF7E59" w14:textId="77777777" w:rsidR="00031628" w:rsidRPr="002C6C11" w:rsidRDefault="00031628"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082EF966"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0D226219"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publish the relevant data</w:t>
            </w:r>
          </w:p>
        </w:tc>
      </w:tr>
      <w:tr w:rsidR="008114EB" w:rsidRPr="00C80238" w14:paraId="300B8313" w14:textId="77777777" w:rsidTr="00A3172F">
        <w:trPr>
          <w:trHeight w:val="97"/>
        </w:trPr>
        <w:tc>
          <w:tcPr>
            <w:tcW w:w="2502" w:type="dxa"/>
            <w:vMerge/>
          </w:tcPr>
          <w:p w14:paraId="337FE32E" w14:textId="77777777" w:rsidR="00031628" w:rsidRPr="002C6C11" w:rsidRDefault="00031628"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4C3B2990" w14:textId="77777777" w:rsidR="00031628" w:rsidRPr="002C6C11" w:rsidRDefault="00031628"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14B64897" w14:textId="77777777" w:rsidR="00031628" w:rsidRPr="002C6C11" w:rsidRDefault="00031628" w:rsidP="00A3172F">
            <w:pPr>
              <w:jc w:val="both"/>
              <w:rPr>
                <w:rFonts w:ascii="Montserrat" w:eastAsia="Times New Roman" w:hAnsi="Montserrat"/>
                <w:color w:val="auto"/>
                <w:sz w:val="18"/>
                <w:szCs w:val="18"/>
                <w:lang w:eastAsia="en-GB"/>
              </w:rPr>
            </w:pPr>
          </w:p>
        </w:tc>
      </w:tr>
      <w:tr w:rsidR="008114EB" w:rsidRPr="00C80238" w14:paraId="5E6C4382"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44B04EE9"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3AD026C6" w14:textId="42F5E63B"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This end-to-end/performance test aims at qualifying the availability of the stream</w:t>
            </w:r>
            <w:r w:rsidR="00BE3EF5" w:rsidRPr="002C6C11">
              <w:rPr>
                <w:rFonts w:ascii="Montserrat" w:eastAsia="Times New Roman" w:hAnsi="Montserrat"/>
                <w:color w:val="auto"/>
                <w:sz w:val="18"/>
                <w:szCs w:val="18"/>
                <w:lang w:eastAsia="en-GB"/>
              </w:rPr>
              <w:t>.</w:t>
            </w:r>
          </w:p>
        </w:tc>
      </w:tr>
      <w:tr w:rsidR="008114EB" w:rsidRPr="00C80238" w14:paraId="01426676"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7A66BA4C"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52060146"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4B6BCA72"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playout starts and displays a stream in one of the available resolutions</w:t>
            </w:r>
          </w:p>
        </w:tc>
      </w:tr>
      <w:tr w:rsidR="008114EB" w:rsidRPr="00C80238" w14:paraId="0C528D47" w14:textId="77777777" w:rsidTr="00A3172F">
        <w:trPr>
          <w:trHeight w:val="400"/>
        </w:trPr>
        <w:tc>
          <w:tcPr>
            <w:tcW w:w="2502" w:type="dxa"/>
            <w:vMerge/>
          </w:tcPr>
          <w:p w14:paraId="6B6177AF" w14:textId="77777777" w:rsidR="00031628" w:rsidRPr="002C6C11" w:rsidRDefault="00031628"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153964F9"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55E34ECA"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Leave the stream playing during [24 hours] </w:t>
            </w:r>
          </w:p>
        </w:tc>
      </w:tr>
      <w:tr w:rsidR="00F830F1" w:rsidRPr="00C80238" w14:paraId="09B20146"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4B650883" w14:textId="537CDDA6" w:rsidR="00F830F1" w:rsidRPr="002C6C11" w:rsidRDefault="008465BC"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KVI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7E046560" w14:textId="53C72ACA" w:rsidR="00F830F1" w:rsidRPr="002C6C11" w:rsidRDefault="008465B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Resilience</w:t>
            </w:r>
          </w:p>
        </w:tc>
      </w:tr>
      <w:tr w:rsidR="008114EB" w:rsidRPr="00C80238" w14:paraId="6C099ECD"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560293DD"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3BEF7288" w14:textId="77777777" w:rsidR="00031628" w:rsidRPr="002C6C11" w:rsidRDefault="0003162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Availability (Uptime %)</w:t>
            </w:r>
          </w:p>
        </w:tc>
      </w:tr>
      <w:tr w:rsidR="00031628" w:rsidRPr="00C80238" w14:paraId="06C0BC66" w14:textId="77777777" w:rsidTr="00A3172F">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481DFEAE" w14:textId="77777777" w:rsidR="00031628" w:rsidRPr="002C6C11" w:rsidRDefault="00031628"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2C1A4EF7" w14:textId="77777777" w:rsidR="00B34382" w:rsidRPr="002C6C11" w:rsidRDefault="00B34382" w:rsidP="00B34382">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Downtime duration:</w:t>
            </w:r>
          </w:p>
          <w:p w14:paraId="08541B99" w14:textId="77777777" w:rsidR="00B34382" w:rsidRPr="002C6C11" w:rsidRDefault="00B34382" w:rsidP="00B34382">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19163 ms during 30 minutes (1 %) with the Minwave antenna</w:t>
            </w:r>
          </w:p>
          <w:p w14:paraId="41C03BBE" w14:textId="39B9537B" w:rsidR="00031628" w:rsidRPr="002C6C11" w:rsidRDefault="00B34382" w:rsidP="00B34382">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0 ms with the TechniSat 33 cm antenna</w:t>
            </w:r>
          </w:p>
        </w:tc>
      </w:tr>
    </w:tbl>
    <w:p w14:paraId="2B083666" w14:textId="77777777" w:rsidR="00031628" w:rsidRPr="002C6C11" w:rsidRDefault="00031628" w:rsidP="00031628">
      <w:pPr>
        <w:pStyle w:val="ParagraphText"/>
      </w:pPr>
    </w:p>
    <w:p w14:paraId="0156820E" w14:textId="77777777" w:rsidR="00031628" w:rsidRPr="002C6C11" w:rsidRDefault="00031628" w:rsidP="00F85D44">
      <w:pPr>
        <w:jc w:val="both"/>
        <w:rPr>
          <w:rFonts w:ascii="Montserrat" w:hAnsi="Montserrat"/>
          <w:color w:val="auto"/>
          <w:sz w:val="18"/>
          <w:szCs w:val="18"/>
        </w:rPr>
      </w:pPr>
    </w:p>
    <w:p w14:paraId="6FB9510B" w14:textId="7A681471" w:rsidR="005C2589" w:rsidRPr="00C80238" w:rsidRDefault="543FCF44" w:rsidP="00124681">
      <w:pPr>
        <w:pStyle w:val="Heading2"/>
      </w:pPr>
      <w:bookmarkStart w:id="194" w:name="_Toc510416286"/>
      <w:r>
        <w:t>3</w:t>
      </w:r>
      <w:r w:rsidR="10A45F46">
        <w:t>.4</w:t>
      </w:r>
      <w:r w:rsidR="00A4609B">
        <w:tab/>
      </w:r>
      <w:r w:rsidR="10A45F46">
        <w:t>Key results</w:t>
      </w:r>
      <w:bookmarkEnd w:id="194"/>
    </w:p>
    <w:p w14:paraId="35819A46" w14:textId="17BC4D72" w:rsidR="00357989" w:rsidRPr="00CB317A" w:rsidRDefault="00357989" w:rsidP="00CE339A">
      <w:pPr>
        <w:pStyle w:val="ParagraphText"/>
        <w:spacing w:before="120"/>
      </w:pPr>
      <w:r w:rsidRPr="00CB317A">
        <w:t>In this Section 3.4, the results of the test cases identified in Section 3.3 are summarized. We need to highlight that in this second version only some preliminary results for some test cases are presented, while the full results for all the test cases will be provided in the 3</w:t>
      </w:r>
      <w:r w:rsidRPr="00CB317A">
        <w:rPr>
          <w:vertAlign w:val="superscript"/>
        </w:rPr>
        <w:t>rd</w:t>
      </w:r>
      <w:r w:rsidRPr="00CB317A">
        <w:t xml:space="preserve"> and final version of this document. </w:t>
      </w:r>
    </w:p>
    <w:p w14:paraId="48082E4B" w14:textId="77777777" w:rsidR="00357989" w:rsidRPr="002C6C11" w:rsidRDefault="00357989" w:rsidP="00CE339A">
      <w:pPr>
        <w:pStyle w:val="ParagraphText"/>
        <w:rPr>
          <w:sz w:val="22"/>
          <w:szCs w:val="22"/>
        </w:rPr>
      </w:pPr>
    </w:p>
    <w:p w14:paraId="7CE4DC4B" w14:textId="16B971B3" w:rsidR="00357989" w:rsidRPr="00CB317A" w:rsidRDefault="1DA826FA" w:rsidP="00CE339A">
      <w:pPr>
        <w:pStyle w:val="Heading3"/>
      </w:pPr>
      <w:bookmarkStart w:id="195" w:name="_Toc1696186209"/>
      <w:r>
        <w:t xml:space="preserve">3.4.1 </w:t>
      </w:r>
      <w:r w:rsidR="052BA127">
        <w:t>Results of Test Cases of WP3.1.1</w:t>
      </w:r>
      <w:bookmarkEnd w:id="195"/>
    </w:p>
    <w:p w14:paraId="61A131B5" w14:textId="23556B8A" w:rsidR="0088705D" w:rsidRPr="002C6C11" w:rsidRDefault="0088705D" w:rsidP="00CE339A">
      <w:pPr>
        <w:spacing w:before="120"/>
        <w:rPr>
          <w:rFonts w:ascii="Montserrat" w:hAnsi="Montserrat"/>
        </w:rPr>
      </w:pPr>
      <w:r w:rsidRPr="002C6C11">
        <w:rPr>
          <w:rFonts w:ascii="Montserrat" w:eastAsiaTheme="minorEastAsia" w:hAnsi="Montserrat" w:cstheme="minorBidi"/>
          <w:color w:val="auto"/>
          <w:sz w:val="18"/>
          <w:szCs w:val="18"/>
        </w:rPr>
        <w:t xml:space="preserve">The flat panel antenna is tested for Test Case1 of WP3.1.1. All results are reported in TN3.1.1.2 of MS2 deliveries.  in summary: </w:t>
      </w:r>
    </w:p>
    <w:p w14:paraId="1F390872" w14:textId="2D6FF3AD" w:rsidR="0088705D" w:rsidRPr="002C6C11" w:rsidRDefault="0088705D" w:rsidP="00CE339A">
      <w:pPr>
        <w:pStyle w:val="ListParagraph"/>
        <w:numPr>
          <w:ilvl w:val="0"/>
          <w:numId w:val="290"/>
        </w:numPr>
        <w:spacing w:before="120"/>
        <w:ind w:left="714" w:hanging="357"/>
        <w:contextualSpacing w:val="0"/>
        <w:rPr>
          <w:rFonts w:ascii="Montserrat" w:hAnsi="Montserrat"/>
        </w:rPr>
      </w:pPr>
      <w:r w:rsidRPr="002C6C11">
        <w:rPr>
          <w:rFonts w:ascii="Montserrat" w:eastAsiaTheme="minorEastAsia" w:hAnsi="Montserrat" w:cstheme="minorBidi"/>
          <w:color w:val="auto"/>
          <w:sz w:val="18"/>
          <w:szCs w:val="18"/>
        </w:rPr>
        <w:t xml:space="preserve">Antenna modules and subarray are tested. The gain =12dBi with Matching &gt;10dB showed successful </w:t>
      </w:r>
      <w:r w:rsidR="001C13C2" w:rsidRPr="002C6C11">
        <w:rPr>
          <w:rFonts w:ascii="Montserrat" w:eastAsiaTheme="minorEastAsia" w:hAnsi="Montserrat" w:cstheme="minorBidi"/>
          <w:color w:val="auto"/>
          <w:sz w:val="18"/>
          <w:szCs w:val="18"/>
        </w:rPr>
        <w:t>results</w:t>
      </w:r>
    </w:p>
    <w:p w14:paraId="6A05BBAD" w14:textId="275857CA" w:rsidR="0088705D" w:rsidRPr="002C6C11" w:rsidRDefault="0088705D" w:rsidP="00CE339A">
      <w:pPr>
        <w:pStyle w:val="ListParagraph"/>
        <w:numPr>
          <w:ilvl w:val="0"/>
          <w:numId w:val="290"/>
        </w:numPr>
        <w:contextualSpacing w:val="0"/>
        <w:rPr>
          <w:rFonts w:ascii="Montserrat" w:hAnsi="Montserrat"/>
        </w:rPr>
      </w:pPr>
      <w:r w:rsidRPr="002C6C11">
        <w:rPr>
          <w:rFonts w:ascii="Montserrat" w:eastAsiaTheme="minorEastAsia" w:hAnsi="Montserrat" w:cstheme="minorBidi"/>
          <w:color w:val="auto"/>
          <w:sz w:val="18"/>
          <w:szCs w:val="18"/>
        </w:rPr>
        <w:t xml:space="preserve">The functional test on full array are done. The radiation pattern measured. Directivity D=32dBi and beamwidth&lt;4degree. </w:t>
      </w:r>
    </w:p>
    <w:p w14:paraId="78FDD9E0" w14:textId="6A2260E6" w:rsidR="0088705D" w:rsidRPr="002C6C11" w:rsidRDefault="0088705D" w:rsidP="00CE339A">
      <w:pPr>
        <w:pStyle w:val="ListParagraph"/>
        <w:numPr>
          <w:ilvl w:val="0"/>
          <w:numId w:val="290"/>
        </w:numPr>
        <w:contextualSpacing w:val="0"/>
        <w:rPr>
          <w:rFonts w:ascii="Montserrat" w:hAnsi="Montserrat"/>
        </w:rPr>
      </w:pPr>
      <w:r w:rsidRPr="002C6C11">
        <w:rPr>
          <w:rFonts w:ascii="Montserrat" w:eastAsiaTheme="minorEastAsia" w:hAnsi="Montserrat" w:cstheme="minorBidi"/>
          <w:color w:val="auto"/>
          <w:sz w:val="18"/>
          <w:szCs w:val="18"/>
        </w:rPr>
        <w:t>Beam steering is successful for –20 degree to 20degree with Gain drop &lt;0.7dBi/ 20degree</w:t>
      </w:r>
    </w:p>
    <w:p w14:paraId="72E41C68" w14:textId="265FD323" w:rsidR="00357989" w:rsidRPr="002C6C11" w:rsidRDefault="00357989" w:rsidP="00CE339A">
      <w:pPr>
        <w:rPr>
          <w:rFonts w:ascii="Montserrat" w:hAnsi="Montserrat"/>
        </w:rPr>
      </w:pPr>
    </w:p>
    <w:p w14:paraId="1337A954" w14:textId="1B966C02" w:rsidR="00357989" w:rsidRPr="00CB317A" w:rsidRDefault="1DA826FA" w:rsidP="00CE339A">
      <w:pPr>
        <w:pStyle w:val="Heading3"/>
      </w:pPr>
      <w:bookmarkStart w:id="196" w:name="_Toc1432327821"/>
      <w:r>
        <w:t xml:space="preserve">3.4.2 </w:t>
      </w:r>
      <w:r w:rsidR="052BA127">
        <w:t>Results of Test Cases of WP3.1.2</w:t>
      </w:r>
      <w:bookmarkEnd w:id="196"/>
    </w:p>
    <w:p w14:paraId="7C9C7651" w14:textId="77777777" w:rsidR="00357989" w:rsidRPr="00CB317A" w:rsidRDefault="00357989" w:rsidP="00CE339A">
      <w:pPr>
        <w:spacing w:before="120"/>
        <w:rPr>
          <w:rFonts w:ascii="Montserrat" w:hAnsi="Montserrat"/>
          <w:color w:val="auto"/>
          <w:sz w:val="18"/>
          <w:szCs w:val="18"/>
        </w:rPr>
      </w:pPr>
      <w:r w:rsidRPr="00CB317A">
        <w:rPr>
          <w:rFonts w:ascii="Montserrat" w:hAnsi="Montserrat"/>
          <w:color w:val="auto"/>
          <w:sz w:val="18"/>
          <w:szCs w:val="18"/>
        </w:rPr>
        <w:t xml:space="preserve">The results are not applicable at this moment, but they will be reported in the 3rd and final version of this document. </w:t>
      </w:r>
    </w:p>
    <w:p w14:paraId="197403E1" w14:textId="77777777" w:rsidR="00357989" w:rsidRPr="002C6C11" w:rsidRDefault="00357989" w:rsidP="00CE339A">
      <w:pPr>
        <w:rPr>
          <w:rFonts w:ascii="Montserrat" w:hAnsi="Montserrat"/>
          <w:color w:val="auto"/>
          <w:sz w:val="22"/>
          <w:szCs w:val="22"/>
        </w:rPr>
      </w:pPr>
    </w:p>
    <w:p w14:paraId="12C58B5C" w14:textId="5F50654A" w:rsidR="00357989" w:rsidRPr="00CB317A" w:rsidRDefault="1DA826FA" w:rsidP="00CE339A">
      <w:pPr>
        <w:pStyle w:val="Heading3"/>
      </w:pPr>
      <w:bookmarkStart w:id="197" w:name="_Toc1473627841"/>
      <w:r>
        <w:t xml:space="preserve">3.4.3 </w:t>
      </w:r>
      <w:r w:rsidR="052BA127">
        <w:t>Results of Test Cases of WP3.1.3</w:t>
      </w:r>
      <w:bookmarkEnd w:id="197"/>
    </w:p>
    <w:p w14:paraId="2BA1DBB8" w14:textId="6C3964C9" w:rsidR="00357989" w:rsidRPr="00CB317A" w:rsidRDefault="00357989" w:rsidP="00CE339A">
      <w:pPr>
        <w:spacing w:before="120"/>
        <w:rPr>
          <w:rFonts w:ascii="Montserrat" w:hAnsi="Montserrat"/>
          <w:color w:val="auto"/>
          <w:sz w:val="18"/>
          <w:szCs w:val="18"/>
        </w:rPr>
      </w:pPr>
      <w:r w:rsidRPr="00CB317A">
        <w:rPr>
          <w:rFonts w:ascii="Montserrat" w:hAnsi="Montserrat"/>
          <w:color w:val="auto"/>
          <w:sz w:val="18"/>
          <w:szCs w:val="18"/>
        </w:rPr>
        <w:t>The results were presented in the demo of SES during the MS1, but they will be reported in the 3</w:t>
      </w:r>
      <w:r w:rsidRPr="00CB317A">
        <w:rPr>
          <w:rFonts w:ascii="Montserrat" w:hAnsi="Montserrat"/>
          <w:color w:val="auto"/>
          <w:sz w:val="18"/>
          <w:szCs w:val="18"/>
          <w:vertAlign w:val="superscript"/>
        </w:rPr>
        <w:t>rd</w:t>
      </w:r>
      <w:r w:rsidRPr="00CB317A">
        <w:rPr>
          <w:rFonts w:ascii="Montserrat" w:hAnsi="Montserrat"/>
          <w:color w:val="auto"/>
          <w:sz w:val="18"/>
          <w:szCs w:val="18"/>
        </w:rPr>
        <w:t xml:space="preserve"> and final version of this document. </w:t>
      </w:r>
    </w:p>
    <w:p w14:paraId="7B76F769" w14:textId="77777777" w:rsidR="00357989" w:rsidRPr="002C6C11" w:rsidRDefault="00357989" w:rsidP="00CE339A">
      <w:pPr>
        <w:pStyle w:val="ParagraphText"/>
        <w:rPr>
          <w:sz w:val="22"/>
          <w:szCs w:val="22"/>
        </w:rPr>
      </w:pPr>
    </w:p>
    <w:p w14:paraId="1DFE619F" w14:textId="4075E17F" w:rsidR="00357989" w:rsidRPr="00CB317A" w:rsidRDefault="1DA826FA" w:rsidP="00CE339A">
      <w:pPr>
        <w:pStyle w:val="Heading3"/>
        <w:rPr>
          <w:sz w:val="26"/>
          <w:szCs w:val="26"/>
        </w:rPr>
      </w:pPr>
      <w:bookmarkStart w:id="198" w:name="_Toc101357946"/>
      <w:r>
        <w:t>3.4.</w:t>
      </w:r>
      <w:r w:rsidR="4651B7EC">
        <w:t>4</w:t>
      </w:r>
      <w:r>
        <w:t xml:space="preserve"> </w:t>
      </w:r>
      <w:r w:rsidR="052BA127">
        <w:t>Results of Test Cases defined in WP3.1.4</w:t>
      </w:r>
      <w:bookmarkEnd w:id="198"/>
    </w:p>
    <w:p w14:paraId="1D62E255" w14:textId="05EBB7A4" w:rsidR="00357989" w:rsidRPr="00CB317A" w:rsidRDefault="00357989" w:rsidP="00CE339A">
      <w:pPr>
        <w:pStyle w:val="ParagraphText"/>
        <w:spacing w:before="120"/>
        <w:jc w:val="left"/>
      </w:pPr>
      <w:r w:rsidRPr="00CB317A">
        <w:t>The results are not applicable at this moment, but they will be reported in the 3</w:t>
      </w:r>
      <w:r w:rsidRPr="00CB317A">
        <w:rPr>
          <w:vertAlign w:val="superscript"/>
        </w:rPr>
        <w:t>rd</w:t>
      </w:r>
      <w:r w:rsidRPr="00CB317A">
        <w:t xml:space="preserve"> and final version of this document. SES is planning to conduct and finalize the tests by May 2026.</w:t>
      </w:r>
    </w:p>
    <w:p w14:paraId="7591A76D" w14:textId="77777777" w:rsidR="00357989" w:rsidRPr="002C6C11" w:rsidRDefault="00357989" w:rsidP="00CE339A">
      <w:pPr>
        <w:pStyle w:val="ParagraphText"/>
        <w:rPr>
          <w:sz w:val="22"/>
          <w:szCs w:val="22"/>
        </w:rPr>
      </w:pPr>
    </w:p>
    <w:p w14:paraId="6FD0E48D" w14:textId="2A247264" w:rsidR="00357989" w:rsidRPr="00CB317A" w:rsidRDefault="1DA826FA" w:rsidP="00CE339A">
      <w:pPr>
        <w:pStyle w:val="Heading3"/>
      </w:pPr>
      <w:bookmarkStart w:id="199" w:name="_Toc528841987"/>
      <w:r>
        <w:t xml:space="preserve">3.4.5 </w:t>
      </w:r>
      <w:r w:rsidR="052BA127">
        <w:t>Results of Test Cases defined in WP3.1.5</w:t>
      </w:r>
      <w:bookmarkEnd w:id="199"/>
    </w:p>
    <w:p w14:paraId="22CC55DF" w14:textId="0B983276" w:rsidR="00357989" w:rsidRPr="00CB317A" w:rsidRDefault="00357989" w:rsidP="00CE339A">
      <w:pPr>
        <w:pStyle w:val="ParagraphText"/>
        <w:spacing w:before="120"/>
        <w:jc w:val="left"/>
      </w:pPr>
      <w:r w:rsidRPr="00CB317A">
        <w:t>In this 2</w:t>
      </w:r>
      <w:r w:rsidRPr="00CB317A">
        <w:rPr>
          <w:vertAlign w:val="superscript"/>
        </w:rPr>
        <w:t>nd</w:t>
      </w:r>
      <w:r w:rsidRPr="00CB317A">
        <w:t xml:space="preserve"> version of the document some preliminary results of the tests in the SES Testbed will be presented.</w:t>
      </w:r>
    </w:p>
    <w:p w14:paraId="6B6A513E" w14:textId="77777777" w:rsidR="00357989" w:rsidRPr="00CB317A" w:rsidRDefault="00357989" w:rsidP="00CE339A">
      <w:pPr>
        <w:pStyle w:val="ParagraphText"/>
        <w:spacing w:before="120"/>
        <w:jc w:val="left"/>
      </w:pPr>
      <w:r w:rsidRPr="00CB317A">
        <w:t>As have been mentioned, the Remote GW deployed in the SES Testbed is sharing telemetry data to the OTel collector deployed on an SES VM on the cloud. The Remote GW responds to HTTP requests that players connected in the same LAN of the SES test bed are making.</w:t>
      </w:r>
    </w:p>
    <w:p w14:paraId="04420F38" w14:textId="6FFF1024" w:rsidR="00357989" w:rsidRPr="00CB317A" w:rsidRDefault="00357989" w:rsidP="00CE339A">
      <w:pPr>
        <w:pStyle w:val="ParagraphText"/>
        <w:spacing w:before="120"/>
        <w:jc w:val="left"/>
      </w:pPr>
      <w:r w:rsidRPr="00CB317A">
        <w:t xml:space="preserve">As we can see from </w:t>
      </w:r>
      <w:r w:rsidRPr="00CB317A">
        <w:fldChar w:fldCharType="begin"/>
      </w:r>
      <w:r w:rsidRPr="00CB317A">
        <w:instrText xml:space="preserve"> REF _Ref221784425 \h  \* MERGEFORMAT </w:instrText>
      </w:r>
      <w:r w:rsidRPr="00CB317A">
        <w:fldChar w:fldCharType="separate"/>
      </w:r>
      <w:r w:rsidRPr="00CB317A">
        <w:t>Figure 3</w:t>
      </w:r>
      <w:r w:rsidRPr="00CB317A">
        <w:fldChar w:fldCharType="end"/>
      </w:r>
      <w:r w:rsidRPr="00CB317A">
        <w:t>, the Remote GW was responding with 404 error messages for many player requests, a-periodically. In this graph, we can see that there are time clusters of error HTTP requests generated from the Remote GW and sent also to the OTel Collector in the SES VM in Azure.</w:t>
      </w:r>
    </w:p>
    <w:p w14:paraId="63D3ED91" w14:textId="77777777" w:rsidR="00357989" w:rsidRPr="00CB317A" w:rsidRDefault="00357989" w:rsidP="00CE339A">
      <w:pPr>
        <w:pStyle w:val="ParagraphText"/>
        <w:spacing w:before="120"/>
        <w:jc w:val="left"/>
      </w:pPr>
      <w:r w:rsidRPr="00CB317A">
        <w:t>The hypothesis that the remote connection between the mABR server and modulator was tested. On 5/12 the two (mABR server and modulator) where collocated and the errors dropped to zero.</w:t>
      </w:r>
    </w:p>
    <w:p w14:paraId="47508139" w14:textId="77777777" w:rsidR="00357989" w:rsidRPr="00CB317A" w:rsidRDefault="00357989" w:rsidP="00CE339A">
      <w:pPr>
        <w:pStyle w:val="ParagraphText"/>
        <w:spacing w:before="120"/>
        <w:jc w:val="left"/>
      </w:pPr>
      <w:r w:rsidRPr="00CB317A">
        <w:t>So, it was proven that the remote connection was generating issues and then the issue was solved.</w:t>
      </w:r>
    </w:p>
    <w:p w14:paraId="767A3FBF" w14:textId="77777777" w:rsidR="00357989" w:rsidRPr="00CB317A" w:rsidRDefault="00357989" w:rsidP="00CE339A">
      <w:pPr>
        <w:pStyle w:val="ParagraphText"/>
      </w:pPr>
    </w:p>
    <w:p w14:paraId="4AEC6CA2" w14:textId="77777777" w:rsidR="00357989" w:rsidRPr="002C6C11" w:rsidRDefault="00357989" w:rsidP="00CE339A">
      <w:pPr>
        <w:keepNext/>
        <w:rPr>
          <w:rFonts w:ascii="Montserrat" w:hAnsi="Montserrat"/>
        </w:rPr>
      </w:pPr>
      <w:r w:rsidRPr="002C6C11">
        <w:rPr>
          <w:rFonts w:ascii="Montserrat" w:hAnsi="Montserrat"/>
          <w:noProof/>
        </w:rPr>
        <w:drawing>
          <wp:inline distT="0" distB="0" distL="0" distR="0" wp14:anchorId="3D66220D" wp14:editId="123529B6">
            <wp:extent cx="5761990" cy="2077641"/>
            <wp:effectExtent l="0" t="0" r="0" b="0"/>
            <wp:docPr id="1306876969"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6969" name="Picture 1306876969"/>
                    <pic:cNvPicPr/>
                  </pic:nvPicPr>
                  <pic:blipFill>
                    <a:blip r:embed="rId32">
                      <a:extLst>
                        <a:ext uri="{28A0092B-C50C-407E-A947-70E740481C1C}">
                          <a14:useLocalDpi xmlns:a14="http://schemas.microsoft.com/office/drawing/2010/main"/>
                        </a:ext>
                      </a:extLst>
                    </a:blip>
                    <a:stretch>
                      <a:fillRect/>
                    </a:stretch>
                  </pic:blipFill>
                  <pic:spPr>
                    <a:xfrm>
                      <a:off x="0" y="0"/>
                      <a:ext cx="5761990" cy="2077641"/>
                    </a:xfrm>
                    <a:prstGeom prst="rect">
                      <a:avLst/>
                    </a:prstGeom>
                  </pic:spPr>
                </pic:pic>
              </a:graphicData>
            </a:graphic>
          </wp:inline>
        </w:drawing>
      </w:r>
    </w:p>
    <w:p w14:paraId="6B107291" w14:textId="77777777" w:rsidR="00357989" w:rsidRPr="002C6C11" w:rsidRDefault="00357989" w:rsidP="00CE339A">
      <w:pPr>
        <w:pStyle w:val="Caption"/>
        <w:spacing w:after="0"/>
        <w:rPr>
          <w:rFonts w:ascii="Montserrat" w:hAnsi="Montserrat"/>
        </w:rPr>
      </w:pPr>
    </w:p>
    <w:p w14:paraId="71081E35" w14:textId="025B2D8F" w:rsidR="00357989" w:rsidRPr="002C6C11" w:rsidRDefault="00357989" w:rsidP="00CE339A">
      <w:pPr>
        <w:pStyle w:val="Caption"/>
        <w:rPr>
          <w:rFonts w:ascii="Montserrat" w:hAnsi="Montserrat"/>
        </w:rPr>
      </w:pPr>
      <w:bookmarkStart w:id="200" w:name="_Ref221784425"/>
      <w:bookmarkStart w:id="201" w:name="_Toc221886639"/>
      <w:r w:rsidRPr="002C6C11">
        <w:rPr>
          <w:rFonts w:ascii="Montserrat" w:hAnsi="Montserrat"/>
        </w:rPr>
        <w:t xml:space="preserve">Figure </w:t>
      </w:r>
      <w:r w:rsidRPr="002C6C11">
        <w:rPr>
          <w:rFonts w:ascii="Montserrat" w:hAnsi="Montserrat"/>
        </w:rPr>
        <w:fldChar w:fldCharType="begin"/>
      </w:r>
      <w:r w:rsidRPr="002C6C11">
        <w:rPr>
          <w:rFonts w:ascii="Montserrat" w:hAnsi="Montserrat"/>
        </w:rPr>
        <w:instrText xml:space="preserve"> SEQ Figure \* ARABIC </w:instrText>
      </w:r>
      <w:r w:rsidRPr="002C6C11">
        <w:rPr>
          <w:rFonts w:ascii="Montserrat" w:hAnsi="Montserrat"/>
        </w:rPr>
        <w:fldChar w:fldCharType="separate"/>
      </w:r>
      <w:r w:rsidR="00DB3A2A">
        <w:rPr>
          <w:rFonts w:ascii="Montserrat" w:hAnsi="Montserrat"/>
          <w:noProof/>
        </w:rPr>
        <w:t>3</w:t>
      </w:r>
      <w:r w:rsidRPr="002C6C11">
        <w:rPr>
          <w:rFonts w:ascii="Montserrat" w:hAnsi="Montserrat"/>
        </w:rPr>
        <w:fldChar w:fldCharType="end"/>
      </w:r>
      <w:bookmarkEnd w:id="200"/>
      <w:r w:rsidRPr="002C6C11">
        <w:rPr>
          <w:rFonts w:ascii="Montserrat" w:hAnsi="Montserrat"/>
        </w:rPr>
        <w:t>: Telemetry data via the OTel collector deployed on an SES VM on the cloud</w:t>
      </w:r>
      <w:bookmarkEnd w:id="201"/>
    </w:p>
    <w:p w14:paraId="5F7BC912" w14:textId="20F3B086" w:rsidR="00357989" w:rsidRPr="00CB317A" w:rsidRDefault="00357989" w:rsidP="00CE339A">
      <w:pPr>
        <w:pStyle w:val="ParagraphText"/>
      </w:pPr>
      <w:r w:rsidRPr="00CB317A">
        <w:t xml:space="preserve">We also monitored the Remote GW traces shared to the OTel collector. After the collocation of the server another solid block of HTTP error was found, as then one depicted in </w:t>
      </w:r>
      <w:r w:rsidRPr="001B45E2">
        <w:fldChar w:fldCharType="begin"/>
      </w:r>
      <w:r w:rsidRPr="00CB317A">
        <w:instrText xml:space="preserve"> REF _Ref221788355 \h </w:instrText>
      </w:r>
      <w:r w:rsidR="00C80238">
        <w:instrText xml:space="preserve"> \* MERGEFORMAT</w:instrText>
      </w:r>
      <w:r w:rsidR="00C80238" w:rsidRPr="001B45E2">
        <w:instrText xml:space="preserve"> </w:instrText>
      </w:r>
      <w:r w:rsidRPr="001B45E2">
        <w:fldChar w:fldCharType="separate"/>
      </w:r>
      <w:r w:rsidRPr="00CB317A">
        <w:t xml:space="preserve">Figure </w:t>
      </w:r>
      <w:r w:rsidRPr="00CB317A">
        <w:rPr>
          <w:noProof/>
        </w:rPr>
        <w:t>4</w:t>
      </w:r>
      <w:r w:rsidRPr="001B45E2">
        <w:fldChar w:fldCharType="end"/>
      </w:r>
      <w:r w:rsidRPr="00CB317A">
        <w:t>, between 20 and 22 of May</w:t>
      </w:r>
      <w:r w:rsidR="00213556">
        <w:t xml:space="preserve"> 2025</w:t>
      </w:r>
      <w:r w:rsidRPr="00CB317A">
        <w:t>.</w:t>
      </w:r>
    </w:p>
    <w:p w14:paraId="2ADD8E15" w14:textId="77777777" w:rsidR="00357989" w:rsidRPr="002C6C11" w:rsidRDefault="00357989" w:rsidP="00CE339A">
      <w:pPr>
        <w:pStyle w:val="ParagraphText"/>
        <w:rPr>
          <w:sz w:val="22"/>
          <w:szCs w:val="22"/>
        </w:rPr>
      </w:pPr>
    </w:p>
    <w:p w14:paraId="10A08D9B" w14:textId="77777777" w:rsidR="00357989" w:rsidRPr="002C6C11" w:rsidRDefault="00357989" w:rsidP="00CE339A">
      <w:pPr>
        <w:keepNext/>
        <w:rPr>
          <w:rFonts w:ascii="Montserrat" w:hAnsi="Montserrat"/>
        </w:rPr>
      </w:pPr>
      <w:r w:rsidRPr="002C6C11">
        <w:rPr>
          <w:rFonts w:ascii="Montserrat" w:hAnsi="Montserrat"/>
          <w:noProof/>
        </w:rPr>
        <w:drawing>
          <wp:inline distT="0" distB="0" distL="0" distR="0" wp14:anchorId="1C8DEE8E" wp14:editId="0C058359">
            <wp:extent cx="5761990" cy="2724018"/>
            <wp:effectExtent l="0" t="0" r="0" b="635"/>
            <wp:docPr id="1448281380" name="drawing" title="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81380" name="Picture 1448281380"/>
                    <pic:cNvPicPr/>
                  </pic:nvPicPr>
                  <pic:blipFill>
                    <a:blip r:embed="rId33">
                      <a:extLst>
                        <a:ext uri="{28A0092B-C50C-407E-A947-70E740481C1C}">
                          <a14:useLocalDpi xmlns:a14="http://schemas.microsoft.com/office/drawing/2010/main"/>
                        </a:ext>
                      </a:extLst>
                    </a:blip>
                    <a:stretch>
                      <a:fillRect/>
                    </a:stretch>
                  </pic:blipFill>
                  <pic:spPr>
                    <a:xfrm>
                      <a:off x="0" y="0"/>
                      <a:ext cx="5761990" cy="2724018"/>
                    </a:xfrm>
                    <a:prstGeom prst="rect">
                      <a:avLst/>
                    </a:prstGeom>
                  </pic:spPr>
                </pic:pic>
              </a:graphicData>
            </a:graphic>
          </wp:inline>
        </w:drawing>
      </w:r>
    </w:p>
    <w:p w14:paraId="7A651BD7" w14:textId="77777777" w:rsidR="00357989" w:rsidRPr="002C6C11" w:rsidRDefault="00357989" w:rsidP="00CE339A">
      <w:pPr>
        <w:pStyle w:val="Caption"/>
        <w:spacing w:after="0"/>
        <w:rPr>
          <w:rFonts w:ascii="Montserrat" w:hAnsi="Montserrat"/>
        </w:rPr>
      </w:pPr>
      <w:bookmarkStart w:id="202" w:name="_Ref221784473"/>
    </w:p>
    <w:p w14:paraId="13EA1193" w14:textId="0CAF8127" w:rsidR="00357989" w:rsidRPr="002C6C11" w:rsidRDefault="00357989" w:rsidP="00CE339A">
      <w:pPr>
        <w:pStyle w:val="Caption"/>
        <w:rPr>
          <w:rFonts w:ascii="Montserrat" w:eastAsia="Times New Roman" w:hAnsi="Montserrat" w:cs="Times New Roman"/>
        </w:rPr>
      </w:pPr>
      <w:bookmarkStart w:id="203" w:name="_Ref221788355"/>
      <w:bookmarkStart w:id="204" w:name="_Toc221886640"/>
      <w:r w:rsidRPr="002C6C11">
        <w:rPr>
          <w:rFonts w:ascii="Montserrat" w:hAnsi="Montserrat"/>
        </w:rPr>
        <w:t xml:space="preserve">Figure </w:t>
      </w:r>
      <w:r w:rsidRPr="002C6C11">
        <w:rPr>
          <w:rFonts w:ascii="Montserrat" w:hAnsi="Montserrat"/>
        </w:rPr>
        <w:fldChar w:fldCharType="begin"/>
      </w:r>
      <w:r w:rsidRPr="002C6C11">
        <w:rPr>
          <w:rFonts w:ascii="Montserrat" w:hAnsi="Montserrat"/>
        </w:rPr>
        <w:instrText xml:space="preserve"> SEQ Figure \* ARABIC </w:instrText>
      </w:r>
      <w:r w:rsidRPr="002C6C11">
        <w:rPr>
          <w:rFonts w:ascii="Montserrat" w:hAnsi="Montserrat"/>
        </w:rPr>
        <w:fldChar w:fldCharType="separate"/>
      </w:r>
      <w:r w:rsidR="00DB3A2A">
        <w:rPr>
          <w:rFonts w:ascii="Montserrat" w:hAnsi="Montserrat"/>
          <w:noProof/>
        </w:rPr>
        <w:t>4</w:t>
      </w:r>
      <w:r w:rsidRPr="002C6C11">
        <w:rPr>
          <w:rFonts w:ascii="Montserrat" w:hAnsi="Montserrat"/>
        </w:rPr>
        <w:fldChar w:fldCharType="end"/>
      </w:r>
      <w:bookmarkEnd w:id="202"/>
      <w:bookmarkEnd w:id="203"/>
      <w:r w:rsidRPr="002C6C11">
        <w:rPr>
          <w:rFonts w:ascii="Montserrat" w:hAnsi="Montserrat"/>
        </w:rPr>
        <w:t>: Remote GW traces shared to the OTel collector</w:t>
      </w:r>
      <w:bookmarkEnd w:id="204"/>
    </w:p>
    <w:p w14:paraId="15B101A8" w14:textId="77777777" w:rsidR="00357989" w:rsidRPr="00CB317A" w:rsidRDefault="00357989" w:rsidP="00CE339A">
      <w:pPr>
        <w:jc w:val="both"/>
        <w:rPr>
          <w:rFonts w:ascii="Montserrat" w:hAnsi="Montserrat"/>
          <w:color w:val="auto"/>
          <w:sz w:val="18"/>
          <w:szCs w:val="18"/>
        </w:rPr>
      </w:pPr>
      <w:r w:rsidRPr="00CB317A">
        <w:rPr>
          <w:rFonts w:ascii="Montserrat" w:hAnsi="Montserrat"/>
          <w:color w:val="auto"/>
          <w:sz w:val="18"/>
          <w:szCs w:val="18"/>
        </w:rPr>
        <w:t>The fixed number of HTTP errors per unit of time indicated a persistent error. After debugging together with FTA a minor bug on the mABR server was identified and corrected. The bug was related to the behavior of the mABR server when it received HTTP error responses from the content servers.</w:t>
      </w:r>
    </w:p>
    <w:p w14:paraId="0D6903ED" w14:textId="77777777" w:rsidR="00357989" w:rsidRPr="00CB317A" w:rsidRDefault="00357989" w:rsidP="00CE339A">
      <w:pPr>
        <w:spacing w:before="120"/>
        <w:jc w:val="both"/>
        <w:rPr>
          <w:rFonts w:ascii="Montserrat" w:hAnsi="Montserrat"/>
          <w:color w:val="auto"/>
          <w:sz w:val="18"/>
          <w:szCs w:val="18"/>
        </w:rPr>
      </w:pPr>
      <w:r w:rsidRPr="00CB317A">
        <w:rPr>
          <w:rFonts w:ascii="Montserrat" w:hAnsi="Montserrat"/>
          <w:color w:val="auto"/>
          <w:sz w:val="18"/>
          <w:szCs w:val="18"/>
        </w:rPr>
        <w:t>In the beginning, such a response was causing a stop in the live streams of the mABR servers. This bug, after identification was resolved very fast by the FTA team.</w:t>
      </w:r>
    </w:p>
    <w:p w14:paraId="6FCE8B52" w14:textId="3A0FEDCB" w:rsidR="00357989" w:rsidRPr="00CB317A" w:rsidRDefault="00357989" w:rsidP="00CE339A">
      <w:pPr>
        <w:spacing w:before="120"/>
        <w:jc w:val="both"/>
        <w:rPr>
          <w:rFonts w:ascii="Montserrat" w:hAnsi="Montserrat"/>
          <w:color w:val="auto"/>
          <w:sz w:val="18"/>
          <w:szCs w:val="18"/>
        </w:rPr>
      </w:pPr>
      <w:r w:rsidRPr="00CB317A">
        <w:rPr>
          <w:rFonts w:ascii="Montserrat" w:hAnsi="Montserrat"/>
          <w:color w:val="auto"/>
          <w:sz w:val="18"/>
          <w:szCs w:val="18"/>
        </w:rPr>
        <w:t xml:space="preserve">Furthermore, we also monitored the HTTP responses of the content server at RAI. An OTel client Nginx server has been deployed as to push all traces to the OTel Collector located on the SES VM in Azure. Occasionally, when we monitored some HTTP errors at the Remote GW (low number ~ 2-3 per 5 min), we noticed that the number of HTTP success responses per unit of time at the content server at RAI was dropping. This can be clearly seen in </w:t>
      </w:r>
      <w:r w:rsidRPr="00CB317A">
        <w:rPr>
          <w:rFonts w:ascii="Montserrat" w:hAnsi="Montserrat"/>
          <w:color w:val="auto"/>
          <w:sz w:val="18"/>
          <w:szCs w:val="18"/>
        </w:rPr>
        <w:fldChar w:fldCharType="begin"/>
      </w:r>
      <w:r w:rsidRPr="00CB317A">
        <w:rPr>
          <w:rFonts w:ascii="Montserrat" w:hAnsi="Montserrat"/>
          <w:color w:val="auto"/>
          <w:sz w:val="18"/>
          <w:szCs w:val="18"/>
        </w:rPr>
        <w:instrText xml:space="preserve"> REF _Ref221784726 \h  \* MERGEFORMAT </w:instrText>
      </w:r>
      <w:r w:rsidRPr="00CB317A">
        <w:rPr>
          <w:rFonts w:ascii="Montserrat" w:hAnsi="Montserrat"/>
          <w:color w:val="auto"/>
          <w:sz w:val="18"/>
          <w:szCs w:val="18"/>
        </w:rPr>
      </w:r>
      <w:r w:rsidRPr="00CB317A">
        <w:rPr>
          <w:rFonts w:ascii="Montserrat" w:hAnsi="Montserrat"/>
          <w:color w:val="auto"/>
          <w:sz w:val="18"/>
          <w:szCs w:val="18"/>
        </w:rPr>
        <w:fldChar w:fldCharType="separate"/>
      </w:r>
      <w:r w:rsidRPr="00CB317A">
        <w:rPr>
          <w:rFonts w:ascii="Montserrat" w:hAnsi="Montserrat"/>
          <w:color w:val="auto"/>
          <w:sz w:val="18"/>
          <w:szCs w:val="18"/>
        </w:rPr>
        <w:t>Figure 5</w:t>
      </w:r>
      <w:r w:rsidRPr="00CB317A">
        <w:rPr>
          <w:rFonts w:ascii="Montserrat" w:hAnsi="Montserrat"/>
          <w:color w:val="auto"/>
          <w:sz w:val="18"/>
          <w:szCs w:val="18"/>
        </w:rPr>
        <w:fldChar w:fldCharType="end"/>
      </w:r>
      <w:r w:rsidRPr="00CB317A">
        <w:rPr>
          <w:rFonts w:ascii="Montserrat" w:hAnsi="Montserrat"/>
          <w:color w:val="auto"/>
          <w:sz w:val="18"/>
          <w:szCs w:val="18"/>
        </w:rPr>
        <w:t>.</w:t>
      </w:r>
    </w:p>
    <w:p w14:paraId="61C3C41F" w14:textId="77777777" w:rsidR="00357989" w:rsidRPr="00CB317A" w:rsidRDefault="00357989" w:rsidP="00CE339A">
      <w:pPr>
        <w:jc w:val="both"/>
        <w:rPr>
          <w:rFonts w:ascii="Montserrat" w:hAnsi="Montserrat"/>
          <w:color w:val="auto"/>
          <w:sz w:val="18"/>
          <w:szCs w:val="18"/>
        </w:rPr>
      </w:pPr>
    </w:p>
    <w:p w14:paraId="2E47B281" w14:textId="77777777" w:rsidR="00357989" w:rsidRPr="002C6C11" w:rsidRDefault="00357989" w:rsidP="00CE339A">
      <w:pPr>
        <w:rPr>
          <w:rFonts w:ascii="Montserrat" w:eastAsia="Times New Roman" w:hAnsi="Montserrat" w:cs="Times New Roman"/>
          <w:color w:val="000000" w:themeColor="text1"/>
        </w:rPr>
      </w:pPr>
      <w:r w:rsidRPr="002C6C11">
        <w:rPr>
          <w:rFonts w:ascii="Montserrat" w:hAnsi="Montserrat"/>
          <w:noProof/>
        </w:rPr>
        <w:drawing>
          <wp:inline distT="0" distB="0" distL="0" distR="0" wp14:anchorId="4A8CA4EE" wp14:editId="10A00FC3">
            <wp:extent cx="5761990" cy="3915198"/>
            <wp:effectExtent l="0" t="0" r="0" b="9525"/>
            <wp:docPr id="1836665087"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65087" name="Picture 1836665087"/>
                    <pic:cNvPicPr/>
                  </pic:nvPicPr>
                  <pic:blipFill>
                    <a:blip r:embed="rId34">
                      <a:extLst>
                        <a:ext uri="{28A0092B-C50C-407E-A947-70E740481C1C}">
                          <a14:useLocalDpi xmlns:a14="http://schemas.microsoft.com/office/drawing/2010/main"/>
                        </a:ext>
                      </a:extLst>
                    </a:blip>
                    <a:stretch>
                      <a:fillRect/>
                    </a:stretch>
                  </pic:blipFill>
                  <pic:spPr>
                    <a:xfrm>
                      <a:off x="0" y="0"/>
                      <a:ext cx="5761990" cy="3915198"/>
                    </a:xfrm>
                    <a:prstGeom prst="rect">
                      <a:avLst/>
                    </a:prstGeom>
                  </pic:spPr>
                </pic:pic>
              </a:graphicData>
            </a:graphic>
          </wp:inline>
        </w:drawing>
      </w:r>
    </w:p>
    <w:p w14:paraId="0F97BF28" w14:textId="77777777" w:rsidR="00357989" w:rsidRPr="002C6C11" w:rsidRDefault="00357989" w:rsidP="00CE339A">
      <w:pPr>
        <w:keepNext/>
        <w:rPr>
          <w:rFonts w:ascii="Montserrat" w:hAnsi="Montserrat"/>
        </w:rPr>
      </w:pPr>
    </w:p>
    <w:p w14:paraId="4B8D0F2A" w14:textId="06F02200" w:rsidR="00357989" w:rsidRPr="002C6C11" w:rsidRDefault="00357989" w:rsidP="00CE339A">
      <w:pPr>
        <w:pStyle w:val="Caption"/>
        <w:rPr>
          <w:rFonts w:ascii="Montserrat" w:hAnsi="Montserrat"/>
        </w:rPr>
      </w:pPr>
      <w:bookmarkStart w:id="205" w:name="_Ref221784726"/>
      <w:bookmarkStart w:id="206" w:name="_Toc221886641"/>
      <w:r w:rsidRPr="002C6C11">
        <w:rPr>
          <w:rFonts w:ascii="Montserrat" w:hAnsi="Montserrat"/>
        </w:rPr>
        <w:t xml:space="preserve">Figure </w:t>
      </w:r>
      <w:r w:rsidRPr="002C6C11">
        <w:rPr>
          <w:rFonts w:ascii="Montserrat" w:hAnsi="Montserrat"/>
        </w:rPr>
        <w:fldChar w:fldCharType="begin"/>
      </w:r>
      <w:r w:rsidRPr="002C6C11">
        <w:rPr>
          <w:rFonts w:ascii="Montserrat" w:hAnsi="Montserrat"/>
        </w:rPr>
        <w:instrText xml:space="preserve"> SEQ Figure \* ARABIC </w:instrText>
      </w:r>
      <w:r w:rsidRPr="002C6C11">
        <w:rPr>
          <w:rFonts w:ascii="Montserrat" w:hAnsi="Montserrat"/>
        </w:rPr>
        <w:fldChar w:fldCharType="separate"/>
      </w:r>
      <w:r w:rsidR="00DB3A2A">
        <w:rPr>
          <w:rFonts w:ascii="Montserrat" w:hAnsi="Montserrat"/>
          <w:noProof/>
        </w:rPr>
        <w:t>5</w:t>
      </w:r>
      <w:r w:rsidRPr="002C6C11">
        <w:rPr>
          <w:rFonts w:ascii="Montserrat" w:hAnsi="Montserrat"/>
        </w:rPr>
        <w:fldChar w:fldCharType="end"/>
      </w:r>
      <w:bookmarkEnd w:id="205"/>
      <w:r w:rsidRPr="002C6C11">
        <w:rPr>
          <w:rFonts w:ascii="Montserrat" w:hAnsi="Montserrat"/>
        </w:rPr>
        <w:t>: Monitoring the HTTP responses of the content server at RAI</w:t>
      </w:r>
      <w:bookmarkEnd w:id="206"/>
    </w:p>
    <w:p w14:paraId="7D8B897B" w14:textId="0D302C3D" w:rsidR="00357989" w:rsidRPr="00CB317A" w:rsidRDefault="00357989" w:rsidP="00CE339A">
      <w:pPr>
        <w:jc w:val="both"/>
        <w:rPr>
          <w:rFonts w:ascii="Montserrat" w:hAnsi="Montserrat"/>
          <w:color w:val="auto"/>
          <w:sz w:val="18"/>
          <w:szCs w:val="18"/>
        </w:rPr>
      </w:pPr>
      <w:r w:rsidRPr="00CB317A">
        <w:rPr>
          <w:rFonts w:ascii="Montserrat" w:hAnsi="Montserrat"/>
          <w:color w:val="auto"/>
          <w:sz w:val="18"/>
          <w:szCs w:val="18"/>
        </w:rPr>
        <w:t xml:space="preserve">The expected </w:t>
      </w:r>
      <w:r w:rsidRPr="002C6C11">
        <w:rPr>
          <w:rFonts w:ascii="Montserrat" w:hAnsi="Montserrat"/>
          <w:color w:val="auto"/>
          <w:sz w:val="18"/>
          <w:szCs w:val="18"/>
        </w:rPr>
        <w:t>behavio</w:t>
      </w:r>
      <w:r w:rsidR="00213556">
        <w:rPr>
          <w:rFonts w:ascii="Montserrat" w:hAnsi="Montserrat"/>
          <w:color w:val="auto"/>
          <w:sz w:val="18"/>
          <w:szCs w:val="18"/>
        </w:rPr>
        <w:t>u</w:t>
      </w:r>
      <w:r w:rsidRPr="002C6C11">
        <w:rPr>
          <w:rFonts w:ascii="Montserrat" w:hAnsi="Montserrat"/>
          <w:color w:val="auto"/>
          <w:sz w:val="18"/>
          <w:szCs w:val="18"/>
        </w:rPr>
        <w:t>r</w:t>
      </w:r>
      <w:r w:rsidRPr="00CB317A">
        <w:rPr>
          <w:rFonts w:ascii="Montserrat" w:hAnsi="Montserrat"/>
          <w:color w:val="auto"/>
          <w:sz w:val="18"/>
          <w:szCs w:val="18"/>
        </w:rPr>
        <w:t xml:space="preserve"> would be to have a relatively constant number of successful (code 200) HTTP requests at RAI at any time interval selection.</w:t>
      </w:r>
    </w:p>
    <w:p w14:paraId="6D2641F8" w14:textId="77777777" w:rsidR="00357989" w:rsidRPr="00CB317A" w:rsidRDefault="00357989" w:rsidP="00CE339A">
      <w:pPr>
        <w:jc w:val="both"/>
        <w:rPr>
          <w:rFonts w:ascii="Montserrat" w:hAnsi="Montserrat"/>
          <w:color w:val="auto"/>
          <w:sz w:val="18"/>
          <w:szCs w:val="18"/>
        </w:rPr>
      </w:pPr>
    </w:p>
    <w:p w14:paraId="6FBDC4E5" w14:textId="044BBC93" w:rsidR="00357989" w:rsidRPr="00CB317A" w:rsidRDefault="00357989" w:rsidP="00CE339A">
      <w:pPr>
        <w:jc w:val="both"/>
        <w:rPr>
          <w:rFonts w:ascii="Montserrat" w:hAnsi="Montserrat"/>
          <w:color w:val="auto"/>
          <w:sz w:val="18"/>
          <w:szCs w:val="18"/>
        </w:rPr>
      </w:pPr>
      <w:r w:rsidRPr="00CB317A">
        <w:rPr>
          <w:rFonts w:ascii="Montserrat" w:hAnsi="Montserrat"/>
          <w:color w:val="auto"/>
          <w:sz w:val="18"/>
          <w:szCs w:val="18"/>
        </w:rPr>
        <w:t xml:space="preserve">Unfortunately, the above </w:t>
      </w:r>
      <w:r w:rsidRPr="002C6C11">
        <w:rPr>
          <w:rFonts w:ascii="Montserrat" w:hAnsi="Montserrat"/>
          <w:color w:val="auto"/>
          <w:sz w:val="18"/>
          <w:szCs w:val="18"/>
        </w:rPr>
        <w:t>behavio</w:t>
      </w:r>
      <w:r w:rsidR="00213556">
        <w:rPr>
          <w:rFonts w:ascii="Montserrat" w:hAnsi="Montserrat"/>
          <w:color w:val="auto"/>
          <w:sz w:val="18"/>
          <w:szCs w:val="18"/>
        </w:rPr>
        <w:t>u</w:t>
      </w:r>
      <w:r w:rsidRPr="002C6C11">
        <w:rPr>
          <w:rFonts w:ascii="Montserrat" w:hAnsi="Montserrat"/>
          <w:color w:val="auto"/>
          <w:sz w:val="18"/>
          <w:szCs w:val="18"/>
        </w:rPr>
        <w:t>r</w:t>
      </w:r>
      <w:r w:rsidRPr="00CB317A">
        <w:rPr>
          <w:rFonts w:ascii="Montserrat" w:hAnsi="Montserrat"/>
          <w:color w:val="auto"/>
          <w:sz w:val="18"/>
          <w:szCs w:val="18"/>
        </w:rPr>
        <w:t xml:space="preserve"> can indicate one of two:</w:t>
      </w:r>
    </w:p>
    <w:p w14:paraId="12E2C6FE" w14:textId="77777777" w:rsidR="00357989" w:rsidRPr="00CB317A" w:rsidRDefault="00357989" w:rsidP="00CE339A">
      <w:pPr>
        <w:pStyle w:val="ListParagraph"/>
        <w:widowControl/>
        <w:numPr>
          <w:ilvl w:val="0"/>
          <w:numId w:val="281"/>
        </w:numPr>
        <w:autoSpaceDE/>
        <w:autoSpaceDN/>
        <w:spacing w:before="120"/>
        <w:ind w:left="567" w:hanging="357"/>
        <w:contextualSpacing w:val="0"/>
        <w:jc w:val="both"/>
        <w:rPr>
          <w:rFonts w:ascii="Montserrat" w:hAnsi="Montserrat"/>
          <w:color w:val="auto"/>
          <w:sz w:val="18"/>
          <w:szCs w:val="18"/>
        </w:rPr>
      </w:pPr>
      <w:r w:rsidRPr="00CB317A">
        <w:rPr>
          <w:rFonts w:ascii="Montserrat" w:hAnsi="Montserrat"/>
          <w:color w:val="auto"/>
          <w:sz w:val="18"/>
          <w:szCs w:val="18"/>
        </w:rPr>
        <w:t>mABR server not making the necessary HTTP requests to the RAI server (possible but unlikely).</w:t>
      </w:r>
    </w:p>
    <w:p w14:paraId="20F8C35C" w14:textId="77777777" w:rsidR="00357989" w:rsidRPr="00CB317A" w:rsidRDefault="00357989" w:rsidP="00CE339A">
      <w:pPr>
        <w:pStyle w:val="ListParagraph"/>
        <w:widowControl/>
        <w:numPr>
          <w:ilvl w:val="0"/>
          <w:numId w:val="281"/>
        </w:numPr>
        <w:autoSpaceDE/>
        <w:autoSpaceDN/>
        <w:spacing w:after="160"/>
        <w:ind w:left="567"/>
        <w:contextualSpacing w:val="0"/>
        <w:jc w:val="both"/>
        <w:rPr>
          <w:rFonts w:ascii="Montserrat" w:hAnsi="Montserrat"/>
          <w:color w:val="auto"/>
          <w:sz w:val="18"/>
          <w:szCs w:val="18"/>
        </w:rPr>
      </w:pPr>
      <w:r w:rsidRPr="00CB317A">
        <w:rPr>
          <w:rFonts w:ascii="Montserrat" w:hAnsi="Montserrat"/>
          <w:color w:val="auto"/>
          <w:sz w:val="18"/>
          <w:szCs w:val="18"/>
        </w:rPr>
        <w:t>Congestion between RAI content server and mABR server so that no request is arriving at the content server in specific time intervals.</w:t>
      </w:r>
    </w:p>
    <w:p w14:paraId="026B6609" w14:textId="77777777" w:rsidR="00357989" w:rsidRPr="00CB317A" w:rsidRDefault="00357989" w:rsidP="00CE339A">
      <w:pPr>
        <w:jc w:val="both"/>
        <w:rPr>
          <w:rFonts w:ascii="Montserrat" w:hAnsi="Montserrat"/>
          <w:color w:val="auto"/>
          <w:sz w:val="18"/>
          <w:szCs w:val="18"/>
        </w:rPr>
      </w:pPr>
      <w:r w:rsidRPr="00CB317A">
        <w:rPr>
          <w:rFonts w:ascii="Montserrat" w:hAnsi="Montserrat"/>
          <w:color w:val="auto"/>
          <w:sz w:val="18"/>
          <w:szCs w:val="18"/>
        </w:rPr>
        <w:t>To verify the source of the error, the mABR server needs to share HTTP status codes to the OTel server deployed on the SES VM.</w:t>
      </w:r>
    </w:p>
    <w:p w14:paraId="6D3610ED" w14:textId="77777777" w:rsidR="00357989" w:rsidRPr="002C6C11" w:rsidRDefault="00357989" w:rsidP="00CE339A">
      <w:pPr>
        <w:rPr>
          <w:rFonts w:ascii="Montserrat" w:hAnsi="Montserrat"/>
          <w:color w:val="auto"/>
          <w:sz w:val="22"/>
          <w:szCs w:val="22"/>
        </w:rPr>
      </w:pPr>
    </w:p>
    <w:p w14:paraId="4E345401" w14:textId="77777777" w:rsidR="00357989" w:rsidRPr="00BE7B40" w:rsidRDefault="00357989" w:rsidP="00CE339A">
      <w:pPr>
        <w:rPr>
          <w:rFonts w:ascii="Montserrat" w:hAnsi="Montserrat"/>
          <w:b/>
          <w:bCs/>
          <w:color w:val="auto"/>
          <w:sz w:val="18"/>
          <w:szCs w:val="18"/>
        </w:rPr>
      </w:pPr>
      <w:r w:rsidRPr="00BE7B40">
        <w:rPr>
          <w:rFonts w:ascii="Montserrat" w:hAnsi="Montserrat"/>
          <w:b/>
          <w:bCs/>
          <w:color w:val="auto"/>
          <w:sz w:val="18"/>
          <w:szCs w:val="18"/>
        </w:rPr>
        <w:t xml:space="preserve">WP3.1.5 – Test Case 1 – Player Integration Verification </w:t>
      </w:r>
    </w:p>
    <w:p w14:paraId="4887772A" w14:textId="77777777" w:rsidR="00357989" w:rsidRPr="002C6C11" w:rsidRDefault="00357989" w:rsidP="00CE339A">
      <w:pPr>
        <w:rPr>
          <w:rFonts w:ascii="Montserrat" w:hAnsi="Montserrat"/>
          <w:b/>
          <w:color w:val="auto"/>
          <w:sz w:val="22"/>
          <w:szCs w:val="22"/>
        </w:rPr>
      </w:pPr>
    </w:p>
    <w:p w14:paraId="0FF36712" w14:textId="29721441" w:rsidR="00357989" w:rsidRPr="002C6C11" w:rsidRDefault="00357989" w:rsidP="00CE339A">
      <w:pPr>
        <w:jc w:val="both"/>
        <w:rPr>
          <w:rFonts w:ascii="Montserrat" w:eastAsia="Times New Roman" w:hAnsi="Montserrat"/>
          <w:color w:val="000000" w:themeColor="text1"/>
          <w:sz w:val="22"/>
          <w:szCs w:val="22"/>
        </w:rPr>
      </w:pPr>
      <w:r w:rsidRPr="00CB317A">
        <w:rPr>
          <w:rFonts w:ascii="Montserrat" w:hAnsi="Montserrat"/>
          <w:color w:val="auto"/>
          <w:sz w:val="18"/>
          <w:szCs w:val="18"/>
        </w:rPr>
        <w:t xml:space="preserve">A basic test to verify the integration of the FTA player took place on the SES test bed. After the FTA player was installed on a test android phone (One Plus) the Remote GW was found and all the content on the satellite was available on the Player App, as shown in </w:t>
      </w:r>
      <w:r w:rsidRPr="00CB317A">
        <w:rPr>
          <w:rFonts w:ascii="Montserrat" w:hAnsi="Montserrat"/>
          <w:color w:val="auto"/>
          <w:sz w:val="18"/>
          <w:szCs w:val="18"/>
        </w:rPr>
        <w:fldChar w:fldCharType="begin"/>
      </w:r>
      <w:r w:rsidRPr="00CB317A">
        <w:rPr>
          <w:rFonts w:ascii="Montserrat" w:hAnsi="Montserrat"/>
          <w:color w:val="auto"/>
          <w:sz w:val="18"/>
          <w:szCs w:val="18"/>
        </w:rPr>
        <w:instrText xml:space="preserve"> REF _Ref221785069 \h  \* MERGEFORMAT </w:instrText>
      </w:r>
      <w:r w:rsidRPr="00CB317A">
        <w:rPr>
          <w:rFonts w:ascii="Montserrat" w:hAnsi="Montserrat"/>
          <w:color w:val="auto"/>
          <w:sz w:val="18"/>
          <w:szCs w:val="18"/>
        </w:rPr>
      </w:r>
      <w:r w:rsidRPr="00CB317A">
        <w:rPr>
          <w:rFonts w:ascii="Montserrat" w:hAnsi="Montserrat"/>
          <w:color w:val="auto"/>
          <w:sz w:val="18"/>
          <w:szCs w:val="18"/>
        </w:rPr>
        <w:fldChar w:fldCharType="separate"/>
      </w:r>
      <w:r w:rsidRPr="00CB317A">
        <w:rPr>
          <w:rFonts w:ascii="Montserrat" w:hAnsi="Montserrat"/>
          <w:color w:val="auto"/>
          <w:sz w:val="18"/>
          <w:szCs w:val="18"/>
        </w:rPr>
        <w:t>Figure 6</w:t>
      </w:r>
      <w:r w:rsidRPr="00CB317A">
        <w:rPr>
          <w:rFonts w:ascii="Montserrat" w:hAnsi="Montserrat"/>
          <w:color w:val="auto"/>
          <w:sz w:val="18"/>
          <w:szCs w:val="18"/>
        </w:rPr>
        <w:fldChar w:fldCharType="end"/>
      </w:r>
      <w:r w:rsidRPr="002C6C11">
        <w:rPr>
          <w:rFonts w:ascii="Montserrat" w:eastAsia="Times New Roman" w:hAnsi="Montserrat"/>
          <w:color w:val="000000" w:themeColor="text1"/>
          <w:sz w:val="22"/>
          <w:szCs w:val="22"/>
        </w:rPr>
        <w:t>.</w:t>
      </w:r>
    </w:p>
    <w:p w14:paraId="07C5C4BB" w14:textId="77777777" w:rsidR="00357989" w:rsidRPr="002C6C11" w:rsidRDefault="00357989" w:rsidP="00CE339A">
      <w:pPr>
        <w:keepNext/>
        <w:jc w:val="center"/>
        <w:rPr>
          <w:rFonts w:ascii="Montserrat" w:hAnsi="Montserrat"/>
        </w:rPr>
      </w:pPr>
      <w:r w:rsidRPr="002C6C11">
        <w:rPr>
          <w:rFonts w:ascii="Montserrat" w:eastAsia="Times New Roman" w:hAnsi="Montserrat" w:cs="Times New Roman"/>
          <w:noProof/>
          <w:color w:val="000000" w:themeColor="text1"/>
        </w:rPr>
        <w:drawing>
          <wp:inline distT="0" distB="0" distL="0" distR="0" wp14:anchorId="67896263" wp14:editId="1C9052CC">
            <wp:extent cx="5760720" cy="4308795"/>
            <wp:effectExtent l="0" t="0" r="0" b="0"/>
            <wp:docPr id="98322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7379" name=""/>
                    <pic:cNvPicPr/>
                  </pic:nvPicPr>
                  <pic:blipFill>
                    <a:blip r:embed="rId35"/>
                    <a:stretch>
                      <a:fillRect/>
                    </a:stretch>
                  </pic:blipFill>
                  <pic:spPr>
                    <a:xfrm>
                      <a:off x="0" y="0"/>
                      <a:ext cx="5760720" cy="4308795"/>
                    </a:xfrm>
                    <a:prstGeom prst="rect">
                      <a:avLst/>
                    </a:prstGeom>
                  </pic:spPr>
                </pic:pic>
              </a:graphicData>
            </a:graphic>
          </wp:inline>
        </w:drawing>
      </w:r>
    </w:p>
    <w:p w14:paraId="4918ED56" w14:textId="77777777" w:rsidR="00357989" w:rsidRPr="002C6C11" w:rsidRDefault="00357989" w:rsidP="00CE339A">
      <w:pPr>
        <w:pStyle w:val="Caption"/>
        <w:spacing w:after="0"/>
        <w:rPr>
          <w:rFonts w:ascii="Montserrat" w:hAnsi="Montserrat"/>
        </w:rPr>
      </w:pPr>
    </w:p>
    <w:p w14:paraId="5C55C6F2" w14:textId="60A10E22" w:rsidR="00357989" w:rsidRDefault="00357989" w:rsidP="00CE339A">
      <w:pPr>
        <w:pStyle w:val="Caption"/>
        <w:rPr>
          <w:rFonts w:ascii="Montserrat" w:hAnsi="Montserrat"/>
        </w:rPr>
      </w:pPr>
      <w:bookmarkStart w:id="207" w:name="_Ref221785069"/>
      <w:bookmarkStart w:id="208" w:name="_Toc221886642"/>
      <w:r w:rsidRPr="002C6C11">
        <w:rPr>
          <w:rFonts w:ascii="Montserrat" w:hAnsi="Montserrat"/>
        </w:rPr>
        <w:t xml:space="preserve">Figure </w:t>
      </w:r>
      <w:r w:rsidRPr="002C6C11">
        <w:rPr>
          <w:rFonts w:ascii="Montserrat" w:hAnsi="Montserrat"/>
        </w:rPr>
        <w:fldChar w:fldCharType="begin"/>
      </w:r>
      <w:r w:rsidRPr="002C6C11">
        <w:rPr>
          <w:rFonts w:ascii="Montserrat" w:hAnsi="Montserrat"/>
        </w:rPr>
        <w:instrText xml:space="preserve"> SEQ Figure \* ARABIC </w:instrText>
      </w:r>
      <w:r w:rsidRPr="002C6C11">
        <w:rPr>
          <w:rFonts w:ascii="Montserrat" w:hAnsi="Montserrat"/>
        </w:rPr>
        <w:fldChar w:fldCharType="separate"/>
      </w:r>
      <w:r w:rsidR="00DB3A2A">
        <w:rPr>
          <w:rFonts w:ascii="Montserrat" w:hAnsi="Montserrat"/>
          <w:noProof/>
        </w:rPr>
        <w:t>6</w:t>
      </w:r>
      <w:r w:rsidRPr="002C6C11">
        <w:rPr>
          <w:rFonts w:ascii="Montserrat" w:hAnsi="Montserrat"/>
        </w:rPr>
        <w:fldChar w:fldCharType="end"/>
      </w:r>
      <w:bookmarkEnd w:id="207"/>
      <w:r w:rsidRPr="002C6C11">
        <w:rPr>
          <w:rFonts w:ascii="Montserrat" w:hAnsi="Montserrat"/>
        </w:rPr>
        <w:t>: Content on the satellite available on the Player App provided by FTA</w:t>
      </w:r>
      <w:bookmarkEnd w:id="208"/>
    </w:p>
    <w:p w14:paraId="5464E2C0" w14:textId="77777777" w:rsidR="00BE7B40" w:rsidRPr="002C6C11" w:rsidRDefault="00BE7B40" w:rsidP="00CE339A"/>
    <w:p w14:paraId="61BE0F6C" w14:textId="77777777" w:rsidR="00357989" w:rsidRPr="00BE7B40" w:rsidRDefault="00357989" w:rsidP="00CE339A">
      <w:pPr>
        <w:rPr>
          <w:rFonts w:ascii="Montserrat" w:hAnsi="Montserrat"/>
          <w:b/>
          <w:bCs/>
          <w:color w:val="auto"/>
          <w:sz w:val="18"/>
          <w:szCs w:val="18"/>
        </w:rPr>
      </w:pPr>
      <w:r w:rsidRPr="00BE7B40">
        <w:rPr>
          <w:rFonts w:ascii="Montserrat" w:hAnsi="Montserrat"/>
          <w:b/>
          <w:bCs/>
          <w:color w:val="auto"/>
          <w:sz w:val="18"/>
          <w:szCs w:val="18"/>
        </w:rPr>
        <w:t xml:space="preserve">WP3.1.5 – Test Case 2 – HTTP Get Traceability  </w:t>
      </w:r>
    </w:p>
    <w:p w14:paraId="0832890E" w14:textId="5EC53309" w:rsidR="00357989" w:rsidRPr="00CB317A" w:rsidRDefault="00357989" w:rsidP="00CE339A">
      <w:pPr>
        <w:spacing w:before="120"/>
        <w:jc w:val="both"/>
        <w:rPr>
          <w:rFonts w:ascii="Montserrat" w:hAnsi="Montserrat"/>
          <w:color w:val="auto"/>
          <w:sz w:val="18"/>
          <w:szCs w:val="18"/>
        </w:rPr>
      </w:pPr>
      <w:r w:rsidRPr="00CB317A">
        <w:rPr>
          <w:rFonts w:ascii="Montserrat" w:hAnsi="Montserrat"/>
          <w:color w:val="auto"/>
          <w:sz w:val="18"/>
          <w:szCs w:val="18"/>
        </w:rPr>
        <w:t xml:space="preserve">While the FTA player App was streaming any video from Remote GW, the latter keeps sharing traces monitoring data with the deployed OTel collector on the SES VM on Azure. We can now see clearly, in </w:t>
      </w:r>
      <w:r w:rsidRPr="00CB317A">
        <w:rPr>
          <w:rFonts w:ascii="Montserrat" w:hAnsi="Montserrat"/>
          <w:color w:val="auto"/>
          <w:sz w:val="18"/>
          <w:szCs w:val="18"/>
        </w:rPr>
        <w:fldChar w:fldCharType="begin"/>
      </w:r>
      <w:r w:rsidRPr="00CB317A">
        <w:rPr>
          <w:rFonts w:ascii="Montserrat" w:hAnsi="Montserrat"/>
          <w:color w:val="auto"/>
          <w:sz w:val="18"/>
          <w:szCs w:val="18"/>
        </w:rPr>
        <w:instrText xml:space="preserve"> REF _Ref221788439 \h  \* MERGEFORMAT </w:instrText>
      </w:r>
      <w:r w:rsidRPr="00CB317A">
        <w:rPr>
          <w:rFonts w:ascii="Montserrat" w:hAnsi="Montserrat"/>
          <w:color w:val="auto"/>
          <w:sz w:val="18"/>
          <w:szCs w:val="18"/>
        </w:rPr>
      </w:r>
      <w:r w:rsidRPr="00CB317A">
        <w:rPr>
          <w:rFonts w:ascii="Montserrat" w:hAnsi="Montserrat"/>
          <w:color w:val="auto"/>
          <w:sz w:val="18"/>
          <w:szCs w:val="18"/>
        </w:rPr>
        <w:fldChar w:fldCharType="separate"/>
      </w:r>
      <w:r w:rsidRPr="00CB317A">
        <w:rPr>
          <w:rFonts w:ascii="Montserrat" w:hAnsi="Montserrat"/>
          <w:color w:val="auto"/>
          <w:sz w:val="18"/>
          <w:szCs w:val="18"/>
        </w:rPr>
        <w:t>Figure 7</w:t>
      </w:r>
      <w:r w:rsidRPr="00CB317A">
        <w:rPr>
          <w:rFonts w:ascii="Montserrat" w:hAnsi="Montserrat"/>
          <w:color w:val="auto"/>
          <w:sz w:val="18"/>
          <w:szCs w:val="18"/>
        </w:rPr>
        <w:fldChar w:fldCharType="end"/>
      </w:r>
      <w:r w:rsidRPr="00CB317A">
        <w:rPr>
          <w:rFonts w:ascii="Montserrat" w:hAnsi="Montserrat"/>
          <w:color w:val="auto"/>
          <w:sz w:val="18"/>
          <w:szCs w:val="18"/>
        </w:rPr>
        <w:t>, the traces from the HTTP requests of the APP to Remote GW.</w:t>
      </w:r>
    </w:p>
    <w:p w14:paraId="189FC759" w14:textId="77777777" w:rsidR="00357989" w:rsidRPr="002C6C11" w:rsidRDefault="00357989" w:rsidP="00A742BE">
      <w:pPr>
        <w:keepNext/>
        <w:spacing w:before="120" w:after="120"/>
        <w:jc w:val="center"/>
        <w:rPr>
          <w:rFonts w:ascii="Montserrat" w:hAnsi="Montserrat"/>
        </w:rPr>
      </w:pPr>
      <w:r w:rsidRPr="002C6C11">
        <w:rPr>
          <w:rFonts w:ascii="Montserrat" w:hAnsi="Montserrat"/>
          <w:noProof/>
        </w:rPr>
        <w:drawing>
          <wp:inline distT="0" distB="0" distL="0" distR="0" wp14:anchorId="67C525FD" wp14:editId="114F3880">
            <wp:extent cx="5753804" cy="2194560"/>
            <wp:effectExtent l="0" t="0" r="0" b="0"/>
            <wp:docPr id="385291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91387" name="Picture 385291387"/>
                    <pic:cNvPicPr/>
                  </pic:nvPicPr>
                  <pic:blipFill>
                    <a:blip r:embed="rId36">
                      <a:extLst>
                        <a:ext uri="{28A0092B-C50C-407E-A947-70E740481C1C}">
                          <a14:useLocalDpi xmlns:a14="http://schemas.microsoft.com/office/drawing/2010/main"/>
                        </a:ext>
                      </a:extLst>
                    </a:blip>
                    <a:stretch>
                      <a:fillRect/>
                    </a:stretch>
                  </pic:blipFill>
                  <pic:spPr>
                    <a:xfrm>
                      <a:off x="0" y="0"/>
                      <a:ext cx="5753804" cy="2194560"/>
                    </a:xfrm>
                    <a:prstGeom prst="rect">
                      <a:avLst/>
                    </a:prstGeom>
                  </pic:spPr>
                </pic:pic>
              </a:graphicData>
            </a:graphic>
          </wp:inline>
        </w:drawing>
      </w:r>
    </w:p>
    <w:p w14:paraId="172CC5AA" w14:textId="102780E0" w:rsidR="00357989" w:rsidRPr="002C6C11" w:rsidRDefault="00357989" w:rsidP="00A742BE">
      <w:pPr>
        <w:pStyle w:val="Caption"/>
        <w:spacing w:after="120"/>
        <w:rPr>
          <w:rFonts w:ascii="Montserrat" w:eastAsia="Times New Roman" w:hAnsi="Montserrat" w:cs="Times New Roman"/>
        </w:rPr>
      </w:pPr>
      <w:bookmarkStart w:id="209" w:name="_Ref221785204"/>
      <w:bookmarkStart w:id="210" w:name="_Ref221788439"/>
      <w:bookmarkStart w:id="211" w:name="_Toc221886643"/>
      <w:r w:rsidRPr="002C6C11">
        <w:rPr>
          <w:rFonts w:ascii="Montserrat" w:hAnsi="Montserrat"/>
        </w:rPr>
        <w:t xml:space="preserve">Figure </w:t>
      </w:r>
      <w:r w:rsidRPr="002C6C11">
        <w:rPr>
          <w:rFonts w:ascii="Montserrat" w:hAnsi="Montserrat"/>
        </w:rPr>
        <w:fldChar w:fldCharType="begin"/>
      </w:r>
      <w:r w:rsidRPr="002C6C11">
        <w:rPr>
          <w:rFonts w:ascii="Montserrat" w:hAnsi="Montserrat"/>
        </w:rPr>
        <w:instrText xml:space="preserve"> SEQ Figure \* ARABIC </w:instrText>
      </w:r>
      <w:r w:rsidRPr="002C6C11">
        <w:rPr>
          <w:rFonts w:ascii="Montserrat" w:hAnsi="Montserrat"/>
        </w:rPr>
        <w:fldChar w:fldCharType="separate"/>
      </w:r>
      <w:r w:rsidR="00DB3A2A">
        <w:rPr>
          <w:rFonts w:ascii="Montserrat" w:hAnsi="Montserrat"/>
          <w:noProof/>
        </w:rPr>
        <w:t>7</w:t>
      </w:r>
      <w:r w:rsidRPr="002C6C11">
        <w:rPr>
          <w:rFonts w:ascii="Montserrat" w:hAnsi="Montserrat"/>
        </w:rPr>
        <w:fldChar w:fldCharType="end"/>
      </w:r>
      <w:bookmarkEnd w:id="209"/>
      <w:bookmarkEnd w:id="210"/>
      <w:r w:rsidRPr="002C6C11">
        <w:rPr>
          <w:rFonts w:ascii="Montserrat" w:hAnsi="Montserrat"/>
        </w:rPr>
        <w:t>: HTTP Get traceability</w:t>
      </w:r>
      <w:bookmarkEnd w:id="211"/>
    </w:p>
    <w:p w14:paraId="2BA7CC79" w14:textId="10D0010E" w:rsidR="00357989" w:rsidRPr="00CB317A" w:rsidRDefault="00357989" w:rsidP="00A742BE">
      <w:pPr>
        <w:jc w:val="both"/>
        <w:rPr>
          <w:rFonts w:ascii="Montserrat" w:hAnsi="Montserrat"/>
          <w:color w:val="auto"/>
          <w:sz w:val="18"/>
          <w:szCs w:val="18"/>
        </w:rPr>
      </w:pPr>
      <w:r w:rsidRPr="00CB317A">
        <w:rPr>
          <w:rFonts w:ascii="Montserrat" w:hAnsi="Montserrat"/>
          <w:color w:val="auto"/>
          <w:sz w:val="18"/>
          <w:szCs w:val="18"/>
        </w:rPr>
        <w:t>The HTTP code 200 is the result of a successful answer of the remote GW to a request from the App.</w:t>
      </w:r>
    </w:p>
    <w:p w14:paraId="5F5BFCE5" w14:textId="77777777" w:rsidR="00357989" w:rsidRPr="002C6C11" w:rsidRDefault="00357989" w:rsidP="00CE339A">
      <w:pPr>
        <w:jc w:val="both"/>
        <w:rPr>
          <w:rFonts w:ascii="Montserrat" w:eastAsia="Times New Roman" w:hAnsi="Montserrat"/>
          <w:color w:val="000000" w:themeColor="text1"/>
          <w:sz w:val="22"/>
          <w:szCs w:val="22"/>
        </w:rPr>
      </w:pPr>
    </w:p>
    <w:p w14:paraId="6701CD35" w14:textId="77777777" w:rsidR="00357989" w:rsidRPr="002C6C11" w:rsidRDefault="00357989" w:rsidP="00CE339A">
      <w:pPr>
        <w:rPr>
          <w:rFonts w:ascii="Montserrat" w:hAnsi="Montserrat"/>
          <w:b/>
          <w:color w:val="auto"/>
          <w:sz w:val="22"/>
          <w:szCs w:val="22"/>
        </w:rPr>
      </w:pPr>
      <w:r w:rsidRPr="00BE7B40">
        <w:rPr>
          <w:rFonts w:ascii="Montserrat" w:hAnsi="Montserrat"/>
          <w:b/>
          <w:bCs/>
          <w:color w:val="auto"/>
          <w:sz w:val="18"/>
          <w:szCs w:val="18"/>
        </w:rPr>
        <w:t>WP3.1.5 – Test Case 3 – Start-up Time Measurement</w:t>
      </w:r>
    </w:p>
    <w:p w14:paraId="32B099CB" w14:textId="77777777" w:rsidR="00357989" w:rsidRPr="00CB317A" w:rsidRDefault="00357989" w:rsidP="00CE339A">
      <w:pPr>
        <w:spacing w:before="120"/>
        <w:jc w:val="both"/>
        <w:rPr>
          <w:rFonts w:ascii="Montserrat" w:hAnsi="Montserrat"/>
          <w:color w:val="auto"/>
          <w:sz w:val="18"/>
          <w:szCs w:val="18"/>
        </w:rPr>
      </w:pPr>
      <w:r w:rsidRPr="00CB317A">
        <w:rPr>
          <w:rFonts w:ascii="Montserrat" w:hAnsi="Montserrat"/>
          <w:color w:val="auto"/>
          <w:sz w:val="18"/>
          <w:szCs w:val="18"/>
        </w:rPr>
        <w:t>The FTA player app can share to an OTel Collector regarding the user experience of player user. One parameter monitored is the start-up. In this test a stream available on Remote GW was started from the App.</w:t>
      </w:r>
    </w:p>
    <w:p w14:paraId="3857F974" w14:textId="7033B3E6" w:rsidR="00357989" w:rsidRPr="00CB317A" w:rsidRDefault="00357989" w:rsidP="00CE339A">
      <w:pPr>
        <w:spacing w:before="120"/>
        <w:jc w:val="both"/>
        <w:rPr>
          <w:rFonts w:ascii="Montserrat" w:hAnsi="Montserrat"/>
          <w:color w:val="auto"/>
          <w:sz w:val="18"/>
          <w:szCs w:val="18"/>
        </w:rPr>
      </w:pPr>
      <w:r w:rsidRPr="00CB317A">
        <w:rPr>
          <w:rFonts w:ascii="Montserrat" w:hAnsi="Montserrat"/>
          <w:color w:val="auto"/>
          <w:sz w:val="18"/>
          <w:szCs w:val="18"/>
        </w:rPr>
        <w:t xml:space="preserve">The App was sharing the time necessary to start the video and it can be seen in </w:t>
      </w:r>
      <w:r w:rsidR="00FC37D1" w:rsidRPr="00CB317A">
        <w:rPr>
          <w:rFonts w:ascii="Montserrat" w:hAnsi="Montserrat"/>
          <w:color w:val="auto"/>
          <w:sz w:val="18"/>
          <w:szCs w:val="18"/>
        </w:rPr>
        <w:fldChar w:fldCharType="begin"/>
      </w:r>
      <w:r w:rsidR="00FC37D1" w:rsidRPr="00CB317A">
        <w:rPr>
          <w:rFonts w:ascii="Montserrat" w:hAnsi="Montserrat"/>
          <w:color w:val="auto"/>
          <w:sz w:val="18"/>
          <w:szCs w:val="18"/>
        </w:rPr>
        <w:instrText xml:space="preserve"> REF _Ref221788491 \h  \* MERGEFORMAT </w:instrText>
      </w:r>
      <w:r w:rsidR="00FC37D1" w:rsidRPr="00CB317A">
        <w:rPr>
          <w:rFonts w:ascii="Montserrat" w:hAnsi="Montserrat"/>
          <w:color w:val="auto"/>
          <w:sz w:val="18"/>
          <w:szCs w:val="18"/>
        </w:rPr>
      </w:r>
      <w:r w:rsidR="00FC37D1" w:rsidRPr="00CB317A">
        <w:rPr>
          <w:rFonts w:ascii="Montserrat" w:hAnsi="Montserrat"/>
          <w:color w:val="auto"/>
          <w:sz w:val="18"/>
          <w:szCs w:val="18"/>
        </w:rPr>
        <w:fldChar w:fldCharType="separate"/>
      </w:r>
      <w:r w:rsidR="00FC37D1" w:rsidRPr="00CB317A">
        <w:rPr>
          <w:rFonts w:ascii="Montserrat" w:hAnsi="Montserrat"/>
          <w:color w:val="auto"/>
          <w:sz w:val="18"/>
          <w:szCs w:val="18"/>
        </w:rPr>
        <w:t>Figure 8</w:t>
      </w:r>
      <w:r w:rsidR="00FC37D1" w:rsidRPr="00CB317A">
        <w:rPr>
          <w:rFonts w:ascii="Montserrat" w:hAnsi="Montserrat"/>
          <w:color w:val="auto"/>
          <w:sz w:val="18"/>
          <w:szCs w:val="18"/>
        </w:rPr>
        <w:fldChar w:fldCharType="end"/>
      </w:r>
      <w:r w:rsidR="00FC37D1" w:rsidRPr="00CB317A">
        <w:rPr>
          <w:rFonts w:ascii="Montserrat" w:hAnsi="Montserrat"/>
          <w:color w:val="auto"/>
          <w:sz w:val="18"/>
          <w:szCs w:val="18"/>
        </w:rPr>
        <w:t>.</w:t>
      </w:r>
    </w:p>
    <w:p w14:paraId="66DA95BE" w14:textId="77777777" w:rsidR="00357989" w:rsidRPr="002C6C11" w:rsidRDefault="00357989" w:rsidP="00A742BE">
      <w:pPr>
        <w:keepNext/>
        <w:spacing w:before="120" w:after="120"/>
        <w:jc w:val="center"/>
        <w:rPr>
          <w:rFonts w:ascii="Montserrat" w:hAnsi="Montserrat"/>
        </w:rPr>
      </w:pPr>
      <w:r w:rsidRPr="002C6C11">
        <w:rPr>
          <w:rFonts w:ascii="Montserrat" w:hAnsi="Montserrat"/>
          <w:noProof/>
        </w:rPr>
        <w:drawing>
          <wp:inline distT="0" distB="0" distL="0" distR="0" wp14:anchorId="273734F5" wp14:editId="0BF76629">
            <wp:extent cx="5761990" cy="2890229"/>
            <wp:effectExtent l="0" t="0" r="0" b="5715"/>
            <wp:docPr id="707343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43815" name="Picture 707343815"/>
                    <pic:cNvPicPr/>
                  </pic:nvPicPr>
                  <pic:blipFill>
                    <a:blip r:embed="rId37">
                      <a:extLst>
                        <a:ext uri="{28A0092B-C50C-407E-A947-70E740481C1C}">
                          <a14:useLocalDpi xmlns:a14="http://schemas.microsoft.com/office/drawing/2010/main"/>
                        </a:ext>
                      </a:extLst>
                    </a:blip>
                    <a:stretch>
                      <a:fillRect/>
                    </a:stretch>
                  </pic:blipFill>
                  <pic:spPr>
                    <a:xfrm>
                      <a:off x="0" y="0"/>
                      <a:ext cx="5761990" cy="2890229"/>
                    </a:xfrm>
                    <a:prstGeom prst="rect">
                      <a:avLst/>
                    </a:prstGeom>
                  </pic:spPr>
                </pic:pic>
              </a:graphicData>
            </a:graphic>
          </wp:inline>
        </w:drawing>
      </w:r>
    </w:p>
    <w:p w14:paraId="6DBF549C" w14:textId="3A8C3E96" w:rsidR="00357989" w:rsidRPr="002C6C11" w:rsidRDefault="00357989" w:rsidP="00CE339A">
      <w:pPr>
        <w:pStyle w:val="Caption"/>
        <w:rPr>
          <w:rFonts w:ascii="Montserrat" w:eastAsia="Times New Roman" w:hAnsi="Montserrat" w:cs="Times New Roman"/>
        </w:rPr>
      </w:pPr>
      <w:bookmarkStart w:id="212" w:name="_Ref221785408"/>
      <w:bookmarkStart w:id="213" w:name="_Ref221788491"/>
      <w:bookmarkStart w:id="214" w:name="_Toc221886644"/>
      <w:r w:rsidRPr="002C6C11">
        <w:rPr>
          <w:rFonts w:ascii="Montserrat" w:hAnsi="Montserrat"/>
        </w:rPr>
        <w:t xml:space="preserve">Figure </w:t>
      </w:r>
      <w:r w:rsidRPr="002C6C11">
        <w:rPr>
          <w:rFonts w:ascii="Montserrat" w:hAnsi="Montserrat"/>
        </w:rPr>
        <w:fldChar w:fldCharType="begin"/>
      </w:r>
      <w:r w:rsidRPr="002C6C11">
        <w:rPr>
          <w:rFonts w:ascii="Montserrat" w:hAnsi="Montserrat"/>
        </w:rPr>
        <w:instrText xml:space="preserve"> SEQ Figure \* ARABIC </w:instrText>
      </w:r>
      <w:r w:rsidRPr="002C6C11">
        <w:rPr>
          <w:rFonts w:ascii="Montserrat" w:hAnsi="Montserrat"/>
        </w:rPr>
        <w:fldChar w:fldCharType="separate"/>
      </w:r>
      <w:r w:rsidR="00DB3A2A">
        <w:rPr>
          <w:rFonts w:ascii="Montserrat" w:hAnsi="Montserrat"/>
          <w:noProof/>
        </w:rPr>
        <w:t>8</w:t>
      </w:r>
      <w:r w:rsidRPr="002C6C11">
        <w:rPr>
          <w:rFonts w:ascii="Montserrat" w:hAnsi="Montserrat"/>
        </w:rPr>
        <w:fldChar w:fldCharType="end"/>
      </w:r>
      <w:bookmarkEnd w:id="212"/>
      <w:bookmarkEnd w:id="213"/>
      <w:r w:rsidRPr="002C6C11">
        <w:rPr>
          <w:rFonts w:ascii="Montserrat" w:hAnsi="Montserrat"/>
        </w:rPr>
        <w:t>: Start-up time measurement</w:t>
      </w:r>
      <w:bookmarkEnd w:id="214"/>
    </w:p>
    <w:p w14:paraId="601DE04D" w14:textId="4A9FF64E" w:rsidR="00357989" w:rsidRPr="00CB317A" w:rsidRDefault="00357989" w:rsidP="00CE339A">
      <w:pPr>
        <w:jc w:val="both"/>
        <w:rPr>
          <w:rFonts w:ascii="Montserrat" w:hAnsi="Montserrat"/>
          <w:color w:val="auto"/>
          <w:sz w:val="18"/>
          <w:szCs w:val="18"/>
        </w:rPr>
      </w:pPr>
      <w:r w:rsidRPr="00CB317A">
        <w:rPr>
          <w:rFonts w:ascii="Montserrat" w:hAnsi="Montserrat"/>
          <w:color w:val="auto"/>
          <w:sz w:val="18"/>
          <w:szCs w:val="18"/>
        </w:rPr>
        <w:t>The maximum time measured for about 10 videos start up events was around 321</w:t>
      </w:r>
      <w:r w:rsidR="00BE7B40">
        <w:rPr>
          <w:rFonts w:ascii="Montserrat" w:hAnsi="Montserrat"/>
          <w:color w:val="auto"/>
          <w:sz w:val="18"/>
          <w:szCs w:val="18"/>
        </w:rPr>
        <w:t xml:space="preserve"> </w:t>
      </w:r>
      <w:r w:rsidRPr="00CB317A">
        <w:rPr>
          <w:rFonts w:ascii="Montserrat" w:hAnsi="Montserrat"/>
          <w:color w:val="auto"/>
          <w:sz w:val="18"/>
          <w:szCs w:val="18"/>
        </w:rPr>
        <w:t>msec. This test was limited to streams only from the satellite path. This test must be extended and compared to the results between streams from the satellite and CDN paths.</w:t>
      </w:r>
    </w:p>
    <w:p w14:paraId="7532DF15" w14:textId="77777777" w:rsidR="00357989" w:rsidRPr="002C6C11" w:rsidRDefault="00357989" w:rsidP="00CE339A">
      <w:pPr>
        <w:rPr>
          <w:rFonts w:ascii="Montserrat" w:eastAsia="Times New Roman" w:hAnsi="Montserrat" w:cs="Times New Roman"/>
          <w:color w:val="000000" w:themeColor="text1"/>
        </w:rPr>
      </w:pPr>
    </w:p>
    <w:p w14:paraId="3BA52529" w14:textId="77777777" w:rsidR="00357989" w:rsidRPr="00BE7B40" w:rsidRDefault="00357989" w:rsidP="00CE339A">
      <w:pPr>
        <w:rPr>
          <w:rFonts w:ascii="Montserrat" w:hAnsi="Montserrat"/>
          <w:b/>
          <w:bCs/>
          <w:color w:val="auto"/>
          <w:sz w:val="18"/>
          <w:szCs w:val="18"/>
        </w:rPr>
      </w:pPr>
      <w:r w:rsidRPr="00BE7B40">
        <w:rPr>
          <w:rFonts w:ascii="Montserrat" w:hAnsi="Montserrat"/>
          <w:b/>
          <w:bCs/>
          <w:color w:val="auto"/>
          <w:sz w:val="18"/>
          <w:szCs w:val="18"/>
        </w:rPr>
        <w:t>WP3.1.5 – Test Case 4 – End Buffering Duration</w:t>
      </w:r>
    </w:p>
    <w:p w14:paraId="1E1D5837" w14:textId="77777777" w:rsidR="00357989" w:rsidRPr="00CB317A" w:rsidRDefault="00357989" w:rsidP="00CE339A">
      <w:pPr>
        <w:spacing w:before="120"/>
        <w:jc w:val="both"/>
        <w:rPr>
          <w:rFonts w:ascii="Montserrat" w:hAnsi="Montserrat"/>
          <w:color w:val="auto"/>
          <w:sz w:val="18"/>
          <w:szCs w:val="18"/>
        </w:rPr>
      </w:pPr>
      <w:r w:rsidRPr="00CB317A">
        <w:rPr>
          <w:rFonts w:ascii="Montserrat" w:hAnsi="Montserrat"/>
          <w:color w:val="auto"/>
          <w:sz w:val="18"/>
          <w:szCs w:val="18"/>
        </w:rPr>
        <w:t xml:space="preserve">The FTA app can also share monitoring data regarding the buffering duration of the streams viewed. In the current setup the buffering duration was monitored for the satellite path streams. </w:t>
      </w:r>
    </w:p>
    <w:p w14:paraId="66B40E84" w14:textId="15AC4E4E" w:rsidR="00357989" w:rsidRPr="00CB317A" w:rsidRDefault="00357989" w:rsidP="00CE339A">
      <w:pPr>
        <w:spacing w:before="120"/>
        <w:jc w:val="both"/>
        <w:rPr>
          <w:rFonts w:ascii="Montserrat" w:hAnsi="Montserrat"/>
          <w:color w:val="auto"/>
          <w:sz w:val="18"/>
          <w:szCs w:val="18"/>
        </w:rPr>
      </w:pPr>
      <w:r w:rsidRPr="00CB317A">
        <w:rPr>
          <w:rFonts w:ascii="Montserrat" w:hAnsi="Montserrat"/>
          <w:color w:val="auto"/>
          <w:sz w:val="18"/>
          <w:szCs w:val="18"/>
        </w:rPr>
        <w:t xml:space="preserve">As can be seen in </w:t>
      </w:r>
      <w:r w:rsidRPr="00CB317A">
        <w:rPr>
          <w:rFonts w:ascii="Montserrat" w:hAnsi="Montserrat"/>
          <w:color w:val="auto"/>
          <w:sz w:val="18"/>
          <w:szCs w:val="18"/>
        </w:rPr>
        <w:fldChar w:fldCharType="begin"/>
      </w:r>
      <w:r w:rsidRPr="00CB317A">
        <w:rPr>
          <w:rFonts w:ascii="Montserrat" w:hAnsi="Montserrat"/>
          <w:color w:val="auto"/>
          <w:sz w:val="18"/>
          <w:szCs w:val="18"/>
        </w:rPr>
        <w:instrText xml:space="preserve"> REF _Ref221785635 \h  \* MERGEFORMAT </w:instrText>
      </w:r>
      <w:r w:rsidRPr="00CB317A">
        <w:rPr>
          <w:rFonts w:ascii="Montserrat" w:hAnsi="Montserrat"/>
          <w:color w:val="auto"/>
          <w:sz w:val="18"/>
          <w:szCs w:val="18"/>
        </w:rPr>
      </w:r>
      <w:r w:rsidRPr="00CB317A">
        <w:rPr>
          <w:rFonts w:ascii="Montserrat" w:hAnsi="Montserrat"/>
          <w:color w:val="auto"/>
          <w:sz w:val="18"/>
          <w:szCs w:val="18"/>
        </w:rPr>
        <w:fldChar w:fldCharType="separate"/>
      </w:r>
      <w:r w:rsidR="00FC37D1" w:rsidRPr="00CB317A">
        <w:rPr>
          <w:rFonts w:ascii="Montserrat" w:hAnsi="Montserrat"/>
          <w:color w:val="auto"/>
          <w:sz w:val="18"/>
          <w:szCs w:val="18"/>
        </w:rPr>
        <w:t>Figure 9</w:t>
      </w:r>
      <w:r w:rsidRPr="00CB317A">
        <w:rPr>
          <w:rFonts w:ascii="Montserrat" w:hAnsi="Montserrat"/>
          <w:color w:val="auto"/>
          <w:sz w:val="18"/>
          <w:szCs w:val="18"/>
        </w:rPr>
        <w:fldChar w:fldCharType="end"/>
      </w:r>
      <w:r w:rsidRPr="00CB317A">
        <w:rPr>
          <w:rFonts w:ascii="Montserrat" w:hAnsi="Montserrat"/>
          <w:color w:val="auto"/>
          <w:sz w:val="18"/>
          <w:szCs w:val="18"/>
        </w:rPr>
        <w:t xml:space="preserve"> the max buffering time for multiple streams has been 309msec. This result must be compared to the CDN buffering time.</w:t>
      </w:r>
    </w:p>
    <w:p w14:paraId="55BFA8F4" w14:textId="77777777" w:rsidR="00357989" w:rsidRPr="002C6C11" w:rsidRDefault="00357989" w:rsidP="00A742BE">
      <w:pPr>
        <w:keepNext/>
        <w:spacing w:before="120" w:after="120"/>
        <w:jc w:val="center"/>
        <w:rPr>
          <w:rFonts w:ascii="Montserrat" w:hAnsi="Montserrat"/>
        </w:rPr>
      </w:pPr>
      <w:r w:rsidRPr="002C6C11">
        <w:rPr>
          <w:rFonts w:ascii="Montserrat" w:hAnsi="Montserrat"/>
          <w:noProof/>
        </w:rPr>
        <w:drawing>
          <wp:inline distT="0" distB="0" distL="0" distR="0" wp14:anchorId="2D16ED7D" wp14:editId="63A1AFE5">
            <wp:extent cx="5761990" cy="2271554"/>
            <wp:effectExtent l="0" t="0" r="0" b="0"/>
            <wp:docPr id="983817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7604" name="Picture 983817604"/>
                    <pic:cNvPicPr/>
                  </pic:nvPicPr>
                  <pic:blipFill>
                    <a:blip r:embed="rId38">
                      <a:extLst>
                        <a:ext uri="{28A0092B-C50C-407E-A947-70E740481C1C}">
                          <a14:useLocalDpi xmlns:a14="http://schemas.microsoft.com/office/drawing/2010/main"/>
                        </a:ext>
                      </a:extLst>
                    </a:blip>
                    <a:stretch>
                      <a:fillRect/>
                    </a:stretch>
                  </pic:blipFill>
                  <pic:spPr>
                    <a:xfrm>
                      <a:off x="0" y="0"/>
                      <a:ext cx="5761990" cy="2271554"/>
                    </a:xfrm>
                    <a:prstGeom prst="rect">
                      <a:avLst/>
                    </a:prstGeom>
                  </pic:spPr>
                </pic:pic>
              </a:graphicData>
            </a:graphic>
          </wp:inline>
        </w:drawing>
      </w:r>
    </w:p>
    <w:p w14:paraId="7F9064FA" w14:textId="16D3A9C5" w:rsidR="00357989" w:rsidRDefault="00357989" w:rsidP="00CE339A">
      <w:pPr>
        <w:pStyle w:val="Caption"/>
        <w:rPr>
          <w:rFonts w:ascii="Montserrat" w:hAnsi="Montserrat"/>
        </w:rPr>
      </w:pPr>
      <w:bookmarkStart w:id="215" w:name="_Ref221785635"/>
      <w:bookmarkStart w:id="216" w:name="_Toc221886645"/>
      <w:r w:rsidRPr="002C6C11">
        <w:rPr>
          <w:rFonts w:ascii="Montserrat" w:hAnsi="Montserrat"/>
        </w:rPr>
        <w:t xml:space="preserve">Figure </w:t>
      </w:r>
      <w:r w:rsidRPr="002C6C11">
        <w:rPr>
          <w:rFonts w:ascii="Montserrat" w:hAnsi="Montserrat"/>
        </w:rPr>
        <w:fldChar w:fldCharType="begin"/>
      </w:r>
      <w:r w:rsidRPr="002C6C11">
        <w:rPr>
          <w:rFonts w:ascii="Montserrat" w:hAnsi="Montserrat"/>
        </w:rPr>
        <w:instrText xml:space="preserve"> SEQ Figure \* ARABIC </w:instrText>
      </w:r>
      <w:r w:rsidRPr="002C6C11">
        <w:rPr>
          <w:rFonts w:ascii="Montserrat" w:hAnsi="Montserrat"/>
        </w:rPr>
        <w:fldChar w:fldCharType="separate"/>
      </w:r>
      <w:r w:rsidR="00DB3A2A">
        <w:rPr>
          <w:rFonts w:ascii="Montserrat" w:hAnsi="Montserrat"/>
          <w:noProof/>
        </w:rPr>
        <w:t>9</w:t>
      </w:r>
      <w:r w:rsidRPr="002C6C11">
        <w:rPr>
          <w:rFonts w:ascii="Montserrat" w:hAnsi="Montserrat"/>
        </w:rPr>
        <w:fldChar w:fldCharType="end"/>
      </w:r>
      <w:bookmarkEnd w:id="215"/>
      <w:r w:rsidRPr="002C6C11">
        <w:rPr>
          <w:rFonts w:ascii="Montserrat" w:hAnsi="Montserrat"/>
        </w:rPr>
        <w:t>: End buffering duration</w:t>
      </w:r>
      <w:bookmarkEnd w:id="216"/>
    </w:p>
    <w:p w14:paraId="62932DDF" w14:textId="77777777" w:rsidR="00A742BE" w:rsidRPr="002C6C11" w:rsidRDefault="00A742BE" w:rsidP="00A742BE"/>
    <w:p w14:paraId="617EC8D9" w14:textId="77777777" w:rsidR="00357989" w:rsidRPr="002C6C11" w:rsidRDefault="00357989" w:rsidP="00CE339A">
      <w:pPr>
        <w:rPr>
          <w:rFonts w:ascii="Montserrat" w:hAnsi="Montserrat"/>
          <w:b/>
          <w:color w:val="auto"/>
          <w:sz w:val="22"/>
          <w:szCs w:val="22"/>
        </w:rPr>
      </w:pPr>
      <w:r w:rsidRPr="00BE7B40">
        <w:rPr>
          <w:rFonts w:ascii="Montserrat" w:hAnsi="Montserrat"/>
          <w:b/>
          <w:bCs/>
          <w:color w:val="auto"/>
          <w:sz w:val="18"/>
          <w:szCs w:val="18"/>
        </w:rPr>
        <w:t xml:space="preserve">WP3.1.5 – Test Case 5 – Video Resolution Changes </w:t>
      </w:r>
    </w:p>
    <w:p w14:paraId="57EC1AC0" w14:textId="77777777" w:rsidR="00357989" w:rsidRPr="002C6C11" w:rsidRDefault="00357989" w:rsidP="00CE339A">
      <w:pPr>
        <w:rPr>
          <w:rFonts w:ascii="Montserrat" w:eastAsia="Times New Roman" w:hAnsi="Montserrat" w:cs="Times New Roman"/>
        </w:rPr>
      </w:pPr>
    </w:p>
    <w:p w14:paraId="17CB2380" w14:textId="73EF618E" w:rsidR="00357989" w:rsidRPr="00CB317A" w:rsidRDefault="00357989" w:rsidP="00CE339A">
      <w:pPr>
        <w:jc w:val="both"/>
        <w:rPr>
          <w:rFonts w:ascii="Montserrat" w:hAnsi="Montserrat"/>
          <w:color w:val="auto"/>
          <w:sz w:val="18"/>
          <w:szCs w:val="18"/>
        </w:rPr>
      </w:pPr>
      <w:r w:rsidRPr="00CB317A">
        <w:rPr>
          <w:rFonts w:ascii="Montserrat" w:hAnsi="Montserrat"/>
          <w:color w:val="auto"/>
          <w:sz w:val="18"/>
          <w:szCs w:val="18"/>
        </w:rPr>
        <w:t>The App also monitors and communicates the viewing resolution to the OTel server. The number of lines and columns can be found in</w:t>
      </w:r>
      <w:r w:rsidR="007977A2" w:rsidRPr="00CB317A">
        <w:rPr>
          <w:rFonts w:ascii="Montserrat" w:hAnsi="Montserrat"/>
          <w:color w:val="auto"/>
          <w:sz w:val="18"/>
          <w:szCs w:val="18"/>
        </w:rPr>
        <w:t xml:space="preserve"> </w:t>
      </w:r>
      <w:r w:rsidR="007977A2" w:rsidRPr="00CB317A">
        <w:rPr>
          <w:rFonts w:ascii="Montserrat" w:hAnsi="Montserrat"/>
          <w:color w:val="auto"/>
          <w:sz w:val="18"/>
          <w:szCs w:val="18"/>
        </w:rPr>
        <w:fldChar w:fldCharType="begin"/>
      </w:r>
      <w:r w:rsidR="007977A2" w:rsidRPr="00CB317A">
        <w:rPr>
          <w:rFonts w:ascii="Montserrat" w:hAnsi="Montserrat"/>
          <w:color w:val="auto"/>
          <w:sz w:val="18"/>
          <w:szCs w:val="18"/>
        </w:rPr>
        <w:instrText xml:space="preserve"> REF _Ref221788574 \h  \* MERGEFORMAT </w:instrText>
      </w:r>
      <w:r w:rsidR="007977A2" w:rsidRPr="00CB317A">
        <w:rPr>
          <w:rFonts w:ascii="Montserrat" w:hAnsi="Montserrat"/>
          <w:color w:val="auto"/>
          <w:sz w:val="18"/>
          <w:szCs w:val="18"/>
        </w:rPr>
      </w:r>
      <w:r w:rsidR="007977A2" w:rsidRPr="00CB317A">
        <w:rPr>
          <w:rFonts w:ascii="Montserrat" w:hAnsi="Montserrat"/>
          <w:color w:val="auto"/>
          <w:sz w:val="18"/>
          <w:szCs w:val="18"/>
        </w:rPr>
        <w:fldChar w:fldCharType="separate"/>
      </w:r>
      <w:r w:rsidR="007977A2" w:rsidRPr="00CB317A">
        <w:rPr>
          <w:rFonts w:ascii="Montserrat" w:hAnsi="Montserrat"/>
          <w:color w:val="auto"/>
          <w:sz w:val="18"/>
          <w:szCs w:val="18"/>
        </w:rPr>
        <w:t>Figure 10</w:t>
      </w:r>
      <w:r w:rsidR="007977A2" w:rsidRPr="00CB317A">
        <w:rPr>
          <w:rFonts w:ascii="Montserrat" w:hAnsi="Montserrat"/>
          <w:color w:val="auto"/>
          <w:sz w:val="18"/>
          <w:szCs w:val="18"/>
        </w:rPr>
        <w:fldChar w:fldCharType="end"/>
      </w:r>
      <w:r w:rsidRPr="00CB317A">
        <w:rPr>
          <w:rFonts w:ascii="Montserrat" w:hAnsi="Montserrat"/>
          <w:color w:val="auto"/>
          <w:sz w:val="18"/>
          <w:szCs w:val="18"/>
        </w:rPr>
        <w:t xml:space="preserve"> for multiple streams.</w:t>
      </w:r>
    </w:p>
    <w:p w14:paraId="671DA09E" w14:textId="77777777" w:rsidR="00357989" w:rsidRPr="002C6C11" w:rsidRDefault="00357989" w:rsidP="00CE339A">
      <w:pPr>
        <w:rPr>
          <w:rFonts w:ascii="Montserrat" w:hAnsi="Montserrat"/>
        </w:rPr>
      </w:pPr>
    </w:p>
    <w:p w14:paraId="76A7B34C" w14:textId="77777777" w:rsidR="00357989" w:rsidRPr="002C6C11" w:rsidRDefault="00357989" w:rsidP="00CE339A">
      <w:pPr>
        <w:keepNext/>
        <w:jc w:val="center"/>
        <w:rPr>
          <w:rFonts w:ascii="Montserrat" w:hAnsi="Montserrat"/>
        </w:rPr>
      </w:pPr>
      <w:r w:rsidRPr="002C6C11">
        <w:rPr>
          <w:rFonts w:ascii="Montserrat" w:hAnsi="Montserrat"/>
          <w:noProof/>
        </w:rPr>
        <w:drawing>
          <wp:inline distT="0" distB="0" distL="0" distR="0" wp14:anchorId="4CE5DC14" wp14:editId="2938B6B8">
            <wp:extent cx="5761990" cy="2640912"/>
            <wp:effectExtent l="0" t="0" r="0" b="7620"/>
            <wp:docPr id="1542941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41975" name="Picture 1542941975"/>
                    <pic:cNvPicPr/>
                  </pic:nvPicPr>
                  <pic:blipFill>
                    <a:blip r:embed="rId39">
                      <a:extLst>
                        <a:ext uri="{28A0092B-C50C-407E-A947-70E740481C1C}">
                          <a14:useLocalDpi xmlns:a14="http://schemas.microsoft.com/office/drawing/2010/main"/>
                        </a:ext>
                      </a:extLst>
                    </a:blip>
                    <a:stretch>
                      <a:fillRect/>
                    </a:stretch>
                  </pic:blipFill>
                  <pic:spPr>
                    <a:xfrm>
                      <a:off x="0" y="0"/>
                      <a:ext cx="5761990" cy="2640912"/>
                    </a:xfrm>
                    <a:prstGeom prst="rect">
                      <a:avLst/>
                    </a:prstGeom>
                  </pic:spPr>
                </pic:pic>
              </a:graphicData>
            </a:graphic>
          </wp:inline>
        </w:drawing>
      </w:r>
    </w:p>
    <w:p w14:paraId="1A966C03" w14:textId="77777777" w:rsidR="00357989" w:rsidRPr="002C6C11" w:rsidRDefault="00357989" w:rsidP="00CE339A">
      <w:pPr>
        <w:pStyle w:val="Caption"/>
        <w:spacing w:after="0"/>
        <w:rPr>
          <w:rFonts w:ascii="Montserrat" w:hAnsi="Montserrat"/>
        </w:rPr>
      </w:pPr>
      <w:bookmarkStart w:id="217" w:name="_Ref221785764"/>
    </w:p>
    <w:p w14:paraId="17BA7D3E" w14:textId="023C43D4" w:rsidR="00357989" w:rsidRPr="002C6C11" w:rsidRDefault="00357989" w:rsidP="00CE339A">
      <w:pPr>
        <w:pStyle w:val="Caption"/>
        <w:rPr>
          <w:rFonts w:ascii="Montserrat" w:eastAsia="Times New Roman" w:hAnsi="Montserrat" w:cs="Times New Roman"/>
          <w:color w:val="000000" w:themeColor="text1"/>
        </w:rPr>
      </w:pPr>
      <w:bookmarkStart w:id="218" w:name="_Ref221788574"/>
      <w:bookmarkStart w:id="219" w:name="_Toc221886646"/>
      <w:r w:rsidRPr="002C6C11">
        <w:rPr>
          <w:rFonts w:ascii="Montserrat" w:hAnsi="Montserrat"/>
        </w:rPr>
        <w:t xml:space="preserve">Figure </w:t>
      </w:r>
      <w:r w:rsidRPr="002C6C11">
        <w:rPr>
          <w:rFonts w:ascii="Montserrat" w:hAnsi="Montserrat"/>
        </w:rPr>
        <w:fldChar w:fldCharType="begin"/>
      </w:r>
      <w:r w:rsidRPr="002C6C11">
        <w:rPr>
          <w:rFonts w:ascii="Montserrat" w:hAnsi="Montserrat"/>
        </w:rPr>
        <w:instrText xml:space="preserve"> SEQ Figure \* ARABIC </w:instrText>
      </w:r>
      <w:r w:rsidRPr="002C6C11">
        <w:rPr>
          <w:rFonts w:ascii="Montserrat" w:hAnsi="Montserrat"/>
        </w:rPr>
        <w:fldChar w:fldCharType="separate"/>
      </w:r>
      <w:r w:rsidR="00DB3A2A">
        <w:rPr>
          <w:rFonts w:ascii="Montserrat" w:hAnsi="Montserrat"/>
          <w:noProof/>
        </w:rPr>
        <w:t>10</w:t>
      </w:r>
      <w:r w:rsidRPr="002C6C11">
        <w:rPr>
          <w:rFonts w:ascii="Montserrat" w:hAnsi="Montserrat"/>
        </w:rPr>
        <w:fldChar w:fldCharType="end"/>
      </w:r>
      <w:bookmarkEnd w:id="217"/>
      <w:bookmarkEnd w:id="218"/>
      <w:r w:rsidRPr="002C6C11">
        <w:rPr>
          <w:rFonts w:ascii="Montserrat" w:hAnsi="Montserrat"/>
        </w:rPr>
        <w:t>: Video resolution changes</w:t>
      </w:r>
      <w:bookmarkEnd w:id="219"/>
    </w:p>
    <w:p w14:paraId="6863784E" w14:textId="77777777" w:rsidR="00357989" w:rsidRPr="00CB317A" w:rsidRDefault="00357989" w:rsidP="00CE339A">
      <w:pPr>
        <w:jc w:val="both"/>
        <w:rPr>
          <w:rFonts w:ascii="Montserrat" w:hAnsi="Montserrat"/>
          <w:color w:val="auto"/>
          <w:sz w:val="18"/>
          <w:szCs w:val="18"/>
        </w:rPr>
      </w:pPr>
      <w:r w:rsidRPr="00CB317A">
        <w:rPr>
          <w:rFonts w:ascii="Montserrat" w:hAnsi="Montserrat"/>
          <w:color w:val="auto"/>
          <w:sz w:val="18"/>
          <w:szCs w:val="18"/>
        </w:rPr>
        <w:t>As we can see, the resolution has been constant 1920 x 1080 for all started streams. Furthermore, the resolution has been stable for all viewing time. The same test must take place via CDN.</w:t>
      </w:r>
    </w:p>
    <w:p w14:paraId="4B0B3ECC" w14:textId="77777777" w:rsidR="00357989" w:rsidRPr="002C6C11" w:rsidRDefault="00357989" w:rsidP="00CE339A">
      <w:pPr>
        <w:jc w:val="both"/>
        <w:rPr>
          <w:rFonts w:ascii="Montserrat" w:eastAsia="Times New Roman" w:hAnsi="Montserrat"/>
          <w:color w:val="000000" w:themeColor="text1"/>
          <w:sz w:val="22"/>
          <w:szCs w:val="22"/>
        </w:rPr>
      </w:pPr>
    </w:p>
    <w:p w14:paraId="0974F89F" w14:textId="77777777" w:rsidR="00357989" w:rsidRPr="00BE7B40" w:rsidRDefault="00357989" w:rsidP="00CE339A">
      <w:pPr>
        <w:rPr>
          <w:rFonts w:ascii="Montserrat" w:hAnsi="Montserrat"/>
          <w:b/>
          <w:bCs/>
          <w:color w:val="auto"/>
          <w:sz w:val="18"/>
          <w:szCs w:val="18"/>
        </w:rPr>
      </w:pPr>
      <w:r w:rsidRPr="00BE7B40">
        <w:rPr>
          <w:rFonts w:ascii="Montserrat" w:hAnsi="Montserrat"/>
          <w:b/>
          <w:bCs/>
          <w:color w:val="auto"/>
          <w:sz w:val="18"/>
          <w:szCs w:val="18"/>
        </w:rPr>
        <w:t xml:space="preserve">WP3.1.5 – Test Case 6 – Error Playback Counting  </w:t>
      </w:r>
    </w:p>
    <w:p w14:paraId="330EBBF0" w14:textId="338E7CD7" w:rsidR="00357989" w:rsidRPr="00CB317A" w:rsidRDefault="00357989" w:rsidP="00CE339A">
      <w:pPr>
        <w:spacing w:before="120"/>
        <w:jc w:val="both"/>
        <w:rPr>
          <w:rFonts w:ascii="Montserrat" w:hAnsi="Montserrat"/>
          <w:color w:val="auto"/>
          <w:sz w:val="18"/>
          <w:szCs w:val="18"/>
        </w:rPr>
      </w:pPr>
      <w:r w:rsidRPr="00CB317A">
        <w:rPr>
          <w:rFonts w:ascii="Montserrat" w:hAnsi="Montserrat"/>
          <w:color w:val="auto"/>
          <w:sz w:val="18"/>
          <w:szCs w:val="18"/>
        </w:rPr>
        <w:t>The player App can also share results regarding possible errors during playback of streams. As we can see in</w:t>
      </w:r>
      <w:r w:rsidR="005D0A8D" w:rsidRPr="00CB317A">
        <w:rPr>
          <w:rFonts w:ascii="Montserrat" w:hAnsi="Montserrat"/>
          <w:color w:val="auto"/>
          <w:sz w:val="18"/>
          <w:szCs w:val="18"/>
        </w:rPr>
        <w:t xml:space="preserve"> </w:t>
      </w:r>
      <w:r w:rsidR="005D0A8D" w:rsidRPr="00CB317A">
        <w:rPr>
          <w:rFonts w:ascii="Montserrat" w:hAnsi="Montserrat"/>
          <w:color w:val="auto"/>
          <w:sz w:val="18"/>
          <w:szCs w:val="18"/>
        </w:rPr>
        <w:fldChar w:fldCharType="begin"/>
      </w:r>
      <w:r w:rsidR="005D0A8D" w:rsidRPr="00CB317A">
        <w:rPr>
          <w:rFonts w:ascii="Montserrat" w:hAnsi="Montserrat"/>
          <w:color w:val="auto"/>
          <w:sz w:val="18"/>
          <w:szCs w:val="18"/>
        </w:rPr>
        <w:instrText xml:space="preserve"> REF _Ref221788625 \h  \* MERGEFORMAT </w:instrText>
      </w:r>
      <w:r w:rsidR="005D0A8D" w:rsidRPr="00CB317A">
        <w:rPr>
          <w:rFonts w:ascii="Montserrat" w:hAnsi="Montserrat"/>
          <w:color w:val="auto"/>
          <w:sz w:val="18"/>
          <w:szCs w:val="18"/>
        </w:rPr>
      </w:r>
      <w:r w:rsidR="005D0A8D" w:rsidRPr="00CB317A">
        <w:rPr>
          <w:rFonts w:ascii="Montserrat" w:hAnsi="Montserrat"/>
          <w:color w:val="auto"/>
          <w:sz w:val="18"/>
          <w:szCs w:val="18"/>
        </w:rPr>
        <w:fldChar w:fldCharType="separate"/>
      </w:r>
      <w:r w:rsidR="005D0A8D" w:rsidRPr="00CB317A">
        <w:rPr>
          <w:rFonts w:ascii="Montserrat" w:hAnsi="Montserrat"/>
          <w:color w:val="auto"/>
          <w:sz w:val="18"/>
          <w:szCs w:val="18"/>
        </w:rPr>
        <w:t>Figure 11</w:t>
      </w:r>
      <w:r w:rsidR="005D0A8D" w:rsidRPr="00CB317A">
        <w:rPr>
          <w:rFonts w:ascii="Montserrat" w:hAnsi="Montserrat"/>
          <w:color w:val="auto"/>
          <w:sz w:val="18"/>
          <w:szCs w:val="18"/>
        </w:rPr>
        <w:fldChar w:fldCharType="end"/>
      </w:r>
      <w:r w:rsidRPr="00CB317A">
        <w:rPr>
          <w:rFonts w:ascii="Montserrat" w:hAnsi="Montserrat"/>
          <w:color w:val="auto"/>
          <w:sz w:val="18"/>
          <w:szCs w:val="18"/>
        </w:rPr>
        <w:t>, two playback errors were captured.</w:t>
      </w:r>
    </w:p>
    <w:p w14:paraId="33F17AED" w14:textId="77777777" w:rsidR="00357989" w:rsidRPr="00CB317A" w:rsidRDefault="00357989" w:rsidP="00CE339A">
      <w:pPr>
        <w:spacing w:before="120"/>
        <w:jc w:val="both"/>
        <w:rPr>
          <w:rFonts w:ascii="Montserrat" w:hAnsi="Montserrat"/>
          <w:color w:val="auto"/>
          <w:sz w:val="18"/>
          <w:szCs w:val="18"/>
        </w:rPr>
      </w:pPr>
      <w:r w:rsidRPr="00CB317A">
        <w:rPr>
          <w:rFonts w:ascii="Montserrat" w:hAnsi="Montserrat"/>
          <w:color w:val="auto"/>
          <w:sz w:val="18"/>
          <w:szCs w:val="18"/>
        </w:rPr>
        <w:t>Error monitoring can be very helpful for stability measurements and basic user experience understanding.</w:t>
      </w:r>
    </w:p>
    <w:p w14:paraId="5205A9A4" w14:textId="438B3FBD" w:rsidR="00357989" w:rsidRPr="00CB317A" w:rsidRDefault="00357989" w:rsidP="00CE339A">
      <w:pPr>
        <w:spacing w:before="120"/>
        <w:jc w:val="both"/>
        <w:rPr>
          <w:rFonts w:ascii="Montserrat" w:hAnsi="Montserrat"/>
          <w:color w:val="auto"/>
          <w:sz w:val="18"/>
          <w:szCs w:val="18"/>
        </w:rPr>
      </w:pPr>
      <w:r w:rsidRPr="00CB317A">
        <w:rPr>
          <w:rFonts w:ascii="Montserrat" w:hAnsi="Montserrat"/>
          <w:color w:val="auto"/>
          <w:sz w:val="18"/>
          <w:szCs w:val="18"/>
        </w:rPr>
        <w:t xml:space="preserve">The same measurement has to be </w:t>
      </w:r>
      <w:r w:rsidRPr="002C6C11">
        <w:rPr>
          <w:rFonts w:ascii="Montserrat" w:eastAsiaTheme="minorEastAsia" w:hAnsi="Montserrat" w:cstheme="minorBidi"/>
          <w:color w:val="auto"/>
          <w:sz w:val="18"/>
          <w:szCs w:val="18"/>
        </w:rPr>
        <w:t>repea</w:t>
      </w:r>
      <w:r w:rsidRPr="00CB317A">
        <w:rPr>
          <w:rFonts w:ascii="Montserrat" w:hAnsi="Montserrat"/>
          <w:color w:val="auto"/>
          <w:sz w:val="18"/>
          <w:szCs w:val="18"/>
        </w:rPr>
        <w:t>ted for long period of viewing and for both satellite and CDN streams.</w:t>
      </w:r>
    </w:p>
    <w:p w14:paraId="3E49E6B9" w14:textId="77777777" w:rsidR="00357989" w:rsidRPr="002C6C11" w:rsidRDefault="00357989" w:rsidP="00CE339A">
      <w:pPr>
        <w:keepNext/>
        <w:jc w:val="center"/>
        <w:rPr>
          <w:rFonts w:ascii="Montserrat" w:hAnsi="Montserrat"/>
        </w:rPr>
      </w:pPr>
      <w:r w:rsidRPr="002C6C11">
        <w:rPr>
          <w:rFonts w:ascii="Montserrat" w:hAnsi="Montserrat"/>
        </w:rPr>
        <w:t xml:space="preserve"> </w:t>
      </w:r>
    </w:p>
    <w:p w14:paraId="3425217F" w14:textId="77777777" w:rsidR="00357989" w:rsidRPr="002C6C11" w:rsidRDefault="00357989" w:rsidP="00CE339A">
      <w:pPr>
        <w:keepNext/>
        <w:jc w:val="center"/>
        <w:rPr>
          <w:rFonts w:ascii="Montserrat" w:hAnsi="Montserrat"/>
        </w:rPr>
      </w:pPr>
      <w:r w:rsidRPr="002C6C11">
        <w:rPr>
          <w:rFonts w:ascii="Montserrat" w:hAnsi="Montserrat"/>
          <w:noProof/>
        </w:rPr>
        <w:drawing>
          <wp:inline distT="0" distB="0" distL="0" distR="0" wp14:anchorId="7FC6874F" wp14:editId="7E41D310">
            <wp:extent cx="5761990" cy="2382361"/>
            <wp:effectExtent l="0" t="0" r="0" b="0"/>
            <wp:docPr id="995675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75257" name="Picture 995675257"/>
                    <pic:cNvPicPr/>
                  </pic:nvPicPr>
                  <pic:blipFill>
                    <a:blip r:embed="rId40">
                      <a:extLst>
                        <a:ext uri="{28A0092B-C50C-407E-A947-70E740481C1C}">
                          <a14:useLocalDpi xmlns:a14="http://schemas.microsoft.com/office/drawing/2010/main"/>
                        </a:ext>
                      </a:extLst>
                    </a:blip>
                    <a:stretch>
                      <a:fillRect/>
                    </a:stretch>
                  </pic:blipFill>
                  <pic:spPr>
                    <a:xfrm>
                      <a:off x="0" y="0"/>
                      <a:ext cx="5761990" cy="2382361"/>
                    </a:xfrm>
                    <a:prstGeom prst="rect">
                      <a:avLst/>
                    </a:prstGeom>
                  </pic:spPr>
                </pic:pic>
              </a:graphicData>
            </a:graphic>
          </wp:inline>
        </w:drawing>
      </w:r>
    </w:p>
    <w:p w14:paraId="0F82DA42" w14:textId="77777777" w:rsidR="00357989" w:rsidRPr="002C6C11" w:rsidRDefault="00357989" w:rsidP="00CE339A">
      <w:pPr>
        <w:pStyle w:val="Caption"/>
        <w:spacing w:after="0"/>
        <w:rPr>
          <w:rFonts w:ascii="Montserrat" w:hAnsi="Montserrat"/>
        </w:rPr>
      </w:pPr>
      <w:bookmarkStart w:id="220" w:name="_Ref221785863"/>
    </w:p>
    <w:p w14:paraId="29FBD6A4" w14:textId="234EDEBE" w:rsidR="00357989" w:rsidRPr="002C6C11" w:rsidRDefault="00357989" w:rsidP="00CE339A">
      <w:pPr>
        <w:pStyle w:val="Caption"/>
        <w:rPr>
          <w:rFonts w:ascii="Montserrat" w:eastAsia="Times New Roman" w:hAnsi="Montserrat" w:cs="Times New Roman"/>
        </w:rPr>
      </w:pPr>
      <w:bookmarkStart w:id="221" w:name="_Ref221788625"/>
      <w:bookmarkStart w:id="222" w:name="_Toc221886647"/>
      <w:r w:rsidRPr="002C6C11">
        <w:rPr>
          <w:rFonts w:ascii="Montserrat" w:hAnsi="Montserrat"/>
        </w:rPr>
        <w:t xml:space="preserve">Figure </w:t>
      </w:r>
      <w:r w:rsidRPr="002C6C11">
        <w:rPr>
          <w:rFonts w:ascii="Montserrat" w:hAnsi="Montserrat"/>
        </w:rPr>
        <w:fldChar w:fldCharType="begin"/>
      </w:r>
      <w:r w:rsidRPr="002C6C11">
        <w:rPr>
          <w:rFonts w:ascii="Montserrat" w:hAnsi="Montserrat"/>
        </w:rPr>
        <w:instrText xml:space="preserve"> SEQ Figure \* ARABIC </w:instrText>
      </w:r>
      <w:r w:rsidRPr="002C6C11">
        <w:rPr>
          <w:rFonts w:ascii="Montserrat" w:hAnsi="Montserrat"/>
        </w:rPr>
        <w:fldChar w:fldCharType="separate"/>
      </w:r>
      <w:r w:rsidR="00DB3A2A">
        <w:rPr>
          <w:rFonts w:ascii="Montserrat" w:hAnsi="Montserrat"/>
          <w:noProof/>
        </w:rPr>
        <w:t>11</w:t>
      </w:r>
      <w:r w:rsidRPr="002C6C11">
        <w:rPr>
          <w:rFonts w:ascii="Montserrat" w:hAnsi="Montserrat"/>
        </w:rPr>
        <w:fldChar w:fldCharType="end"/>
      </w:r>
      <w:bookmarkEnd w:id="220"/>
      <w:bookmarkEnd w:id="221"/>
      <w:r w:rsidRPr="002C6C11">
        <w:rPr>
          <w:rFonts w:ascii="Montserrat" w:hAnsi="Montserrat"/>
        </w:rPr>
        <w:t>: Error playback counting</w:t>
      </w:r>
      <w:bookmarkEnd w:id="222"/>
    </w:p>
    <w:p w14:paraId="3366F7C7" w14:textId="77777777" w:rsidR="005C2589" w:rsidRPr="002C6C11" w:rsidRDefault="005C2589" w:rsidP="00CE339A">
      <w:pPr>
        <w:rPr>
          <w:rFonts w:ascii="Montserrat" w:hAnsi="Montserrat"/>
          <w:color w:val="auto"/>
          <w:sz w:val="18"/>
          <w:szCs w:val="18"/>
        </w:rPr>
      </w:pPr>
    </w:p>
    <w:p w14:paraId="5C5252F2" w14:textId="7CC3B9EE" w:rsidR="00703441" w:rsidRPr="00CB317A" w:rsidRDefault="7BADCF54" w:rsidP="00CE339A">
      <w:pPr>
        <w:pStyle w:val="Heading3"/>
      </w:pPr>
      <w:bookmarkStart w:id="223" w:name="_Toc1340986784"/>
      <w:r>
        <w:t>3.4.</w:t>
      </w:r>
      <w:r w:rsidR="5CA805F9">
        <w:t>6</w:t>
      </w:r>
      <w:r>
        <w:t xml:space="preserve"> Results of Test Cases defined in WP3.</w:t>
      </w:r>
      <w:r w:rsidR="5CA805F9">
        <w:t>2</w:t>
      </w:r>
      <w:r>
        <w:t>.</w:t>
      </w:r>
      <w:r w:rsidR="5CA805F9">
        <w:t>1</w:t>
      </w:r>
      <w:bookmarkEnd w:id="223"/>
    </w:p>
    <w:p w14:paraId="72AF5A51" w14:textId="77773D4F" w:rsidR="00A742BE" w:rsidRPr="002C6C11" w:rsidRDefault="00A742BE" w:rsidP="00A742BE">
      <w:pPr>
        <w:pStyle w:val="ParagraphText"/>
        <w:spacing w:before="120"/>
        <w:jc w:val="left"/>
        <w:rPr>
          <w:rFonts w:eastAsiaTheme="minorEastAsia" w:cstheme="minorBidi"/>
          <w:color w:val="002060"/>
        </w:rPr>
      </w:pPr>
      <w:r w:rsidRPr="002C6C11">
        <w:rPr>
          <w:rFonts w:eastAsiaTheme="minorEastAsia" w:cstheme="minorBidi"/>
          <w:color w:val="002060"/>
        </w:rPr>
        <w:t>The reflector based MinWave Nomadic antenna is tested for Test case 1 and test case 2.  In MS2 delivery report TN3.2.1.2 the full tests results are reported in detail including:</w:t>
      </w:r>
    </w:p>
    <w:p w14:paraId="4C28C85E" w14:textId="77777777" w:rsidR="00A742BE" w:rsidRPr="002C6C11" w:rsidRDefault="00A742BE" w:rsidP="00F44F36">
      <w:pPr>
        <w:pStyle w:val="ParagraphText"/>
        <w:numPr>
          <w:ilvl w:val="0"/>
          <w:numId w:val="298"/>
        </w:numPr>
        <w:spacing w:before="60"/>
        <w:ind w:left="426" w:hanging="284"/>
        <w:jc w:val="left"/>
        <w:rPr>
          <w:rFonts w:eastAsiaTheme="minorEastAsia" w:cstheme="minorBidi"/>
          <w:color w:val="002060"/>
        </w:rPr>
      </w:pPr>
      <w:r w:rsidRPr="002C6C11">
        <w:rPr>
          <w:rFonts w:eastAsiaTheme="minorEastAsia" w:cstheme="minorBidi"/>
          <w:color w:val="002060"/>
        </w:rPr>
        <w:t>RF antenna tests on new antenna modules: Matching (&gt;10dB), Isolation (&gt;30dB) and coupling (&gt;17dB)</w:t>
      </w:r>
    </w:p>
    <w:p w14:paraId="539B8A33" w14:textId="77777777" w:rsidR="00A742BE" w:rsidRPr="002C6C11" w:rsidRDefault="00A742BE" w:rsidP="00F44F36">
      <w:pPr>
        <w:pStyle w:val="ParagraphText"/>
        <w:numPr>
          <w:ilvl w:val="0"/>
          <w:numId w:val="298"/>
        </w:numPr>
        <w:spacing w:before="60"/>
        <w:ind w:left="426" w:hanging="284"/>
        <w:jc w:val="left"/>
        <w:rPr>
          <w:rFonts w:eastAsiaTheme="minorEastAsia" w:cstheme="minorBidi"/>
          <w:color w:val="002060"/>
        </w:rPr>
      </w:pPr>
      <w:r w:rsidRPr="002C6C11">
        <w:rPr>
          <w:rFonts w:eastAsiaTheme="minorEastAsia" w:cstheme="minorBidi"/>
          <w:color w:val="002060"/>
        </w:rPr>
        <w:t>RF functional board tests are done on antenna with added gain of each meta-antenna &gt;4dB</w:t>
      </w:r>
    </w:p>
    <w:p w14:paraId="1111AE62" w14:textId="77777777" w:rsidR="00A742BE" w:rsidRPr="002C6C11" w:rsidRDefault="00A742BE" w:rsidP="00F44F36">
      <w:pPr>
        <w:pStyle w:val="ParagraphText"/>
        <w:numPr>
          <w:ilvl w:val="0"/>
          <w:numId w:val="298"/>
        </w:numPr>
        <w:spacing w:before="60"/>
        <w:ind w:left="426" w:hanging="284"/>
        <w:jc w:val="left"/>
        <w:rPr>
          <w:rFonts w:eastAsiaTheme="minorEastAsia" w:cstheme="minorBidi"/>
          <w:color w:val="002060"/>
        </w:rPr>
      </w:pPr>
      <w:r w:rsidRPr="002C6C11">
        <w:rPr>
          <w:rFonts w:eastAsiaTheme="minorEastAsia" w:cstheme="minorBidi"/>
          <w:color w:val="002060"/>
        </w:rPr>
        <w:t>The antenna directivity of phase array feed without reflector in the chamber =23dBi (with reflector expected 30dBi)</w:t>
      </w:r>
    </w:p>
    <w:p w14:paraId="6E5B8FA2" w14:textId="3477FC3B" w:rsidR="00A742BE" w:rsidRPr="002C6C11" w:rsidRDefault="00A742BE" w:rsidP="00F44F36">
      <w:pPr>
        <w:pStyle w:val="ParagraphText"/>
        <w:numPr>
          <w:ilvl w:val="0"/>
          <w:numId w:val="298"/>
        </w:numPr>
        <w:spacing w:before="60"/>
        <w:ind w:left="426" w:hanging="284"/>
        <w:jc w:val="left"/>
        <w:rPr>
          <w:rFonts w:eastAsiaTheme="minorEastAsia" w:cstheme="minorBidi"/>
          <w:color w:val="002060"/>
        </w:rPr>
      </w:pPr>
      <w:r w:rsidRPr="002C6C11">
        <w:rPr>
          <w:rFonts w:eastAsiaTheme="minorEastAsia" w:cstheme="minorBidi"/>
          <w:color w:val="002060"/>
        </w:rPr>
        <w:t>The forward link tests are done at MinWave location in Lausanne and at EBU testbed in Geneva. The measured SNR was 7.8-8dB.</w:t>
      </w:r>
    </w:p>
    <w:p w14:paraId="49A2363B" w14:textId="77777777" w:rsidR="00A742BE" w:rsidRPr="002C6C11" w:rsidRDefault="00A742BE" w:rsidP="00F44F36">
      <w:pPr>
        <w:pStyle w:val="ParagraphText"/>
        <w:numPr>
          <w:ilvl w:val="0"/>
          <w:numId w:val="298"/>
        </w:numPr>
        <w:spacing w:before="60"/>
        <w:ind w:left="426" w:hanging="284"/>
        <w:jc w:val="left"/>
        <w:rPr>
          <w:rFonts w:eastAsiaTheme="minorEastAsia" w:cstheme="minorBidi"/>
          <w:color w:val="002060"/>
        </w:rPr>
      </w:pPr>
      <w:r w:rsidRPr="002C6C11">
        <w:rPr>
          <w:rFonts w:eastAsiaTheme="minorEastAsia" w:cstheme="minorBidi"/>
          <w:color w:val="002060"/>
        </w:rPr>
        <w:t xml:space="preserve">The orchestration tests are done at MBI for forward link, return link and end to end parameters are measured. </w:t>
      </w:r>
    </w:p>
    <w:p w14:paraId="6F07635A" w14:textId="77777777" w:rsidR="00A742BE" w:rsidRPr="002C6C11" w:rsidRDefault="00A742BE" w:rsidP="00F44F36">
      <w:pPr>
        <w:pStyle w:val="ParagraphText"/>
        <w:numPr>
          <w:ilvl w:val="0"/>
          <w:numId w:val="298"/>
        </w:numPr>
        <w:spacing w:before="60"/>
        <w:ind w:left="426" w:hanging="284"/>
        <w:jc w:val="left"/>
        <w:rPr>
          <w:rFonts w:eastAsiaTheme="minorEastAsia" w:cstheme="minorBidi"/>
          <w:color w:val="002060"/>
        </w:rPr>
      </w:pPr>
      <w:r w:rsidRPr="002C6C11">
        <w:rPr>
          <w:rFonts w:eastAsiaTheme="minorEastAsia" w:cstheme="minorBidi"/>
          <w:color w:val="002060"/>
        </w:rPr>
        <w:t>MinWave REST API, switching of the gateway and auto pointing functionalities are successful at MBI test bed.</w:t>
      </w:r>
    </w:p>
    <w:p w14:paraId="097B5F72" w14:textId="77777777" w:rsidR="00A742BE" w:rsidRPr="002C6C11" w:rsidRDefault="00A742BE" w:rsidP="00F44F36">
      <w:pPr>
        <w:pStyle w:val="ParagraphText"/>
        <w:numPr>
          <w:ilvl w:val="0"/>
          <w:numId w:val="298"/>
        </w:numPr>
        <w:spacing w:before="60"/>
        <w:ind w:left="426" w:hanging="284"/>
        <w:jc w:val="left"/>
        <w:rPr>
          <w:rFonts w:eastAsiaTheme="minorEastAsia" w:cstheme="minorBidi"/>
          <w:color w:val="002060"/>
        </w:rPr>
      </w:pPr>
      <w:r w:rsidRPr="002C6C11">
        <w:rPr>
          <w:rFonts w:eastAsiaTheme="minorEastAsia" w:cstheme="minorBidi"/>
          <w:color w:val="002060"/>
        </w:rPr>
        <w:t xml:space="preserve">The return link tests are done in Lausanne, Geneva and Pisa with Lower SNR =3-4dB of RX (forwarlink) due to the isolation issue of antenna. </w:t>
      </w:r>
    </w:p>
    <w:p w14:paraId="5D0953AE" w14:textId="74DE7F57" w:rsidR="00A742BE" w:rsidRPr="002C6C11" w:rsidRDefault="00A742BE" w:rsidP="00F44F36">
      <w:pPr>
        <w:pStyle w:val="ParagraphText"/>
        <w:numPr>
          <w:ilvl w:val="0"/>
          <w:numId w:val="298"/>
        </w:numPr>
        <w:spacing w:before="60"/>
        <w:ind w:left="426" w:hanging="284"/>
        <w:jc w:val="left"/>
        <w:rPr>
          <w:rFonts w:eastAsiaTheme="minorEastAsia" w:cstheme="minorBidi"/>
          <w:color w:val="002060"/>
        </w:rPr>
      </w:pPr>
      <w:r w:rsidRPr="002C6C11">
        <w:rPr>
          <w:rFonts w:eastAsiaTheme="minorEastAsia" w:cstheme="minorBidi"/>
          <w:color w:val="002060"/>
        </w:rPr>
        <w:t>EIRP of antenna is measured and reported to Eutelsat for evaluation. EIRP pattern is approved.</w:t>
      </w:r>
    </w:p>
    <w:p w14:paraId="3F145051" w14:textId="77777777" w:rsidR="00E2672B" w:rsidRPr="002C6C11" w:rsidRDefault="00E2672B" w:rsidP="00CE339A">
      <w:pPr>
        <w:pStyle w:val="ParagraphText"/>
      </w:pPr>
    </w:p>
    <w:p w14:paraId="26A2DFBB" w14:textId="06914DF6" w:rsidR="00E2672B" w:rsidRPr="00CB317A" w:rsidRDefault="5CA805F9" w:rsidP="00CE339A">
      <w:pPr>
        <w:pStyle w:val="Heading3"/>
      </w:pPr>
      <w:bookmarkStart w:id="224" w:name="_Toc1165715134"/>
      <w:r>
        <w:t>3.4.7 Results of Test Cases defined in WP3.2.2</w:t>
      </w:r>
      <w:bookmarkEnd w:id="224"/>
    </w:p>
    <w:p w14:paraId="637F5F21" w14:textId="10297092" w:rsidR="00E2672B" w:rsidRPr="00AC01A9" w:rsidRDefault="52B471B8" w:rsidP="00A742BE">
      <w:pPr>
        <w:spacing w:before="120"/>
        <w:jc w:val="both"/>
        <w:rPr>
          <w:rFonts w:ascii="Montserrat" w:hAnsi="Montserrat"/>
          <w:sz w:val="10"/>
          <w:szCs w:val="10"/>
        </w:rPr>
      </w:pPr>
      <w:r w:rsidRPr="00AC01A9">
        <w:rPr>
          <w:rFonts w:ascii="Montserrat" w:eastAsia="Calibri" w:hAnsi="Montserrat" w:cs="Calibri"/>
          <w:sz w:val="18"/>
          <w:szCs w:val="18"/>
        </w:rPr>
        <w:t xml:space="preserve">Preliminary </w:t>
      </w:r>
      <w:r w:rsidR="3F034C97" w:rsidRPr="00AC01A9">
        <w:rPr>
          <w:rFonts w:ascii="Montserrat" w:eastAsia="Calibri" w:hAnsi="Montserrat" w:cs="Calibri"/>
          <w:sz w:val="18"/>
          <w:szCs w:val="18"/>
        </w:rPr>
        <w:t>tests have been conducted with the nomadic terminal (MinWave foldable antenna integrating an Egatel SmartLNB satellite terminal) operating with the STARFISH Platform</w:t>
      </w:r>
      <w:r w:rsidR="003B2E7C" w:rsidRPr="00AC01A9">
        <w:rPr>
          <w:rFonts w:ascii="Montserrat" w:eastAsia="Calibri" w:hAnsi="Montserrat" w:cs="Calibri"/>
          <w:sz w:val="18"/>
          <w:szCs w:val="18"/>
        </w:rPr>
        <w:t xml:space="preserve">. Preliminary </w:t>
      </w:r>
      <w:r w:rsidRPr="00AC01A9">
        <w:rPr>
          <w:rFonts w:ascii="Montserrat" w:eastAsia="Calibri" w:hAnsi="Montserrat" w:cs="Calibri"/>
          <w:sz w:val="18"/>
          <w:szCs w:val="18"/>
        </w:rPr>
        <w:t xml:space="preserve">results </w:t>
      </w:r>
      <w:r w:rsidR="6C1B6A2B" w:rsidRPr="00AC01A9">
        <w:rPr>
          <w:rFonts w:ascii="Montserrat" w:eastAsia="Calibri" w:hAnsi="Montserrat" w:cs="Calibri"/>
          <w:sz w:val="18"/>
          <w:szCs w:val="18"/>
        </w:rPr>
        <w:t>confirm</w:t>
      </w:r>
      <w:r w:rsidRPr="00AC01A9">
        <w:rPr>
          <w:rFonts w:ascii="Montserrat" w:eastAsia="Calibri" w:hAnsi="Montserrat" w:cs="Calibri"/>
          <w:sz w:val="18"/>
          <w:szCs w:val="18"/>
        </w:rPr>
        <w:t>:</w:t>
      </w:r>
    </w:p>
    <w:p w14:paraId="644EBDFD" w14:textId="32871219" w:rsidR="00E2672B" w:rsidRPr="00AC01A9" w:rsidRDefault="52B471B8" w:rsidP="00CE339A">
      <w:pPr>
        <w:pStyle w:val="ListParagraph"/>
        <w:numPr>
          <w:ilvl w:val="0"/>
          <w:numId w:val="295"/>
        </w:numPr>
        <w:spacing w:before="60"/>
        <w:ind w:left="357" w:hanging="357"/>
        <w:contextualSpacing w:val="0"/>
        <w:rPr>
          <w:rFonts w:ascii="Montserrat" w:eastAsia="Calibri" w:hAnsi="Montserrat" w:cs="Calibri"/>
          <w:sz w:val="18"/>
          <w:szCs w:val="18"/>
        </w:rPr>
      </w:pPr>
      <w:r w:rsidRPr="00AC01A9">
        <w:rPr>
          <w:rFonts w:ascii="Montserrat" w:eastAsia="Calibri" w:hAnsi="Montserrat" w:cs="Calibri"/>
          <w:sz w:val="18"/>
          <w:szCs w:val="18"/>
        </w:rPr>
        <w:t>the capability to complete a successful logon of the nomadic terminal on the STARFISH Platform using the Hypercube Smartphone App connected via WiFi to the satellite terminal. The App will be used to provide the STARFISH HUB backend with the latitude and longitude of the nomadic terminal. Th</w:t>
      </w:r>
      <w:r w:rsidR="00AC01A9">
        <w:rPr>
          <w:rFonts w:ascii="Montserrat" w:eastAsia="Calibri" w:hAnsi="Montserrat" w:cs="Calibri"/>
          <w:sz w:val="18"/>
          <w:szCs w:val="18"/>
        </w:rPr>
        <w:t>is</w:t>
      </w:r>
      <w:r w:rsidRPr="00AC01A9">
        <w:rPr>
          <w:rFonts w:ascii="Montserrat" w:eastAsia="Calibri" w:hAnsi="Montserrat" w:cs="Calibri"/>
          <w:sz w:val="18"/>
          <w:szCs w:val="18"/>
        </w:rPr>
        <w:t xml:space="preserve"> information will be used by the 5G Network Orchestrator to determine the recommended beam for the current location.</w:t>
      </w:r>
    </w:p>
    <w:p w14:paraId="70EAA360" w14:textId="68DD9C47" w:rsidR="00E2672B" w:rsidRPr="00AC01A9" w:rsidRDefault="52B471B8" w:rsidP="00CE339A">
      <w:pPr>
        <w:pStyle w:val="ListParagraph"/>
        <w:numPr>
          <w:ilvl w:val="0"/>
          <w:numId w:val="295"/>
        </w:numPr>
        <w:spacing w:before="60"/>
        <w:ind w:left="357" w:hanging="357"/>
        <w:contextualSpacing w:val="0"/>
        <w:rPr>
          <w:rFonts w:ascii="Montserrat" w:eastAsia="Calibri" w:hAnsi="Montserrat" w:cs="Calibri"/>
          <w:sz w:val="18"/>
          <w:szCs w:val="18"/>
        </w:rPr>
      </w:pPr>
      <w:r w:rsidRPr="00AC01A9">
        <w:rPr>
          <w:rFonts w:ascii="Montserrat" w:eastAsia="Calibri" w:hAnsi="Montserrat" w:cs="Calibri"/>
          <w:sz w:val="18"/>
          <w:szCs w:val="18"/>
        </w:rPr>
        <w:t>the nomadic terminal (satellite terminal and antenna controller) has been remotely reconfigured via manual REST command invoked at HUB side.</w:t>
      </w:r>
    </w:p>
    <w:p w14:paraId="4D4A745F" w14:textId="75EE9AB3" w:rsidR="00E2672B" w:rsidRPr="00AC01A9" w:rsidRDefault="00E2672B" w:rsidP="00CE339A">
      <w:pPr>
        <w:pStyle w:val="ParagraphText"/>
        <w:rPr>
          <w:sz w:val="12"/>
          <w:szCs w:val="12"/>
        </w:rPr>
      </w:pPr>
    </w:p>
    <w:p w14:paraId="372CFE64" w14:textId="48CB960C" w:rsidR="3AA59CDB" w:rsidRPr="002C6C11" w:rsidRDefault="3AA59CDB" w:rsidP="00CE339A">
      <w:pPr>
        <w:pStyle w:val="ParagraphText"/>
        <w:rPr>
          <w:sz w:val="14"/>
          <w:szCs w:val="14"/>
        </w:rPr>
      </w:pPr>
    </w:p>
    <w:p w14:paraId="4CB93171" w14:textId="49018C74" w:rsidR="00E2672B" w:rsidRPr="00CB317A" w:rsidRDefault="5CA805F9" w:rsidP="00CE339A">
      <w:pPr>
        <w:pStyle w:val="Heading3"/>
      </w:pPr>
      <w:bookmarkStart w:id="225" w:name="_Toc1868868896"/>
      <w:r>
        <w:t>3.4.8 Results of Test Cases defined in WP3.2.3</w:t>
      </w:r>
      <w:bookmarkEnd w:id="225"/>
    </w:p>
    <w:p w14:paraId="70547CB6" w14:textId="069D4DEF" w:rsidR="009E03F5" w:rsidRPr="002C6C11" w:rsidRDefault="009E03F5" w:rsidP="00A742BE">
      <w:pPr>
        <w:pStyle w:val="ParagraphText"/>
        <w:spacing w:before="120"/>
      </w:pPr>
      <w:r w:rsidRPr="002C6C11">
        <w:t xml:space="preserve">The preliminary results reported in the Test Cases above related to WP3.2.3 show that </w:t>
      </w:r>
    </w:p>
    <w:p w14:paraId="74413385" w14:textId="77777777" w:rsidR="009E03F5" w:rsidRPr="002C6C11" w:rsidRDefault="009E03F5" w:rsidP="00CE339A">
      <w:pPr>
        <w:pStyle w:val="ParagraphText"/>
        <w:numPr>
          <w:ilvl w:val="0"/>
          <w:numId w:val="296"/>
        </w:numPr>
      </w:pPr>
      <w:r w:rsidRPr="002C6C11">
        <w:t xml:space="preserve">The end-to-end solution proposed by 5G-Emerge works </w:t>
      </w:r>
    </w:p>
    <w:p w14:paraId="04627A9E" w14:textId="77777777" w:rsidR="009E03F5" w:rsidRPr="002C6C11" w:rsidRDefault="009E03F5" w:rsidP="00CE339A">
      <w:pPr>
        <w:pStyle w:val="ParagraphText"/>
        <w:numPr>
          <w:ilvl w:val="0"/>
          <w:numId w:val="296"/>
        </w:numPr>
      </w:pPr>
      <w:r w:rsidRPr="002C6C11">
        <w:t>Different antennas can be used, including the Foldable antenna with reflector and Phased array developed by Minwave for the 5G-Emerge project. The various performances of the antennas require finding a solution to optimize the usage of satellite resources</w:t>
      </w:r>
    </w:p>
    <w:p w14:paraId="5106B845" w14:textId="77777777" w:rsidR="009E03F5" w:rsidRPr="002C6C11" w:rsidRDefault="009E03F5" w:rsidP="00CE339A">
      <w:pPr>
        <w:pStyle w:val="ParagraphText"/>
        <w:numPr>
          <w:ilvl w:val="0"/>
          <w:numId w:val="296"/>
        </w:numPr>
      </w:pPr>
      <w:r w:rsidRPr="002C6C11">
        <w:t>The Mobile App player developed by FTA works well. It extracts and send metrics for performance assessment</w:t>
      </w:r>
    </w:p>
    <w:p w14:paraId="09D803BD" w14:textId="77777777" w:rsidR="009E03F5" w:rsidRPr="002C6C11" w:rsidRDefault="009E03F5" w:rsidP="00CE339A">
      <w:pPr>
        <w:pStyle w:val="ParagraphText"/>
        <w:numPr>
          <w:ilvl w:val="0"/>
          <w:numId w:val="296"/>
        </w:numPr>
      </w:pPr>
      <w:r w:rsidRPr="002C6C11">
        <w:t>The Minwave antenna associated with the special Egatel terminal show degraded QoS indicators (Buffering, downtime) compared to a fixed antenna with similar performance. This issue will be further investigated</w:t>
      </w:r>
    </w:p>
    <w:p w14:paraId="63A1B310" w14:textId="0BDD2432" w:rsidR="00E2672B" w:rsidRPr="002C6C11" w:rsidRDefault="009E03F5" w:rsidP="00F44F36">
      <w:pPr>
        <w:pStyle w:val="ParagraphText"/>
        <w:spacing w:before="120"/>
        <w:rPr>
          <w:sz w:val="14"/>
          <w:szCs w:val="14"/>
        </w:rPr>
      </w:pPr>
      <w:r w:rsidRPr="002C6C11">
        <w:t>The results and tests above concern only the forward link. Work on the Return Links will be provided later in the project.</w:t>
      </w:r>
    </w:p>
    <w:p w14:paraId="7EC31FD9" w14:textId="77777777" w:rsidR="00667C59" w:rsidRPr="002C6C11" w:rsidRDefault="00667C59" w:rsidP="00CE339A">
      <w:pPr>
        <w:rPr>
          <w:rFonts w:ascii="Montserrat" w:hAnsi="Montserrat"/>
          <w:color w:val="auto"/>
          <w:sz w:val="14"/>
          <w:szCs w:val="14"/>
        </w:rPr>
      </w:pPr>
    </w:p>
    <w:p w14:paraId="72A270A2" w14:textId="77777777" w:rsidR="00667C59" w:rsidRPr="002C6C11" w:rsidRDefault="00667C59" w:rsidP="00CE339A">
      <w:pPr>
        <w:rPr>
          <w:rFonts w:ascii="Montserrat" w:hAnsi="Montserrat"/>
          <w:color w:val="auto"/>
          <w:sz w:val="14"/>
          <w:szCs w:val="14"/>
        </w:rPr>
      </w:pPr>
    </w:p>
    <w:p w14:paraId="103C4C9C" w14:textId="537D7BAA" w:rsidR="005C2589" w:rsidRPr="00C80238" w:rsidRDefault="543FCF44" w:rsidP="00B845EA">
      <w:pPr>
        <w:pStyle w:val="Heading1"/>
      </w:pPr>
      <w:bookmarkStart w:id="226" w:name="_Toc1296864044"/>
      <w:r>
        <w:t>4</w:t>
      </w:r>
      <w:r w:rsidR="3E5BBAD4">
        <w:t>.</w:t>
      </w:r>
      <w:r w:rsidR="00A4609B">
        <w:tab/>
      </w:r>
      <w:r w:rsidR="2671BC4B">
        <w:t xml:space="preserve">Test and validation plan for </w:t>
      </w:r>
      <w:r w:rsidR="59DE9C31">
        <w:t>S</w:t>
      </w:r>
      <w:r w:rsidR="2671BC4B">
        <w:t xml:space="preserve">trand 4: </w:t>
      </w:r>
      <w:r w:rsidR="10A45F46">
        <w:t>Direct to vehicle</w:t>
      </w:r>
      <w:bookmarkEnd w:id="226"/>
    </w:p>
    <w:p w14:paraId="1192D29B" w14:textId="0EE3A66F" w:rsidR="007710DE" w:rsidRPr="002C6C11" w:rsidRDefault="007710DE" w:rsidP="00B355DB">
      <w:pPr>
        <w:spacing w:before="120"/>
        <w:jc w:val="both"/>
        <w:rPr>
          <w:rFonts w:ascii="Montserrat" w:hAnsi="Montserrat"/>
          <w:color w:val="auto"/>
          <w:sz w:val="18"/>
          <w:szCs w:val="18"/>
        </w:rPr>
      </w:pPr>
      <w:r w:rsidRPr="002C6C11">
        <w:rPr>
          <w:rFonts w:ascii="Montserrat" w:hAnsi="Montserrat"/>
          <w:color w:val="auto"/>
          <w:sz w:val="18"/>
          <w:szCs w:val="18"/>
        </w:rPr>
        <w:t>The work in Strand 4 is divided into two main activities, each centred around specific test platforms, with a focus on the development of features and sub-features for the Direct-to-Vehicle (DTV) use case scenario.</w:t>
      </w:r>
    </w:p>
    <w:p w14:paraId="48A64E6A" w14:textId="7B30CDC4" w:rsidR="007710DE" w:rsidRPr="002C6C11" w:rsidRDefault="007710DE" w:rsidP="00525D99">
      <w:pPr>
        <w:pStyle w:val="ListParagraph"/>
        <w:numPr>
          <w:ilvl w:val="0"/>
          <w:numId w:val="223"/>
        </w:numPr>
        <w:spacing w:before="60"/>
        <w:ind w:left="357" w:hanging="357"/>
        <w:contextualSpacing w:val="0"/>
        <w:jc w:val="both"/>
        <w:rPr>
          <w:rFonts w:ascii="Montserrat" w:hAnsi="Montserrat"/>
          <w:color w:val="auto"/>
          <w:sz w:val="18"/>
          <w:szCs w:val="18"/>
        </w:rPr>
      </w:pPr>
      <w:r w:rsidRPr="002C6C11">
        <w:rPr>
          <w:rFonts w:ascii="Montserrat" w:hAnsi="Montserrat"/>
          <w:color w:val="auto"/>
          <w:sz w:val="18"/>
          <w:szCs w:val="18"/>
        </w:rPr>
        <w:t xml:space="preserve">The first test platform is the </w:t>
      </w:r>
      <w:r w:rsidRPr="002C6C11">
        <w:rPr>
          <w:rFonts w:ascii="Montserrat" w:hAnsi="Montserrat"/>
          <w:b/>
          <w:color w:val="auto"/>
          <w:sz w:val="18"/>
          <w:szCs w:val="18"/>
        </w:rPr>
        <w:t>Viasat DTV testbed</w:t>
      </w:r>
      <w:r w:rsidRPr="002C6C11">
        <w:rPr>
          <w:rFonts w:ascii="Montserrat" w:hAnsi="Montserrat"/>
          <w:color w:val="auto"/>
          <w:sz w:val="18"/>
          <w:szCs w:val="18"/>
        </w:rPr>
        <w:t xml:space="preserve">. This testbed is centred around the development of a low-cost flat panel phased array antenna in Ka-band for mobility (TERESA) and its integration into the 5G-EMERGE environment. The low-cost antenna prototype developed by Viasat will be integrated with a modem that holds the orchestration functions from MBI. The terminal will be operated onto SES network using </w:t>
      </w:r>
      <w:r w:rsidR="366D3A8D" w:rsidRPr="002C6C11">
        <w:rPr>
          <w:rFonts w:ascii="Montserrat" w:hAnsi="Montserrat"/>
          <w:color w:val="auto"/>
          <w:sz w:val="18"/>
          <w:szCs w:val="18"/>
        </w:rPr>
        <w:t>ASTRA GEO</w:t>
      </w:r>
      <w:r w:rsidRPr="002C6C11">
        <w:rPr>
          <w:rFonts w:ascii="Montserrat" w:hAnsi="Montserrat"/>
          <w:color w:val="auto"/>
          <w:sz w:val="18"/>
          <w:szCs w:val="18"/>
        </w:rPr>
        <w:t xml:space="preserve"> satellite in order to broadcast content from RAI, orchestrated by MBI.</w:t>
      </w:r>
    </w:p>
    <w:p w14:paraId="2F1B04A3" w14:textId="0FAD022C" w:rsidR="007710DE" w:rsidRPr="002C6C11" w:rsidRDefault="007710DE" w:rsidP="00525D99">
      <w:pPr>
        <w:pStyle w:val="ListParagraph"/>
        <w:numPr>
          <w:ilvl w:val="0"/>
          <w:numId w:val="223"/>
        </w:numPr>
        <w:spacing w:before="60"/>
        <w:ind w:left="357" w:hanging="357"/>
        <w:contextualSpacing w:val="0"/>
        <w:jc w:val="both"/>
        <w:rPr>
          <w:rFonts w:ascii="Montserrat" w:hAnsi="Montserrat"/>
          <w:color w:val="auto"/>
          <w:sz w:val="18"/>
          <w:szCs w:val="18"/>
        </w:rPr>
      </w:pPr>
      <w:r w:rsidRPr="002C6C11">
        <w:rPr>
          <w:rFonts w:ascii="Montserrat" w:hAnsi="Montserrat"/>
          <w:color w:val="auto"/>
          <w:sz w:val="18"/>
          <w:szCs w:val="18"/>
        </w:rPr>
        <w:t xml:space="preserve">The second test platform is the </w:t>
      </w:r>
      <w:r w:rsidRPr="002C6C11">
        <w:rPr>
          <w:rFonts w:ascii="Montserrat" w:hAnsi="Montserrat"/>
          <w:b/>
          <w:color w:val="auto"/>
          <w:sz w:val="18"/>
          <w:szCs w:val="18"/>
        </w:rPr>
        <w:t>LINKS Turin DTV testbed</w:t>
      </w:r>
      <w:r w:rsidRPr="002C6C11">
        <w:rPr>
          <w:rFonts w:ascii="Montserrat" w:hAnsi="Montserrat"/>
          <w:color w:val="auto"/>
          <w:sz w:val="18"/>
          <w:szCs w:val="18"/>
        </w:rPr>
        <w:t xml:space="preserve">. The main goal of this testbed is the testing of the phased array antenna designed in Phase 1 </w:t>
      </w:r>
      <w:r w:rsidR="00047929" w:rsidRPr="002C6C11">
        <w:rPr>
          <w:rFonts w:ascii="Montserrat" w:hAnsi="Montserrat"/>
          <w:color w:val="auto"/>
          <w:sz w:val="18"/>
          <w:szCs w:val="18"/>
        </w:rPr>
        <w:t xml:space="preserve">by LINKS </w:t>
      </w:r>
      <w:r w:rsidRPr="002C6C11">
        <w:rPr>
          <w:rFonts w:ascii="Montserrat" w:hAnsi="Montserrat"/>
          <w:color w:val="auto"/>
          <w:sz w:val="18"/>
          <w:szCs w:val="18"/>
        </w:rPr>
        <w:t>and its integration in an end-to-end demonstrator for content redistribution inside a moving vehicle. The antenna has been designed for GEO satellite reception in the Ku-band.</w:t>
      </w:r>
    </w:p>
    <w:p w14:paraId="3A8DA9AC" w14:textId="77777777" w:rsidR="007710DE" w:rsidRPr="002C6C11" w:rsidRDefault="007710DE" w:rsidP="00525D99">
      <w:pPr>
        <w:spacing w:before="60" w:line="259" w:lineRule="auto"/>
        <w:rPr>
          <w:rFonts w:ascii="Montserrat" w:hAnsi="Montserrat"/>
          <w:color w:val="auto"/>
          <w:sz w:val="18"/>
          <w:szCs w:val="18"/>
        </w:rPr>
      </w:pPr>
      <w:r w:rsidRPr="002C6C11">
        <w:rPr>
          <w:rFonts w:ascii="Montserrat" w:hAnsi="Montserrat"/>
          <w:color w:val="auto"/>
          <w:sz w:val="18"/>
          <w:szCs w:val="18"/>
        </w:rPr>
        <w:t>In the next subsections, the following activities will be reported for both testbeds:</w:t>
      </w:r>
    </w:p>
    <w:p w14:paraId="67B2F7C2" w14:textId="77777777" w:rsidR="007710DE" w:rsidRPr="002C6C11" w:rsidRDefault="007710DE" w:rsidP="00B3730E">
      <w:pPr>
        <w:pStyle w:val="ListParagraph"/>
        <w:numPr>
          <w:ilvl w:val="1"/>
          <w:numId w:val="224"/>
        </w:numPr>
        <w:spacing w:line="259" w:lineRule="auto"/>
        <w:rPr>
          <w:rFonts w:ascii="Montserrat" w:hAnsi="Montserrat"/>
          <w:color w:val="auto"/>
          <w:sz w:val="18"/>
          <w:szCs w:val="18"/>
        </w:rPr>
      </w:pPr>
      <w:r w:rsidRPr="002C6C11">
        <w:rPr>
          <w:rFonts w:ascii="Montserrat" w:hAnsi="Montserrat"/>
          <w:color w:val="auto"/>
          <w:sz w:val="18"/>
          <w:szCs w:val="18"/>
        </w:rPr>
        <w:t>High-level description of the test plan</w:t>
      </w:r>
    </w:p>
    <w:p w14:paraId="57D7CA3B" w14:textId="77777777" w:rsidR="007710DE" w:rsidRPr="002C6C11" w:rsidRDefault="007710DE" w:rsidP="00B3730E">
      <w:pPr>
        <w:pStyle w:val="ListParagraph"/>
        <w:numPr>
          <w:ilvl w:val="1"/>
          <w:numId w:val="224"/>
        </w:numPr>
        <w:spacing w:line="259" w:lineRule="auto"/>
        <w:rPr>
          <w:rFonts w:ascii="Montserrat" w:hAnsi="Montserrat"/>
          <w:color w:val="auto"/>
          <w:sz w:val="18"/>
          <w:szCs w:val="18"/>
        </w:rPr>
      </w:pPr>
      <w:r w:rsidRPr="002C6C11">
        <w:rPr>
          <w:rFonts w:ascii="Montserrat" w:hAnsi="Montserrat"/>
          <w:color w:val="auto"/>
          <w:sz w:val="18"/>
          <w:szCs w:val="18"/>
        </w:rPr>
        <w:t>Testbed and setup</w:t>
      </w:r>
    </w:p>
    <w:p w14:paraId="0C7623D6" w14:textId="77777777" w:rsidR="007710DE" w:rsidRPr="002C6C11" w:rsidRDefault="007710DE" w:rsidP="00B3730E">
      <w:pPr>
        <w:pStyle w:val="ListParagraph"/>
        <w:numPr>
          <w:ilvl w:val="1"/>
          <w:numId w:val="224"/>
        </w:numPr>
        <w:spacing w:line="259" w:lineRule="auto"/>
        <w:rPr>
          <w:rFonts w:ascii="Montserrat" w:hAnsi="Montserrat"/>
          <w:color w:val="auto"/>
          <w:sz w:val="18"/>
          <w:szCs w:val="18"/>
        </w:rPr>
      </w:pPr>
      <w:r w:rsidRPr="002C6C11">
        <w:rPr>
          <w:rFonts w:ascii="Montserrat" w:hAnsi="Montserrat"/>
          <w:color w:val="auto"/>
          <w:sz w:val="18"/>
          <w:szCs w:val="18"/>
        </w:rPr>
        <w:t>Validation methodology</w:t>
      </w:r>
    </w:p>
    <w:p w14:paraId="2B497986" w14:textId="77777777" w:rsidR="007710DE" w:rsidRPr="002C6C11" w:rsidRDefault="007710DE" w:rsidP="00B3730E">
      <w:pPr>
        <w:pStyle w:val="ListParagraph"/>
        <w:numPr>
          <w:ilvl w:val="1"/>
          <w:numId w:val="224"/>
        </w:numPr>
        <w:spacing w:line="259" w:lineRule="auto"/>
        <w:rPr>
          <w:rFonts w:ascii="Montserrat" w:hAnsi="Montserrat"/>
          <w:color w:val="auto"/>
          <w:sz w:val="18"/>
          <w:szCs w:val="18"/>
        </w:rPr>
      </w:pPr>
      <w:r w:rsidRPr="002C6C11">
        <w:rPr>
          <w:rFonts w:ascii="Montserrat" w:hAnsi="Montserrat"/>
          <w:color w:val="auto"/>
          <w:sz w:val="18"/>
          <w:szCs w:val="18"/>
        </w:rPr>
        <w:t>Key results.</w:t>
      </w:r>
    </w:p>
    <w:p w14:paraId="7B164BFC" w14:textId="77777777" w:rsidR="004A7ECC" w:rsidRPr="002C6C11" w:rsidRDefault="004A7ECC" w:rsidP="00F76698">
      <w:pPr>
        <w:rPr>
          <w:rFonts w:ascii="Montserrat" w:hAnsi="Montserrat"/>
          <w:color w:val="auto"/>
          <w:sz w:val="18"/>
          <w:szCs w:val="18"/>
        </w:rPr>
      </w:pPr>
    </w:p>
    <w:p w14:paraId="4F7E31F5" w14:textId="77777777" w:rsidR="00F76698" w:rsidRPr="002C6C11" w:rsidRDefault="00F76698" w:rsidP="00F76698">
      <w:pPr>
        <w:rPr>
          <w:rFonts w:ascii="Montserrat" w:hAnsi="Montserrat"/>
          <w:color w:val="auto"/>
          <w:sz w:val="18"/>
          <w:szCs w:val="18"/>
        </w:rPr>
      </w:pPr>
    </w:p>
    <w:p w14:paraId="0884BE54" w14:textId="163F1521" w:rsidR="00B66287" w:rsidRPr="00C80238" w:rsidRDefault="543FCF44" w:rsidP="00AA5426">
      <w:pPr>
        <w:pStyle w:val="Heading2"/>
      </w:pPr>
      <w:bookmarkStart w:id="227" w:name="_Toc1832980223"/>
      <w:r>
        <w:t>4</w:t>
      </w:r>
      <w:r w:rsidR="3E5BBAD4">
        <w:t>.1</w:t>
      </w:r>
      <w:r w:rsidR="00A4609B">
        <w:tab/>
      </w:r>
      <w:r w:rsidR="6BB834AC">
        <w:t>Viasat</w:t>
      </w:r>
      <w:r w:rsidR="3E5BBAD4">
        <w:t xml:space="preserve"> - </w:t>
      </w:r>
      <w:r w:rsidR="02A8253E">
        <w:t>DTV testbed</w:t>
      </w:r>
      <w:bookmarkEnd w:id="227"/>
    </w:p>
    <w:p w14:paraId="0C661776" w14:textId="77777777" w:rsidR="00965D3E" w:rsidRPr="002C6C11" w:rsidRDefault="00965D3E" w:rsidP="00965D3E">
      <w:pPr>
        <w:rPr>
          <w:rFonts w:ascii="Montserrat" w:hAnsi="Montserrat"/>
          <w:color w:val="auto"/>
        </w:rPr>
      </w:pPr>
    </w:p>
    <w:p w14:paraId="2C354F37" w14:textId="70533CCC" w:rsidR="00B66287" w:rsidRPr="00C80238" w:rsidRDefault="543FCF44" w:rsidP="00100704">
      <w:pPr>
        <w:pStyle w:val="Heading3"/>
      </w:pPr>
      <w:bookmarkStart w:id="228" w:name="_Toc189124770"/>
      <w:r>
        <w:t>4</w:t>
      </w:r>
      <w:r w:rsidR="021334FD">
        <w:t>.1.1</w:t>
      </w:r>
      <w:r w:rsidR="00A4609B">
        <w:tab/>
      </w:r>
      <w:r w:rsidR="6BB834AC">
        <w:t>High-level description of the test plan</w:t>
      </w:r>
      <w:bookmarkEnd w:id="228"/>
    </w:p>
    <w:p w14:paraId="6FC6C689" w14:textId="076F1197" w:rsidR="00B66287" w:rsidRPr="002C6C11" w:rsidRDefault="00B66287" w:rsidP="00525D99">
      <w:pPr>
        <w:pStyle w:val="ParagraphText"/>
        <w:spacing w:before="120"/>
      </w:pPr>
      <w:r w:rsidRPr="002C6C11">
        <w:t xml:space="preserve">The test flow of the TERESA terminal can be divided into </w:t>
      </w:r>
      <w:r w:rsidR="00DD6756" w:rsidRPr="002C6C11">
        <w:t>five</w:t>
      </w:r>
      <w:r w:rsidRPr="002C6C11">
        <w:t xml:space="preserve"> phases as described </w:t>
      </w:r>
      <w:r w:rsidR="005F771F" w:rsidRPr="002C6C11">
        <w:t xml:space="preserve">in </w:t>
      </w:r>
      <w:r w:rsidR="00FD3418" w:rsidRPr="002C6C11">
        <w:fldChar w:fldCharType="begin"/>
      </w:r>
      <w:r w:rsidR="00FD3418" w:rsidRPr="002C6C11">
        <w:instrText xml:space="preserve"> REF _Ref221882654 \h </w:instrText>
      </w:r>
      <w:r w:rsidR="00FD3418" w:rsidRPr="002C6C11">
        <w:fldChar w:fldCharType="separate"/>
      </w:r>
      <w:r w:rsidR="00FD3418" w:rsidRPr="002C6C11">
        <w:t>Figure 12</w:t>
      </w:r>
      <w:r w:rsidR="00FD3418" w:rsidRPr="002C6C11">
        <w:fldChar w:fldCharType="end"/>
      </w:r>
      <w:r w:rsidR="005F771F" w:rsidRPr="002C6C11">
        <w:t xml:space="preserve"> </w:t>
      </w:r>
      <w:r w:rsidRPr="002C6C11">
        <w:t>below.</w:t>
      </w:r>
      <w:r w:rsidR="526DEB7A">
        <w:t xml:space="preserve"> </w:t>
      </w:r>
      <w:r w:rsidR="526DEB7A" w:rsidRPr="321C291E">
        <w:rPr>
          <w:rFonts w:ascii="Segoe UI" w:eastAsia="Segoe UI" w:hAnsi="Segoe UI" w:cs="Segoe UI"/>
          <w:color w:val="F3F2F1"/>
        </w:rPr>
        <w:t>TERESA terminal (which is currently under development) will go through 5 main phases/steps for its validation. Phases/steps 1 to 4 are related to the validation of the terminal itself (RF tests, HW tests, etc) while phase/step 5 is related to the integration of this terminal into the 5G-EMERGE ecosystem (e.g., receiving live TV stream from GEO satellite in display it on monitor inside the vehicle).</w:t>
      </w:r>
    </w:p>
    <w:p w14:paraId="37BB6CFB" w14:textId="77777777" w:rsidR="00B66287" w:rsidRPr="002C6C11" w:rsidRDefault="00B66287" w:rsidP="00B66287">
      <w:pPr>
        <w:rPr>
          <w:rFonts w:ascii="Montserrat" w:hAnsi="Montserrat"/>
          <w:color w:val="auto"/>
          <w:sz w:val="18"/>
          <w:szCs w:val="18"/>
        </w:rPr>
      </w:pPr>
    </w:p>
    <w:p w14:paraId="2C50B2B9" w14:textId="1EA5B1CB" w:rsidR="00B66287" w:rsidRPr="002C6C11" w:rsidRDefault="00E928D4" w:rsidP="00074333">
      <w:pPr>
        <w:pStyle w:val="ParagraphText"/>
      </w:pPr>
      <w:r w:rsidRPr="00CB317A">
        <w:rPr>
          <w:noProof/>
          <w14:ligatures w14:val="standardContextual"/>
        </w:rPr>
        <w:t xml:space="preserve"> </w:t>
      </w:r>
      <w:r w:rsidRPr="002C6C11">
        <w:rPr>
          <w:noProof/>
        </w:rPr>
        <w:drawing>
          <wp:inline distT="0" distB="0" distL="0" distR="0" wp14:anchorId="191100AF" wp14:editId="66C40C84">
            <wp:extent cx="5731510" cy="3145536"/>
            <wp:effectExtent l="0" t="0" r="2540" b="0"/>
            <wp:docPr id="2074503879" name="Picture 207450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03879" name=""/>
                    <pic:cNvPicPr/>
                  </pic:nvPicPr>
                  <pic:blipFill>
                    <a:blip r:embed="rId41"/>
                    <a:stretch>
                      <a:fillRect/>
                    </a:stretch>
                  </pic:blipFill>
                  <pic:spPr>
                    <a:xfrm>
                      <a:off x="0" y="0"/>
                      <a:ext cx="5733269" cy="3146501"/>
                    </a:xfrm>
                    <a:prstGeom prst="rect">
                      <a:avLst/>
                    </a:prstGeom>
                  </pic:spPr>
                </pic:pic>
              </a:graphicData>
            </a:graphic>
          </wp:inline>
        </w:drawing>
      </w:r>
    </w:p>
    <w:p w14:paraId="263F5DAE" w14:textId="72DFE5F1" w:rsidR="00750A39" w:rsidRPr="002C6C11" w:rsidRDefault="00B66287" w:rsidP="00B355DB">
      <w:pPr>
        <w:pStyle w:val="Caption"/>
        <w:spacing w:before="120" w:after="0"/>
        <w:rPr>
          <w:rFonts w:ascii="Montserrat" w:hAnsi="Montserrat"/>
          <w:color w:val="auto"/>
        </w:rPr>
      </w:pPr>
      <w:bookmarkStart w:id="229" w:name="_Ref221882654"/>
      <w:bookmarkStart w:id="230" w:name="_Ref199253272"/>
      <w:bookmarkStart w:id="231" w:name="_Toc221886648"/>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12</w:t>
      </w:r>
      <w:r w:rsidRPr="002C6C11">
        <w:rPr>
          <w:rFonts w:ascii="Montserrat" w:hAnsi="Montserrat"/>
          <w:color w:val="auto"/>
        </w:rPr>
        <w:fldChar w:fldCharType="end"/>
      </w:r>
      <w:bookmarkEnd w:id="229"/>
      <w:r w:rsidR="005F771F" w:rsidRPr="002C6C11">
        <w:rPr>
          <w:rFonts w:ascii="Montserrat" w:hAnsi="Montserrat"/>
          <w:color w:val="auto"/>
        </w:rPr>
        <w:t>:</w:t>
      </w:r>
      <w:r w:rsidRPr="002C6C11">
        <w:rPr>
          <w:rFonts w:ascii="Montserrat" w:hAnsi="Montserrat"/>
          <w:color w:val="auto"/>
        </w:rPr>
        <w:t xml:space="preserve"> TERESA test flow</w:t>
      </w:r>
      <w:bookmarkEnd w:id="230"/>
      <w:bookmarkEnd w:id="231"/>
    </w:p>
    <w:p w14:paraId="7BEFF0AE" w14:textId="7A68FD8F" w:rsidR="00AA5426" w:rsidRPr="002C6C11" w:rsidRDefault="00AA5426" w:rsidP="00AA5426">
      <w:pPr>
        <w:rPr>
          <w:rFonts w:ascii="Montserrat" w:hAnsi="Montserrat"/>
          <w:color w:val="auto"/>
        </w:rPr>
      </w:pPr>
    </w:p>
    <w:p w14:paraId="13A40BD6" w14:textId="5D7FB716" w:rsidR="003D6E97" w:rsidRPr="002C6C11" w:rsidRDefault="003D6E97" w:rsidP="00AA5426">
      <w:pPr>
        <w:rPr>
          <w:rFonts w:ascii="Montserrat" w:hAnsi="Montserrat"/>
          <w:color w:val="auto"/>
        </w:rPr>
        <w:sectPr w:rsidR="003D6E97" w:rsidRPr="002C6C11" w:rsidSect="00381162">
          <w:headerReference w:type="even" r:id="rId42"/>
          <w:headerReference w:type="default" r:id="rId43"/>
          <w:footerReference w:type="even" r:id="rId44"/>
          <w:footerReference w:type="default" r:id="rId45"/>
          <w:headerReference w:type="first" r:id="rId46"/>
          <w:footerReference w:type="first" r:id="rId47"/>
          <w:pgSz w:w="11906" w:h="16838"/>
          <w:pgMar w:top="1440" w:right="1440" w:bottom="1440" w:left="1440" w:header="708" w:footer="708" w:gutter="0"/>
          <w:cols w:space="708"/>
          <w:titlePg/>
          <w:docGrid w:linePitch="360"/>
        </w:sectPr>
      </w:pPr>
    </w:p>
    <w:p w14:paraId="125F6844" w14:textId="26B8373A" w:rsidR="00144411" w:rsidRPr="002C6C11" w:rsidRDefault="00144411" w:rsidP="000752F2">
      <w:pPr>
        <w:widowControl/>
        <w:autoSpaceDE/>
        <w:autoSpaceDN/>
        <w:rPr>
          <w:rFonts w:ascii="Montserrat" w:hAnsi="Montserrat"/>
          <w:color w:val="auto"/>
          <w:sz w:val="18"/>
          <w:szCs w:val="18"/>
        </w:rPr>
      </w:pPr>
    </w:p>
    <w:p w14:paraId="1A125E21" w14:textId="58485508" w:rsidR="00B66287" w:rsidRPr="00CB317A" w:rsidRDefault="11B9637F" w:rsidP="00F76D3F">
      <w:pPr>
        <w:pStyle w:val="Heading3"/>
      </w:pPr>
      <w:bookmarkStart w:id="232" w:name="_Toc1509014"/>
      <w:r>
        <w:t>4</w:t>
      </w:r>
      <w:r w:rsidR="7241D26E">
        <w:t>.</w:t>
      </w:r>
      <w:r w:rsidR="7058C381">
        <w:t>1</w:t>
      </w:r>
      <w:r w:rsidR="7241D26E">
        <w:t>.2</w:t>
      </w:r>
      <w:r w:rsidR="00DB0738">
        <w:tab/>
      </w:r>
      <w:r w:rsidR="7241D26E">
        <w:t>Testbed and setup</w:t>
      </w:r>
      <w:bookmarkEnd w:id="232"/>
    </w:p>
    <w:p w14:paraId="3A41959C" w14:textId="77777777" w:rsidR="000503E5" w:rsidRPr="002C6C11" w:rsidRDefault="000503E5" w:rsidP="00130693">
      <w:pPr>
        <w:pStyle w:val="ParagraphText"/>
      </w:pPr>
    </w:p>
    <w:p w14:paraId="083C1385" w14:textId="7F1F176A" w:rsidR="00130693" w:rsidRPr="002C6C11" w:rsidRDefault="00130693" w:rsidP="00BC3EA5">
      <w:pPr>
        <w:pStyle w:val="ParagraphText"/>
      </w:pPr>
      <w:r w:rsidRPr="002C6C11">
        <w:t xml:space="preserve">The </w:t>
      </w:r>
      <w:r w:rsidR="00B30D4B" w:rsidRPr="002C6C11">
        <w:t>Functional bloc</w:t>
      </w:r>
      <w:r w:rsidR="00E928D4" w:rsidRPr="002C6C11">
        <w:t>k</w:t>
      </w:r>
      <w:r w:rsidR="00B30D4B" w:rsidRPr="002C6C11">
        <w:t xml:space="preserve"> diagram of the Testbed is shown in </w:t>
      </w:r>
      <w:r w:rsidR="00FD3418" w:rsidRPr="002C6C11">
        <w:fldChar w:fldCharType="begin"/>
      </w:r>
      <w:r w:rsidR="00FD3418" w:rsidRPr="002C6C11">
        <w:instrText xml:space="preserve"> REF _Ref199253491 \h </w:instrText>
      </w:r>
      <w:r w:rsidR="00FD3418" w:rsidRPr="002C6C11">
        <w:fldChar w:fldCharType="separate"/>
      </w:r>
      <w:r w:rsidR="00FD3418" w:rsidRPr="002C6C11">
        <w:t>Figure 13</w:t>
      </w:r>
      <w:r w:rsidR="00FD3418" w:rsidRPr="002C6C11">
        <w:fldChar w:fldCharType="end"/>
      </w:r>
      <w:r w:rsidR="009764EF" w:rsidRPr="002C6C11">
        <w:t>.</w:t>
      </w:r>
    </w:p>
    <w:p w14:paraId="0C2776FE" w14:textId="77777777" w:rsidR="00ED37E2" w:rsidRPr="002C6C11" w:rsidRDefault="00ED37E2" w:rsidP="00BC3EA5">
      <w:pPr>
        <w:pStyle w:val="ParagraphText"/>
      </w:pPr>
    </w:p>
    <w:p w14:paraId="283FA67A" w14:textId="5DACC4DD" w:rsidR="00ED37E2" w:rsidRPr="002C6C11" w:rsidRDefault="00ED37E2" w:rsidP="00043743">
      <w:pPr>
        <w:ind w:left="567" w:hanging="567"/>
        <w:jc w:val="center"/>
        <w:rPr>
          <w:rFonts w:ascii="Montserrat" w:hAnsi="Montserrat"/>
          <w:b/>
          <w:color w:val="auto"/>
          <w:sz w:val="20"/>
          <w:szCs w:val="20"/>
        </w:rPr>
      </w:pPr>
    </w:p>
    <w:p w14:paraId="54FB4924" w14:textId="25950F55" w:rsidR="4923C416" w:rsidRPr="002C6C11" w:rsidRDefault="000C3A25" w:rsidP="008114EB">
      <w:pPr>
        <w:ind w:left="567" w:hanging="567"/>
        <w:jc w:val="center"/>
        <w:rPr>
          <w:rFonts w:ascii="Montserrat" w:hAnsi="Montserrat"/>
          <w:color w:val="auto"/>
        </w:rPr>
      </w:pPr>
      <w:r w:rsidRPr="002C6C11">
        <w:rPr>
          <w:rFonts w:ascii="Montserrat" w:hAnsi="Montserrat"/>
          <w:noProof/>
          <w:color w:val="auto"/>
        </w:rPr>
        <w:drawing>
          <wp:inline distT="0" distB="0" distL="0" distR="0" wp14:anchorId="656662B2" wp14:editId="1764192F">
            <wp:extent cx="8863330" cy="3429000"/>
            <wp:effectExtent l="0" t="0" r="0" b="0"/>
            <wp:docPr id="118575826" name="Picture 118575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5826" name=""/>
                    <pic:cNvPicPr/>
                  </pic:nvPicPr>
                  <pic:blipFill>
                    <a:blip r:embed="rId48"/>
                    <a:stretch>
                      <a:fillRect/>
                    </a:stretch>
                  </pic:blipFill>
                  <pic:spPr>
                    <a:xfrm>
                      <a:off x="0" y="0"/>
                      <a:ext cx="8863330" cy="3429000"/>
                    </a:xfrm>
                    <a:prstGeom prst="rect">
                      <a:avLst/>
                    </a:prstGeom>
                  </pic:spPr>
                </pic:pic>
              </a:graphicData>
            </a:graphic>
          </wp:inline>
        </w:drawing>
      </w:r>
    </w:p>
    <w:p w14:paraId="249E3903" w14:textId="77777777" w:rsidR="00B66287" w:rsidRPr="002C6C11" w:rsidRDefault="00B66287" w:rsidP="00B66287">
      <w:pPr>
        <w:rPr>
          <w:rFonts w:ascii="Montserrat" w:hAnsi="Montserrat"/>
          <w:color w:val="auto"/>
          <w:sz w:val="14"/>
          <w:szCs w:val="14"/>
        </w:rPr>
      </w:pPr>
    </w:p>
    <w:p w14:paraId="765A7B7C" w14:textId="5635B18B" w:rsidR="00B30D4B" w:rsidRPr="002C6C11" w:rsidRDefault="002C3356" w:rsidP="00DF7C53">
      <w:pPr>
        <w:pStyle w:val="Caption"/>
        <w:rPr>
          <w:rFonts w:ascii="Montserrat" w:hAnsi="Montserrat"/>
          <w:color w:val="auto"/>
        </w:rPr>
      </w:pPr>
      <w:bookmarkStart w:id="233" w:name="_Ref199253491"/>
      <w:bookmarkStart w:id="234" w:name="_Toc221886649"/>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13</w:t>
      </w:r>
      <w:r w:rsidRPr="002C6C11">
        <w:rPr>
          <w:rFonts w:ascii="Montserrat" w:hAnsi="Montserrat"/>
          <w:color w:val="auto"/>
        </w:rPr>
        <w:fldChar w:fldCharType="end"/>
      </w:r>
      <w:bookmarkEnd w:id="233"/>
      <w:r w:rsidRPr="002C6C11">
        <w:rPr>
          <w:rFonts w:ascii="Montserrat" w:hAnsi="Montserrat"/>
          <w:color w:val="auto"/>
        </w:rPr>
        <w:t>: Viasat - DTV testbed functional bloc diagram</w:t>
      </w:r>
      <w:bookmarkEnd w:id="234"/>
    </w:p>
    <w:p w14:paraId="08ADC3CA" w14:textId="77777777" w:rsidR="00B30D4B" w:rsidRPr="002C6C11" w:rsidRDefault="00B30D4B" w:rsidP="00B66287">
      <w:pPr>
        <w:rPr>
          <w:rFonts w:ascii="Montserrat" w:hAnsi="Montserrat"/>
          <w:color w:val="auto"/>
          <w:sz w:val="14"/>
          <w:szCs w:val="14"/>
        </w:rPr>
      </w:pPr>
    </w:p>
    <w:p w14:paraId="1766DBE6" w14:textId="77777777" w:rsidR="00750A39" w:rsidRPr="002C6C11" w:rsidRDefault="00750A39" w:rsidP="00B66287">
      <w:pPr>
        <w:rPr>
          <w:rFonts w:ascii="Montserrat" w:hAnsi="Montserrat"/>
          <w:color w:val="auto"/>
          <w:sz w:val="14"/>
          <w:szCs w:val="14"/>
        </w:rPr>
        <w:sectPr w:rsidR="00750A39" w:rsidRPr="002C6C11" w:rsidSect="00381162">
          <w:footerReference w:type="first" r:id="rId49"/>
          <w:pgSz w:w="16838" w:h="11906" w:orient="landscape"/>
          <w:pgMar w:top="1440" w:right="1440" w:bottom="1440" w:left="1440" w:header="708" w:footer="708" w:gutter="0"/>
          <w:cols w:space="708"/>
          <w:titlePg/>
          <w:docGrid w:linePitch="360"/>
        </w:sectPr>
      </w:pPr>
    </w:p>
    <w:p w14:paraId="7E3874AB" w14:textId="7A3BA915" w:rsidR="00B66287" w:rsidRPr="002C6C11" w:rsidRDefault="00B66287" w:rsidP="00B66287">
      <w:pPr>
        <w:rPr>
          <w:rFonts w:ascii="Montserrat" w:hAnsi="Montserrat"/>
          <w:color w:val="auto"/>
          <w:sz w:val="14"/>
          <w:szCs w:val="14"/>
        </w:rPr>
      </w:pPr>
    </w:p>
    <w:p w14:paraId="6C8325C0" w14:textId="4049DDC6" w:rsidR="00B66287" w:rsidRPr="00CB317A" w:rsidRDefault="11B9637F" w:rsidP="00D01563">
      <w:pPr>
        <w:pStyle w:val="Heading3"/>
      </w:pPr>
      <w:bookmarkStart w:id="235" w:name="_Toc450015340"/>
      <w:r>
        <w:t>4</w:t>
      </w:r>
      <w:r w:rsidR="6E8B6F75">
        <w:t>.1.3</w:t>
      </w:r>
      <w:r w:rsidR="00DB0738">
        <w:tab/>
      </w:r>
      <w:r w:rsidR="7241D26E">
        <w:t>Validation methodology</w:t>
      </w:r>
      <w:bookmarkEnd w:id="235"/>
    </w:p>
    <w:p w14:paraId="504B9923" w14:textId="77777777" w:rsidR="00485E7B" w:rsidRPr="00CB317A" w:rsidRDefault="00485E7B" w:rsidP="00FD3418">
      <w:pPr>
        <w:pStyle w:val="ParagraphText"/>
      </w:pPr>
    </w:p>
    <w:p w14:paraId="7395A761" w14:textId="0675631F" w:rsidR="4EA1EFDF" w:rsidRPr="00CB317A" w:rsidRDefault="29A7F99E" w:rsidP="008114EB">
      <w:pPr>
        <w:pStyle w:val="Subtitle"/>
        <w:rPr>
          <w:rFonts w:ascii="Montserrat" w:eastAsia="Arial" w:hAnsi="Montserrat" w:cs="Arial"/>
          <w:color w:val="auto"/>
          <w:spacing w:val="0"/>
          <w:sz w:val="18"/>
          <w:szCs w:val="18"/>
        </w:rPr>
      </w:pPr>
      <w:r w:rsidRPr="00CB317A">
        <w:rPr>
          <w:rFonts w:ascii="Montserrat" w:eastAsia="Arial" w:hAnsi="Montserrat" w:cs="Arial"/>
          <w:color w:val="auto"/>
          <w:spacing w:val="0"/>
          <w:sz w:val="18"/>
          <w:szCs w:val="18"/>
        </w:rPr>
        <w:t>On top of the following test cases that focus on quantitati</w:t>
      </w:r>
      <w:r w:rsidR="1747A7C8" w:rsidRPr="00CB317A">
        <w:rPr>
          <w:rFonts w:ascii="Montserrat" w:eastAsia="Arial" w:hAnsi="Montserrat" w:cs="Arial"/>
          <w:color w:val="auto"/>
          <w:spacing w:val="0"/>
          <w:sz w:val="18"/>
          <w:szCs w:val="18"/>
        </w:rPr>
        <w:t>ve measurements</w:t>
      </w:r>
      <w:r w:rsidRPr="00CB317A">
        <w:rPr>
          <w:rFonts w:ascii="Montserrat" w:eastAsia="Arial" w:hAnsi="Montserrat" w:cs="Arial"/>
          <w:color w:val="auto"/>
          <w:spacing w:val="0"/>
          <w:sz w:val="18"/>
          <w:szCs w:val="18"/>
        </w:rPr>
        <w:t>,</w:t>
      </w:r>
      <w:r w:rsidR="3A455F5B" w:rsidRPr="00CB317A">
        <w:rPr>
          <w:rFonts w:ascii="Montserrat" w:eastAsia="Arial" w:hAnsi="Montserrat" w:cs="Arial"/>
          <w:color w:val="auto"/>
          <w:spacing w:val="0"/>
          <w:sz w:val="18"/>
          <w:szCs w:val="18"/>
        </w:rPr>
        <w:t xml:space="preserve"> </w:t>
      </w:r>
      <w:r w:rsidR="1747A7C8" w:rsidRPr="00CB317A">
        <w:rPr>
          <w:rFonts w:ascii="Montserrat" w:eastAsia="Arial" w:hAnsi="Montserrat" w:cs="Arial"/>
          <w:color w:val="auto"/>
          <w:spacing w:val="0"/>
          <w:sz w:val="18"/>
          <w:szCs w:val="18"/>
        </w:rPr>
        <w:t xml:space="preserve">qualitative feedback will </w:t>
      </w:r>
      <w:r w:rsidR="0A6F6955" w:rsidRPr="00CB317A">
        <w:rPr>
          <w:rFonts w:ascii="Montserrat" w:eastAsia="Arial" w:hAnsi="Montserrat" w:cs="Arial"/>
          <w:color w:val="auto"/>
          <w:spacing w:val="0"/>
          <w:sz w:val="18"/>
          <w:szCs w:val="18"/>
        </w:rPr>
        <w:t xml:space="preserve">also </w:t>
      </w:r>
      <w:r w:rsidR="1747A7C8" w:rsidRPr="00CB317A">
        <w:rPr>
          <w:rFonts w:ascii="Montserrat" w:eastAsia="Arial" w:hAnsi="Montserrat" w:cs="Arial"/>
          <w:color w:val="auto"/>
          <w:spacing w:val="0"/>
          <w:sz w:val="18"/>
          <w:szCs w:val="18"/>
        </w:rPr>
        <w:t xml:space="preserve">be collected from test users. This feedback will include </w:t>
      </w:r>
      <w:r w:rsidR="46D9765A" w:rsidRPr="00CB317A">
        <w:rPr>
          <w:rFonts w:ascii="Montserrat" w:eastAsia="Arial" w:hAnsi="Montserrat" w:cs="Arial"/>
          <w:color w:val="auto"/>
          <w:spacing w:val="0"/>
          <w:sz w:val="18"/>
          <w:szCs w:val="18"/>
        </w:rPr>
        <w:t xml:space="preserve">QoS </w:t>
      </w:r>
      <w:r w:rsidR="095EA7A3" w:rsidRPr="00CB317A">
        <w:rPr>
          <w:rFonts w:ascii="Montserrat" w:eastAsia="Arial" w:hAnsi="Montserrat" w:cs="Arial"/>
          <w:color w:val="auto"/>
          <w:spacing w:val="0"/>
          <w:sz w:val="18"/>
          <w:szCs w:val="18"/>
        </w:rPr>
        <w:t xml:space="preserve">metrics </w:t>
      </w:r>
      <w:r w:rsidR="2B147D6E" w:rsidRPr="00CB317A">
        <w:rPr>
          <w:rFonts w:ascii="Montserrat" w:eastAsia="Arial" w:hAnsi="Montserrat" w:cs="Arial"/>
          <w:color w:val="auto"/>
          <w:spacing w:val="0"/>
          <w:sz w:val="18"/>
          <w:szCs w:val="18"/>
        </w:rPr>
        <w:t>such</w:t>
      </w:r>
      <w:r w:rsidR="095EA7A3" w:rsidRPr="00CB317A">
        <w:rPr>
          <w:rFonts w:ascii="Montserrat" w:eastAsia="Arial" w:hAnsi="Montserrat" w:cs="Arial"/>
          <w:color w:val="auto"/>
          <w:spacing w:val="0"/>
          <w:sz w:val="18"/>
          <w:szCs w:val="18"/>
        </w:rPr>
        <w:t xml:space="preserve"> as </w:t>
      </w:r>
      <w:r w:rsidR="46D9765A" w:rsidRPr="00CB317A">
        <w:rPr>
          <w:rFonts w:ascii="Montserrat" w:eastAsia="Arial" w:hAnsi="Montserrat" w:cs="Arial"/>
          <w:color w:val="auto"/>
          <w:spacing w:val="0"/>
          <w:sz w:val="18"/>
          <w:szCs w:val="18"/>
        </w:rPr>
        <w:t xml:space="preserve">Wi-Fi connection quality, speed, ease of access, </w:t>
      </w:r>
      <w:r w:rsidR="4A31AC6A" w:rsidRPr="00CB317A">
        <w:rPr>
          <w:rFonts w:ascii="Montserrat" w:eastAsia="Arial" w:hAnsi="Montserrat" w:cs="Arial"/>
          <w:color w:val="auto"/>
          <w:spacing w:val="0"/>
          <w:sz w:val="18"/>
          <w:szCs w:val="18"/>
        </w:rPr>
        <w:t xml:space="preserve">robustness as well as stream </w:t>
      </w:r>
      <w:r w:rsidR="6A766DF9" w:rsidRPr="00CB317A">
        <w:rPr>
          <w:rFonts w:ascii="Montserrat" w:eastAsia="Arial" w:hAnsi="Montserrat" w:cs="Arial"/>
          <w:color w:val="auto"/>
          <w:spacing w:val="0"/>
          <w:sz w:val="18"/>
          <w:szCs w:val="18"/>
        </w:rPr>
        <w:t>resolution</w:t>
      </w:r>
      <w:r w:rsidR="60B6AE99" w:rsidRPr="00CB317A">
        <w:rPr>
          <w:rFonts w:ascii="Montserrat" w:eastAsia="Arial" w:hAnsi="Montserrat" w:cs="Arial"/>
          <w:color w:val="auto"/>
          <w:spacing w:val="0"/>
          <w:sz w:val="18"/>
          <w:szCs w:val="18"/>
        </w:rPr>
        <w:t>.</w:t>
      </w:r>
    </w:p>
    <w:p w14:paraId="11B190F3" w14:textId="705AF48B" w:rsidR="1FB90C5A" w:rsidRPr="00CB317A" w:rsidRDefault="1FB90C5A" w:rsidP="28D01648">
      <w:pPr>
        <w:pStyle w:val="ParagraphText"/>
        <w:spacing w:line="259" w:lineRule="auto"/>
      </w:pPr>
    </w:p>
    <w:p w14:paraId="1F0F77E0" w14:textId="0F256A4C" w:rsidR="5FF3B0A9" w:rsidRPr="00CB317A" w:rsidRDefault="5644D819" w:rsidP="28D01648">
      <w:pPr>
        <w:pStyle w:val="ParagraphText"/>
        <w:spacing w:line="259" w:lineRule="auto"/>
      </w:pPr>
      <w:r>
        <w:t>Stages</w:t>
      </w:r>
      <w:r w:rsidR="5FF3B0A9" w:rsidRPr="00CB317A">
        <w:t xml:space="preserve"> 1 </w:t>
      </w:r>
      <w:r w:rsidR="11D8B6FB" w:rsidRPr="00CB317A">
        <w:t>to</w:t>
      </w:r>
      <w:r w:rsidR="5FF3B0A9" w:rsidRPr="00CB317A">
        <w:t xml:space="preserve"> </w:t>
      </w:r>
      <w:r w:rsidR="13FCCBBC" w:rsidRPr="00CB317A">
        <w:t>4</w:t>
      </w:r>
      <w:r w:rsidR="5FF3B0A9" w:rsidRPr="00CB317A">
        <w:t xml:space="preserve"> </w:t>
      </w:r>
      <w:r w:rsidR="42DB4657" w:rsidRPr="00CB317A">
        <w:t xml:space="preserve">are </w:t>
      </w:r>
      <w:r w:rsidR="5FF3B0A9" w:rsidRPr="00CB317A">
        <w:t>relat</w:t>
      </w:r>
      <w:r w:rsidR="553027E4" w:rsidRPr="00CB317A">
        <w:t>ed</w:t>
      </w:r>
      <w:r w:rsidR="5FF3B0A9" w:rsidRPr="00CB317A">
        <w:t xml:space="preserve"> to TERE</w:t>
      </w:r>
      <w:r w:rsidR="62D766C5" w:rsidRPr="00CB317A">
        <w:t xml:space="preserve">SA </w:t>
      </w:r>
      <w:r w:rsidR="561DCE07" w:rsidRPr="00CB317A">
        <w:t>antenna validation before implementing it into 5G-EMERGE ecosystem. Since it is</w:t>
      </w:r>
      <w:r w:rsidR="01B410F5" w:rsidRPr="00CB317A">
        <w:t xml:space="preserve"> at antenna component level</w:t>
      </w:r>
      <w:r w:rsidR="15BD0AF5" w:rsidRPr="00CB317A">
        <w:t>, no KPI is involved in these phases.</w:t>
      </w:r>
    </w:p>
    <w:p w14:paraId="5060B1F1" w14:textId="77777777" w:rsidR="00F51206" w:rsidRPr="00CB317A" w:rsidRDefault="00F51206" w:rsidP="28D01648">
      <w:pPr>
        <w:pStyle w:val="ParagraphText"/>
        <w:spacing w:line="259" w:lineRule="auto"/>
      </w:pPr>
    </w:p>
    <w:p w14:paraId="6526AADD" w14:textId="534AFF3B" w:rsidR="60469903" w:rsidRPr="00CB317A" w:rsidRDefault="5555FF29" w:rsidP="28D01648">
      <w:pPr>
        <w:pStyle w:val="ParagraphText"/>
        <w:spacing w:line="259" w:lineRule="auto"/>
      </w:pPr>
      <w:r>
        <w:t>Stag</w:t>
      </w:r>
      <w:r w:rsidR="60469903">
        <w:t>e</w:t>
      </w:r>
      <w:r w:rsidR="60469903" w:rsidRPr="00CB317A">
        <w:t xml:space="preserve"> 5 is related to the validation of the TERESA antenna within the 5G-EMERGE ecosystem. The corresponding KPIs are list</w:t>
      </w:r>
      <w:r w:rsidR="6DBC9F7A" w:rsidRPr="00CB317A">
        <w:t>ed at the end of each test case from phase 5.</w:t>
      </w:r>
    </w:p>
    <w:p w14:paraId="37738509" w14:textId="4B42DC72" w:rsidR="2F7D27D9" w:rsidRPr="002C6C11" w:rsidRDefault="2F7D27D9" w:rsidP="2F7D27D9">
      <w:pPr>
        <w:pStyle w:val="ParagraphText"/>
        <w:rPr>
          <w:b/>
          <w:i/>
        </w:rPr>
      </w:pPr>
    </w:p>
    <w:p w14:paraId="3A2019AE" w14:textId="666E32A8" w:rsidR="17ECE27E" w:rsidRPr="002C6C11" w:rsidRDefault="17ECE27E" w:rsidP="17578DD2">
      <w:pPr>
        <w:pStyle w:val="ParagraphText"/>
        <w:rPr>
          <w:b/>
          <w:i/>
        </w:rPr>
      </w:pPr>
      <w:r w:rsidRPr="002C6C11">
        <w:rPr>
          <w:b/>
          <w:i/>
        </w:rPr>
        <w:t>4.1.3.1</w:t>
      </w:r>
      <w:r w:rsidRPr="00CB317A">
        <w:tab/>
      </w:r>
      <w:r w:rsidR="61E49D3E" w:rsidRPr="13858A6D">
        <w:rPr>
          <w:b/>
          <w:bCs/>
          <w:i/>
          <w:iCs/>
        </w:rPr>
        <w:t>Stage</w:t>
      </w:r>
      <w:r w:rsidRPr="002C6C11">
        <w:rPr>
          <w:b/>
          <w:i/>
        </w:rPr>
        <w:t xml:space="preserve"> 1</w:t>
      </w:r>
      <w:r w:rsidR="3B6BB6A7" w:rsidRPr="002C6C11">
        <w:rPr>
          <w:b/>
          <w:i/>
        </w:rPr>
        <w:t xml:space="preserve"> (antenna preliminary testing)</w:t>
      </w:r>
    </w:p>
    <w:p w14:paraId="14AAD558" w14:textId="5BCC4603" w:rsidR="5AA629BA" w:rsidRPr="002C6C11" w:rsidRDefault="5AA629BA" w:rsidP="5AA629BA">
      <w:pPr>
        <w:rPr>
          <w:rFonts w:ascii="Montserrat" w:hAnsi="Montserrat"/>
        </w:rPr>
      </w:pPr>
    </w:p>
    <w:tbl>
      <w:tblPr>
        <w:tblW w:w="9585" w:type="dxa"/>
        <w:tblCellMar>
          <w:top w:w="15" w:type="dxa"/>
          <w:left w:w="15" w:type="dxa"/>
          <w:bottom w:w="15" w:type="dxa"/>
          <w:right w:w="15" w:type="dxa"/>
        </w:tblCellMar>
        <w:tblLook w:val="04A0" w:firstRow="1" w:lastRow="0" w:firstColumn="1" w:lastColumn="0" w:noHBand="0" w:noVBand="1"/>
      </w:tblPr>
      <w:tblGrid>
        <w:gridCol w:w="1815"/>
        <w:gridCol w:w="5805"/>
        <w:gridCol w:w="1965"/>
      </w:tblGrid>
      <w:tr w:rsidR="008114EB" w:rsidRPr="00C80238" w14:paraId="72B362B3" w14:textId="77777777" w:rsidTr="004E59DC">
        <w:trPr>
          <w:trHeight w:val="567"/>
        </w:trPr>
        <w:tc>
          <w:tcPr>
            <w:tcW w:w="1815"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72092A95" w14:textId="743E7093" w:rsidR="00974FBF" w:rsidRPr="002C6C11" w:rsidRDefault="00974FBF" w:rsidP="007826AD">
            <w:pPr>
              <w:pStyle w:val="ParagraphText"/>
              <w:jc w:val="center"/>
            </w:pPr>
            <w:r w:rsidRPr="002C6C11">
              <w:t>High level plan</w:t>
            </w:r>
          </w:p>
        </w:tc>
        <w:tc>
          <w:tcPr>
            <w:tcW w:w="5805"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64B3962E" w14:textId="3F285901" w:rsidR="00974FBF" w:rsidRPr="002C6C11" w:rsidRDefault="00952925" w:rsidP="007826AD">
            <w:pPr>
              <w:pStyle w:val="ParagraphText"/>
              <w:jc w:val="center"/>
            </w:pPr>
            <w:r w:rsidRPr="002C6C11">
              <w:t>Basic functionality</w:t>
            </w:r>
          </w:p>
        </w:tc>
        <w:tc>
          <w:tcPr>
            <w:tcW w:w="1965"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58954CE2" w14:textId="77777777" w:rsidR="00974FBF" w:rsidRPr="002C6C11" w:rsidRDefault="00974FBF" w:rsidP="007826AD">
            <w:pPr>
              <w:pStyle w:val="ParagraphText"/>
              <w:jc w:val="center"/>
            </w:pPr>
            <w:r w:rsidRPr="002C6C11">
              <w:t>Notes</w:t>
            </w:r>
          </w:p>
        </w:tc>
      </w:tr>
      <w:tr w:rsidR="008114EB" w:rsidRPr="00C80238" w14:paraId="022DF330" w14:textId="77777777" w:rsidTr="003674B0">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66DE5CBE" w14:textId="77777777" w:rsidR="00974FBF" w:rsidRPr="002C6C11" w:rsidRDefault="00974FBF" w:rsidP="007826AD">
            <w:pPr>
              <w:pStyle w:val="ParagraphText"/>
              <w:jc w:val="left"/>
            </w:pPr>
            <w:r w:rsidRPr="002C6C11">
              <w:t>Objective</w:t>
            </w:r>
          </w:p>
        </w:tc>
        <w:tc>
          <w:tcPr>
            <w:tcW w:w="580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7B98DEA1" w14:textId="27AFB784" w:rsidR="00974FBF" w:rsidRPr="002C6C11" w:rsidRDefault="00952925" w:rsidP="007826AD">
            <w:pPr>
              <w:pStyle w:val="ParagraphText"/>
              <w:jc w:val="left"/>
            </w:pPr>
            <w:r w:rsidRPr="002C6C11">
              <w:t xml:space="preserve">Test the basic </w:t>
            </w:r>
            <w:r w:rsidR="00CC3A56" w:rsidRPr="002C6C11">
              <w:t xml:space="preserve">functionalities of the </w:t>
            </w:r>
            <w:r w:rsidR="00DB6F2E" w:rsidRPr="002C6C11">
              <w:t>terminal</w:t>
            </w:r>
          </w:p>
        </w:tc>
        <w:tc>
          <w:tcPr>
            <w:tcW w:w="196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32A1BF20" w14:textId="77777777" w:rsidR="00974FBF" w:rsidRPr="002C6C11" w:rsidRDefault="00974FBF" w:rsidP="007826AD">
            <w:pPr>
              <w:pStyle w:val="ParagraphText"/>
              <w:jc w:val="left"/>
            </w:pPr>
          </w:p>
        </w:tc>
      </w:tr>
      <w:tr w:rsidR="008114EB" w:rsidRPr="00C80238" w14:paraId="08B4A45B" w14:textId="77777777" w:rsidTr="003674B0">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37D733A2" w14:textId="77777777" w:rsidR="00974FBF" w:rsidRPr="002C6C11" w:rsidRDefault="00974FBF" w:rsidP="007826AD">
            <w:pPr>
              <w:pStyle w:val="ParagraphText"/>
              <w:jc w:val="left"/>
            </w:pPr>
            <w:r w:rsidRPr="002C6C11">
              <w:t>Note on Req. Tested</w:t>
            </w:r>
          </w:p>
        </w:tc>
        <w:tc>
          <w:tcPr>
            <w:tcW w:w="580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55E4945C" w14:textId="77777777" w:rsidR="00974FBF" w:rsidRPr="002C6C11" w:rsidRDefault="00974FBF" w:rsidP="007826AD">
            <w:pPr>
              <w:pStyle w:val="ParagraphText"/>
              <w:jc w:val="left"/>
            </w:pPr>
          </w:p>
        </w:tc>
        <w:tc>
          <w:tcPr>
            <w:tcW w:w="196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3D1C7B58" w14:textId="77777777" w:rsidR="00974FBF" w:rsidRPr="002C6C11" w:rsidRDefault="00974FBF" w:rsidP="007826AD">
            <w:pPr>
              <w:pStyle w:val="ParagraphText"/>
              <w:jc w:val="left"/>
            </w:pPr>
          </w:p>
        </w:tc>
      </w:tr>
      <w:tr w:rsidR="008114EB" w:rsidRPr="00C80238" w14:paraId="4A14CD08" w14:textId="77777777" w:rsidTr="003674B0">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1511F22E" w14:textId="77777777" w:rsidR="00974FBF" w:rsidRPr="002C6C11" w:rsidRDefault="00974FBF" w:rsidP="007826AD">
            <w:pPr>
              <w:pStyle w:val="ParagraphText"/>
              <w:jc w:val="left"/>
            </w:pPr>
            <w:r w:rsidRPr="002C6C11">
              <w:t>Pass/Fail Criteria</w:t>
            </w:r>
          </w:p>
        </w:tc>
        <w:tc>
          <w:tcPr>
            <w:tcW w:w="580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6C848E3F" w14:textId="4DBAA18D" w:rsidR="00974FBF" w:rsidRPr="002C6C11" w:rsidRDefault="00974FBF" w:rsidP="007826AD">
            <w:pPr>
              <w:pStyle w:val="ParagraphText"/>
              <w:jc w:val="left"/>
            </w:pPr>
          </w:p>
        </w:tc>
        <w:tc>
          <w:tcPr>
            <w:tcW w:w="196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3452084A" w14:textId="77777777" w:rsidR="00974FBF" w:rsidRPr="002C6C11" w:rsidRDefault="00974FBF" w:rsidP="007826AD">
            <w:pPr>
              <w:pStyle w:val="ParagraphText"/>
              <w:jc w:val="left"/>
            </w:pPr>
          </w:p>
        </w:tc>
      </w:tr>
      <w:tr w:rsidR="008114EB" w:rsidRPr="00C80238" w14:paraId="40286F2C" w14:textId="77777777" w:rsidTr="003674B0">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1B0A970E" w14:textId="77777777" w:rsidR="00974FBF" w:rsidRPr="002C6C11" w:rsidRDefault="00974FBF" w:rsidP="007826AD">
            <w:pPr>
              <w:pStyle w:val="ParagraphText"/>
              <w:jc w:val="left"/>
            </w:pPr>
            <w:r w:rsidRPr="002C6C11">
              <w:t>Test Setup</w:t>
            </w:r>
          </w:p>
        </w:tc>
        <w:tc>
          <w:tcPr>
            <w:tcW w:w="580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0051C430" w14:textId="7CE47C04" w:rsidR="00974FBF" w:rsidRPr="002C6C11" w:rsidRDefault="00974FBF" w:rsidP="007826AD">
            <w:pPr>
              <w:pStyle w:val="ParagraphText"/>
              <w:jc w:val="left"/>
            </w:pPr>
            <w:r w:rsidRPr="002C6C11">
              <w:t>Terminal</w:t>
            </w:r>
            <w:r w:rsidR="00E3571C" w:rsidRPr="002C6C11">
              <w:t xml:space="preserve"> </w:t>
            </w:r>
            <w:r w:rsidRPr="002C6C11">
              <w:t>in SNFS</w:t>
            </w:r>
          </w:p>
        </w:tc>
        <w:tc>
          <w:tcPr>
            <w:tcW w:w="196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5BE01F95" w14:textId="4BDDFF72" w:rsidR="00974FBF" w:rsidRPr="002C6C11" w:rsidRDefault="00974FBF" w:rsidP="007826AD">
            <w:pPr>
              <w:pStyle w:val="ParagraphText"/>
              <w:jc w:val="left"/>
            </w:pPr>
          </w:p>
        </w:tc>
      </w:tr>
      <w:tr w:rsidR="008114EB" w:rsidRPr="00C80238" w14:paraId="4A821563" w14:textId="77777777" w:rsidTr="003674B0">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6A3DBD41" w14:textId="77777777" w:rsidR="00974FBF" w:rsidRPr="002C6C11" w:rsidRDefault="00974FBF" w:rsidP="007826AD">
            <w:pPr>
              <w:pStyle w:val="ParagraphText"/>
              <w:jc w:val="left"/>
            </w:pPr>
            <w:r w:rsidRPr="002C6C11">
              <w:t xml:space="preserve">Procedure </w:t>
            </w:r>
          </w:p>
        </w:tc>
        <w:tc>
          <w:tcPr>
            <w:tcW w:w="580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7D9D467B" w14:textId="77777777" w:rsidR="00974FBF" w:rsidRPr="002C6C11" w:rsidRDefault="004E0D23" w:rsidP="00B3730E">
            <w:pPr>
              <w:pStyle w:val="ParagraphText"/>
              <w:numPr>
                <w:ilvl w:val="0"/>
                <w:numId w:val="222"/>
              </w:numPr>
              <w:jc w:val="left"/>
            </w:pPr>
            <w:r w:rsidRPr="002C6C11">
              <w:t>Perfor</w:t>
            </w:r>
            <w:r w:rsidR="00590AA4" w:rsidRPr="002C6C11">
              <w:t xml:space="preserve">m </w:t>
            </w:r>
            <w:r w:rsidR="009E2AD2" w:rsidRPr="002C6C11">
              <w:t xml:space="preserve">a visual inspection of </w:t>
            </w:r>
            <w:r w:rsidR="00FA6134" w:rsidRPr="002C6C11">
              <w:t>the populated motherboards</w:t>
            </w:r>
          </w:p>
          <w:p w14:paraId="084C9C98" w14:textId="77777777" w:rsidR="00FA6134" w:rsidRPr="002C6C11" w:rsidRDefault="00445CBC" w:rsidP="00B3730E">
            <w:pPr>
              <w:pStyle w:val="ParagraphText"/>
              <w:numPr>
                <w:ilvl w:val="0"/>
                <w:numId w:val="222"/>
              </w:numPr>
              <w:jc w:val="left"/>
            </w:pPr>
            <w:r w:rsidRPr="002C6C11">
              <w:t>Perform the bring-up of the motherboards</w:t>
            </w:r>
          </w:p>
          <w:p w14:paraId="17EBD427" w14:textId="77777777" w:rsidR="007D3A35" w:rsidRPr="002C6C11" w:rsidRDefault="007D3A35" w:rsidP="00B3730E">
            <w:pPr>
              <w:pStyle w:val="ParagraphText"/>
              <w:numPr>
                <w:ilvl w:val="0"/>
                <w:numId w:val="222"/>
              </w:numPr>
              <w:jc w:val="left"/>
            </w:pPr>
            <w:r w:rsidRPr="002C6C11">
              <w:t xml:space="preserve">Perform </w:t>
            </w:r>
            <w:r w:rsidR="00587A3E" w:rsidRPr="002C6C11">
              <w:t>basic DC and communications tests</w:t>
            </w:r>
          </w:p>
          <w:p w14:paraId="532BEA1C" w14:textId="320361D2" w:rsidR="00587A3E" w:rsidRPr="002C6C11" w:rsidRDefault="00587A3E" w:rsidP="00B3730E">
            <w:pPr>
              <w:pStyle w:val="ParagraphText"/>
              <w:numPr>
                <w:ilvl w:val="0"/>
                <w:numId w:val="222"/>
              </w:numPr>
              <w:jc w:val="left"/>
            </w:pPr>
            <w:r w:rsidRPr="002C6C11">
              <w:t>Perform basic RF testing</w:t>
            </w:r>
          </w:p>
        </w:tc>
        <w:tc>
          <w:tcPr>
            <w:tcW w:w="196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56C123AA" w14:textId="77777777" w:rsidR="00974FBF" w:rsidRPr="002C6C11" w:rsidRDefault="00974FBF" w:rsidP="007826AD">
            <w:pPr>
              <w:pStyle w:val="ParagraphText"/>
              <w:jc w:val="left"/>
            </w:pPr>
          </w:p>
        </w:tc>
      </w:tr>
      <w:tr w:rsidR="008114EB" w:rsidRPr="00C80238" w14:paraId="78DE899C" w14:textId="77777777" w:rsidTr="003674B0">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7B7B4EA1" w14:textId="77777777" w:rsidR="00974FBF" w:rsidRPr="002C6C11" w:rsidRDefault="00974FBF" w:rsidP="007826AD">
            <w:pPr>
              <w:pStyle w:val="ParagraphText"/>
              <w:jc w:val="left"/>
            </w:pPr>
            <w:r w:rsidRPr="002C6C11">
              <w:t>Expected Deliverable</w:t>
            </w:r>
          </w:p>
        </w:tc>
        <w:tc>
          <w:tcPr>
            <w:tcW w:w="580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44846442" w14:textId="4DB4D9AE" w:rsidR="00974FBF" w:rsidRPr="002C6C11" w:rsidRDefault="00974FBF" w:rsidP="007826AD">
            <w:pPr>
              <w:pStyle w:val="ParagraphText"/>
              <w:jc w:val="left"/>
            </w:pPr>
          </w:p>
        </w:tc>
        <w:tc>
          <w:tcPr>
            <w:tcW w:w="196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260715DD" w14:textId="77777777" w:rsidR="00974FBF" w:rsidRPr="002C6C11" w:rsidRDefault="00974FBF" w:rsidP="007826AD">
            <w:pPr>
              <w:pStyle w:val="ParagraphText"/>
              <w:jc w:val="left"/>
            </w:pPr>
          </w:p>
        </w:tc>
      </w:tr>
      <w:tr w:rsidR="00974FBF" w:rsidRPr="00C80238" w14:paraId="23E37655" w14:textId="77777777" w:rsidTr="003674B0">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0C522D12" w14:textId="77777777" w:rsidR="00974FBF" w:rsidRPr="002C6C11" w:rsidRDefault="00974FBF" w:rsidP="007826AD">
            <w:pPr>
              <w:pStyle w:val="ParagraphText"/>
              <w:jc w:val="left"/>
            </w:pPr>
            <w:r w:rsidRPr="002C6C11">
              <w:t>Expected Results</w:t>
            </w:r>
          </w:p>
        </w:tc>
        <w:tc>
          <w:tcPr>
            <w:tcW w:w="580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4797C7B5" w14:textId="6330941A" w:rsidR="00974FBF" w:rsidRPr="00CB317A" w:rsidRDefault="00B766A7" w:rsidP="007826AD">
            <w:pPr>
              <w:pStyle w:val="ParagraphText"/>
              <w:jc w:val="left"/>
            </w:pPr>
            <w:r w:rsidRPr="00CB317A">
              <w:t>The motherboards</w:t>
            </w:r>
            <w:r w:rsidR="00DB6F2E" w:rsidRPr="00CB317A">
              <w:t xml:space="preserve"> </w:t>
            </w:r>
            <w:r w:rsidRPr="00CB317A">
              <w:t>have</w:t>
            </w:r>
            <w:r w:rsidR="006138F8" w:rsidRPr="00CB317A">
              <w:t xml:space="preserve"> no visual defect</w:t>
            </w:r>
            <w:r w:rsidRPr="00CB317A">
              <w:t>s</w:t>
            </w:r>
            <w:r w:rsidR="00A66291" w:rsidRPr="00CB317A">
              <w:t>, they are correctly power supplied</w:t>
            </w:r>
            <w:r w:rsidR="00E53BBE" w:rsidRPr="00CB317A">
              <w:t>, they can</w:t>
            </w:r>
            <w:r w:rsidR="00690598" w:rsidRPr="00CB317A">
              <w:t xml:space="preserve"> be controlled and monitored and they </w:t>
            </w:r>
            <w:r w:rsidR="00482F40" w:rsidRPr="00CB317A">
              <w:t>pass basic RF testing</w:t>
            </w:r>
          </w:p>
        </w:tc>
        <w:tc>
          <w:tcPr>
            <w:tcW w:w="196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24D53F20" w14:textId="77777777" w:rsidR="00974FBF" w:rsidRPr="002C6C11" w:rsidRDefault="00974FBF" w:rsidP="007826AD">
            <w:pPr>
              <w:pStyle w:val="ParagraphText"/>
              <w:jc w:val="left"/>
            </w:pPr>
          </w:p>
        </w:tc>
      </w:tr>
    </w:tbl>
    <w:p w14:paraId="2894DDAE" w14:textId="0E9D6B99" w:rsidR="00974FBF" w:rsidRPr="002C6C11" w:rsidRDefault="00974FBF" w:rsidP="007826AD">
      <w:pPr>
        <w:ind w:left="567" w:hanging="567"/>
        <w:rPr>
          <w:rFonts w:ascii="Montserrat" w:hAnsi="Montserrat"/>
          <w:color w:val="auto"/>
          <w:sz w:val="18"/>
          <w:szCs w:val="18"/>
        </w:rPr>
      </w:pPr>
    </w:p>
    <w:p w14:paraId="52427B6A" w14:textId="1DC6643D" w:rsidR="579E8379" w:rsidRPr="002C6C11" w:rsidRDefault="00DB0738" w:rsidP="6BDA7EDA">
      <w:pPr>
        <w:pStyle w:val="ParagraphText"/>
        <w:rPr>
          <w:b/>
          <w:i/>
        </w:rPr>
      </w:pPr>
      <w:r w:rsidRPr="002C6C11">
        <w:rPr>
          <w:b/>
          <w:i/>
        </w:rPr>
        <w:t>4</w:t>
      </w:r>
      <w:r w:rsidR="005E71B4" w:rsidRPr="002C6C11">
        <w:rPr>
          <w:b/>
          <w:i/>
        </w:rPr>
        <w:t>.1.3.2</w:t>
      </w:r>
      <w:r w:rsidRPr="00CB317A">
        <w:tab/>
      </w:r>
      <w:r w:rsidR="1BF71F61" w:rsidRPr="13858A6D">
        <w:rPr>
          <w:b/>
          <w:bCs/>
          <w:i/>
          <w:iCs/>
        </w:rPr>
        <w:t>Stage</w:t>
      </w:r>
      <w:r w:rsidR="714CCE79" w:rsidRPr="002C6C11">
        <w:rPr>
          <w:b/>
          <w:i/>
        </w:rPr>
        <w:t xml:space="preserve"> 2</w:t>
      </w:r>
      <w:r w:rsidR="4CBE9BF8" w:rsidRPr="002C6C11">
        <w:rPr>
          <w:b/>
          <w:i/>
        </w:rPr>
        <w:t xml:space="preserve"> (antenna preliminary testing)</w:t>
      </w:r>
    </w:p>
    <w:tbl>
      <w:tblPr>
        <w:tblW w:w="9585" w:type="dxa"/>
        <w:tblCellMar>
          <w:top w:w="15" w:type="dxa"/>
          <w:left w:w="15" w:type="dxa"/>
          <w:bottom w:w="15" w:type="dxa"/>
          <w:right w:w="15" w:type="dxa"/>
        </w:tblCellMar>
        <w:tblLook w:val="04A0" w:firstRow="1" w:lastRow="0" w:firstColumn="1" w:lastColumn="0" w:noHBand="0" w:noVBand="1"/>
      </w:tblPr>
      <w:tblGrid>
        <w:gridCol w:w="1815"/>
        <w:gridCol w:w="5805"/>
        <w:gridCol w:w="1965"/>
      </w:tblGrid>
      <w:tr w:rsidR="008114EB" w:rsidRPr="00C80238" w14:paraId="268230AF" w14:textId="77777777" w:rsidTr="004E59DC">
        <w:trPr>
          <w:trHeight w:val="567"/>
        </w:trPr>
        <w:tc>
          <w:tcPr>
            <w:tcW w:w="1815"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7BE00D17" w14:textId="77777777" w:rsidR="007A2853" w:rsidRPr="002C6C11" w:rsidRDefault="007A2853" w:rsidP="007826AD">
            <w:pPr>
              <w:pStyle w:val="ParagraphText"/>
              <w:jc w:val="center"/>
            </w:pPr>
            <w:r w:rsidRPr="002C6C11">
              <w:t>High level plan</w:t>
            </w:r>
          </w:p>
        </w:tc>
        <w:tc>
          <w:tcPr>
            <w:tcW w:w="5805"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5D632FE7" w14:textId="77777777" w:rsidR="007A2853" w:rsidRPr="002C6C11" w:rsidRDefault="007A2853" w:rsidP="007826AD">
            <w:pPr>
              <w:pStyle w:val="ParagraphText"/>
              <w:jc w:val="center"/>
            </w:pPr>
            <w:r w:rsidRPr="002C6C11">
              <w:t>Rx G/T</w:t>
            </w:r>
          </w:p>
        </w:tc>
        <w:tc>
          <w:tcPr>
            <w:tcW w:w="1965"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41319732" w14:textId="77777777" w:rsidR="007A2853" w:rsidRPr="002C6C11" w:rsidRDefault="007A2853" w:rsidP="007826AD">
            <w:pPr>
              <w:pStyle w:val="ParagraphText"/>
              <w:jc w:val="center"/>
            </w:pPr>
            <w:r w:rsidRPr="002C6C11">
              <w:t>Notes</w:t>
            </w:r>
          </w:p>
        </w:tc>
      </w:tr>
      <w:tr w:rsidR="008114EB" w:rsidRPr="00C80238" w14:paraId="1E5104D2" w14:textId="77777777" w:rsidTr="003674B0">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6B92630B" w14:textId="77777777" w:rsidR="007A2853" w:rsidRPr="002C6C11" w:rsidRDefault="007A2853" w:rsidP="007826AD">
            <w:pPr>
              <w:pStyle w:val="ParagraphText"/>
              <w:jc w:val="left"/>
            </w:pPr>
            <w:r w:rsidRPr="002C6C11">
              <w:t>Objective</w:t>
            </w:r>
          </w:p>
        </w:tc>
        <w:tc>
          <w:tcPr>
            <w:tcW w:w="580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69EE830C" w14:textId="77777777" w:rsidR="007A2853" w:rsidRPr="002C6C11" w:rsidRDefault="007A2853" w:rsidP="007826AD">
            <w:pPr>
              <w:pStyle w:val="ParagraphText"/>
              <w:jc w:val="left"/>
            </w:pPr>
            <w:r w:rsidRPr="002C6C11">
              <w:t>Measure the terminal G/T for a set of beam states</w:t>
            </w:r>
          </w:p>
        </w:tc>
        <w:tc>
          <w:tcPr>
            <w:tcW w:w="196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7E264C7B" w14:textId="77777777" w:rsidR="007A2853" w:rsidRPr="002C6C11" w:rsidRDefault="007A2853" w:rsidP="007826AD">
            <w:pPr>
              <w:pStyle w:val="ParagraphText"/>
              <w:jc w:val="left"/>
            </w:pPr>
          </w:p>
        </w:tc>
      </w:tr>
      <w:tr w:rsidR="008114EB" w:rsidRPr="00C80238" w14:paraId="7F740289" w14:textId="77777777" w:rsidTr="003674B0">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2532A2C4" w14:textId="77777777" w:rsidR="007A2853" w:rsidRPr="002C6C11" w:rsidRDefault="007A2853" w:rsidP="007826AD">
            <w:pPr>
              <w:pStyle w:val="ParagraphText"/>
              <w:jc w:val="left"/>
            </w:pPr>
            <w:r w:rsidRPr="002C6C11">
              <w:t>Note on Req. Tested</w:t>
            </w:r>
          </w:p>
        </w:tc>
        <w:tc>
          <w:tcPr>
            <w:tcW w:w="580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229AEEB4" w14:textId="77777777" w:rsidR="007A2853" w:rsidRPr="002C6C11" w:rsidRDefault="007A2853" w:rsidP="007826AD">
            <w:pPr>
              <w:pStyle w:val="ParagraphText"/>
              <w:jc w:val="left"/>
            </w:pPr>
          </w:p>
        </w:tc>
        <w:tc>
          <w:tcPr>
            <w:tcW w:w="196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2CC43D64" w14:textId="77777777" w:rsidR="007A2853" w:rsidRPr="002C6C11" w:rsidRDefault="007A2853" w:rsidP="007826AD">
            <w:pPr>
              <w:pStyle w:val="ParagraphText"/>
              <w:jc w:val="left"/>
            </w:pPr>
          </w:p>
        </w:tc>
      </w:tr>
      <w:tr w:rsidR="008114EB" w:rsidRPr="00C80238" w14:paraId="751E334C" w14:textId="77777777" w:rsidTr="003674B0">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2092407A" w14:textId="77777777" w:rsidR="007A2853" w:rsidRPr="002C6C11" w:rsidRDefault="007A2853" w:rsidP="007826AD">
            <w:pPr>
              <w:pStyle w:val="ParagraphText"/>
              <w:jc w:val="left"/>
            </w:pPr>
            <w:r w:rsidRPr="002C6C11">
              <w:t>Pass/Fail Criteria</w:t>
            </w:r>
          </w:p>
        </w:tc>
        <w:tc>
          <w:tcPr>
            <w:tcW w:w="580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25C041CB" w14:textId="77777777" w:rsidR="007A2853" w:rsidRPr="002C6C11" w:rsidRDefault="007A2853" w:rsidP="007826AD">
            <w:pPr>
              <w:pStyle w:val="ParagraphText"/>
              <w:jc w:val="left"/>
            </w:pPr>
            <w:r w:rsidRPr="002C6C11">
              <w:t>Terminal has G/T higher or equal to 10dB/K across the Rx band for scan angles from 0° to 60°</w:t>
            </w:r>
          </w:p>
        </w:tc>
        <w:tc>
          <w:tcPr>
            <w:tcW w:w="196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5BA8C86F" w14:textId="77777777" w:rsidR="007A2853" w:rsidRPr="002C6C11" w:rsidRDefault="007A2853" w:rsidP="007826AD">
            <w:pPr>
              <w:pStyle w:val="ParagraphText"/>
              <w:jc w:val="left"/>
            </w:pPr>
          </w:p>
        </w:tc>
      </w:tr>
      <w:tr w:rsidR="008114EB" w:rsidRPr="00C80238" w14:paraId="23A6AB87" w14:textId="77777777" w:rsidTr="003674B0">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22A2D6CF" w14:textId="77777777" w:rsidR="007A2853" w:rsidRPr="002C6C11" w:rsidRDefault="007A2853" w:rsidP="007826AD">
            <w:pPr>
              <w:pStyle w:val="ParagraphText"/>
              <w:jc w:val="left"/>
            </w:pPr>
            <w:r w:rsidRPr="002C6C11">
              <w:t>Test Setup</w:t>
            </w:r>
          </w:p>
        </w:tc>
        <w:tc>
          <w:tcPr>
            <w:tcW w:w="580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5C1781C3" w14:textId="77777777" w:rsidR="007A2853" w:rsidRPr="002C6C11" w:rsidRDefault="007A2853" w:rsidP="007826AD">
            <w:pPr>
              <w:pStyle w:val="ParagraphText"/>
              <w:jc w:val="left"/>
            </w:pPr>
            <w:r w:rsidRPr="002C6C11">
              <w:t>Terminal in SNFS</w:t>
            </w:r>
          </w:p>
        </w:tc>
        <w:tc>
          <w:tcPr>
            <w:tcW w:w="196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0CDA0962" w14:textId="77777777" w:rsidR="007A2853" w:rsidRPr="002C6C11" w:rsidRDefault="007A2853" w:rsidP="007826AD">
            <w:pPr>
              <w:pStyle w:val="ParagraphText"/>
              <w:jc w:val="left"/>
            </w:pPr>
            <w:r w:rsidRPr="002C6C11">
              <w:t>Requires RF power level calibration</w:t>
            </w:r>
          </w:p>
        </w:tc>
      </w:tr>
      <w:tr w:rsidR="008114EB" w:rsidRPr="00C80238" w14:paraId="430210F0" w14:textId="77777777">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4C0F12FD" w14:textId="77777777" w:rsidR="007A2853" w:rsidRPr="002C6C11" w:rsidRDefault="007A2853" w:rsidP="007826AD">
            <w:pPr>
              <w:pStyle w:val="ParagraphText"/>
            </w:pPr>
            <w:r w:rsidRPr="002C6C11">
              <w:t xml:space="preserve">Procedure </w:t>
            </w:r>
          </w:p>
        </w:tc>
        <w:tc>
          <w:tcPr>
            <w:tcW w:w="5805" w:type="dxa"/>
            <w:tcBorders>
              <w:top w:val="nil"/>
              <w:left w:val="nil"/>
              <w:bottom w:val="single" w:sz="6" w:space="0" w:color="5D84A4"/>
              <w:right w:val="single" w:sz="6" w:space="0" w:color="5D84A4"/>
            </w:tcBorders>
            <w:tcMar>
              <w:top w:w="0" w:type="dxa"/>
              <w:left w:w="105" w:type="dxa"/>
              <w:bottom w:w="0" w:type="dxa"/>
              <w:right w:w="105" w:type="dxa"/>
            </w:tcMar>
            <w:hideMark/>
          </w:tcPr>
          <w:p w14:paraId="79584F8B" w14:textId="77777777" w:rsidR="007A2853" w:rsidRPr="002C6C11" w:rsidRDefault="007A2853" w:rsidP="007826AD">
            <w:pPr>
              <w:pStyle w:val="ParagraphText"/>
            </w:pPr>
            <w:r w:rsidRPr="002C6C11">
              <w:t>For a given set of configurations:</w:t>
            </w:r>
          </w:p>
          <w:p w14:paraId="4BF08D51" w14:textId="77777777" w:rsidR="007A2853" w:rsidRPr="002C6C11" w:rsidRDefault="007A2853" w:rsidP="00B3730E">
            <w:pPr>
              <w:pStyle w:val="ParagraphText"/>
              <w:numPr>
                <w:ilvl w:val="0"/>
                <w:numId w:val="204"/>
              </w:numPr>
            </w:pPr>
            <w:r w:rsidRPr="002C6C11">
              <w:t>Scan directions (</w:t>
            </w:r>
            <w:r w:rsidRPr="002C6C11">
              <w:rPr>
                <w:rFonts w:ascii="Cambria" w:hAnsi="Cambria" w:cs="Cambria"/>
              </w:rPr>
              <w:t>θ</w:t>
            </w:r>
            <w:r w:rsidRPr="002C6C11">
              <w:t xml:space="preserve"> = 0, 45, 60; </w:t>
            </w:r>
            <w:r w:rsidRPr="002C6C11">
              <w:rPr>
                <w:rFonts w:ascii="Cambria" w:hAnsi="Cambria" w:cs="Cambria"/>
              </w:rPr>
              <w:t>φ</w:t>
            </w:r>
            <w:r w:rsidRPr="002C6C11">
              <w:t xml:space="preserve"> = 0, 30, 90)</w:t>
            </w:r>
            <w:r w:rsidRPr="002C6C11">
              <w:rPr>
                <w:rFonts w:cs="Barlow"/>
              </w:rPr>
              <w:t> </w:t>
            </w:r>
            <w:r w:rsidRPr="002C6C11">
              <w:t>TBC</w:t>
            </w:r>
          </w:p>
          <w:p w14:paraId="666A4626" w14:textId="77777777" w:rsidR="007A2853" w:rsidRPr="002C6C11" w:rsidRDefault="007A2853" w:rsidP="00B3730E">
            <w:pPr>
              <w:pStyle w:val="ParagraphText"/>
              <w:numPr>
                <w:ilvl w:val="0"/>
                <w:numId w:val="204"/>
              </w:numPr>
            </w:pPr>
            <w:r w:rsidRPr="002C6C11">
              <w:t>Beam set frequencies: 17.7 to 20.2GHz every 500 MHz TBC</w:t>
            </w:r>
          </w:p>
          <w:p w14:paraId="161204F6" w14:textId="77777777" w:rsidR="007A2853" w:rsidRPr="002C6C11" w:rsidRDefault="007A2853" w:rsidP="00B3730E">
            <w:pPr>
              <w:pStyle w:val="ParagraphText"/>
              <w:numPr>
                <w:ilvl w:val="0"/>
                <w:numId w:val="204"/>
              </w:numPr>
            </w:pPr>
            <w:r w:rsidRPr="002C6C11">
              <w:t>RFIC bias: at least 3 modes TBC</w:t>
            </w:r>
          </w:p>
          <w:p w14:paraId="4C550D16" w14:textId="77777777" w:rsidR="007A2853" w:rsidRPr="002C6C11" w:rsidRDefault="007A2853" w:rsidP="00B3730E">
            <w:pPr>
              <w:pStyle w:val="ParagraphText"/>
              <w:numPr>
                <w:ilvl w:val="0"/>
                <w:numId w:val="204"/>
              </w:numPr>
            </w:pPr>
            <w:r w:rsidRPr="002C6C11">
              <w:t>Polarization: single TBC</w:t>
            </w:r>
          </w:p>
          <w:p w14:paraId="75E3D5E9" w14:textId="77777777" w:rsidR="007A2853" w:rsidRPr="002C6C11" w:rsidRDefault="007A2853" w:rsidP="00B3730E">
            <w:pPr>
              <w:pStyle w:val="ParagraphText"/>
              <w:numPr>
                <w:ilvl w:val="0"/>
                <w:numId w:val="204"/>
              </w:numPr>
            </w:pPr>
            <w:r w:rsidRPr="002C6C11">
              <w:t>Nominal second stage setting</w:t>
            </w:r>
          </w:p>
          <w:p w14:paraId="40925271" w14:textId="77777777" w:rsidR="007A2853" w:rsidRPr="002C6C11" w:rsidRDefault="007A2853" w:rsidP="007826AD">
            <w:pPr>
              <w:pStyle w:val="ParagraphText"/>
            </w:pPr>
            <w:r w:rsidRPr="002C6C11">
              <w:t>For each configuration:</w:t>
            </w:r>
          </w:p>
          <w:p w14:paraId="48718A33" w14:textId="77777777" w:rsidR="007A2853" w:rsidRPr="002C6C11" w:rsidRDefault="007A2853" w:rsidP="00B3730E">
            <w:pPr>
              <w:pStyle w:val="ParagraphText"/>
              <w:numPr>
                <w:ilvl w:val="0"/>
                <w:numId w:val="205"/>
              </w:numPr>
            </w:pPr>
            <w:r w:rsidRPr="002C6C11">
              <w:t>Input power: Find input power corresponding to OP1dB, OP3dB and 10 dB back-off from P3dB or perform a power sweep TBC</w:t>
            </w:r>
          </w:p>
          <w:p w14:paraId="46CF9580" w14:textId="77777777" w:rsidR="007A2853" w:rsidRPr="00CB317A" w:rsidRDefault="007A2853" w:rsidP="00B3730E">
            <w:pPr>
              <w:pStyle w:val="ParagraphText"/>
              <w:numPr>
                <w:ilvl w:val="0"/>
                <w:numId w:val="205"/>
              </w:numPr>
            </w:pPr>
            <w:r w:rsidRPr="00CB317A">
              <w:t>Measure active antenna gain for each configuration and input power.</w:t>
            </w:r>
          </w:p>
          <w:p w14:paraId="24A73A93" w14:textId="77777777" w:rsidR="007A2853" w:rsidRPr="002C6C11" w:rsidRDefault="007A2853" w:rsidP="00B3730E">
            <w:pPr>
              <w:pStyle w:val="ParagraphText"/>
              <w:numPr>
                <w:ilvl w:val="0"/>
                <w:numId w:val="205"/>
              </w:numPr>
            </w:pPr>
            <w:r w:rsidRPr="002C6C11">
              <w:t>Measure active antenna noise temperature for each configuration and input power.</w:t>
            </w:r>
          </w:p>
          <w:p w14:paraId="3E7EE288" w14:textId="77777777" w:rsidR="007A2853" w:rsidRPr="002C6C11" w:rsidRDefault="007A2853" w:rsidP="00B3730E">
            <w:pPr>
              <w:pStyle w:val="ParagraphText"/>
              <w:numPr>
                <w:ilvl w:val="0"/>
                <w:numId w:val="205"/>
              </w:numPr>
            </w:pPr>
            <w:r w:rsidRPr="002C6C11">
              <w:t>Deduce G/T from active antenna gain and noise temperature.</w:t>
            </w:r>
          </w:p>
        </w:tc>
        <w:tc>
          <w:tcPr>
            <w:tcW w:w="1965" w:type="dxa"/>
            <w:tcBorders>
              <w:top w:val="nil"/>
              <w:left w:val="nil"/>
              <w:bottom w:val="single" w:sz="6" w:space="0" w:color="5D84A4"/>
              <w:right w:val="single" w:sz="6" w:space="0" w:color="5D84A4"/>
            </w:tcBorders>
            <w:tcMar>
              <w:top w:w="0" w:type="dxa"/>
              <w:left w:w="105" w:type="dxa"/>
              <w:bottom w:w="0" w:type="dxa"/>
              <w:right w:w="105" w:type="dxa"/>
            </w:tcMar>
            <w:hideMark/>
          </w:tcPr>
          <w:p w14:paraId="24C56009" w14:textId="77777777" w:rsidR="007A2853" w:rsidRPr="002C6C11" w:rsidRDefault="007A2853" w:rsidP="007826AD">
            <w:pPr>
              <w:pStyle w:val="ParagraphText"/>
            </w:pPr>
          </w:p>
        </w:tc>
      </w:tr>
      <w:tr w:rsidR="008114EB" w:rsidRPr="00C80238" w14:paraId="7BFDC6DA" w14:textId="77777777">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41508E98" w14:textId="77777777" w:rsidR="007A2853" w:rsidRPr="002C6C11" w:rsidRDefault="007A2853" w:rsidP="007826AD">
            <w:pPr>
              <w:pStyle w:val="ParagraphText"/>
            </w:pPr>
            <w:r w:rsidRPr="002C6C11">
              <w:t>Expected Deliverable</w:t>
            </w:r>
          </w:p>
        </w:tc>
        <w:tc>
          <w:tcPr>
            <w:tcW w:w="5805" w:type="dxa"/>
            <w:tcBorders>
              <w:top w:val="nil"/>
              <w:left w:val="nil"/>
              <w:bottom w:val="single" w:sz="6" w:space="0" w:color="5D84A4"/>
              <w:right w:val="single" w:sz="6" w:space="0" w:color="5D84A4"/>
            </w:tcBorders>
            <w:tcMar>
              <w:top w:w="0" w:type="dxa"/>
              <w:left w:w="105" w:type="dxa"/>
              <w:bottom w:w="0" w:type="dxa"/>
              <w:right w:w="105" w:type="dxa"/>
            </w:tcMar>
            <w:hideMark/>
          </w:tcPr>
          <w:p w14:paraId="4A7B3B07" w14:textId="77777777" w:rsidR="007A2853" w:rsidRPr="002C6C11" w:rsidRDefault="007A2853" w:rsidP="007826AD">
            <w:pPr>
              <w:pStyle w:val="ParagraphText"/>
            </w:pPr>
            <w:r w:rsidRPr="002C6C11">
              <w:t>G/T variation over input power level and antenna configurations.</w:t>
            </w:r>
          </w:p>
        </w:tc>
        <w:tc>
          <w:tcPr>
            <w:tcW w:w="1965" w:type="dxa"/>
            <w:tcBorders>
              <w:top w:val="nil"/>
              <w:left w:val="nil"/>
              <w:bottom w:val="single" w:sz="6" w:space="0" w:color="5D84A4"/>
              <w:right w:val="single" w:sz="6" w:space="0" w:color="5D84A4"/>
            </w:tcBorders>
            <w:tcMar>
              <w:top w:w="0" w:type="dxa"/>
              <w:left w:w="105" w:type="dxa"/>
              <w:bottom w:w="0" w:type="dxa"/>
              <w:right w:w="105" w:type="dxa"/>
            </w:tcMar>
            <w:hideMark/>
          </w:tcPr>
          <w:p w14:paraId="74946544" w14:textId="77777777" w:rsidR="007A2853" w:rsidRPr="002C6C11" w:rsidRDefault="007A2853" w:rsidP="007826AD">
            <w:pPr>
              <w:pStyle w:val="ParagraphText"/>
            </w:pPr>
          </w:p>
        </w:tc>
      </w:tr>
      <w:tr w:rsidR="007A2853" w:rsidRPr="00C80238" w14:paraId="0D8D6B32" w14:textId="77777777">
        <w:trPr>
          <w:trHeight w:val="405"/>
        </w:trPr>
        <w:tc>
          <w:tcPr>
            <w:tcW w:w="1815"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51C2A1CA" w14:textId="77777777" w:rsidR="007A2853" w:rsidRPr="002C6C11" w:rsidRDefault="007A2853" w:rsidP="007826AD">
            <w:pPr>
              <w:pStyle w:val="ParagraphText"/>
            </w:pPr>
            <w:r w:rsidRPr="002C6C11">
              <w:t>Expected Results</w:t>
            </w:r>
          </w:p>
        </w:tc>
        <w:tc>
          <w:tcPr>
            <w:tcW w:w="5805" w:type="dxa"/>
            <w:tcBorders>
              <w:top w:val="nil"/>
              <w:left w:val="nil"/>
              <w:bottom w:val="single" w:sz="6" w:space="0" w:color="5D84A4"/>
              <w:right w:val="single" w:sz="6" w:space="0" w:color="5D84A4"/>
            </w:tcBorders>
            <w:tcMar>
              <w:top w:w="0" w:type="dxa"/>
              <w:left w:w="105" w:type="dxa"/>
              <w:bottom w:w="0" w:type="dxa"/>
              <w:right w:w="105" w:type="dxa"/>
            </w:tcMar>
            <w:hideMark/>
          </w:tcPr>
          <w:p w14:paraId="32C5A151" w14:textId="77777777" w:rsidR="007A2853" w:rsidRPr="002C6C11" w:rsidRDefault="007A2853" w:rsidP="007826AD">
            <w:pPr>
              <w:pStyle w:val="ParagraphText"/>
            </w:pPr>
            <w:r w:rsidRPr="002C6C11">
              <w:t>Terminal shall have G/T higher or equal to 10dB/K for scan angles from 0° to 60°</w:t>
            </w:r>
          </w:p>
        </w:tc>
        <w:tc>
          <w:tcPr>
            <w:tcW w:w="1965" w:type="dxa"/>
            <w:tcBorders>
              <w:top w:val="nil"/>
              <w:left w:val="nil"/>
              <w:bottom w:val="single" w:sz="6" w:space="0" w:color="5D84A4"/>
              <w:right w:val="single" w:sz="6" w:space="0" w:color="5D84A4"/>
            </w:tcBorders>
            <w:tcMar>
              <w:top w:w="0" w:type="dxa"/>
              <w:left w:w="105" w:type="dxa"/>
              <w:bottom w:w="0" w:type="dxa"/>
              <w:right w:w="105" w:type="dxa"/>
            </w:tcMar>
            <w:hideMark/>
          </w:tcPr>
          <w:p w14:paraId="62CA7F95" w14:textId="77777777" w:rsidR="007A2853" w:rsidRPr="002C6C11" w:rsidRDefault="007A2853" w:rsidP="007826AD">
            <w:pPr>
              <w:pStyle w:val="ParagraphText"/>
            </w:pPr>
          </w:p>
        </w:tc>
      </w:tr>
    </w:tbl>
    <w:p w14:paraId="53DCFD53" w14:textId="77777777" w:rsidR="007A2853" w:rsidRPr="002C6C11" w:rsidRDefault="007A2853" w:rsidP="007826AD">
      <w:pPr>
        <w:pStyle w:val="ParagraphText"/>
      </w:pPr>
    </w:p>
    <w:tbl>
      <w:tblPr>
        <w:tblW w:w="9585" w:type="dxa"/>
        <w:shd w:val="clear" w:color="auto" w:fill="FFFFFF"/>
        <w:tblCellMar>
          <w:top w:w="15" w:type="dxa"/>
          <w:left w:w="15" w:type="dxa"/>
          <w:bottom w:w="15" w:type="dxa"/>
          <w:right w:w="15" w:type="dxa"/>
        </w:tblCellMar>
        <w:tblLook w:val="04A0" w:firstRow="1" w:lastRow="0" w:firstColumn="1" w:lastColumn="0" w:noHBand="0" w:noVBand="1"/>
      </w:tblPr>
      <w:tblGrid>
        <w:gridCol w:w="1535"/>
        <w:gridCol w:w="6079"/>
        <w:gridCol w:w="1971"/>
      </w:tblGrid>
      <w:tr w:rsidR="008114EB" w:rsidRPr="00C80238" w14:paraId="47A02686" w14:textId="77777777" w:rsidTr="004E59DC">
        <w:trPr>
          <w:trHeight w:val="567"/>
        </w:trPr>
        <w:tc>
          <w:tcPr>
            <w:tcW w:w="1530" w:type="dxa"/>
            <w:tcBorders>
              <w:top w:val="single" w:sz="6" w:space="0" w:color="auto"/>
              <w:left w:val="single" w:sz="6" w:space="0" w:color="auto"/>
              <w:bottom w:val="single" w:sz="6" w:space="0" w:color="auto"/>
              <w:right w:val="nil"/>
            </w:tcBorders>
            <w:shd w:val="clear" w:color="auto" w:fill="202E39"/>
            <w:tcMar>
              <w:top w:w="0" w:type="dxa"/>
              <w:left w:w="105" w:type="dxa"/>
              <w:bottom w:w="0" w:type="dxa"/>
              <w:right w:w="105" w:type="dxa"/>
            </w:tcMar>
            <w:vAlign w:val="center"/>
            <w:hideMark/>
          </w:tcPr>
          <w:p w14:paraId="5FEF3769" w14:textId="77777777" w:rsidR="007A2853" w:rsidRPr="002C6C11" w:rsidRDefault="007A2853" w:rsidP="007826AD">
            <w:pPr>
              <w:pStyle w:val="ParagraphText"/>
              <w:jc w:val="center"/>
            </w:pPr>
            <w:r w:rsidRPr="002C6C11">
              <w:t>High level plan</w:t>
            </w:r>
          </w:p>
        </w:tc>
        <w:tc>
          <w:tcPr>
            <w:tcW w:w="6060" w:type="dxa"/>
            <w:tcBorders>
              <w:top w:val="single" w:sz="6" w:space="0" w:color="auto"/>
              <w:left w:val="nil"/>
              <w:bottom w:val="single" w:sz="6" w:space="0" w:color="auto"/>
              <w:right w:val="nil"/>
            </w:tcBorders>
            <w:shd w:val="clear" w:color="auto" w:fill="202E39"/>
            <w:tcMar>
              <w:top w:w="0" w:type="dxa"/>
              <w:left w:w="105" w:type="dxa"/>
              <w:bottom w:w="0" w:type="dxa"/>
              <w:right w:w="105" w:type="dxa"/>
            </w:tcMar>
            <w:vAlign w:val="center"/>
            <w:hideMark/>
          </w:tcPr>
          <w:p w14:paraId="772DA450" w14:textId="77777777" w:rsidR="007A2853" w:rsidRPr="002C6C11" w:rsidRDefault="007A2853" w:rsidP="007826AD">
            <w:pPr>
              <w:pStyle w:val="ParagraphText"/>
              <w:jc w:val="center"/>
            </w:pPr>
            <w:r w:rsidRPr="002C6C11">
              <w:t>Tx EIRP</w:t>
            </w:r>
          </w:p>
        </w:tc>
        <w:tc>
          <w:tcPr>
            <w:tcW w:w="1965"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2D0583DB" w14:textId="77777777" w:rsidR="007A2853" w:rsidRPr="002C6C11" w:rsidRDefault="007A2853" w:rsidP="007826AD">
            <w:pPr>
              <w:pStyle w:val="ParagraphText"/>
              <w:jc w:val="center"/>
            </w:pPr>
            <w:r w:rsidRPr="002C6C11">
              <w:t>Notes</w:t>
            </w:r>
          </w:p>
        </w:tc>
      </w:tr>
      <w:tr w:rsidR="008114EB" w:rsidRPr="00C80238" w14:paraId="02E898B5" w14:textId="77777777" w:rsidTr="003674B0">
        <w:trPr>
          <w:trHeight w:val="405"/>
        </w:trPr>
        <w:tc>
          <w:tcPr>
            <w:tcW w:w="1530" w:type="dxa"/>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vAlign w:val="center"/>
            <w:hideMark/>
          </w:tcPr>
          <w:p w14:paraId="65F2C4D5" w14:textId="77777777" w:rsidR="007A2853" w:rsidRPr="002C6C11" w:rsidRDefault="007A2853" w:rsidP="007826AD">
            <w:pPr>
              <w:pStyle w:val="ParagraphText"/>
              <w:jc w:val="left"/>
            </w:pPr>
            <w:r w:rsidRPr="002C6C11">
              <w:t>Objective</w:t>
            </w:r>
          </w:p>
        </w:tc>
        <w:tc>
          <w:tcPr>
            <w:tcW w:w="6060" w:type="dxa"/>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vAlign w:val="center"/>
            <w:hideMark/>
          </w:tcPr>
          <w:p w14:paraId="2D761DA2" w14:textId="77777777" w:rsidR="007A2853" w:rsidRPr="002C6C11" w:rsidRDefault="007A2853" w:rsidP="007826AD">
            <w:pPr>
              <w:pStyle w:val="ParagraphText"/>
              <w:jc w:val="left"/>
            </w:pPr>
            <w:r w:rsidRPr="002C6C11">
              <w:t>Measure the terminal EIRP for a set of beam states.</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275BAC2A" w14:textId="77777777" w:rsidR="007A2853" w:rsidRPr="002C6C11" w:rsidRDefault="007A2853" w:rsidP="007826AD">
            <w:pPr>
              <w:pStyle w:val="ParagraphText"/>
              <w:jc w:val="left"/>
            </w:pPr>
            <w:r w:rsidRPr="002C6C11">
              <w:t> </w:t>
            </w:r>
          </w:p>
        </w:tc>
      </w:tr>
      <w:tr w:rsidR="008114EB" w:rsidRPr="00C80238" w14:paraId="3DC52214" w14:textId="77777777" w:rsidTr="003674B0">
        <w:trPr>
          <w:trHeight w:val="405"/>
        </w:trPr>
        <w:tc>
          <w:tcPr>
            <w:tcW w:w="1530" w:type="dxa"/>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vAlign w:val="center"/>
            <w:hideMark/>
          </w:tcPr>
          <w:p w14:paraId="30371C3D" w14:textId="77777777" w:rsidR="007A2853" w:rsidRPr="002C6C11" w:rsidRDefault="007A2853" w:rsidP="007826AD">
            <w:pPr>
              <w:pStyle w:val="ParagraphText"/>
              <w:jc w:val="left"/>
            </w:pPr>
            <w:r w:rsidRPr="002C6C11">
              <w:t>Note on Req. Tested</w:t>
            </w:r>
          </w:p>
        </w:tc>
        <w:tc>
          <w:tcPr>
            <w:tcW w:w="6060" w:type="dxa"/>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vAlign w:val="center"/>
            <w:hideMark/>
          </w:tcPr>
          <w:p w14:paraId="4D432AC0" w14:textId="6476A401" w:rsidR="007A2853" w:rsidRPr="002C6C11" w:rsidRDefault="007A2853" w:rsidP="007826AD">
            <w:pPr>
              <w:pStyle w:val="ParagraphText"/>
              <w:jc w:val="left"/>
            </w:pP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24CBE962" w14:textId="77777777" w:rsidR="007A2853" w:rsidRPr="002C6C11" w:rsidRDefault="007A2853" w:rsidP="007826AD">
            <w:pPr>
              <w:pStyle w:val="ParagraphText"/>
              <w:jc w:val="left"/>
            </w:pPr>
            <w:r w:rsidRPr="002C6C11">
              <w:t> </w:t>
            </w:r>
          </w:p>
        </w:tc>
      </w:tr>
      <w:tr w:rsidR="008114EB" w:rsidRPr="00C80238" w14:paraId="422587CC" w14:textId="77777777" w:rsidTr="003674B0">
        <w:trPr>
          <w:trHeight w:val="405"/>
        </w:trPr>
        <w:tc>
          <w:tcPr>
            <w:tcW w:w="1530" w:type="dxa"/>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vAlign w:val="center"/>
            <w:hideMark/>
          </w:tcPr>
          <w:p w14:paraId="4EB92C10" w14:textId="77777777" w:rsidR="007A2853" w:rsidRPr="002C6C11" w:rsidRDefault="007A2853" w:rsidP="007826AD">
            <w:pPr>
              <w:pStyle w:val="ParagraphText"/>
              <w:jc w:val="left"/>
            </w:pPr>
            <w:r w:rsidRPr="002C6C11">
              <w:t>Pass/Fail Criteria</w:t>
            </w:r>
          </w:p>
        </w:tc>
        <w:tc>
          <w:tcPr>
            <w:tcW w:w="6060" w:type="dxa"/>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vAlign w:val="center"/>
            <w:hideMark/>
          </w:tcPr>
          <w:p w14:paraId="30DC30A3" w14:textId="5794CDD2" w:rsidR="007A2853" w:rsidRPr="00CB317A" w:rsidRDefault="007A2853" w:rsidP="007826AD">
            <w:pPr>
              <w:pStyle w:val="ParagraphText"/>
              <w:jc w:val="left"/>
            </w:pPr>
            <w:r w:rsidRPr="00CB317A">
              <w:t>The terminal has a minimum EIRP of at least 51dBW over the scan range when averaged over up to 80MHz of instantaneous bandwidth, at any operating frequency within transmit frequency band and 25°C ambient temperature.</w:t>
            </w:r>
          </w:p>
          <w:p w14:paraId="3CF3E011" w14:textId="224EF994" w:rsidR="007A2853" w:rsidRPr="002C6C11" w:rsidRDefault="007A2853" w:rsidP="007826AD">
            <w:pPr>
              <w:pStyle w:val="ParagraphText"/>
              <w:jc w:val="left"/>
            </w:pPr>
            <w:r w:rsidRPr="002C6C11">
              <w:t>The terminal has a minimum EIRPSD</w:t>
            </w:r>
            <w:r w:rsidRPr="002C6C11">
              <w:rPr>
                <w:rFonts w:ascii="Times New Roman" w:hAnsi="Times New Roman" w:cs="Times New Roman"/>
              </w:rPr>
              <w:t> </w:t>
            </w:r>
            <w:r w:rsidRPr="002C6C11">
              <w:t>of at least 32dBW/MHz over the scan range while being compliant with regulatory constraints.</w:t>
            </w:r>
            <w:r w:rsidRPr="002C6C11">
              <w:rPr>
                <w:rFonts w:cs="Barlow"/>
              </w:rPr>
              <w:t> </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72E7D00D" w14:textId="77777777" w:rsidR="007A2853" w:rsidRPr="002C6C11" w:rsidRDefault="007A2853" w:rsidP="007826AD">
            <w:pPr>
              <w:pStyle w:val="ParagraphText"/>
              <w:jc w:val="left"/>
            </w:pPr>
            <w:r w:rsidRPr="002C6C11">
              <w:t> </w:t>
            </w:r>
          </w:p>
        </w:tc>
      </w:tr>
      <w:tr w:rsidR="008114EB" w:rsidRPr="00C80238" w14:paraId="73983C2B" w14:textId="77777777" w:rsidTr="003674B0">
        <w:trPr>
          <w:trHeight w:val="405"/>
        </w:trPr>
        <w:tc>
          <w:tcPr>
            <w:tcW w:w="1530" w:type="dxa"/>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vAlign w:val="center"/>
            <w:hideMark/>
          </w:tcPr>
          <w:p w14:paraId="34D7675D" w14:textId="77777777" w:rsidR="007A2853" w:rsidRPr="002C6C11" w:rsidRDefault="007A2853" w:rsidP="007826AD">
            <w:pPr>
              <w:pStyle w:val="ParagraphText"/>
              <w:jc w:val="left"/>
            </w:pPr>
            <w:r w:rsidRPr="002C6C11">
              <w:t>Test Setup</w:t>
            </w:r>
          </w:p>
        </w:tc>
        <w:tc>
          <w:tcPr>
            <w:tcW w:w="6060" w:type="dxa"/>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vAlign w:val="center"/>
            <w:hideMark/>
          </w:tcPr>
          <w:p w14:paraId="46A534D9" w14:textId="77777777" w:rsidR="007A2853" w:rsidRPr="002C6C11" w:rsidRDefault="007A2853" w:rsidP="007826AD">
            <w:pPr>
              <w:pStyle w:val="ParagraphText"/>
              <w:jc w:val="left"/>
            </w:pPr>
            <w:r w:rsidRPr="002C6C11">
              <w:t>Terminal in SNFS</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4AE94F69" w14:textId="77777777" w:rsidR="007A2853" w:rsidRPr="002C6C11" w:rsidRDefault="007A2853" w:rsidP="007826AD">
            <w:pPr>
              <w:pStyle w:val="ParagraphText"/>
              <w:jc w:val="left"/>
            </w:pPr>
            <w:r w:rsidRPr="002C6C11">
              <w:t>Requires RF power level calibration</w:t>
            </w:r>
          </w:p>
        </w:tc>
      </w:tr>
      <w:tr w:rsidR="008114EB" w:rsidRPr="00C80238" w14:paraId="5A5D143C" w14:textId="77777777" w:rsidTr="43E8FC90">
        <w:trPr>
          <w:trHeight w:val="405"/>
        </w:trPr>
        <w:tc>
          <w:tcPr>
            <w:tcW w:w="1530" w:type="dxa"/>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hideMark/>
          </w:tcPr>
          <w:p w14:paraId="32493356" w14:textId="77777777" w:rsidR="007A2853" w:rsidRPr="002C6C11" w:rsidRDefault="007A2853" w:rsidP="007826AD">
            <w:pPr>
              <w:pStyle w:val="ParagraphText"/>
            </w:pPr>
            <w:r w:rsidRPr="002C6C11">
              <w:t>Procedure</w:t>
            </w:r>
          </w:p>
        </w:tc>
        <w:tc>
          <w:tcPr>
            <w:tcW w:w="6060" w:type="dxa"/>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hideMark/>
          </w:tcPr>
          <w:p w14:paraId="3D432B81" w14:textId="77777777" w:rsidR="007A2853" w:rsidRPr="002C6C11" w:rsidRDefault="007A2853" w:rsidP="007826AD">
            <w:pPr>
              <w:pStyle w:val="ParagraphText"/>
            </w:pPr>
            <w:r w:rsidRPr="002C6C11">
              <w:t>For a given set of configurations:</w:t>
            </w:r>
          </w:p>
          <w:p w14:paraId="54E8D5B8" w14:textId="77777777" w:rsidR="007A2853" w:rsidRPr="002C6C11" w:rsidRDefault="007A2853" w:rsidP="00B3730E">
            <w:pPr>
              <w:pStyle w:val="ParagraphText"/>
              <w:numPr>
                <w:ilvl w:val="0"/>
                <w:numId w:val="210"/>
              </w:numPr>
            </w:pPr>
            <w:r w:rsidRPr="002C6C11">
              <w:t>Scan directions (</w:t>
            </w:r>
            <w:r w:rsidRPr="002C6C11">
              <w:rPr>
                <w:rFonts w:ascii="Cambria" w:hAnsi="Cambria" w:cs="Cambria"/>
              </w:rPr>
              <w:t>θ</w:t>
            </w:r>
            <w:r w:rsidRPr="002C6C11">
              <w:t xml:space="preserve"> = 0, 45, 60; </w:t>
            </w:r>
            <w:r w:rsidRPr="002C6C11">
              <w:rPr>
                <w:rFonts w:ascii="Cambria" w:hAnsi="Cambria" w:cs="Cambria"/>
              </w:rPr>
              <w:t>φ</w:t>
            </w:r>
            <w:r w:rsidRPr="002C6C11">
              <w:t xml:space="preserve"> = 0, 30, 90)</w:t>
            </w:r>
            <w:r w:rsidRPr="002C6C11">
              <w:rPr>
                <w:rFonts w:cs="Barlow"/>
              </w:rPr>
              <w:t> </w:t>
            </w:r>
            <w:r w:rsidRPr="002C6C11">
              <w:t>TBC</w:t>
            </w:r>
          </w:p>
          <w:p w14:paraId="035BD63B" w14:textId="77777777" w:rsidR="007A2853" w:rsidRPr="002C6C11" w:rsidRDefault="007A2853" w:rsidP="00B3730E">
            <w:pPr>
              <w:pStyle w:val="ParagraphText"/>
              <w:numPr>
                <w:ilvl w:val="0"/>
                <w:numId w:val="210"/>
              </w:numPr>
            </w:pPr>
            <w:r w:rsidRPr="002C6C11">
              <w:t>Beam set frequencies: 27.5 to 30 GHz every 500 MHz TBC</w:t>
            </w:r>
          </w:p>
          <w:p w14:paraId="75363580" w14:textId="77777777" w:rsidR="007A2853" w:rsidRPr="002C6C11" w:rsidRDefault="007A2853" w:rsidP="00B3730E">
            <w:pPr>
              <w:pStyle w:val="ParagraphText"/>
              <w:numPr>
                <w:ilvl w:val="0"/>
                <w:numId w:val="210"/>
              </w:numPr>
            </w:pPr>
            <w:r w:rsidRPr="002C6C11">
              <w:t>RFIC bias: at least 3 modes TBC</w:t>
            </w:r>
          </w:p>
          <w:p w14:paraId="3BAF65D0" w14:textId="77777777" w:rsidR="007A2853" w:rsidRPr="002C6C11" w:rsidRDefault="007A2853" w:rsidP="00B3730E">
            <w:pPr>
              <w:pStyle w:val="ParagraphText"/>
              <w:numPr>
                <w:ilvl w:val="0"/>
                <w:numId w:val="210"/>
              </w:numPr>
            </w:pPr>
            <w:r w:rsidRPr="002C6C11">
              <w:t>Polarization: single TBC</w:t>
            </w:r>
          </w:p>
          <w:p w14:paraId="52E1AF35" w14:textId="77777777" w:rsidR="007A2853" w:rsidRPr="002C6C11" w:rsidRDefault="007A2853" w:rsidP="00B3730E">
            <w:pPr>
              <w:pStyle w:val="ParagraphText"/>
              <w:numPr>
                <w:ilvl w:val="0"/>
                <w:numId w:val="210"/>
              </w:numPr>
            </w:pPr>
            <w:r w:rsidRPr="002C6C11">
              <w:t>Nominal second stage setting</w:t>
            </w:r>
          </w:p>
          <w:p w14:paraId="370B6B82" w14:textId="77777777" w:rsidR="007A2853" w:rsidRPr="002C6C11" w:rsidRDefault="007A2853" w:rsidP="007826AD">
            <w:pPr>
              <w:pStyle w:val="ParagraphText"/>
            </w:pPr>
            <w:r w:rsidRPr="002C6C11">
              <w:t>For each configuration:</w:t>
            </w:r>
          </w:p>
          <w:p w14:paraId="4C28193E" w14:textId="77777777" w:rsidR="007A2853" w:rsidRPr="002C6C11" w:rsidRDefault="007A2853" w:rsidP="00B3730E">
            <w:pPr>
              <w:pStyle w:val="ParagraphText"/>
              <w:numPr>
                <w:ilvl w:val="0"/>
                <w:numId w:val="211"/>
              </w:numPr>
            </w:pPr>
            <w:r w:rsidRPr="002C6C11">
              <w:t>Input power: Find input power corresponding to OP1dB, OP3dB and 10 dB back-off from P3dB or perform a power sweep TBC</w:t>
            </w:r>
          </w:p>
          <w:p w14:paraId="395D3026" w14:textId="5C504B89" w:rsidR="007A2853" w:rsidRPr="00CB317A" w:rsidRDefault="007A2853" w:rsidP="00B3730E">
            <w:pPr>
              <w:pStyle w:val="ParagraphText"/>
              <w:numPr>
                <w:ilvl w:val="0"/>
                <w:numId w:val="211"/>
              </w:numPr>
            </w:pPr>
            <w:r w:rsidRPr="00CB317A">
              <w:t>Measure active antenna gain for each configuration and input power.</w:t>
            </w:r>
          </w:p>
          <w:p w14:paraId="54EE5F57" w14:textId="436F57CA" w:rsidR="007A2853" w:rsidRPr="002C6C11" w:rsidRDefault="007A2853" w:rsidP="00B3730E">
            <w:pPr>
              <w:pStyle w:val="ParagraphText"/>
              <w:numPr>
                <w:ilvl w:val="0"/>
                <w:numId w:val="211"/>
              </w:numPr>
            </w:pPr>
            <w:r w:rsidRPr="002C6C11">
              <w:t>Deduce EIRP from active antenna gain and input power.</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7CC797A" w14:textId="77777777" w:rsidR="007A2853" w:rsidRPr="002C6C11" w:rsidRDefault="007A2853" w:rsidP="007826AD">
            <w:pPr>
              <w:pStyle w:val="ParagraphText"/>
            </w:pPr>
            <w:r w:rsidRPr="002C6C11">
              <w:t> </w:t>
            </w:r>
          </w:p>
        </w:tc>
      </w:tr>
      <w:tr w:rsidR="008114EB" w:rsidRPr="00C80238" w14:paraId="01D6509D" w14:textId="77777777" w:rsidTr="003674B0">
        <w:trPr>
          <w:trHeight w:val="405"/>
        </w:trPr>
        <w:tc>
          <w:tcPr>
            <w:tcW w:w="1530" w:type="dxa"/>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vAlign w:val="center"/>
            <w:hideMark/>
          </w:tcPr>
          <w:p w14:paraId="3FDE369C" w14:textId="77777777" w:rsidR="007A2853" w:rsidRPr="002C6C11" w:rsidRDefault="007A2853" w:rsidP="007826AD">
            <w:pPr>
              <w:pStyle w:val="ParagraphText"/>
              <w:jc w:val="left"/>
            </w:pPr>
            <w:r w:rsidRPr="002C6C11">
              <w:t>Expected Deliverable</w:t>
            </w:r>
          </w:p>
        </w:tc>
        <w:tc>
          <w:tcPr>
            <w:tcW w:w="6060" w:type="dxa"/>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vAlign w:val="center"/>
            <w:hideMark/>
          </w:tcPr>
          <w:p w14:paraId="4AE1DF54" w14:textId="77777777" w:rsidR="007A2853" w:rsidRPr="002C6C11" w:rsidRDefault="007A2853" w:rsidP="007826AD">
            <w:pPr>
              <w:pStyle w:val="ParagraphText"/>
              <w:jc w:val="left"/>
            </w:pPr>
            <w:r w:rsidRPr="002C6C11">
              <w:t>EIRP variation over input power level and antenna configurations.</w:t>
            </w:r>
          </w:p>
          <w:p w14:paraId="56417F7E" w14:textId="77777777" w:rsidR="007A2853" w:rsidRPr="002C6C11" w:rsidRDefault="007A2853" w:rsidP="007826AD">
            <w:pPr>
              <w:pStyle w:val="ParagraphText"/>
              <w:jc w:val="left"/>
            </w:pPr>
            <w:r w:rsidRPr="002C6C11">
              <w:t>EIRPSD</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29C4E6C8" w14:textId="77777777" w:rsidR="007A2853" w:rsidRPr="00CB317A" w:rsidRDefault="007A2853" w:rsidP="007826AD">
            <w:pPr>
              <w:pStyle w:val="ParagraphText"/>
              <w:jc w:val="left"/>
            </w:pPr>
            <w:r w:rsidRPr="00CB317A">
              <w:t>EIRPSD = EIRP - 10log(BW) [dB/MHz]</w:t>
            </w:r>
          </w:p>
        </w:tc>
      </w:tr>
      <w:tr w:rsidR="007A2853" w:rsidRPr="00C80238" w14:paraId="1EC422D9" w14:textId="77777777" w:rsidTr="003674B0">
        <w:trPr>
          <w:trHeight w:val="405"/>
        </w:trPr>
        <w:tc>
          <w:tcPr>
            <w:tcW w:w="1530" w:type="dxa"/>
            <w:tcBorders>
              <w:top w:val="nil"/>
              <w:left w:val="single" w:sz="6" w:space="0" w:color="auto"/>
              <w:bottom w:val="single" w:sz="6" w:space="0" w:color="auto"/>
              <w:right w:val="single" w:sz="6" w:space="0" w:color="auto"/>
            </w:tcBorders>
            <w:shd w:val="clear" w:color="auto" w:fill="FFFFFF" w:themeFill="background1"/>
            <w:tcMar>
              <w:top w:w="0" w:type="dxa"/>
              <w:left w:w="105" w:type="dxa"/>
              <w:bottom w:w="0" w:type="dxa"/>
              <w:right w:w="105" w:type="dxa"/>
            </w:tcMar>
            <w:vAlign w:val="center"/>
            <w:hideMark/>
          </w:tcPr>
          <w:p w14:paraId="15DF553B" w14:textId="77777777" w:rsidR="007A2853" w:rsidRPr="002C6C11" w:rsidRDefault="007A2853" w:rsidP="007826AD">
            <w:pPr>
              <w:pStyle w:val="ParagraphText"/>
              <w:jc w:val="left"/>
            </w:pPr>
            <w:r w:rsidRPr="002C6C11">
              <w:t>Expected Results</w:t>
            </w:r>
          </w:p>
        </w:tc>
        <w:tc>
          <w:tcPr>
            <w:tcW w:w="6060" w:type="dxa"/>
            <w:tcBorders>
              <w:top w:val="nil"/>
              <w:left w:val="nil"/>
              <w:bottom w:val="single" w:sz="6" w:space="0" w:color="auto"/>
              <w:right w:val="single" w:sz="6" w:space="0" w:color="auto"/>
            </w:tcBorders>
            <w:shd w:val="clear" w:color="auto" w:fill="FFFFFF" w:themeFill="background1"/>
            <w:tcMar>
              <w:top w:w="0" w:type="dxa"/>
              <w:left w:w="105" w:type="dxa"/>
              <w:bottom w:w="0" w:type="dxa"/>
              <w:right w:w="105" w:type="dxa"/>
            </w:tcMar>
            <w:vAlign w:val="center"/>
            <w:hideMark/>
          </w:tcPr>
          <w:p w14:paraId="33D562C6" w14:textId="77777777" w:rsidR="007A2853" w:rsidRPr="002C6C11" w:rsidRDefault="007A2853" w:rsidP="007826AD">
            <w:pPr>
              <w:pStyle w:val="ParagraphText"/>
              <w:jc w:val="left"/>
            </w:pPr>
            <w:r w:rsidRPr="002C6C11">
              <w:t>EIRP &gt; 51dBW over 80MHz</w:t>
            </w:r>
          </w:p>
          <w:p w14:paraId="1C3B021A" w14:textId="77777777" w:rsidR="007A2853" w:rsidRPr="002C6C11" w:rsidRDefault="007A2853" w:rsidP="007826AD">
            <w:pPr>
              <w:pStyle w:val="ParagraphText"/>
              <w:jc w:val="left"/>
            </w:pPr>
            <w:r w:rsidRPr="002C6C11">
              <w:t xml:space="preserve">Mask&gt;EIRPSD&gt;32dBW/MHz </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1ECC4D74" w14:textId="77777777" w:rsidR="007A2853" w:rsidRPr="002C6C11" w:rsidRDefault="007A2853" w:rsidP="007826AD">
            <w:pPr>
              <w:pStyle w:val="ParagraphText"/>
              <w:jc w:val="left"/>
            </w:pPr>
            <w:r w:rsidRPr="002C6C11">
              <w:t> </w:t>
            </w:r>
          </w:p>
        </w:tc>
      </w:tr>
    </w:tbl>
    <w:p w14:paraId="0A238B70" w14:textId="77777777" w:rsidR="007A2853" w:rsidRPr="002C6C11" w:rsidRDefault="007A2853" w:rsidP="007826AD">
      <w:pPr>
        <w:pStyle w:val="ParagraphText"/>
      </w:pPr>
    </w:p>
    <w:tbl>
      <w:tblPr>
        <w:tblW w:w="9585" w:type="dxa"/>
        <w:shd w:val="clear" w:color="auto" w:fill="FFFFFF"/>
        <w:tblCellMar>
          <w:top w:w="15" w:type="dxa"/>
          <w:left w:w="15" w:type="dxa"/>
          <w:bottom w:w="15" w:type="dxa"/>
          <w:right w:w="15" w:type="dxa"/>
        </w:tblCellMar>
        <w:tblLook w:val="04A0" w:firstRow="1" w:lastRow="0" w:firstColumn="1" w:lastColumn="0" w:noHBand="0" w:noVBand="1"/>
      </w:tblPr>
      <w:tblGrid>
        <w:gridCol w:w="1815"/>
        <w:gridCol w:w="5805"/>
        <w:gridCol w:w="1965"/>
      </w:tblGrid>
      <w:tr w:rsidR="008114EB" w:rsidRPr="00C80238" w14:paraId="2810839B" w14:textId="77777777" w:rsidTr="004E59DC">
        <w:trPr>
          <w:trHeight w:val="567"/>
        </w:trPr>
        <w:tc>
          <w:tcPr>
            <w:tcW w:w="1815"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10A8F552" w14:textId="77777777" w:rsidR="007A2853" w:rsidRPr="002C6C11" w:rsidRDefault="007A2853" w:rsidP="007826AD">
            <w:pPr>
              <w:pStyle w:val="ParagraphText"/>
              <w:jc w:val="center"/>
            </w:pPr>
            <w:r w:rsidRPr="002C6C11">
              <w:t>High level plan</w:t>
            </w:r>
          </w:p>
        </w:tc>
        <w:tc>
          <w:tcPr>
            <w:tcW w:w="5805"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3CD81605" w14:textId="77777777" w:rsidR="007A2853" w:rsidRPr="002C6C11" w:rsidRDefault="007A2853" w:rsidP="007826AD">
            <w:pPr>
              <w:pStyle w:val="ParagraphText"/>
              <w:jc w:val="center"/>
            </w:pPr>
            <w:r w:rsidRPr="002C6C11">
              <w:t>Rx radiation pattern</w:t>
            </w:r>
          </w:p>
        </w:tc>
        <w:tc>
          <w:tcPr>
            <w:tcW w:w="1965"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48D17F61" w14:textId="77777777" w:rsidR="007A2853" w:rsidRPr="002C6C11" w:rsidRDefault="007A2853" w:rsidP="007826AD">
            <w:pPr>
              <w:pStyle w:val="ParagraphText"/>
              <w:jc w:val="center"/>
            </w:pPr>
            <w:r w:rsidRPr="002C6C11">
              <w:t>Notes</w:t>
            </w:r>
          </w:p>
        </w:tc>
      </w:tr>
      <w:tr w:rsidR="008114EB" w:rsidRPr="00C80238" w14:paraId="4D880DD9"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1C95A335" w14:textId="77777777" w:rsidR="007A2853" w:rsidRPr="002C6C11" w:rsidRDefault="007A2853" w:rsidP="007826AD">
            <w:pPr>
              <w:pStyle w:val="ParagraphText"/>
            </w:pPr>
            <w:r w:rsidRPr="002C6C11">
              <w:t>Objective</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33A2F030" w14:textId="77777777" w:rsidR="007A2853" w:rsidRPr="002C6C11" w:rsidRDefault="007A2853" w:rsidP="007826AD">
            <w:pPr>
              <w:pStyle w:val="ParagraphText"/>
            </w:pPr>
            <w:r w:rsidRPr="002C6C11">
              <w:t>Measure the Rx aperture radiation pattern, including realized gain, for a set of beam states.</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0CE5234E" w14:textId="77777777" w:rsidR="007A2853" w:rsidRPr="002C6C11" w:rsidRDefault="007A2853" w:rsidP="007826AD">
            <w:pPr>
              <w:pStyle w:val="ParagraphText"/>
            </w:pPr>
            <w:r w:rsidRPr="002C6C11">
              <w:t> </w:t>
            </w:r>
          </w:p>
        </w:tc>
      </w:tr>
      <w:tr w:rsidR="008114EB" w:rsidRPr="00C80238" w14:paraId="768A57AC"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7788259B" w14:textId="77777777" w:rsidR="007A2853" w:rsidRPr="002C6C11" w:rsidRDefault="007A2853" w:rsidP="007826AD">
            <w:pPr>
              <w:pStyle w:val="ParagraphText"/>
            </w:pPr>
            <w:r w:rsidRPr="002C6C11">
              <w:t>Note on Req. Tested</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3D179B1A" w14:textId="51DAD679" w:rsidR="007A2853" w:rsidRPr="002C6C11" w:rsidRDefault="007A2853" w:rsidP="007826AD">
            <w:pPr>
              <w:pStyle w:val="ParagraphText"/>
            </w:pP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4DA60E95" w14:textId="77777777" w:rsidR="007A2853" w:rsidRPr="002C6C11" w:rsidRDefault="007A2853" w:rsidP="007826AD">
            <w:pPr>
              <w:pStyle w:val="ParagraphText"/>
            </w:pPr>
            <w:r w:rsidRPr="002C6C11">
              <w:t> </w:t>
            </w:r>
          </w:p>
        </w:tc>
      </w:tr>
      <w:tr w:rsidR="008114EB" w:rsidRPr="00C80238" w14:paraId="34320E32"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345250C1" w14:textId="77777777" w:rsidR="007A2853" w:rsidRPr="002C6C11" w:rsidRDefault="007A2853" w:rsidP="007826AD">
            <w:pPr>
              <w:pStyle w:val="ParagraphText"/>
            </w:pPr>
            <w:r w:rsidRPr="002C6C11">
              <w:t>Pass/Fail Criteria</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54F0CBE9" w14:textId="77777777" w:rsidR="007A2853" w:rsidRPr="002C6C11" w:rsidRDefault="007A2853" w:rsidP="007826AD">
            <w:pPr>
              <w:pStyle w:val="ParagraphText"/>
            </w:pPr>
            <w:r w:rsidRPr="002C6C11">
              <w:t>Rx XPD &gt; 18dB</w:t>
            </w:r>
          </w:p>
          <w:p w14:paraId="34CB94A5" w14:textId="77777777" w:rsidR="007A2853" w:rsidRPr="002C6C11" w:rsidRDefault="007A2853" w:rsidP="007826AD">
            <w:pPr>
              <w:pStyle w:val="ParagraphText"/>
            </w:pPr>
            <w:r w:rsidRPr="002C6C11">
              <w:t>Rx pointing error &lt; 0.2° (3</w:t>
            </w:r>
            <w:r w:rsidRPr="002C6C11">
              <w:rPr>
                <w:rFonts w:ascii="Cambria" w:hAnsi="Cambria" w:cs="Cambria"/>
              </w:rPr>
              <w:t>σ</w:t>
            </w:r>
            <w:r w:rsidRPr="002C6C11">
              <w:t>)</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0112401B" w14:textId="77777777" w:rsidR="007A2853" w:rsidRPr="002C6C11" w:rsidRDefault="007A2853" w:rsidP="007826AD">
            <w:pPr>
              <w:pStyle w:val="ParagraphText"/>
            </w:pPr>
            <w:r w:rsidRPr="002C6C11">
              <w:t> </w:t>
            </w:r>
          </w:p>
        </w:tc>
      </w:tr>
      <w:tr w:rsidR="008114EB" w:rsidRPr="00C80238" w14:paraId="06BD70E2"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7F576B74" w14:textId="77777777" w:rsidR="007A2853" w:rsidRPr="002C6C11" w:rsidRDefault="007A2853" w:rsidP="007826AD">
            <w:pPr>
              <w:pStyle w:val="ParagraphText"/>
            </w:pPr>
            <w:r w:rsidRPr="002C6C11">
              <w:t>Test Setup</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57C23DEF" w14:textId="77777777" w:rsidR="007A2853" w:rsidRPr="002C6C11" w:rsidRDefault="007A2853" w:rsidP="007826AD">
            <w:pPr>
              <w:pStyle w:val="ParagraphText"/>
            </w:pPr>
            <w:r w:rsidRPr="002C6C11">
              <w:t>Terminal in SNFS</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51CED490" w14:textId="77777777" w:rsidR="007A2853" w:rsidRPr="002C6C11" w:rsidRDefault="007A2853" w:rsidP="007826AD">
            <w:pPr>
              <w:pStyle w:val="ParagraphText"/>
            </w:pPr>
            <w:r w:rsidRPr="002C6C11">
              <w:t> </w:t>
            </w:r>
          </w:p>
        </w:tc>
      </w:tr>
      <w:tr w:rsidR="008114EB" w:rsidRPr="00C80238" w14:paraId="72E671CB"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2CA0360A" w14:textId="77777777" w:rsidR="007A2853" w:rsidRPr="002C6C11" w:rsidRDefault="007A2853" w:rsidP="007826AD">
            <w:pPr>
              <w:pStyle w:val="ParagraphText"/>
            </w:pPr>
            <w:r w:rsidRPr="002C6C11">
              <w:t>Procedure</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1945F05B" w14:textId="77777777" w:rsidR="007A2853" w:rsidRPr="002C6C11" w:rsidRDefault="007A2853" w:rsidP="007826AD">
            <w:pPr>
              <w:pStyle w:val="ParagraphText"/>
            </w:pPr>
            <w:r w:rsidRPr="002C6C11">
              <w:t>For a given set of configurations or beam plan, including the following settings:</w:t>
            </w:r>
          </w:p>
          <w:p w14:paraId="2B229AEB" w14:textId="77777777" w:rsidR="007A2853" w:rsidRPr="002C6C11" w:rsidRDefault="007A2853" w:rsidP="00B3730E">
            <w:pPr>
              <w:pStyle w:val="ParagraphText"/>
              <w:numPr>
                <w:ilvl w:val="0"/>
                <w:numId w:val="206"/>
              </w:numPr>
            </w:pPr>
            <w:r w:rsidRPr="002C6C11">
              <w:t>Scan directions (</w:t>
            </w:r>
            <w:r w:rsidRPr="002C6C11">
              <w:rPr>
                <w:rFonts w:ascii="Cambria" w:hAnsi="Cambria" w:cs="Cambria"/>
              </w:rPr>
              <w:t>θ</w:t>
            </w:r>
            <w:r w:rsidRPr="002C6C11">
              <w:t xml:space="preserve"> = 0, 45, 60; </w:t>
            </w:r>
            <w:r w:rsidRPr="002C6C11">
              <w:rPr>
                <w:rFonts w:ascii="Cambria" w:hAnsi="Cambria" w:cs="Cambria"/>
              </w:rPr>
              <w:t>φ</w:t>
            </w:r>
            <w:r w:rsidRPr="002C6C11">
              <w:t xml:space="preserve"> = 0, 30, 90)</w:t>
            </w:r>
            <w:r w:rsidRPr="002C6C11">
              <w:rPr>
                <w:rFonts w:cs="Barlow"/>
              </w:rPr>
              <w:t> </w:t>
            </w:r>
            <w:r w:rsidRPr="002C6C11">
              <w:t>TBC</w:t>
            </w:r>
          </w:p>
          <w:p w14:paraId="699DE443" w14:textId="77777777" w:rsidR="007A2853" w:rsidRPr="002C6C11" w:rsidRDefault="007A2853" w:rsidP="00B3730E">
            <w:pPr>
              <w:pStyle w:val="ParagraphText"/>
              <w:numPr>
                <w:ilvl w:val="0"/>
                <w:numId w:val="206"/>
              </w:numPr>
            </w:pPr>
            <w:r w:rsidRPr="002C6C11">
              <w:t>Beam set frequencies: 17.7 to 20.2GHz every 500 MHz TBC</w:t>
            </w:r>
          </w:p>
          <w:p w14:paraId="694AD5B3" w14:textId="77777777" w:rsidR="007A2853" w:rsidRPr="002C6C11" w:rsidRDefault="007A2853" w:rsidP="00B3730E">
            <w:pPr>
              <w:pStyle w:val="ParagraphText"/>
              <w:numPr>
                <w:ilvl w:val="0"/>
                <w:numId w:val="206"/>
              </w:numPr>
            </w:pPr>
            <w:r w:rsidRPr="002C6C11">
              <w:t>RFIC bias: nominal TBC</w:t>
            </w:r>
          </w:p>
          <w:p w14:paraId="76F51B6D" w14:textId="77777777" w:rsidR="007A2853" w:rsidRPr="002C6C11" w:rsidRDefault="007A2853" w:rsidP="00B3730E">
            <w:pPr>
              <w:pStyle w:val="ParagraphText"/>
              <w:numPr>
                <w:ilvl w:val="0"/>
                <w:numId w:val="206"/>
              </w:numPr>
            </w:pPr>
            <w:r w:rsidRPr="002C6C11">
              <w:t>Polarization: both TBC</w:t>
            </w:r>
          </w:p>
          <w:p w14:paraId="342A17EA" w14:textId="77777777" w:rsidR="007A2853" w:rsidRPr="002C6C11" w:rsidRDefault="007A2853" w:rsidP="00B3730E">
            <w:pPr>
              <w:pStyle w:val="ParagraphText"/>
              <w:numPr>
                <w:ilvl w:val="0"/>
                <w:numId w:val="206"/>
              </w:numPr>
            </w:pPr>
            <w:r w:rsidRPr="002C6C11">
              <w:t>Nominal second stage setting</w:t>
            </w:r>
          </w:p>
          <w:p w14:paraId="4DE43477" w14:textId="77777777" w:rsidR="007A2853" w:rsidRPr="002C6C11" w:rsidRDefault="007A2853" w:rsidP="00B3730E">
            <w:pPr>
              <w:pStyle w:val="ParagraphText"/>
              <w:numPr>
                <w:ilvl w:val="0"/>
                <w:numId w:val="206"/>
              </w:numPr>
            </w:pPr>
            <w:r w:rsidRPr="002C6C11">
              <w:t>Input power: TBC</w:t>
            </w:r>
          </w:p>
          <w:p w14:paraId="46BD8582" w14:textId="77777777" w:rsidR="007A2853" w:rsidRPr="002C6C11" w:rsidRDefault="007A2853" w:rsidP="007826AD">
            <w:pPr>
              <w:pStyle w:val="ParagraphText"/>
            </w:pPr>
            <w:r w:rsidRPr="002C6C11">
              <w:t>For each configuration measure the Rx radiation pattern (for a bandwidth around the beam set frequency)</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6FB7A29E" w14:textId="77777777" w:rsidR="007A2853" w:rsidRPr="002C6C11" w:rsidRDefault="007A2853" w:rsidP="007826AD">
            <w:pPr>
              <w:pStyle w:val="ParagraphText"/>
            </w:pPr>
          </w:p>
        </w:tc>
      </w:tr>
      <w:tr w:rsidR="008114EB" w:rsidRPr="00C80238" w14:paraId="458CEF36"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0DA87641" w14:textId="77777777" w:rsidR="007A2853" w:rsidRPr="002C6C11" w:rsidRDefault="007A2853" w:rsidP="007826AD">
            <w:pPr>
              <w:pStyle w:val="ParagraphText"/>
            </w:pPr>
            <w:r w:rsidRPr="002C6C11">
              <w:t>Expected Deliverable</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12CD58AF" w14:textId="77777777" w:rsidR="007A2853" w:rsidRPr="002C6C11" w:rsidRDefault="007A2853" w:rsidP="007826AD">
            <w:pPr>
              <w:pStyle w:val="ParagraphText"/>
            </w:pPr>
            <w:r w:rsidRPr="002C6C11">
              <w:t>Rx aperture parameters measured including:</w:t>
            </w:r>
          </w:p>
          <w:p w14:paraId="6ACFE679" w14:textId="77777777" w:rsidR="007A2853" w:rsidRPr="002C6C11" w:rsidRDefault="007A2853" w:rsidP="00B3730E">
            <w:pPr>
              <w:pStyle w:val="ParagraphText"/>
              <w:numPr>
                <w:ilvl w:val="0"/>
                <w:numId w:val="207"/>
              </w:numPr>
            </w:pPr>
            <w:r w:rsidRPr="002C6C11">
              <w:t>Antenna gain and directivity</w:t>
            </w:r>
          </w:p>
          <w:p w14:paraId="44C992F0" w14:textId="77777777" w:rsidR="007A2853" w:rsidRPr="002C6C11" w:rsidRDefault="007A2853" w:rsidP="00B3730E">
            <w:pPr>
              <w:pStyle w:val="ParagraphText"/>
              <w:numPr>
                <w:ilvl w:val="0"/>
                <w:numId w:val="207"/>
              </w:numPr>
            </w:pPr>
            <w:r w:rsidRPr="002C6C11">
              <w:t>Cross-polar discrimination (XPD)</w:t>
            </w:r>
          </w:p>
          <w:p w14:paraId="0416D915" w14:textId="77777777" w:rsidR="007A2853" w:rsidRPr="002C6C11" w:rsidRDefault="007A2853" w:rsidP="00B3730E">
            <w:pPr>
              <w:pStyle w:val="ParagraphText"/>
              <w:numPr>
                <w:ilvl w:val="0"/>
                <w:numId w:val="207"/>
              </w:numPr>
            </w:pPr>
            <w:r w:rsidRPr="002C6C11">
              <w:t>Pointing error</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7B92B093" w14:textId="77777777" w:rsidR="007A2853" w:rsidRPr="002C6C11" w:rsidRDefault="007A2853" w:rsidP="007826AD">
            <w:pPr>
              <w:pStyle w:val="ParagraphText"/>
            </w:pPr>
            <w:r w:rsidRPr="002C6C11">
              <w:t>XPD = co-pol gain/cross-pol gain, in the main beam direction</w:t>
            </w:r>
          </w:p>
        </w:tc>
      </w:tr>
      <w:tr w:rsidR="007A2853" w:rsidRPr="00C80238" w14:paraId="46F09559"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4AC1D58A" w14:textId="77777777" w:rsidR="007A2853" w:rsidRPr="002C6C11" w:rsidRDefault="007A2853" w:rsidP="007826AD">
            <w:pPr>
              <w:pStyle w:val="ParagraphText"/>
            </w:pPr>
            <w:r w:rsidRPr="002C6C11">
              <w:t>Expected Results</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0929F0B1" w14:textId="77777777" w:rsidR="007A2853" w:rsidRPr="002C6C11" w:rsidRDefault="007A2853" w:rsidP="007826AD">
            <w:pPr>
              <w:pStyle w:val="ParagraphText"/>
            </w:pPr>
            <w:r w:rsidRPr="002C6C11">
              <w:t>Rx XPD &gt; 18dB</w:t>
            </w:r>
          </w:p>
          <w:p w14:paraId="29037CCF" w14:textId="77777777" w:rsidR="007A2853" w:rsidRPr="002C6C11" w:rsidRDefault="007A2853" w:rsidP="007826AD">
            <w:pPr>
              <w:pStyle w:val="ParagraphText"/>
            </w:pPr>
            <w:r w:rsidRPr="002C6C11">
              <w:t>Rx pointing error &lt; 0.2° (3</w:t>
            </w:r>
            <w:r w:rsidRPr="002C6C11">
              <w:rPr>
                <w:rFonts w:ascii="Cambria" w:hAnsi="Cambria" w:cs="Cambria"/>
              </w:rPr>
              <w:t>σ</w:t>
            </w:r>
            <w:r w:rsidRPr="002C6C11">
              <w:t>)</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05D7E81F" w14:textId="77777777" w:rsidR="007A2853" w:rsidRPr="002C6C11" w:rsidRDefault="007A2853" w:rsidP="007826AD">
            <w:pPr>
              <w:pStyle w:val="ParagraphText"/>
            </w:pPr>
            <w:r w:rsidRPr="002C6C11">
              <w:t> </w:t>
            </w:r>
          </w:p>
        </w:tc>
      </w:tr>
    </w:tbl>
    <w:p w14:paraId="169E57FE" w14:textId="77777777" w:rsidR="007A2853" w:rsidRPr="002C6C11" w:rsidRDefault="007A2853" w:rsidP="007826AD">
      <w:pPr>
        <w:pStyle w:val="ParagraphText"/>
      </w:pPr>
    </w:p>
    <w:tbl>
      <w:tblPr>
        <w:tblW w:w="9585" w:type="dxa"/>
        <w:shd w:val="clear" w:color="auto" w:fill="FFFFFF"/>
        <w:tblCellMar>
          <w:top w:w="15" w:type="dxa"/>
          <w:left w:w="15" w:type="dxa"/>
          <w:bottom w:w="15" w:type="dxa"/>
          <w:right w:w="15" w:type="dxa"/>
        </w:tblCellMar>
        <w:tblLook w:val="04A0" w:firstRow="1" w:lastRow="0" w:firstColumn="1" w:lastColumn="0" w:noHBand="0" w:noVBand="1"/>
      </w:tblPr>
      <w:tblGrid>
        <w:gridCol w:w="1815"/>
        <w:gridCol w:w="5805"/>
        <w:gridCol w:w="1965"/>
      </w:tblGrid>
      <w:tr w:rsidR="008114EB" w:rsidRPr="00C80238" w14:paraId="00E9D634" w14:textId="77777777" w:rsidTr="004E59DC">
        <w:trPr>
          <w:trHeight w:val="567"/>
        </w:trPr>
        <w:tc>
          <w:tcPr>
            <w:tcW w:w="1815"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53A26AE3" w14:textId="77777777" w:rsidR="007A2853" w:rsidRPr="002C6C11" w:rsidRDefault="007A2853" w:rsidP="007826AD">
            <w:pPr>
              <w:pStyle w:val="ParagraphText"/>
              <w:jc w:val="center"/>
            </w:pPr>
            <w:r w:rsidRPr="002C6C11">
              <w:t>High level plan</w:t>
            </w:r>
          </w:p>
        </w:tc>
        <w:tc>
          <w:tcPr>
            <w:tcW w:w="5805"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18EB6879" w14:textId="77777777" w:rsidR="007A2853" w:rsidRPr="002C6C11" w:rsidRDefault="007A2853" w:rsidP="007826AD">
            <w:pPr>
              <w:pStyle w:val="ParagraphText"/>
              <w:jc w:val="center"/>
            </w:pPr>
            <w:r w:rsidRPr="002C6C11">
              <w:t>Tx radiation pattern</w:t>
            </w:r>
          </w:p>
        </w:tc>
        <w:tc>
          <w:tcPr>
            <w:tcW w:w="1965"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1A13B3EA" w14:textId="77777777" w:rsidR="007A2853" w:rsidRPr="002C6C11" w:rsidRDefault="007A2853" w:rsidP="007826AD">
            <w:pPr>
              <w:pStyle w:val="ParagraphText"/>
              <w:jc w:val="center"/>
            </w:pPr>
            <w:r w:rsidRPr="002C6C11">
              <w:t>Notes</w:t>
            </w:r>
          </w:p>
        </w:tc>
      </w:tr>
      <w:tr w:rsidR="008114EB" w:rsidRPr="00C80238" w14:paraId="7323DCF5"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25CB333A" w14:textId="77777777" w:rsidR="007A2853" w:rsidRPr="002C6C11" w:rsidRDefault="007A2853" w:rsidP="007826AD">
            <w:pPr>
              <w:pStyle w:val="ParagraphText"/>
            </w:pPr>
            <w:r w:rsidRPr="002C6C11">
              <w:t>Objective</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7F790398" w14:textId="77777777" w:rsidR="007A2853" w:rsidRPr="002C6C11" w:rsidRDefault="007A2853" w:rsidP="007826AD">
            <w:pPr>
              <w:pStyle w:val="ParagraphText"/>
            </w:pPr>
            <w:r w:rsidRPr="002C6C11">
              <w:t>Measure the Tx aperture radiation pattern, including realized gain, for a set of beam states.</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608BED84" w14:textId="77777777" w:rsidR="007A2853" w:rsidRPr="002C6C11" w:rsidRDefault="007A2853" w:rsidP="007826AD">
            <w:pPr>
              <w:pStyle w:val="ParagraphText"/>
            </w:pPr>
            <w:r w:rsidRPr="002C6C11">
              <w:t> </w:t>
            </w:r>
          </w:p>
        </w:tc>
      </w:tr>
      <w:tr w:rsidR="008114EB" w:rsidRPr="00C80238" w14:paraId="7293EF78"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41E09472" w14:textId="77777777" w:rsidR="007A2853" w:rsidRPr="002C6C11" w:rsidRDefault="007A2853" w:rsidP="007826AD">
            <w:pPr>
              <w:pStyle w:val="ParagraphText"/>
            </w:pPr>
            <w:r w:rsidRPr="002C6C11">
              <w:t>Note on Req. Tested</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5FABB38D" w14:textId="77777777" w:rsidR="007A2853" w:rsidRPr="002C6C11" w:rsidRDefault="007A2853" w:rsidP="007826AD">
            <w:pPr>
              <w:pStyle w:val="ParagraphText"/>
            </w:pPr>
            <w:r w:rsidRPr="002C6C11">
              <w:t> </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591415C4" w14:textId="77777777" w:rsidR="007A2853" w:rsidRPr="002C6C11" w:rsidRDefault="007A2853" w:rsidP="007826AD">
            <w:pPr>
              <w:pStyle w:val="ParagraphText"/>
            </w:pPr>
            <w:r w:rsidRPr="002C6C11">
              <w:t> </w:t>
            </w:r>
          </w:p>
        </w:tc>
      </w:tr>
      <w:tr w:rsidR="008114EB" w:rsidRPr="00C80238" w14:paraId="5E545A36"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3056C4AF" w14:textId="77777777" w:rsidR="007A2853" w:rsidRPr="002C6C11" w:rsidRDefault="007A2853" w:rsidP="007826AD">
            <w:pPr>
              <w:pStyle w:val="ParagraphText"/>
            </w:pPr>
            <w:r w:rsidRPr="002C6C11">
              <w:t>Pass/Fail Criteria</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0BC42B3E" w14:textId="77777777" w:rsidR="007A2853" w:rsidRPr="002C6C11" w:rsidRDefault="007A2853" w:rsidP="007826AD">
            <w:pPr>
              <w:pStyle w:val="ParagraphText"/>
            </w:pPr>
            <w:r w:rsidRPr="002C6C11">
              <w:t>N/A</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7FBBAFCD" w14:textId="77777777" w:rsidR="007A2853" w:rsidRPr="002C6C11" w:rsidRDefault="007A2853" w:rsidP="007826AD">
            <w:pPr>
              <w:pStyle w:val="ParagraphText"/>
            </w:pPr>
            <w:r w:rsidRPr="002C6C11">
              <w:t> </w:t>
            </w:r>
          </w:p>
        </w:tc>
      </w:tr>
      <w:tr w:rsidR="008114EB" w:rsidRPr="00C80238" w14:paraId="1AE837BA"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6515A481" w14:textId="77777777" w:rsidR="007A2853" w:rsidRPr="002C6C11" w:rsidRDefault="007A2853" w:rsidP="007826AD">
            <w:pPr>
              <w:pStyle w:val="ParagraphText"/>
            </w:pPr>
            <w:r w:rsidRPr="002C6C11">
              <w:t>Test Setup</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0A54CF5E" w14:textId="77777777" w:rsidR="007A2853" w:rsidRPr="002C6C11" w:rsidRDefault="007A2853" w:rsidP="007826AD">
            <w:pPr>
              <w:pStyle w:val="ParagraphText"/>
            </w:pPr>
            <w:r w:rsidRPr="002C6C11">
              <w:t>Terminal in SNFS</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72A40F34" w14:textId="77777777" w:rsidR="007A2853" w:rsidRPr="002C6C11" w:rsidRDefault="007A2853" w:rsidP="007826AD">
            <w:pPr>
              <w:pStyle w:val="ParagraphText"/>
            </w:pPr>
            <w:r w:rsidRPr="002C6C11">
              <w:t> </w:t>
            </w:r>
          </w:p>
        </w:tc>
      </w:tr>
      <w:tr w:rsidR="008114EB" w:rsidRPr="00C80238" w14:paraId="19B1C9C6"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59AE9B88" w14:textId="77777777" w:rsidR="007A2853" w:rsidRPr="002C6C11" w:rsidRDefault="007A2853" w:rsidP="007826AD">
            <w:pPr>
              <w:pStyle w:val="ParagraphText"/>
            </w:pPr>
            <w:r w:rsidRPr="002C6C11">
              <w:t>Procedure</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1A919CC1" w14:textId="77777777" w:rsidR="007A2853" w:rsidRPr="002C6C11" w:rsidRDefault="007A2853" w:rsidP="007826AD">
            <w:pPr>
              <w:pStyle w:val="ParagraphText"/>
            </w:pPr>
            <w:r w:rsidRPr="002C6C11">
              <w:t>For a given set of configurations or beam plan, including the following settings:</w:t>
            </w:r>
          </w:p>
          <w:p w14:paraId="5F37649D" w14:textId="77777777" w:rsidR="007A2853" w:rsidRPr="002C6C11" w:rsidRDefault="007A2853" w:rsidP="00B3730E">
            <w:pPr>
              <w:pStyle w:val="ParagraphText"/>
              <w:numPr>
                <w:ilvl w:val="0"/>
                <w:numId w:val="208"/>
              </w:numPr>
            </w:pPr>
            <w:r w:rsidRPr="002C6C11">
              <w:t>Scan directions (</w:t>
            </w:r>
            <w:r w:rsidRPr="002C6C11">
              <w:rPr>
                <w:rFonts w:ascii="Cambria" w:hAnsi="Cambria" w:cs="Cambria"/>
              </w:rPr>
              <w:t>θ</w:t>
            </w:r>
            <w:r w:rsidRPr="002C6C11">
              <w:t xml:space="preserve"> = 0, 45, 60; </w:t>
            </w:r>
            <w:r w:rsidRPr="002C6C11">
              <w:rPr>
                <w:rFonts w:ascii="Cambria" w:hAnsi="Cambria" w:cs="Cambria"/>
              </w:rPr>
              <w:t>φ</w:t>
            </w:r>
            <w:r w:rsidRPr="002C6C11">
              <w:t xml:space="preserve"> = 0, 30, 90)</w:t>
            </w:r>
            <w:r w:rsidRPr="002C6C11">
              <w:rPr>
                <w:rFonts w:cs="Barlow"/>
              </w:rPr>
              <w:t> </w:t>
            </w:r>
            <w:r w:rsidRPr="002C6C11">
              <w:t>TBC</w:t>
            </w:r>
          </w:p>
          <w:p w14:paraId="6B1BC655" w14:textId="77777777" w:rsidR="007A2853" w:rsidRPr="002C6C11" w:rsidRDefault="007A2853" w:rsidP="00B3730E">
            <w:pPr>
              <w:pStyle w:val="ParagraphText"/>
              <w:numPr>
                <w:ilvl w:val="0"/>
                <w:numId w:val="208"/>
              </w:numPr>
            </w:pPr>
            <w:r w:rsidRPr="002C6C11">
              <w:t>Beam set frequencies: 27.5 to 30 GHz every 500 MHz TBC</w:t>
            </w:r>
          </w:p>
          <w:p w14:paraId="239488EA" w14:textId="77777777" w:rsidR="007A2853" w:rsidRPr="002C6C11" w:rsidRDefault="007A2853" w:rsidP="00B3730E">
            <w:pPr>
              <w:pStyle w:val="ParagraphText"/>
              <w:numPr>
                <w:ilvl w:val="0"/>
                <w:numId w:val="208"/>
              </w:numPr>
            </w:pPr>
            <w:r w:rsidRPr="002C6C11">
              <w:t>RFIC bias: nominal TBC</w:t>
            </w:r>
          </w:p>
          <w:p w14:paraId="1455515A" w14:textId="77777777" w:rsidR="007A2853" w:rsidRPr="002C6C11" w:rsidRDefault="007A2853" w:rsidP="00B3730E">
            <w:pPr>
              <w:pStyle w:val="ParagraphText"/>
              <w:numPr>
                <w:ilvl w:val="0"/>
                <w:numId w:val="208"/>
              </w:numPr>
            </w:pPr>
            <w:r w:rsidRPr="002C6C11">
              <w:t>Polarization: both TBC</w:t>
            </w:r>
          </w:p>
          <w:p w14:paraId="281EA318" w14:textId="77777777" w:rsidR="007A2853" w:rsidRPr="002C6C11" w:rsidRDefault="007A2853" w:rsidP="00B3730E">
            <w:pPr>
              <w:pStyle w:val="ParagraphText"/>
              <w:numPr>
                <w:ilvl w:val="0"/>
                <w:numId w:val="208"/>
              </w:numPr>
            </w:pPr>
            <w:r w:rsidRPr="002C6C11">
              <w:t>Nominal second stage setting</w:t>
            </w:r>
          </w:p>
          <w:p w14:paraId="3A638871" w14:textId="77777777" w:rsidR="007A2853" w:rsidRPr="002C6C11" w:rsidRDefault="007A2853" w:rsidP="00B3730E">
            <w:pPr>
              <w:pStyle w:val="ParagraphText"/>
              <w:numPr>
                <w:ilvl w:val="0"/>
                <w:numId w:val="208"/>
              </w:numPr>
            </w:pPr>
            <w:r w:rsidRPr="002C6C11">
              <w:t>Input power: TBC</w:t>
            </w:r>
          </w:p>
          <w:p w14:paraId="17761DC9" w14:textId="77777777" w:rsidR="007A2853" w:rsidRPr="002C6C11" w:rsidRDefault="007A2853" w:rsidP="007826AD">
            <w:pPr>
              <w:pStyle w:val="ParagraphText"/>
            </w:pPr>
            <w:r w:rsidRPr="002C6C11">
              <w:t>For each configuration measure the radiation Tx pattern (for a bandwidth around the beam set frequency)</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29616D7B" w14:textId="77777777" w:rsidR="007A2853" w:rsidRPr="002C6C11" w:rsidRDefault="007A2853" w:rsidP="007826AD">
            <w:pPr>
              <w:pStyle w:val="ParagraphText"/>
            </w:pPr>
          </w:p>
        </w:tc>
      </w:tr>
      <w:tr w:rsidR="008114EB" w:rsidRPr="00C80238" w14:paraId="20B9C6B9"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54966C59" w14:textId="77777777" w:rsidR="007A2853" w:rsidRPr="002C6C11" w:rsidRDefault="007A2853" w:rsidP="007826AD">
            <w:pPr>
              <w:pStyle w:val="ParagraphText"/>
            </w:pPr>
            <w:r w:rsidRPr="002C6C11">
              <w:t>Expected Deliverable</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29C76DBF" w14:textId="77777777" w:rsidR="007A2853" w:rsidRPr="002C6C11" w:rsidRDefault="007A2853" w:rsidP="007826AD">
            <w:pPr>
              <w:pStyle w:val="ParagraphText"/>
            </w:pPr>
            <w:r w:rsidRPr="002C6C11">
              <w:t>Tx aperture parameters measured including:</w:t>
            </w:r>
          </w:p>
          <w:p w14:paraId="62CA02F0" w14:textId="77777777" w:rsidR="007A2853" w:rsidRPr="002C6C11" w:rsidRDefault="007A2853" w:rsidP="00B3730E">
            <w:pPr>
              <w:pStyle w:val="ParagraphText"/>
              <w:numPr>
                <w:ilvl w:val="0"/>
                <w:numId w:val="209"/>
              </w:numPr>
            </w:pPr>
            <w:r w:rsidRPr="002C6C11">
              <w:t>Antenna gain and directivity</w:t>
            </w:r>
          </w:p>
          <w:p w14:paraId="7ADFA71F" w14:textId="77777777" w:rsidR="007A2853" w:rsidRPr="002C6C11" w:rsidRDefault="007A2853" w:rsidP="00B3730E">
            <w:pPr>
              <w:pStyle w:val="ParagraphText"/>
              <w:numPr>
                <w:ilvl w:val="0"/>
                <w:numId w:val="209"/>
              </w:numPr>
            </w:pPr>
            <w:r w:rsidRPr="002C6C11">
              <w:t>Cross-polar discrimination (XPD)</w:t>
            </w:r>
          </w:p>
          <w:p w14:paraId="711B4CB7" w14:textId="77777777" w:rsidR="007A2853" w:rsidRPr="002C6C11" w:rsidRDefault="007A2853" w:rsidP="00B3730E">
            <w:pPr>
              <w:pStyle w:val="ParagraphText"/>
              <w:numPr>
                <w:ilvl w:val="0"/>
                <w:numId w:val="209"/>
              </w:numPr>
            </w:pPr>
            <w:r w:rsidRPr="002C6C11">
              <w:t>Pointing error</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3F5AFD72" w14:textId="77777777" w:rsidR="007A2853" w:rsidRPr="002C6C11" w:rsidRDefault="007A2853" w:rsidP="007826AD">
            <w:pPr>
              <w:pStyle w:val="ParagraphText"/>
            </w:pPr>
            <w:r w:rsidRPr="002C6C11">
              <w:t>XPD = co-pol gain/cross-pol gain, in the main beam direction</w:t>
            </w:r>
          </w:p>
        </w:tc>
      </w:tr>
      <w:tr w:rsidR="007A2853" w:rsidRPr="00C80238" w14:paraId="73EDBD25" w14:textId="77777777">
        <w:trPr>
          <w:trHeight w:val="405"/>
        </w:trPr>
        <w:tc>
          <w:tcPr>
            <w:tcW w:w="1815" w:type="dxa"/>
            <w:tcBorders>
              <w:top w:val="nil"/>
              <w:left w:val="single" w:sz="6" w:space="0" w:color="5D84A4"/>
              <w:bottom w:val="single" w:sz="6" w:space="0" w:color="5D84A4"/>
              <w:right w:val="single" w:sz="6" w:space="0" w:color="5D84A4"/>
            </w:tcBorders>
            <w:shd w:val="clear" w:color="auto" w:fill="FFFFFF"/>
            <w:tcMar>
              <w:top w:w="0" w:type="dxa"/>
              <w:left w:w="105" w:type="dxa"/>
              <w:bottom w:w="0" w:type="dxa"/>
              <w:right w:w="105" w:type="dxa"/>
            </w:tcMar>
            <w:hideMark/>
          </w:tcPr>
          <w:p w14:paraId="1209658D" w14:textId="77777777" w:rsidR="007A2853" w:rsidRPr="002C6C11" w:rsidRDefault="007A2853" w:rsidP="007826AD">
            <w:pPr>
              <w:pStyle w:val="ParagraphText"/>
            </w:pPr>
            <w:r w:rsidRPr="002C6C11">
              <w:t>Expected Results</w:t>
            </w:r>
          </w:p>
        </w:tc>
        <w:tc>
          <w:tcPr>
            <w:tcW w:w="580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0D898A7F" w14:textId="77777777" w:rsidR="007A2853" w:rsidRPr="002C6C11" w:rsidRDefault="007A2853" w:rsidP="007826AD">
            <w:pPr>
              <w:pStyle w:val="ParagraphText"/>
            </w:pPr>
            <w:r w:rsidRPr="002C6C11">
              <w:t>Tx XPD &gt; 20dB</w:t>
            </w:r>
          </w:p>
          <w:p w14:paraId="7092ED6B" w14:textId="77777777" w:rsidR="007A2853" w:rsidRPr="002C6C11" w:rsidRDefault="007A2853" w:rsidP="007826AD">
            <w:pPr>
              <w:pStyle w:val="ParagraphText"/>
            </w:pPr>
            <w:r w:rsidRPr="002C6C11">
              <w:t>Tx pointing error &lt; 0.2° (3</w:t>
            </w:r>
            <w:r w:rsidRPr="002C6C11">
              <w:rPr>
                <w:rFonts w:ascii="Cambria" w:hAnsi="Cambria" w:cs="Cambria"/>
              </w:rPr>
              <w:t>σ</w:t>
            </w:r>
            <w:r w:rsidRPr="002C6C11">
              <w:t>)</w:t>
            </w:r>
          </w:p>
        </w:tc>
        <w:tc>
          <w:tcPr>
            <w:tcW w:w="1965" w:type="dxa"/>
            <w:tcBorders>
              <w:top w:val="nil"/>
              <w:left w:val="nil"/>
              <w:bottom w:val="single" w:sz="6" w:space="0" w:color="5D84A4"/>
              <w:right w:val="single" w:sz="6" w:space="0" w:color="5D84A4"/>
            </w:tcBorders>
            <w:shd w:val="clear" w:color="auto" w:fill="FFFFFF"/>
            <w:tcMar>
              <w:top w:w="0" w:type="dxa"/>
              <w:left w:w="105" w:type="dxa"/>
              <w:bottom w:w="0" w:type="dxa"/>
              <w:right w:w="105" w:type="dxa"/>
            </w:tcMar>
            <w:hideMark/>
          </w:tcPr>
          <w:p w14:paraId="4FAB266B" w14:textId="77777777" w:rsidR="007A2853" w:rsidRPr="002C6C11" w:rsidRDefault="007A2853" w:rsidP="007826AD">
            <w:pPr>
              <w:pStyle w:val="ParagraphText"/>
            </w:pPr>
            <w:r w:rsidRPr="002C6C11">
              <w:t> </w:t>
            </w:r>
          </w:p>
        </w:tc>
      </w:tr>
    </w:tbl>
    <w:p w14:paraId="66D8B1A7" w14:textId="77777777" w:rsidR="007A2853" w:rsidRPr="002C6C11" w:rsidRDefault="007A2853" w:rsidP="007826AD">
      <w:pPr>
        <w:widowControl/>
        <w:autoSpaceDE/>
        <w:autoSpaceDN/>
        <w:jc w:val="both"/>
        <w:textAlignment w:val="baseline"/>
        <w:rPr>
          <w:rFonts w:ascii="Montserrat" w:eastAsia="Times New Roman" w:hAnsi="Montserrat" w:cs="Segoe UI"/>
          <w:color w:val="auto"/>
          <w:sz w:val="18"/>
          <w:szCs w:val="18"/>
        </w:rPr>
      </w:pPr>
    </w:p>
    <w:p w14:paraId="77685A25" w14:textId="79ED15DF" w:rsidR="714CCE79" w:rsidRPr="002C6C11" w:rsidRDefault="00DB0738" w:rsidP="007826AD">
      <w:pPr>
        <w:pStyle w:val="ParagraphText"/>
        <w:spacing w:after="120"/>
        <w:rPr>
          <w:b/>
          <w:i/>
        </w:rPr>
      </w:pPr>
      <w:r w:rsidRPr="002C6C11">
        <w:rPr>
          <w:b/>
          <w:i/>
        </w:rPr>
        <w:t>4</w:t>
      </w:r>
      <w:r w:rsidR="005E71B4" w:rsidRPr="002C6C11">
        <w:rPr>
          <w:b/>
          <w:i/>
        </w:rPr>
        <w:t>.1.3.3</w:t>
      </w:r>
      <w:r w:rsidRPr="00CB317A">
        <w:tab/>
      </w:r>
      <w:r w:rsidR="23907DAA" w:rsidRPr="13858A6D">
        <w:rPr>
          <w:b/>
          <w:bCs/>
          <w:i/>
          <w:iCs/>
        </w:rPr>
        <w:t>Stage</w:t>
      </w:r>
      <w:r w:rsidR="714CCE79" w:rsidRPr="002C6C11">
        <w:rPr>
          <w:b/>
          <w:i/>
        </w:rPr>
        <w:t xml:space="preserve"> 3</w:t>
      </w:r>
      <w:r w:rsidR="32458389" w:rsidRPr="002C6C11">
        <w:rPr>
          <w:b/>
          <w:i/>
        </w:rPr>
        <w:t xml:space="preserve"> </w:t>
      </w:r>
      <w:r w:rsidR="33972767" w:rsidRPr="002C6C11">
        <w:rPr>
          <w:b/>
          <w:i/>
        </w:rPr>
        <w:t>(antenna preliminary testing)</w:t>
      </w:r>
    </w:p>
    <w:tbl>
      <w:tblPr>
        <w:tblW w:w="9585" w:type="dxa"/>
        <w:shd w:val="clear" w:color="auto" w:fill="FFFFFF"/>
        <w:tblCellMar>
          <w:top w:w="15" w:type="dxa"/>
          <w:left w:w="15" w:type="dxa"/>
          <w:bottom w:w="15" w:type="dxa"/>
          <w:right w:w="15" w:type="dxa"/>
        </w:tblCellMar>
        <w:tblLook w:val="04A0" w:firstRow="1" w:lastRow="0" w:firstColumn="1" w:lastColumn="0" w:noHBand="0" w:noVBand="1"/>
      </w:tblPr>
      <w:tblGrid>
        <w:gridCol w:w="1815"/>
        <w:gridCol w:w="5805"/>
        <w:gridCol w:w="1965"/>
      </w:tblGrid>
      <w:tr w:rsidR="008114EB" w:rsidRPr="00C80238" w14:paraId="0A5B5C2B" w14:textId="77777777" w:rsidTr="004E59DC">
        <w:trPr>
          <w:trHeight w:val="567"/>
        </w:trPr>
        <w:tc>
          <w:tcPr>
            <w:tcW w:w="1815"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495C6D29" w14:textId="77777777" w:rsidR="004063C6" w:rsidRPr="002C6C11" w:rsidRDefault="004063C6" w:rsidP="007826AD">
            <w:pPr>
              <w:pStyle w:val="ParagraphText"/>
              <w:jc w:val="center"/>
            </w:pPr>
            <w:r w:rsidRPr="002C6C11">
              <w:t>High level plan</w:t>
            </w:r>
          </w:p>
        </w:tc>
        <w:tc>
          <w:tcPr>
            <w:tcW w:w="5805"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79D49076" w14:textId="77777777" w:rsidR="004063C6" w:rsidRPr="002C6C11" w:rsidRDefault="004063C6" w:rsidP="007826AD">
            <w:pPr>
              <w:pStyle w:val="ParagraphText"/>
              <w:jc w:val="center"/>
            </w:pPr>
            <w:r w:rsidRPr="002C6C11">
              <w:t>Physical dimensions</w:t>
            </w:r>
          </w:p>
        </w:tc>
        <w:tc>
          <w:tcPr>
            <w:tcW w:w="1965"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6AB70583" w14:textId="77777777" w:rsidR="004063C6" w:rsidRPr="002C6C11" w:rsidRDefault="004063C6" w:rsidP="007826AD">
            <w:pPr>
              <w:pStyle w:val="ParagraphText"/>
              <w:jc w:val="center"/>
            </w:pPr>
            <w:r w:rsidRPr="002C6C11">
              <w:t>Notes</w:t>
            </w:r>
          </w:p>
        </w:tc>
      </w:tr>
      <w:tr w:rsidR="008114EB" w:rsidRPr="00C80238" w14:paraId="555181DD" w14:textId="77777777" w:rsidTr="000266C3">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6DEB8E79" w14:textId="77777777" w:rsidR="004063C6" w:rsidRPr="002C6C11" w:rsidRDefault="004063C6" w:rsidP="007826AD">
            <w:pPr>
              <w:pStyle w:val="ParagraphText"/>
              <w:jc w:val="left"/>
            </w:pPr>
            <w:r w:rsidRPr="002C6C11">
              <w:t>Objective</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00C5A249" w14:textId="77777777" w:rsidR="004063C6" w:rsidRPr="002C6C11" w:rsidRDefault="004063C6" w:rsidP="007826AD">
            <w:pPr>
              <w:pStyle w:val="ParagraphText"/>
              <w:jc w:val="left"/>
            </w:pPr>
            <w:r w:rsidRPr="002C6C11">
              <w:t>Measure the terminal size and mass</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38EF7468" w14:textId="77777777" w:rsidR="004063C6" w:rsidRPr="002C6C11" w:rsidRDefault="004063C6" w:rsidP="007826AD">
            <w:pPr>
              <w:pStyle w:val="ParagraphText"/>
              <w:jc w:val="left"/>
            </w:pPr>
            <w:r w:rsidRPr="002C6C11">
              <w:t> </w:t>
            </w:r>
          </w:p>
        </w:tc>
      </w:tr>
      <w:tr w:rsidR="008114EB" w:rsidRPr="00C80238" w14:paraId="66D129D5" w14:textId="77777777" w:rsidTr="000266C3">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32EFD68D" w14:textId="77777777" w:rsidR="004063C6" w:rsidRPr="002C6C11" w:rsidRDefault="004063C6" w:rsidP="007826AD">
            <w:pPr>
              <w:pStyle w:val="ParagraphText"/>
              <w:jc w:val="left"/>
            </w:pPr>
            <w:r w:rsidRPr="002C6C11">
              <w:t>Req. Tested</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36069BD7" w14:textId="77777777" w:rsidR="004063C6" w:rsidRPr="002C6C11" w:rsidRDefault="004063C6" w:rsidP="007826AD">
            <w:pPr>
              <w:pStyle w:val="ParagraphText"/>
              <w:jc w:val="left"/>
            </w:pPr>
            <w:r w:rsidRPr="002C6C11">
              <w:t>Terminal size</w:t>
            </w:r>
          </w:p>
          <w:p w14:paraId="36955EEC" w14:textId="77777777" w:rsidR="004063C6" w:rsidRPr="002C6C11" w:rsidRDefault="004063C6" w:rsidP="007826AD">
            <w:pPr>
              <w:pStyle w:val="ParagraphText"/>
              <w:jc w:val="left"/>
            </w:pPr>
            <w:r w:rsidRPr="002C6C11">
              <w:t>Terminal mass</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1B675915" w14:textId="77777777" w:rsidR="004063C6" w:rsidRPr="002C6C11" w:rsidRDefault="004063C6" w:rsidP="007826AD">
            <w:pPr>
              <w:pStyle w:val="ParagraphText"/>
              <w:jc w:val="left"/>
            </w:pPr>
            <w:r w:rsidRPr="002C6C11">
              <w:t> </w:t>
            </w:r>
          </w:p>
        </w:tc>
      </w:tr>
      <w:tr w:rsidR="008114EB" w:rsidRPr="00C80238" w14:paraId="6C541862" w14:textId="77777777" w:rsidTr="000266C3">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013EBADB" w14:textId="77777777" w:rsidR="004063C6" w:rsidRPr="002C6C11" w:rsidRDefault="004063C6" w:rsidP="007826AD">
            <w:pPr>
              <w:pStyle w:val="ParagraphText"/>
              <w:jc w:val="left"/>
            </w:pPr>
            <w:r w:rsidRPr="002C6C11">
              <w:t>Pass/Fail Criteria</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5E931B4E" w14:textId="77777777" w:rsidR="004063C6" w:rsidRPr="002C6C11" w:rsidRDefault="004063C6" w:rsidP="007826AD">
            <w:pPr>
              <w:pStyle w:val="ParagraphText"/>
              <w:jc w:val="left"/>
            </w:pPr>
            <w:r w:rsidRPr="002C6C11">
              <w:t>Terminal mass measurement is lower than 30kg.</w:t>
            </w:r>
          </w:p>
          <w:p w14:paraId="4C8B5E92" w14:textId="77777777" w:rsidR="004063C6" w:rsidRPr="002C6C11" w:rsidRDefault="004063C6" w:rsidP="007826AD">
            <w:pPr>
              <w:pStyle w:val="ParagraphText"/>
              <w:jc w:val="left"/>
            </w:pPr>
            <w:r w:rsidRPr="002C6C11">
              <w:t>Terminal size measurement is lower than:</w:t>
            </w:r>
          </w:p>
          <w:p w14:paraId="19B7E72D" w14:textId="77777777" w:rsidR="004063C6" w:rsidRPr="002C6C11" w:rsidRDefault="004063C6" w:rsidP="00B3730E">
            <w:pPr>
              <w:pStyle w:val="ParagraphText"/>
              <w:numPr>
                <w:ilvl w:val="0"/>
                <w:numId w:val="201"/>
              </w:numPr>
              <w:jc w:val="left"/>
            </w:pPr>
            <w:r w:rsidRPr="002C6C11">
              <w:t>Footprint: 8100cm</w:t>
            </w:r>
            <w:r w:rsidRPr="002C6C11">
              <w:rPr>
                <w:vertAlign w:val="superscript"/>
              </w:rPr>
              <w:t>2</w:t>
            </w:r>
          </w:p>
          <w:p w14:paraId="3F2C5E8C" w14:textId="77777777" w:rsidR="004063C6" w:rsidRPr="00CB317A" w:rsidRDefault="004063C6" w:rsidP="00B3730E">
            <w:pPr>
              <w:pStyle w:val="ParagraphText"/>
              <w:numPr>
                <w:ilvl w:val="0"/>
                <w:numId w:val="201"/>
              </w:numPr>
              <w:jc w:val="left"/>
            </w:pPr>
            <w:r w:rsidRPr="00CB317A">
              <w:t>Height: 10cm</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2433F95A" w14:textId="77777777" w:rsidR="004063C6" w:rsidRPr="002C6C11" w:rsidRDefault="004063C6" w:rsidP="007826AD">
            <w:pPr>
              <w:pStyle w:val="ParagraphText"/>
              <w:jc w:val="left"/>
            </w:pPr>
            <w:r w:rsidRPr="002C6C11">
              <w:t> </w:t>
            </w:r>
          </w:p>
          <w:p w14:paraId="78F1B906" w14:textId="77777777" w:rsidR="004063C6" w:rsidRPr="002C6C11" w:rsidRDefault="004063C6" w:rsidP="007826AD">
            <w:pPr>
              <w:pStyle w:val="ParagraphText"/>
              <w:jc w:val="left"/>
            </w:pPr>
          </w:p>
        </w:tc>
      </w:tr>
      <w:tr w:rsidR="008114EB" w:rsidRPr="00C80238" w14:paraId="122A63F0" w14:textId="77777777" w:rsidTr="000266C3">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71385585" w14:textId="77777777" w:rsidR="004063C6" w:rsidRPr="002C6C11" w:rsidRDefault="004063C6" w:rsidP="007826AD">
            <w:pPr>
              <w:pStyle w:val="ParagraphText"/>
              <w:jc w:val="left"/>
            </w:pPr>
            <w:r w:rsidRPr="002C6C11">
              <w:t>Test Setup</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1935BB24" w14:textId="77777777" w:rsidR="004063C6" w:rsidRPr="002C6C11" w:rsidRDefault="004063C6" w:rsidP="007826AD">
            <w:pPr>
              <w:pStyle w:val="ParagraphText"/>
              <w:jc w:val="left"/>
            </w:pPr>
            <w:r w:rsidRPr="002C6C11">
              <w:t>Terminal including heatsink.</w:t>
            </w:r>
          </w:p>
          <w:p w14:paraId="3D59163E" w14:textId="77777777" w:rsidR="004063C6" w:rsidRPr="002C6C11" w:rsidRDefault="004063C6" w:rsidP="007826AD">
            <w:pPr>
              <w:pStyle w:val="ParagraphText"/>
              <w:jc w:val="left"/>
            </w:pPr>
            <w:r w:rsidRPr="002C6C11">
              <w:t>Scale with gram-accuracy, ruler/caliper</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1DB70AEA" w14:textId="77777777" w:rsidR="004063C6" w:rsidRPr="002C6C11" w:rsidRDefault="004063C6" w:rsidP="007826AD">
            <w:pPr>
              <w:pStyle w:val="ParagraphText"/>
              <w:jc w:val="left"/>
            </w:pPr>
            <w:r w:rsidRPr="002C6C11">
              <w:t> </w:t>
            </w:r>
          </w:p>
        </w:tc>
      </w:tr>
      <w:tr w:rsidR="008114EB" w:rsidRPr="00C80238" w14:paraId="46D96CE0" w14:textId="77777777" w:rsidTr="000266C3">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7F48B91D" w14:textId="77777777" w:rsidR="004063C6" w:rsidRPr="002C6C11" w:rsidRDefault="004063C6" w:rsidP="007826AD">
            <w:pPr>
              <w:pStyle w:val="ParagraphText"/>
              <w:jc w:val="left"/>
            </w:pPr>
            <w:r w:rsidRPr="002C6C11">
              <w:t>Procedure</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23F27FF4" w14:textId="77777777" w:rsidR="004063C6" w:rsidRPr="002C6C11" w:rsidRDefault="004063C6" w:rsidP="00B3730E">
            <w:pPr>
              <w:pStyle w:val="ParagraphText"/>
              <w:numPr>
                <w:ilvl w:val="0"/>
                <w:numId w:val="200"/>
              </w:numPr>
              <w:jc w:val="left"/>
            </w:pPr>
            <w:r w:rsidRPr="002C6C11">
              <w:t>Weight all terminal subassemblies up to the final assembly</w:t>
            </w:r>
          </w:p>
          <w:p w14:paraId="29237534" w14:textId="77777777" w:rsidR="004063C6" w:rsidRPr="002C6C11" w:rsidRDefault="004063C6" w:rsidP="00B3730E">
            <w:pPr>
              <w:pStyle w:val="ParagraphText"/>
              <w:numPr>
                <w:ilvl w:val="0"/>
                <w:numId w:val="200"/>
              </w:numPr>
              <w:jc w:val="left"/>
            </w:pPr>
            <w:r w:rsidRPr="002C6C11">
              <w:t>Measure the assembled terminal outer-dimensions (box measurement) with mm accuracy TBC</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50542342" w14:textId="77777777" w:rsidR="004063C6" w:rsidRPr="00CB317A" w:rsidRDefault="004063C6" w:rsidP="007826AD">
            <w:pPr>
              <w:pStyle w:val="ParagraphText"/>
              <w:jc w:val="left"/>
            </w:pPr>
            <w:r w:rsidRPr="00CB317A">
              <w:t>For difficult to weight component, a large measurement interval is acceptable</w:t>
            </w:r>
          </w:p>
        </w:tc>
      </w:tr>
      <w:tr w:rsidR="008114EB" w:rsidRPr="00C80238" w14:paraId="51E39736" w14:textId="77777777" w:rsidTr="000266C3">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1E32954F" w14:textId="77777777" w:rsidR="004063C6" w:rsidRPr="002C6C11" w:rsidRDefault="004063C6" w:rsidP="007826AD">
            <w:pPr>
              <w:pStyle w:val="ParagraphText"/>
              <w:jc w:val="left"/>
            </w:pPr>
            <w:r w:rsidRPr="002C6C11">
              <w:t>Expected Deliverable</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1596B990" w14:textId="77777777" w:rsidR="004063C6" w:rsidRPr="002C6C11" w:rsidRDefault="004063C6" w:rsidP="007826AD">
            <w:pPr>
              <w:pStyle w:val="ParagraphText"/>
              <w:jc w:val="left"/>
            </w:pPr>
            <w:r w:rsidRPr="002C6C11">
              <w:t>Mass breakdown of the terminal BOM</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52599630" w14:textId="77777777" w:rsidR="004063C6" w:rsidRPr="002C6C11" w:rsidRDefault="004063C6" w:rsidP="007826AD">
            <w:pPr>
              <w:pStyle w:val="ParagraphText"/>
              <w:jc w:val="left"/>
            </w:pPr>
            <w:r w:rsidRPr="002C6C11">
              <w:t> </w:t>
            </w:r>
          </w:p>
        </w:tc>
      </w:tr>
      <w:tr w:rsidR="004063C6" w:rsidRPr="00C80238" w14:paraId="5D8BBCE8" w14:textId="77777777" w:rsidTr="000266C3">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232CE26A" w14:textId="77777777" w:rsidR="004063C6" w:rsidRPr="002C6C11" w:rsidRDefault="004063C6" w:rsidP="007826AD">
            <w:pPr>
              <w:pStyle w:val="ParagraphText"/>
              <w:jc w:val="left"/>
            </w:pPr>
            <w:r w:rsidRPr="002C6C11">
              <w:t>Expected Results</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0BF6B049" w14:textId="77777777" w:rsidR="004063C6" w:rsidRPr="002C6C11" w:rsidRDefault="004063C6" w:rsidP="007826AD">
            <w:pPr>
              <w:pStyle w:val="ParagraphText"/>
              <w:jc w:val="left"/>
            </w:pPr>
            <w:r w:rsidRPr="002C6C11">
              <w:t>Terminal mass &lt; 30kg</w:t>
            </w:r>
          </w:p>
          <w:p w14:paraId="11D5A7B4" w14:textId="77777777" w:rsidR="004063C6" w:rsidRPr="00CB317A" w:rsidRDefault="004063C6" w:rsidP="007826AD">
            <w:pPr>
              <w:pStyle w:val="ParagraphText"/>
              <w:jc w:val="left"/>
            </w:pPr>
            <w:r w:rsidRPr="00CB317A">
              <w:t>Terminal footprint&lt; 8100cm</w:t>
            </w:r>
            <w:r w:rsidRPr="00CB317A">
              <w:rPr>
                <w:vertAlign w:val="superscript"/>
              </w:rPr>
              <w:t>2</w:t>
            </w:r>
          </w:p>
          <w:p w14:paraId="4C8F6D4C" w14:textId="77777777" w:rsidR="004063C6" w:rsidRPr="00CB317A" w:rsidRDefault="004063C6" w:rsidP="007826AD">
            <w:pPr>
              <w:pStyle w:val="ParagraphText"/>
              <w:jc w:val="left"/>
            </w:pPr>
            <w:r w:rsidRPr="00CB317A">
              <w:t>Terminal height &lt; 10cm</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3560CC56" w14:textId="77777777" w:rsidR="004063C6" w:rsidRPr="002C6C11" w:rsidRDefault="004063C6" w:rsidP="007826AD">
            <w:pPr>
              <w:pStyle w:val="ParagraphText"/>
              <w:jc w:val="left"/>
            </w:pPr>
            <w:r w:rsidRPr="002C6C11">
              <w:t> </w:t>
            </w:r>
          </w:p>
        </w:tc>
      </w:tr>
    </w:tbl>
    <w:p w14:paraId="7BBA14C4" w14:textId="25E21793" w:rsidR="004063C6" w:rsidRPr="002C6C11" w:rsidRDefault="004063C6" w:rsidP="007826AD">
      <w:pPr>
        <w:pStyle w:val="ParagraphText"/>
      </w:pPr>
    </w:p>
    <w:tbl>
      <w:tblPr>
        <w:tblW w:w="9585" w:type="dxa"/>
        <w:shd w:val="clear" w:color="auto" w:fill="FFFFFF"/>
        <w:tblCellMar>
          <w:top w:w="15" w:type="dxa"/>
          <w:left w:w="15" w:type="dxa"/>
          <w:bottom w:w="15" w:type="dxa"/>
          <w:right w:w="15" w:type="dxa"/>
        </w:tblCellMar>
        <w:tblLook w:val="04A0" w:firstRow="1" w:lastRow="0" w:firstColumn="1" w:lastColumn="0" w:noHBand="0" w:noVBand="1"/>
      </w:tblPr>
      <w:tblGrid>
        <w:gridCol w:w="1815"/>
        <w:gridCol w:w="5805"/>
        <w:gridCol w:w="1965"/>
      </w:tblGrid>
      <w:tr w:rsidR="008114EB" w:rsidRPr="00C80238" w14:paraId="4526E5EF" w14:textId="77777777" w:rsidTr="004E59DC">
        <w:trPr>
          <w:trHeight w:val="567"/>
        </w:trPr>
        <w:tc>
          <w:tcPr>
            <w:tcW w:w="1815"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2CBBA91A" w14:textId="77777777" w:rsidR="004063C6" w:rsidRPr="002C6C11" w:rsidRDefault="004063C6" w:rsidP="007826AD">
            <w:pPr>
              <w:pStyle w:val="ParagraphText"/>
              <w:jc w:val="center"/>
            </w:pPr>
            <w:r w:rsidRPr="002C6C11">
              <w:t>High level plan</w:t>
            </w:r>
          </w:p>
        </w:tc>
        <w:tc>
          <w:tcPr>
            <w:tcW w:w="5805"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365314B3" w14:textId="77777777" w:rsidR="004063C6" w:rsidRPr="002C6C11" w:rsidRDefault="004063C6" w:rsidP="007826AD">
            <w:pPr>
              <w:pStyle w:val="ParagraphText"/>
              <w:jc w:val="center"/>
            </w:pPr>
            <w:r w:rsidRPr="002C6C11">
              <w:t>Power consumption</w:t>
            </w:r>
          </w:p>
        </w:tc>
        <w:tc>
          <w:tcPr>
            <w:tcW w:w="1965"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2C4DF118" w14:textId="77777777" w:rsidR="004063C6" w:rsidRPr="002C6C11" w:rsidRDefault="004063C6" w:rsidP="007826AD">
            <w:pPr>
              <w:pStyle w:val="ParagraphText"/>
              <w:jc w:val="center"/>
            </w:pPr>
            <w:r w:rsidRPr="002C6C11">
              <w:t>Notes</w:t>
            </w:r>
          </w:p>
        </w:tc>
      </w:tr>
      <w:tr w:rsidR="008114EB" w:rsidRPr="00C80238" w14:paraId="0C7DD19E" w14:textId="77777777" w:rsidTr="54214F91">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004FCEDB" w14:textId="77777777" w:rsidR="004063C6" w:rsidRPr="002C6C11" w:rsidRDefault="004063C6" w:rsidP="007826AD">
            <w:pPr>
              <w:pStyle w:val="ParagraphText"/>
            </w:pPr>
            <w:r w:rsidRPr="002C6C11">
              <w:t>Objective</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0BF508C" w14:textId="77777777" w:rsidR="004063C6" w:rsidRPr="00CB317A" w:rsidRDefault="004063C6" w:rsidP="007826AD">
            <w:pPr>
              <w:pStyle w:val="ParagraphText"/>
            </w:pPr>
            <w:r w:rsidRPr="00CB317A">
              <w:t>Demonstrate the terminal operates properly at its nominal power supply level and characterize its power consumption for different duty cycle values.</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681CC0D" w14:textId="77777777" w:rsidR="004063C6" w:rsidRPr="002C6C11" w:rsidRDefault="004063C6" w:rsidP="007826AD">
            <w:pPr>
              <w:pStyle w:val="ParagraphText"/>
            </w:pPr>
            <w:r w:rsidRPr="002C6C11">
              <w:t> </w:t>
            </w:r>
          </w:p>
        </w:tc>
      </w:tr>
      <w:tr w:rsidR="008114EB" w:rsidRPr="00C80238" w14:paraId="27C82F7A" w14:textId="77777777" w:rsidTr="54214F91">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1DF5D97" w14:textId="77777777" w:rsidR="004063C6" w:rsidRPr="002C6C11" w:rsidRDefault="004063C6" w:rsidP="007826AD">
            <w:pPr>
              <w:pStyle w:val="ParagraphText"/>
            </w:pPr>
            <w:r w:rsidRPr="002C6C11">
              <w:t>Note on Req. Tested</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011648ED" w14:textId="77777777" w:rsidR="004063C6" w:rsidRPr="002C6C11" w:rsidRDefault="004063C6" w:rsidP="007826AD">
            <w:pPr>
              <w:pStyle w:val="ParagraphText"/>
            </w:pPr>
            <w:r w:rsidRPr="002C6C11">
              <w:t>PSU nominal voltage is 24VDC.</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4EF85455" w14:textId="77777777" w:rsidR="004063C6" w:rsidRPr="002C6C11" w:rsidRDefault="004063C6" w:rsidP="007826AD">
            <w:pPr>
              <w:pStyle w:val="ParagraphText"/>
            </w:pPr>
            <w:r w:rsidRPr="002C6C11">
              <w:t> </w:t>
            </w:r>
          </w:p>
        </w:tc>
      </w:tr>
      <w:tr w:rsidR="008114EB" w:rsidRPr="00C80238" w14:paraId="35171F27" w14:textId="77777777" w:rsidTr="54214F91">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45D21E28" w14:textId="77777777" w:rsidR="004063C6" w:rsidRPr="002C6C11" w:rsidRDefault="004063C6" w:rsidP="007826AD">
            <w:pPr>
              <w:pStyle w:val="ParagraphText"/>
            </w:pPr>
            <w:r w:rsidRPr="002C6C11">
              <w:t>Pass/Fail Criteria</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28DBBF45" w14:textId="77777777" w:rsidR="004063C6" w:rsidRPr="002C6C11" w:rsidRDefault="004063C6" w:rsidP="007826AD">
            <w:pPr>
              <w:pStyle w:val="ParagraphText"/>
            </w:pPr>
            <w:r w:rsidRPr="002C6C11">
              <w:t>Terminal power consumption is lower than 700W (TBC) at 100% duty cycle and 300W at 12.5% duty cycle.</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14592A3" w14:textId="77777777" w:rsidR="004063C6" w:rsidRPr="002C6C11" w:rsidRDefault="004063C6" w:rsidP="007826AD">
            <w:pPr>
              <w:pStyle w:val="ParagraphText"/>
            </w:pPr>
            <w:r w:rsidRPr="002C6C11">
              <w:t> </w:t>
            </w:r>
          </w:p>
        </w:tc>
      </w:tr>
      <w:tr w:rsidR="008114EB" w:rsidRPr="00C80238" w14:paraId="1449D161" w14:textId="77777777" w:rsidTr="54214F91">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312EDE3" w14:textId="77777777" w:rsidR="004063C6" w:rsidRPr="002C6C11" w:rsidRDefault="004063C6" w:rsidP="007826AD">
            <w:pPr>
              <w:pStyle w:val="ParagraphText"/>
            </w:pPr>
            <w:r w:rsidRPr="002C6C11">
              <w:t>Test Setup</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83D0BB0" w14:textId="77777777" w:rsidR="004063C6" w:rsidRPr="002C6C11" w:rsidRDefault="004063C6" w:rsidP="007826AD">
            <w:pPr>
              <w:pStyle w:val="ParagraphText"/>
            </w:pPr>
            <w:r w:rsidRPr="002C6C11">
              <w:t>Terminal is in a shielded anechoic environment.</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78F619D4" w14:textId="77777777" w:rsidR="004063C6" w:rsidRPr="002C6C11" w:rsidRDefault="004063C6" w:rsidP="007826AD">
            <w:pPr>
              <w:pStyle w:val="ParagraphText"/>
            </w:pPr>
            <w:r w:rsidRPr="002C6C11">
              <w:t> </w:t>
            </w:r>
          </w:p>
        </w:tc>
      </w:tr>
      <w:tr w:rsidR="008114EB" w:rsidRPr="00C80238" w14:paraId="34448879" w14:textId="77777777" w:rsidTr="54214F91">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6EF23759" w14:textId="77777777" w:rsidR="004063C6" w:rsidRPr="002C6C11" w:rsidRDefault="004063C6" w:rsidP="007826AD">
            <w:pPr>
              <w:pStyle w:val="ParagraphText"/>
            </w:pPr>
            <w:r w:rsidRPr="002C6C11">
              <w:t>Procedure</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D424B9D" w14:textId="77777777" w:rsidR="004063C6" w:rsidRPr="002C6C11" w:rsidRDefault="004063C6" w:rsidP="007826AD">
            <w:pPr>
              <w:pStyle w:val="ParagraphText"/>
            </w:pPr>
            <w:r w:rsidRPr="002C6C11">
              <w:t>Measure DC power consumption across different operating modes:</w:t>
            </w:r>
          </w:p>
          <w:p w14:paraId="535BB0A8" w14:textId="77777777" w:rsidR="004063C6" w:rsidRPr="002C6C11" w:rsidRDefault="004063C6" w:rsidP="00B3730E">
            <w:pPr>
              <w:pStyle w:val="ParagraphText"/>
              <w:numPr>
                <w:ilvl w:val="0"/>
                <w:numId w:val="203"/>
              </w:numPr>
            </w:pPr>
            <w:r w:rsidRPr="002C6C11">
              <w:t>power consumption of the terminal (at external PSU, as well as from internal voltage/current sensors)</w:t>
            </w:r>
          </w:p>
          <w:p w14:paraId="7F950913" w14:textId="77777777" w:rsidR="004063C6" w:rsidRPr="002C6C11" w:rsidRDefault="004063C6" w:rsidP="00B3730E">
            <w:pPr>
              <w:pStyle w:val="ParagraphText"/>
              <w:numPr>
                <w:ilvl w:val="0"/>
                <w:numId w:val="203"/>
              </w:numPr>
            </w:pPr>
            <w:r w:rsidRPr="002C6C11">
              <w:t>across the different terminal operating modes (at 12.5% and 100% duty cycle and RFIC bias settings). TBD RF input power level</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38A1B43" w14:textId="77777777" w:rsidR="004063C6" w:rsidRPr="002C6C11" w:rsidRDefault="004063C6" w:rsidP="007826AD">
            <w:pPr>
              <w:pStyle w:val="ParagraphText"/>
            </w:pPr>
            <w:r w:rsidRPr="002C6C11">
              <w:t> </w:t>
            </w:r>
          </w:p>
        </w:tc>
      </w:tr>
      <w:tr w:rsidR="008114EB" w:rsidRPr="00C80238" w14:paraId="781EA5EB" w14:textId="77777777" w:rsidTr="54214F91">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44344719" w14:textId="77777777" w:rsidR="004063C6" w:rsidRPr="002C6C11" w:rsidRDefault="004063C6" w:rsidP="007826AD">
            <w:pPr>
              <w:pStyle w:val="ParagraphText"/>
            </w:pPr>
            <w:r w:rsidRPr="002C6C11">
              <w:t>Expected Deliverable</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24986C51" w14:textId="77777777" w:rsidR="004063C6" w:rsidRPr="002C6C11" w:rsidRDefault="004063C6" w:rsidP="00B3730E">
            <w:pPr>
              <w:pStyle w:val="ParagraphText"/>
              <w:numPr>
                <w:ilvl w:val="0"/>
                <w:numId w:val="202"/>
              </w:numPr>
            </w:pPr>
            <w:r w:rsidRPr="002C6C11">
              <w:t>Power consumption of each voltage regulator stages vs operating mode, to create a consumption breakdown per subsystems</w:t>
            </w:r>
          </w:p>
          <w:p w14:paraId="068017ED" w14:textId="77777777" w:rsidR="004063C6" w:rsidRPr="002C6C11" w:rsidRDefault="004063C6" w:rsidP="00B3730E">
            <w:pPr>
              <w:pStyle w:val="ParagraphText"/>
              <w:numPr>
                <w:ilvl w:val="0"/>
                <w:numId w:val="202"/>
              </w:numPr>
            </w:pPr>
            <w:r w:rsidRPr="002C6C11">
              <w:t>Compare consumption breakdown with subsystems standalone measurements</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7B2290EC" w14:textId="77777777" w:rsidR="004063C6" w:rsidRPr="002C6C11" w:rsidRDefault="004063C6" w:rsidP="007826AD">
            <w:pPr>
              <w:pStyle w:val="ParagraphText"/>
            </w:pPr>
            <w:r w:rsidRPr="002C6C11">
              <w:t> </w:t>
            </w:r>
          </w:p>
        </w:tc>
      </w:tr>
      <w:tr w:rsidR="004063C6" w:rsidRPr="00C80238" w14:paraId="032D9569" w14:textId="77777777" w:rsidTr="54214F91">
        <w:trPr>
          <w:trHeight w:val="405"/>
        </w:trPr>
        <w:tc>
          <w:tcPr>
            <w:tcW w:w="181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4AD00FB2" w14:textId="77777777" w:rsidR="004063C6" w:rsidRPr="002C6C11" w:rsidRDefault="004063C6" w:rsidP="007826AD">
            <w:pPr>
              <w:pStyle w:val="ParagraphText"/>
            </w:pPr>
            <w:r w:rsidRPr="002C6C11">
              <w:t>Expected Results</w:t>
            </w:r>
          </w:p>
        </w:tc>
        <w:tc>
          <w:tcPr>
            <w:tcW w:w="580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2AF70C16" w14:textId="77777777" w:rsidR="004063C6" w:rsidRPr="00CB317A" w:rsidRDefault="004063C6" w:rsidP="007826AD">
            <w:pPr>
              <w:pStyle w:val="ParagraphText"/>
            </w:pPr>
            <w:r w:rsidRPr="00CB317A">
              <w:t>Terminal operates at 24VDC +/- TBC.</w:t>
            </w:r>
          </w:p>
          <w:p w14:paraId="62977B76" w14:textId="77777777" w:rsidR="004063C6" w:rsidRPr="002C6C11" w:rsidRDefault="004063C6" w:rsidP="007826AD">
            <w:pPr>
              <w:pStyle w:val="ParagraphText"/>
            </w:pPr>
            <w:r w:rsidRPr="002C6C11">
              <w:t>The terminal power consumption shall be lower than 700W (TBC) at 100% duty cycle and 300W at 12.5% duty cycle.</w:t>
            </w:r>
          </w:p>
        </w:tc>
        <w:tc>
          <w:tcPr>
            <w:tcW w:w="1965"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6868450B" w14:textId="77777777" w:rsidR="004063C6" w:rsidRPr="002C6C11" w:rsidRDefault="004063C6" w:rsidP="007826AD">
            <w:pPr>
              <w:pStyle w:val="ParagraphText"/>
            </w:pPr>
            <w:r w:rsidRPr="002C6C11">
              <w:t> </w:t>
            </w:r>
          </w:p>
        </w:tc>
      </w:tr>
    </w:tbl>
    <w:p w14:paraId="056679B8" w14:textId="77777777" w:rsidR="579E8379" w:rsidRPr="002C6C11" w:rsidRDefault="579E8379" w:rsidP="007826AD">
      <w:pPr>
        <w:ind w:left="567" w:hanging="567"/>
        <w:rPr>
          <w:rFonts w:ascii="Montserrat" w:hAnsi="Montserrat"/>
          <w:color w:val="auto"/>
          <w:sz w:val="18"/>
          <w:szCs w:val="18"/>
        </w:rPr>
      </w:pPr>
    </w:p>
    <w:p w14:paraId="2038F5EA" w14:textId="16F19081" w:rsidR="714CCE79" w:rsidRPr="002C6C11" w:rsidRDefault="00DB0738" w:rsidP="007826AD">
      <w:pPr>
        <w:pStyle w:val="ParagraphText"/>
        <w:spacing w:after="120"/>
        <w:rPr>
          <w:b/>
          <w:i/>
        </w:rPr>
      </w:pPr>
      <w:r w:rsidRPr="002C6C11">
        <w:rPr>
          <w:b/>
          <w:i/>
        </w:rPr>
        <w:t>4</w:t>
      </w:r>
      <w:r w:rsidR="005E71B4" w:rsidRPr="002C6C11">
        <w:rPr>
          <w:b/>
          <w:i/>
        </w:rPr>
        <w:t>.1.3.4</w:t>
      </w:r>
      <w:r w:rsidRPr="00CB317A">
        <w:tab/>
      </w:r>
      <w:r w:rsidR="5AE00C10" w:rsidRPr="13858A6D">
        <w:rPr>
          <w:b/>
          <w:bCs/>
          <w:i/>
          <w:iCs/>
        </w:rPr>
        <w:t>Stage</w:t>
      </w:r>
      <w:r w:rsidR="714CCE79" w:rsidRPr="002C6C11">
        <w:rPr>
          <w:b/>
          <w:i/>
        </w:rPr>
        <w:t xml:space="preserve"> 4</w:t>
      </w:r>
      <w:r w:rsidR="1B60409E" w:rsidRPr="002C6C11">
        <w:rPr>
          <w:b/>
          <w:i/>
        </w:rPr>
        <w:t xml:space="preserve"> (antenna preliminary testing)</w:t>
      </w:r>
    </w:p>
    <w:tbl>
      <w:tblPr>
        <w:tblW w:w="9631" w:type="dxa"/>
        <w:shd w:val="clear" w:color="auto" w:fill="FFFFFF"/>
        <w:tblCellMar>
          <w:top w:w="15" w:type="dxa"/>
          <w:left w:w="15" w:type="dxa"/>
          <w:bottom w:w="15" w:type="dxa"/>
          <w:right w:w="15" w:type="dxa"/>
        </w:tblCellMar>
        <w:tblLook w:val="04A0" w:firstRow="1" w:lastRow="0" w:firstColumn="1" w:lastColumn="0" w:noHBand="0" w:noVBand="1"/>
      </w:tblPr>
      <w:tblGrid>
        <w:gridCol w:w="1835"/>
        <w:gridCol w:w="3969"/>
        <w:gridCol w:w="3827"/>
      </w:tblGrid>
      <w:tr w:rsidR="008114EB" w:rsidRPr="00C80238" w14:paraId="1312F3C8" w14:textId="77777777" w:rsidTr="004E59DC">
        <w:trPr>
          <w:trHeight w:val="567"/>
        </w:trPr>
        <w:tc>
          <w:tcPr>
            <w:tcW w:w="1835"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42988B5D" w14:textId="77777777" w:rsidR="001910DB" w:rsidRPr="002C6C11" w:rsidRDefault="001910DB" w:rsidP="007826AD">
            <w:pPr>
              <w:pStyle w:val="ParagraphText"/>
              <w:jc w:val="center"/>
            </w:pPr>
            <w:r w:rsidRPr="002C6C11">
              <w:t>High level plan</w:t>
            </w:r>
          </w:p>
        </w:tc>
        <w:tc>
          <w:tcPr>
            <w:tcW w:w="3969"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712752D0" w14:textId="77777777" w:rsidR="001910DB" w:rsidRPr="002C6C11" w:rsidRDefault="001910DB" w:rsidP="007826AD">
            <w:pPr>
              <w:pStyle w:val="ParagraphText"/>
              <w:jc w:val="center"/>
            </w:pPr>
            <w:r w:rsidRPr="002C6C11">
              <w:t>Operational temperature</w:t>
            </w:r>
          </w:p>
        </w:tc>
        <w:tc>
          <w:tcPr>
            <w:tcW w:w="3827"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0CA0E236" w14:textId="77777777" w:rsidR="001910DB" w:rsidRPr="002C6C11" w:rsidRDefault="001910DB" w:rsidP="007826AD">
            <w:pPr>
              <w:pStyle w:val="ParagraphText"/>
              <w:jc w:val="center"/>
            </w:pPr>
            <w:r w:rsidRPr="002C6C11">
              <w:t>Notes</w:t>
            </w:r>
          </w:p>
        </w:tc>
      </w:tr>
      <w:tr w:rsidR="008114EB" w:rsidRPr="00C80238" w14:paraId="4F12E39D" w14:textId="77777777" w:rsidTr="54214F91">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91F020B" w14:textId="77777777" w:rsidR="001910DB" w:rsidRPr="002C6C11" w:rsidRDefault="001910DB" w:rsidP="007826AD">
            <w:pPr>
              <w:pStyle w:val="ParagraphText"/>
            </w:pPr>
            <w:r w:rsidRPr="002C6C11">
              <w:t>Objective</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59E374A" w14:textId="77777777" w:rsidR="001910DB" w:rsidRPr="002C6C11" w:rsidRDefault="001910DB" w:rsidP="007826AD">
            <w:pPr>
              <w:pStyle w:val="ParagraphText"/>
            </w:pPr>
            <w:r w:rsidRPr="002C6C11">
              <w:t>Validate the terminal operational temperature range</w:t>
            </w:r>
          </w:p>
        </w:tc>
        <w:tc>
          <w:tcPr>
            <w:tcW w:w="3827"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71BBDCCF" w14:textId="77777777" w:rsidR="001910DB" w:rsidRPr="002C6C11" w:rsidRDefault="001910DB" w:rsidP="007826AD">
            <w:pPr>
              <w:pStyle w:val="ParagraphText"/>
            </w:pPr>
            <w:r w:rsidRPr="002C6C11">
              <w:t> </w:t>
            </w:r>
          </w:p>
        </w:tc>
      </w:tr>
      <w:tr w:rsidR="008114EB" w:rsidRPr="00C80238" w14:paraId="15FD5919" w14:textId="77777777" w:rsidTr="54214F91">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22B2E5F6" w14:textId="77777777" w:rsidR="001910DB" w:rsidRPr="002C6C11" w:rsidRDefault="001910DB" w:rsidP="007826AD">
            <w:pPr>
              <w:pStyle w:val="ParagraphText"/>
            </w:pPr>
            <w:r w:rsidRPr="002C6C11">
              <w:t>Note on Req. Tested</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442CE5BC" w14:textId="77777777" w:rsidR="001910DB" w:rsidRPr="002C6C11" w:rsidRDefault="001910DB" w:rsidP="007826AD">
            <w:pPr>
              <w:pStyle w:val="ParagraphText"/>
            </w:pPr>
            <w:r w:rsidRPr="002C6C11">
              <w:t>Applicable standards and parameters for the test: ISO 16750-4: 2010 items 5.1.1.2 and 5.1.2.2.</w:t>
            </w:r>
          </w:p>
        </w:tc>
        <w:tc>
          <w:tcPr>
            <w:tcW w:w="3827"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09762F32" w14:textId="77777777" w:rsidR="001910DB" w:rsidRPr="002C6C11" w:rsidRDefault="001910DB" w:rsidP="007826AD">
            <w:pPr>
              <w:pStyle w:val="ParagraphText"/>
            </w:pPr>
            <w:r w:rsidRPr="002C6C11">
              <w:t> </w:t>
            </w:r>
          </w:p>
        </w:tc>
      </w:tr>
      <w:tr w:rsidR="008114EB" w:rsidRPr="00C80238" w14:paraId="52BD0053" w14:textId="77777777" w:rsidTr="54214F91">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334FD5F2" w14:textId="77777777" w:rsidR="001910DB" w:rsidRPr="002C6C11" w:rsidRDefault="001910DB" w:rsidP="007826AD">
            <w:pPr>
              <w:pStyle w:val="ParagraphText"/>
            </w:pPr>
            <w:r w:rsidRPr="002C6C11">
              <w:t>Pass/Fail Criteria</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8CF71CB" w14:textId="77777777" w:rsidR="001910DB" w:rsidRPr="002C6C11" w:rsidRDefault="001910DB" w:rsidP="007826AD">
            <w:pPr>
              <w:pStyle w:val="ParagraphText"/>
            </w:pPr>
            <w:r w:rsidRPr="002C6C11">
              <w:t>The terminal meets all the performance requirements over the operating temperature ranging from -25°C to +55°C ambient temperature.</w:t>
            </w:r>
          </w:p>
        </w:tc>
        <w:tc>
          <w:tcPr>
            <w:tcW w:w="3827"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694D3A28" w14:textId="77777777" w:rsidR="001910DB" w:rsidRPr="002C6C11" w:rsidRDefault="001910DB" w:rsidP="007826AD">
            <w:pPr>
              <w:pStyle w:val="ParagraphText"/>
            </w:pPr>
            <w:r w:rsidRPr="002C6C11">
              <w:t>Failure mode is electrical malfunction caused by extreme </w:t>
            </w:r>
            <w:r w:rsidRPr="002C6C11">
              <w:br/>
              <w:t>temperature, e.g. the freezing of capacitors with liquid electrolyte. </w:t>
            </w:r>
          </w:p>
        </w:tc>
      </w:tr>
      <w:tr w:rsidR="008114EB" w:rsidRPr="00C80238" w14:paraId="14CE08C8" w14:textId="77777777" w:rsidTr="54214F91">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37C24A4B" w14:textId="77777777" w:rsidR="001910DB" w:rsidRPr="002C6C11" w:rsidRDefault="001910DB" w:rsidP="007826AD">
            <w:pPr>
              <w:pStyle w:val="ParagraphText"/>
            </w:pPr>
            <w:r w:rsidRPr="002C6C11">
              <w:t>Test Setup</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33A8E66E" w14:textId="77777777" w:rsidR="001910DB" w:rsidRPr="002C6C11" w:rsidRDefault="001910DB" w:rsidP="00B3730E">
            <w:pPr>
              <w:pStyle w:val="ParagraphText"/>
              <w:numPr>
                <w:ilvl w:val="0"/>
                <w:numId w:val="190"/>
              </w:numPr>
            </w:pPr>
            <w:r w:rsidRPr="002C6C11">
              <w:t>Terminal in SNFS for pre/post stimuli measurements.</w:t>
            </w:r>
          </w:p>
          <w:p w14:paraId="719CD2DD" w14:textId="77777777" w:rsidR="001910DB" w:rsidRPr="002C6C11" w:rsidRDefault="001910DB" w:rsidP="00B3730E">
            <w:pPr>
              <w:pStyle w:val="ParagraphText"/>
              <w:numPr>
                <w:ilvl w:val="0"/>
                <w:numId w:val="190"/>
              </w:numPr>
            </w:pPr>
            <w:r w:rsidRPr="002C6C11">
              <w:t>Thermal chamber for simulating extreme operating temperature.</w:t>
            </w:r>
          </w:p>
          <w:p w14:paraId="28525E60" w14:textId="77777777" w:rsidR="001910DB" w:rsidRPr="00CB317A" w:rsidRDefault="001910DB" w:rsidP="00B3730E">
            <w:pPr>
              <w:pStyle w:val="ParagraphText"/>
              <w:numPr>
                <w:ilvl w:val="0"/>
                <w:numId w:val="190"/>
              </w:numPr>
            </w:pPr>
            <w:r w:rsidRPr="00CB317A">
              <w:t>Terminal placed outside for performing OTA test.</w:t>
            </w:r>
          </w:p>
        </w:tc>
        <w:tc>
          <w:tcPr>
            <w:tcW w:w="3827"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7AFB468A" w14:textId="77777777" w:rsidR="001910DB" w:rsidRPr="002C6C11" w:rsidRDefault="001910DB" w:rsidP="007826AD">
            <w:pPr>
              <w:pStyle w:val="ParagraphText"/>
            </w:pPr>
            <w:r w:rsidRPr="002C6C11">
              <w:t> </w:t>
            </w:r>
          </w:p>
        </w:tc>
      </w:tr>
      <w:tr w:rsidR="008114EB" w:rsidRPr="00C80238" w14:paraId="2E7E110C" w14:textId="77777777" w:rsidTr="54214F91">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3F33A2D1" w14:textId="77777777" w:rsidR="001910DB" w:rsidRPr="002C6C11" w:rsidRDefault="001910DB" w:rsidP="007826AD">
            <w:pPr>
              <w:pStyle w:val="ParagraphText"/>
            </w:pPr>
            <w:r w:rsidRPr="002C6C11">
              <w:t>Procedure</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3AFA14AD" w14:textId="77777777" w:rsidR="001910DB" w:rsidRPr="002C6C11" w:rsidRDefault="001910DB" w:rsidP="00B3730E">
            <w:pPr>
              <w:pStyle w:val="ParagraphText"/>
              <w:numPr>
                <w:ilvl w:val="0"/>
                <w:numId w:val="191"/>
              </w:numPr>
            </w:pPr>
            <w:r w:rsidRPr="002C6C11">
              <w:t>Do pre-test metric measurements (list TBC):</w:t>
            </w:r>
          </w:p>
          <w:p w14:paraId="26F80824" w14:textId="77777777" w:rsidR="001910DB" w:rsidRPr="002C6C11" w:rsidRDefault="001910DB" w:rsidP="00B3730E">
            <w:pPr>
              <w:pStyle w:val="ParagraphText"/>
              <w:numPr>
                <w:ilvl w:val="1"/>
                <w:numId w:val="191"/>
              </w:numPr>
              <w:tabs>
                <w:tab w:val="clear" w:pos="1080"/>
              </w:tabs>
              <w:ind w:left="749"/>
            </w:pPr>
            <w:r w:rsidRPr="002C6C11">
              <w:t>RF input match</w:t>
            </w:r>
          </w:p>
          <w:p w14:paraId="145D1802" w14:textId="77777777" w:rsidR="001910DB" w:rsidRPr="002C6C11" w:rsidRDefault="001910DB" w:rsidP="00B3730E">
            <w:pPr>
              <w:pStyle w:val="ParagraphText"/>
              <w:numPr>
                <w:ilvl w:val="1"/>
                <w:numId w:val="191"/>
              </w:numPr>
              <w:tabs>
                <w:tab w:val="clear" w:pos="1080"/>
              </w:tabs>
              <w:ind w:left="749"/>
            </w:pPr>
            <w:r w:rsidRPr="002C6C11">
              <w:t>In SNFS: Near-Field transmission measurement (exercising TTDU functions and beams at different frequencies, verify HPA output power telemetry TBC)</w:t>
            </w:r>
          </w:p>
          <w:p w14:paraId="526ED0C7" w14:textId="77777777" w:rsidR="001910DB" w:rsidRPr="002C6C11" w:rsidRDefault="001910DB" w:rsidP="00B3730E">
            <w:pPr>
              <w:pStyle w:val="ParagraphText"/>
              <w:numPr>
                <w:ilvl w:val="1"/>
                <w:numId w:val="191"/>
              </w:numPr>
              <w:tabs>
                <w:tab w:val="clear" w:pos="1080"/>
              </w:tabs>
              <w:ind w:left="749"/>
            </w:pPr>
            <w:r w:rsidRPr="002C6C11">
              <w:t>Run terminal POST/IBIT</w:t>
            </w:r>
          </w:p>
          <w:p w14:paraId="004C4A26" w14:textId="77777777" w:rsidR="001910DB" w:rsidRPr="002C6C11" w:rsidRDefault="001910DB" w:rsidP="00B3730E">
            <w:pPr>
              <w:pStyle w:val="ParagraphText"/>
              <w:numPr>
                <w:ilvl w:val="0"/>
                <w:numId w:val="191"/>
              </w:numPr>
            </w:pPr>
            <w:r w:rsidRPr="002C6C11">
              <w:t>Do first OTA test</w:t>
            </w:r>
          </w:p>
          <w:p w14:paraId="09C53DD8" w14:textId="77777777" w:rsidR="001910DB" w:rsidRPr="00CB317A" w:rsidRDefault="001910DB" w:rsidP="00B3730E">
            <w:pPr>
              <w:pStyle w:val="ParagraphText"/>
              <w:numPr>
                <w:ilvl w:val="0"/>
                <w:numId w:val="191"/>
              </w:numPr>
            </w:pPr>
            <w:r w:rsidRPr="00CB317A">
              <w:t>In thermal chamber: Do temperature test as described in the notes and monitor current, voltage and temperature (PoL, heatsink, CPU, etc)</w:t>
            </w:r>
          </w:p>
          <w:p w14:paraId="6EE2371F" w14:textId="77777777" w:rsidR="001910DB" w:rsidRPr="00CB317A" w:rsidRDefault="001910DB" w:rsidP="00B3730E">
            <w:pPr>
              <w:pStyle w:val="ParagraphText"/>
              <w:numPr>
                <w:ilvl w:val="0"/>
                <w:numId w:val="191"/>
              </w:numPr>
            </w:pPr>
            <w:r w:rsidRPr="00CB317A">
              <w:t>Do second OTA test. Assert no difference with first OTA test.</w:t>
            </w:r>
          </w:p>
          <w:p w14:paraId="77699C8E" w14:textId="77777777" w:rsidR="001910DB" w:rsidRPr="002C6C11" w:rsidRDefault="001910DB" w:rsidP="00B3730E">
            <w:pPr>
              <w:pStyle w:val="ParagraphText"/>
              <w:numPr>
                <w:ilvl w:val="0"/>
                <w:numId w:val="191"/>
              </w:numPr>
            </w:pPr>
            <w:r w:rsidRPr="002C6C11">
              <w:t>Do post-test metric measurements. Assert no difference with pre-test.</w:t>
            </w:r>
          </w:p>
          <w:p w14:paraId="29A7F1B1" w14:textId="77777777" w:rsidR="001910DB" w:rsidRPr="002C6C11" w:rsidRDefault="001910DB" w:rsidP="00B3730E">
            <w:pPr>
              <w:pStyle w:val="ParagraphText"/>
              <w:numPr>
                <w:ilvl w:val="0"/>
                <w:numId w:val="191"/>
              </w:numPr>
            </w:pPr>
            <w:r w:rsidRPr="002C6C11">
              <w:t>Open terminal and do visual inspection.</w:t>
            </w:r>
          </w:p>
        </w:tc>
        <w:tc>
          <w:tcPr>
            <w:tcW w:w="3827"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2AEFE1C1" w14:textId="77777777" w:rsidR="001910DB" w:rsidRPr="002C6C11" w:rsidRDefault="001910DB" w:rsidP="007826AD">
            <w:pPr>
              <w:pStyle w:val="ParagraphText"/>
            </w:pPr>
            <w:r w:rsidRPr="002C6C11">
              <w:t>Test mode:</w:t>
            </w:r>
          </w:p>
          <w:p w14:paraId="4FB46368" w14:textId="77777777" w:rsidR="001910DB" w:rsidRPr="00CB317A" w:rsidRDefault="001910DB" w:rsidP="007826AD">
            <w:pPr>
              <w:pStyle w:val="ParagraphText"/>
            </w:pPr>
            <w:r w:rsidRPr="00CB317A">
              <w:t>Terminal is exposed to Tmin/Tmax temperature environment for a duration of 24h/96h and it shall keep running (powered on, PoL on, etc) but obviously not connected. It shall not be turned off during this operational temperature test. Current, voltage and temperature (PoL, CPU, heatsink, etc) are monitored over the whole test duration. Then, the terminal is put in normal operation environment (OTA) and should be able to connect to satellite. All the performance requirements shall be met.</w:t>
            </w:r>
          </w:p>
          <w:p w14:paraId="565672C2" w14:textId="77777777" w:rsidR="001910DB" w:rsidRPr="002C6C11" w:rsidRDefault="001910DB" w:rsidP="007826AD">
            <w:pPr>
              <w:pStyle w:val="ParagraphText"/>
            </w:pPr>
            <w:r w:rsidRPr="002C6C11">
              <w:t> </w:t>
            </w:r>
          </w:p>
          <w:p w14:paraId="4D7D5E7B" w14:textId="77777777" w:rsidR="001910DB" w:rsidRPr="00CB317A" w:rsidRDefault="001910DB" w:rsidP="007826AD">
            <w:pPr>
              <w:pStyle w:val="ParagraphText"/>
            </w:pPr>
            <w:r w:rsidRPr="00CB317A">
              <w:t>Perform the test in accordance with IEC 60068-2-1, Test A, at the minimum operating temperature, Tmin=-25°C, for a duration of 24 h. The operating mode of the DUT is 3.2, as defined in ISO 16750-1.</w:t>
            </w:r>
          </w:p>
          <w:p w14:paraId="5D9E8500" w14:textId="77777777" w:rsidR="001910DB" w:rsidRPr="00CB317A" w:rsidRDefault="001910DB" w:rsidP="007826AD">
            <w:pPr>
              <w:pStyle w:val="ParagraphText"/>
            </w:pPr>
            <w:r w:rsidRPr="00CB317A">
              <w:t>Perform the test in accordance with IEC 60068-2-2, Test B, at the maximum operating temperature, Tmax=+55°C, for a duration of 96 h. Use operating mode 3.2, as defined in ISO 16750-1.</w:t>
            </w:r>
          </w:p>
          <w:p w14:paraId="2561358E" w14:textId="77777777" w:rsidR="001910DB" w:rsidRPr="002C6C11" w:rsidRDefault="001910DB" w:rsidP="007826AD">
            <w:pPr>
              <w:pStyle w:val="ParagraphText"/>
            </w:pPr>
            <w:r w:rsidRPr="002C6C11">
              <w:t> </w:t>
            </w:r>
          </w:p>
          <w:p w14:paraId="1D505949" w14:textId="77777777" w:rsidR="001910DB" w:rsidRPr="002C6C11" w:rsidRDefault="001910DB" w:rsidP="007826AD">
            <w:pPr>
              <w:pStyle w:val="ParagraphText"/>
            </w:pPr>
            <w:r w:rsidRPr="002C6C11">
              <w:t>Operating mode 3.2 = systems/components with electric operation and control in typical operating mode.</w:t>
            </w:r>
          </w:p>
        </w:tc>
      </w:tr>
      <w:tr w:rsidR="008114EB" w:rsidRPr="00C80238" w14:paraId="1B693D55" w14:textId="77777777" w:rsidTr="54214F91">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3560D6CC" w14:textId="77777777" w:rsidR="001910DB" w:rsidRPr="002C6C11" w:rsidRDefault="001910DB" w:rsidP="007826AD">
            <w:pPr>
              <w:pStyle w:val="ParagraphText"/>
            </w:pPr>
            <w:r w:rsidRPr="002C6C11">
              <w:t>Expected Deliverable</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F1D16FD" w14:textId="77777777" w:rsidR="001910DB" w:rsidRPr="002C6C11" w:rsidRDefault="001910DB" w:rsidP="007826AD">
            <w:pPr>
              <w:pStyle w:val="ParagraphText"/>
            </w:pPr>
            <w:r w:rsidRPr="002C6C11">
              <w:t>Terminal operational temperature range</w:t>
            </w:r>
          </w:p>
        </w:tc>
        <w:tc>
          <w:tcPr>
            <w:tcW w:w="3827"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7A07E1AA" w14:textId="77777777" w:rsidR="001910DB" w:rsidRPr="002C6C11" w:rsidRDefault="001910DB" w:rsidP="007826AD">
            <w:pPr>
              <w:pStyle w:val="ParagraphText"/>
            </w:pPr>
            <w:r w:rsidRPr="002C6C11">
              <w:t> </w:t>
            </w:r>
          </w:p>
        </w:tc>
      </w:tr>
      <w:tr w:rsidR="001910DB" w:rsidRPr="00C80238" w14:paraId="737EA9F8" w14:textId="77777777" w:rsidTr="54214F91">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2F62A20C" w14:textId="77777777" w:rsidR="001910DB" w:rsidRPr="002C6C11" w:rsidRDefault="001910DB" w:rsidP="007826AD">
            <w:pPr>
              <w:pStyle w:val="ParagraphText"/>
            </w:pPr>
            <w:r w:rsidRPr="002C6C11">
              <w:t>Expected Results</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75EF7ABA" w14:textId="77777777" w:rsidR="001910DB" w:rsidRPr="002C6C11" w:rsidRDefault="001910DB" w:rsidP="007826AD">
            <w:pPr>
              <w:pStyle w:val="ParagraphText"/>
            </w:pPr>
            <w:r w:rsidRPr="002C6C11">
              <w:t>No change in measurements before/after</w:t>
            </w:r>
          </w:p>
        </w:tc>
        <w:tc>
          <w:tcPr>
            <w:tcW w:w="3827"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7F441FA3" w14:textId="77777777" w:rsidR="001910DB" w:rsidRPr="002C6C11" w:rsidRDefault="001910DB" w:rsidP="007826AD">
            <w:pPr>
              <w:pStyle w:val="ParagraphText"/>
            </w:pPr>
            <w:r w:rsidRPr="002C6C11">
              <w:t> </w:t>
            </w:r>
          </w:p>
        </w:tc>
      </w:tr>
    </w:tbl>
    <w:p w14:paraId="37BC5D3C" w14:textId="77777777" w:rsidR="001910DB" w:rsidRPr="002C6C11" w:rsidRDefault="001910DB" w:rsidP="007826AD">
      <w:pPr>
        <w:pStyle w:val="ParagraphText"/>
      </w:pPr>
    </w:p>
    <w:tbl>
      <w:tblPr>
        <w:tblW w:w="9700" w:type="dxa"/>
        <w:shd w:val="clear" w:color="auto" w:fill="FFFFFF"/>
        <w:tblCellMar>
          <w:top w:w="15" w:type="dxa"/>
          <w:left w:w="15" w:type="dxa"/>
          <w:bottom w:w="15" w:type="dxa"/>
          <w:right w:w="15" w:type="dxa"/>
        </w:tblCellMar>
        <w:tblLook w:val="04A0" w:firstRow="1" w:lastRow="0" w:firstColumn="1" w:lastColumn="0" w:noHBand="0" w:noVBand="1"/>
      </w:tblPr>
      <w:tblGrid>
        <w:gridCol w:w="1835"/>
        <w:gridCol w:w="3969"/>
        <w:gridCol w:w="3896"/>
      </w:tblGrid>
      <w:tr w:rsidR="008114EB" w:rsidRPr="00C80238" w14:paraId="442EBFB0" w14:textId="77777777" w:rsidTr="004E59DC">
        <w:trPr>
          <w:trHeight w:val="567"/>
        </w:trPr>
        <w:tc>
          <w:tcPr>
            <w:tcW w:w="1835"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50519E03" w14:textId="77777777" w:rsidR="001910DB" w:rsidRPr="002C6C11" w:rsidRDefault="001910DB" w:rsidP="007826AD">
            <w:pPr>
              <w:pStyle w:val="ParagraphText"/>
              <w:jc w:val="center"/>
            </w:pPr>
            <w:r w:rsidRPr="002C6C11">
              <w:t>High level plan</w:t>
            </w:r>
          </w:p>
        </w:tc>
        <w:tc>
          <w:tcPr>
            <w:tcW w:w="3969"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6627C369" w14:textId="77777777" w:rsidR="001910DB" w:rsidRPr="002C6C11" w:rsidRDefault="001910DB" w:rsidP="007826AD">
            <w:pPr>
              <w:pStyle w:val="ParagraphText"/>
              <w:jc w:val="center"/>
            </w:pPr>
            <w:r w:rsidRPr="002C6C11">
              <w:t>Survival temperature</w:t>
            </w:r>
          </w:p>
        </w:tc>
        <w:tc>
          <w:tcPr>
            <w:tcW w:w="3896"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1E8089AF" w14:textId="77777777" w:rsidR="001910DB" w:rsidRPr="002C6C11" w:rsidRDefault="001910DB" w:rsidP="007826AD">
            <w:pPr>
              <w:pStyle w:val="ParagraphText"/>
              <w:jc w:val="center"/>
            </w:pPr>
            <w:r w:rsidRPr="002C6C11">
              <w:t>Notes</w:t>
            </w:r>
          </w:p>
        </w:tc>
      </w:tr>
      <w:tr w:rsidR="008114EB" w:rsidRPr="00C80238" w14:paraId="4A900378" w14:textId="77777777" w:rsidTr="244E8B08">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07C96DB" w14:textId="77777777" w:rsidR="001910DB" w:rsidRPr="002C6C11" w:rsidRDefault="001910DB" w:rsidP="007826AD">
            <w:pPr>
              <w:pStyle w:val="ParagraphText"/>
            </w:pPr>
            <w:r w:rsidRPr="002C6C11">
              <w:t>Objective</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6B43A2E" w14:textId="77777777" w:rsidR="001910DB" w:rsidRPr="002C6C11" w:rsidRDefault="001910DB" w:rsidP="007826AD">
            <w:pPr>
              <w:pStyle w:val="ParagraphText"/>
            </w:pPr>
            <w:r w:rsidRPr="002C6C11">
              <w:t>Validate the terminal survival temperature range</w:t>
            </w:r>
          </w:p>
        </w:tc>
        <w:tc>
          <w:tcPr>
            <w:tcW w:w="3896"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B28E2C2" w14:textId="77777777" w:rsidR="001910DB" w:rsidRPr="002C6C11" w:rsidRDefault="001910DB" w:rsidP="007826AD">
            <w:pPr>
              <w:pStyle w:val="ParagraphText"/>
            </w:pPr>
            <w:r w:rsidRPr="002C6C11">
              <w:t> </w:t>
            </w:r>
          </w:p>
        </w:tc>
      </w:tr>
      <w:tr w:rsidR="008114EB" w:rsidRPr="00C80238" w14:paraId="013415CF" w14:textId="77777777" w:rsidTr="244E8B08">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1E1E804" w14:textId="77777777" w:rsidR="001910DB" w:rsidRPr="002C6C11" w:rsidRDefault="001910DB" w:rsidP="007826AD">
            <w:pPr>
              <w:pStyle w:val="ParagraphText"/>
            </w:pPr>
            <w:r w:rsidRPr="002C6C11">
              <w:t>Note on Req. Tested</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228E97A1" w14:textId="77777777" w:rsidR="001910DB" w:rsidRPr="002C6C11" w:rsidRDefault="001910DB" w:rsidP="007826AD">
            <w:pPr>
              <w:pStyle w:val="ParagraphText"/>
            </w:pPr>
            <w:r w:rsidRPr="002C6C11">
              <w:t>Applicable standards and parameters for the test: ISO 16750-4: 2010 items 5.1.1.1 and 5.1.2.1.</w:t>
            </w:r>
          </w:p>
        </w:tc>
        <w:tc>
          <w:tcPr>
            <w:tcW w:w="3896"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35BBB7A" w14:textId="77777777" w:rsidR="001910DB" w:rsidRPr="002C6C11" w:rsidRDefault="001910DB" w:rsidP="007826AD">
            <w:pPr>
              <w:pStyle w:val="ParagraphText"/>
            </w:pPr>
            <w:r w:rsidRPr="002C6C11">
              <w:t> </w:t>
            </w:r>
          </w:p>
        </w:tc>
      </w:tr>
      <w:tr w:rsidR="008114EB" w:rsidRPr="00C80238" w14:paraId="3D09C543" w14:textId="77777777" w:rsidTr="244E8B08">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46355B8C" w14:textId="77777777" w:rsidR="001910DB" w:rsidRPr="002C6C11" w:rsidRDefault="001910DB" w:rsidP="007826AD">
            <w:pPr>
              <w:pStyle w:val="ParagraphText"/>
            </w:pPr>
            <w:r w:rsidRPr="002C6C11">
              <w:t>Pass/Fail Criteria</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0805F04B" w14:textId="77777777" w:rsidR="001910DB" w:rsidRPr="00CB317A" w:rsidRDefault="001910DB" w:rsidP="007826AD">
            <w:pPr>
              <w:pStyle w:val="ParagraphText"/>
            </w:pPr>
            <w:r w:rsidRPr="00CB317A">
              <w:t>The terminal meets all the performance requirements after being exposed to survival temperature ranging from -40°C to +85°C ambient temperature.</w:t>
            </w:r>
          </w:p>
        </w:tc>
        <w:tc>
          <w:tcPr>
            <w:tcW w:w="3896"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66E0116F" w14:textId="77777777" w:rsidR="001910DB" w:rsidRPr="002C6C11" w:rsidRDefault="001910DB" w:rsidP="007826AD">
            <w:pPr>
              <w:pStyle w:val="ParagraphText"/>
            </w:pPr>
            <w:r w:rsidRPr="002C6C11">
              <w:t>Failure mode is electrical malfunction caused by extreme</w:t>
            </w:r>
            <w:r w:rsidRPr="002C6C11">
              <w:br/>
              <w:t>temperature, e.g. the freezing of capacitors with liquid electrolyte. </w:t>
            </w:r>
          </w:p>
        </w:tc>
      </w:tr>
      <w:tr w:rsidR="008114EB" w:rsidRPr="00C80238" w14:paraId="0FB4912A" w14:textId="77777777" w:rsidTr="244E8B08">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3AE1716F" w14:textId="77777777" w:rsidR="001910DB" w:rsidRPr="002C6C11" w:rsidRDefault="001910DB" w:rsidP="007826AD">
            <w:pPr>
              <w:pStyle w:val="ParagraphText"/>
            </w:pPr>
            <w:r w:rsidRPr="002C6C11">
              <w:t>Test Setup</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75C97DD9" w14:textId="77777777" w:rsidR="001910DB" w:rsidRPr="002C6C11" w:rsidRDefault="001910DB" w:rsidP="00B3730E">
            <w:pPr>
              <w:pStyle w:val="ParagraphText"/>
              <w:numPr>
                <w:ilvl w:val="0"/>
                <w:numId w:val="192"/>
              </w:numPr>
            </w:pPr>
            <w:r w:rsidRPr="002C6C11">
              <w:t>Terminal in SNFS for pre/post stimuli measurements.</w:t>
            </w:r>
          </w:p>
          <w:p w14:paraId="4DEDD575" w14:textId="77777777" w:rsidR="001910DB" w:rsidRPr="00CB317A" w:rsidRDefault="001910DB" w:rsidP="00B3730E">
            <w:pPr>
              <w:pStyle w:val="ParagraphText"/>
              <w:numPr>
                <w:ilvl w:val="0"/>
                <w:numId w:val="192"/>
              </w:numPr>
            </w:pPr>
            <w:r w:rsidRPr="00CB317A">
              <w:t>Thermal chamber for simulating extreme survival temperature.</w:t>
            </w:r>
          </w:p>
          <w:p w14:paraId="3822CB70" w14:textId="77777777" w:rsidR="001910DB" w:rsidRPr="00CB317A" w:rsidRDefault="001910DB" w:rsidP="00B3730E">
            <w:pPr>
              <w:pStyle w:val="ParagraphText"/>
              <w:numPr>
                <w:ilvl w:val="0"/>
                <w:numId w:val="192"/>
              </w:numPr>
            </w:pPr>
            <w:r w:rsidRPr="00CB317A">
              <w:t>Terminal placed outside for performing OTA test.</w:t>
            </w:r>
          </w:p>
        </w:tc>
        <w:tc>
          <w:tcPr>
            <w:tcW w:w="3896"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29E34AAD" w14:textId="77777777" w:rsidR="001910DB" w:rsidRPr="002C6C11" w:rsidRDefault="001910DB" w:rsidP="007826AD">
            <w:pPr>
              <w:pStyle w:val="ParagraphText"/>
            </w:pPr>
            <w:r w:rsidRPr="002C6C11">
              <w:t> </w:t>
            </w:r>
          </w:p>
        </w:tc>
      </w:tr>
      <w:tr w:rsidR="008114EB" w:rsidRPr="00C80238" w14:paraId="1C4B3011" w14:textId="77777777" w:rsidTr="244E8B08">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D31A238" w14:textId="77777777" w:rsidR="001910DB" w:rsidRPr="002C6C11" w:rsidRDefault="001910DB" w:rsidP="007826AD">
            <w:pPr>
              <w:pStyle w:val="ParagraphText"/>
            </w:pPr>
            <w:r w:rsidRPr="002C6C11">
              <w:t>Procedure</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4290D65" w14:textId="77777777" w:rsidR="001910DB" w:rsidRPr="002C6C11" w:rsidRDefault="001910DB" w:rsidP="00B3730E">
            <w:pPr>
              <w:pStyle w:val="ParagraphText"/>
              <w:numPr>
                <w:ilvl w:val="0"/>
                <w:numId w:val="193"/>
              </w:numPr>
            </w:pPr>
            <w:r w:rsidRPr="002C6C11">
              <w:t>Do pre-test metric measurements (list TBC):</w:t>
            </w:r>
          </w:p>
          <w:p w14:paraId="05F3A75F" w14:textId="77777777" w:rsidR="001910DB" w:rsidRPr="002C6C11" w:rsidRDefault="001910DB" w:rsidP="00B3730E">
            <w:pPr>
              <w:pStyle w:val="ParagraphText"/>
              <w:numPr>
                <w:ilvl w:val="1"/>
                <w:numId w:val="193"/>
              </w:numPr>
            </w:pPr>
            <w:r w:rsidRPr="002C6C11">
              <w:t>RF input match</w:t>
            </w:r>
          </w:p>
          <w:p w14:paraId="6F68AC85" w14:textId="77777777" w:rsidR="001910DB" w:rsidRPr="002C6C11" w:rsidRDefault="001910DB" w:rsidP="00B3730E">
            <w:pPr>
              <w:pStyle w:val="ParagraphText"/>
              <w:numPr>
                <w:ilvl w:val="1"/>
                <w:numId w:val="193"/>
              </w:numPr>
            </w:pPr>
            <w:r w:rsidRPr="002C6C11">
              <w:t>In SNFS: Near-Field transmission measurement (exercising TTDU functions and beams at different frequencies, verify HPA output power telemetry TBC)</w:t>
            </w:r>
          </w:p>
          <w:p w14:paraId="1DAF4F52" w14:textId="77777777" w:rsidR="001910DB" w:rsidRPr="002C6C11" w:rsidRDefault="001910DB" w:rsidP="00B3730E">
            <w:pPr>
              <w:pStyle w:val="ParagraphText"/>
              <w:numPr>
                <w:ilvl w:val="1"/>
                <w:numId w:val="193"/>
              </w:numPr>
            </w:pPr>
            <w:r w:rsidRPr="002C6C11">
              <w:t>Run terminal POST/IBIT</w:t>
            </w:r>
          </w:p>
          <w:p w14:paraId="6982D0EE" w14:textId="77777777" w:rsidR="001910DB" w:rsidRPr="002C6C11" w:rsidRDefault="001910DB" w:rsidP="00B3730E">
            <w:pPr>
              <w:pStyle w:val="ParagraphText"/>
              <w:numPr>
                <w:ilvl w:val="0"/>
                <w:numId w:val="193"/>
              </w:numPr>
            </w:pPr>
            <w:r w:rsidRPr="002C6C11">
              <w:t>Do first OTA test</w:t>
            </w:r>
          </w:p>
          <w:p w14:paraId="5A9639FD" w14:textId="77777777" w:rsidR="001910DB" w:rsidRPr="00CB317A" w:rsidRDefault="001910DB" w:rsidP="00B3730E">
            <w:pPr>
              <w:pStyle w:val="ParagraphText"/>
              <w:numPr>
                <w:ilvl w:val="0"/>
                <w:numId w:val="193"/>
              </w:numPr>
            </w:pPr>
            <w:r w:rsidRPr="00CB317A">
              <w:t>In thermal chamber: Do temperature test as described in the notes and monitor current, voltage and temperature (PoL, heatsink, CPU, etc) until the terminal automatically turns off. </w:t>
            </w:r>
          </w:p>
          <w:p w14:paraId="503B7E98" w14:textId="77777777" w:rsidR="001910DB" w:rsidRPr="002C6C11" w:rsidRDefault="001910DB" w:rsidP="00B3730E">
            <w:pPr>
              <w:pStyle w:val="ParagraphText"/>
              <w:numPr>
                <w:ilvl w:val="0"/>
                <w:numId w:val="193"/>
              </w:numPr>
            </w:pPr>
            <w:r w:rsidRPr="002C6C11">
              <w:t>Do second OTA test. Assert no difference with first OTA test.</w:t>
            </w:r>
          </w:p>
          <w:p w14:paraId="15746556" w14:textId="77777777" w:rsidR="001910DB" w:rsidRPr="002C6C11" w:rsidRDefault="001910DB" w:rsidP="00B3730E">
            <w:pPr>
              <w:pStyle w:val="ParagraphText"/>
              <w:numPr>
                <w:ilvl w:val="0"/>
                <w:numId w:val="193"/>
              </w:numPr>
            </w:pPr>
            <w:r w:rsidRPr="002C6C11">
              <w:t>Do post-test metric measurements. Assert no difference with pre-test.</w:t>
            </w:r>
          </w:p>
          <w:p w14:paraId="2D605F19" w14:textId="77777777" w:rsidR="001910DB" w:rsidRPr="002C6C11" w:rsidRDefault="001910DB" w:rsidP="00B3730E">
            <w:pPr>
              <w:pStyle w:val="ParagraphText"/>
              <w:numPr>
                <w:ilvl w:val="0"/>
                <w:numId w:val="193"/>
              </w:numPr>
            </w:pPr>
            <w:r w:rsidRPr="002C6C11">
              <w:t>Open terminal and do visual inspection.</w:t>
            </w:r>
          </w:p>
        </w:tc>
        <w:tc>
          <w:tcPr>
            <w:tcW w:w="3896"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652D072A" w14:textId="736D081D" w:rsidR="001910DB" w:rsidRPr="002C6C11" w:rsidRDefault="001910DB" w:rsidP="007826AD">
            <w:pPr>
              <w:pStyle w:val="ParagraphText"/>
            </w:pPr>
            <w:r w:rsidRPr="002C6C11">
              <w:t>Test mode:</w:t>
            </w:r>
          </w:p>
          <w:p w14:paraId="32C02175" w14:textId="6594D72E" w:rsidR="001910DB" w:rsidRPr="002C6C11" w:rsidRDefault="001910DB" w:rsidP="007826AD">
            <w:pPr>
              <w:pStyle w:val="ParagraphText"/>
            </w:pPr>
            <w:r w:rsidRPr="002C6C11">
              <w:t>Terminal is exposed to Tmin/Tmax temperature environment for a duration of 24h/96h. Terminal shall automatically shut down when its internal temperature reaches TBD °C. Then, the terminal is put in normal operation environment (OTA) and shall be able to connect to satellite. All the performance requirements shall still be met.</w:t>
            </w:r>
          </w:p>
          <w:p w14:paraId="0FD05F0C" w14:textId="61DAF621" w:rsidR="001910DB" w:rsidRPr="002C6C11" w:rsidRDefault="001910DB" w:rsidP="007826AD">
            <w:pPr>
              <w:pStyle w:val="ParagraphText"/>
            </w:pPr>
            <w:r w:rsidRPr="002C6C11">
              <w:t xml:space="preserve">Perform the test in accordance with IEC 60068-2-1, Test A, at a temperature of </w:t>
            </w:r>
            <w:r w:rsidRPr="002C6C11">
              <w:rPr>
                <w:rFonts w:cs="Cambria Math"/>
              </w:rPr>
              <w:t>−</w:t>
            </w:r>
            <w:r w:rsidRPr="002C6C11">
              <w:t xml:space="preserve">40 </w:t>
            </w:r>
            <w:r w:rsidRPr="002C6C11">
              <w:rPr>
                <w:rFonts w:cs="Barlow"/>
              </w:rPr>
              <w:t>°</w:t>
            </w:r>
            <w:r w:rsidRPr="002C6C11">
              <w:t>C for a duration of 24 h unless otherwise specified in the DUT specification. The operating mode of the DUT is 1.1,</w:t>
            </w:r>
            <w:r w:rsidRPr="002C6C11">
              <w:rPr>
                <w:rFonts w:cs="Barlow"/>
              </w:rPr>
              <w:t> </w:t>
            </w:r>
            <w:r w:rsidRPr="002C6C11">
              <w:t xml:space="preserve"> as defined in</w:t>
            </w:r>
            <w:r w:rsidRPr="002C6C11">
              <w:rPr>
                <w:rFonts w:cs="Barlow"/>
              </w:rPr>
              <w:t> </w:t>
            </w:r>
            <w:r w:rsidRPr="002C6C11">
              <w:t>ISO 16750-1.</w:t>
            </w:r>
          </w:p>
          <w:p w14:paraId="3861B968" w14:textId="1E3A22C4" w:rsidR="001910DB" w:rsidRPr="002C6C11" w:rsidRDefault="001910DB" w:rsidP="007826AD">
            <w:pPr>
              <w:pStyle w:val="ParagraphText"/>
            </w:pPr>
            <w:r w:rsidRPr="002C6C11">
              <w:t>Perform the test in accordance with IEC 60068-2-2, Test B, at a temperature of +85 °C for a duration of 48 h unless otherwise specified in the DUT specification. The operating mode of the DUT is 1.1, as defined in ISO 16750-1.</w:t>
            </w:r>
          </w:p>
          <w:p w14:paraId="18129783" w14:textId="77777777" w:rsidR="001910DB" w:rsidRPr="002C6C11" w:rsidRDefault="001910DB" w:rsidP="007826AD">
            <w:pPr>
              <w:pStyle w:val="ParagraphText"/>
            </w:pPr>
            <w:r w:rsidRPr="002C6C11">
              <w:t>Operating mode 1.1 = no voltage is applied to DUT. Not connected to wiring harness.</w:t>
            </w:r>
          </w:p>
        </w:tc>
      </w:tr>
      <w:tr w:rsidR="008114EB" w:rsidRPr="00C80238" w14:paraId="1CAD6394" w14:textId="77777777" w:rsidTr="244E8B08">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0B7FCDDA" w14:textId="77777777" w:rsidR="001910DB" w:rsidRPr="002C6C11" w:rsidRDefault="001910DB" w:rsidP="007826AD">
            <w:pPr>
              <w:pStyle w:val="ParagraphText"/>
              <w:jc w:val="left"/>
            </w:pPr>
            <w:r w:rsidRPr="002C6C11">
              <w:t>Expected Deliverable</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4108D739" w14:textId="77777777" w:rsidR="001910DB" w:rsidRPr="002C6C11" w:rsidRDefault="001910DB" w:rsidP="007826AD">
            <w:pPr>
              <w:pStyle w:val="ParagraphText"/>
              <w:jc w:val="left"/>
            </w:pPr>
            <w:r w:rsidRPr="002C6C11">
              <w:t>Terminal survival temperature range</w:t>
            </w:r>
          </w:p>
        </w:tc>
        <w:tc>
          <w:tcPr>
            <w:tcW w:w="3896"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0B3573F0" w14:textId="77777777" w:rsidR="001910DB" w:rsidRPr="002C6C11" w:rsidRDefault="001910DB" w:rsidP="007826AD">
            <w:pPr>
              <w:pStyle w:val="ParagraphText"/>
              <w:jc w:val="left"/>
            </w:pPr>
            <w:r w:rsidRPr="002C6C11">
              <w:t> </w:t>
            </w:r>
          </w:p>
        </w:tc>
      </w:tr>
      <w:tr w:rsidR="001910DB" w:rsidRPr="00C80238" w14:paraId="6ECB571D" w14:textId="77777777" w:rsidTr="244E8B08">
        <w:trPr>
          <w:trHeight w:val="405"/>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42D1F0BE" w14:textId="77777777" w:rsidR="001910DB" w:rsidRPr="002C6C11" w:rsidRDefault="001910DB" w:rsidP="007826AD">
            <w:pPr>
              <w:pStyle w:val="ParagraphText"/>
              <w:jc w:val="left"/>
            </w:pPr>
            <w:r w:rsidRPr="002C6C11">
              <w:t>Expected Results</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0B0D89E9" w14:textId="77777777" w:rsidR="001910DB" w:rsidRPr="002C6C11" w:rsidRDefault="001910DB" w:rsidP="007826AD">
            <w:pPr>
              <w:pStyle w:val="ParagraphText"/>
              <w:jc w:val="left"/>
            </w:pPr>
            <w:r w:rsidRPr="002C6C11">
              <w:t>No change in measurements before/after</w:t>
            </w:r>
          </w:p>
        </w:tc>
        <w:tc>
          <w:tcPr>
            <w:tcW w:w="3896"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21705DCD" w14:textId="77777777" w:rsidR="001910DB" w:rsidRPr="002C6C11" w:rsidRDefault="001910DB" w:rsidP="007826AD">
            <w:pPr>
              <w:pStyle w:val="ParagraphText"/>
              <w:jc w:val="left"/>
            </w:pPr>
            <w:r w:rsidRPr="002C6C11">
              <w:t> </w:t>
            </w:r>
          </w:p>
        </w:tc>
      </w:tr>
    </w:tbl>
    <w:p w14:paraId="29C0B88D" w14:textId="77777777" w:rsidR="001910DB" w:rsidRPr="002C6C11" w:rsidRDefault="001910DB" w:rsidP="007826AD">
      <w:pPr>
        <w:pStyle w:val="ParagraphText"/>
      </w:pPr>
    </w:p>
    <w:tbl>
      <w:tblPr>
        <w:tblW w:w="9773" w:type="dxa"/>
        <w:shd w:val="clear" w:color="auto" w:fill="FFFFFF"/>
        <w:tblCellMar>
          <w:top w:w="15" w:type="dxa"/>
          <w:left w:w="15" w:type="dxa"/>
          <w:bottom w:w="15" w:type="dxa"/>
          <w:right w:w="15" w:type="dxa"/>
        </w:tblCellMar>
        <w:tblLook w:val="04A0" w:firstRow="1" w:lastRow="0" w:firstColumn="1" w:lastColumn="0" w:noHBand="0" w:noVBand="1"/>
      </w:tblPr>
      <w:tblGrid>
        <w:gridCol w:w="1826"/>
        <w:gridCol w:w="5839"/>
        <w:gridCol w:w="2108"/>
      </w:tblGrid>
      <w:tr w:rsidR="008114EB" w:rsidRPr="00C80238" w14:paraId="4F2B0D16" w14:textId="77777777" w:rsidTr="004E59DC">
        <w:trPr>
          <w:trHeight w:val="567"/>
        </w:trPr>
        <w:tc>
          <w:tcPr>
            <w:tcW w:w="1826"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6174C220" w14:textId="77777777" w:rsidR="001910DB" w:rsidRPr="002C6C11" w:rsidRDefault="001910DB" w:rsidP="007826AD">
            <w:pPr>
              <w:pStyle w:val="ParagraphText"/>
              <w:jc w:val="center"/>
            </w:pPr>
            <w:r w:rsidRPr="002C6C11">
              <w:t>High level plan</w:t>
            </w:r>
          </w:p>
        </w:tc>
        <w:tc>
          <w:tcPr>
            <w:tcW w:w="5839"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57483BB6" w14:textId="77777777" w:rsidR="001910DB" w:rsidRPr="002C6C11" w:rsidRDefault="001910DB" w:rsidP="007826AD">
            <w:pPr>
              <w:pStyle w:val="ParagraphText"/>
              <w:jc w:val="center"/>
            </w:pPr>
            <w:r w:rsidRPr="002C6C11">
              <w:t>Wetness test (IP test relaxed)</w:t>
            </w:r>
          </w:p>
        </w:tc>
        <w:tc>
          <w:tcPr>
            <w:tcW w:w="2108"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09279926" w14:textId="77777777" w:rsidR="001910DB" w:rsidRPr="002C6C11" w:rsidRDefault="001910DB" w:rsidP="007826AD">
            <w:pPr>
              <w:pStyle w:val="ParagraphText"/>
              <w:jc w:val="center"/>
            </w:pPr>
            <w:r w:rsidRPr="002C6C11">
              <w:t>Notes</w:t>
            </w:r>
          </w:p>
        </w:tc>
      </w:tr>
      <w:tr w:rsidR="008114EB" w:rsidRPr="00C80238" w14:paraId="39D0C52C" w14:textId="77777777" w:rsidTr="562D13AF">
        <w:trPr>
          <w:trHeight w:val="405"/>
        </w:trPr>
        <w:tc>
          <w:tcPr>
            <w:tcW w:w="1826"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41A1ED5E" w14:textId="77777777" w:rsidR="001910DB" w:rsidRPr="002C6C11" w:rsidRDefault="001910DB" w:rsidP="007826AD">
            <w:pPr>
              <w:pStyle w:val="ParagraphText"/>
              <w:jc w:val="left"/>
            </w:pPr>
            <w:r w:rsidRPr="002C6C11">
              <w:t>Objective</w:t>
            </w:r>
          </w:p>
        </w:tc>
        <w:tc>
          <w:tcPr>
            <w:tcW w:w="583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7C1C09F5" w14:textId="77777777" w:rsidR="001910DB" w:rsidRPr="00CB317A" w:rsidRDefault="001910DB" w:rsidP="007826AD">
            <w:pPr>
              <w:pStyle w:val="ParagraphText"/>
              <w:jc w:val="left"/>
            </w:pPr>
            <w:r w:rsidRPr="00CB317A">
              <w:t>Validate that there is not water ingress inside the antenna enclosure after wetness test.</w:t>
            </w:r>
          </w:p>
        </w:tc>
        <w:tc>
          <w:tcPr>
            <w:tcW w:w="2108"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5AB701E6" w14:textId="77777777" w:rsidR="001910DB" w:rsidRPr="002C6C11" w:rsidRDefault="001910DB" w:rsidP="007826AD">
            <w:pPr>
              <w:pStyle w:val="ParagraphText"/>
              <w:jc w:val="left"/>
            </w:pPr>
            <w:r w:rsidRPr="002C6C11">
              <w:t> </w:t>
            </w:r>
          </w:p>
        </w:tc>
      </w:tr>
      <w:tr w:rsidR="008114EB" w:rsidRPr="00C80238" w14:paraId="1FFD1255" w14:textId="77777777" w:rsidTr="562D13AF">
        <w:trPr>
          <w:trHeight w:val="405"/>
        </w:trPr>
        <w:tc>
          <w:tcPr>
            <w:tcW w:w="1826"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1929030D" w14:textId="77777777" w:rsidR="001910DB" w:rsidRPr="002C6C11" w:rsidRDefault="001910DB" w:rsidP="007826AD">
            <w:pPr>
              <w:pStyle w:val="ParagraphText"/>
              <w:jc w:val="left"/>
            </w:pPr>
            <w:r w:rsidRPr="002C6C11">
              <w:t>Note on Req. Tested</w:t>
            </w:r>
          </w:p>
        </w:tc>
        <w:tc>
          <w:tcPr>
            <w:tcW w:w="583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5566C9EF" w14:textId="77777777" w:rsidR="001910DB" w:rsidRPr="002C6C11" w:rsidRDefault="001910DB" w:rsidP="007826AD">
            <w:pPr>
              <w:pStyle w:val="ParagraphText"/>
              <w:jc w:val="left"/>
            </w:pPr>
            <w:r w:rsidRPr="002C6C11">
              <w:t>Not IP66 test but only wetness test (relaxed) since the terminal shall only reach TRL 5.</w:t>
            </w:r>
          </w:p>
        </w:tc>
        <w:tc>
          <w:tcPr>
            <w:tcW w:w="2108"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635DC936" w14:textId="77777777" w:rsidR="001910DB" w:rsidRPr="002C6C11" w:rsidRDefault="001910DB" w:rsidP="007826AD">
            <w:pPr>
              <w:pStyle w:val="ParagraphText"/>
              <w:jc w:val="left"/>
            </w:pPr>
            <w:r w:rsidRPr="002C6C11">
              <w:t> </w:t>
            </w:r>
          </w:p>
        </w:tc>
      </w:tr>
      <w:tr w:rsidR="008114EB" w:rsidRPr="00C80238" w14:paraId="27DB8C7C" w14:textId="77777777" w:rsidTr="562D13AF">
        <w:trPr>
          <w:trHeight w:val="405"/>
        </w:trPr>
        <w:tc>
          <w:tcPr>
            <w:tcW w:w="1826"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4AB50811" w14:textId="77777777" w:rsidR="001910DB" w:rsidRPr="002C6C11" w:rsidRDefault="001910DB" w:rsidP="007826AD">
            <w:pPr>
              <w:pStyle w:val="ParagraphText"/>
              <w:jc w:val="left"/>
            </w:pPr>
            <w:r w:rsidRPr="002C6C11">
              <w:t>Pass/Fail Criteria</w:t>
            </w:r>
          </w:p>
        </w:tc>
        <w:tc>
          <w:tcPr>
            <w:tcW w:w="583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1E034F11" w14:textId="77777777" w:rsidR="001910DB" w:rsidRPr="002C6C11" w:rsidRDefault="001910DB" w:rsidP="007826AD">
            <w:pPr>
              <w:pStyle w:val="ParagraphText"/>
              <w:jc w:val="left"/>
            </w:pPr>
            <w:r w:rsidRPr="002C6C11">
              <w:t>No water ingress inside the antenna enclosure.</w:t>
            </w:r>
          </w:p>
        </w:tc>
        <w:tc>
          <w:tcPr>
            <w:tcW w:w="2108"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7FFCFF50" w14:textId="77777777" w:rsidR="001910DB" w:rsidRPr="002C6C11" w:rsidRDefault="001910DB" w:rsidP="007826AD">
            <w:pPr>
              <w:pStyle w:val="ParagraphText"/>
              <w:jc w:val="left"/>
            </w:pPr>
            <w:r w:rsidRPr="002C6C11">
              <w:t> </w:t>
            </w:r>
          </w:p>
        </w:tc>
      </w:tr>
      <w:tr w:rsidR="008114EB" w:rsidRPr="00C80238" w14:paraId="400BB914" w14:textId="77777777" w:rsidTr="562D13AF">
        <w:trPr>
          <w:trHeight w:val="405"/>
        </w:trPr>
        <w:tc>
          <w:tcPr>
            <w:tcW w:w="1826"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2CA94498" w14:textId="77777777" w:rsidR="001910DB" w:rsidRPr="002C6C11" w:rsidRDefault="001910DB" w:rsidP="007826AD">
            <w:pPr>
              <w:pStyle w:val="ParagraphText"/>
              <w:jc w:val="left"/>
            </w:pPr>
            <w:r w:rsidRPr="002C6C11">
              <w:t>Test Setup</w:t>
            </w:r>
          </w:p>
        </w:tc>
        <w:tc>
          <w:tcPr>
            <w:tcW w:w="583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74B942FF" w14:textId="77777777" w:rsidR="001910DB" w:rsidRPr="00CB317A" w:rsidRDefault="001910DB" w:rsidP="007826AD">
            <w:pPr>
              <w:pStyle w:val="ParagraphText"/>
              <w:jc w:val="left"/>
            </w:pPr>
            <w:r w:rsidRPr="00CB317A">
              <w:t>Terminal in shower.</w:t>
            </w:r>
          </w:p>
        </w:tc>
        <w:tc>
          <w:tcPr>
            <w:tcW w:w="2108"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vAlign w:val="center"/>
            <w:hideMark/>
          </w:tcPr>
          <w:p w14:paraId="024C314B" w14:textId="77777777" w:rsidR="001910DB" w:rsidRPr="002C6C11" w:rsidRDefault="001910DB" w:rsidP="007826AD">
            <w:pPr>
              <w:pStyle w:val="ParagraphText"/>
              <w:jc w:val="left"/>
            </w:pPr>
            <w:r w:rsidRPr="002C6C11">
              <w:t> </w:t>
            </w:r>
          </w:p>
        </w:tc>
      </w:tr>
      <w:tr w:rsidR="008114EB" w:rsidRPr="00C80238" w14:paraId="645ABC44" w14:textId="77777777" w:rsidTr="562D13AF">
        <w:trPr>
          <w:trHeight w:val="405"/>
        </w:trPr>
        <w:tc>
          <w:tcPr>
            <w:tcW w:w="1826"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CC7FBE7" w14:textId="77777777" w:rsidR="001910DB" w:rsidRPr="002C6C11" w:rsidRDefault="001910DB" w:rsidP="007826AD">
            <w:pPr>
              <w:pStyle w:val="ParagraphText"/>
            </w:pPr>
            <w:r w:rsidRPr="002C6C11">
              <w:t>Procedure</w:t>
            </w:r>
          </w:p>
        </w:tc>
        <w:tc>
          <w:tcPr>
            <w:tcW w:w="583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3F1789E9" w14:textId="77777777" w:rsidR="001910DB" w:rsidRPr="00CB317A" w:rsidRDefault="001910DB" w:rsidP="00B3730E">
            <w:pPr>
              <w:pStyle w:val="ParagraphText"/>
              <w:numPr>
                <w:ilvl w:val="0"/>
                <w:numId w:val="198"/>
              </w:numPr>
            </w:pPr>
            <w:r w:rsidRPr="00CB317A">
              <w:t>Apply water absorbing color changing paper all around the o-ring inside of the antenna enclosure</w:t>
            </w:r>
          </w:p>
          <w:p w14:paraId="051283F1" w14:textId="77777777" w:rsidR="001910DB" w:rsidRPr="002C6C11" w:rsidRDefault="001910DB" w:rsidP="00B3730E">
            <w:pPr>
              <w:pStyle w:val="ParagraphText"/>
              <w:numPr>
                <w:ilvl w:val="0"/>
                <w:numId w:val="198"/>
              </w:numPr>
            </w:pPr>
            <w:r w:rsidRPr="002C6C11">
              <w:t>Cover with tape connector openings on both sides (in/out)</w:t>
            </w:r>
          </w:p>
          <w:p w14:paraId="325C754A" w14:textId="77777777" w:rsidR="001910DB" w:rsidRPr="00CB317A" w:rsidRDefault="001910DB" w:rsidP="00B3730E">
            <w:pPr>
              <w:pStyle w:val="ParagraphText"/>
              <w:numPr>
                <w:ilvl w:val="0"/>
                <w:numId w:val="198"/>
              </w:numPr>
            </w:pPr>
            <w:r w:rsidRPr="00CB317A">
              <w:t>Mount Radome</w:t>
            </w:r>
          </w:p>
          <w:p w14:paraId="200C6F54" w14:textId="77777777" w:rsidR="001910DB" w:rsidRPr="002C6C11" w:rsidRDefault="001910DB" w:rsidP="00B3730E">
            <w:pPr>
              <w:pStyle w:val="ParagraphText"/>
              <w:numPr>
                <w:ilvl w:val="0"/>
                <w:numId w:val="198"/>
              </w:numPr>
            </w:pPr>
            <w:r w:rsidRPr="002C6C11">
              <w:t>Put terminal in shower</w:t>
            </w:r>
          </w:p>
          <w:p w14:paraId="18179C05" w14:textId="77777777" w:rsidR="001910DB" w:rsidRPr="00CB317A" w:rsidRDefault="001910DB" w:rsidP="00B3730E">
            <w:pPr>
              <w:pStyle w:val="ParagraphText"/>
              <w:numPr>
                <w:ilvl w:val="0"/>
                <w:numId w:val="199"/>
              </w:numPr>
            </w:pPr>
            <w:r w:rsidRPr="00CB317A">
              <w:t>2 minutes of shower from 1m height perpendicularly to radome. Shower whole antenna</w:t>
            </w:r>
          </w:p>
          <w:p w14:paraId="5CC92FA0" w14:textId="77777777" w:rsidR="001910DB" w:rsidRPr="00CB317A" w:rsidRDefault="001910DB" w:rsidP="00B3730E">
            <w:pPr>
              <w:pStyle w:val="ParagraphText"/>
              <w:numPr>
                <w:ilvl w:val="0"/>
                <w:numId w:val="199"/>
              </w:numPr>
            </w:pPr>
            <w:r w:rsidRPr="00CB317A">
              <w:t>1 minute of shower from 1m height. Shower under an angle from all around the antenna</w:t>
            </w:r>
          </w:p>
          <w:p w14:paraId="2D34F5BA" w14:textId="77777777" w:rsidR="001910DB" w:rsidRPr="002C6C11" w:rsidRDefault="001910DB" w:rsidP="00B3730E">
            <w:pPr>
              <w:pStyle w:val="ParagraphText"/>
              <w:numPr>
                <w:ilvl w:val="0"/>
                <w:numId w:val="199"/>
              </w:numPr>
            </w:pPr>
            <w:r w:rsidRPr="002C6C11">
              <w:t>1 minute of shower under an angle from close distance to the antenna all around antenna</w:t>
            </w:r>
          </w:p>
        </w:tc>
        <w:tc>
          <w:tcPr>
            <w:tcW w:w="2108"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63C3A9EC" w14:textId="77777777" w:rsidR="001910DB" w:rsidRPr="002C6C11" w:rsidRDefault="001910DB" w:rsidP="007826AD">
            <w:pPr>
              <w:pStyle w:val="ParagraphText"/>
            </w:pPr>
            <w:r w:rsidRPr="002C6C11">
              <w:t> </w:t>
            </w:r>
          </w:p>
        </w:tc>
      </w:tr>
      <w:tr w:rsidR="008114EB" w:rsidRPr="00C80238" w14:paraId="1AF124DF" w14:textId="77777777" w:rsidTr="562D13AF">
        <w:trPr>
          <w:trHeight w:val="405"/>
        </w:trPr>
        <w:tc>
          <w:tcPr>
            <w:tcW w:w="1826"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07F56E60" w14:textId="77777777" w:rsidR="001910DB" w:rsidRPr="002C6C11" w:rsidRDefault="001910DB" w:rsidP="007826AD">
            <w:pPr>
              <w:pStyle w:val="ParagraphText"/>
            </w:pPr>
            <w:r w:rsidRPr="002C6C11">
              <w:t>Expected Deliverable</w:t>
            </w:r>
          </w:p>
        </w:tc>
        <w:tc>
          <w:tcPr>
            <w:tcW w:w="583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6D97FB0A" w14:textId="77777777" w:rsidR="001910DB" w:rsidRPr="002C6C11" w:rsidRDefault="001910DB" w:rsidP="007826AD">
            <w:pPr>
              <w:pStyle w:val="ParagraphText"/>
            </w:pPr>
            <w:r w:rsidRPr="002C6C11">
              <w:t>No water traces appeared on the observed surfaces. Paper did not change color. Water did not enter controlled area.</w:t>
            </w:r>
          </w:p>
        </w:tc>
        <w:tc>
          <w:tcPr>
            <w:tcW w:w="2108"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7A86A83D" w14:textId="77777777" w:rsidR="001910DB" w:rsidRPr="002C6C11" w:rsidRDefault="001910DB" w:rsidP="007826AD">
            <w:pPr>
              <w:pStyle w:val="ParagraphText"/>
            </w:pPr>
            <w:r w:rsidRPr="002C6C11">
              <w:t> </w:t>
            </w:r>
          </w:p>
        </w:tc>
      </w:tr>
      <w:tr w:rsidR="001910DB" w:rsidRPr="00C80238" w14:paraId="06AB20EE" w14:textId="77777777" w:rsidTr="562D13AF">
        <w:trPr>
          <w:trHeight w:val="405"/>
        </w:trPr>
        <w:tc>
          <w:tcPr>
            <w:tcW w:w="1826"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30204A77" w14:textId="77777777" w:rsidR="001910DB" w:rsidRPr="002C6C11" w:rsidRDefault="001910DB" w:rsidP="007826AD">
            <w:pPr>
              <w:pStyle w:val="ParagraphText"/>
            </w:pPr>
            <w:r w:rsidRPr="002C6C11">
              <w:t>Expected Results</w:t>
            </w:r>
          </w:p>
        </w:tc>
        <w:tc>
          <w:tcPr>
            <w:tcW w:w="583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61D58DB2" w14:textId="77777777" w:rsidR="001910DB" w:rsidRPr="00CB317A" w:rsidRDefault="001910DB" w:rsidP="007826AD">
            <w:pPr>
              <w:pStyle w:val="ParagraphText"/>
            </w:pPr>
            <w:r w:rsidRPr="00CB317A">
              <w:t>Waterproofness test is successful.</w:t>
            </w:r>
          </w:p>
        </w:tc>
        <w:tc>
          <w:tcPr>
            <w:tcW w:w="2108"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8A9D708" w14:textId="77777777" w:rsidR="001910DB" w:rsidRPr="002C6C11" w:rsidRDefault="001910DB" w:rsidP="007826AD">
            <w:pPr>
              <w:pStyle w:val="ParagraphText"/>
            </w:pPr>
            <w:r w:rsidRPr="002C6C11">
              <w:t> </w:t>
            </w:r>
          </w:p>
        </w:tc>
      </w:tr>
    </w:tbl>
    <w:p w14:paraId="1E0820CA" w14:textId="77777777" w:rsidR="001910DB" w:rsidRPr="002C6C11" w:rsidRDefault="001910DB" w:rsidP="007826AD">
      <w:pPr>
        <w:pStyle w:val="ParagraphText"/>
      </w:pPr>
    </w:p>
    <w:tbl>
      <w:tblPr>
        <w:tblW w:w="9773" w:type="dxa"/>
        <w:shd w:val="clear" w:color="auto" w:fill="FFFFFF"/>
        <w:tblCellMar>
          <w:top w:w="15" w:type="dxa"/>
          <w:left w:w="15" w:type="dxa"/>
          <w:bottom w:w="15" w:type="dxa"/>
          <w:right w:w="15" w:type="dxa"/>
        </w:tblCellMar>
        <w:tblLook w:val="04A0" w:firstRow="1" w:lastRow="0" w:firstColumn="1" w:lastColumn="0" w:noHBand="0" w:noVBand="1"/>
      </w:tblPr>
      <w:tblGrid>
        <w:gridCol w:w="1835"/>
        <w:gridCol w:w="3969"/>
        <w:gridCol w:w="3969"/>
      </w:tblGrid>
      <w:tr w:rsidR="008114EB" w:rsidRPr="00C80238" w14:paraId="03486C40" w14:textId="77777777" w:rsidTr="004E59DC">
        <w:trPr>
          <w:trHeight w:val="567"/>
        </w:trPr>
        <w:tc>
          <w:tcPr>
            <w:tcW w:w="1835"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38DEB808" w14:textId="77777777" w:rsidR="001910DB" w:rsidRPr="002C6C11" w:rsidRDefault="001910DB" w:rsidP="007826AD">
            <w:pPr>
              <w:pStyle w:val="ParagraphText"/>
              <w:jc w:val="center"/>
            </w:pPr>
            <w:r w:rsidRPr="002C6C11">
              <w:t>High level plan</w:t>
            </w:r>
          </w:p>
        </w:tc>
        <w:tc>
          <w:tcPr>
            <w:tcW w:w="3969"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5346CBCB" w14:textId="77777777" w:rsidR="001910DB" w:rsidRPr="002C6C11" w:rsidRDefault="001910DB" w:rsidP="007826AD">
            <w:pPr>
              <w:pStyle w:val="ParagraphText"/>
              <w:jc w:val="center"/>
            </w:pPr>
            <w:r w:rsidRPr="002C6C11">
              <w:t>Vibration</w:t>
            </w:r>
          </w:p>
        </w:tc>
        <w:tc>
          <w:tcPr>
            <w:tcW w:w="3969"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5E05101F" w14:textId="77777777" w:rsidR="001910DB" w:rsidRPr="002C6C11" w:rsidRDefault="001910DB" w:rsidP="007826AD">
            <w:pPr>
              <w:pStyle w:val="ParagraphText"/>
              <w:jc w:val="center"/>
            </w:pPr>
            <w:r w:rsidRPr="002C6C11">
              <w:t>Notes</w:t>
            </w:r>
          </w:p>
        </w:tc>
      </w:tr>
      <w:tr w:rsidR="008114EB" w:rsidRPr="00C80238" w14:paraId="5C49B7BF" w14:textId="77777777" w:rsidTr="562D13AF">
        <w:trPr>
          <w:trHeight w:val="407"/>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0C6D97D0" w14:textId="77777777" w:rsidR="001910DB" w:rsidRPr="002C6C11" w:rsidRDefault="001910DB" w:rsidP="007826AD">
            <w:pPr>
              <w:pStyle w:val="ParagraphText"/>
            </w:pPr>
            <w:r w:rsidRPr="002C6C11">
              <w:t>Objective</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6365C1C2" w14:textId="77777777" w:rsidR="001910DB" w:rsidRPr="002C6C11" w:rsidRDefault="001910DB" w:rsidP="007826AD">
            <w:pPr>
              <w:pStyle w:val="ParagraphText"/>
            </w:pPr>
            <w:r w:rsidRPr="002C6C11">
              <w:t>Assess terminal susceptibility to vibrations (mechanical integrity and RF performance).</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1C70CFA" w14:textId="77777777" w:rsidR="001910DB" w:rsidRPr="002C6C11" w:rsidRDefault="001910DB" w:rsidP="007826AD">
            <w:pPr>
              <w:pStyle w:val="ParagraphText"/>
            </w:pPr>
            <w:r w:rsidRPr="002C6C11">
              <w:t> </w:t>
            </w:r>
          </w:p>
        </w:tc>
      </w:tr>
      <w:tr w:rsidR="008114EB" w:rsidRPr="00C80238" w14:paraId="338EC648" w14:textId="77777777" w:rsidTr="562D13AF">
        <w:trPr>
          <w:trHeight w:val="407"/>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31B0DEE" w14:textId="77777777" w:rsidR="001910DB" w:rsidRPr="002C6C11" w:rsidRDefault="001910DB" w:rsidP="007826AD">
            <w:pPr>
              <w:pStyle w:val="ParagraphText"/>
            </w:pPr>
            <w:r w:rsidRPr="002C6C11">
              <w:t>Note on Req. Tested</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0FF21A63" w14:textId="77777777" w:rsidR="001910DB" w:rsidRPr="002C6C11" w:rsidRDefault="001910DB" w:rsidP="007826AD">
            <w:pPr>
              <w:pStyle w:val="ParagraphText"/>
            </w:pPr>
            <w:r w:rsidRPr="002C6C11">
              <w:t>Applicable standards and parameters for the test: - SAE J1455: 2012 item 4.10, figure 10 or ISO 16750-3: 2012 item 4.1.2.7, table 1 code "F".</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55EB00E9" w14:textId="77777777" w:rsidR="001910DB" w:rsidRPr="002C6C11" w:rsidRDefault="001910DB" w:rsidP="007826AD">
            <w:pPr>
              <w:pStyle w:val="ParagraphText"/>
            </w:pPr>
            <w:r w:rsidRPr="002C6C11">
              <w:t> </w:t>
            </w:r>
          </w:p>
        </w:tc>
      </w:tr>
      <w:tr w:rsidR="008114EB" w:rsidRPr="00C80238" w14:paraId="42B131A2" w14:textId="77777777" w:rsidTr="562D13AF">
        <w:trPr>
          <w:trHeight w:val="407"/>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0759979E" w14:textId="77777777" w:rsidR="001910DB" w:rsidRPr="002C6C11" w:rsidRDefault="001910DB" w:rsidP="007826AD">
            <w:pPr>
              <w:pStyle w:val="ParagraphText"/>
            </w:pPr>
            <w:r w:rsidRPr="002C6C11">
              <w:t>Pass/Fail Criteria</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31A4B9D" w14:textId="77777777" w:rsidR="001910DB" w:rsidRPr="002C6C11" w:rsidRDefault="001910DB" w:rsidP="007826AD">
            <w:pPr>
              <w:pStyle w:val="ParagraphText"/>
            </w:pPr>
            <w:r w:rsidRPr="002C6C11">
              <w:t>The terminal shall meet all performance requirements while being subjected to the following random vibration profile.</w:t>
            </w:r>
          </w:p>
          <w:p w14:paraId="72D376E3" w14:textId="77777777" w:rsidR="001910DB" w:rsidRPr="002C6C11" w:rsidRDefault="001910DB" w:rsidP="007826AD">
            <w:pPr>
              <w:pStyle w:val="ParagraphText"/>
            </w:pPr>
            <w:r w:rsidRPr="002C6C11">
              <w:t>No mechanical defects.</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3584CCCA" w14:textId="77777777" w:rsidR="001910DB" w:rsidRPr="00CB317A" w:rsidRDefault="001910DB" w:rsidP="007826AD">
            <w:pPr>
              <w:pStyle w:val="ParagraphText"/>
            </w:pPr>
            <w:r w:rsidRPr="00CB317A">
              <w:t>Vibration on sprung masses is random vibration induced by rough-road driving. The main failure to be identified by this test is breakage due to fatigue.</w:t>
            </w:r>
          </w:p>
        </w:tc>
      </w:tr>
      <w:tr w:rsidR="008114EB" w:rsidRPr="00C80238" w14:paraId="557FECFC" w14:textId="77777777" w:rsidTr="562D13AF">
        <w:trPr>
          <w:trHeight w:val="407"/>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22C9DBEF" w14:textId="77777777" w:rsidR="001910DB" w:rsidRPr="002C6C11" w:rsidRDefault="001910DB" w:rsidP="007826AD">
            <w:pPr>
              <w:pStyle w:val="ParagraphText"/>
            </w:pPr>
            <w:r w:rsidRPr="002C6C11">
              <w:t>Test Setup</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35072FA0" w14:textId="77777777" w:rsidR="001910DB" w:rsidRPr="002C6C11" w:rsidRDefault="001910DB" w:rsidP="00B3730E">
            <w:pPr>
              <w:pStyle w:val="ParagraphText"/>
              <w:numPr>
                <w:ilvl w:val="0"/>
                <w:numId w:val="194"/>
              </w:numPr>
            </w:pPr>
            <w:r w:rsidRPr="002C6C11">
              <w:t>Terminal on vibration table.</w:t>
            </w:r>
          </w:p>
          <w:p w14:paraId="6FBAD1C2" w14:textId="77777777" w:rsidR="001910DB" w:rsidRPr="002C6C11" w:rsidRDefault="001910DB" w:rsidP="00B3730E">
            <w:pPr>
              <w:pStyle w:val="ParagraphText"/>
              <w:numPr>
                <w:ilvl w:val="0"/>
                <w:numId w:val="194"/>
              </w:numPr>
            </w:pPr>
            <w:r w:rsidRPr="002C6C11">
              <w:t>SNFS chamber for pre/post-test measurements.</w:t>
            </w:r>
          </w:p>
          <w:p w14:paraId="6D0DE800" w14:textId="77777777" w:rsidR="001910DB" w:rsidRPr="002C6C11" w:rsidRDefault="001910DB" w:rsidP="00B3730E">
            <w:pPr>
              <w:pStyle w:val="ParagraphText"/>
              <w:numPr>
                <w:ilvl w:val="0"/>
                <w:numId w:val="194"/>
              </w:numPr>
            </w:pPr>
            <w:r w:rsidRPr="002C6C11">
              <w:t>OTA site for pre/post-test measurements.</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498A30D3" w14:textId="77777777" w:rsidR="001910DB" w:rsidRPr="002C6C11" w:rsidRDefault="001910DB" w:rsidP="007826AD">
            <w:pPr>
              <w:pStyle w:val="ParagraphText"/>
            </w:pPr>
            <w:r w:rsidRPr="002C6C11">
              <w:t> </w:t>
            </w:r>
          </w:p>
        </w:tc>
      </w:tr>
      <w:tr w:rsidR="008114EB" w:rsidRPr="00C80238" w14:paraId="6F3A26B8" w14:textId="77777777" w:rsidTr="562D13AF">
        <w:trPr>
          <w:trHeight w:val="407"/>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27B373B0" w14:textId="77777777" w:rsidR="001910DB" w:rsidRPr="002C6C11" w:rsidRDefault="001910DB" w:rsidP="007826AD">
            <w:pPr>
              <w:pStyle w:val="ParagraphText"/>
            </w:pPr>
            <w:r w:rsidRPr="002C6C11">
              <w:t>Procedure</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2A69EF3F" w14:textId="77777777" w:rsidR="001910DB" w:rsidRPr="002C6C11" w:rsidRDefault="001910DB" w:rsidP="006B1A28">
            <w:pPr>
              <w:pStyle w:val="ParagraphText"/>
              <w:numPr>
                <w:ilvl w:val="0"/>
                <w:numId w:val="195"/>
              </w:numPr>
              <w:jc w:val="left"/>
            </w:pPr>
            <w:r w:rsidRPr="002C6C11">
              <w:t>Do pre-test metric measurements (list TBD)</w:t>
            </w:r>
          </w:p>
          <w:p w14:paraId="3D0C023A" w14:textId="77777777" w:rsidR="001910DB" w:rsidRPr="002C6C11" w:rsidRDefault="001910DB" w:rsidP="006B1A28">
            <w:pPr>
              <w:pStyle w:val="ParagraphText"/>
              <w:numPr>
                <w:ilvl w:val="1"/>
                <w:numId w:val="195"/>
              </w:numPr>
              <w:tabs>
                <w:tab w:val="clear" w:pos="1080"/>
              </w:tabs>
              <w:ind w:left="749"/>
              <w:jc w:val="left"/>
            </w:pPr>
            <w:r w:rsidRPr="002C6C11">
              <w:t>includes terminal POST/IBIT</w:t>
            </w:r>
          </w:p>
          <w:p w14:paraId="10BE49B5" w14:textId="77777777" w:rsidR="001910DB" w:rsidRPr="002C6C11" w:rsidRDefault="001910DB" w:rsidP="00B3730E">
            <w:pPr>
              <w:pStyle w:val="ParagraphText"/>
              <w:numPr>
                <w:ilvl w:val="1"/>
                <w:numId w:val="195"/>
              </w:numPr>
              <w:tabs>
                <w:tab w:val="clear" w:pos="1080"/>
              </w:tabs>
              <w:ind w:left="749"/>
            </w:pPr>
            <w:r w:rsidRPr="002C6C11">
              <w:t>includes RF calibration</w:t>
            </w:r>
          </w:p>
          <w:p w14:paraId="6F1E6809" w14:textId="77777777" w:rsidR="001910DB" w:rsidRPr="00CB317A" w:rsidRDefault="001910DB" w:rsidP="00B3730E">
            <w:pPr>
              <w:pStyle w:val="ParagraphText"/>
              <w:numPr>
                <w:ilvl w:val="0"/>
                <w:numId w:val="195"/>
              </w:numPr>
            </w:pPr>
            <w:r w:rsidRPr="00CB317A">
              <w:t>For each 3 axis of vibration</w:t>
            </w:r>
          </w:p>
          <w:p w14:paraId="7C8A25D0" w14:textId="77777777" w:rsidR="001910DB" w:rsidRPr="002C6C11" w:rsidRDefault="001910DB" w:rsidP="00B3730E">
            <w:pPr>
              <w:pStyle w:val="ParagraphText"/>
              <w:numPr>
                <w:ilvl w:val="1"/>
                <w:numId w:val="195"/>
              </w:numPr>
              <w:tabs>
                <w:tab w:val="clear" w:pos="1080"/>
              </w:tabs>
              <w:ind w:left="749"/>
            </w:pPr>
            <w:r w:rsidRPr="002C6C11">
              <w:t>With the terminal in nominal operation mode (reduced duty cycle such as not to require active cooling)</w:t>
            </w:r>
          </w:p>
          <w:p w14:paraId="5AD9A934" w14:textId="77777777" w:rsidR="001910DB" w:rsidRPr="002C6C11" w:rsidRDefault="001910DB" w:rsidP="00B3730E">
            <w:pPr>
              <w:pStyle w:val="ParagraphText"/>
              <w:numPr>
                <w:ilvl w:val="1"/>
                <w:numId w:val="195"/>
              </w:numPr>
              <w:tabs>
                <w:tab w:val="clear" w:pos="1080"/>
              </w:tabs>
              <w:ind w:left="749"/>
            </w:pPr>
            <w:r w:rsidRPr="002C6C11">
              <w:t>Perform a pre-stimuli resonant frequency search</w:t>
            </w:r>
          </w:p>
          <w:p w14:paraId="6B3D077B" w14:textId="77777777" w:rsidR="001910DB" w:rsidRPr="002C6C11" w:rsidRDefault="001910DB" w:rsidP="00B3730E">
            <w:pPr>
              <w:pStyle w:val="ParagraphText"/>
              <w:numPr>
                <w:ilvl w:val="1"/>
                <w:numId w:val="195"/>
              </w:numPr>
              <w:tabs>
                <w:tab w:val="clear" w:pos="1080"/>
              </w:tabs>
              <w:ind w:left="749"/>
            </w:pPr>
            <w:r w:rsidRPr="002C6C11">
              <w:t>Apply the Acceleration Power Spectral Density curve (see notes), for 4h</w:t>
            </w:r>
          </w:p>
          <w:p w14:paraId="1F54E07D" w14:textId="77777777" w:rsidR="001910DB" w:rsidRPr="002C6C11" w:rsidRDefault="001910DB" w:rsidP="00B3730E">
            <w:pPr>
              <w:pStyle w:val="ParagraphText"/>
              <w:numPr>
                <w:ilvl w:val="1"/>
                <w:numId w:val="241"/>
              </w:numPr>
              <w:ind w:hanging="190"/>
            </w:pPr>
            <w:r w:rsidRPr="002C6C11">
              <w:t>TBD if loopback testing during excitation, or only during vibe pauses</w:t>
            </w:r>
          </w:p>
          <w:p w14:paraId="1634D6FB" w14:textId="77777777" w:rsidR="001910DB" w:rsidRPr="002C6C11" w:rsidRDefault="001910DB" w:rsidP="00B3730E">
            <w:pPr>
              <w:pStyle w:val="ParagraphText"/>
              <w:numPr>
                <w:ilvl w:val="1"/>
                <w:numId w:val="241"/>
              </w:numPr>
              <w:ind w:hanging="190"/>
            </w:pPr>
            <w:r w:rsidRPr="002C6C11">
              <w:t>Monitor the terminal alarms, assert no errors</w:t>
            </w:r>
          </w:p>
          <w:p w14:paraId="04281E2C" w14:textId="77777777" w:rsidR="001910DB" w:rsidRPr="002C6C11" w:rsidRDefault="001910DB" w:rsidP="00B3730E">
            <w:pPr>
              <w:pStyle w:val="ParagraphText"/>
              <w:numPr>
                <w:ilvl w:val="1"/>
                <w:numId w:val="195"/>
              </w:numPr>
              <w:tabs>
                <w:tab w:val="clear" w:pos="1080"/>
              </w:tabs>
              <w:ind w:left="749"/>
            </w:pPr>
            <w:r w:rsidRPr="002C6C11">
              <w:t>Perform a post-stimuli resonant frequency search</w:t>
            </w:r>
          </w:p>
          <w:p w14:paraId="121A404D" w14:textId="77777777" w:rsidR="001910DB" w:rsidRPr="002C6C11" w:rsidRDefault="001910DB" w:rsidP="00B3730E">
            <w:pPr>
              <w:pStyle w:val="ParagraphText"/>
              <w:numPr>
                <w:ilvl w:val="0"/>
                <w:numId w:val="195"/>
              </w:numPr>
            </w:pPr>
            <w:r w:rsidRPr="002C6C11">
              <w:t>Do post-test metric measurements. Assert no difference.</w:t>
            </w:r>
          </w:p>
          <w:p w14:paraId="142173EF" w14:textId="77777777" w:rsidR="001910DB" w:rsidRPr="002C6C11" w:rsidRDefault="001910DB" w:rsidP="00B3730E">
            <w:pPr>
              <w:pStyle w:val="ParagraphText"/>
              <w:numPr>
                <w:ilvl w:val="0"/>
                <w:numId w:val="195"/>
              </w:numPr>
            </w:pPr>
            <w:r w:rsidRPr="002C6C11">
              <w:t>Inspect terminal for any mechanical defects. TBD if should be done after each axis if resonant frequency search show differences</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626966DF" w14:textId="4C39A53F" w:rsidR="001910DB" w:rsidRPr="00CB317A" w:rsidRDefault="001910DB" w:rsidP="007826AD">
            <w:pPr>
              <w:pStyle w:val="ParagraphText"/>
            </w:pPr>
            <w:r w:rsidRPr="00CB317A">
              <w:t>Perform the test in accordance with IEC 60068-2-64, random vibration, using a test duration of 4h for each plane of the DUT.</w:t>
            </w:r>
          </w:p>
          <w:p w14:paraId="009C6B0F" w14:textId="77777777" w:rsidR="001910DB" w:rsidRPr="002C6C11" w:rsidRDefault="001910DB" w:rsidP="007826AD">
            <w:pPr>
              <w:pStyle w:val="ParagraphText"/>
            </w:pPr>
            <w:r w:rsidRPr="002C6C11">
              <w:rPr>
                <w:noProof/>
              </w:rPr>
              <mc:AlternateContent>
                <mc:Choice Requires="wps">
                  <w:drawing>
                    <wp:inline distT="0" distB="0" distL="0" distR="0" wp14:anchorId="0993C0A7" wp14:editId="04527B7F">
                      <wp:extent cx="2377440" cy="1722120"/>
                      <wp:effectExtent l="0" t="0" r="0" b="0"/>
                      <wp:docPr id="843657072" name="Rectangle 8436570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77440" cy="1722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1B00E585">
                    <v:rect id="Rectangle 843657072" style="width:187.2pt;height:135.6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58B885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">
                      <o:lock v:ext="edit" aspectratio="t"/>
                      <w10:anchorlock/>
                    </v:rect>
                  </w:pict>
                </mc:Fallback>
              </mc:AlternateContent>
            </w:r>
          </w:p>
          <w:p w14:paraId="0BC3BD19" w14:textId="77777777" w:rsidR="001910DB" w:rsidRPr="002C6C11" w:rsidRDefault="001910DB" w:rsidP="007826AD">
            <w:pPr>
              <w:pStyle w:val="ParagraphText"/>
            </w:pPr>
            <w:r w:rsidRPr="002C6C11">
              <w:rPr>
                <w:noProof/>
              </w:rPr>
              <mc:AlternateContent>
                <mc:Choice Requires="wps">
                  <w:drawing>
                    <wp:inline distT="0" distB="0" distL="0" distR="0" wp14:anchorId="6B586CC8" wp14:editId="3A5236F5">
                      <wp:extent cx="2232660" cy="1264920"/>
                      <wp:effectExtent l="0" t="0" r="0" b="0"/>
                      <wp:docPr id="952072022" name="Rectangle 95207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32660" cy="1264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2BC4AFBF">
                    <v:rect id="Rectangle 952072022" style="width:175.8pt;height:99.6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0B9025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">
                      <o:lock v:ext="edit" aspectratio="t"/>
                      <w10:anchorlock/>
                    </v:rect>
                  </w:pict>
                </mc:Fallback>
              </mc:AlternateContent>
            </w:r>
          </w:p>
        </w:tc>
      </w:tr>
      <w:tr w:rsidR="008114EB" w:rsidRPr="00C80238" w14:paraId="1A85216B" w14:textId="77777777" w:rsidTr="562D13AF">
        <w:trPr>
          <w:trHeight w:val="407"/>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24EC66DB" w14:textId="77777777" w:rsidR="001910DB" w:rsidRPr="002C6C11" w:rsidRDefault="001910DB" w:rsidP="007826AD">
            <w:pPr>
              <w:pStyle w:val="ParagraphText"/>
            </w:pPr>
            <w:r w:rsidRPr="002C6C11">
              <w:t>Expected Deliverable</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1C32A120" w14:textId="77777777" w:rsidR="001910DB" w:rsidRPr="002C6C11" w:rsidRDefault="001910DB" w:rsidP="00B3730E">
            <w:pPr>
              <w:pStyle w:val="ParagraphText"/>
              <w:numPr>
                <w:ilvl w:val="0"/>
                <w:numId w:val="196"/>
              </w:numPr>
            </w:pPr>
            <w:r w:rsidRPr="002C6C11">
              <w:t>Observed resonant frequencies and amplification factors prior and after vibe</w:t>
            </w:r>
          </w:p>
          <w:p w14:paraId="5D5BF9A0" w14:textId="77777777" w:rsidR="001910DB" w:rsidRPr="002C6C11" w:rsidRDefault="001910DB" w:rsidP="00B3730E">
            <w:pPr>
              <w:pStyle w:val="ParagraphText"/>
              <w:numPr>
                <w:ilvl w:val="0"/>
                <w:numId w:val="196"/>
              </w:numPr>
            </w:pPr>
            <w:r w:rsidRPr="002C6C11">
              <w:t>Inspection of interconnects and PWAs post vibe</w:t>
            </w:r>
          </w:p>
          <w:p w14:paraId="2C846763" w14:textId="77777777" w:rsidR="001910DB" w:rsidRPr="002C6C11" w:rsidRDefault="001910DB" w:rsidP="00B3730E">
            <w:pPr>
              <w:pStyle w:val="ParagraphText"/>
              <w:numPr>
                <w:ilvl w:val="0"/>
                <w:numId w:val="196"/>
              </w:numPr>
            </w:pPr>
            <w:r w:rsidRPr="002C6C11">
              <w:t>Assessment of vibration impact on terminal performance and calibration</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6E7F08E5" w14:textId="77777777" w:rsidR="001910DB" w:rsidRPr="002C6C11" w:rsidRDefault="001910DB" w:rsidP="007826AD">
            <w:pPr>
              <w:pStyle w:val="ParagraphText"/>
            </w:pPr>
            <w:r w:rsidRPr="002C6C11">
              <w:t> </w:t>
            </w:r>
          </w:p>
        </w:tc>
      </w:tr>
      <w:tr w:rsidR="001910DB" w:rsidRPr="00C80238" w14:paraId="71763FDB" w14:textId="77777777" w:rsidTr="562D13AF">
        <w:trPr>
          <w:trHeight w:val="407"/>
        </w:trPr>
        <w:tc>
          <w:tcPr>
            <w:tcW w:w="1835" w:type="dxa"/>
            <w:tcBorders>
              <w:top w:val="nil"/>
              <w:left w:val="single" w:sz="6" w:space="0" w:color="5D84A4"/>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005FD2D4" w14:textId="77777777" w:rsidR="001910DB" w:rsidRPr="002C6C11" w:rsidRDefault="001910DB" w:rsidP="007826AD">
            <w:pPr>
              <w:pStyle w:val="ParagraphText"/>
            </w:pPr>
            <w:r w:rsidRPr="002C6C11">
              <w:t>Expected Results</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7727B108" w14:textId="77777777" w:rsidR="001910DB" w:rsidRPr="002C6C11" w:rsidRDefault="001910DB" w:rsidP="00B3730E">
            <w:pPr>
              <w:pStyle w:val="ParagraphText"/>
              <w:numPr>
                <w:ilvl w:val="0"/>
                <w:numId w:val="197"/>
              </w:numPr>
            </w:pPr>
            <w:r w:rsidRPr="002C6C11">
              <w:t>No change in resonant frequencies after the test</w:t>
            </w:r>
          </w:p>
          <w:p w14:paraId="48BF6B94" w14:textId="77777777" w:rsidR="001910DB" w:rsidRPr="002C6C11" w:rsidRDefault="001910DB" w:rsidP="00B3730E">
            <w:pPr>
              <w:pStyle w:val="ParagraphText"/>
              <w:numPr>
                <w:ilvl w:val="0"/>
                <w:numId w:val="197"/>
              </w:numPr>
            </w:pPr>
            <w:r w:rsidRPr="002C6C11">
              <w:t>No observed RF performance degradation</w:t>
            </w:r>
          </w:p>
        </w:tc>
        <w:tc>
          <w:tcPr>
            <w:tcW w:w="3969" w:type="dxa"/>
            <w:tcBorders>
              <w:top w:val="nil"/>
              <w:left w:val="nil"/>
              <w:bottom w:val="single" w:sz="6" w:space="0" w:color="5D84A4"/>
              <w:right w:val="single" w:sz="6" w:space="0" w:color="5D84A4"/>
            </w:tcBorders>
            <w:shd w:val="clear" w:color="auto" w:fill="FFFFFF" w:themeFill="background1"/>
            <w:tcMar>
              <w:top w:w="0" w:type="dxa"/>
              <w:left w:w="105" w:type="dxa"/>
              <w:bottom w:w="0" w:type="dxa"/>
              <w:right w:w="105" w:type="dxa"/>
            </w:tcMar>
            <w:hideMark/>
          </w:tcPr>
          <w:p w14:paraId="728EF5BD" w14:textId="77777777" w:rsidR="001910DB" w:rsidRPr="002C6C11" w:rsidRDefault="001910DB" w:rsidP="007826AD">
            <w:pPr>
              <w:pStyle w:val="ParagraphText"/>
            </w:pPr>
            <w:r w:rsidRPr="002C6C11">
              <w:t> </w:t>
            </w:r>
          </w:p>
        </w:tc>
      </w:tr>
    </w:tbl>
    <w:p w14:paraId="27191DAA" w14:textId="5F339FCA" w:rsidR="001910DB" w:rsidRPr="002C6C11" w:rsidRDefault="001910DB" w:rsidP="007826AD">
      <w:pPr>
        <w:pStyle w:val="ParagraphText"/>
      </w:pPr>
    </w:p>
    <w:p w14:paraId="28D7D665" w14:textId="658C0B71" w:rsidR="714CCE79" w:rsidRPr="002C6C11" w:rsidRDefault="00DB0738" w:rsidP="007826AD">
      <w:pPr>
        <w:pStyle w:val="ParagraphText"/>
        <w:spacing w:after="120"/>
        <w:rPr>
          <w:b/>
          <w:i/>
        </w:rPr>
      </w:pPr>
      <w:r w:rsidRPr="002C6C11">
        <w:rPr>
          <w:b/>
          <w:i/>
        </w:rPr>
        <w:t>4</w:t>
      </w:r>
      <w:r w:rsidR="005E71B4" w:rsidRPr="002C6C11">
        <w:rPr>
          <w:b/>
          <w:i/>
        </w:rPr>
        <w:t>.1.3.5</w:t>
      </w:r>
      <w:r w:rsidRPr="00CB317A">
        <w:tab/>
      </w:r>
      <w:r w:rsidR="298A828A" w:rsidRPr="13858A6D">
        <w:rPr>
          <w:b/>
          <w:bCs/>
          <w:i/>
          <w:iCs/>
        </w:rPr>
        <w:t>Stag</w:t>
      </w:r>
      <w:r w:rsidR="714CCE79" w:rsidRPr="13858A6D">
        <w:rPr>
          <w:b/>
          <w:bCs/>
          <w:i/>
          <w:iCs/>
        </w:rPr>
        <w:t>e</w:t>
      </w:r>
      <w:r w:rsidR="714CCE79" w:rsidRPr="002C6C11">
        <w:rPr>
          <w:b/>
          <w:i/>
        </w:rPr>
        <w:t xml:space="preserve"> 5</w:t>
      </w:r>
      <w:r w:rsidR="7989AC7B" w:rsidRPr="002C6C11">
        <w:rPr>
          <w:b/>
          <w:i/>
        </w:rPr>
        <w:t xml:space="preserve"> (validation of antenna within 5G-EMERGE ecosystem)</w:t>
      </w:r>
    </w:p>
    <w:tbl>
      <w:tblPr>
        <w:tblW w:w="9044" w:type="dxa"/>
        <w:tblCellMar>
          <w:top w:w="15" w:type="dxa"/>
          <w:left w:w="15" w:type="dxa"/>
          <w:bottom w:w="15" w:type="dxa"/>
          <w:right w:w="15" w:type="dxa"/>
        </w:tblCellMar>
        <w:tblLook w:val="04A0" w:firstRow="1" w:lastRow="0" w:firstColumn="1" w:lastColumn="0" w:noHBand="0" w:noVBand="1"/>
      </w:tblPr>
      <w:tblGrid>
        <w:gridCol w:w="1504"/>
        <w:gridCol w:w="4815"/>
        <w:gridCol w:w="2725"/>
      </w:tblGrid>
      <w:tr w:rsidR="008114EB" w:rsidRPr="00C80238" w14:paraId="0F0338E2" w14:textId="77777777" w:rsidTr="199A6727">
        <w:trPr>
          <w:trHeight w:val="567"/>
        </w:trPr>
        <w:tc>
          <w:tcPr>
            <w:tcW w:w="1504"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2D62F177" w14:textId="77777777" w:rsidR="00C6472F" w:rsidRPr="002C6C11" w:rsidRDefault="00C6472F" w:rsidP="007826AD">
            <w:pPr>
              <w:jc w:val="center"/>
              <w:rPr>
                <w:rFonts w:ascii="Montserrat" w:hAnsi="Montserrat"/>
                <w:color w:val="auto"/>
              </w:rPr>
            </w:pPr>
            <w:r w:rsidRPr="002C6C11">
              <w:rPr>
                <w:rFonts w:ascii="Montserrat" w:hAnsi="Montserrat"/>
                <w:b/>
                <w:color w:val="auto"/>
              </w:rPr>
              <w:t>High level plan</w:t>
            </w:r>
          </w:p>
        </w:tc>
        <w:tc>
          <w:tcPr>
            <w:tcW w:w="4815"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47D636AD" w14:textId="0488E383" w:rsidR="00C6472F" w:rsidRPr="002C6C11" w:rsidRDefault="004F5BEA" w:rsidP="007826AD">
            <w:pPr>
              <w:jc w:val="center"/>
              <w:rPr>
                <w:rFonts w:ascii="Montserrat" w:hAnsi="Montserrat"/>
                <w:color w:val="auto"/>
              </w:rPr>
            </w:pPr>
            <w:r w:rsidRPr="002C6C11">
              <w:rPr>
                <w:rFonts w:ascii="Montserrat" w:hAnsi="Montserrat"/>
                <w:b/>
                <w:color w:val="auto"/>
              </w:rPr>
              <w:t xml:space="preserve">TC01: </w:t>
            </w:r>
            <w:r w:rsidR="00C6472F" w:rsidRPr="002C6C11">
              <w:rPr>
                <w:rFonts w:ascii="Montserrat" w:hAnsi="Montserrat"/>
                <w:b/>
                <w:color w:val="auto"/>
              </w:rPr>
              <w:t>Pointing to satellite</w:t>
            </w:r>
          </w:p>
        </w:tc>
        <w:tc>
          <w:tcPr>
            <w:tcW w:w="2725"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7FFC5985" w14:textId="77777777" w:rsidR="00C6472F" w:rsidRPr="002C6C11" w:rsidRDefault="00C6472F" w:rsidP="007826AD">
            <w:pPr>
              <w:jc w:val="center"/>
              <w:rPr>
                <w:rFonts w:ascii="Montserrat" w:hAnsi="Montserrat"/>
                <w:color w:val="auto"/>
              </w:rPr>
            </w:pPr>
            <w:r w:rsidRPr="002C6C11">
              <w:rPr>
                <w:rFonts w:ascii="Montserrat" w:hAnsi="Montserrat"/>
                <w:b/>
                <w:color w:val="auto"/>
              </w:rPr>
              <w:t>Notes</w:t>
            </w:r>
          </w:p>
        </w:tc>
      </w:tr>
      <w:tr w:rsidR="008114EB" w:rsidRPr="00C80238" w14:paraId="335DCB16" w14:textId="77777777" w:rsidTr="199A6727">
        <w:trPr>
          <w:trHeight w:val="515"/>
        </w:trPr>
        <w:tc>
          <w:tcPr>
            <w:tcW w:w="1504"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09A9E96E" w14:textId="77777777" w:rsidR="00C6472F" w:rsidRPr="002C6C11" w:rsidRDefault="00C6472F" w:rsidP="007826AD">
            <w:pPr>
              <w:rPr>
                <w:rFonts w:ascii="Montserrat" w:hAnsi="Montserrat"/>
                <w:color w:val="auto"/>
              </w:rPr>
            </w:pPr>
            <w:r w:rsidRPr="002C6C11">
              <w:rPr>
                <w:rFonts w:ascii="Montserrat" w:hAnsi="Montserrat"/>
                <w:b/>
                <w:color w:val="auto"/>
              </w:rPr>
              <w:t>Objective</w:t>
            </w:r>
          </w:p>
        </w:tc>
        <w:tc>
          <w:tcPr>
            <w:tcW w:w="481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566CE4B2" w14:textId="367E8CB1" w:rsidR="00C6472F" w:rsidRPr="002C6C11" w:rsidRDefault="00C6472F" w:rsidP="007826AD">
            <w:pPr>
              <w:rPr>
                <w:rFonts w:ascii="Montserrat" w:hAnsi="Montserrat"/>
                <w:color w:val="auto"/>
              </w:rPr>
            </w:pPr>
            <w:r w:rsidRPr="002C6C11">
              <w:rPr>
                <w:rFonts w:ascii="Montserrat" w:hAnsi="Montserrat"/>
                <w:color w:val="auto"/>
              </w:rPr>
              <w:t xml:space="preserve">Validate the pointing capability of TERESA </w:t>
            </w:r>
            <w:r w:rsidR="0077079C" w:rsidRPr="002C6C11">
              <w:rPr>
                <w:rFonts w:ascii="Montserrat" w:hAnsi="Montserrat"/>
                <w:color w:val="auto"/>
              </w:rPr>
              <w:t>terminal</w:t>
            </w:r>
            <w:r w:rsidR="00DE11E4" w:rsidRPr="002C6C11">
              <w:rPr>
                <w:rFonts w:ascii="Montserrat" w:hAnsi="Montserrat"/>
                <w:color w:val="auto"/>
              </w:rPr>
              <w:t xml:space="preserve"> (</w:t>
            </w:r>
            <w:r w:rsidRPr="002C6C11">
              <w:rPr>
                <w:rFonts w:ascii="Montserrat" w:hAnsi="Montserrat"/>
                <w:color w:val="auto"/>
              </w:rPr>
              <w:t xml:space="preserve">Rx </w:t>
            </w:r>
            <w:r w:rsidR="00DE11E4" w:rsidRPr="002C6C11">
              <w:rPr>
                <w:rFonts w:ascii="Montserrat" w:hAnsi="Montserrat"/>
                <w:color w:val="auto"/>
              </w:rPr>
              <w:t>only)</w:t>
            </w:r>
          </w:p>
        </w:tc>
        <w:tc>
          <w:tcPr>
            <w:tcW w:w="272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2A8E624C" w14:textId="77777777" w:rsidR="00C6472F" w:rsidRPr="002C6C11" w:rsidRDefault="00C6472F" w:rsidP="007826AD">
            <w:pPr>
              <w:rPr>
                <w:rFonts w:ascii="Montserrat" w:hAnsi="Montserrat"/>
                <w:color w:val="auto"/>
              </w:rPr>
            </w:pPr>
          </w:p>
        </w:tc>
      </w:tr>
      <w:tr w:rsidR="008114EB" w:rsidRPr="00C80238" w14:paraId="7BD5A8B2" w14:textId="77777777" w:rsidTr="199A6727">
        <w:trPr>
          <w:trHeight w:val="515"/>
        </w:trPr>
        <w:tc>
          <w:tcPr>
            <w:tcW w:w="1504"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3044DDCA" w14:textId="77777777" w:rsidR="00C6472F" w:rsidRPr="002C6C11" w:rsidRDefault="00C6472F" w:rsidP="007826AD">
            <w:pPr>
              <w:rPr>
                <w:rFonts w:ascii="Montserrat" w:hAnsi="Montserrat"/>
                <w:color w:val="auto"/>
              </w:rPr>
            </w:pPr>
            <w:r w:rsidRPr="002C6C11">
              <w:rPr>
                <w:rFonts w:ascii="Montserrat" w:hAnsi="Montserrat"/>
                <w:b/>
                <w:color w:val="auto"/>
              </w:rPr>
              <w:t>Prerequisites</w:t>
            </w:r>
          </w:p>
        </w:tc>
        <w:tc>
          <w:tcPr>
            <w:tcW w:w="481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5CFD5D35" w14:textId="50E903B9" w:rsidR="00C6472F" w:rsidRPr="002C6C11" w:rsidRDefault="11A439F4" w:rsidP="007826AD">
            <w:pPr>
              <w:rPr>
                <w:rFonts w:ascii="Montserrat" w:hAnsi="Montserrat"/>
                <w:color w:val="auto"/>
              </w:rPr>
            </w:pPr>
            <w:r w:rsidRPr="002C6C11">
              <w:rPr>
                <w:rFonts w:ascii="Montserrat" w:hAnsi="Montserrat"/>
                <w:color w:val="auto"/>
              </w:rPr>
              <w:t>Rx RF performance tests.</w:t>
            </w:r>
          </w:p>
        </w:tc>
        <w:tc>
          <w:tcPr>
            <w:tcW w:w="272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7EED9763" w14:textId="77777777" w:rsidR="00C6472F" w:rsidRPr="002C6C11" w:rsidRDefault="00C6472F" w:rsidP="007826AD">
            <w:pPr>
              <w:rPr>
                <w:rFonts w:ascii="Montserrat" w:hAnsi="Montserrat"/>
                <w:color w:val="auto"/>
              </w:rPr>
            </w:pPr>
          </w:p>
        </w:tc>
      </w:tr>
      <w:tr w:rsidR="008114EB" w:rsidRPr="00C80238" w14:paraId="7ED23966" w14:textId="77777777" w:rsidTr="199A6727">
        <w:trPr>
          <w:trHeight w:val="515"/>
        </w:trPr>
        <w:tc>
          <w:tcPr>
            <w:tcW w:w="1504" w:type="dxa"/>
            <w:tcBorders>
              <w:top w:val="nil"/>
              <w:left w:val="single" w:sz="6" w:space="0" w:color="5D84A4"/>
              <w:bottom w:val="single" w:sz="6" w:space="0" w:color="5D84A4"/>
              <w:right w:val="single" w:sz="6" w:space="0" w:color="5D84A4"/>
            </w:tcBorders>
            <w:tcMar>
              <w:top w:w="0" w:type="dxa"/>
              <w:left w:w="105" w:type="dxa"/>
              <w:bottom w:w="0" w:type="dxa"/>
              <w:right w:w="105" w:type="dxa"/>
            </w:tcMar>
            <w:vAlign w:val="center"/>
            <w:hideMark/>
          </w:tcPr>
          <w:p w14:paraId="4EB5BF0E" w14:textId="77777777" w:rsidR="00C6472F" w:rsidRPr="002C6C11" w:rsidRDefault="00C6472F" w:rsidP="007826AD">
            <w:pPr>
              <w:rPr>
                <w:rFonts w:ascii="Montserrat" w:hAnsi="Montserrat"/>
                <w:color w:val="auto"/>
              </w:rPr>
            </w:pPr>
            <w:r w:rsidRPr="002C6C11">
              <w:rPr>
                <w:rFonts w:ascii="Montserrat" w:hAnsi="Montserrat"/>
                <w:b/>
                <w:color w:val="auto"/>
              </w:rPr>
              <w:t>Note on Req. Tested</w:t>
            </w:r>
          </w:p>
        </w:tc>
        <w:tc>
          <w:tcPr>
            <w:tcW w:w="481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2D6F68CF" w14:textId="77777777" w:rsidR="00C6472F" w:rsidRPr="002C6C11" w:rsidRDefault="00C6472F" w:rsidP="007826AD">
            <w:pPr>
              <w:rPr>
                <w:rFonts w:ascii="Montserrat" w:hAnsi="Montserrat"/>
                <w:color w:val="auto"/>
              </w:rPr>
            </w:pPr>
            <w:r w:rsidRPr="002C6C11">
              <w:rPr>
                <w:rFonts w:ascii="Montserrat" w:hAnsi="Montserrat"/>
                <w:color w:val="auto"/>
              </w:rPr>
              <w:t>The first iteration of this test case will be carried out in a static environment. Then, it will be tested on the move.</w:t>
            </w:r>
          </w:p>
        </w:tc>
        <w:tc>
          <w:tcPr>
            <w:tcW w:w="2725" w:type="dxa"/>
            <w:tcBorders>
              <w:top w:val="nil"/>
              <w:left w:val="nil"/>
              <w:bottom w:val="single" w:sz="6" w:space="0" w:color="5D84A4"/>
              <w:right w:val="single" w:sz="6" w:space="0" w:color="5D84A4"/>
            </w:tcBorders>
            <w:tcMar>
              <w:top w:w="0" w:type="dxa"/>
              <w:left w:w="105" w:type="dxa"/>
              <w:bottom w:w="0" w:type="dxa"/>
              <w:right w:w="105" w:type="dxa"/>
            </w:tcMar>
            <w:vAlign w:val="center"/>
            <w:hideMark/>
          </w:tcPr>
          <w:p w14:paraId="2614962E" w14:textId="77777777" w:rsidR="00C6472F" w:rsidRPr="002C6C11" w:rsidRDefault="00C6472F" w:rsidP="007826AD">
            <w:pPr>
              <w:rPr>
                <w:rFonts w:ascii="Montserrat" w:hAnsi="Montserrat"/>
                <w:color w:val="auto"/>
              </w:rPr>
            </w:pPr>
          </w:p>
        </w:tc>
      </w:tr>
      <w:tr w:rsidR="008114EB" w:rsidRPr="00C80238" w14:paraId="5BF3CF4F" w14:textId="77777777" w:rsidTr="199A6727">
        <w:trPr>
          <w:trHeight w:val="515"/>
        </w:trPr>
        <w:tc>
          <w:tcPr>
            <w:tcW w:w="1504"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61F10453" w14:textId="77777777" w:rsidR="00C6472F" w:rsidRPr="002C6C11" w:rsidRDefault="00C6472F" w:rsidP="007826AD">
            <w:pPr>
              <w:rPr>
                <w:rFonts w:ascii="Montserrat" w:hAnsi="Montserrat"/>
                <w:color w:val="auto"/>
              </w:rPr>
            </w:pPr>
            <w:r w:rsidRPr="002C6C11">
              <w:rPr>
                <w:rFonts w:ascii="Montserrat" w:hAnsi="Montserrat"/>
                <w:b/>
                <w:color w:val="auto"/>
              </w:rPr>
              <w:t>Pass/Fail Criteria</w:t>
            </w:r>
          </w:p>
        </w:tc>
        <w:tc>
          <w:tcPr>
            <w:tcW w:w="4815" w:type="dxa"/>
            <w:tcBorders>
              <w:top w:val="nil"/>
              <w:left w:val="nil"/>
              <w:bottom w:val="single" w:sz="6" w:space="0" w:color="5D84A4"/>
              <w:right w:val="single" w:sz="6" w:space="0" w:color="5D84A4"/>
            </w:tcBorders>
            <w:tcMar>
              <w:top w:w="0" w:type="dxa"/>
              <w:left w:w="105" w:type="dxa"/>
              <w:bottom w:w="0" w:type="dxa"/>
              <w:right w:w="105" w:type="dxa"/>
            </w:tcMar>
            <w:hideMark/>
          </w:tcPr>
          <w:p w14:paraId="763FD12C" w14:textId="77777777" w:rsidR="00C6472F" w:rsidRPr="002C6C11" w:rsidRDefault="00C6472F" w:rsidP="007826AD">
            <w:pPr>
              <w:rPr>
                <w:rFonts w:ascii="Montserrat" w:hAnsi="Montserrat"/>
                <w:color w:val="auto"/>
              </w:rPr>
            </w:pPr>
            <w:r w:rsidRPr="002C6C11">
              <w:rPr>
                <w:rFonts w:ascii="Montserrat" w:hAnsi="Montserrat"/>
                <w:color w:val="auto"/>
              </w:rPr>
              <w:t>Modem is lock on the FWD Rx signal and ready to demodulate. This will imply that:</w:t>
            </w:r>
          </w:p>
          <w:p w14:paraId="094869D7" w14:textId="701EF0C9" w:rsidR="00C6472F" w:rsidRPr="002C6C11" w:rsidRDefault="2063B30F" w:rsidP="00B3730E">
            <w:pPr>
              <w:numPr>
                <w:ilvl w:val="0"/>
                <w:numId w:val="176"/>
              </w:numPr>
              <w:rPr>
                <w:rFonts w:ascii="Montserrat" w:hAnsi="Montserrat"/>
                <w:color w:val="auto"/>
              </w:rPr>
            </w:pPr>
            <w:r w:rsidRPr="002C6C11">
              <w:rPr>
                <w:rFonts w:ascii="Montserrat" w:hAnsi="Montserrat"/>
                <w:color w:val="auto"/>
              </w:rPr>
              <w:t xml:space="preserve">the Rx beam of TERESA antenna is well pointed to </w:t>
            </w:r>
            <w:r w:rsidR="366D3A8D" w:rsidRPr="002C6C11">
              <w:rPr>
                <w:rFonts w:ascii="Montserrat" w:hAnsi="Montserrat"/>
                <w:color w:val="auto"/>
              </w:rPr>
              <w:t>ASTRA GEO</w:t>
            </w:r>
            <w:r w:rsidRPr="002C6C11">
              <w:rPr>
                <w:rFonts w:ascii="Montserrat" w:hAnsi="Montserrat"/>
                <w:color w:val="auto"/>
              </w:rPr>
              <w:t xml:space="preserve"> satellite.</w:t>
            </w:r>
          </w:p>
          <w:p w14:paraId="3A112377" w14:textId="49E6C832" w:rsidR="00C6472F" w:rsidRPr="002C6C11" w:rsidRDefault="00C6472F" w:rsidP="00B3730E">
            <w:pPr>
              <w:numPr>
                <w:ilvl w:val="0"/>
                <w:numId w:val="176"/>
              </w:numPr>
              <w:rPr>
                <w:rFonts w:ascii="Montserrat" w:hAnsi="Montserrat"/>
                <w:color w:val="auto"/>
              </w:rPr>
            </w:pPr>
            <w:r w:rsidRPr="002C6C11">
              <w:rPr>
                <w:rFonts w:ascii="Montserrat" w:hAnsi="Montserrat"/>
                <w:color w:val="auto"/>
              </w:rPr>
              <w:t xml:space="preserve">the Es/No is high enough with respect to </w:t>
            </w:r>
            <w:r w:rsidR="003D45E4" w:rsidRPr="002C6C11">
              <w:rPr>
                <w:rFonts w:ascii="Montserrat" w:hAnsi="Montserrat"/>
                <w:color w:val="auto"/>
              </w:rPr>
              <w:t xml:space="preserve">the </w:t>
            </w:r>
            <w:r w:rsidRPr="002C6C11">
              <w:rPr>
                <w:rFonts w:ascii="Montserrat" w:hAnsi="Montserrat"/>
                <w:color w:val="auto"/>
              </w:rPr>
              <w:t xml:space="preserve">FWD </w:t>
            </w:r>
            <w:r w:rsidR="0B30B6C3" w:rsidRPr="002C6C11">
              <w:rPr>
                <w:rFonts w:ascii="Montserrat" w:hAnsi="Montserrat"/>
                <w:color w:val="auto"/>
              </w:rPr>
              <w:t>link</w:t>
            </w:r>
            <w:r w:rsidR="5F7AC759" w:rsidRPr="002C6C11">
              <w:rPr>
                <w:rFonts w:ascii="Montserrat" w:hAnsi="Montserrat"/>
                <w:color w:val="auto"/>
              </w:rPr>
              <w:t xml:space="preserve"> </w:t>
            </w:r>
            <w:r w:rsidRPr="002C6C11">
              <w:rPr>
                <w:rFonts w:ascii="Montserrat" w:hAnsi="Montserrat"/>
                <w:color w:val="auto"/>
              </w:rPr>
              <w:t>MODCOD used.</w:t>
            </w:r>
          </w:p>
        </w:tc>
        <w:tc>
          <w:tcPr>
            <w:tcW w:w="2725" w:type="dxa"/>
            <w:tcBorders>
              <w:top w:val="nil"/>
              <w:left w:val="nil"/>
              <w:bottom w:val="single" w:sz="6" w:space="0" w:color="5D84A4"/>
              <w:right w:val="single" w:sz="6" w:space="0" w:color="5D84A4"/>
            </w:tcBorders>
            <w:tcMar>
              <w:top w:w="0" w:type="dxa"/>
              <w:left w:w="105" w:type="dxa"/>
              <w:bottom w:w="0" w:type="dxa"/>
              <w:right w:w="105" w:type="dxa"/>
            </w:tcMar>
            <w:hideMark/>
          </w:tcPr>
          <w:p w14:paraId="3E8A5536" w14:textId="016BDC19" w:rsidR="00C6472F" w:rsidRPr="002C6C11" w:rsidRDefault="00C6472F" w:rsidP="007826AD">
            <w:pPr>
              <w:rPr>
                <w:rFonts w:ascii="Montserrat" w:hAnsi="Montserrat"/>
                <w:color w:val="auto"/>
              </w:rPr>
            </w:pPr>
          </w:p>
        </w:tc>
      </w:tr>
      <w:tr w:rsidR="008114EB" w:rsidRPr="00C80238" w14:paraId="3CAE0C62" w14:textId="77777777" w:rsidTr="199A6727">
        <w:trPr>
          <w:trHeight w:val="515"/>
        </w:trPr>
        <w:tc>
          <w:tcPr>
            <w:tcW w:w="1504"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3364E99C" w14:textId="77777777" w:rsidR="00C6472F" w:rsidRPr="002C6C11" w:rsidRDefault="00C6472F" w:rsidP="007826AD">
            <w:pPr>
              <w:rPr>
                <w:rFonts w:ascii="Montserrat" w:hAnsi="Montserrat"/>
                <w:color w:val="auto"/>
              </w:rPr>
            </w:pPr>
            <w:r w:rsidRPr="002C6C11">
              <w:rPr>
                <w:rFonts w:ascii="Montserrat" w:hAnsi="Montserrat"/>
                <w:b/>
                <w:color w:val="auto"/>
              </w:rPr>
              <w:t>Test Setup</w:t>
            </w:r>
          </w:p>
        </w:tc>
        <w:tc>
          <w:tcPr>
            <w:tcW w:w="4815" w:type="dxa"/>
            <w:tcBorders>
              <w:top w:val="nil"/>
              <w:left w:val="nil"/>
              <w:bottom w:val="single" w:sz="6" w:space="0" w:color="5D84A4"/>
              <w:right w:val="single" w:sz="6" w:space="0" w:color="5D84A4"/>
            </w:tcBorders>
            <w:tcMar>
              <w:top w:w="0" w:type="dxa"/>
              <w:left w:w="105" w:type="dxa"/>
              <w:bottom w:w="0" w:type="dxa"/>
              <w:right w:w="105" w:type="dxa"/>
            </w:tcMar>
            <w:hideMark/>
          </w:tcPr>
          <w:p w14:paraId="4162CC54" w14:textId="77777777" w:rsidR="00C6472F" w:rsidRPr="002C6C11" w:rsidRDefault="00C6472F" w:rsidP="00B3730E">
            <w:pPr>
              <w:numPr>
                <w:ilvl w:val="0"/>
                <w:numId w:val="177"/>
              </w:numPr>
              <w:ind w:hanging="357"/>
              <w:rPr>
                <w:rFonts w:ascii="Montserrat" w:hAnsi="Montserrat"/>
                <w:color w:val="auto"/>
              </w:rPr>
            </w:pPr>
            <w:r w:rsidRPr="002C6C11">
              <w:rPr>
                <w:rFonts w:ascii="Montserrat" w:hAnsi="Montserrat"/>
                <w:color w:val="auto"/>
              </w:rPr>
              <w:t>On Viasat side:</w:t>
            </w:r>
          </w:p>
          <w:p w14:paraId="0645975F" w14:textId="77777777" w:rsidR="00C6472F" w:rsidRPr="002C6C11" w:rsidRDefault="00C6472F" w:rsidP="00B3730E">
            <w:pPr>
              <w:numPr>
                <w:ilvl w:val="1"/>
                <w:numId w:val="177"/>
              </w:numPr>
              <w:ind w:hanging="357"/>
              <w:rPr>
                <w:rFonts w:ascii="Montserrat" w:hAnsi="Montserrat"/>
                <w:color w:val="auto"/>
              </w:rPr>
            </w:pPr>
            <w:r w:rsidRPr="002C6C11">
              <w:rPr>
                <w:rFonts w:ascii="Montserrat" w:hAnsi="Montserrat"/>
                <w:color w:val="auto"/>
              </w:rPr>
              <w:t>TERESA antenna</w:t>
            </w:r>
          </w:p>
          <w:p w14:paraId="36CCDDB8" w14:textId="0CAB9931" w:rsidR="00C6472F" w:rsidRPr="002C6C11" w:rsidRDefault="3B076681" w:rsidP="00B3730E">
            <w:pPr>
              <w:numPr>
                <w:ilvl w:val="1"/>
                <w:numId w:val="177"/>
              </w:numPr>
              <w:ind w:hanging="357"/>
              <w:rPr>
                <w:rFonts w:ascii="Montserrat" w:hAnsi="Montserrat"/>
                <w:color w:val="auto"/>
              </w:rPr>
            </w:pPr>
            <w:r w:rsidRPr="002C6C11">
              <w:rPr>
                <w:rFonts w:ascii="Montserrat" w:hAnsi="Montserrat"/>
                <w:color w:val="auto"/>
              </w:rPr>
              <w:t>LNB</w:t>
            </w:r>
            <w:r w:rsidR="2063B30F" w:rsidRPr="002C6C11">
              <w:rPr>
                <w:rFonts w:ascii="Montserrat" w:hAnsi="Montserrat"/>
                <w:color w:val="auto"/>
              </w:rPr>
              <w:t xml:space="preserve"> (Low noise block down converter)</w:t>
            </w:r>
          </w:p>
          <w:p w14:paraId="6C62BD40" w14:textId="77777777" w:rsidR="00C6472F" w:rsidRPr="002C6C11" w:rsidRDefault="00C6472F" w:rsidP="00B3730E">
            <w:pPr>
              <w:numPr>
                <w:ilvl w:val="1"/>
                <w:numId w:val="177"/>
              </w:numPr>
              <w:ind w:hanging="357"/>
              <w:rPr>
                <w:rFonts w:ascii="Montserrat" w:hAnsi="Montserrat"/>
                <w:color w:val="auto"/>
              </w:rPr>
            </w:pPr>
            <w:r w:rsidRPr="002C6C11">
              <w:rPr>
                <w:rFonts w:ascii="Montserrat" w:hAnsi="Montserrat"/>
                <w:color w:val="auto"/>
              </w:rPr>
              <w:t>Ayecka modem</w:t>
            </w:r>
          </w:p>
          <w:p w14:paraId="23031F30" w14:textId="77777777" w:rsidR="00C6472F" w:rsidRPr="002C6C11" w:rsidRDefault="00C6472F" w:rsidP="00B3730E">
            <w:pPr>
              <w:numPr>
                <w:ilvl w:val="1"/>
                <w:numId w:val="177"/>
              </w:numPr>
              <w:ind w:hanging="357"/>
              <w:rPr>
                <w:rFonts w:ascii="Montserrat" w:hAnsi="Montserrat"/>
                <w:color w:val="auto"/>
              </w:rPr>
            </w:pPr>
            <w:r w:rsidRPr="002C6C11">
              <w:rPr>
                <w:rFonts w:ascii="Montserrat" w:hAnsi="Montserrat"/>
                <w:color w:val="auto"/>
              </w:rPr>
              <w:t>MBI controller</w:t>
            </w:r>
          </w:p>
          <w:p w14:paraId="0D7DCFD3" w14:textId="177E68DE" w:rsidR="00BC0963" w:rsidRPr="002C6C11" w:rsidRDefault="00BC0963" w:rsidP="00B3730E">
            <w:pPr>
              <w:numPr>
                <w:ilvl w:val="1"/>
                <w:numId w:val="177"/>
              </w:numPr>
              <w:ind w:hanging="357"/>
              <w:rPr>
                <w:rFonts w:ascii="Montserrat" w:hAnsi="Montserrat"/>
                <w:color w:val="auto"/>
              </w:rPr>
            </w:pPr>
            <w:r w:rsidRPr="002C6C11">
              <w:rPr>
                <w:rFonts w:ascii="Montserrat" w:hAnsi="Montserrat"/>
                <w:color w:val="auto"/>
              </w:rPr>
              <w:t>10MHz reference</w:t>
            </w:r>
          </w:p>
          <w:p w14:paraId="49D02D4F" w14:textId="46198087" w:rsidR="00C6472F" w:rsidRPr="002C6C11" w:rsidRDefault="5F7AC759" w:rsidP="00B3730E">
            <w:pPr>
              <w:numPr>
                <w:ilvl w:val="1"/>
                <w:numId w:val="177"/>
              </w:numPr>
              <w:ind w:hanging="357"/>
              <w:rPr>
                <w:rFonts w:ascii="Montserrat" w:hAnsi="Montserrat"/>
                <w:color w:val="auto"/>
              </w:rPr>
            </w:pPr>
            <w:r w:rsidRPr="002C6C11">
              <w:rPr>
                <w:rFonts w:ascii="Montserrat" w:hAnsi="Montserrat"/>
                <w:color w:val="auto"/>
              </w:rPr>
              <w:t>PSU</w:t>
            </w:r>
            <w:r w:rsidR="63B6E068" w:rsidRPr="002C6C11">
              <w:rPr>
                <w:rFonts w:ascii="Montserrat" w:hAnsi="Montserrat"/>
                <w:color w:val="auto"/>
              </w:rPr>
              <w:t>s</w:t>
            </w:r>
            <w:r w:rsidR="00C6472F" w:rsidRPr="002C6C11">
              <w:rPr>
                <w:rFonts w:ascii="Montserrat" w:hAnsi="Montserrat"/>
                <w:color w:val="auto"/>
              </w:rPr>
              <w:t xml:space="preserve"> (Power supply </w:t>
            </w:r>
            <w:r w:rsidRPr="002C6C11">
              <w:rPr>
                <w:rFonts w:ascii="Montserrat" w:hAnsi="Montserrat"/>
                <w:color w:val="auto"/>
              </w:rPr>
              <w:t>unit</w:t>
            </w:r>
            <w:r w:rsidR="5AF605D5" w:rsidRPr="002C6C11">
              <w:rPr>
                <w:rFonts w:ascii="Montserrat" w:hAnsi="Montserrat"/>
                <w:color w:val="auto"/>
              </w:rPr>
              <w:t>s</w:t>
            </w:r>
            <w:r w:rsidR="00C6472F" w:rsidRPr="002C6C11">
              <w:rPr>
                <w:rFonts w:ascii="Montserrat" w:hAnsi="Montserrat"/>
                <w:color w:val="auto"/>
              </w:rPr>
              <w:t>)</w:t>
            </w:r>
          </w:p>
          <w:p w14:paraId="5267045E" w14:textId="77777777" w:rsidR="00C6472F" w:rsidRPr="002C6C11" w:rsidRDefault="00C6472F" w:rsidP="00B3730E">
            <w:pPr>
              <w:numPr>
                <w:ilvl w:val="1"/>
                <w:numId w:val="177"/>
              </w:numPr>
              <w:ind w:hanging="357"/>
              <w:rPr>
                <w:rFonts w:ascii="Montserrat" w:hAnsi="Montserrat"/>
                <w:color w:val="auto"/>
              </w:rPr>
            </w:pPr>
            <w:r w:rsidRPr="002C6C11">
              <w:rPr>
                <w:rFonts w:ascii="Montserrat" w:hAnsi="Montserrat"/>
                <w:color w:val="auto"/>
              </w:rPr>
              <w:t>SA (Spectrum analyzer)</w:t>
            </w:r>
          </w:p>
          <w:p w14:paraId="551F6DBA" w14:textId="77777777" w:rsidR="00C6472F" w:rsidRPr="002C6C11" w:rsidRDefault="00C6472F" w:rsidP="00B3730E">
            <w:pPr>
              <w:numPr>
                <w:ilvl w:val="1"/>
                <w:numId w:val="177"/>
              </w:numPr>
              <w:ind w:hanging="357"/>
              <w:rPr>
                <w:rFonts w:ascii="Montserrat" w:hAnsi="Montserrat"/>
                <w:color w:val="auto"/>
              </w:rPr>
            </w:pPr>
            <w:r w:rsidRPr="002C6C11">
              <w:rPr>
                <w:rFonts w:ascii="Montserrat" w:hAnsi="Montserrat"/>
                <w:color w:val="auto"/>
              </w:rPr>
              <w:t>Cart or van</w:t>
            </w:r>
          </w:p>
          <w:p w14:paraId="31C161C5" w14:textId="77777777" w:rsidR="00C6472F" w:rsidRPr="002C6C11" w:rsidRDefault="00C6472F" w:rsidP="00B3730E">
            <w:pPr>
              <w:numPr>
                <w:ilvl w:val="0"/>
                <w:numId w:val="177"/>
              </w:numPr>
              <w:ind w:hanging="357"/>
              <w:rPr>
                <w:rFonts w:ascii="Montserrat" w:hAnsi="Montserrat"/>
                <w:color w:val="auto"/>
              </w:rPr>
            </w:pPr>
            <w:r w:rsidRPr="002C6C11">
              <w:rPr>
                <w:rFonts w:ascii="Montserrat" w:hAnsi="Montserrat"/>
                <w:color w:val="auto"/>
              </w:rPr>
              <w:t>On SES side:</w:t>
            </w:r>
          </w:p>
          <w:p w14:paraId="62D09D4E" w14:textId="368E9344" w:rsidR="00C6472F" w:rsidRPr="002C6C11" w:rsidRDefault="366D3A8D" w:rsidP="00B3730E">
            <w:pPr>
              <w:numPr>
                <w:ilvl w:val="1"/>
                <w:numId w:val="177"/>
              </w:numPr>
              <w:ind w:hanging="357"/>
              <w:rPr>
                <w:rFonts w:ascii="Montserrat" w:hAnsi="Montserrat"/>
                <w:color w:val="auto"/>
              </w:rPr>
            </w:pPr>
            <w:r w:rsidRPr="002C6C11">
              <w:rPr>
                <w:rFonts w:ascii="Montserrat" w:hAnsi="Montserrat"/>
                <w:color w:val="auto"/>
              </w:rPr>
              <w:t>ASTRA GEO</w:t>
            </w:r>
            <w:r w:rsidR="2063B30F" w:rsidRPr="002C6C11">
              <w:rPr>
                <w:rFonts w:ascii="Montserrat" w:hAnsi="Montserrat"/>
                <w:color w:val="auto"/>
              </w:rPr>
              <w:t xml:space="preserve"> transceiving FWD link carrier</w:t>
            </w:r>
          </w:p>
          <w:p w14:paraId="782F91E6" w14:textId="77777777" w:rsidR="00C6472F" w:rsidRPr="002C6C11" w:rsidRDefault="00C6472F" w:rsidP="00B3730E">
            <w:pPr>
              <w:numPr>
                <w:ilvl w:val="1"/>
                <w:numId w:val="177"/>
              </w:numPr>
              <w:ind w:hanging="357"/>
              <w:rPr>
                <w:rFonts w:ascii="Montserrat" w:hAnsi="Montserrat"/>
                <w:color w:val="auto"/>
              </w:rPr>
            </w:pPr>
            <w:r w:rsidRPr="002C6C11">
              <w:rPr>
                <w:rFonts w:ascii="Montserrat" w:hAnsi="Montserrat"/>
                <w:color w:val="auto"/>
              </w:rPr>
              <w:t>Gateway antenna</w:t>
            </w:r>
          </w:p>
          <w:p w14:paraId="53FD1938" w14:textId="77777777" w:rsidR="00C6472F" w:rsidRPr="002C6C11" w:rsidRDefault="00C6472F" w:rsidP="00B3730E">
            <w:pPr>
              <w:numPr>
                <w:ilvl w:val="0"/>
                <w:numId w:val="177"/>
              </w:numPr>
              <w:ind w:hanging="357"/>
              <w:rPr>
                <w:rFonts w:ascii="Montserrat" w:hAnsi="Montserrat"/>
                <w:color w:val="auto"/>
              </w:rPr>
            </w:pPr>
            <w:r w:rsidRPr="002C6C11">
              <w:rPr>
                <w:rFonts w:ascii="Montserrat" w:hAnsi="Montserrat"/>
                <w:color w:val="auto"/>
              </w:rPr>
              <w:t>On MBI side:</w:t>
            </w:r>
          </w:p>
          <w:p w14:paraId="2FBD4C24" w14:textId="77777777" w:rsidR="00C6472F" w:rsidRPr="002C6C11" w:rsidRDefault="00C6472F" w:rsidP="00B3730E">
            <w:pPr>
              <w:numPr>
                <w:ilvl w:val="1"/>
                <w:numId w:val="177"/>
              </w:numPr>
              <w:ind w:hanging="357"/>
              <w:rPr>
                <w:rFonts w:ascii="Montserrat" w:hAnsi="Montserrat"/>
                <w:color w:val="auto"/>
              </w:rPr>
            </w:pPr>
            <w:r w:rsidRPr="002C6C11">
              <w:rPr>
                <w:rFonts w:ascii="Montserrat" w:hAnsi="Montserrat"/>
                <w:color w:val="auto"/>
              </w:rPr>
              <w:t>Starfish platform</w:t>
            </w:r>
          </w:p>
        </w:tc>
        <w:tc>
          <w:tcPr>
            <w:tcW w:w="2725" w:type="dxa"/>
            <w:tcBorders>
              <w:top w:val="nil"/>
              <w:left w:val="nil"/>
              <w:bottom w:val="single" w:sz="6" w:space="0" w:color="5D84A4"/>
              <w:right w:val="single" w:sz="6" w:space="0" w:color="5D84A4"/>
            </w:tcBorders>
            <w:tcMar>
              <w:top w:w="0" w:type="dxa"/>
              <w:left w:w="105" w:type="dxa"/>
              <w:bottom w:w="0" w:type="dxa"/>
              <w:right w:w="105" w:type="dxa"/>
            </w:tcMar>
            <w:hideMark/>
          </w:tcPr>
          <w:p w14:paraId="0C1ECFE8" w14:textId="77777777" w:rsidR="00C6472F" w:rsidRPr="002C6C11" w:rsidRDefault="00C6472F" w:rsidP="007826AD">
            <w:pPr>
              <w:rPr>
                <w:rFonts w:ascii="Montserrat" w:hAnsi="Montserrat"/>
                <w:color w:val="auto"/>
              </w:rPr>
            </w:pPr>
            <w:r w:rsidRPr="002C6C11">
              <w:rPr>
                <w:rFonts w:ascii="Montserrat" w:hAnsi="Montserrat"/>
                <w:color w:val="auto"/>
              </w:rPr>
              <w:t>For static iteration: TERESA terminal can be mounted either on a cart or on the roof of the van.</w:t>
            </w:r>
          </w:p>
          <w:p w14:paraId="151AAE0F" w14:textId="77777777" w:rsidR="00C6472F" w:rsidRPr="002C6C11" w:rsidRDefault="00C6472F" w:rsidP="007826AD">
            <w:pPr>
              <w:rPr>
                <w:rFonts w:ascii="Montserrat" w:hAnsi="Montserrat"/>
                <w:color w:val="auto"/>
              </w:rPr>
            </w:pPr>
          </w:p>
          <w:p w14:paraId="3B942075" w14:textId="77777777" w:rsidR="00C6472F" w:rsidRPr="002C6C11" w:rsidRDefault="00C6472F" w:rsidP="007826AD">
            <w:pPr>
              <w:rPr>
                <w:rFonts w:ascii="Montserrat" w:hAnsi="Montserrat"/>
                <w:color w:val="auto"/>
              </w:rPr>
            </w:pPr>
            <w:r w:rsidRPr="002C6C11">
              <w:rPr>
                <w:rFonts w:ascii="Montserrat" w:hAnsi="Montserrat"/>
                <w:color w:val="auto"/>
              </w:rPr>
              <w:t>For iteration on the move: TERESA terminal is mounted on the roof of the van.</w:t>
            </w:r>
          </w:p>
        </w:tc>
      </w:tr>
      <w:tr w:rsidR="008114EB" w:rsidRPr="00C80238" w14:paraId="34320841" w14:textId="77777777" w:rsidTr="199A6727">
        <w:trPr>
          <w:trHeight w:val="515"/>
        </w:trPr>
        <w:tc>
          <w:tcPr>
            <w:tcW w:w="1504"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7C1DEA4F" w14:textId="0A429B69" w:rsidR="00C6472F" w:rsidRPr="002C6C11" w:rsidRDefault="00C6472F" w:rsidP="007826AD">
            <w:pPr>
              <w:rPr>
                <w:rFonts w:ascii="Montserrat" w:hAnsi="Montserrat"/>
                <w:color w:val="auto"/>
              </w:rPr>
            </w:pPr>
            <w:r w:rsidRPr="002C6C11">
              <w:rPr>
                <w:rFonts w:ascii="Montserrat" w:hAnsi="Montserrat"/>
                <w:b/>
                <w:color w:val="auto"/>
              </w:rPr>
              <w:t>Procedure</w:t>
            </w:r>
          </w:p>
        </w:tc>
        <w:tc>
          <w:tcPr>
            <w:tcW w:w="4815" w:type="dxa"/>
            <w:tcBorders>
              <w:top w:val="nil"/>
              <w:left w:val="nil"/>
              <w:bottom w:val="single" w:sz="6" w:space="0" w:color="5D84A4"/>
              <w:right w:val="single" w:sz="6" w:space="0" w:color="5D84A4"/>
            </w:tcBorders>
            <w:tcMar>
              <w:top w:w="0" w:type="dxa"/>
              <w:left w:w="105" w:type="dxa"/>
              <w:bottom w:w="0" w:type="dxa"/>
              <w:right w:w="105" w:type="dxa"/>
            </w:tcMar>
            <w:hideMark/>
          </w:tcPr>
          <w:p w14:paraId="22B2C952" w14:textId="77777777" w:rsidR="00C6472F" w:rsidRPr="002C6C11" w:rsidRDefault="00C6472F" w:rsidP="00B3730E">
            <w:pPr>
              <w:numPr>
                <w:ilvl w:val="0"/>
                <w:numId w:val="178"/>
              </w:numPr>
              <w:rPr>
                <w:rFonts w:ascii="Montserrat" w:hAnsi="Montserrat"/>
                <w:color w:val="auto"/>
              </w:rPr>
            </w:pPr>
            <w:r w:rsidRPr="002C6C11">
              <w:rPr>
                <w:rFonts w:ascii="Montserrat" w:hAnsi="Montserrat"/>
                <w:color w:val="auto"/>
              </w:rPr>
              <w:t>Bring Viasat setup in OTA (over-the-air) environment.</w:t>
            </w:r>
          </w:p>
          <w:p w14:paraId="3FE20291" w14:textId="77777777" w:rsidR="00C6472F" w:rsidRPr="002C6C11" w:rsidRDefault="00C6472F" w:rsidP="00B3730E">
            <w:pPr>
              <w:numPr>
                <w:ilvl w:val="0"/>
                <w:numId w:val="178"/>
              </w:numPr>
              <w:rPr>
                <w:rFonts w:ascii="Montserrat" w:hAnsi="Montserrat"/>
                <w:color w:val="auto"/>
              </w:rPr>
            </w:pPr>
            <w:r w:rsidRPr="002C6C11">
              <w:rPr>
                <w:rFonts w:ascii="Montserrat" w:hAnsi="Montserrat"/>
                <w:color w:val="auto"/>
              </w:rPr>
              <w:t>Turn on the system.</w:t>
            </w:r>
          </w:p>
          <w:p w14:paraId="5C893BDB" w14:textId="77777777" w:rsidR="00C6472F" w:rsidRPr="002C6C11" w:rsidRDefault="00C6472F" w:rsidP="00B3730E">
            <w:pPr>
              <w:numPr>
                <w:ilvl w:val="0"/>
                <w:numId w:val="178"/>
              </w:numPr>
              <w:rPr>
                <w:rFonts w:ascii="Montserrat" w:hAnsi="Montserrat"/>
                <w:color w:val="auto"/>
              </w:rPr>
            </w:pPr>
            <w:r w:rsidRPr="002C6C11">
              <w:rPr>
                <w:rFonts w:ascii="Montserrat" w:hAnsi="Montserrat"/>
                <w:color w:val="auto"/>
              </w:rPr>
              <w:t>Set the LNB to the proper LO frequency and amplification gain.</w:t>
            </w:r>
          </w:p>
          <w:p w14:paraId="17CA2FD4" w14:textId="6B328516" w:rsidR="00C6472F" w:rsidRPr="002C6C11" w:rsidRDefault="2063B30F" w:rsidP="00B3730E">
            <w:pPr>
              <w:numPr>
                <w:ilvl w:val="0"/>
                <w:numId w:val="178"/>
              </w:numPr>
              <w:rPr>
                <w:rFonts w:ascii="Montserrat" w:hAnsi="Montserrat"/>
                <w:color w:val="auto"/>
              </w:rPr>
            </w:pPr>
            <w:r w:rsidRPr="002C6C11">
              <w:rPr>
                <w:rFonts w:ascii="Montserrat" w:hAnsi="Montserrat"/>
                <w:color w:val="auto"/>
              </w:rPr>
              <w:t xml:space="preserve">Fill in the file "conf.ini" inside the MBI controller with the right values to point to </w:t>
            </w:r>
            <w:r w:rsidR="366D3A8D" w:rsidRPr="002C6C11">
              <w:rPr>
                <w:rFonts w:ascii="Montserrat" w:hAnsi="Montserrat"/>
                <w:color w:val="auto"/>
              </w:rPr>
              <w:t>ASTRA GEO</w:t>
            </w:r>
            <w:r w:rsidRPr="002C6C11">
              <w:rPr>
                <w:rFonts w:ascii="Montserrat" w:hAnsi="Montserrat"/>
                <w:color w:val="auto"/>
              </w:rPr>
              <w:t xml:space="preserve"> satellite (Polarization, bandwidth, center frequency, LNB LO frequency and satellite longitude). </w:t>
            </w:r>
            <w:r w:rsidR="0DC3462A" w:rsidRPr="002C6C11">
              <w:rPr>
                <w:rFonts w:ascii="Montserrat" w:hAnsi="Montserrat"/>
                <w:color w:val="auto"/>
              </w:rPr>
              <w:t xml:space="preserve">Then, </w:t>
            </w:r>
            <w:r w:rsidR="4492903F" w:rsidRPr="002C6C11">
              <w:rPr>
                <w:rFonts w:ascii="Montserrat" w:hAnsi="Montserrat"/>
                <w:color w:val="auto"/>
              </w:rPr>
              <w:t>run the controller.</w:t>
            </w:r>
          </w:p>
          <w:p w14:paraId="4299A7BD" w14:textId="625774FA" w:rsidR="00C6472F" w:rsidRPr="002C6C11" w:rsidRDefault="2063B30F" w:rsidP="00B3730E">
            <w:pPr>
              <w:numPr>
                <w:ilvl w:val="0"/>
                <w:numId w:val="178"/>
              </w:numPr>
              <w:rPr>
                <w:rFonts w:ascii="Montserrat" w:hAnsi="Montserrat"/>
                <w:color w:val="auto"/>
              </w:rPr>
            </w:pPr>
            <w:r w:rsidRPr="002C6C11">
              <w:rPr>
                <w:rFonts w:ascii="Montserrat" w:hAnsi="Montserrat"/>
                <w:color w:val="auto"/>
              </w:rPr>
              <w:t xml:space="preserve">Check with SA connected at the </w:t>
            </w:r>
            <w:r w:rsidR="3B076681" w:rsidRPr="002C6C11">
              <w:rPr>
                <w:rFonts w:ascii="Montserrat" w:hAnsi="Montserrat"/>
                <w:color w:val="auto"/>
              </w:rPr>
              <w:t>LNB</w:t>
            </w:r>
            <w:r w:rsidRPr="002C6C11">
              <w:rPr>
                <w:rFonts w:ascii="Montserrat" w:hAnsi="Montserrat"/>
                <w:color w:val="auto"/>
              </w:rPr>
              <w:t xml:space="preserve"> output that the FWD link signal is well </w:t>
            </w:r>
            <w:r w:rsidR="0DC3462A" w:rsidRPr="002C6C11">
              <w:rPr>
                <w:rFonts w:ascii="Montserrat" w:hAnsi="Montserrat"/>
                <w:color w:val="auto"/>
              </w:rPr>
              <w:t>receive</w:t>
            </w:r>
            <w:r w:rsidR="1492F01C" w:rsidRPr="002C6C11">
              <w:rPr>
                <w:rFonts w:ascii="Montserrat" w:hAnsi="Montserrat"/>
                <w:color w:val="auto"/>
              </w:rPr>
              <w:t>d.</w:t>
            </w:r>
          </w:p>
          <w:p w14:paraId="1BC4E1B1" w14:textId="22926275" w:rsidR="00C6472F" w:rsidRPr="002C6C11" w:rsidRDefault="00C6472F" w:rsidP="00B3730E">
            <w:pPr>
              <w:numPr>
                <w:ilvl w:val="0"/>
                <w:numId w:val="178"/>
              </w:numPr>
              <w:rPr>
                <w:rFonts w:ascii="Montserrat" w:hAnsi="Montserrat"/>
                <w:color w:val="auto"/>
              </w:rPr>
            </w:pPr>
            <w:r w:rsidRPr="002C6C11">
              <w:rPr>
                <w:rFonts w:ascii="Montserrat" w:hAnsi="Montserrat"/>
                <w:color w:val="auto"/>
              </w:rPr>
              <w:t>Replace the SA by the Ayecka modem and check if E</w:t>
            </w:r>
            <w:r w:rsidRPr="002C6C11">
              <w:rPr>
                <w:rFonts w:ascii="Montserrat" w:hAnsi="Montserrat"/>
                <w:color w:val="auto"/>
                <w:vertAlign w:val="subscript"/>
              </w:rPr>
              <w:t>s</w:t>
            </w:r>
            <w:r w:rsidRPr="002C6C11">
              <w:rPr>
                <w:rFonts w:ascii="Montserrat" w:hAnsi="Montserrat"/>
                <w:color w:val="auto"/>
              </w:rPr>
              <w:t>/N</w:t>
            </w:r>
            <w:r w:rsidRPr="002C6C11">
              <w:rPr>
                <w:rFonts w:ascii="Montserrat" w:hAnsi="Montserrat"/>
                <w:color w:val="auto"/>
                <w:vertAlign w:val="subscript"/>
              </w:rPr>
              <w:t>0</w:t>
            </w:r>
            <w:r w:rsidRPr="002C6C11">
              <w:rPr>
                <w:rFonts w:ascii="Montserrat" w:hAnsi="Montserrat"/>
                <w:color w:val="auto"/>
              </w:rPr>
              <w:t xml:space="preserve"> (or any SNR equivalent data) is high enough with respect to FWD </w:t>
            </w:r>
            <w:r w:rsidR="284ABEFB" w:rsidRPr="002C6C11">
              <w:rPr>
                <w:rFonts w:ascii="Montserrat" w:hAnsi="Montserrat"/>
                <w:color w:val="auto"/>
              </w:rPr>
              <w:t>link</w:t>
            </w:r>
            <w:r w:rsidR="5F7AC759" w:rsidRPr="002C6C11">
              <w:rPr>
                <w:rFonts w:ascii="Montserrat" w:hAnsi="Montserrat"/>
                <w:color w:val="auto"/>
              </w:rPr>
              <w:t xml:space="preserve"> </w:t>
            </w:r>
            <w:r w:rsidRPr="002C6C11">
              <w:rPr>
                <w:rFonts w:ascii="Montserrat" w:hAnsi="Montserrat"/>
                <w:color w:val="auto"/>
              </w:rPr>
              <w:t>MODCOD used.</w:t>
            </w:r>
          </w:p>
          <w:p w14:paraId="02106F0E" w14:textId="312F80AD" w:rsidR="00C6472F" w:rsidRPr="002C6C11" w:rsidRDefault="5F7AC759" w:rsidP="00B3730E">
            <w:pPr>
              <w:numPr>
                <w:ilvl w:val="0"/>
                <w:numId w:val="178"/>
              </w:numPr>
              <w:rPr>
                <w:rFonts w:ascii="Montserrat" w:hAnsi="Montserrat"/>
                <w:color w:val="auto"/>
              </w:rPr>
            </w:pPr>
            <w:r w:rsidRPr="002C6C11">
              <w:rPr>
                <w:rFonts w:ascii="Montserrat" w:hAnsi="Montserrat"/>
                <w:color w:val="auto"/>
              </w:rPr>
              <w:t>Check if the modem is lock</w:t>
            </w:r>
            <w:r w:rsidR="7C563575" w:rsidRPr="002C6C11">
              <w:rPr>
                <w:rFonts w:ascii="Montserrat" w:hAnsi="Montserrat"/>
                <w:color w:val="auto"/>
              </w:rPr>
              <w:t>ed</w:t>
            </w:r>
            <w:r w:rsidRPr="002C6C11">
              <w:rPr>
                <w:rFonts w:ascii="Montserrat" w:hAnsi="Montserrat"/>
                <w:color w:val="auto"/>
              </w:rPr>
              <w:t xml:space="preserve"> </w:t>
            </w:r>
            <w:r w:rsidR="50F37E98" w:rsidRPr="002C6C11">
              <w:rPr>
                <w:rFonts w:ascii="Montserrat" w:hAnsi="Montserrat"/>
                <w:color w:val="auto"/>
              </w:rPr>
              <w:t xml:space="preserve">to </w:t>
            </w:r>
            <w:r w:rsidRPr="002C6C11">
              <w:rPr>
                <w:rFonts w:ascii="Montserrat" w:hAnsi="Montserrat"/>
                <w:color w:val="auto"/>
              </w:rPr>
              <w:t xml:space="preserve">FWD </w:t>
            </w:r>
            <w:r w:rsidR="60240FC5" w:rsidRPr="002C6C11">
              <w:rPr>
                <w:rFonts w:ascii="Montserrat" w:hAnsi="Montserrat"/>
                <w:color w:val="auto"/>
              </w:rPr>
              <w:t xml:space="preserve">link modulated </w:t>
            </w:r>
            <w:r w:rsidRPr="002C6C11">
              <w:rPr>
                <w:rFonts w:ascii="Montserrat" w:hAnsi="Montserrat"/>
                <w:color w:val="auto"/>
              </w:rPr>
              <w:t>signal</w:t>
            </w:r>
            <w:r w:rsidR="7FB8FD07" w:rsidRPr="002C6C11">
              <w:rPr>
                <w:rFonts w:ascii="Montserrat" w:hAnsi="Montserrat"/>
                <w:color w:val="auto"/>
              </w:rPr>
              <w:t>.</w:t>
            </w:r>
          </w:p>
          <w:p w14:paraId="717A9D5D" w14:textId="65780995" w:rsidR="00C6472F" w:rsidRPr="002C6C11" w:rsidRDefault="7FB8FD07" w:rsidP="000B7261">
            <w:pPr>
              <w:numPr>
                <w:ilvl w:val="1"/>
                <w:numId w:val="178"/>
              </w:numPr>
              <w:tabs>
                <w:tab w:val="clear" w:pos="1080"/>
              </w:tabs>
              <w:ind w:left="794"/>
              <w:rPr>
                <w:rFonts w:ascii="Montserrat" w:hAnsi="Montserrat"/>
                <w:color w:val="auto"/>
              </w:rPr>
            </w:pPr>
            <w:r w:rsidRPr="002C6C11">
              <w:rPr>
                <w:rFonts w:ascii="Montserrat" w:hAnsi="Montserrat"/>
                <w:color w:val="auto"/>
              </w:rPr>
              <w:t>In Overview tab:</w:t>
            </w:r>
          </w:p>
          <w:p w14:paraId="41F246C4" w14:textId="303C582A" w:rsidR="00C6472F" w:rsidRPr="002C6C11" w:rsidRDefault="7FB8FD07" w:rsidP="000B7261">
            <w:pPr>
              <w:numPr>
                <w:ilvl w:val="2"/>
                <w:numId w:val="178"/>
              </w:numPr>
              <w:tabs>
                <w:tab w:val="clear" w:pos="1800"/>
              </w:tabs>
              <w:ind w:left="1219"/>
              <w:rPr>
                <w:rFonts w:ascii="Montserrat" w:hAnsi="Montserrat"/>
                <w:color w:val="auto"/>
              </w:rPr>
            </w:pPr>
            <w:r w:rsidRPr="002C6C11">
              <w:rPr>
                <w:rFonts w:ascii="Montserrat" w:eastAsia="Montserrat" w:hAnsi="Montserrat" w:cs="Montserrat"/>
                <w:color w:val="auto"/>
              </w:rPr>
              <w:t>"DVB Carrier" is locked</w:t>
            </w:r>
          </w:p>
          <w:p w14:paraId="69BB36C5" w14:textId="6B11FF1D" w:rsidR="00C6472F" w:rsidRPr="002C6C11" w:rsidRDefault="7FB8FD07" w:rsidP="000B7261">
            <w:pPr>
              <w:numPr>
                <w:ilvl w:val="2"/>
                <w:numId w:val="178"/>
              </w:numPr>
              <w:tabs>
                <w:tab w:val="clear" w:pos="1800"/>
              </w:tabs>
              <w:ind w:left="1219"/>
              <w:rPr>
                <w:rFonts w:ascii="Montserrat" w:eastAsia="Montserrat" w:hAnsi="Montserrat" w:cs="Montserrat"/>
                <w:color w:val="auto"/>
              </w:rPr>
            </w:pPr>
            <w:r w:rsidRPr="002C6C11">
              <w:rPr>
                <w:rFonts w:ascii="Montserrat" w:eastAsia="Montserrat" w:hAnsi="Montserrat" w:cs="Montserrat"/>
                <w:color w:val="auto"/>
              </w:rPr>
              <w:t>"DVB Es/N0 [dB]" value is updating</w:t>
            </w:r>
          </w:p>
          <w:p w14:paraId="539778E5" w14:textId="7E7A6849" w:rsidR="00C6472F" w:rsidRPr="002C6C11" w:rsidRDefault="7FB8FD07" w:rsidP="000B7261">
            <w:pPr>
              <w:numPr>
                <w:ilvl w:val="1"/>
                <w:numId w:val="178"/>
              </w:numPr>
              <w:tabs>
                <w:tab w:val="clear" w:pos="1080"/>
              </w:tabs>
              <w:ind w:left="794"/>
              <w:rPr>
                <w:rFonts w:ascii="Montserrat" w:eastAsia="Montserrat" w:hAnsi="Montserrat" w:cs="Montserrat"/>
                <w:color w:val="auto"/>
              </w:rPr>
            </w:pPr>
            <w:r w:rsidRPr="002C6C11">
              <w:rPr>
                <w:rFonts w:ascii="Montserrat" w:eastAsia="Montserrat" w:hAnsi="Montserrat" w:cs="Montserrat"/>
                <w:color w:val="auto"/>
              </w:rPr>
              <w:t>In Connectivity tab:</w:t>
            </w:r>
          </w:p>
          <w:p w14:paraId="20A82798" w14:textId="7B67E1F7" w:rsidR="00C6472F" w:rsidRPr="002C6C11" w:rsidRDefault="7FB8FD07" w:rsidP="000B7261">
            <w:pPr>
              <w:numPr>
                <w:ilvl w:val="2"/>
                <w:numId w:val="178"/>
              </w:numPr>
              <w:tabs>
                <w:tab w:val="clear" w:pos="1800"/>
              </w:tabs>
              <w:ind w:left="1219"/>
              <w:rPr>
                <w:rFonts w:ascii="Montserrat" w:eastAsia="Montserrat" w:hAnsi="Montserrat" w:cs="Montserrat"/>
                <w:color w:val="auto"/>
              </w:rPr>
            </w:pPr>
            <w:r w:rsidRPr="002C6C11">
              <w:rPr>
                <w:rFonts w:ascii="Montserrat" w:eastAsia="Montserrat" w:hAnsi="Montserrat" w:cs="Montserrat"/>
                <w:color w:val="auto"/>
              </w:rPr>
              <w:t>Es/N0 is high enough with respect to FWD link MODCOD used</w:t>
            </w:r>
          </w:p>
          <w:p w14:paraId="6B130995" w14:textId="47E4E4C1" w:rsidR="00C6472F" w:rsidRPr="002C6C11" w:rsidRDefault="7FB8FD07" w:rsidP="000B7261">
            <w:pPr>
              <w:numPr>
                <w:ilvl w:val="2"/>
                <w:numId w:val="178"/>
              </w:numPr>
              <w:tabs>
                <w:tab w:val="clear" w:pos="1800"/>
              </w:tabs>
              <w:ind w:left="1219"/>
              <w:rPr>
                <w:rFonts w:ascii="Montserrat" w:eastAsia="Montserrat" w:hAnsi="Montserrat" w:cs="Montserrat"/>
                <w:color w:val="auto"/>
              </w:rPr>
            </w:pPr>
            <w:r w:rsidRPr="002C6C11">
              <w:rPr>
                <w:rFonts w:ascii="Montserrat" w:eastAsia="Montserrat" w:hAnsi="Montserrat" w:cs="Montserrat"/>
                <w:color w:val="auto"/>
              </w:rPr>
              <w:t>BER≠1 (BER=0 or BER&gt;1 means that the modem is demodulating)</w:t>
            </w:r>
          </w:p>
        </w:tc>
        <w:tc>
          <w:tcPr>
            <w:tcW w:w="2725" w:type="dxa"/>
            <w:tcBorders>
              <w:top w:val="nil"/>
              <w:left w:val="nil"/>
              <w:bottom w:val="single" w:sz="6" w:space="0" w:color="5D84A4"/>
              <w:right w:val="single" w:sz="6" w:space="0" w:color="5D84A4"/>
            </w:tcBorders>
            <w:tcMar>
              <w:top w:w="0" w:type="dxa"/>
              <w:left w:w="105" w:type="dxa"/>
              <w:bottom w:w="0" w:type="dxa"/>
              <w:right w:w="105" w:type="dxa"/>
            </w:tcMar>
            <w:hideMark/>
          </w:tcPr>
          <w:p w14:paraId="54638181" w14:textId="77777777" w:rsidR="00C6472F" w:rsidRPr="002C6C11" w:rsidRDefault="00C6472F" w:rsidP="007826AD">
            <w:pPr>
              <w:rPr>
                <w:rFonts w:ascii="Montserrat" w:hAnsi="Montserrat"/>
                <w:color w:val="auto"/>
              </w:rPr>
            </w:pPr>
          </w:p>
          <w:p w14:paraId="086C0CC1" w14:textId="77777777" w:rsidR="00C6472F" w:rsidRPr="002C6C11" w:rsidRDefault="00C6472F" w:rsidP="007826AD">
            <w:pPr>
              <w:rPr>
                <w:rFonts w:ascii="Montserrat" w:hAnsi="Montserrat"/>
                <w:color w:val="auto"/>
              </w:rPr>
            </w:pPr>
          </w:p>
        </w:tc>
      </w:tr>
      <w:tr w:rsidR="008114EB" w:rsidRPr="00C80238" w14:paraId="23C84089" w14:textId="77777777" w:rsidTr="199A6727">
        <w:trPr>
          <w:trHeight w:val="515"/>
        </w:trPr>
        <w:tc>
          <w:tcPr>
            <w:tcW w:w="1504"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7E736BAB" w14:textId="77777777" w:rsidR="00C6472F" w:rsidRPr="002C6C11" w:rsidRDefault="00C6472F" w:rsidP="007826AD">
            <w:pPr>
              <w:rPr>
                <w:rFonts w:ascii="Montserrat" w:hAnsi="Montserrat"/>
                <w:color w:val="auto"/>
              </w:rPr>
            </w:pPr>
            <w:r w:rsidRPr="002C6C11">
              <w:rPr>
                <w:rFonts w:ascii="Montserrat" w:hAnsi="Montserrat"/>
                <w:b/>
                <w:color w:val="auto"/>
              </w:rPr>
              <w:t>Expected Deliverable</w:t>
            </w:r>
          </w:p>
        </w:tc>
        <w:tc>
          <w:tcPr>
            <w:tcW w:w="4815" w:type="dxa"/>
            <w:tcBorders>
              <w:top w:val="nil"/>
              <w:left w:val="nil"/>
              <w:bottom w:val="single" w:sz="6" w:space="0" w:color="5D84A4"/>
              <w:right w:val="single" w:sz="6" w:space="0" w:color="5D84A4"/>
            </w:tcBorders>
            <w:tcMar>
              <w:top w:w="0" w:type="dxa"/>
              <w:left w:w="105" w:type="dxa"/>
              <w:bottom w:w="0" w:type="dxa"/>
              <w:right w:w="105" w:type="dxa"/>
            </w:tcMar>
            <w:hideMark/>
          </w:tcPr>
          <w:p w14:paraId="54947DAE" w14:textId="620E9C9E" w:rsidR="00C6472F" w:rsidRPr="002C6C11" w:rsidRDefault="79DC6D4E" w:rsidP="00B3730E">
            <w:pPr>
              <w:numPr>
                <w:ilvl w:val="0"/>
                <w:numId w:val="177"/>
              </w:numPr>
              <w:ind w:hanging="357"/>
              <w:rPr>
                <w:rFonts w:ascii="Montserrat" w:hAnsi="Montserrat"/>
                <w:color w:val="auto"/>
              </w:rPr>
            </w:pPr>
            <w:r w:rsidRPr="002C6C11">
              <w:rPr>
                <w:rFonts w:ascii="Montserrat" w:hAnsi="Montserrat"/>
                <w:color w:val="auto"/>
              </w:rPr>
              <w:t>FL Rx data meet expectations: Power levels, center frequency, BW, roll-off, Rs, SNR at modem, MODCOD and Rb</w:t>
            </w:r>
          </w:p>
          <w:p w14:paraId="76F55E96" w14:textId="356A7179" w:rsidR="00C6472F" w:rsidRPr="002C6C11" w:rsidRDefault="79DC6D4E" w:rsidP="00B3730E">
            <w:pPr>
              <w:numPr>
                <w:ilvl w:val="0"/>
                <w:numId w:val="177"/>
              </w:numPr>
              <w:ind w:hanging="357"/>
              <w:rPr>
                <w:rFonts w:ascii="Montserrat" w:hAnsi="Montserrat"/>
                <w:color w:val="auto"/>
              </w:rPr>
            </w:pPr>
            <w:r w:rsidRPr="002C6C11">
              <w:rPr>
                <w:rFonts w:ascii="Montserrat" w:hAnsi="Montserrat"/>
                <w:color w:val="auto"/>
              </w:rPr>
              <w:t xml:space="preserve">Signal strength computed from SA screen: SNR [dB] =((S+N)/N) - 1) </w:t>
            </w:r>
          </w:p>
          <w:p w14:paraId="1FF06314" w14:textId="535CC112" w:rsidR="00C6472F" w:rsidRPr="002C6C11" w:rsidRDefault="79DC6D4E" w:rsidP="00B3730E">
            <w:pPr>
              <w:numPr>
                <w:ilvl w:val="0"/>
                <w:numId w:val="177"/>
              </w:numPr>
              <w:ind w:hanging="357"/>
              <w:rPr>
                <w:rFonts w:ascii="Montserrat" w:eastAsia="Montserrat" w:hAnsi="Montserrat" w:cs="Montserrat"/>
              </w:rPr>
            </w:pPr>
            <w:r w:rsidRPr="002C6C11">
              <w:rPr>
                <w:rFonts w:ascii="Montserrat" w:hAnsi="Montserrat"/>
                <w:color w:val="auto"/>
              </w:rPr>
              <w:t>Es/N0 value</w:t>
            </w:r>
            <w:r w:rsidR="00C6472F" w:rsidRPr="002C6C11">
              <w:rPr>
                <w:rFonts w:ascii="Montserrat" w:hAnsi="Montserrat"/>
                <w:color w:val="auto"/>
              </w:rPr>
              <w:t xml:space="preserve"> indicated by the modem GUI and compare it to the SNR value computed before: Es/N0=SNR*B/Rs</w:t>
            </w:r>
          </w:p>
        </w:tc>
        <w:tc>
          <w:tcPr>
            <w:tcW w:w="2725" w:type="dxa"/>
            <w:tcBorders>
              <w:top w:val="nil"/>
              <w:left w:val="nil"/>
              <w:bottom w:val="single" w:sz="6" w:space="0" w:color="5D84A4"/>
              <w:right w:val="single" w:sz="6" w:space="0" w:color="5D84A4"/>
            </w:tcBorders>
            <w:tcMar>
              <w:top w:w="0" w:type="dxa"/>
              <w:left w:w="105" w:type="dxa"/>
              <w:bottom w:w="0" w:type="dxa"/>
              <w:right w:w="105" w:type="dxa"/>
            </w:tcMar>
            <w:hideMark/>
          </w:tcPr>
          <w:p w14:paraId="6415C2C4" w14:textId="77777777" w:rsidR="00C6472F" w:rsidRPr="002C6C11" w:rsidRDefault="00C6472F" w:rsidP="00B3730E">
            <w:pPr>
              <w:numPr>
                <w:ilvl w:val="0"/>
                <w:numId w:val="179"/>
              </w:numPr>
              <w:rPr>
                <w:rFonts w:ascii="Montserrat" w:hAnsi="Montserrat"/>
                <w:color w:val="auto"/>
              </w:rPr>
            </w:pPr>
            <w:r w:rsidRPr="002C6C11">
              <w:rPr>
                <w:rFonts w:ascii="Montserrat" w:hAnsi="Montserrat"/>
                <w:color w:val="auto"/>
              </w:rPr>
              <w:t>S+N [dBm] being the higher level on the SA within the correct bandwidth around the correct center frequency. N [dBm] being the noise floor on the SA.</w:t>
            </w:r>
          </w:p>
          <w:p w14:paraId="31DDC480" w14:textId="77777777" w:rsidR="00C6472F" w:rsidRPr="002C6C11" w:rsidRDefault="00C6472F" w:rsidP="00B3730E">
            <w:pPr>
              <w:numPr>
                <w:ilvl w:val="0"/>
                <w:numId w:val="179"/>
              </w:numPr>
              <w:rPr>
                <w:rFonts w:ascii="Montserrat" w:hAnsi="Montserrat"/>
                <w:color w:val="auto"/>
              </w:rPr>
            </w:pPr>
            <w:r w:rsidRPr="002C6C11">
              <w:rPr>
                <w:rFonts w:ascii="Montserrat" w:hAnsi="Montserrat"/>
                <w:color w:val="auto"/>
              </w:rPr>
              <w:t>B=FWD bandwidth [MHz] and Rs=FWD symbol rate [Msps].</w:t>
            </w:r>
          </w:p>
        </w:tc>
      </w:tr>
      <w:tr w:rsidR="00C6472F" w:rsidRPr="00C80238" w14:paraId="38A3AF64" w14:textId="77777777" w:rsidTr="199A6727">
        <w:trPr>
          <w:trHeight w:val="515"/>
        </w:trPr>
        <w:tc>
          <w:tcPr>
            <w:tcW w:w="1504"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5460A009" w14:textId="77777777" w:rsidR="00C6472F" w:rsidRPr="002C6C11" w:rsidRDefault="00C6472F" w:rsidP="007826AD">
            <w:pPr>
              <w:rPr>
                <w:rFonts w:ascii="Montserrat" w:hAnsi="Montserrat"/>
                <w:color w:val="auto"/>
              </w:rPr>
            </w:pPr>
            <w:r w:rsidRPr="002C6C11">
              <w:rPr>
                <w:rFonts w:ascii="Montserrat" w:hAnsi="Montserrat"/>
                <w:b/>
                <w:color w:val="auto"/>
              </w:rPr>
              <w:t>Expected Results</w:t>
            </w:r>
          </w:p>
        </w:tc>
        <w:tc>
          <w:tcPr>
            <w:tcW w:w="4815" w:type="dxa"/>
            <w:tcBorders>
              <w:top w:val="nil"/>
              <w:left w:val="nil"/>
              <w:bottom w:val="single" w:sz="6" w:space="0" w:color="5D84A4"/>
              <w:right w:val="single" w:sz="6" w:space="0" w:color="5D84A4"/>
            </w:tcBorders>
            <w:tcMar>
              <w:top w:w="0" w:type="dxa"/>
              <w:left w:w="105" w:type="dxa"/>
              <w:bottom w:w="0" w:type="dxa"/>
              <w:right w:w="105" w:type="dxa"/>
            </w:tcMar>
            <w:hideMark/>
          </w:tcPr>
          <w:p w14:paraId="19E85210" w14:textId="5F7C572B" w:rsidR="00C6472F" w:rsidRPr="002C6C11" w:rsidRDefault="00C6472F" w:rsidP="007826AD">
            <w:pPr>
              <w:rPr>
                <w:rFonts w:ascii="Montserrat" w:hAnsi="Montserrat"/>
                <w:color w:val="auto"/>
              </w:rPr>
            </w:pPr>
            <w:r w:rsidRPr="002C6C11">
              <w:rPr>
                <w:rFonts w:ascii="Montserrat" w:hAnsi="Montserrat"/>
                <w:color w:val="auto"/>
              </w:rPr>
              <w:t xml:space="preserve">Ayecka modem is lock on FWD Rx signal and </w:t>
            </w:r>
            <w:r w:rsidR="704B520F" w:rsidRPr="002C6C11">
              <w:rPr>
                <w:rFonts w:ascii="Montserrat" w:hAnsi="Montserrat"/>
                <w:color w:val="auto"/>
              </w:rPr>
              <w:t>demodulating too</w:t>
            </w:r>
            <w:r w:rsidRPr="002C6C11">
              <w:rPr>
                <w:rFonts w:ascii="Montserrat" w:hAnsi="Montserrat"/>
                <w:color w:val="auto"/>
              </w:rPr>
              <w:t>.</w:t>
            </w:r>
          </w:p>
        </w:tc>
        <w:tc>
          <w:tcPr>
            <w:tcW w:w="2725" w:type="dxa"/>
            <w:tcBorders>
              <w:top w:val="nil"/>
              <w:left w:val="nil"/>
              <w:bottom w:val="single" w:sz="6" w:space="0" w:color="5D84A4"/>
              <w:right w:val="single" w:sz="6" w:space="0" w:color="5D84A4"/>
            </w:tcBorders>
            <w:tcMar>
              <w:top w:w="0" w:type="dxa"/>
              <w:left w:w="105" w:type="dxa"/>
              <w:bottom w:w="0" w:type="dxa"/>
              <w:right w:w="105" w:type="dxa"/>
            </w:tcMar>
            <w:hideMark/>
          </w:tcPr>
          <w:p w14:paraId="00A0ECA9" w14:textId="77777777" w:rsidR="00C6472F" w:rsidRPr="002C6C11" w:rsidRDefault="00C6472F" w:rsidP="007826AD">
            <w:pPr>
              <w:rPr>
                <w:rFonts w:ascii="Montserrat" w:hAnsi="Montserrat"/>
                <w:color w:val="auto"/>
              </w:rPr>
            </w:pPr>
          </w:p>
        </w:tc>
      </w:tr>
      <w:tr w:rsidR="00910D6A" w:rsidRPr="00C80238" w14:paraId="090958DD" w14:textId="77777777" w:rsidTr="2EDFB5B7">
        <w:trPr>
          <w:trHeight w:val="300"/>
        </w:trPr>
        <w:tc>
          <w:tcPr>
            <w:tcW w:w="1504"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3EAACA7B" w14:textId="3E8AC8D6" w:rsidR="00910D6A" w:rsidRPr="002C6C11" w:rsidRDefault="00910D6A" w:rsidP="2EDFB5B7">
            <w:pPr>
              <w:rPr>
                <w:rFonts w:ascii="Montserrat" w:hAnsi="Montserrat"/>
                <w:b/>
                <w:color w:val="auto"/>
              </w:rPr>
            </w:pPr>
            <w:r w:rsidRPr="002C6C11">
              <w:rPr>
                <w:rFonts w:ascii="Montserrat" w:hAnsi="Montserrat"/>
                <w:b/>
                <w:color w:val="auto"/>
              </w:rPr>
              <w:t>Ass</w:t>
            </w:r>
            <w:r w:rsidR="00140566" w:rsidRPr="002C6C11">
              <w:rPr>
                <w:rFonts w:ascii="Montserrat" w:hAnsi="Montserrat"/>
                <w:b/>
                <w:color w:val="auto"/>
              </w:rPr>
              <w:t>ociated KVI</w:t>
            </w:r>
          </w:p>
        </w:tc>
        <w:tc>
          <w:tcPr>
            <w:tcW w:w="4815" w:type="dxa"/>
            <w:tcBorders>
              <w:top w:val="nil"/>
              <w:left w:val="nil"/>
              <w:bottom w:val="single" w:sz="6" w:space="0" w:color="5D84A4"/>
              <w:right w:val="single" w:sz="6" w:space="0" w:color="5D84A4"/>
            </w:tcBorders>
            <w:tcMar>
              <w:top w:w="0" w:type="dxa"/>
              <w:left w:w="105" w:type="dxa"/>
              <w:bottom w:w="0" w:type="dxa"/>
              <w:right w:w="105" w:type="dxa"/>
            </w:tcMar>
          </w:tcPr>
          <w:p w14:paraId="3926B936" w14:textId="37DF342C" w:rsidR="00910D6A" w:rsidRPr="002C6C11" w:rsidRDefault="00784B5D" w:rsidP="2EDFB5B7">
            <w:pPr>
              <w:rPr>
                <w:rFonts w:ascii="Montserrat" w:hAnsi="Montserrat"/>
                <w:color w:val="auto"/>
              </w:rPr>
            </w:pPr>
            <w:r w:rsidRPr="002C6C11">
              <w:rPr>
                <w:rFonts w:ascii="Montserrat" w:hAnsi="Montserrat"/>
                <w:color w:val="auto"/>
              </w:rPr>
              <w:t>Quality</w:t>
            </w:r>
          </w:p>
        </w:tc>
        <w:tc>
          <w:tcPr>
            <w:tcW w:w="2725" w:type="dxa"/>
            <w:tcBorders>
              <w:top w:val="nil"/>
              <w:left w:val="nil"/>
              <w:bottom w:val="single" w:sz="6" w:space="0" w:color="5D84A4"/>
              <w:right w:val="single" w:sz="6" w:space="0" w:color="5D84A4"/>
            </w:tcBorders>
            <w:tcMar>
              <w:top w:w="0" w:type="dxa"/>
              <w:left w:w="105" w:type="dxa"/>
              <w:bottom w:w="0" w:type="dxa"/>
              <w:right w:w="105" w:type="dxa"/>
            </w:tcMar>
          </w:tcPr>
          <w:p w14:paraId="1D9C1CCB" w14:textId="77777777" w:rsidR="00910D6A" w:rsidRPr="002C6C11" w:rsidRDefault="00910D6A" w:rsidP="2EDFB5B7">
            <w:pPr>
              <w:rPr>
                <w:rFonts w:ascii="Montserrat" w:hAnsi="Montserrat"/>
                <w:color w:val="auto"/>
              </w:rPr>
            </w:pPr>
          </w:p>
        </w:tc>
      </w:tr>
      <w:tr w:rsidR="2EDFB5B7" w:rsidRPr="00C80238" w14:paraId="402F99A7" w14:textId="77777777" w:rsidTr="2EDFB5B7">
        <w:trPr>
          <w:trHeight w:val="300"/>
        </w:trPr>
        <w:tc>
          <w:tcPr>
            <w:tcW w:w="1504"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7BA04DC2" w14:textId="7FE7FEAE" w:rsidR="2EDFB5B7" w:rsidRPr="002C6C11" w:rsidRDefault="005556C0" w:rsidP="2EDFB5B7">
            <w:pPr>
              <w:rPr>
                <w:rFonts w:ascii="Montserrat" w:hAnsi="Montserrat"/>
                <w:b/>
                <w:color w:val="auto"/>
              </w:rPr>
            </w:pPr>
            <w:r w:rsidRPr="002C6C11">
              <w:rPr>
                <w:rFonts w:ascii="Montserrat" w:hAnsi="Montserrat"/>
                <w:b/>
                <w:color w:val="auto"/>
              </w:rPr>
              <w:t>Associated KPI</w:t>
            </w:r>
          </w:p>
        </w:tc>
        <w:tc>
          <w:tcPr>
            <w:tcW w:w="4815" w:type="dxa"/>
            <w:tcBorders>
              <w:top w:val="nil"/>
              <w:left w:val="nil"/>
              <w:bottom w:val="single" w:sz="6" w:space="0" w:color="5D84A4"/>
              <w:right w:val="single" w:sz="6" w:space="0" w:color="5D84A4"/>
            </w:tcBorders>
            <w:tcMar>
              <w:top w:w="0" w:type="dxa"/>
              <w:left w:w="105" w:type="dxa"/>
              <w:bottom w:w="0" w:type="dxa"/>
              <w:right w:w="105" w:type="dxa"/>
            </w:tcMar>
            <w:hideMark/>
          </w:tcPr>
          <w:p w14:paraId="6F718D56" w14:textId="64839F30" w:rsidR="2EDFB5B7" w:rsidRPr="00CB317A" w:rsidRDefault="5B407063" w:rsidP="2EDFB5B7">
            <w:pPr>
              <w:rPr>
                <w:rFonts w:ascii="Montserrat" w:eastAsia="Times New Roman" w:hAnsi="Montserrat" w:cs="Times New Roman"/>
                <w:color w:val="auto"/>
                <w:lang w:eastAsia="en-GB"/>
              </w:rPr>
            </w:pPr>
            <w:r w:rsidRPr="002C6C11">
              <w:rPr>
                <w:rFonts w:ascii="Montserrat" w:hAnsi="Montserrat"/>
                <w:color w:val="auto"/>
              </w:rPr>
              <w:t xml:space="preserve">Throughput, </w:t>
            </w:r>
            <w:r w:rsidRPr="00CB317A">
              <w:rPr>
                <w:rFonts w:ascii="Montserrat" w:eastAsia="Times New Roman" w:hAnsi="Montserrat"/>
                <w:color w:val="auto"/>
                <w:lang w:eastAsia="en-GB"/>
              </w:rPr>
              <w:t>Bitrate Stability / QoE</w:t>
            </w:r>
          </w:p>
        </w:tc>
        <w:tc>
          <w:tcPr>
            <w:tcW w:w="2725" w:type="dxa"/>
            <w:tcBorders>
              <w:top w:val="nil"/>
              <w:left w:val="nil"/>
              <w:bottom w:val="single" w:sz="6" w:space="0" w:color="5D84A4"/>
              <w:right w:val="single" w:sz="6" w:space="0" w:color="5D84A4"/>
            </w:tcBorders>
            <w:tcMar>
              <w:top w:w="0" w:type="dxa"/>
              <w:left w:w="105" w:type="dxa"/>
              <w:bottom w:w="0" w:type="dxa"/>
              <w:right w:w="105" w:type="dxa"/>
            </w:tcMar>
            <w:hideMark/>
          </w:tcPr>
          <w:p w14:paraId="42319068" w14:textId="7E805B7A" w:rsidR="2EDFB5B7" w:rsidRPr="002C6C11" w:rsidRDefault="2EDFB5B7" w:rsidP="2EDFB5B7">
            <w:pPr>
              <w:rPr>
                <w:rFonts w:ascii="Montserrat" w:hAnsi="Montserrat"/>
                <w:color w:val="auto"/>
              </w:rPr>
            </w:pPr>
          </w:p>
        </w:tc>
      </w:tr>
    </w:tbl>
    <w:p w14:paraId="3233F0F9" w14:textId="0F8F2B70" w:rsidR="007262C1" w:rsidRPr="002C6C11" w:rsidRDefault="007262C1" w:rsidP="007826AD">
      <w:pPr>
        <w:rPr>
          <w:rFonts w:ascii="Montserrat" w:hAnsi="Montserrat"/>
          <w:color w:val="auto"/>
        </w:rPr>
      </w:pPr>
    </w:p>
    <w:tbl>
      <w:tblPr>
        <w:tblW w:w="9078" w:type="dxa"/>
        <w:tblCellMar>
          <w:top w:w="15" w:type="dxa"/>
          <w:left w:w="15" w:type="dxa"/>
          <w:bottom w:w="15" w:type="dxa"/>
          <w:right w:w="15" w:type="dxa"/>
        </w:tblCellMar>
        <w:tblLook w:val="04A0" w:firstRow="1" w:lastRow="0" w:firstColumn="1" w:lastColumn="0" w:noHBand="0" w:noVBand="1"/>
      </w:tblPr>
      <w:tblGrid>
        <w:gridCol w:w="1509"/>
        <w:gridCol w:w="4834"/>
        <w:gridCol w:w="2735"/>
      </w:tblGrid>
      <w:tr w:rsidR="008114EB" w:rsidRPr="00C80238" w14:paraId="52256290" w14:textId="77777777" w:rsidTr="199A6727">
        <w:trPr>
          <w:trHeight w:val="567"/>
        </w:trPr>
        <w:tc>
          <w:tcPr>
            <w:tcW w:w="1509"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01DC4581" w14:textId="77777777" w:rsidR="007B0E84" w:rsidRPr="002C6C11" w:rsidRDefault="007B0E84" w:rsidP="007826AD">
            <w:pPr>
              <w:jc w:val="center"/>
              <w:rPr>
                <w:rFonts w:ascii="Montserrat" w:hAnsi="Montserrat"/>
                <w:color w:val="auto"/>
              </w:rPr>
            </w:pPr>
            <w:r w:rsidRPr="002C6C11">
              <w:rPr>
                <w:rFonts w:ascii="Montserrat" w:hAnsi="Montserrat"/>
                <w:b/>
                <w:color w:val="auto"/>
              </w:rPr>
              <w:t>High level plan</w:t>
            </w:r>
          </w:p>
        </w:tc>
        <w:tc>
          <w:tcPr>
            <w:tcW w:w="4834"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7A630A0D" w14:textId="2844F815" w:rsidR="007B0E84" w:rsidRPr="002C6C11" w:rsidRDefault="004F5BEA" w:rsidP="007826AD">
            <w:pPr>
              <w:jc w:val="center"/>
              <w:rPr>
                <w:rFonts w:ascii="Montserrat" w:hAnsi="Montserrat"/>
                <w:color w:val="auto"/>
              </w:rPr>
            </w:pPr>
            <w:r w:rsidRPr="002C6C11">
              <w:rPr>
                <w:rFonts w:ascii="Montserrat" w:hAnsi="Montserrat"/>
                <w:b/>
                <w:color w:val="auto"/>
              </w:rPr>
              <w:t xml:space="preserve">TC02: </w:t>
            </w:r>
            <w:r w:rsidR="007B0E84" w:rsidRPr="002C6C11">
              <w:rPr>
                <w:rFonts w:ascii="Montserrat" w:hAnsi="Montserrat"/>
                <w:b/>
                <w:color w:val="auto"/>
              </w:rPr>
              <w:t>Closing the link</w:t>
            </w:r>
          </w:p>
        </w:tc>
        <w:tc>
          <w:tcPr>
            <w:tcW w:w="2735"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44858AAA" w14:textId="77777777" w:rsidR="007B0E84" w:rsidRPr="002C6C11" w:rsidRDefault="007B0E84" w:rsidP="007826AD">
            <w:pPr>
              <w:jc w:val="center"/>
              <w:rPr>
                <w:rFonts w:ascii="Montserrat" w:hAnsi="Montserrat"/>
                <w:color w:val="auto"/>
              </w:rPr>
            </w:pPr>
            <w:r w:rsidRPr="002C6C11">
              <w:rPr>
                <w:rFonts w:ascii="Montserrat" w:hAnsi="Montserrat"/>
                <w:b/>
                <w:color w:val="auto"/>
              </w:rPr>
              <w:t>Notes</w:t>
            </w:r>
          </w:p>
        </w:tc>
      </w:tr>
      <w:tr w:rsidR="008114EB" w:rsidRPr="00C80238" w14:paraId="07470FC2" w14:textId="77777777" w:rsidTr="199A6727">
        <w:trPr>
          <w:trHeight w:val="501"/>
        </w:trPr>
        <w:tc>
          <w:tcPr>
            <w:tcW w:w="1509"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7F432119" w14:textId="77777777" w:rsidR="007B0E84" w:rsidRPr="002C6C11" w:rsidRDefault="007B0E84" w:rsidP="007826AD">
            <w:pPr>
              <w:rPr>
                <w:rFonts w:ascii="Montserrat" w:hAnsi="Montserrat"/>
                <w:color w:val="auto"/>
              </w:rPr>
            </w:pPr>
            <w:r w:rsidRPr="002C6C11">
              <w:rPr>
                <w:rFonts w:ascii="Montserrat" w:hAnsi="Montserrat"/>
                <w:b/>
                <w:color w:val="auto"/>
              </w:rPr>
              <w:t>Objective</w:t>
            </w:r>
          </w:p>
        </w:tc>
        <w:tc>
          <w:tcPr>
            <w:tcW w:w="4834" w:type="dxa"/>
            <w:tcBorders>
              <w:top w:val="nil"/>
              <w:left w:val="nil"/>
              <w:bottom w:val="single" w:sz="6" w:space="0" w:color="5D84A4"/>
              <w:right w:val="single" w:sz="6" w:space="0" w:color="5D84A4"/>
            </w:tcBorders>
            <w:tcMar>
              <w:top w:w="0" w:type="dxa"/>
              <w:left w:w="105" w:type="dxa"/>
              <w:bottom w:w="0" w:type="dxa"/>
              <w:right w:w="105" w:type="dxa"/>
            </w:tcMar>
            <w:hideMark/>
          </w:tcPr>
          <w:p w14:paraId="4D59C6C6" w14:textId="47D2B0F7" w:rsidR="007B0E84" w:rsidRPr="00CB317A" w:rsidRDefault="007B0E84" w:rsidP="007826AD">
            <w:pPr>
              <w:rPr>
                <w:rFonts w:ascii="Montserrat" w:hAnsi="Montserrat"/>
                <w:color w:val="auto"/>
              </w:rPr>
            </w:pPr>
            <w:r w:rsidRPr="002C6C11">
              <w:rPr>
                <w:rFonts w:ascii="Montserrat" w:hAnsi="Montserrat"/>
                <w:color w:val="auto"/>
              </w:rPr>
              <w:t xml:space="preserve">Validate the pointing capability of TERESA </w:t>
            </w:r>
            <w:r w:rsidR="00DE11E4" w:rsidRPr="002C6C11">
              <w:rPr>
                <w:rFonts w:ascii="Montserrat" w:hAnsi="Montserrat"/>
                <w:color w:val="auto"/>
              </w:rPr>
              <w:t>terminal (Rx and Tx)</w:t>
            </w:r>
            <w:r w:rsidRPr="002C6C11">
              <w:rPr>
                <w:rFonts w:ascii="Montserrat" w:hAnsi="Montserrat"/>
                <w:color w:val="auto"/>
              </w:rPr>
              <w:t>.</w:t>
            </w:r>
          </w:p>
        </w:tc>
        <w:tc>
          <w:tcPr>
            <w:tcW w:w="2735" w:type="dxa"/>
            <w:tcBorders>
              <w:top w:val="nil"/>
              <w:left w:val="nil"/>
              <w:bottom w:val="single" w:sz="6" w:space="0" w:color="5D84A4"/>
              <w:right w:val="single" w:sz="6" w:space="0" w:color="5D84A4"/>
            </w:tcBorders>
            <w:tcMar>
              <w:top w:w="0" w:type="dxa"/>
              <w:left w:w="105" w:type="dxa"/>
              <w:bottom w:w="0" w:type="dxa"/>
              <w:right w:w="105" w:type="dxa"/>
            </w:tcMar>
            <w:hideMark/>
          </w:tcPr>
          <w:p w14:paraId="082B7C2A" w14:textId="77777777" w:rsidR="007B0E84" w:rsidRPr="002C6C11" w:rsidRDefault="007B0E84" w:rsidP="007826AD">
            <w:pPr>
              <w:rPr>
                <w:rFonts w:ascii="Montserrat" w:hAnsi="Montserrat"/>
                <w:color w:val="auto"/>
              </w:rPr>
            </w:pPr>
          </w:p>
        </w:tc>
      </w:tr>
      <w:tr w:rsidR="008114EB" w:rsidRPr="00C80238" w14:paraId="408E77C9" w14:textId="77777777" w:rsidTr="199A6727">
        <w:trPr>
          <w:trHeight w:val="501"/>
        </w:trPr>
        <w:tc>
          <w:tcPr>
            <w:tcW w:w="1509"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4C34374E" w14:textId="77777777" w:rsidR="007B0E84" w:rsidRPr="002C6C11" w:rsidRDefault="007B0E84" w:rsidP="007826AD">
            <w:pPr>
              <w:rPr>
                <w:rFonts w:ascii="Montserrat" w:hAnsi="Montserrat"/>
                <w:color w:val="auto"/>
              </w:rPr>
            </w:pPr>
            <w:r w:rsidRPr="002C6C11">
              <w:rPr>
                <w:rFonts w:ascii="Montserrat" w:hAnsi="Montserrat"/>
                <w:b/>
                <w:color w:val="auto"/>
              </w:rPr>
              <w:t>Prerequisites</w:t>
            </w:r>
          </w:p>
        </w:tc>
        <w:tc>
          <w:tcPr>
            <w:tcW w:w="4834" w:type="dxa"/>
            <w:tcBorders>
              <w:top w:val="nil"/>
              <w:left w:val="nil"/>
              <w:bottom w:val="single" w:sz="6" w:space="0" w:color="5D84A4"/>
              <w:right w:val="single" w:sz="6" w:space="0" w:color="5D84A4"/>
            </w:tcBorders>
            <w:tcMar>
              <w:top w:w="0" w:type="dxa"/>
              <w:left w:w="105" w:type="dxa"/>
              <w:bottom w:w="0" w:type="dxa"/>
              <w:right w:w="105" w:type="dxa"/>
            </w:tcMar>
            <w:hideMark/>
          </w:tcPr>
          <w:p w14:paraId="0A3A7D29" w14:textId="2E08DB8F" w:rsidR="007B0E84" w:rsidRPr="002C6C11" w:rsidRDefault="68CDA6EA" w:rsidP="00B3730E">
            <w:pPr>
              <w:pStyle w:val="ListParagraph"/>
              <w:numPr>
                <w:ilvl w:val="0"/>
                <w:numId w:val="279"/>
              </w:numPr>
              <w:rPr>
                <w:rFonts w:ascii="Montserrat" w:hAnsi="Montserrat"/>
                <w:color w:val="auto"/>
              </w:rPr>
            </w:pPr>
            <w:r w:rsidRPr="002C6C11">
              <w:rPr>
                <w:rFonts w:ascii="Montserrat" w:hAnsi="Montserrat"/>
                <w:color w:val="auto"/>
              </w:rPr>
              <w:t>Rx and Tx RF performance tests.</w:t>
            </w:r>
          </w:p>
          <w:p w14:paraId="00E04EDD" w14:textId="30F9D772" w:rsidR="007B0E84" w:rsidRPr="002C6C11" w:rsidRDefault="00DC4605" w:rsidP="00B3730E">
            <w:pPr>
              <w:pStyle w:val="ListParagraph"/>
              <w:numPr>
                <w:ilvl w:val="0"/>
                <w:numId w:val="279"/>
              </w:numPr>
              <w:rPr>
                <w:rFonts w:ascii="Montserrat" w:hAnsi="Montserrat"/>
                <w:color w:val="auto"/>
              </w:rPr>
            </w:pPr>
            <w:r w:rsidRPr="002C6C11">
              <w:rPr>
                <w:rFonts w:ascii="Montserrat" w:hAnsi="Montserrat"/>
                <w:color w:val="auto"/>
              </w:rPr>
              <w:t xml:space="preserve">TC01: </w:t>
            </w:r>
            <w:r w:rsidR="5323F64D" w:rsidRPr="002C6C11">
              <w:rPr>
                <w:rFonts w:ascii="Montserrat" w:hAnsi="Montserrat"/>
                <w:color w:val="auto"/>
              </w:rPr>
              <w:t>Pointing to satellite</w:t>
            </w:r>
          </w:p>
        </w:tc>
        <w:tc>
          <w:tcPr>
            <w:tcW w:w="2735" w:type="dxa"/>
            <w:tcBorders>
              <w:top w:val="nil"/>
              <w:left w:val="nil"/>
              <w:bottom w:val="single" w:sz="6" w:space="0" w:color="5D84A4"/>
              <w:right w:val="single" w:sz="6" w:space="0" w:color="5D84A4"/>
            </w:tcBorders>
            <w:tcMar>
              <w:top w:w="0" w:type="dxa"/>
              <w:left w:w="105" w:type="dxa"/>
              <w:bottom w:w="0" w:type="dxa"/>
              <w:right w:w="105" w:type="dxa"/>
            </w:tcMar>
            <w:hideMark/>
          </w:tcPr>
          <w:p w14:paraId="383E13E8" w14:textId="77777777" w:rsidR="007B0E84" w:rsidRPr="002C6C11" w:rsidRDefault="007B0E84" w:rsidP="007826AD">
            <w:pPr>
              <w:rPr>
                <w:rFonts w:ascii="Montserrat" w:hAnsi="Montserrat"/>
                <w:color w:val="auto"/>
              </w:rPr>
            </w:pPr>
          </w:p>
        </w:tc>
      </w:tr>
      <w:tr w:rsidR="008114EB" w:rsidRPr="00C80238" w14:paraId="2464A56D" w14:textId="77777777" w:rsidTr="199A6727">
        <w:trPr>
          <w:trHeight w:val="501"/>
        </w:trPr>
        <w:tc>
          <w:tcPr>
            <w:tcW w:w="1509"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34962A6B" w14:textId="77777777" w:rsidR="007B0E84" w:rsidRPr="002C6C11" w:rsidRDefault="007B0E84" w:rsidP="007826AD">
            <w:pPr>
              <w:rPr>
                <w:rFonts w:ascii="Montserrat" w:hAnsi="Montserrat"/>
                <w:color w:val="auto"/>
              </w:rPr>
            </w:pPr>
            <w:r w:rsidRPr="002C6C11">
              <w:rPr>
                <w:rFonts w:ascii="Montserrat" w:hAnsi="Montserrat"/>
                <w:b/>
                <w:color w:val="auto"/>
              </w:rPr>
              <w:t>Note on Req. Tested</w:t>
            </w:r>
          </w:p>
        </w:tc>
        <w:tc>
          <w:tcPr>
            <w:tcW w:w="4834" w:type="dxa"/>
            <w:tcBorders>
              <w:top w:val="nil"/>
              <w:left w:val="nil"/>
              <w:bottom w:val="single" w:sz="6" w:space="0" w:color="5D84A4"/>
              <w:right w:val="single" w:sz="6" w:space="0" w:color="5D84A4"/>
            </w:tcBorders>
            <w:tcMar>
              <w:top w:w="0" w:type="dxa"/>
              <w:left w:w="105" w:type="dxa"/>
              <w:bottom w:w="0" w:type="dxa"/>
              <w:right w:w="105" w:type="dxa"/>
            </w:tcMar>
            <w:hideMark/>
          </w:tcPr>
          <w:p w14:paraId="7FE620E3" w14:textId="77777777" w:rsidR="007B0E84" w:rsidRPr="002C6C11" w:rsidRDefault="007B0E84" w:rsidP="007826AD">
            <w:pPr>
              <w:rPr>
                <w:rFonts w:ascii="Montserrat" w:hAnsi="Montserrat"/>
                <w:color w:val="auto"/>
              </w:rPr>
            </w:pPr>
            <w:r w:rsidRPr="002C6C11">
              <w:rPr>
                <w:rFonts w:ascii="Montserrat" w:hAnsi="Montserrat"/>
                <w:color w:val="auto"/>
              </w:rPr>
              <w:t>The first iteration of this test case will be carried out in a static environment. Then, it will be tested on the move.</w:t>
            </w:r>
          </w:p>
        </w:tc>
        <w:tc>
          <w:tcPr>
            <w:tcW w:w="2735" w:type="dxa"/>
            <w:tcBorders>
              <w:top w:val="nil"/>
              <w:left w:val="nil"/>
              <w:bottom w:val="single" w:sz="6" w:space="0" w:color="5D84A4"/>
              <w:right w:val="single" w:sz="6" w:space="0" w:color="5D84A4"/>
            </w:tcBorders>
            <w:tcMar>
              <w:top w:w="0" w:type="dxa"/>
              <w:left w:w="105" w:type="dxa"/>
              <w:bottom w:w="0" w:type="dxa"/>
              <w:right w:w="105" w:type="dxa"/>
            </w:tcMar>
            <w:hideMark/>
          </w:tcPr>
          <w:p w14:paraId="3A889263" w14:textId="77777777" w:rsidR="007B0E84" w:rsidRPr="002C6C11" w:rsidRDefault="007B0E84" w:rsidP="007826AD">
            <w:pPr>
              <w:rPr>
                <w:rFonts w:ascii="Montserrat" w:hAnsi="Montserrat"/>
                <w:color w:val="auto"/>
              </w:rPr>
            </w:pPr>
          </w:p>
        </w:tc>
      </w:tr>
      <w:tr w:rsidR="008114EB" w:rsidRPr="00C80238" w14:paraId="0FE24239" w14:textId="77777777" w:rsidTr="199A6727">
        <w:trPr>
          <w:trHeight w:val="501"/>
        </w:trPr>
        <w:tc>
          <w:tcPr>
            <w:tcW w:w="1509"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442B08AF" w14:textId="77777777" w:rsidR="007B0E84" w:rsidRPr="002C6C11" w:rsidRDefault="007B0E84" w:rsidP="007826AD">
            <w:pPr>
              <w:rPr>
                <w:rFonts w:ascii="Montserrat" w:hAnsi="Montserrat"/>
                <w:color w:val="auto"/>
              </w:rPr>
            </w:pPr>
            <w:r w:rsidRPr="002C6C11">
              <w:rPr>
                <w:rFonts w:ascii="Montserrat" w:hAnsi="Montserrat"/>
                <w:b/>
                <w:color w:val="auto"/>
              </w:rPr>
              <w:t>Pass/Fail Criteria</w:t>
            </w:r>
          </w:p>
        </w:tc>
        <w:tc>
          <w:tcPr>
            <w:tcW w:w="4834" w:type="dxa"/>
            <w:tcBorders>
              <w:top w:val="nil"/>
              <w:left w:val="nil"/>
              <w:bottom w:val="single" w:sz="6" w:space="0" w:color="5D84A4"/>
              <w:right w:val="single" w:sz="6" w:space="0" w:color="5D84A4"/>
            </w:tcBorders>
            <w:tcMar>
              <w:top w:w="0" w:type="dxa"/>
              <w:left w:w="105" w:type="dxa"/>
              <w:bottom w:w="0" w:type="dxa"/>
              <w:right w:w="105" w:type="dxa"/>
            </w:tcMar>
            <w:hideMark/>
          </w:tcPr>
          <w:p w14:paraId="19BA1A57" w14:textId="0D0D1F27" w:rsidR="007B0E84" w:rsidRPr="00CB317A" w:rsidRDefault="711B3C22" w:rsidP="00B3730E">
            <w:pPr>
              <w:numPr>
                <w:ilvl w:val="0"/>
                <w:numId w:val="180"/>
              </w:numPr>
              <w:rPr>
                <w:rFonts w:ascii="Montserrat" w:eastAsia="Montserrat" w:hAnsi="Montserrat" w:cs="Montserrat"/>
                <w:color w:val="auto"/>
              </w:rPr>
            </w:pPr>
            <w:r w:rsidRPr="00CB317A">
              <w:rPr>
                <w:rFonts w:ascii="Montserrat" w:eastAsia="Montserrat" w:hAnsi="Montserrat" w:cs="Montserrat"/>
                <w:color w:val="auto"/>
              </w:rPr>
              <w:t>RTN Tx signal is received by the SES gateway and demodulated by the Starfish platform with the proper signal parameters (Center frequency, bandwidth, symbol rate and MODCOD) and power level. This will imply that both Rx and Tx beams of TERESA antenna are aligned and well pointed to ASTRA satellite.</w:t>
            </w:r>
          </w:p>
          <w:p w14:paraId="326C2A2A" w14:textId="42A9B70B" w:rsidR="007B0E84" w:rsidRPr="00CB317A" w:rsidRDefault="711B3C22" w:rsidP="00B3730E">
            <w:pPr>
              <w:pStyle w:val="ListParagraph"/>
              <w:numPr>
                <w:ilvl w:val="0"/>
                <w:numId w:val="180"/>
              </w:numPr>
              <w:rPr>
                <w:rFonts w:ascii="Montserrat" w:eastAsia="Montserrat" w:hAnsi="Montserrat" w:cs="Montserrat"/>
                <w:color w:val="auto"/>
              </w:rPr>
            </w:pPr>
            <w:r w:rsidRPr="00CB317A">
              <w:rPr>
                <w:rFonts w:ascii="Montserrat" w:eastAsia="Montserrat" w:hAnsi="Montserrat" w:cs="Montserrat"/>
                <w:color w:val="auto"/>
              </w:rPr>
              <w:t xml:space="preserve">ACM (adaptive coding and modulation) is properly working. This will imply that the link is stable independently of the signal quality that could be affected by changing weather conditions. The MODCOD is dynamically adapted with respect to the Es/N0 values (both for FWD and RTN links). </w:t>
            </w:r>
          </w:p>
        </w:tc>
        <w:tc>
          <w:tcPr>
            <w:tcW w:w="2735" w:type="dxa"/>
            <w:tcBorders>
              <w:top w:val="nil"/>
              <w:left w:val="nil"/>
              <w:bottom w:val="single" w:sz="6" w:space="0" w:color="5D84A4"/>
              <w:right w:val="single" w:sz="6" w:space="0" w:color="5D84A4"/>
            </w:tcBorders>
            <w:tcMar>
              <w:top w:w="0" w:type="dxa"/>
              <w:left w:w="105" w:type="dxa"/>
              <w:bottom w:w="0" w:type="dxa"/>
              <w:right w:w="105" w:type="dxa"/>
            </w:tcMar>
            <w:hideMark/>
          </w:tcPr>
          <w:p w14:paraId="7A9A6359" w14:textId="77777777" w:rsidR="007B0E84" w:rsidRPr="002C6C11" w:rsidRDefault="007B0E84" w:rsidP="007826AD">
            <w:pPr>
              <w:rPr>
                <w:rFonts w:ascii="Montserrat" w:hAnsi="Montserrat"/>
                <w:color w:val="auto"/>
              </w:rPr>
            </w:pPr>
            <w:r w:rsidRPr="002C6C11">
              <w:rPr>
                <w:rFonts w:ascii="Montserrat" w:hAnsi="Montserrat"/>
                <w:color w:val="auto"/>
              </w:rPr>
              <w:t>ACM is controlled by both modems (Ayecka and Starfish).</w:t>
            </w:r>
          </w:p>
        </w:tc>
      </w:tr>
      <w:tr w:rsidR="008114EB" w:rsidRPr="00C80238" w14:paraId="4E91CC43" w14:textId="77777777" w:rsidTr="199A6727">
        <w:trPr>
          <w:trHeight w:val="501"/>
        </w:trPr>
        <w:tc>
          <w:tcPr>
            <w:tcW w:w="1509"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761345F7" w14:textId="77777777" w:rsidR="007B0E84" w:rsidRPr="002C6C11" w:rsidRDefault="007B0E84" w:rsidP="007826AD">
            <w:pPr>
              <w:rPr>
                <w:rFonts w:ascii="Montserrat" w:hAnsi="Montserrat"/>
                <w:color w:val="auto"/>
              </w:rPr>
            </w:pPr>
            <w:r w:rsidRPr="002C6C11">
              <w:rPr>
                <w:rFonts w:ascii="Montserrat" w:hAnsi="Montserrat"/>
                <w:b/>
                <w:color w:val="auto"/>
              </w:rPr>
              <w:t>Test Setup</w:t>
            </w:r>
          </w:p>
        </w:tc>
        <w:tc>
          <w:tcPr>
            <w:tcW w:w="4834" w:type="dxa"/>
            <w:tcBorders>
              <w:top w:val="nil"/>
              <w:left w:val="nil"/>
              <w:bottom w:val="single" w:sz="6" w:space="0" w:color="5D84A4"/>
              <w:right w:val="single" w:sz="6" w:space="0" w:color="5D84A4"/>
            </w:tcBorders>
            <w:tcMar>
              <w:top w:w="0" w:type="dxa"/>
              <w:left w:w="105" w:type="dxa"/>
              <w:bottom w:w="0" w:type="dxa"/>
              <w:right w:w="105" w:type="dxa"/>
            </w:tcMar>
            <w:hideMark/>
          </w:tcPr>
          <w:p w14:paraId="5C701CF3" w14:textId="77777777" w:rsidR="007B0E84" w:rsidRPr="002C6C11" w:rsidRDefault="007B0E84" w:rsidP="00B3730E">
            <w:pPr>
              <w:numPr>
                <w:ilvl w:val="0"/>
                <w:numId w:val="181"/>
              </w:numPr>
              <w:ind w:hanging="357"/>
              <w:rPr>
                <w:rFonts w:ascii="Montserrat" w:hAnsi="Montserrat"/>
                <w:color w:val="auto"/>
              </w:rPr>
            </w:pPr>
            <w:r w:rsidRPr="002C6C11">
              <w:rPr>
                <w:rFonts w:ascii="Montserrat" w:hAnsi="Montserrat"/>
                <w:color w:val="auto"/>
              </w:rPr>
              <w:t>On Viasat side:</w:t>
            </w:r>
          </w:p>
          <w:p w14:paraId="541378CF" w14:textId="77777777" w:rsidR="007B0E84" w:rsidRPr="002C6C11" w:rsidRDefault="007B0E84" w:rsidP="00B3730E">
            <w:pPr>
              <w:numPr>
                <w:ilvl w:val="1"/>
                <w:numId w:val="181"/>
              </w:numPr>
              <w:ind w:hanging="357"/>
              <w:rPr>
                <w:rFonts w:ascii="Montserrat" w:hAnsi="Montserrat"/>
                <w:color w:val="auto"/>
              </w:rPr>
            </w:pPr>
            <w:r w:rsidRPr="002C6C11">
              <w:rPr>
                <w:rFonts w:ascii="Montserrat" w:hAnsi="Montserrat"/>
                <w:color w:val="auto"/>
              </w:rPr>
              <w:t>TERESA antenna</w:t>
            </w:r>
          </w:p>
          <w:p w14:paraId="0A0E7192" w14:textId="4C765785" w:rsidR="007B0E84" w:rsidRPr="002C6C11" w:rsidRDefault="3B076681" w:rsidP="00B3730E">
            <w:pPr>
              <w:numPr>
                <w:ilvl w:val="1"/>
                <w:numId w:val="181"/>
              </w:numPr>
              <w:ind w:hanging="357"/>
              <w:rPr>
                <w:rFonts w:ascii="Montserrat" w:hAnsi="Montserrat"/>
                <w:color w:val="auto"/>
              </w:rPr>
            </w:pPr>
            <w:r w:rsidRPr="002C6C11">
              <w:rPr>
                <w:rFonts w:ascii="Montserrat" w:hAnsi="Montserrat"/>
                <w:color w:val="auto"/>
              </w:rPr>
              <w:t>LNB</w:t>
            </w:r>
            <w:r w:rsidR="53F50D95" w:rsidRPr="002C6C11">
              <w:rPr>
                <w:rFonts w:ascii="Montserrat" w:hAnsi="Montserrat"/>
                <w:color w:val="auto"/>
              </w:rPr>
              <w:t xml:space="preserve"> (Low noise block down converter) and BUC (block up converter)</w:t>
            </w:r>
          </w:p>
          <w:p w14:paraId="6727B5BE" w14:textId="30B5CCB4" w:rsidR="007B0E84" w:rsidRPr="00CB317A" w:rsidRDefault="007B0E84" w:rsidP="00B3730E">
            <w:pPr>
              <w:numPr>
                <w:ilvl w:val="1"/>
                <w:numId w:val="181"/>
              </w:numPr>
              <w:ind w:hanging="357"/>
              <w:rPr>
                <w:rFonts w:ascii="Montserrat" w:hAnsi="Montserrat"/>
                <w:color w:val="auto"/>
              </w:rPr>
            </w:pPr>
            <w:r w:rsidRPr="002C6C11">
              <w:rPr>
                <w:rFonts w:ascii="Montserrat" w:hAnsi="Montserrat"/>
                <w:color w:val="auto"/>
              </w:rPr>
              <w:t>Ayecka modem</w:t>
            </w:r>
          </w:p>
          <w:p w14:paraId="797433B4" w14:textId="77777777" w:rsidR="007B0E84" w:rsidRPr="002C6C11" w:rsidRDefault="007B0E84" w:rsidP="00B3730E">
            <w:pPr>
              <w:numPr>
                <w:ilvl w:val="1"/>
                <w:numId w:val="181"/>
              </w:numPr>
              <w:ind w:hanging="357"/>
              <w:rPr>
                <w:rFonts w:ascii="Montserrat" w:hAnsi="Montserrat"/>
                <w:color w:val="auto"/>
              </w:rPr>
            </w:pPr>
            <w:r w:rsidRPr="002C6C11">
              <w:rPr>
                <w:rFonts w:ascii="Montserrat" w:hAnsi="Montserrat"/>
                <w:color w:val="auto"/>
              </w:rPr>
              <w:t>MBI controller</w:t>
            </w:r>
          </w:p>
          <w:p w14:paraId="275F2B2B" w14:textId="685056DC" w:rsidR="003457E5" w:rsidRPr="002C6C11" w:rsidRDefault="003457E5" w:rsidP="00B3730E">
            <w:pPr>
              <w:numPr>
                <w:ilvl w:val="1"/>
                <w:numId w:val="181"/>
              </w:numPr>
              <w:ind w:hanging="357"/>
              <w:rPr>
                <w:rFonts w:ascii="Montserrat" w:hAnsi="Montserrat"/>
                <w:color w:val="auto"/>
              </w:rPr>
            </w:pPr>
            <w:r w:rsidRPr="002C6C11">
              <w:rPr>
                <w:rFonts w:ascii="Montserrat" w:hAnsi="Montserrat"/>
                <w:color w:val="auto"/>
              </w:rPr>
              <w:t>10MHz reference</w:t>
            </w:r>
          </w:p>
          <w:p w14:paraId="79F07FFE" w14:textId="29F580D7" w:rsidR="007B0E84" w:rsidRPr="002C6C11" w:rsidRDefault="4CF0E990" w:rsidP="00B3730E">
            <w:pPr>
              <w:numPr>
                <w:ilvl w:val="1"/>
                <w:numId w:val="181"/>
              </w:numPr>
              <w:ind w:hanging="357"/>
              <w:rPr>
                <w:rFonts w:ascii="Montserrat" w:hAnsi="Montserrat"/>
                <w:color w:val="auto"/>
              </w:rPr>
            </w:pPr>
            <w:r w:rsidRPr="002C6C11">
              <w:rPr>
                <w:rFonts w:ascii="Montserrat" w:hAnsi="Montserrat"/>
                <w:color w:val="auto"/>
              </w:rPr>
              <w:t>PSU</w:t>
            </w:r>
            <w:r w:rsidR="5110F3F9" w:rsidRPr="002C6C11">
              <w:rPr>
                <w:rFonts w:ascii="Montserrat" w:hAnsi="Montserrat"/>
                <w:color w:val="auto"/>
              </w:rPr>
              <w:t>s</w:t>
            </w:r>
            <w:r w:rsidR="007B0E84" w:rsidRPr="002C6C11">
              <w:rPr>
                <w:rFonts w:ascii="Montserrat" w:hAnsi="Montserrat"/>
                <w:color w:val="auto"/>
              </w:rPr>
              <w:t xml:space="preserve"> (Power supply </w:t>
            </w:r>
            <w:r w:rsidRPr="002C6C11">
              <w:rPr>
                <w:rFonts w:ascii="Montserrat" w:hAnsi="Montserrat"/>
                <w:color w:val="auto"/>
              </w:rPr>
              <w:t>unit</w:t>
            </w:r>
            <w:r w:rsidR="165BF257" w:rsidRPr="002C6C11">
              <w:rPr>
                <w:rFonts w:ascii="Montserrat" w:hAnsi="Montserrat"/>
                <w:color w:val="auto"/>
              </w:rPr>
              <w:t>s</w:t>
            </w:r>
            <w:r w:rsidR="007B0E84" w:rsidRPr="002C6C11">
              <w:rPr>
                <w:rFonts w:ascii="Montserrat" w:hAnsi="Montserrat"/>
                <w:color w:val="auto"/>
              </w:rPr>
              <w:t>)</w:t>
            </w:r>
          </w:p>
          <w:p w14:paraId="1A6B1A01" w14:textId="77777777" w:rsidR="007B0E84" w:rsidRPr="002C6C11" w:rsidRDefault="007B0E84" w:rsidP="00B3730E">
            <w:pPr>
              <w:numPr>
                <w:ilvl w:val="1"/>
                <w:numId w:val="181"/>
              </w:numPr>
              <w:ind w:hanging="357"/>
              <w:rPr>
                <w:rFonts w:ascii="Montserrat" w:hAnsi="Montserrat"/>
                <w:color w:val="auto"/>
              </w:rPr>
            </w:pPr>
            <w:r w:rsidRPr="002C6C11">
              <w:rPr>
                <w:rFonts w:ascii="Montserrat" w:hAnsi="Montserrat"/>
                <w:color w:val="auto"/>
              </w:rPr>
              <w:t>SA (Spectrum analyzer)</w:t>
            </w:r>
          </w:p>
          <w:p w14:paraId="19D14D0A" w14:textId="77777777" w:rsidR="007B0E84" w:rsidRPr="002C6C11" w:rsidRDefault="007B0E84" w:rsidP="00B3730E">
            <w:pPr>
              <w:numPr>
                <w:ilvl w:val="1"/>
                <w:numId w:val="181"/>
              </w:numPr>
              <w:ind w:hanging="357"/>
              <w:rPr>
                <w:rFonts w:ascii="Montserrat" w:hAnsi="Montserrat"/>
                <w:color w:val="auto"/>
              </w:rPr>
            </w:pPr>
            <w:r w:rsidRPr="002C6C11">
              <w:rPr>
                <w:rFonts w:ascii="Montserrat" w:hAnsi="Montserrat"/>
                <w:color w:val="auto"/>
              </w:rPr>
              <w:t>Cart or van</w:t>
            </w:r>
          </w:p>
          <w:p w14:paraId="0D8546B6" w14:textId="77777777" w:rsidR="007B0E84" w:rsidRPr="002C6C11" w:rsidRDefault="007B0E84" w:rsidP="00B3730E">
            <w:pPr>
              <w:numPr>
                <w:ilvl w:val="0"/>
                <w:numId w:val="181"/>
              </w:numPr>
              <w:ind w:hanging="357"/>
              <w:rPr>
                <w:rFonts w:ascii="Montserrat" w:hAnsi="Montserrat"/>
                <w:color w:val="auto"/>
              </w:rPr>
            </w:pPr>
            <w:r w:rsidRPr="002C6C11">
              <w:rPr>
                <w:rFonts w:ascii="Montserrat" w:hAnsi="Montserrat"/>
                <w:color w:val="auto"/>
              </w:rPr>
              <w:t>On SES side:</w:t>
            </w:r>
          </w:p>
          <w:p w14:paraId="4CF671EF" w14:textId="2605B0DE" w:rsidR="007B0E84" w:rsidRPr="00CB317A" w:rsidRDefault="366D3A8D" w:rsidP="00B3730E">
            <w:pPr>
              <w:numPr>
                <w:ilvl w:val="1"/>
                <w:numId w:val="181"/>
              </w:numPr>
              <w:ind w:hanging="357"/>
              <w:rPr>
                <w:rFonts w:ascii="Montserrat" w:hAnsi="Montserrat"/>
                <w:color w:val="auto"/>
              </w:rPr>
            </w:pPr>
            <w:r w:rsidRPr="002C6C11">
              <w:rPr>
                <w:rFonts w:ascii="Montserrat" w:hAnsi="Montserrat"/>
                <w:color w:val="auto"/>
              </w:rPr>
              <w:t>ASTRA GEO</w:t>
            </w:r>
            <w:r w:rsidR="53F50D95" w:rsidRPr="002C6C11">
              <w:rPr>
                <w:rFonts w:ascii="Montserrat" w:hAnsi="Montserrat"/>
                <w:color w:val="auto"/>
              </w:rPr>
              <w:t xml:space="preserve"> transceiving FWD and RTN link carriers</w:t>
            </w:r>
          </w:p>
          <w:p w14:paraId="257DB20C" w14:textId="77777777" w:rsidR="007B0E84" w:rsidRPr="002C6C11" w:rsidRDefault="007B0E84" w:rsidP="00B3730E">
            <w:pPr>
              <w:numPr>
                <w:ilvl w:val="1"/>
                <w:numId w:val="181"/>
              </w:numPr>
              <w:ind w:hanging="357"/>
              <w:rPr>
                <w:rFonts w:ascii="Montserrat" w:hAnsi="Montserrat"/>
                <w:color w:val="auto"/>
              </w:rPr>
            </w:pPr>
            <w:r w:rsidRPr="002C6C11">
              <w:rPr>
                <w:rFonts w:ascii="Montserrat" w:hAnsi="Montserrat"/>
                <w:color w:val="auto"/>
              </w:rPr>
              <w:t>Gateway antenna</w:t>
            </w:r>
          </w:p>
          <w:p w14:paraId="62243021" w14:textId="77777777" w:rsidR="007B0E84" w:rsidRPr="002C6C11" w:rsidRDefault="007B0E84" w:rsidP="00B3730E">
            <w:pPr>
              <w:numPr>
                <w:ilvl w:val="0"/>
                <w:numId w:val="181"/>
              </w:numPr>
              <w:ind w:hanging="357"/>
              <w:rPr>
                <w:rFonts w:ascii="Montserrat" w:hAnsi="Montserrat"/>
                <w:color w:val="auto"/>
              </w:rPr>
            </w:pPr>
            <w:r w:rsidRPr="002C6C11">
              <w:rPr>
                <w:rFonts w:ascii="Montserrat" w:hAnsi="Montserrat"/>
                <w:color w:val="auto"/>
              </w:rPr>
              <w:t>On MBI side:</w:t>
            </w:r>
          </w:p>
          <w:p w14:paraId="21573D8E" w14:textId="77777777" w:rsidR="007B0E84" w:rsidRPr="002C6C11" w:rsidRDefault="007B0E84" w:rsidP="00B3730E">
            <w:pPr>
              <w:numPr>
                <w:ilvl w:val="1"/>
                <w:numId w:val="181"/>
              </w:numPr>
              <w:ind w:hanging="357"/>
              <w:rPr>
                <w:rFonts w:ascii="Montserrat" w:hAnsi="Montserrat"/>
                <w:color w:val="auto"/>
              </w:rPr>
            </w:pPr>
            <w:r w:rsidRPr="002C6C11">
              <w:rPr>
                <w:rFonts w:ascii="Montserrat" w:hAnsi="Montserrat"/>
                <w:color w:val="auto"/>
              </w:rPr>
              <w:t>Starfish platform</w:t>
            </w:r>
          </w:p>
        </w:tc>
        <w:tc>
          <w:tcPr>
            <w:tcW w:w="2735" w:type="dxa"/>
            <w:tcBorders>
              <w:top w:val="nil"/>
              <w:left w:val="nil"/>
              <w:bottom w:val="single" w:sz="6" w:space="0" w:color="5D84A4"/>
              <w:right w:val="single" w:sz="6" w:space="0" w:color="5D84A4"/>
            </w:tcBorders>
            <w:tcMar>
              <w:top w:w="0" w:type="dxa"/>
              <w:left w:w="105" w:type="dxa"/>
              <w:bottom w:w="0" w:type="dxa"/>
              <w:right w:w="105" w:type="dxa"/>
            </w:tcMar>
            <w:hideMark/>
          </w:tcPr>
          <w:p w14:paraId="2AE122B7" w14:textId="77777777" w:rsidR="007B0E84" w:rsidRPr="002C6C11" w:rsidRDefault="007B0E84" w:rsidP="007826AD">
            <w:pPr>
              <w:rPr>
                <w:rFonts w:ascii="Montserrat" w:hAnsi="Montserrat"/>
                <w:color w:val="auto"/>
              </w:rPr>
            </w:pPr>
            <w:r w:rsidRPr="002C6C11">
              <w:rPr>
                <w:rFonts w:ascii="Montserrat" w:hAnsi="Montserrat"/>
                <w:color w:val="auto"/>
              </w:rPr>
              <w:t>For static iteration: TERESA terminal can be mounted either on a cart or on the roof of the van.</w:t>
            </w:r>
          </w:p>
          <w:p w14:paraId="19FD8DD1" w14:textId="77777777" w:rsidR="007B0E84" w:rsidRPr="002C6C11" w:rsidRDefault="007B0E84" w:rsidP="007826AD">
            <w:pPr>
              <w:rPr>
                <w:rFonts w:ascii="Montserrat" w:hAnsi="Montserrat"/>
                <w:color w:val="auto"/>
              </w:rPr>
            </w:pPr>
          </w:p>
          <w:p w14:paraId="2F363B68" w14:textId="77777777" w:rsidR="007B0E84" w:rsidRPr="002C6C11" w:rsidRDefault="007B0E84" w:rsidP="007826AD">
            <w:pPr>
              <w:rPr>
                <w:rFonts w:ascii="Montserrat" w:hAnsi="Montserrat"/>
                <w:color w:val="auto"/>
              </w:rPr>
            </w:pPr>
            <w:r w:rsidRPr="002C6C11">
              <w:rPr>
                <w:rFonts w:ascii="Montserrat" w:hAnsi="Montserrat"/>
                <w:color w:val="auto"/>
              </w:rPr>
              <w:t>For iteration on the move: TERESA terminal is mounted on the roof of the van.</w:t>
            </w:r>
          </w:p>
        </w:tc>
      </w:tr>
      <w:tr w:rsidR="008114EB" w:rsidRPr="00C80238" w14:paraId="4E52C270" w14:textId="77777777" w:rsidTr="199A6727">
        <w:trPr>
          <w:trHeight w:val="501"/>
        </w:trPr>
        <w:tc>
          <w:tcPr>
            <w:tcW w:w="1509"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4A560B1E" w14:textId="77777777" w:rsidR="007B0E84" w:rsidRPr="002C6C11" w:rsidRDefault="007B0E84" w:rsidP="007826AD">
            <w:pPr>
              <w:rPr>
                <w:rFonts w:ascii="Montserrat" w:hAnsi="Montserrat"/>
                <w:color w:val="auto"/>
              </w:rPr>
            </w:pPr>
            <w:r w:rsidRPr="002C6C11">
              <w:rPr>
                <w:rFonts w:ascii="Montserrat" w:hAnsi="Montserrat"/>
                <w:b/>
                <w:color w:val="auto"/>
              </w:rPr>
              <w:t xml:space="preserve">Procedure </w:t>
            </w:r>
          </w:p>
        </w:tc>
        <w:tc>
          <w:tcPr>
            <w:tcW w:w="4834" w:type="dxa"/>
            <w:tcBorders>
              <w:top w:val="nil"/>
              <w:left w:val="nil"/>
              <w:bottom w:val="single" w:sz="6" w:space="0" w:color="5D84A4"/>
              <w:right w:val="single" w:sz="6" w:space="0" w:color="5D84A4"/>
            </w:tcBorders>
            <w:tcMar>
              <w:top w:w="0" w:type="dxa"/>
              <w:left w:w="105" w:type="dxa"/>
              <w:bottom w:w="0" w:type="dxa"/>
              <w:right w:w="105" w:type="dxa"/>
            </w:tcMar>
            <w:hideMark/>
          </w:tcPr>
          <w:p w14:paraId="61F56380" w14:textId="5A262C80" w:rsidR="007B0E84" w:rsidRPr="002C6C11" w:rsidRDefault="68CDA6EA" w:rsidP="00B3730E">
            <w:pPr>
              <w:numPr>
                <w:ilvl w:val="0"/>
                <w:numId w:val="182"/>
              </w:numPr>
              <w:rPr>
                <w:rFonts w:ascii="Montserrat" w:hAnsi="Montserrat"/>
                <w:color w:val="auto"/>
              </w:rPr>
            </w:pPr>
            <w:r w:rsidRPr="002C6C11">
              <w:rPr>
                <w:rFonts w:ascii="Montserrat" w:hAnsi="Montserrat"/>
                <w:color w:val="auto"/>
              </w:rPr>
              <w:t>Start from the last step of the procedure detailed in </w:t>
            </w:r>
            <w:r w:rsidR="00C6458E" w:rsidRPr="002C6C11">
              <w:rPr>
                <w:rFonts w:ascii="Montserrat" w:hAnsi="Montserrat"/>
                <w:color w:val="auto"/>
              </w:rPr>
              <w:t>TC01</w:t>
            </w:r>
            <w:r w:rsidRPr="002C6C11">
              <w:rPr>
                <w:rFonts w:ascii="Montserrat" w:hAnsi="Montserrat"/>
                <w:color w:val="auto"/>
              </w:rPr>
              <w:t>: Pointing to satellite.</w:t>
            </w:r>
          </w:p>
          <w:p w14:paraId="115B2A66" w14:textId="7643EA3A" w:rsidR="004E68CE" w:rsidRPr="002C6C11" w:rsidRDefault="004E68CE" w:rsidP="00B3730E">
            <w:pPr>
              <w:numPr>
                <w:ilvl w:val="0"/>
                <w:numId w:val="182"/>
              </w:numPr>
              <w:rPr>
                <w:rFonts w:ascii="Montserrat" w:hAnsi="Montserrat"/>
                <w:color w:val="auto"/>
              </w:rPr>
            </w:pPr>
            <w:r w:rsidRPr="002C6C11">
              <w:rPr>
                <w:rFonts w:ascii="Montserrat" w:hAnsi="Montserrat"/>
                <w:color w:val="auto"/>
              </w:rPr>
              <w:t>Connect and power on the Tx part of the terminal</w:t>
            </w:r>
          </w:p>
          <w:p w14:paraId="1ECC35A0" w14:textId="77777777"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In modem configuration tab, make sure it set it to maintenance mode.</w:t>
            </w:r>
          </w:p>
          <w:p w14:paraId="610CAE28" w14:textId="5D88E9B1"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In modem transmitter tab, set</w:t>
            </w:r>
            <w:r w:rsidR="004279BB" w:rsidRPr="002C6C11">
              <w:rPr>
                <w:rFonts w:ascii="Montserrat" w:hAnsi="Montserrat"/>
                <w:color w:val="auto"/>
              </w:rPr>
              <w:t xml:space="preserve"> the</w:t>
            </w:r>
            <w:r w:rsidRPr="002C6C11">
              <w:rPr>
                <w:rFonts w:ascii="Montserrat" w:hAnsi="Montserrat"/>
                <w:color w:val="auto"/>
              </w:rPr>
              <w:t>:</w:t>
            </w:r>
          </w:p>
          <w:p w14:paraId="3E8210EB" w14:textId="77777777"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Modulation to CW</w:t>
            </w:r>
          </w:p>
          <w:p w14:paraId="1ECFDFCA" w14:textId="7516154F"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Frequency</w:t>
            </w:r>
          </w:p>
          <w:p w14:paraId="27C908BF" w14:textId="30F81024"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Power backoff</w:t>
            </w:r>
          </w:p>
          <w:p w14:paraId="66616259" w14:textId="77777777"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Turn on HPA status</w:t>
            </w:r>
          </w:p>
          <w:p w14:paraId="4106DDCD" w14:textId="77777777"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Turn on Tx status</w:t>
            </w:r>
          </w:p>
          <w:p w14:paraId="3F77E9C6" w14:textId="35428D66"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Set BUC LO frequency and amplification gain to minimum</w:t>
            </w:r>
            <w:r w:rsidR="004279BB" w:rsidRPr="00CB317A">
              <w:rPr>
                <w:rFonts w:ascii="Montserrat" w:hAnsi="Montserrat"/>
                <w:color w:val="auto"/>
              </w:rPr>
              <w:t>.</w:t>
            </w:r>
          </w:p>
          <w:p w14:paraId="765024C5" w14:textId="77777777"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Check that 10MHz reference led is green and then unmute BUC (Unmute status).</w:t>
            </w:r>
          </w:p>
          <w:p w14:paraId="7B9FA395" w14:textId="77777777"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Check output signal with SA:</w:t>
            </w:r>
          </w:p>
          <w:p w14:paraId="36537B73" w14:textId="1F3F28E2"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frequency</w:t>
            </w:r>
          </w:p>
          <w:p w14:paraId="3BB3A90B" w14:textId="18BEBCA9"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 xml:space="preserve">power level </w:t>
            </w:r>
          </w:p>
          <w:p w14:paraId="7668E2A9" w14:textId="1391A29C"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 xml:space="preserve">Turn off BUC (Mute) and connect its output to </w:t>
            </w:r>
            <w:r w:rsidR="00E16A12" w:rsidRPr="002C6C11">
              <w:rPr>
                <w:rFonts w:ascii="Montserrat" w:hAnsi="Montserrat"/>
                <w:color w:val="auto"/>
              </w:rPr>
              <w:t>TERESA</w:t>
            </w:r>
            <w:r w:rsidRPr="002C6C11">
              <w:rPr>
                <w:rFonts w:ascii="Montserrat" w:hAnsi="Montserrat"/>
                <w:color w:val="auto"/>
              </w:rPr>
              <w:t xml:space="preserve"> Tx port.</w:t>
            </w:r>
          </w:p>
          <w:p w14:paraId="30CC5B2A" w14:textId="0AC7B00D"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 xml:space="preserve">Check on </w:t>
            </w:r>
            <w:r w:rsidR="00E16A12" w:rsidRPr="002C6C11">
              <w:rPr>
                <w:rFonts w:ascii="Montserrat" w:hAnsi="Montserrat"/>
                <w:color w:val="auto"/>
              </w:rPr>
              <w:t>TERESA</w:t>
            </w:r>
            <w:r w:rsidRPr="002C6C11">
              <w:rPr>
                <w:rFonts w:ascii="Montserrat" w:hAnsi="Montserrat"/>
                <w:color w:val="auto"/>
              </w:rPr>
              <w:t xml:space="preserve"> that:</w:t>
            </w:r>
          </w:p>
          <w:p w14:paraId="2AD23825" w14:textId="77777777"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Motor position angles are still correct and fixed</w:t>
            </w:r>
          </w:p>
          <w:p w14:paraId="5DC0ADC5" w14:textId="77777777"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Tx aperture PoLs are on</w:t>
            </w:r>
          </w:p>
          <w:p w14:paraId="43D73F99" w14:textId="77777777"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Call SES PMOC and turn on BUC when he tells we can transmit.</w:t>
            </w:r>
          </w:p>
          <w:p w14:paraId="33AFB30A" w14:textId="77C4000B"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Turn on BUC and increase progressively its gain (decrease back-off) until PMOC monitors the contracted EIRP4 at the satellite transponder level.</w:t>
            </w:r>
          </w:p>
          <w:p w14:paraId="67C8A918" w14:textId="325FC0C3"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Perform cross-polarization check if asked by PMOC, then stop the phone call with them if everything is good..</w:t>
            </w:r>
          </w:p>
          <w:p w14:paraId="1E10A44E" w14:textId="3E44F1C8" w:rsidR="00362E97" w:rsidRPr="002C6C11" w:rsidRDefault="0095404F"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 xml:space="preserve">Connect BUC </w:t>
            </w:r>
            <w:r w:rsidR="00362E97" w:rsidRPr="002C6C11">
              <w:rPr>
                <w:rFonts w:ascii="Montserrat" w:hAnsi="Montserrat"/>
                <w:color w:val="auto"/>
              </w:rPr>
              <w:t xml:space="preserve">output to </w:t>
            </w:r>
            <w:r w:rsidR="00E16A12" w:rsidRPr="002C6C11">
              <w:rPr>
                <w:rFonts w:ascii="Montserrat" w:hAnsi="Montserrat"/>
                <w:color w:val="auto"/>
              </w:rPr>
              <w:t>TERESA</w:t>
            </w:r>
            <w:r w:rsidR="00362E97" w:rsidRPr="002C6C11">
              <w:rPr>
                <w:rFonts w:ascii="Montserrat" w:hAnsi="Montserrat"/>
                <w:color w:val="auto"/>
              </w:rPr>
              <w:t xml:space="preserve"> Tx port</w:t>
            </w:r>
            <w:r w:rsidRPr="002C6C11">
              <w:rPr>
                <w:rFonts w:ascii="Montserrat" w:hAnsi="Montserrat"/>
                <w:color w:val="auto"/>
              </w:rPr>
              <w:t>.</w:t>
            </w:r>
          </w:p>
          <w:p w14:paraId="7F7C193A" w14:textId="0F48FF5B"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 xml:space="preserve">Ask </w:t>
            </w:r>
            <w:r w:rsidR="00E16A12" w:rsidRPr="002C6C11">
              <w:rPr>
                <w:rFonts w:ascii="Montserrat" w:hAnsi="Montserrat"/>
                <w:color w:val="auto"/>
              </w:rPr>
              <w:t xml:space="preserve">to </w:t>
            </w:r>
            <w:r w:rsidRPr="002C6C11">
              <w:rPr>
                <w:rFonts w:ascii="Montserrat" w:hAnsi="Montserrat"/>
                <w:color w:val="auto"/>
              </w:rPr>
              <w:t>MBI:</w:t>
            </w:r>
          </w:p>
          <w:p w14:paraId="56E0BE8E" w14:textId="77777777"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if they see the RTN link CW from their Starfish platform</w:t>
            </w:r>
          </w:p>
          <w:p w14:paraId="06FB2A6D" w14:textId="77777777"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what is their Rx power level of the CW</w:t>
            </w:r>
          </w:p>
          <w:p w14:paraId="6C974D18" w14:textId="38F7CCD9"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 xml:space="preserve">what is the Rx frequency of the CW, and conclude on ASTRA </w:t>
            </w:r>
            <w:r w:rsidR="0095404F" w:rsidRPr="002C6C11">
              <w:rPr>
                <w:rFonts w:ascii="Montserrat" w:hAnsi="Montserrat"/>
                <w:color w:val="auto"/>
              </w:rPr>
              <w:t>GEO</w:t>
            </w:r>
            <w:r w:rsidRPr="002C6C11">
              <w:rPr>
                <w:rFonts w:ascii="Montserrat" w:hAnsi="Montserrat"/>
                <w:color w:val="auto"/>
              </w:rPr>
              <w:t xml:space="preserve"> drift [kHz]</w:t>
            </w:r>
          </w:p>
          <w:p w14:paraId="03758616" w14:textId="68123F20"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 xml:space="preserve">In FSIM DVB tab of the modem, enable PID filters, it will extract the F-SIM specific </w:t>
            </w:r>
            <w:r w:rsidR="0095404F" w:rsidRPr="002C6C11">
              <w:rPr>
                <w:rFonts w:ascii="Montserrat" w:hAnsi="Montserrat"/>
                <w:color w:val="auto"/>
              </w:rPr>
              <w:t>signalling</w:t>
            </w:r>
            <w:r w:rsidRPr="002C6C11">
              <w:rPr>
                <w:rFonts w:ascii="Montserrat" w:hAnsi="Montserrat"/>
                <w:color w:val="auto"/>
              </w:rPr>
              <w:t xml:space="preserve"> parameters from the FWD link and used to generate the RTN link signal.</w:t>
            </w:r>
          </w:p>
          <w:p w14:paraId="4EA5B0EA" w14:textId="77777777"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Check in modem overview tab that:</w:t>
            </w:r>
          </w:p>
          <w:p w14:paraId="4580E051" w14:textId="77777777"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DVB carrier is still Locked</w:t>
            </w:r>
          </w:p>
          <w:p w14:paraId="7C2A5F0F" w14:textId="77777777"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NCR locked passes from Unlocked to Locked</w:t>
            </w:r>
          </w:p>
          <w:p w14:paraId="008DC846" w14:textId="77777777"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Set modem to "Operational" configuration (will allow to set automatically the Tx frequency based on the signaling tables received over the FWD link, Tx frequency needs to be set in the GUI only for maintenance mode)</w:t>
            </w:r>
          </w:p>
          <w:p w14:paraId="5A48E8CA" w14:textId="77777777"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Check with MBI if they receive the RTN link modulated signal (FSIM protocol should be set by MBI)</w:t>
            </w:r>
          </w:p>
          <w:p w14:paraId="3A17728A" w14:textId="77777777" w:rsidR="00362E97" w:rsidRPr="002C6C11" w:rsidRDefault="00362E97"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Check in modem overview tab that:</w:t>
            </w:r>
          </w:p>
          <w:p w14:paraId="3091DF51" w14:textId="77777777"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the F-Sim Hub is green</w:t>
            </w:r>
          </w:p>
          <w:p w14:paraId="6730EF54" w14:textId="77777777" w:rsidR="00362E97" w:rsidRPr="002C6C11" w:rsidRDefault="00362E97" w:rsidP="00B3730E">
            <w:pPr>
              <w:widowControl/>
              <w:numPr>
                <w:ilvl w:val="1"/>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the LogOn state passed from Idle, to Acquisition, to LogOn and finally to Tx Ready (TxReady = link is closed)</w:t>
            </w:r>
          </w:p>
          <w:p w14:paraId="40FD0207" w14:textId="545C74A4" w:rsidR="007B0E84" w:rsidRPr="002C6C11" w:rsidRDefault="007B0E84" w:rsidP="00B3730E">
            <w:pPr>
              <w:widowControl/>
              <w:numPr>
                <w:ilvl w:val="0"/>
                <w:numId w:val="182"/>
              </w:numPr>
              <w:shd w:val="clear" w:color="auto" w:fill="FFFFFF"/>
              <w:autoSpaceDE/>
              <w:autoSpaceDN/>
              <w:spacing w:before="100" w:beforeAutospacing="1" w:after="100" w:afterAutospacing="1"/>
              <w:rPr>
                <w:rFonts w:ascii="Montserrat" w:hAnsi="Montserrat"/>
                <w:color w:val="auto"/>
              </w:rPr>
            </w:pPr>
            <w:r w:rsidRPr="002C6C11">
              <w:rPr>
                <w:rFonts w:ascii="Montserrat" w:hAnsi="Montserrat"/>
                <w:color w:val="auto"/>
              </w:rPr>
              <w:t xml:space="preserve">Check with MBI if their ACM </w:t>
            </w:r>
            <w:r w:rsidR="00362E97" w:rsidRPr="002C6C11">
              <w:rPr>
                <w:rFonts w:ascii="Montserrat" w:hAnsi="Montserrat"/>
                <w:color w:val="auto"/>
              </w:rPr>
              <w:t>is working. </w:t>
            </w:r>
          </w:p>
        </w:tc>
        <w:tc>
          <w:tcPr>
            <w:tcW w:w="2735" w:type="dxa"/>
            <w:tcBorders>
              <w:top w:val="nil"/>
              <w:left w:val="nil"/>
              <w:bottom w:val="single" w:sz="6" w:space="0" w:color="5D84A4"/>
              <w:right w:val="single" w:sz="6" w:space="0" w:color="5D84A4"/>
            </w:tcBorders>
            <w:tcMar>
              <w:top w:w="0" w:type="dxa"/>
              <w:left w:w="105" w:type="dxa"/>
              <w:bottom w:w="0" w:type="dxa"/>
              <w:right w:w="105" w:type="dxa"/>
            </w:tcMar>
            <w:hideMark/>
          </w:tcPr>
          <w:p w14:paraId="45439FB5" w14:textId="77777777" w:rsidR="007B0E84" w:rsidRPr="002C6C11" w:rsidRDefault="007B0E84" w:rsidP="007826AD">
            <w:pPr>
              <w:rPr>
                <w:rFonts w:ascii="Montserrat" w:hAnsi="Montserrat"/>
                <w:color w:val="auto"/>
              </w:rPr>
            </w:pPr>
          </w:p>
        </w:tc>
      </w:tr>
      <w:tr w:rsidR="008114EB" w:rsidRPr="00C80238" w14:paraId="7FC30D92" w14:textId="77777777" w:rsidTr="199A6727">
        <w:trPr>
          <w:trHeight w:val="501"/>
        </w:trPr>
        <w:tc>
          <w:tcPr>
            <w:tcW w:w="1509"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57FA1ACD" w14:textId="77777777" w:rsidR="007B0E84" w:rsidRPr="002C6C11" w:rsidRDefault="007B0E84" w:rsidP="007826AD">
            <w:pPr>
              <w:rPr>
                <w:rFonts w:ascii="Montserrat" w:hAnsi="Montserrat"/>
                <w:color w:val="auto"/>
              </w:rPr>
            </w:pPr>
            <w:r w:rsidRPr="002C6C11">
              <w:rPr>
                <w:rFonts w:ascii="Montserrat" w:hAnsi="Montserrat"/>
                <w:b/>
                <w:color w:val="auto"/>
              </w:rPr>
              <w:t>Expected Deliverable</w:t>
            </w:r>
          </w:p>
        </w:tc>
        <w:tc>
          <w:tcPr>
            <w:tcW w:w="4834" w:type="dxa"/>
            <w:tcBorders>
              <w:top w:val="nil"/>
              <w:left w:val="nil"/>
              <w:bottom w:val="single" w:sz="6" w:space="0" w:color="5D84A4"/>
              <w:right w:val="single" w:sz="6" w:space="0" w:color="5D84A4"/>
            </w:tcBorders>
            <w:tcMar>
              <w:top w:w="0" w:type="dxa"/>
              <w:left w:w="105" w:type="dxa"/>
              <w:bottom w:w="0" w:type="dxa"/>
              <w:right w:w="105" w:type="dxa"/>
            </w:tcMar>
            <w:hideMark/>
          </w:tcPr>
          <w:p w14:paraId="30E31BB1" w14:textId="7B3844E2" w:rsidR="007B0E84" w:rsidRPr="002C6C11" w:rsidRDefault="7519CFDC" w:rsidP="32FB8D93">
            <w:pPr>
              <w:rPr>
                <w:rFonts w:ascii="Montserrat" w:hAnsi="Montserrat"/>
                <w:color w:val="auto"/>
              </w:rPr>
            </w:pPr>
            <w:r w:rsidRPr="00CB317A">
              <w:rPr>
                <w:rFonts w:ascii="Montserrat" w:hAnsi="Montserrat"/>
                <w:color w:val="auto"/>
              </w:rPr>
              <w:t>RL Tx data</w:t>
            </w:r>
            <w:r w:rsidR="00707857" w:rsidRPr="00CB317A">
              <w:rPr>
                <w:rFonts w:ascii="Montserrat" w:hAnsi="Montserrat"/>
                <w:color w:val="auto"/>
              </w:rPr>
              <w:t> </w:t>
            </w:r>
            <w:r w:rsidR="535C7006" w:rsidRPr="00CB317A">
              <w:rPr>
                <w:rFonts w:ascii="Montserrat" w:hAnsi="Montserrat"/>
                <w:color w:val="auto"/>
              </w:rPr>
              <w:t>meet expectations</w:t>
            </w:r>
            <w:r w:rsidRPr="00CB317A">
              <w:rPr>
                <w:rFonts w:ascii="Montserrat" w:hAnsi="Montserrat"/>
                <w:color w:val="auto"/>
              </w:rPr>
              <w:t>:</w:t>
            </w:r>
            <w:r w:rsidR="00707857" w:rsidRPr="00CB317A">
              <w:rPr>
                <w:rFonts w:ascii="Montserrat" w:hAnsi="Montserrat"/>
                <w:color w:val="auto"/>
              </w:rPr>
              <w:t> </w:t>
            </w:r>
            <w:r w:rsidR="05C31CB4" w:rsidRPr="00CB317A">
              <w:rPr>
                <w:rFonts w:ascii="Montserrat" w:hAnsi="Montserrat"/>
                <w:color w:val="auto"/>
              </w:rPr>
              <w:t>Power levels,</w:t>
            </w:r>
            <w:r w:rsidR="00707857" w:rsidRPr="00CB317A">
              <w:rPr>
                <w:rFonts w:ascii="Montserrat" w:hAnsi="Montserrat"/>
                <w:color w:val="auto"/>
              </w:rPr>
              <w:t> </w:t>
            </w:r>
            <w:r w:rsidR="54ECD6AB" w:rsidRPr="00CB317A">
              <w:rPr>
                <w:rFonts w:ascii="Montserrat" w:hAnsi="Montserrat"/>
                <w:color w:val="auto"/>
              </w:rPr>
              <w:t>center</w:t>
            </w:r>
            <w:r w:rsidR="00707857" w:rsidRPr="00CB317A">
              <w:rPr>
                <w:rFonts w:ascii="Montserrat" w:hAnsi="Montserrat"/>
                <w:color w:val="auto"/>
              </w:rPr>
              <w:t> </w:t>
            </w:r>
            <w:r w:rsidR="54ECD6AB" w:rsidRPr="00CB317A">
              <w:rPr>
                <w:rFonts w:ascii="Montserrat" w:hAnsi="Montserrat"/>
                <w:color w:val="auto"/>
              </w:rPr>
              <w:t>frequency,</w:t>
            </w:r>
            <w:r w:rsidR="00707857" w:rsidRPr="00CB317A">
              <w:rPr>
                <w:rFonts w:ascii="Montserrat" w:hAnsi="Montserrat"/>
                <w:color w:val="auto"/>
              </w:rPr>
              <w:t> </w:t>
            </w:r>
            <w:r w:rsidRPr="00CB317A">
              <w:rPr>
                <w:rFonts w:ascii="Montserrat" w:hAnsi="Montserrat"/>
                <w:color w:val="auto"/>
              </w:rPr>
              <w:t>BW, roll-off, Rs,</w:t>
            </w:r>
            <w:r w:rsidR="00707857" w:rsidRPr="00CB317A">
              <w:rPr>
                <w:rFonts w:ascii="Montserrat" w:hAnsi="Montserrat"/>
                <w:color w:val="auto"/>
              </w:rPr>
              <w:t> </w:t>
            </w:r>
            <w:r w:rsidR="33B80519" w:rsidRPr="00CB317A">
              <w:rPr>
                <w:rFonts w:ascii="Montserrat" w:hAnsi="Montserrat"/>
                <w:color w:val="auto"/>
              </w:rPr>
              <w:t>MODCOD,</w:t>
            </w:r>
            <w:r w:rsidR="00707857" w:rsidRPr="00CB317A">
              <w:rPr>
                <w:rFonts w:ascii="Montserrat" w:hAnsi="Montserrat"/>
                <w:color w:val="auto"/>
              </w:rPr>
              <w:t> </w:t>
            </w:r>
            <w:r w:rsidRPr="00CB317A">
              <w:rPr>
                <w:rFonts w:ascii="Montserrat" w:hAnsi="Montserrat"/>
                <w:color w:val="auto"/>
              </w:rPr>
              <w:t>Rb, latency</w:t>
            </w:r>
            <w:r w:rsidR="032A4A14" w:rsidRPr="00CB317A">
              <w:rPr>
                <w:rFonts w:ascii="Montserrat" w:hAnsi="Montserrat"/>
                <w:color w:val="auto"/>
              </w:rPr>
              <w:t xml:space="preserve"> (RTT),</w:t>
            </w:r>
            <w:r w:rsidR="5E05F6B3" w:rsidRPr="00CB317A">
              <w:rPr>
                <w:rFonts w:ascii="Montserrat" w:hAnsi="Montserrat"/>
                <w:color w:val="auto"/>
              </w:rPr>
              <w:t xml:space="preserve"> frequency drift</w:t>
            </w:r>
            <w:r w:rsidR="00707857" w:rsidRPr="00CB317A">
              <w:rPr>
                <w:rFonts w:ascii="Montserrat" w:hAnsi="Montserrat"/>
                <w:color w:val="auto"/>
              </w:rPr>
              <w:t>.</w:t>
            </w:r>
          </w:p>
        </w:tc>
        <w:tc>
          <w:tcPr>
            <w:tcW w:w="2735" w:type="dxa"/>
            <w:tcBorders>
              <w:top w:val="nil"/>
              <w:left w:val="nil"/>
              <w:bottom w:val="single" w:sz="6" w:space="0" w:color="5D84A4"/>
              <w:right w:val="single" w:sz="6" w:space="0" w:color="5D84A4"/>
            </w:tcBorders>
            <w:tcMar>
              <w:top w:w="0" w:type="dxa"/>
              <w:left w:w="105" w:type="dxa"/>
              <w:bottom w:w="0" w:type="dxa"/>
              <w:right w:w="105" w:type="dxa"/>
            </w:tcMar>
            <w:hideMark/>
          </w:tcPr>
          <w:p w14:paraId="13AA1A63" w14:textId="7A6E51FF" w:rsidR="007B0E84" w:rsidRPr="002C6C11" w:rsidRDefault="53F50D95" w:rsidP="007826AD">
            <w:pPr>
              <w:rPr>
                <w:rFonts w:ascii="Montserrat" w:hAnsi="Montserrat"/>
                <w:color w:val="auto"/>
              </w:rPr>
            </w:pPr>
            <w:r w:rsidRPr="002C6C11">
              <w:rPr>
                <w:rFonts w:ascii="Montserrat" w:hAnsi="Montserrat"/>
                <w:color w:val="auto"/>
              </w:rPr>
              <w:t xml:space="preserve">Power levels can be monitored either at </w:t>
            </w:r>
            <w:r w:rsidR="2758854D" w:rsidRPr="002C6C11">
              <w:rPr>
                <w:rFonts w:ascii="Montserrat" w:hAnsi="Montserrat"/>
                <w:color w:val="auto"/>
              </w:rPr>
              <w:t>the BUC output</w:t>
            </w:r>
            <w:r w:rsidR="5B0A6DF5" w:rsidRPr="002C6C11">
              <w:rPr>
                <w:rFonts w:ascii="Montserrat" w:hAnsi="Montserrat"/>
                <w:color w:val="auto"/>
              </w:rPr>
              <w:t xml:space="preserve"> by Viasat</w:t>
            </w:r>
            <w:r w:rsidR="2758854D" w:rsidRPr="002C6C11">
              <w:rPr>
                <w:rFonts w:ascii="Montserrat" w:hAnsi="Montserrat"/>
                <w:color w:val="auto"/>
              </w:rPr>
              <w:t xml:space="preserve"> or </w:t>
            </w:r>
            <w:r w:rsidR="2C428B16" w:rsidRPr="002C6C11">
              <w:rPr>
                <w:rFonts w:ascii="Montserrat" w:hAnsi="Montserrat"/>
                <w:color w:val="auto"/>
              </w:rPr>
              <w:t xml:space="preserve">at </w:t>
            </w:r>
            <w:r w:rsidR="366D3A8D" w:rsidRPr="002C6C11">
              <w:rPr>
                <w:rFonts w:ascii="Montserrat" w:hAnsi="Montserrat"/>
                <w:color w:val="auto"/>
              </w:rPr>
              <w:t>ASTRA GEO</w:t>
            </w:r>
            <w:r w:rsidRPr="002C6C11">
              <w:rPr>
                <w:rFonts w:ascii="Montserrat" w:hAnsi="Montserrat"/>
                <w:color w:val="auto"/>
              </w:rPr>
              <w:t xml:space="preserve"> level by SES</w:t>
            </w:r>
            <w:r w:rsidR="00804F35" w:rsidRPr="002C6C11">
              <w:rPr>
                <w:rFonts w:ascii="Montserrat" w:hAnsi="Montserrat"/>
                <w:color w:val="auto"/>
              </w:rPr>
              <w:t xml:space="preserve"> or </w:t>
            </w:r>
            <w:r w:rsidR="003F3143" w:rsidRPr="00CB317A">
              <w:rPr>
                <w:rFonts w:ascii="Montserrat" w:hAnsi="Montserrat"/>
                <w:color w:val="auto"/>
              </w:rPr>
              <w:t>at Starfish platform by MBI</w:t>
            </w:r>
          </w:p>
        </w:tc>
      </w:tr>
      <w:tr w:rsidR="007B0E84" w:rsidRPr="00C80238" w14:paraId="645C841E" w14:textId="77777777" w:rsidTr="199A6727">
        <w:trPr>
          <w:trHeight w:val="501"/>
        </w:trPr>
        <w:tc>
          <w:tcPr>
            <w:tcW w:w="1509"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78EC906C" w14:textId="77777777" w:rsidR="007B0E84" w:rsidRPr="002C6C11" w:rsidRDefault="007B0E84" w:rsidP="007826AD">
            <w:pPr>
              <w:rPr>
                <w:rFonts w:ascii="Montserrat" w:hAnsi="Montserrat"/>
                <w:color w:val="auto"/>
              </w:rPr>
            </w:pPr>
            <w:r w:rsidRPr="002C6C11">
              <w:rPr>
                <w:rFonts w:ascii="Montserrat" w:hAnsi="Montserrat"/>
                <w:b/>
                <w:color w:val="auto"/>
              </w:rPr>
              <w:t>Expected Results</w:t>
            </w:r>
          </w:p>
        </w:tc>
        <w:tc>
          <w:tcPr>
            <w:tcW w:w="4834" w:type="dxa"/>
            <w:tcBorders>
              <w:top w:val="nil"/>
              <w:left w:val="nil"/>
              <w:bottom w:val="single" w:sz="6" w:space="0" w:color="5D84A4"/>
              <w:right w:val="single" w:sz="6" w:space="0" w:color="5D84A4"/>
            </w:tcBorders>
            <w:tcMar>
              <w:top w:w="0" w:type="dxa"/>
              <w:left w:w="105" w:type="dxa"/>
              <w:bottom w:w="0" w:type="dxa"/>
              <w:right w:w="105" w:type="dxa"/>
            </w:tcMar>
            <w:hideMark/>
          </w:tcPr>
          <w:p w14:paraId="266D7F24" w14:textId="6494B120" w:rsidR="007B0E84" w:rsidRPr="002C6C11" w:rsidRDefault="009230FB" w:rsidP="07D34B23">
            <w:pPr>
              <w:spacing w:line="259" w:lineRule="auto"/>
              <w:rPr>
                <w:rFonts w:ascii="Montserrat" w:hAnsi="Montserrat"/>
              </w:rPr>
            </w:pPr>
            <w:r w:rsidRPr="00CB317A">
              <w:rPr>
                <w:rFonts w:ascii="Montserrat" w:hAnsi="Montserrat"/>
                <w:color w:val="auto"/>
              </w:rPr>
              <w:t>FSIM RTN link signal is received by Starfish platform. </w:t>
            </w:r>
          </w:p>
        </w:tc>
        <w:tc>
          <w:tcPr>
            <w:tcW w:w="2735" w:type="dxa"/>
            <w:tcBorders>
              <w:top w:val="nil"/>
              <w:left w:val="nil"/>
              <w:bottom w:val="single" w:sz="6" w:space="0" w:color="5D84A4"/>
              <w:right w:val="single" w:sz="6" w:space="0" w:color="5D84A4"/>
            </w:tcBorders>
            <w:tcMar>
              <w:top w:w="0" w:type="dxa"/>
              <w:left w:w="105" w:type="dxa"/>
              <w:bottom w:w="0" w:type="dxa"/>
              <w:right w:w="105" w:type="dxa"/>
            </w:tcMar>
            <w:hideMark/>
          </w:tcPr>
          <w:p w14:paraId="51B33DF3" w14:textId="77777777" w:rsidR="007B0E84" w:rsidRPr="002C6C11" w:rsidRDefault="007B0E84" w:rsidP="007826AD">
            <w:pPr>
              <w:rPr>
                <w:rFonts w:ascii="Montserrat" w:hAnsi="Montserrat"/>
                <w:color w:val="auto"/>
              </w:rPr>
            </w:pPr>
          </w:p>
        </w:tc>
      </w:tr>
      <w:tr w:rsidR="002D7F77" w:rsidRPr="00C80238" w14:paraId="08097811" w14:textId="77777777" w:rsidTr="086975A4">
        <w:trPr>
          <w:trHeight w:val="300"/>
        </w:trPr>
        <w:tc>
          <w:tcPr>
            <w:tcW w:w="1509"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6C7F6AE0" w14:textId="508AABA8" w:rsidR="002D7F77" w:rsidRPr="002C6C11" w:rsidRDefault="002D7F77" w:rsidP="002D7F77">
            <w:pPr>
              <w:rPr>
                <w:rFonts w:ascii="Montserrat" w:hAnsi="Montserrat"/>
                <w:b/>
                <w:color w:val="auto"/>
              </w:rPr>
            </w:pPr>
            <w:r w:rsidRPr="002C6C11">
              <w:rPr>
                <w:rFonts w:ascii="Montserrat" w:hAnsi="Montserrat"/>
                <w:b/>
                <w:color w:val="auto"/>
              </w:rPr>
              <w:t>Associated KVI</w:t>
            </w:r>
          </w:p>
        </w:tc>
        <w:tc>
          <w:tcPr>
            <w:tcW w:w="4834" w:type="dxa"/>
            <w:tcBorders>
              <w:top w:val="nil"/>
              <w:left w:val="nil"/>
              <w:bottom w:val="single" w:sz="6" w:space="0" w:color="5D84A4"/>
              <w:right w:val="single" w:sz="6" w:space="0" w:color="5D84A4"/>
            </w:tcBorders>
            <w:tcMar>
              <w:top w:w="0" w:type="dxa"/>
              <w:left w:w="105" w:type="dxa"/>
              <w:bottom w:w="0" w:type="dxa"/>
              <w:right w:w="105" w:type="dxa"/>
            </w:tcMar>
          </w:tcPr>
          <w:p w14:paraId="6F340C9B" w14:textId="72E83F1E" w:rsidR="002D7F77" w:rsidRPr="002C6C11" w:rsidRDefault="002D7F77" w:rsidP="002D7F77">
            <w:pPr>
              <w:rPr>
                <w:rFonts w:ascii="Montserrat" w:hAnsi="Montserrat"/>
                <w:color w:val="auto"/>
              </w:rPr>
            </w:pPr>
            <w:r w:rsidRPr="002C6C11">
              <w:rPr>
                <w:rFonts w:ascii="Montserrat" w:hAnsi="Montserrat"/>
                <w:color w:val="auto"/>
              </w:rPr>
              <w:t>Quality</w:t>
            </w:r>
          </w:p>
        </w:tc>
        <w:tc>
          <w:tcPr>
            <w:tcW w:w="2735" w:type="dxa"/>
            <w:tcBorders>
              <w:top w:val="nil"/>
              <w:left w:val="nil"/>
              <w:bottom w:val="single" w:sz="6" w:space="0" w:color="5D84A4"/>
              <w:right w:val="single" w:sz="6" w:space="0" w:color="5D84A4"/>
            </w:tcBorders>
            <w:tcMar>
              <w:top w:w="0" w:type="dxa"/>
              <w:left w:w="105" w:type="dxa"/>
              <w:bottom w:w="0" w:type="dxa"/>
              <w:right w:w="105" w:type="dxa"/>
            </w:tcMar>
          </w:tcPr>
          <w:p w14:paraId="3AD4929E" w14:textId="77777777" w:rsidR="002D7F77" w:rsidRPr="002C6C11" w:rsidRDefault="002D7F77" w:rsidP="002D7F77">
            <w:pPr>
              <w:rPr>
                <w:rFonts w:ascii="Montserrat" w:hAnsi="Montserrat"/>
                <w:color w:val="auto"/>
              </w:rPr>
            </w:pPr>
          </w:p>
        </w:tc>
      </w:tr>
      <w:tr w:rsidR="086975A4" w:rsidRPr="00C80238" w14:paraId="752EC59C" w14:textId="77777777" w:rsidTr="086975A4">
        <w:trPr>
          <w:trHeight w:val="300"/>
        </w:trPr>
        <w:tc>
          <w:tcPr>
            <w:tcW w:w="1509"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4FABC3D9" w14:textId="7FE7FEAE" w:rsidR="086975A4" w:rsidRPr="002C6C11" w:rsidRDefault="086975A4" w:rsidP="086975A4">
            <w:pPr>
              <w:rPr>
                <w:rFonts w:ascii="Montserrat" w:hAnsi="Montserrat"/>
                <w:b/>
                <w:color w:val="auto"/>
              </w:rPr>
            </w:pPr>
            <w:r w:rsidRPr="002C6C11">
              <w:rPr>
                <w:rFonts w:ascii="Montserrat" w:hAnsi="Montserrat"/>
                <w:b/>
                <w:color w:val="auto"/>
              </w:rPr>
              <w:t>Associated KPI</w:t>
            </w:r>
          </w:p>
        </w:tc>
        <w:tc>
          <w:tcPr>
            <w:tcW w:w="4834" w:type="dxa"/>
            <w:tcBorders>
              <w:top w:val="nil"/>
              <w:left w:val="nil"/>
              <w:bottom w:val="single" w:sz="6" w:space="0" w:color="5D84A4"/>
              <w:right w:val="single" w:sz="6" w:space="0" w:color="5D84A4"/>
            </w:tcBorders>
            <w:tcMar>
              <w:top w:w="0" w:type="dxa"/>
              <w:left w:w="105" w:type="dxa"/>
              <w:bottom w:w="0" w:type="dxa"/>
              <w:right w:w="105" w:type="dxa"/>
            </w:tcMar>
            <w:hideMark/>
          </w:tcPr>
          <w:p w14:paraId="1A0F129B" w14:textId="51C39026" w:rsidR="086975A4" w:rsidRPr="00CB317A" w:rsidRDefault="248FB984" w:rsidP="086975A4">
            <w:pPr>
              <w:rPr>
                <w:rFonts w:ascii="Montserrat" w:eastAsia="Times New Roman" w:hAnsi="Montserrat" w:cs="Times New Roman"/>
                <w:color w:val="auto"/>
                <w:lang w:eastAsia="en-GB"/>
              </w:rPr>
            </w:pPr>
            <w:r w:rsidRPr="002C6C11">
              <w:rPr>
                <w:rFonts w:ascii="Montserrat" w:hAnsi="Montserrat"/>
                <w:color w:val="auto"/>
              </w:rPr>
              <w:t xml:space="preserve">Throughput, </w:t>
            </w:r>
            <w:r w:rsidRPr="00CB317A">
              <w:rPr>
                <w:rFonts w:ascii="Montserrat" w:eastAsia="Times New Roman" w:hAnsi="Montserrat"/>
                <w:color w:val="auto"/>
                <w:lang w:eastAsia="en-GB"/>
              </w:rPr>
              <w:t>Bitrate Stability / QoE</w:t>
            </w:r>
          </w:p>
        </w:tc>
        <w:tc>
          <w:tcPr>
            <w:tcW w:w="2735" w:type="dxa"/>
            <w:tcBorders>
              <w:top w:val="nil"/>
              <w:left w:val="nil"/>
              <w:bottom w:val="single" w:sz="6" w:space="0" w:color="5D84A4"/>
              <w:right w:val="single" w:sz="6" w:space="0" w:color="5D84A4"/>
            </w:tcBorders>
            <w:tcMar>
              <w:top w:w="0" w:type="dxa"/>
              <w:left w:w="105" w:type="dxa"/>
              <w:bottom w:w="0" w:type="dxa"/>
              <w:right w:w="105" w:type="dxa"/>
            </w:tcMar>
            <w:hideMark/>
          </w:tcPr>
          <w:p w14:paraId="3FBB0E8A" w14:textId="7E805B7A" w:rsidR="086975A4" w:rsidRPr="002C6C11" w:rsidRDefault="086975A4" w:rsidP="086975A4">
            <w:pPr>
              <w:rPr>
                <w:rFonts w:ascii="Montserrat" w:hAnsi="Montserrat"/>
                <w:color w:val="auto"/>
              </w:rPr>
            </w:pPr>
          </w:p>
        </w:tc>
      </w:tr>
    </w:tbl>
    <w:p w14:paraId="42C367E1" w14:textId="77777777" w:rsidR="009D5016" w:rsidRPr="002C6C11" w:rsidRDefault="009D5016" w:rsidP="007826AD">
      <w:pPr>
        <w:rPr>
          <w:rFonts w:ascii="Montserrat" w:hAnsi="Montserrat"/>
          <w:color w:val="auto"/>
        </w:rPr>
      </w:pPr>
    </w:p>
    <w:tbl>
      <w:tblPr>
        <w:tblW w:w="0" w:type="auto"/>
        <w:tblLook w:val="04A0" w:firstRow="1" w:lastRow="0" w:firstColumn="1" w:lastColumn="0" w:noHBand="0" w:noVBand="1"/>
      </w:tblPr>
      <w:tblGrid>
        <w:gridCol w:w="1499"/>
        <w:gridCol w:w="4796"/>
        <w:gridCol w:w="2715"/>
      </w:tblGrid>
      <w:tr w:rsidR="74D13435" w:rsidRPr="00C80238" w14:paraId="146119AF" w14:textId="77777777" w:rsidTr="002D7F77">
        <w:trPr>
          <w:trHeight w:val="300"/>
        </w:trPr>
        <w:tc>
          <w:tcPr>
            <w:tcW w:w="1499"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tcPr>
          <w:p w14:paraId="1FA7992D" w14:textId="77777777" w:rsidR="74D13435" w:rsidRPr="002C6C11" w:rsidRDefault="74D13435" w:rsidP="74D13435">
            <w:pPr>
              <w:jc w:val="center"/>
              <w:rPr>
                <w:rFonts w:ascii="Montserrat" w:hAnsi="Montserrat"/>
                <w:color w:val="auto"/>
              </w:rPr>
            </w:pPr>
            <w:r w:rsidRPr="002C6C11">
              <w:rPr>
                <w:rFonts w:ascii="Montserrat" w:hAnsi="Montserrat"/>
                <w:b/>
                <w:color w:val="auto"/>
              </w:rPr>
              <w:t>High level plan</w:t>
            </w:r>
          </w:p>
        </w:tc>
        <w:tc>
          <w:tcPr>
            <w:tcW w:w="4796"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tcPr>
          <w:p w14:paraId="3367C43C" w14:textId="28C2205D" w:rsidR="74D13435" w:rsidRPr="002C6C11" w:rsidRDefault="001E2CFA" w:rsidP="74D13435">
            <w:pPr>
              <w:spacing w:line="259" w:lineRule="auto"/>
              <w:jc w:val="center"/>
              <w:rPr>
                <w:rFonts w:ascii="Montserrat" w:hAnsi="Montserrat"/>
                <w:b/>
                <w:color w:val="auto"/>
              </w:rPr>
            </w:pPr>
            <w:r w:rsidRPr="002C6C11">
              <w:rPr>
                <w:rFonts w:ascii="Montserrat" w:hAnsi="Montserrat"/>
                <w:b/>
                <w:color w:val="auto"/>
              </w:rPr>
              <w:t xml:space="preserve">TC03: </w:t>
            </w:r>
            <w:r w:rsidR="74D13435" w:rsidRPr="002C6C11">
              <w:rPr>
                <w:rFonts w:ascii="Montserrat" w:hAnsi="Montserrat"/>
                <w:b/>
                <w:color w:val="auto"/>
              </w:rPr>
              <w:t xml:space="preserve">Return link </w:t>
            </w:r>
            <w:r w:rsidR="4F4C29B5" w:rsidRPr="002C6C11">
              <w:rPr>
                <w:rFonts w:ascii="Montserrat" w:hAnsi="Montserrat"/>
                <w:b/>
                <w:color w:val="auto"/>
              </w:rPr>
              <w:t>protocol</w:t>
            </w:r>
            <w:r w:rsidR="237DA23B" w:rsidRPr="002C6C11">
              <w:rPr>
                <w:rFonts w:ascii="Montserrat" w:hAnsi="Montserrat"/>
                <w:b/>
                <w:color w:val="auto"/>
              </w:rPr>
              <w:t>s</w:t>
            </w:r>
            <w:r w:rsidR="231E445B" w:rsidRPr="002C6C11">
              <w:rPr>
                <w:rFonts w:ascii="Montserrat" w:hAnsi="Montserrat"/>
                <w:b/>
                <w:color w:val="auto"/>
              </w:rPr>
              <w:t xml:space="preserve"> switch</w:t>
            </w:r>
            <w:r w:rsidR="00276C77" w:rsidRPr="002C6C11">
              <w:rPr>
                <w:rFonts w:ascii="Montserrat" w:hAnsi="Montserrat"/>
                <w:b/>
                <w:color w:val="auto"/>
              </w:rPr>
              <w:t xml:space="preserve"> (5G orchestrator)</w:t>
            </w:r>
          </w:p>
        </w:tc>
        <w:tc>
          <w:tcPr>
            <w:tcW w:w="2715"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tcPr>
          <w:p w14:paraId="38273E23" w14:textId="77777777" w:rsidR="74D13435" w:rsidRPr="002C6C11" w:rsidRDefault="74D13435" w:rsidP="74D13435">
            <w:pPr>
              <w:jc w:val="center"/>
              <w:rPr>
                <w:rFonts w:ascii="Montserrat" w:hAnsi="Montserrat"/>
                <w:color w:val="auto"/>
              </w:rPr>
            </w:pPr>
            <w:r w:rsidRPr="002C6C11">
              <w:rPr>
                <w:rFonts w:ascii="Montserrat" w:hAnsi="Montserrat"/>
                <w:b/>
                <w:color w:val="auto"/>
              </w:rPr>
              <w:t>Notes</w:t>
            </w:r>
          </w:p>
        </w:tc>
      </w:tr>
      <w:tr w:rsidR="74D13435" w:rsidRPr="00C80238" w14:paraId="1B31C143" w14:textId="77777777" w:rsidTr="002D7F77">
        <w:trPr>
          <w:trHeight w:val="300"/>
        </w:trPr>
        <w:tc>
          <w:tcPr>
            <w:tcW w:w="1499"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1CEB553F" w14:textId="77777777" w:rsidR="74D13435" w:rsidRPr="002C6C11" w:rsidRDefault="74D13435" w:rsidP="74D13435">
            <w:pPr>
              <w:rPr>
                <w:rFonts w:ascii="Montserrat" w:hAnsi="Montserrat"/>
                <w:color w:val="auto"/>
              </w:rPr>
            </w:pPr>
            <w:r w:rsidRPr="002C6C11">
              <w:rPr>
                <w:rFonts w:ascii="Montserrat" w:hAnsi="Montserrat"/>
                <w:b/>
                <w:color w:val="auto"/>
              </w:rPr>
              <w:t>Objective</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71C2C089" w14:textId="562D3FCB" w:rsidR="74D13435" w:rsidRPr="002C6C11" w:rsidRDefault="74D13435" w:rsidP="74D13435">
            <w:pPr>
              <w:rPr>
                <w:rFonts w:ascii="Montserrat" w:hAnsi="Montserrat"/>
                <w:color w:val="auto"/>
              </w:rPr>
            </w:pPr>
            <w:r w:rsidRPr="002C6C11">
              <w:rPr>
                <w:rFonts w:ascii="Montserrat" w:hAnsi="Montserrat"/>
                <w:color w:val="auto"/>
              </w:rPr>
              <w:t xml:space="preserve">Validate the </w:t>
            </w:r>
            <w:r w:rsidR="001E2CFA" w:rsidRPr="002C6C11">
              <w:rPr>
                <w:rFonts w:ascii="Montserrat" w:hAnsi="Montserrat"/>
                <w:color w:val="auto"/>
              </w:rPr>
              <w:t>5G orchestrator</w:t>
            </w:r>
            <w:r w:rsidRPr="002C6C11">
              <w:rPr>
                <w:rFonts w:ascii="Montserrat" w:hAnsi="Montserrat"/>
                <w:color w:val="auto"/>
              </w:rPr>
              <w:t xml:space="preserve"> </w:t>
            </w:r>
            <w:r w:rsidR="004B6E21" w:rsidRPr="002C6C11">
              <w:rPr>
                <w:rFonts w:ascii="Montserrat" w:hAnsi="Montserrat"/>
                <w:color w:val="auto"/>
              </w:rPr>
              <w:t xml:space="preserve">supporting the </w:t>
            </w:r>
            <w:r w:rsidRPr="002C6C11">
              <w:rPr>
                <w:rFonts w:ascii="Montserrat" w:hAnsi="Montserrat"/>
                <w:color w:val="auto"/>
              </w:rPr>
              <w:t xml:space="preserve">RTN link </w:t>
            </w:r>
            <w:r w:rsidR="141AF632" w:rsidRPr="002C6C11">
              <w:rPr>
                <w:rFonts w:ascii="Montserrat" w:hAnsi="Montserrat"/>
                <w:color w:val="auto"/>
              </w:rPr>
              <w:t>protocol</w:t>
            </w:r>
            <w:r w:rsidR="5404FB7F" w:rsidRPr="002C6C11">
              <w:rPr>
                <w:rFonts w:ascii="Montserrat" w:hAnsi="Montserrat"/>
                <w:color w:val="auto"/>
              </w:rPr>
              <w:t xml:space="preserve">s </w:t>
            </w:r>
            <w:r w:rsidR="004B6E21" w:rsidRPr="002C6C11">
              <w:rPr>
                <w:rFonts w:ascii="Montserrat" w:hAnsi="Montserrat"/>
                <w:color w:val="auto"/>
              </w:rPr>
              <w:t>switch</w:t>
            </w:r>
          </w:p>
        </w:tc>
        <w:tc>
          <w:tcPr>
            <w:tcW w:w="2715" w:type="dxa"/>
            <w:tcBorders>
              <w:top w:val="nil"/>
              <w:left w:val="nil"/>
              <w:bottom w:val="single" w:sz="6" w:space="0" w:color="5D84A4"/>
              <w:right w:val="single" w:sz="6" w:space="0" w:color="5D84A4"/>
            </w:tcBorders>
            <w:tcMar>
              <w:top w:w="0" w:type="dxa"/>
              <w:left w:w="105" w:type="dxa"/>
              <w:bottom w:w="0" w:type="dxa"/>
              <w:right w:w="105" w:type="dxa"/>
            </w:tcMar>
          </w:tcPr>
          <w:p w14:paraId="015DC9C9" w14:textId="77777777" w:rsidR="74D13435" w:rsidRPr="002C6C11" w:rsidRDefault="74D13435" w:rsidP="74D13435">
            <w:pPr>
              <w:rPr>
                <w:rFonts w:ascii="Montserrat" w:hAnsi="Montserrat"/>
                <w:color w:val="auto"/>
              </w:rPr>
            </w:pPr>
          </w:p>
        </w:tc>
      </w:tr>
      <w:tr w:rsidR="74D13435" w:rsidRPr="00C80238" w14:paraId="5A0B6B05" w14:textId="77777777" w:rsidTr="002D7F77">
        <w:trPr>
          <w:trHeight w:val="300"/>
        </w:trPr>
        <w:tc>
          <w:tcPr>
            <w:tcW w:w="1499"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0C88A828" w14:textId="77777777" w:rsidR="74D13435" w:rsidRPr="002C6C11" w:rsidRDefault="74D13435" w:rsidP="74D13435">
            <w:pPr>
              <w:rPr>
                <w:rFonts w:ascii="Montserrat" w:hAnsi="Montserrat"/>
                <w:color w:val="auto"/>
              </w:rPr>
            </w:pPr>
            <w:r w:rsidRPr="002C6C11">
              <w:rPr>
                <w:rFonts w:ascii="Montserrat" w:hAnsi="Montserrat"/>
                <w:b/>
                <w:color w:val="auto"/>
              </w:rPr>
              <w:t>Prerequisites</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6B0F5641" w14:textId="7A3A0919" w:rsidR="74D13435" w:rsidRPr="002C6C11" w:rsidRDefault="00152DB7" w:rsidP="00B3730E">
            <w:pPr>
              <w:numPr>
                <w:ilvl w:val="0"/>
                <w:numId w:val="188"/>
              </w:numPr>
              <w:ind w:left="714" w:hanging="357"/>
              <w:rPr>
                <w:rFonts w:ascii="Montserrat" w:hAnsi="Montserrat"/>
                <w:color w:val="auto"/>
              </w:rPr>
            </w:pPr>
            <w:r w:rsidRPr="002C6C11">
              <w:rPr>
                <w:rFonts w:ascii="Montserrat" w:hAnsi="Montserrat"/>
                <w:color w:val="auto"/>
              </w:rPr>
              <w:t xml:space="preserve">TC01: </w:t>
            </w:r>
            <w:r w:rsidR="30DB9975" w:rsidRPr="002C6C11">
              <w:rPr>
                <w:rFonts w:ascii="Montserrat" w:hAnsi="Montserrat"/>
                <w:color w:val="auto"/>
              </w:rPr>
              <w:t>Pointing to satellite</w:t>
            </w:r>
          </w:p>
          <w:p w14:paraId="39036BD8" w14:textId="3CD5B277" w:rsidR="74D13435" w:rsidRPr="002C6C11" w:rsidRDefault="00152DB7" w:rsidP="00B3730E">
            <w:pPr>
              <w:numPr>
                <w:ilvl w:val="0"/>
                <w:numId w:val="188"/>
              </w:numPr>
              <w:ind w:left="714" w:hanging="357"/>
              <w:rPr>
                <w:rFonts w:ascii="Montserrat" w:hAnsi="Montserrat"/>
                <w:color w:val="auto"/>
              </w:rPr>
            </w:pPr>
            <w:r w:rsidRPr="002C6C11">
              <w:rPr>
                <w:rFonts w:ascii="Montserrat" w:hAnsi="Montserrat"/>
                <w:color w:val="auto"/>
              </w:rPr>
              <w:t xml:space="preserve">TC02: </w:t>
            </w:r>
            <w:r w:rsidR="30DB9975" w:rsidRPr="002C6C11">
              <w:rPr>
                <w:rFonts w:ascii="Montserrat" w:hAnsi="Montserrat"/>
                <w:color w:val="auto"/>
              </w:rPr>
              <w:t>Closing the link</w:t>
            </w:r>
          </w:p>
        </w:tc>
        <w:tc>
          <w:tcPr>
            <w:tcW w:w="2715" w:type="dxa"/>
            <w:tcBorders>
              <w:top w:val="nil"/>
              <w:left w:val="nil"/>
              <w:bottom w:val="single" w:sz="6" w:space="0" w:color="5D84A4"/>
              <w:right w:val="single" w:sz="6" w:space="0" w:color="5D84A4"/>
            </w:tcBorders>
            <w:tcMar>
              <w:top w:w="0" w:type="dxa"/>
              <w:left w:w="105" w:type="dxa"/>
              <w:bottom w:w="0" w:type="dxa"/>
              <w:right w:w="105" w:type="dxa"/>
            </w:tcMar>
          </w:tcPr>
          <w:p w14:paraId="55180F4D" w14:textId="77777777" w:rsidR="74D13435" w:rsidRPr="002C6C11" w:rsidRDefault="74D13435" w:rsidP="74D13435">
            <w:pPr>
              <w:rPr>
                <w:rFonts w:ascii="Montserrat" w:hAnsi="Montserrat"/>
                <w:color w:val="auto"/>
              </w:rPr>
            </w:pPr>
          </w:p>
        </w:tc>
      </w:tr>
      <w:tr w:rsidR="74D13435" w:rsidRPr="00C80238" w14:paraId="6B298320" w14:textId="77777777" w:rsidTr="002D7F77">
        <w:trPr>
          <w:trHeight w:val="300"/>
        </w:trPr>
        <w:tc>
          <w:tcPr>
            <w:tcW w:w="1499"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464EB845" w14:textId="77777777" w:rsidR="74D13435" w:rsidRPr="002C6C11" w:rsidRDefault="74D13435" w:rsidP="74D13435">
            <w:pPr>
              <w:rPr>
                <w:rFonts w:ascii="Montserrat" w:hAnsi="Montserrat"/>
                <w:color w:val="auto"/>
              </w:rPr>
            </w:pPr>
            <w:r w:rsidRPr="002C6C11">
              <w:rPr>
                <w:rFonts w:ascii="Montserrat" w:hAnsi="Montserrat"/>
                <w:b/>
                <w:color w:val="auto"/>
              </w:rPr>
              <w:t>Note on Req. Tested</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0DA40D77" w14:textId="77777777" w:rsidR="74D13435" w:rsidRPr="002C6C11" w:rsidRDefault="74D13435" w:rsidP="74D13435">
            <w:pPr>
              <w:rPr>
                <w:rFonts w:ascii="Montserrat" w:hAnsi="Montserrat"/>
                <w:color w:val="auto"/>
              </w:rPr>
            </w:pPr>
            <w:r w:rsidRPr="002C6C11">
              <w:rPr>
                <w:rFonts w:ascii="Montserrat" w:hAnsi="Montserrat"/>
                <w:color w:val="auto"/>
              </w:rPr>
              <w:t>The first iteration of this test case will be carried out in a static environment. Then, it will be tested on the move.</w:t>
            </w:r>
          </w:p>
        </w:tc>
        <w:tc>
          <w:tcPr>
            <w:tcW w:w="2715" w:type="dxa"/>
            <w:tcBorders>
              <w:top w:val="nil"/>
              <w:left w:val="nil"/>
              <w:bottom w:val="single" w:sz="6" w:space="0" w:color="5D84A4"/>
              <w:right w:val="single" w:sz="6" w:space="0" w:color="5D84A4"/>
            </w:tcBorders>
            <w:tcMar>
              <w:top w:w="0" w:type="dxa"/>
              <w:left w:w="105" w:type="dxa"/>
              <w:bottom w:w="0" w:type="dxa"/>
              <w:right w:w="105" w:type="dxa"/>
            </w:tcMar>
          </w:tcPr>
          <w:p w14:paraId="6FA307F0" w14:textId="77777777" w:rsidR="74D13435" w:rsidRPr="002C6C11" w:rsidRDefault="74D13435" w:rsidP="74D13435">
            <w:pPr>
              <w:rPr>
                <w:rFonts w:ascii="Montserrat" w:hAnsi="Montserrat"/>
                <w:color w:val="auto"/>
              </w:rPr>
            </w:pPr>
          </w:p>
        </w:tc>
      </w:tr>
      <w:tr w:rsidR="74D13435" w:rsidRPr="00C80238" w14:paraId="135358EF" w14:textId="77777777" w:rsidTr="002D7F77">
        <w:trPr>
          <w:trHeight w:val="300"/>
        </w:trPr>
        <w:tc>
          <w:tcPr>
            <w:tcW w:w="1499"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55E134ED" w14:textId="77777777" w:rsidR="74D13435" w:rsidRPr="002C6C11" w:rsidRDefault="74D13435" w:rsidP="74D13435">
            <w:pPr>
              <w:rPr>
                <w:rFonts w:ascii="Montserrat" w:hAnsi="Montserrat"/>
                <w:color w:val="auto"/>
              </w:rPr>
            </w:pPr>
            <w:r w:rsidRPr="002C6C11">
              <w:rPr>
                <w:rFonts w:ascii="Montserrat" w:hAnsi="Montserrat"/>
                <w:b/>
                <w:color w:val="auto"/>
              </w:rPr>
              <w:t>Pass/Fail Criteria</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1D6D1B6E" w14:textId="77777777" w:rsidR="00AA4EAA" w:rsidRPr="002C6C11" w:rsidRDefault="00AA4EAA" w:rsidP="00B3730E">
            <w:pPr>
              <w:numPr>
                <w:ilvl w:val="0"/>
                <w:numId w:val="188"/>
              </w:numPr>
              <w:ind w:left="714" w:hanging="357"/>
              <w:rPr>
                <w:rFonts w:ascii="Montserrat" w:hAnsi="Montserrat"/>
                <w:color w:val="auto"/>
              </w:rPr>
            </w:pPr>
            <w:r w:rsidRPr="002C6C11">
              <w:rPr>
                <w:rFonts w:ascii="Montserrat" w:hAnsi="Montserrat"/>
                <w:color w:val="auto"/>
              </w:rPr>
              <w:t>Both RTN link protocols are operational and provide the expected throughputs.</w:t>
            </w:r>
          </w:p>
          <w:p w14:paraId="32F9D643" w14:textId="3252E855" w:rsidR="74D13435" w:rsidRPr="002C6C11" w:rsidRDefault="00AA4EAA" w:rsidP="00B3730E">
            <w:pPr>
              <w:numPr>
                <w:ilvl w:val="0"/>
                <w:numId w:val="188"/>
              </w:numPr>
              <w:ind w:left="714" w:hanging="357"/>
              <w:rPr>
                <w:rFonts w:ascii="Montserrat" w:hAnsi="Montserrat"/>
                <w:color w:val="auto"/>
              </w:rPr>
            </w:pPr>
            <w:r w:rsidRPr="002C6C11">
              <w:rPr>
                <w:rFonts w:ascii="Montserrat" w:hAnsi="Montserrat"/>
                <w:color w:val="auto"/>
              </w:rPr>
              <w:t>RTN link protocol can be switched from FSIM to DVB-RCS and vice versa.</w:t>
            </w:r>
          </w:p>
        </w:tc>
        <w:tc>
          <w:tcPr>
            <w:tcW w:w="2715" w:type="dxa"/>
            <w:tcBorders>
              <w:top w:val="nil"/>
              <w:left w:val="nil"/>
              <w:bottom w:val="single" w:sz="6" w:space="0" w:color="5D84A4"/>
              <w:right w:val="single" w:sz="6" w:space="0" w:color="5D84A4"/>
            </w:tcBorders>
            <w:tcMar>
              <w:top w:w="0" w:type="dxa"/>
              <w:left w:w="105" w:type="dxa"/>
              <w:bottom w:w="0" w:type="dxa"/>
              <w:right w:w="105" w:type="dxa"/>
            </w:tcMar>
          </w:tcPr>
          <w:p w14:paraId="77EC9BDC" w14:textId="05022838" w:rsidR="74D13435" w:rsidRPr="002C6C11" w:rsidRDefault="74D13435" w:rsidP="74D13435">
            <w:pPr>
              <w:rPr>
                <w:rFonts w:ascii="Montserrat" w:hAnsi="Montserrat"/>
                <w:color w:val="auto"/>
              </w:rPr>
            </w:pPr>
          </w:p>
        </w:tc>
      </w:tr>
      <w:tr w:rsidR="74D13435" w:rsidRPr="00C80238" w14:paraId="76D50C6C" w14:textId="77777777" w:rsidTr="002D7F77">
        <w:trPr>
          <w:trHeight w:val="300"/>
        </w:trPr>
        <w:tc>
          <w:tcPr>
            <w:tcW w:w="1499"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67382487" w14:textId="77777777" w:rsidR="74D13435" w:rsidRPr="002C6C11" w:rsidRDefault="74D13435" w:rsidP="74D13435">
            <w:pPr>
              <w:rPr>
                <w:rFonts w:ascii="Montserrat" w:hAnsi="Montserrat"/>
                <w:color w:val="auto"/>
              </w:rPr>
            </w:pPr>
            <w:r w:rsidRPr="002C6C11">
              <w:rPr>
                <w:rFonts w:ascii="Montserrat" w:hAnsi="Montserrat"/>
                <w:b/>
                <w:color w:val="auto"/>
              </w:rPr>
              <w:t>Test Setup</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23D39ADC" w14:textId="77777777" w:rsidR="74D13435" w:rsidRPr="002C6C11" w:rsidRDefault="74D13435" w:rsidP="00B3730E">
            <w:pPr>
              <w:numPr>
                <w:ilvl w:val="0"/>
                <w:numId w:val="189"/>
              </w:numPr>
              <w:ind w:hanging="357"/>
              <w:rPr>
                <w:rFonts w:ascii="Montserrat" w:hAnsi="Montserrat"/>
                <w:color w:val="auto"/>
              </w:rPr>
            </w:pPr>
            <w:r w:rsidRPr="002C6C11">
              <w:rPr>
                <w:rFonts w:ascii="Montserrat" w:hAnsi="Montserrat"/>
                <w:color w:val="auto"/>
              </w:rPr>
              <w:t>On Viasat side:</w:t>
            </w:r>
          </w:p>
          <w:p w14:paraId="49579D22" w14:textId="77777777" w:rsidR="74D13435" w:rsidRPr="002C6C11" w:rsidRDefault="74D13435" w:rsidP="00B3730E">
            <w:pPr>
              <w:numPr>
                <w:ilvl w:val="1"/>
                <w:numId w:val="189"/>
              </w:numPr>
              <w:ind w:hanging="357"/>
              <w:rPr>
                <w:rFonts w:ascii="Montserrat" w:hAnsi="Montserrat"/>
                <w:color w:val="auto"/>
              </w:rPr>
            </w:pPr>
            <w:r w:rsidRPr="002C6C11">
              <w:rPr>
                <w:rFonts w:ascii="Montserrat" w:hAnsi="Montserrat"/>
                <w:color w:val="auto"/>
              </w:rPr>
              <w:t>TERESA antenna</w:t>
            </w:r>
          </w:p>
          <w:p w14:paraId="6E124223" w14:textId="57544FB2" w:rsidR="74D13435" w:rsidRPr="002C6C11" w:rsidRDefault="74D13435" w:rsidP="00B3730E">
            <w:pPr>
              <w:numPr>
                <w:ilvl w:val="1"/>
                <w:numId w:val="189"/>
              </w:numPr>
              <w:ind w:hanging="357"/>
              <w:rPr>
                <w:rFonts w:ascii="Montserrat" w:hAnsi="Montserrat"/>
                <w:color w:val="auto"/>
              </w:rPr>
            </w:pPr>
            <w:r w:rsidRPr="002C6C11">
              <w:rPr>
                <w:rFonts w:ascii="Montserrat" w:hAnsi="Montserrat"/>
                <w:color w:val="auto"/>
              </w:rPr>
              <w:t>LNB (Low noise block down converter) and BUC (block up converter)</w:t>
            </w:r>
          </w:p>
          <w:p w14:paraId="347BBA5E" w14:textId="77777777" w:rsidR="74D13435" w:rsidRPr="002C6C11" w:rsidRDefault="74D13435" w:rsidP="00B3730E">
            <w:pPr>
              <w:numPr>
                <w:ilvl w:val="1"/>
                <w:numId w:val="189"/>
              </w:numPr>
              <w:ind w:hanging="357"/>
              <w:rPr>
                <w:rFonts w:ascii="Montserrat" w:hAnsi="Montserrat"/>
                <w:color w:val="auto"/>
              </w:rPr>
            </w:pPr>
            <w:r w:rsidRPr="002C6C11">
              <w:rPr>
                <w:rFonts w:ascii="Montserrat" w:hAnsi="Montserrat"/>
                <w:color w:val="auto"/>
              </w:rPr>
              <w:t>Ayecka modem</w:t>
            </w:r>
          </w:p>
          <w:p w14:paraId="5F90C9BF" w14:textId="77777777" w:rsidR="74D13435" w:rsidRPr="002C6C11" w:rsidRDefault="74D13435" w:rsidP="00B3730E">
            <w:pPr>
              <w:numPr>
                <w:ilvl w:val="1"/>
                <w:numId w:val="189"/>
              </w:numPr>
              <w:ind w:hanging="357"/>
              <w:rPr>
                <w:rFonts w:ascii="Montserrat" w:hAnsi="Montserrat"/>
                <w:color w:val="auto"/>
              </w:rPr>
            </w:pPr>
            <w:r w:rsidRPr="002C6C11">
              <w:rPr>
                <w:rFonts w:ascii="Montserrat" w:hAnsi="Montserrat"/>
                <w:color w:val="auto"/>
              </w:rPr>
              <w:t>MBI controller</w:t>
            </w:r>
          </w:p>
          <w:p w14:paraId="73F47ECD" w14:textId="2DC98182" w:rsidR="00AA1869" w:rsidRPr="002C6C11" w:rsidRDefault="00AA1869" w:rsidP="00B3730E">
            <w:pPr>
              <w:numPr>
                <w:ilvl w:val="1"/>
                <w:numId w:val="189"/>
              </w:numPr>
              <w:ind w:hanging="357"/>
              <w:rPr>
                <w:rFonts w:ascii="Montserrat" w:hAnsi="Montserrat"/>
                <w:color w:val="auto"/>
              </w:rPr>
            </w:pPr>
            <w:r w:rsidRPr="002C6C11">
              <w:rPr>
                <w:rFonts w:ascii="Montserrat" w:hAnsi="Montserrat"/>
                <w:color w:val="auto"/>
              </w:rPr>
              <w:t>10MHz reference</w:t>
            </w:r>
          </w:p>
          <w:p w14:paraId="7C772D49" w14:textId="6A7E0843" w:rsidR="74D13435" w:rsidRPr="002C6C11" w:rsidRDefault="07D34B23" w:rsidP="00B3730E">
            <w:pPr>
              <w:numPr>
                <w:ilvl w:val="1"/>
                <w:numId w:val="189"/>
              </w:numPr>
              <w:ind w:hanging="357"/>
              <w:rPr>
                <w:rFonts w:ascii="Montserrat" w:hAnsi="Montserrat"/>
                <w:color w:val="auto"/>
              </w:rPr>
            </w:pPr>
            <w:r w:rsidRPr="002C6C11">
              <w:rPr>
                <w:rFonts w:ascii="Montserrat" w:hAnsi="Montserrat"/>
                <w:color w:val="auto"/>
              </w:rPr>
              <w:t>PSU</w:t>
            </w:r>
            <w:r w:rsidR="6B8B8462" w:rsidRPr="002C6C11">
              <w:rPr>
                <w:rFonts w:ascii="Montserrat" w:hAnsi="Montserrat"/>
                <w:color w:val="auto"/>
              </w:rPr>
              <w:t>s</w:t>
            </w:r>
            <w:r w:rsidR="74D13435" w:rsidRPr="002C6C11">
              <w:rPr>
                <w:rFonts w:ascii="Montserrat" w:hAnsi="Montserrat"/>
                <w:color w:val="auto"/>
              </w:rPr>
              <w:t xml:space="preserve"> (Power supply </w:t>
            </w:r>
            <w:r w:rsidRPr="002C6C11">
              <w:rPr>
                <w:rFonts w:ascii="Montserrat" w:hAnsi="Montserrat"/>
                <w:color w:val="auto"/>
              </w:rPr>
              <w:t>unit</w:t>
            </w:r>
            <w:r w:rsidR="25EFA486" w:rsidRPr="002C6C11">
              <w:rPr>
                <w:rFonts w:ascii="Montserrat" w:hAnsi="Montserrat"/>
                <w:color w:val="auto"/>
              </w:rPr>
              <w:t>s</w:t>
            </w:r>
            <w:r w:rsidR="74D13435" w:rsidRPr="002C6C11">
              <w:rPr>
                <w:rFonts w:ascii="Montserrat" w:hAnsi="Montserrat"/>
                <w:color w:val="auto"/>
              </w:rPr>
              <w:t>)</w:t>
            </w:r>
          </w:p>
          <w:p w14:paraId="3277C5E8" w14:textId="77777777" w:rsidR="74D13435" w:rsidRPr="002C6C11" w:rsidRDefault="74D13435" w:rsidP="00B3730E">
            <w:pPr>
              <w:numPr>
                <w:ilvl w:val="1"/>
                <w:numId w:val="189"/>
              </w:numPr>
              <w:ind w:hanging="357"/>
              <w:rPr>
                <w:rFonts w:ascii="Montserrat" w:hAnsi="Montserrat"/>
                <w:color w:val="auto"/>
              </w:rPr>
            </w:pPr>
            <w:r w:rsidRPr="002C6C11">
              <w:rPr>
                <w:rFonts w:ascii="Montserrat" w:hAnsi="Montserrat"/>
                <w:color w:val="auto"/>
              </w:rPr>
              <w:t>Cart or van</w:t>
            </w:r>
          </w:p>
          <w:p w14:paraId="08403437" w14:textId="77777777" w:rsidR="74D13435" w:rsidRPr="002C6C11" w:rsidRDefault="74D13435" w:rsidP="00B3730E">
            <w:pPr>
              <w:numPr>
                <w:ilvl w:val="0"/>
                <w:numId w:val="189"/>
              </w:numPr>
              <w:ind w:hanging="357"/>
              <w:rPr>
                <w:rFonts w:ascii="Montserrat" w:hAnsi="Montserrat"/>
                <w:color w:val="auto"/>
              </w:rPr>
            </w:pPr>
            <w:r w:rsidRPr="002C6C11">
              <w:rPr>
                <w:rFonts w:ascii="Montserrat" w:hAnsi="Montserrat"/>
                <w:color w:val="auto"/>
              </w:rPr>
              <w:t>On SES side:</w:t>
            </w:r>
          </w:p>
          <w:p w14:paraId="58A909C1" w14:textId="4725EAE2" w:rsidR="74D13435" w:rsidRPr="002C6C11" w:rsidRDefault="74D13435" w:rsidP="00B3730E">
            <w:pPr>
              <w:numPr>
                <w:ilvl w:val="1"/>
                <w:numId w:val="189"/>
              </w:numPr>
              <w:ind w:hanging="357"/>
              <w:rPr>
                <w:rFonts w:ascii="Montserrat" w:hAnsi="Montserrat"/>
                <w:color w:val="auto"/>
              </w:rPr>
            </w:pPr>
            <w:r w:rsidRPr="002C6C11">
              <w:rPr>
                <w:rFonts w:ascii="Montserrat" w:hAnsi="Montserrat"/>
                <w:color w:val="auto"/>
              </w:rPr>
              <w:t>ASTRA GEO transceiving FWD and RTN link carriers</w:t>
            </w:r>
          </w:p>
          <w:p w14:paraId="4E0F9653" w14:textId="77777777" w:rsidR="74D13435" w:rsidRPr="002C6C11" w:rsidRDefault="74D13435" w:rsidP="00B3730E">
            <w:pPr>
              <w:numPr>
                <w:ilvl w:val="1"/>
                <w:numId w:val="189"/>
              </w:numPr>
              <w:ind w:hanging="357"/>
              <w:rPr>
                <w:rFonts w:ascii="Montserrat" w:hAnsi="Montserrat"/>
                <w:color w:val="auto"/>
              </w:rPr>
            </w:pPr>
            <w:r w:rsidRPr="002C6C11">
              <w:rPr>
                <w:rFonts w:ascii="Montserrat" w:hAnsi="Montserrat"/>
                <w:color w:val="auto"/>
              </w:rPr>
              <w:t>Gateway antenna</w:t>
            </w:r>
          </w:p>
          <w:p w14:paraId="0AFC2854" w14:textId="77777777" w:rsidR="74D13435" w:rsidRPr="002C6C11" w:rsidRDefault="74D13435" w:rsidP="00B3730E">
            <w:pPr>
              <w:numPr>
                <w:ilvl w:val="0"/>
                <w:numId w:val="189"/>
              </w:numPr>
              <w:ind w:hanging="357"/>
              <w:rPr>
                <w:rFonts w:ascii="Montserrat" w:hAnsi="Montserrat"/>
                <w:color w:val="auto"/>
              </w:rPr>
            </w:pPr>
            <w:r w:rsidRPr="002C6C11">
              <w:rPr>
                <w:rFonts w:ascii="Montserrat" w:hAnsi="Montserrat"/>
                <w:color w:val="auto"/>
              </w:rPr>
              <w:t>On MBI side:</w:t>
            </w:r>
          </w:p>
          <w:p w14:paraId="573CAA53" w14:textId="77777777" w:rsidR="74D13435" w:rsidRPr="002C6C11" w:rsidRDefault="74D13435" w:rsidP="00B3730E">
            <w:pPr>
              <w:numPr>
                <w:ilvl w:val="1"/>
                <w:numId w:val="189"/>
              </w:numPr>
              <w:ind w:hanging="357"/>
              <w:rPr>
                <w:rFonts w:ascii="Montserrat" w:hAnsi="Montserrat"/>
                <w:color w:val="auto"/>
              </w:rPr>
            </w:pPr>
            <w:r w:rsidRPr="002C6C11">
              <w:rPr>
                <w:rFonts w:ascii="Montserrat" w:hAnsi="Montserrat"/>
                <w:color w:val="auto"/>
              </w:rPr>
              <w:t>Starfish platform</w:t>
            </w:r>
          </w:p>
          <w:p w14:paraId="549FA987" w14:textId="3F674294" w:rsidR="74D13435" w:rsidRPr="002C6C11" w:rsidRDefault="74D13435" w:rsidP="00B3730E">
            <w:pPr>
              <w:numPr>
                <w:ilvl w:val="0"/>
                <w:numId w:val="189"/>
              </w:numPr>
              <w:rPr>
                <w:rFonts w:ascii="Montserrat" w:hAnsi="Montserrat"/>
                <w:color w:val="auto"/>
              </w:rPr>
            </w:pPr>
            <w:r w:rsidRPr="002C6C11">
              <w:rPr>
                <w:rFonts w:ascii="Montserrat" w:hAnsi="Montserrat"/>
                <w:color w:val="auto"/>
              </w:rPr>
              <w:t>On Nextworks side:</w:t>
            </w:r>
          </w:p>
          <w:p w14:paraId="32A87D6D" w14:textId="60CC24E3" w:rsidR="74D13435" w:rsidRPr="002C6C11" w:rsidRDefault="00AA1869" w:rsidP="00B3730E">
            <w:pPr>
              <w:numPr>
                <w:ilvl w:val="1"/>
                <w:numId w:val="189"/>
              </w:numPr>
              <w:ind w:hanging="357"/>
              <w:rPr>
                <w:rFonts w:ascii="Montserrat" w:hAnsi="Montserrat"/>
                <w:color w:val="auto"/>
              </w:rPr>
            </w:pPr>
            <w:r w:rsidRPr="002C6C11">
              <w:rPr>
                <w:rFonts w:ascii="Montserrat" w:hAnsi="Montserrat"/>
                <w:color w:val="auto"/>
              </w:rPr>
              <w:t>5G orchestrator connected to STARFISH APIs</w:t>
            </w:r>
          </w:p>
        </w:tc>
        <w:tc>
          <w:tcPr>
            <w:tcW w:w="2715" w:type="dxa"/>
            <w:tcBorders>
              <w:top w:val="nil"/>
              <w:left w:val="nil"/>
              <w:bottom w:val="single" w:sz="6" w:space="0" w:color="5D84A4"/>
              <w:right w:val="single" w:sz="6" w:space="0" w:color="5D84A4"/>
            </w:tcBorders>
            <w:tcMar>
              <w:top w:w="0" w:type="dxa"/>
              <w:left w:w="105" w:type="dxa"/>
              <w:bottom w:w="0" w:type="dxa"/>
              <w:right w:w="105" w:type="dxa"/>
            </w:tcMar>
          </w:tcPr>
          <w:p w14:paraId="2EFF1E15" w14:textId="77777777" w:rsidR="74D13435" w:rsidRPr="002C6C11" w:rsidRDefault="74D13435" w:rsidP="74D13435">
            <w:pPr>
              <w:rPr>
                <w:rFonts w:ascii="Montserrat" w:hAnsi="Montserrat"/>
                <w:color w:val="auto"/>
              </w:rPr>
            </w:pPr>
            <w:r w:rsidRPr="002C6C11">
              <w:rPr>
                <w:rFonts w:ascii="Montserrat" w:hAnsi="Montserrat"/>
                <w:color w:val="auto"/>
              </w:rPr>
              <w:t>For static iteration: TERESA terminal can be mounted either on a cart or on the roof of the van.</w:t>
            </w:r>
          </w:p>
          <w:p w14:paraId="6123B58C" w14:textId="77777777" w:rsidR="74D13435" w:rsidRPr="002C6C11" w:rsidRDefault="74D13435" w:rsidP="74D13435">
            <w:pPr>
              <w:rPr>
                <w:rFonts w:ascii="Montserrat" w:hAnsi="Montserrat"/>
                <w:color w:val="auto"/>
              </w:rPr>
            </w:pPr>
          </w:p>
          <w:p w14:paraId="0BD5EA8E" w14:textId="77777777" w:rsidR="74D13435" w:rsidRPr="002C6C11" w:rsidRDefault="74D13435" w:rsidP="74D13435">
            <w:pPr>
              <w:rPr>
                <w:rFonts w:ascii="Montserrat" w:hAnsi="Montserrat"/>
                <w:color w:val="auto"/>
              </w:rPr>
            </w:pPr>
            <w:r w:rsidRPr="002C6C11">
              <w:rPr>
                <w:rFonts w:ascii="Montserrat" w:hAnsi="Montserrat"/>
                <w:color w:val="auto"/>
              </w:rPr>
              <w:t>For iteration on the move: TERESA terminal is mounted on the roof of the van.</w:t>
            </w:r>
          </w:p>
        </w:tc>
      </w:tr>
      <w:tr w:rsidR="74D13435" w:rsidRPr="00C80238" w14:paraId="48727145" w14:textId="77777777" w:rsidTr="002D7F77">
        <w:trPr>
          <w:trHeight w:val="300"/>
        </w:trPr>
        <w:tc>
          <w:tcPr>
            <w:tcW w:w="1499"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7B5111E6" w14:textId="77777777" w:rsidR="74D13435" w:rsidRPr="002C6C11" w:rsidRDefault="74D13435" w:rsidP="74D13435">
            <w:pPr>
              <w:rPr>
                <w:rFonts w:ascii="Montserrat" w:hAnsi="Montserrat"/>
                <w:color w:val="auto"/>
              </w:rPr>
            </w:pPr>
            <w:r w:rsidRPr="002C6C11">
              <w:rPr>
                <w:rFonts w:ascii="Montserrat" w:hAnsi="Montserrat"/>
                <w:b/>
                <w:color w:val="auto"/>
              </w:rPr>
              <w:t xml:space="preserve">Procedure </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1831EA27" w14:textId="62593646" w:rsidR="00674971" w:rsidRPr="002C6C11" w:rsidRDefault="00674971" w:rsidP="00DC4605">
            <w:pPr>
              <w:pStyle w:val="ListParagraph"/>
              <w:numPr>
                <w:ilvl w:val="0"/>
                <w:numId w:val="169"/>
              </w:numPr>
              <w:rPr>
                <w:rFonts w:ascii="Montserrat" w:hAnsi="Montserrat"/>
                <w:color w:val="auto"/>
              </w:rPr>
            </w:pPr>
            <w:r w:rsidRPr="002C6C11">
              <w:rPr>
                <w:rFonts w:ascii="Montserrat" w:hAnsi="Montserrat"/>
                <w:color w:val="auto"/>
              </w:rPr>
              <w:t>Start from the last step of the procedure detailed in TC02: Closing the link.</w:t>
            </w:r>
          </w:p>
          <w:p w14:paraId="57F9F2B6" w14:textId="68759C60" w:rsidR="39913E4C" w:rsidRDefault="39913E4C" w:rsidP="13858A6D">
            <w:pPr>
              <w:pStyle w:val="ListParagraph"/>
              <w:numPr>
                <w:ilvl w:val="0"/>
                <w:numId w:val="169"/>
              </w:numPr>
              <w:rPr>
                <w:rFonts w:ascii="Montserrat" w:hAnsi="Montserrat"/>
                <w:color w:val="auto"/>
              </w:rPr>
            </w:pPr>
            <w:r w:rsidRPr="13858A6D">
              <w:rPr>
                <w:rFonts w:ascii="Montserrat" w:hAnsi="Montserrat"/>
                <w:color w:val="auto"/>
              </w:rPr>
              <w:t>Check the RTN link protocol switch is working:</w:t>
            </w:r>
          </w:p>
          <w:p w14:paraId="39EF8651" w14:textId="56C96EEE" w:rsidR="74D13435" w:rsidRPr="002C6C11" w:rsidRDefault="74D13435" w:rsidP="13858A6D">
            <w:pPr>
              <w:pStyle w:val="ListParagraph"/>
              <w:numPr>
                <w:ilvl w:val="1"/>
                <w:numId w:val="169"/>
              </w:numPr>
              <w:rPr>
                <w:rFonts w:ascii="Montserrat" w:hAnsi="Montserrat"/>
                <w:color w:val="auto"/>
              </w:rPr>
            </w:pPr>
            <w:r w:rsidRPr="002C6C11">
              <w:rPr>
                <w:rFonts w:ascii="Montserrat" w:hAnsi="Montserrat"/>
                <w:color w:val="auto"/>
              </w:rPr>
              <w:t>The terminal performs a logon and is configured to transmit with FSIM.</w:t>
            </w:r>
          </w:p>
          <w:p w14:paraId="494BB294" w14:textId="1AC30D2A" w:rsidR="74D13435" w:rsidRPr="002C6C11" w:rsidRDefault="74D13435" w:rsidP="13858A6D">
            <w:pPr>
              <w:pStyle w:val="ListParagraph"/>
              <w:numPr>
                <w:ilvl w:val="1"/>
                <w:numId w:val="169"/>
              </w:numPr>
              <w:rPr>
                <w:rFonts w:ascii="Montserrat" w:hAnsi="Montserrat"/>
                <w:color w:val="auto"/>
              </w:rPr>
            </w:pPr>
            <w:r w:rsidRPr="002C6C11">
              <w:rPr>
                <w:rFonts w:ascii="Montserrat" w:hAnsi="Montserrat"/>
                <w:color w:val="auto"/>
              </w:rPr>
              <w:t>The Network Orchestrator notifies the hub the need of a RTN link protocol switch based on a request from the Exposure Gateway, triggered by a QoD request from an application.</w:t>
            </w:r>
          </w:p>
          <w:p w14:paraId="6DDD1916" w14:textId="2FCCFDE0" w:rsidR="74D13435" w:rsidRPr="002C6C11" w:rsidRDefault="74D13435" w:rsidP="13858A6D">
            <w:pPr>
              <w:pStyle w:val="ListParagraph"/>
              <w:numPr>
                <w:ilvl w:val="1"/>
                <w:numId w:val="169"/>
              </w:numPr>
              <w:rPr>
                <w:rFonts w:ascii="Montserrat" w:hAnsi="Montserrat"/>
                <w:color w:val="auto"/>
              </w:rPr>
            </w:pPr>
            <w:r w:rsidRPr="002C6C11">
              <w:rPr>
                <w:rFonts w:ascii="Montserrat" w:hAnsi="Montserrat"/>
                <w:color w:val="auto"/>
              </w:rPr>
              <w:t>The Starfish HUB instructs the terminal to switch to DVB-RCS2 and updates RTN link parameters (e.g. tx frequency, symbol rate).</w:t>
            </w:r>
          </w:p>
          <w:p w14:paraId="10644455" w14:textId="7BB52CA4" w:rsidR="74D13435" w:rsidRPr="002C6C11" w:rsidRDefault="74D13435" w:rsidP="13858A6D">
            <w:pPr>
              <w:pStyle w:val="ListParagraph"/>
              <w:numPr>
                <w:ilvl w:val="1"/>
                <w:numId w:val="169"/>
              </w:numPr>
              <w:rPr>
                <w:rFonts w:ascii="Montserrat" w:hAnsi="Montserrat"/>
                <w:color w:val="auto"/>
              </w:rPr>
            </w:pPr>
            <w:r w:rsidRPr="002C6C11">
              <w:rPr>
                <w:rFonts w:ascii="Montserrat" w:hAnsi="Montserrat"/>
                <w:color w:val="auto"/>
              </w:rPr>
              <w:t>The terminal updates its configuration and performs transmission with the new protocol.</w:t>
            </w:r>
          </w:p>
          <w:p w14:paraId="28B4B8F5" w14:textId="62A2F51C" w:rsidR="74D13435" w:rsidRPr="002C6C11" w:rsidRDefault="74D13435" w:rsidP="13858A6D">
            <w:pPr>
              <w:pStyle w:val="ListParagraph"/>
              <w:numPr>
                <w:ilvl w:val="1"/>
                <w:numId w:val="169"/>
              </w:numPr>
              <w:rPr>
                <w:rFonts w:ascii="Montserrat" w:hAnsi="Montserrat"/>
                <w:color w:val="auto"/>
              </w:rPr>
            </w:pPr>
            <w:r w:rsidRPr="002C6C11">
              <w:rPr>
                <w:rFonts w:ascii="Montserrat" w:hAnsi="Montserrat"/>
                <w:color w:val="auto"/>
              </w:rPr>
              <w:t>Verify successful demodulation of DVB-RCS2 signal.</w:t>
            </w:r>
          </w:p>
          <w:p w14:paraId="3AAA01F0" w14:textId="69786E5D" w:rsidR="74D13435" w:rsidRPr="002C6C11" w:rsidRDefault="47551C41" w:rsidP="13858A6D">
            <w:pPr>
              <w:pStyle w:val="ListParagraph"/>
              <w:numPr>
                <w:ilvl w:val="1"/>
                <w:numId w:val="169"/>
              </w:numPr>
              <w:rPr>
                <w:rFonts w:ascii="Montserrat" w:hAnsi="Montserrat"/>
                <w:color w:val="auto"/>
              </w:rPr>
            </w:pPr>
            <w:r w:rsidRPr="13858A6D">
              <w:rPr>
                <w:rFonts w:ascii="Montserrat" w:hAnsi="Montserrat"/>
                <w:color w:val="auto"/>
              </w:rPr>
              <w:t>Previous steps</w:t>
            </w:r>
            <w:r w:rsidR="74D13435" w:rsidRPr="002C6C11">
              <w:rPr>
                <w:rFonts w:ascii="Montserrat" w:hAnsi="Montserrat"/>
                <w:color w:val="auto"/>
              </w:rPr>
              <w:t xml:space="preserve"> are repeated to test roll-back to FSIM RTN link protocol.</w:t>
            </w:r>
          </w:p>
          <w:p w14:paraId="33C9454B" w14:textId="307AC6B7" w:rsidR="74D13435" w:rsidRPr="002C6C11" w:rsidRDefault="6CD0F8EA" w:rsidP="13858A6D">
            <w:pPr>
              <w:pStyle w:val="ListParagraph"/>
              <w:numPr>
                <w:ilvl w:val="1"/>
                <w:numId w:val="169"/>
              </w:numPr>
              <w:rPr>
                <w:rFonts w:ascii="Montserrat" w:hAnsi="Montserrat"/>
                <w:color w:val="auto"/>
              </w:rPr>
            </w:pPr>
            <w:r w:rsidRPr="13858A6D">
              <w:rPr>
                <w:rFonts w:ascii="Montserrat" w:hAnsi="Montserrat"/>
                <w:color w:val="auto"/>
              </w:rPr>
              <w:t>Measure the overall amount of time between the user request and the actual switch</w:t>
            </w:r>
          </w:p>
          <w:p w14:paraId="6039F3B3" w14:textId="5CF17F59" w:rsidR="74D13435" w:rsidRPr="002C6C11" w:rsidRDefault="4B6DBF47" w:rsidP="13858A6D">
            <w:pPr>
              <w:pStyle w:val="ListParagraph"/>
              <w:numPr>
                <w:ilvl w:val="0"/>
                <w:numId w:val="169"/>
              </w:numPr>
              <w:rPr>
                <w:rFonts w:ascii="Montserrat" w:hAnsi="Montserrat"/>
                <w:color w:val="auto"/>
              </w:rPr>
            </w:pPr>
            <w:r w:rsidRPr="13858A6D">
              <w:rPr>
                <w:rFonts w:ascii="Montserrat" w:hAnsi="Montserrat"/>
                <w:color w:val="auto"/>
              </w:rPr>
              <w:t xml:space="preserve">Measure RTN link throughput (by running iperf tests) for both FSIM and DVB-RCS protocols. </w:t>
            </w:r>
          </w:p>
          <w:p w14:paraId="55ED1011" w14:textId="5856914B" w:rsidR="74D13435" w:rsidRPr="002C6C11" w:rsidRDefault="4B6DBF47" w:rsidP="13858A6D">
            <w:pPr>
              <w:pStyle w:val="ListParagraph"/>
              <w:numPr>
                <w:ilvl w:val="0"/>
                <w:numId w:val="169"/>
              </w:numPr>
              <w:rPr>
                <w:rFonts w:ascii="Montserrat" w:hAnsi="Montserrat"/>
                <w:color w:val="auto"/>
              </w:rPr>
            </w:pPr>
            <w:r w:rsidRPr="13858A6D">
              <w:rPr>
                <w:rFonts w:ascii="Montserrat" w:hAnsi="Montserrat"/>
                <w:color w:val="auto"/>
              </w:rPr>
              <w:t xml:space="preserve">Now that both FWD and RTN links are activated, measure the ping RTT for both RTN link protocols. </w:t>
            </w:r>
          </w:p>
          <w:p w14:paraId="557B7484" w14:textId="719C11AE" w:rsidR="74D13435" w:rsidRPr="002C6C11" w:rsidRDefault="4B6DBF47" w:rsidP="00505115">
            <w:pPr>
              <w:pStyle w:val="ListParagraph"/>
              <w:numPr>
                <w:ilvl w:val="0"/>
                <w:numId w:val="169"/>
              </w:numPr>
              <w:rPr>
                <w:rFonts w:ascii="Montserrat" w:hAnsi="Montserrat"/>
                <w:color w:val="auto"/>
              </w:rPr>
            </w:pPr>
            <w:r w:rsidRPr="13858A6D">
              <w:rPr>
                <w:rFonts w:ascii="Montserrat" w:hAnsi="Montserrat"/>
                <w:color w:val="auto"/>
              </w:rPr>
              <w:t>Compare all the expected deliverables with the measured value</w:t>
            </w:r>
          </w:p>
        </w:tc>
        <w:tc>
          <w:tcPr>
            <w:tcW w:w="2715" w:type="dxa"/>
            <w:tcBorders>
              <w:top w:val="nil"/>
              <w:left w:val="nil"/>
              <w:bottom w:val="single" w:sz="6" w:space="0" w:color="5D84A4"/>
              <w:right w:val="single" w:sz="6" w:space="0" w:color="5D84A4"/>
            </w:tcBorders>
            <w:tcMar>
              <w:top w:w="0" w:type="dxa"/>
              <w:left w:w="105" w:type="dxa"/>
              <w:bottom w:w="0" w:type="dxa"/>
              <w:right w:w="105" w:type="dxa"/>
            </w:tcMar>
          </w:tcPr>
          <w:p w14:paraId="5F3AF937" w14:textId="66D1D655" w:rsidR="74D13435" w:rsidRPr="002C6C11" w:rsidRDefault="4B6DBF47" w:rsidP="13858A6D">
            <w:pPr>
              <w:rPr>
                <w:rFonts w:ascii="Montserrat" w:hAnsi="Montserrat"/>
                <w:color w:val="auto"/>
              </w:rPr>
            </w:pPr>
            <w:r w:rsidRPr="13858A6D">
              <w:rPr>
                <w:rFonts w:ascii="Montserrat" w:hAnsi="Montserrat"/>
                <w:color w:val="auto"/>
              </w:rPr>
              <w:t>Switch can be triggered by:</w:t>
            </w:r>
          </w:p>
          <w:p w14:paraId="4DF73329" w14:textId="0CCDFAAD" w:rsidR="74D13435" w:rsidRPr="002C6C11" w:rsidRDefault="4B6DBF47" w:rsidP="13858A6D">
            <w:pPr>
              <w:numPr>
                <w:ilvl w:val="0"/>
                <w:numId w:val="300"/>
              </w:numPr>
              <w:rPr>
                <w:rFonts w:ascii="Montserrat" w:hAnsi="Montserrat"/>
                <w:color w:val="auto"/>
              </w:rPr>
            </w:pPr>
            <w:r w:rsidRPr="13858A6D">
              <w:rPr>
                <w:rFonts w:ascii="Montserrat" w:hAnsi="Montserrat"/>
                <w:color w:val="auto"/>
              </w:rPr>
              <w:t>specific user request (by simply running a script from the user side)</w:t>
            </w:r>
          </w:p>
          <w:p w14:paraId="32B9060D" w14:textId="562FF68F" w:rsidR="74D13435" w:rsidRPr="002C6C11" w:rsidRDefault="4B6DBF47" w:rsidP="13858A6D">
            <w:pPr>
              <w:numPr>
                <w:ilvl w:val="0"/>
                <w:numId w:val="300"/>
              </w:numPr>
              <w:rPr>
                <w:rFonts w:ascii="Montserrat" w:hAnsi="Montserrat"/>
                <w:color w:val="auto"/>
              </w:rPr>
            </w:pPr>
            <w:r w:rsidRPr="13858A6D">
              <w:rPr>
                <w:rFonts w:ascii="Montserrat" w:hAnsi="Montserrat"/>
                <w:color w:val="auto"/>
              </w:rPr>
              <w:t>user switching from audio call (low throughput) to video call (higher throughput) directly notifying to 5G orchestrator that RL throughput reached its upper limit</w:t>
            </w:r>
          </w:p>
          <w:p w14:paraId="26F3ECDC" w14:textId="68C62566" w:rsidR="74D13435" w:rsidRPr="002C6C11" w:rsidRDefault="74D13435" w:rsidP="74D13435">
            <w:pPr>
              <w:rPr>
                <w:rFonts w:ascii="Montserrat" w:hAnsi="Montserrat"/>
                <w:color w:val="auto"/>
              </w:rPr>
            </w:pPr>
          </w:p>
        </w:tc>
      </w:tr>
      <w:tr w:rsidR="74D13435" w:rsidRPr="00C80238" w14:paraId="2A400BFA" w14:textId="77777777" w:rsidTr="002D7F77">
        <w:trPr>
          <w:trHeight w:val="300"/>
        </w:trPr>
        <w:tc>
          <w:tcPr>
            <w:tcW w:w="1499"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68B3C979" w14:textId="77777777" w:rsidR="74D13435" w:rsidRPr="002C6C11" w:rsidRDefault="74D13435" w:rsidP="74D13435">
            <w:pPr>
              <w:rPr>
                <w:rFonts w:ascii="Montserrat" w:hAnsi="Montserrat"/>
                <w:color w:val="auto"/>
              </w:rPr>
            </w:pPr>
            <w:r w:rsidRPr="002C6C11">
              <w:rPr>
                <w:rFonts w:ascii="Montserrat" w:hAnsi="Montserrat"/>
                <w:b/>
                <w:color w:val="auto"/>
              </w:rPr>
              <w:t>Expected Deliverable</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05D6CEA9" w14:textId="11CC5958" w:rsidR="74D13435" w:rsidRPr="002C6C11" w:rsidRDefault="2093B92F" w:rsidP="13858A6D">
            <w:pPr>
              <w:numPr>
                <w:ilvl w:val="0"/>
                <w:numId w:val="299"/>
              </w:numPr>
              <w:rPr>
                <w:rFonts w:ascii="Montserrat" w:hAnsi="Montserrat"/>
                <w:color w:val="auto"/>
              </w:rPr>
            </w:pPr>
            <w:r w:rsidRPr="13858A6D">
              <w:rPr>
                <w:rFonts w:ascii="Montserrat" w:hAnsi="Montserrat"/>
                <w:color w:val="auto"/>
              </w:rPr>
              <w:t>RL throughputs for both FSIM and DVB-RCS protocols</w:t>
            </w:r>
          </w:p>
          <w:p w14:paraId="692C7CC0" w14:textId="2640F63D" w:rsidR="74D13435" w:rsidRPr="002C6C11" w:rsidRDefault="6F9A3C69" w:rsidP="13858A6D">
            <w:pPr>
              <w:numPr>
                <w:ilvl w:val="0"/>
                <w:numId w:val="299"/>
              </w:numPr>
              <w:rPr>
                <w:rFonts w:ascii="Montserrat" w:hAnsi="Montserrat"/>
                <w:color w:val="auto"/>
              </w:rPr>
            </w:pPr>
            <w:r w:rsidRPr="002C6C11">
              <w:rPr>
                <w:rFonts w:ascii="Montserrat" w:hAnsi="Montserrat"/>
                <w:color w:val="auto"/>
              </w:rPr>
              <w:t>Latency (ping RTT) for the FWD link + RTN link FSIM and FWD link + RTN link DVB-RCS</w:t>
            </w:r>
          </w:p>
          <w:p w14:paraId="571FDCAA" w14:textId="69456122" w:rsidR="74D13435" w:rsidRPr="002C6C11" w:rsidRDefault="74D13435" w:rsidP="36C19D25">
            <w:pPr>
              <w:rPr>
                <w:rFonts w:ascii="Montserrat" w:hAnsi="Montserrat"/>
                <w:color w:val="auto"/>
              </w:rPr>
            </w:pPr>
          </w:p>
        </w:tc>
        <w:tc>
          <w:tcPr>
            <w:tcW w:w="2715" w:type="dxa"/>
            <w:tcBorders>
              <w:top w:val="nil"/>
              <w:left w:val="nil"/>
              <w:bottom w:val="single" w:sz="6" w:space="0" w:color="5D84A4"/>
              <w:right w:val="single" w:sz="6" w:space="0" w:color="5D84A4"/>
            </w:tcBorders>
            <w:tcMar>
              <w:top w:w="0" w:type="dxa"/>
              <w:left w:w="105" w:type="dxa"/>
              <w:bottom w:w="0" w:type="dxa"/>
              <w:right w:w="105" w:type="dxa"/>
            </w:tcMar>
          </w:tcPr>
          <w:p w14:paraId="17310489" w14:textId="77777777" w:rsidR="74D13435" w:rsidRPr="002C6C11" w:rsidRDefault="74D13435" w:rsidP="74D13435">
            <w:pPr>
              <w:rPr>
                <w:rFonts w:ascii="Montserrat" w:hAnsi="Montserrat"/>
                <w:color w:val="auto"/>
              </w:rPr>
            </w:pPr>
          </w:p>
        </w:tc>
      </w:tr>
      <w:tr w:rsidR="74D13435" w:rsidRPr="00C80238" w14:paraId="62E936ED" w14:textId="77777777" w:rsidTr="002D7F77">
        <w:trPr>
          <w:trHeight w:val="300"/>
        </w:trPr>
        <w:tc>
          <w:tcPr>
            <w:tcW w:w="1499"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376CAD65" w14:textId="77777777" w:rsidR="74D13435" w:rsidRPr="002C6C11" w:rsidRDefault="74D13435" w:rsidP="74D13435">
            <w:pPr>
              <w:rPr>
                <w:rFonts w:ascii="Montserrat" w:hAnsi="Montserrat"/>
                <w:color w:val="auto"/>
              </w:rPr>
            </w:pPr>
            <w:r w:rsidRPr="002C6C11">
              <w:rPr>
                <w:rFonts w:ascii="Montserrat" w:hAnsi="Montserrat"/>
                <w:b/>
                <w:color w:val="auto"/>
              </w:rPr>
              <w:t>Expected Results</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45E457C4" w14:textId="67DE7E68" w:rsidR="74D13435" w:rsidRPr="002C6C11" w:rsidRDefault="74D13435" w:rsidP="74D13435">
            <w:pPr>
              <w:spacing w:line="259" w:lineRule="auto"/>
              <w:rPr>
                <w:rFonts w:ascii="Montserrat" w:hAnsi="Montserrat"/>
                <w:color w:val="auto"/>
              </w:rPr>
            </w:pPr>
            <w:r w:rsidRPr="002C6C11">
              <w:rPr>
                <w:rFonts w:ascii="Montserrat" w:hAnsi="Montserrat"/>
                <w:color w:val="auto"/>
              </w:rPr>
              <w:t>Both return link solutions are operational on orchestrator</w:t>
            </w:r>
            <w:r w:rsidR="2A671808" w:rsidRPr="13858A6D">
              <w:rPr>
                <w:rFonts w:ascii="Montserrat" w:hAnsi="Montserrat"/>
                <w:color w:val="auto"/>
              </w:rPr>
              <w:t>/user</w:t>
            </w:r>
            <w:r w:rsidR="5FA06C5F" w:rsidRPr="13858A6D">
              <w:rPr>
                <w:rFonts w:ascii="Montserrat" w:hAnsi="Montserrat"/>
                <w:color w:val="auto"/>
              </w:rPr>
              <w:t xml:space="preserve"> demand</w:t>
            </w:r>
            <w:r w:rsidR="09A46D9A" w:rsidRPr="13858A6D">
              <w:rPr>
                <w:rFonts w:ascii="Montserrat" w:hAnsi="Montserrat"/>
                <w:color w:val="auto"/>
              </w:rPr>
              <w:t>s</w:t>
            </w:r>
          </w:p>
          <w:p w14:paraId="45DDD194" w14:textId="1BA7CB91" w:rsidR="74D13435" w:rsidRPr="002C6C11" w:rsidRDefault="74D13435" w:rsidP="74D13435">
            <w:pPr>
              <w:rPr>
                <w:rFonts w:ascii="Montserrat" w:hAnsi="Montserrat"/>
                <w:color w:val="auto"/>
              </w:rPr>
            </w:pPr>
          </w:p>
        </w:tc>
        <w:tc>
          <w:tcPr>
            <w:tcW w:w="2715" w:type="dxa"/>
            <w:tcBorders>
              <w:top w:val="nil"/>
              <w:left w:val="nil"/>
              <w:bottom w:val="single" w:sz="6" w:space="0" w:color="5D84A4"/>
              <w:right w:val="single" w:sz="6" w:space="0" w:color="5D84A4"/>
            </w:tcBorders>
            <w:tcMar>
              <w:top w:w="0" w:type="dxa"/>
              <w:left w:w="105" w:type="dxa"/>
              <w:bottom w:w="0" w:type="dxa"/>
              <w:right w:w="105" w:type="dxa"/>
            </w:tcMar>
          </w:tcPr>
          <w:p w14:paraId="1CE15D3A" w14:textId="32CD7CB3" w:rsidR="74D13435" w:rsidRPr="002C6C11" w:rsidRDefault="124251EC" w:rsidP="74D13435">
            <w:pPr>
              <w:rPr>
                <w:rFonts w:ascii="Montserrat" w:hAnsi="Montserrat"/>
                <w:color w:val="auto"/>
              </w:rPr>
            </w:pPr>
            <w:r w:rsidRPr="4479AE49">
              <w:rPr>
                <w:rFonts w:ascii="Montserrat" w:hAnsi="Montserrat"/>
                <w:color w:val="auto"/>
              </w:rPr>
              <w:t>  The overall switch procedure may require a few tens of seconds.</w:t>
            </w:r>
          </w:p>
        </w:tc>
      </w:tr>
      <w:tr w:rsidR="002D7F77" w:rsidRPr="00C80238" w14:paraId="2C480398" w14:textId="77777777" w:rsidTr="002D7F77">
        <w:trPr>
          <w:trHeight w:val="300"/>
        </w:trPr>
        <w:tc>
          <w:tcPr>
            <w:tcW w:w="1499"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0E13F0CF" w14:textId="405BBC90" w:rsidR="002D7F77" w:rsidRPr="002C6C11" w:rsidRDefault="002D7F77" w:rsidP="002D7F77">
            <w:pPr>
              <w:rPr>
                <w:rFonts w:ascii="Montserrat" w:hAnsi="Montserrat"/>
                <w:b/>
                <w:color w:val="auto"/>
              </w:rPr>
            </w:pPr>
            <w:r w:rsidRPr="002C6C11">
              <w:rPr>
                <w:rFonts w:ascii="Montserrat" w:hAnsi="Montserrat"/>
                <w:b/>
                <w:color w:val="auto"/>
              </w:rPr>
              <w:t>Associated KVI</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2E0A000E" w14:textId="3673440A" w:rsidR="002D7F77" w:rsidRPr="002C6C11" w:rsidRDefault="002D7F77" w:rsidP="002D7F77">
            <w:pPr>
              <w:rPr>
                <w:rFonts w:ascii="Montserrat" w:hAnsi="Montserrat"/>
                <w:color w:val="auto"/>
              </w:rPr>
            </w:pPr>
            <w:r w:rsidRPr="002C6C11">
              <w:rPr>
                <w:rFonts w:ascii="Montserrat" w:hAnsi="Montserrat"/>
                <w:color w:val="auto"/>
              </w:rPr>
              <w:t>Quality</w:t>
            </w:r>
          </w:p>
        </w:tc>
        <w:tc>
          <w:tcPr>
            <w:tcW w:w="2715" w:type="dxa"/>
            <w:tcBorders>
              <w:top w:val="nil"/>
              <w:left w:val="nil"/>
              <w:bottom w:val="single" w:sz="6" w:space="0" w:color="5D84A4"/>
              <w:right w:val="single" w:sz="6" w:space="0" w:color="5D84A4"/>
            </w:tcBorders>
            <w:tcMar>
              <w:top w:w="0" w:type="dxa"/>
              <w:left w:w="105" w:type="dxa"/>
              <w:bottom w:w="0" w:type="dxa"/>
              <w:right w:w="105" w:type="dxa"/>
            </w:tcMar>
          </w:tcPr>
          <w:p w14:paraId="50B0DE2B" w14:textId="77777777" w:rsidR="002D7F77" w:rsidRPr="002C6C11" w:rsidRDefault="002D7F77" w:rsidP="002D7F77">
            <w:pPr>
              <w:rPr>
                <w:rFonts w:ascii="Montserrat" w:hAnsi="Montserrat"/>
                <w:color w:val="auto"/>
              </w:rPr>
            </w:pPr>
          </w:p>
        </w:tc>
      </w:tr>
      <w:tr w:rsidR="74D13435" w:rsidRPr="00C80238" w14:paraId="66CBE632" w14:textId="77777777" w:rsidTr="002D7F77">
        <w:trPr>
          <w:trHeight w:val="300"/>
        </w:trPr>
        <w:tc>
          <w:tcPr>
            <w:tcW w:w="1499"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5E138560" w14:textId="7FE7FEAE" w:rsidR="74D13435" w:rsidRPr="002C6C11" w:rsidRDefault="74D13435" w:rsidP="74D13435">
            <w:pPr>
              <w:rPr>
                <w:rFonts w:ascii="Montserrat" w:hAnsi="Montserrat"/>
                <w:b/>
                <w:color w:val="auto"/>
              </w:rPr>
            </w:pPr>
            <w:r w:rsidRPr="002C6C11">
              <w:rPr>
                <w:rFonts w:ascii="Montserrat" w:hAnsi="Montserrat"/>
                <w:b/>
                <w:color w:val="auto"/>
              </w:rPr>
              <w:t>Associated KPI</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4BE5CD5B" w14:textId="41460589" w:rsidR="74D13435" w:rsidRPr="00CB317A" w:rsidRDefault="6E7674A0" w:rsidP="74D13435">
            <w:pPr>
              <w:rPr>
                <w:rFonts w:ascii="Montserrat" w:eastAsia="Times New Roman" w:hAnsi="Montserrat" w:cs="Times New Roman"/>
                <w:color w:val="auto"/>
                <w:lang w:eastAsia="en-GB"/>
              </w:rPr>
            </w:pPr>
            <w:r w:rsidRPr="002C6C11">
              <w:rPr>
                <w:rFonts w:ascii="Montserrat" w:hAnsi="Montserrat"/>
                <w:color w:val="auto"/>
              </w:rPr>
              <w:t xml:space="preserve">Throughput, </w:t>
            </w:r>
            <w:r w:rsidRPr="00CB317A">
              <w:rPr>
                <w:rFonts w:ascii="Montserrat" w:eastAsia="Times New Roman" w:hAnsi="Montserrat"/>
                <w:color w:val="auto"/>
                <w:lang w:eastAsia="en-GB"/>
              </w:rPr>
              <w:t>Bitrate Stability / QoE</w:t>
            </w:r>
            <w:r w:rsidR="00B95BB1">
              <w:rPr>
                <w:rFonts w:ascii="Montserrat" w:eastAsia="Times New Roman" w:hAnsi="Montserrat"/>
                <w:color w:val="auto"/>
                <w:lang w:eastAsia="en-GB"/>
              </w:rPr>
              <w:t xml:space="preserve">, </w:t>
            </w:r>
            <w:r w:rsidR="00B95BB1" w:rsidRPr="13858A6D">
              <w:rPr>
                <w:rFonts w:ascii="Montserrat" w:eastAsia="Times New Roman" w:hAnsi="Montserrat"/>
                <w:color w:val="auto"/>
                <w:lang w:eastAsia="en-GB"/>
              </w:rPr>
              <w:t>switch time</w:t>
            </w:r>
          </w:p>
        </w:tc>
        <w:tc>
          <w:tcPr>
            <w:tcW w:w="2715" w:type="dxa"/>
            <w:tcBorders>
              <w:top w:val="nil"/>
              <w:left w:val="nil"/>
              <w:bottom w:val="single" w:sz="6" w:space="0" w:color="5D84A4"/>
              <w:right w:val="single" w:sz="6" w:space="0" w:color="5D84A4"/>
            </w:tcBorders>
            <w:tcMar>
              <w:top w:w="0" w:type="dxa"/>
              <w:left w:w="105" w:type="dxa"/>
              <w:bottom w:w="0" w:type="dxa"/>
              <w:right w:w="105" w:type="dxa"/>
            </w:tcMar>
          </w:tcPr>
          <w:p w14:paraId="75607ACC" w14:textId="7E805B7A" w:rsidR="74D13435" w:rsidRPr="002C6C11" w:rsidRDefault="74D13435" w:rsidP="74D13435">
            <w:pPr>
              <w:rPr>
                <w:rFonts w:ascii="Montserrat" w:hAnsi="Montserrat"/>
                <w:color w:val="auto"/>
              </w:rPr>
            </w:pPr>
          </w:p>
        </w:tc>
      </w:tr>
    </w:tbl>
    <w:p w14:paraId="2C38D53A" w14:textId="1C26E401" w:rsidR="74D13435" w:rsidRPr="002C6C11" w:rsidRDefault="74D13435" w:rsidP="74D13435">
      <w:pPr>
        <w:rPr>
          <w:rFonts w:ascii="Montserrat" w:hAnsi="Montserrat"/>
          <w:color w:val="auto"/>
        </w:rPr>
      </w:pPr>
    </w:p>
    <w:p w14:paraId="33E60E29" w14:textId="1EF00529" w:rsidR="74D13435" w:rsidRPr="002C6C11" w:rsidRDefault="74D13435" w:rsidP="74D13435">
      <w:pPr>
        <w:rPr>
          <w:rFonts w:ascii="Montserrat" w:hAnsi="Montserrat"/>
          <w:color w:val="auto"/>
        </w:rPr>
      </w:pPr>
    </w:p>
    <w:tbl>
      <w:tblPr>
        <w:tblW w:w="9022" w:type="dxa"/>
        <w:tblCellMar>
          <w:top w:w="15" w:type="dxa"/>
          <w:left w:w="15" w:type="dxa"/>
          <w:bottom w:w="15" w:type="dxa"/>
          <w:right w:w="15" w:type="dxa"/>
        </w:tblCellMar>
        <w:tblLook w:val="04A0" w:firstRow="1" w:lastRow="0" w:firstColumn="1" w:lastColumn="0" w:noHBand="0" w:noVBand="1"/>
      </w:tblPr>
      <w:tblGrid>
        <w:gridCol w:w="1501"/>
        <w:gridCol w:w="4803"/>
        <w:gridCol w:w="2718"/>
      </w:tblGrid>
      <w:tr w:rsidR="008114EB" w:rsidRPr="00C80238" w14:paraId="7BDA4137" w14:textId="77777777" w:rsidTr="7AB066EA">
        <w:trPr>
          <w:trHeight w:val="567"/>
        </w:trPr>
        <w:tc>
          <w:tcPr>
            <w:tcW w:w="1501"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55426A90" w14:textId="77777777" w:rsidR="00B0107C" w:rsidRPr="002C6C11" w:rsidRDefault="00B0107C" w:rsidP="007826AD">
            <w:pPr>
              <w:jc w:val="center"/>
              <w:rPr>
                <w:rFonts w:ascii="Montserrat" w:hAnsi="Montserrat"/>
                <w:color w:val="auto"/>
              </w:rPr>
            </w:pPr>
            <w:r w:rsidRPr="002C6C11">
              <w:rPr>
                <w:rFonts w:ascii="Montserrat" w:hAnsi="Montserrat"/>
                <w:b/>
                <w:color w:val="auto"/>
              </w:rPr>
              <w:t>High level plan</w:t>
            </w:r>
          </w:p>
        </w:tc>
        <w:tc>
          <w:tcPr>
            <w:tcW w:w="4803"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6FFEFBFD" w14:textId="406C6876" w:rsidR="00B0107C" w:rsidRPr="002C6C11" w:rsidRDefault="00791417" w:rsidP="007826AD">
            <w:pPr>
              <w:jc w:val="center"/>
              <w:rPr>
                <w:rFonts w:ascii="Montserrat" w:hAnsi="Montserrat"/>
                <w:b/>
                <w:color w:val="auto"/>
              </w:rPr>
            </w:pPr>
            <w:r w:rsidRPr="002C6C11">
              <w:rPr>
                <w:rFonts w:ascii="Montserrat" w:hAnsi="Montserrat"/>
                <w:b/>
                <w:color w:val="auto"/>
              </w:rPr>
              <w:t xml:space="preserve">TC04: </w:t>
            </w:r>
            <w:r w:rsidR="734E5FD6" w:rsidRPr="002C6C11">
              <w:rPr>
                <w:rFonts w:ascii="Montserrat" w:hAnsi="Montserrat"/>
                <w:b/>
                <w:color w:val="auto"/>
              </w:rPr>
              <w:t>Live TV over NTN</w:t>
            </w:r>
          </w:p>
        </w:tc>
        <w:tc>
          <w:tcPr>
            <w:tcW w:w="2718"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24160569" w14:textId="77777777" w:rsidR="00B0107C" w:rsidRPr="002C6C11" w:rsidRDefault="00B0107C" w:rsidP="007826AD">
            <w:pPr>
              <w:jc w:val="center"/>
              <w:rPr>
                <w:rFonts w:ascii="Montserrat" w:hAnsi="Montserrat"/>
                <w:color w:val="auto"/>
              </w:rPr>
            </w:pPr>
            <w:r w:rsidRPr="002C6C11">
              <w:rPr>
                <w:rFonts w:ascii="Montserrat" w:hAnsi="Montserrat"/>
                <w:b/>
                <w:color w:val="auto"/>
              </w:rPr>
              <w:t>Notes</w:t>
            </w:r>
          </w:p>
        </w:tc>
      </w:tr>
      <w:tr w:rsidR="008114EB" w:rsidRPr="00C80238" w14:paraId="6A79782F" w14:textId="77777777" w:rsidTr="7AB066EA">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7F04E465" w14:textId="77777777" w:rsidR="00B0107C" w:rsidRPr="002C6C11" w:rsidRDefault="00B0107C" w:rsidP="007826AD">
            <w:pPr>
              <w:rPr>
                <w:rFonts w:ascii="Montserrat" w:hAnsi="Montserrat"/>
                <w:color w:val="auto"/>
              </w:rPr>
            </w:pPr>
            <w:r w:rsidRPr="002C6C11">
              <w:rPr>
                <w:rFonts w:ascii="Montserrat" w:hAnsi="Montserrat"/>
                <w:b/>
                <w:color w:val="auto"/>
              </w:rPr>
              <w:t>Objective</w:t>
            </w:r>
          </w:p>
        </w:tc>
        <w:tc>
          <w:tcPr>
            <w:tcW w:w="4803" w:type="dxa"/>
            <w:tcBorders>
              <w:top w:val="nil"/>
              <w:left w:val="nil"/>
              <w:bottom w:val="single" w:sz="6" w:space="0" w:color="5D84A4"/>
              <w:right w:val="single" w:sz="6" w:space="0" w:color="5D84A4"/>
            </w:tcBorders>
            <w:tcMar>
              <w:top w:w="0" w:type="dxa"/>
              <w:left w:w="105" w:type="dxa"/>
              <w:bottom w:w="0" w:type="dxa"/>
              <w:right w:w="105" w:type="dxa"/>
            </w:tcMar>
            <w:hideMark/>
          </w:tcPr>
          <w:p w14:paraId="79BAFBFC" w14:textId="6C9559B3" w:rsidR="00B0107C" w:rsidRPr="002C6C11" w:rsidRDefault="2E6B19C3" w:rsidP="007826AD">
            <w:pPr>
              <w:rPr>
                <w:rFonts w:ascii="Montserrat" w:hAnsi="Montserrat"/>
                <w:color w:val="auto"/>
              </w:rPr>
            </w:pPr>
            <w:r w:rsidRPr="002C6C11">
              <w:rPr>
                <w:rFonts w:ascii="Montserrat" w:hAnsi="Montserrat"/>
                <w:color w:val="auto"/>
              </w:rPr>
              <w:t xml:space="preserve">Validate the reception, decoding and demodulation of the </w:t>
            </w:r>
            <w:r w:rsidR="2360721F" w:rsidRPr="002C6C11">
              <w:rPr>
                <w:rFonts w:ascii="Montserrat" w:hAnsi="Montserrat"/>
                <w:color w:val="auto"/>
              </w:rPr>
              <w:t>linear stream (live TV</w:t>
            </w:r>
            <w:r w:rsidR="007E1434" w:rsidRPr="002C6C11">
              <w:rPr>
                <w:rFonts w:ascii="Montserrat" w:hAnsi="Montserrat"/>
                <w:color w:val="auto"/>
              </w:rPr>
              <w:t>, multicast</w:t>
            </w:r>
            <w:r w:rsidR="2360721F" w:rsidRPr="002C6C11">
              <w:rPr>
                <w:rFonts w:ascii="Montserrat" w:hAnsi="Montserrat"/>
                <w:color w:val="auto"/>
              </w:rPr>
              <w:t>)</w:t>
            </w:r>
            <w:r w:rsidR="00276C77" w:rsidRPr="002C6C11">
              <w:rPr>
                <w:rFonts w:ascii="Montserrat" w:hAnsi="Montserrat"/>
                <w:color w:val="auto"/>
              </w:rPr>
              <w:t xml:space="preserve"> at the expected resolution</w:t>
            </w:r>
          </w:p>
        </w:tc>
        <w:tc>
          <w:tcPr>
            <w:tcW w:w="2718" w:type="dxa"/>
            <w:tcBorders>
              <w:top w:val="nil"/>
              <w:left w:val="nil"/>
              <w:bottom w:val="single" w:sz="6" w:space="0" w:color="5D84A4"/>
              <w:right w:val="single" w:sz="6" w:space="0" w:color="5D84A4"/>
            </w:tcBorders>
            <w:tcMar>
              <w:top w:w="0" w:type="dxa"/>
              <w:left w:w="105" w:type="dxa"/>
              <w:bottom w:w="0" w:type="dxa"/>
              <w:right w:w="105" w:type="dxa"/>
            </w:tcMar>
            <w:hideMark/>
          </w:tcPr>
          <w:p w14:paraId="1561F826" w14:textId="77777777" w:rsidR="00B0107C" w:rsidRPr="002C6C11" w:rsidRDefault="00B0107C" w:rsidP="007826AD">
            <w:pPr>
              <w:rPr>
                <w:rFonts w:ascii="Montserrat" w:hAnsi="Montserrat"/>
                <w:color w:val="auto"/>
              </w:rPr>
            </w:pPr>
          </w:p>
        </w:tc>
      </w:tr>
      <w:tr w:rsidR="008114EB" w:rsidRPr="00C80238" w14:paraId="5B9C0B06" w14:textId="77777777" w:rsidTr="7AB066EA">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51048D9F" w14:textId="77777777" w:rsidR="00B0107C" w:rsidRPr="002C6C11" w:rsidRDefault="00B0107C" w:rsidP="007826AD">
            <w:pPr>
              <w:rPr>
                <w:rFonts w:ascii="Montserrat" w:hAnsi="Montserrat"/>
                <w:color w:val="auto"/>
              </w:rPr>
            </w:pPr>
            <w:r w:rsidRPr="002C6C11">
              <w:rPr>
                <w:rFonts w:ascii="Montserrat" w:hAnsi="Montserrat"/>
                <w:b/>
                <w:color w:val="auto"/>
              </w:rPr>
              <w:t>Prerequisites</w:t>
            </w:r>
          </w:p>
        </w:tc>
        <w:tc>
          <w:tcPr>
            <w:tcW w:w="4803" w:type="dxa"/>
            <w:tcBorders>
              <w:top w:val="nil"/>
              <w:left w:val="nil"/>
              <w:bottom w:val="single" w:sz="6" w:space="0" w:color="5D84A4"/>
              <w:right w:val="single" w:sz="6" w:space="0" w:color="5D84A4"/>
            </w:tcBorders>
            <w:tcMar>
              <w:top w:w="0" w:type="dxa"/>
              <w:left w:w="105" w:type="dxa"/>
              <w:bottom w:w="0" w:type="dxa"/>
              <w:right w:w="105" w:type="dxa"/>
            </w:tcMar>
            <w:hideMark/>
          </w:tcPr>
          <w:p w14:paraId="4566662D" w14:textId="15B7E3DC" w:rsidR="00B0107C" w:rsidRPr="002C6C11" w:rsidRDefault="00276C77" w:rsidP="00B3730E">
            <w:pPr>
              <w:numPr>
                <w:ilvl w:val="0"/>
                <w:numId w:val="183"/>
              </w:numPr>
              <w:rPr>
                <w:rFonts w:ascii="Montserrat" w:hAnsi="Montserrat"/>
                <w:color w:val="auto"/>
              </w:rPr>
            </w:pPr>
            <w:r w:rsidRPr="002C6C11">
              <w:rPr>
                <w:rFonts w:ascii="Montserrat" w:hAnsi="Montserrat"/>
                <w:color w:val="auto"/>
              </w:rPr>
              <w:t xml:space="preserve">TC01: </w:t>
            </w:r>
            <w:r w:rsidR="4198FA20" w:rsidRPr="002C6C11">
              <w:rPr>
                <w:rFonts w:ascii="Montserrat" w:hAnsi="Montserrat"/>
                <w:color w:val="auto"/>
              </w:rPr>
              <w:t>Pointing to satellite</w:t>
            </w:r>
          </w:p>
          <w:p w14:paraId="7AC854BD" w14:textId="77777777" w:rsidR="00B0107C" w:rsidRPr="002C6C11" w:rsidRDefault="00276C77" w:rsidP="00B3730E">
            <w:pPr>
              <w:pStyle w:val="ListParagraph"/>
              <w:numPr>
                <w:ilvl w:val="0"/>
                <w:numId w:val="183"/>
              </w:numPr>
              <w:rPr>
                <w:rFonts w:ascii="Montserrat" w:hAnsi="Montserrat"/>
                <w:color w:val="auto"/>
              </w:rPr>
            </w:pPr>
            <w:r w:rsidRPr="002C6C11">
              <w:rPr>
                <w:rFonts w:ascii="Montserrat" w:hAnsi="Montserrat"/>
                <w:color w:val="auto"/>
              </w:rPr>
              <w:t xml:space="preserve">TC02: </w:t>
            </w:r>
            <w:r w:rsidR="03E45EFA" w:rsidRPr="002C6C11">
              <w:rPr>
                <w:rFonts w:ascii="Montserrat" w:hAnsi="Montserrat"/>
                <w:color w:val="auto"/>
              </w:rPr>
              <w:t>Closing the link</w:t>
            </w:r>
          </w:p>
          <w:p w14:paraId="167FA039" w14:textId="3684146D" w:rsidR="00B0107C" w:rsidRPr="002C6C11" w:rsidRDefault="00276C77" w:rsidP="00B3730E">
            <w:pPr>
              <w:pStyle w:val="ListParagraph"/>
              <w:numPr>
                <w:ilvl w:val="0"/>
                <w:numId w:val="183"/>
              </w:numPr>
              <w:rPr>
                <w:rFonts w:ascii="Montserrat" w:hAnsi="Montserrat"/>
                <w:color w:val="auto"/>
              </w:rPr>
            </w:pPr>
            <w:r w:rsidRPr="002C6C11">
              <w:rPr>
                <w:rFonts w:ascii="Montserrat" w:hAnsi="Montserrat"/>
                <w:color w:val="auto"/>
              </w:rPr>
              <w:t xml:space="preserve">TC03: </w:t>
            </w:r>
            <w:r w:rsidR="001B13C0" w:rsidRPr="002C6C11">
              <w:rPr>
                <w:rFonts w:ascii="Montserrat" w:hAnsi="Montserrat"/>
                <w:color w:val="auto"/>
              </w:rPr>
              <w:t>RTN link protocols switch (5G orchestrator)</w:t>
            </w:r>
          </w:p>
        </w:tc>
        <w:tc>
          <w:tcPr>
            <w:tcW w:w="2718" w:type="dxa"/>
            <w:tcBorders>
              <w:top w:val="nil"/>
              <w:left w:val="nil"/>
              <w:bottom w:val="single" w:sz="6" w:space="0" w:color="5D84A4"/>
              <w:right w:val="single" w:sz="6" w:space="0" w:color="5D84A4"/>
            </w:tcBorders>
            <w:tcMar>
              <w:top w:w="0" w:type="dxa"/>
              <w:left w:w="105" w:type="dxa"/>
              <w:bottom w:w="0" w:type="dxa"/>
              <w:right w:w="105" w:type="dxa"/>
            </w:tcMar>
            <w:hideMark/>
          </w:tcPr>
          <w:p w14:paraId="39325963" w14:textId="77777777" w:rsidR="00B0107C" w:rsidRPr="002C6C11" w:rsidRDefault="00B0107C" w:rsidP="007826AD">
            <w:pPr>
              <w:rPr>
                <w:rFonts w:ascii="Montserrat" w:hAnsi="Montserrat"/>
                <w:color w:val="auto"/>
              </w:rPr>
            </w:pPr>
          </w:p>
        </w:tc>
      </w:tr>
      <w:tr w:rsidR="008114EB" w:rsidRPr="00C80238" w14:paraId="2788F082" w14:textId="77777777" w:rsidTr="7AB066EA">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0C5FB9C7" w14:textId="77777777" w:rsidR="00B0107C" w:rsidRPr="002C6C11" w:rsidRDefault="00B0107C" w:rsidP="007826AD">
            <w:pPr>
              <w:rPr>
                <w:rFonts w:ascii="Montserrat" w:hAnsi="Montserrat"/>
                <w:color w:val="auto"/>
              </w:rPr>
            </w:pPr>
            <w:r w:rsidRPr="002C6C11">
              <w:rPr>
                <w:rFonts w:ascii="Montserrat" w:hAnsi="Montserrat"/>
                <w:b/>
                <w:color w:val="auto"/>
              </w:rPr>
              <w:t>Note on Req. Tested</w:t>
            </w:r>
          </w:p>
        </w:tc>
        <w:tc>
          <w:tcPr>
            <w:tcW w:w="4803" w:type="dxa"/>
            <w:tcBorders>
              <w:top w:val="nil"/>
              <w:left w:val="nil"/>
              <w:bottom w:val="single" w:sz="6" w:space="0" w:color="5D84A4"/>
              <w:right w:val="single" w:sz="6" w:space="0" w:color="5D84A4"/>
            </w:tcBorders>
            <w:tcMar>
              <w:top w:w="0" w:type="dxa"/>
              <w:left w:w="105" w:type="dxa"/>
              <w:bottom w:w="0" w:type="dxa"/>
              <w:right w:w="105" w:type="dxa"/>
            </w:tcMar>
            <w:hideMark/>
          </w:tcPr>
          <w:p w14:paraId="4F66BD8A" w14:textId="77777777" w:rsidR="00B0107C" w:rsidRPr="002C6C11" w:rsidRDefault="00B0107C" w:rsidP="007826AD">
            <w:pPr>
              <w:rPr>
                <w:rFonts w:ascii="Montserrat" w:hAnsi="Montserrat"/>
                <w:color w:val="auto"/>
              </w:rPr>
            </w:pPr>
            <w:r w:rsidRPr="002C6C11">
              <w:rPr>
                <w:rFonts w:ascii="Montserrat" w:hAnsi="Montserrat"/>
                <w:color w:val="auto"/>
              </w:rPr>
              <w:t>The first iteration of this test case will be carried out in a static environment. Then, it will be tested on the move.</w:t>
            </w:r>
          </w:p>
        </w:tc>
        <w:tc>
          <w:tcPr>
            <w:tcW w:w="2718" w:type="dxa"/>
            <w:tcBorders>
              <w:top w:val="nil"/>
              <w:left w:val="nil"/>
              <w:bottom w:val="single" w:sz="6" w:space="0" w:color="5D84A4"/>
              <w:right w:val="single" w:sz="6" w:space="0" w:color="5D84A4"/>
            </w:tcBorders>
            <w:tcMar>
              <w:top w:w="0" w:type="dxa"/>
              <w:left w:w="105" w:type="dxa"/>
              <w:bottom w:w="0" w:type="dxa"/>
              <w:right w:w="105" w:type="dxa"/>
            </w:tcMar>
            <w:hideMark/>
          </w:tcPr>
          <w:p w14:paraId="33824474" w14:textId="77777777" w:rsidR="00B0107C" w:rsidRPr="002C6C11" w:rsidRDefault="00B0107C" w:rsidP="007826AD">
            <w:pPr>
              <w:rPr>
                <w:rFonts w:ascii="Montserrat" w:hAnsi="Montserrat"/>
                <w:color w:val="auto"/>
              </w:rPr>
            </w:pPr>
          </w:p>
        </w:tc>
      </w:tr>
      <w:tr w:rsidR="008114EB" w:rsidRPr="00C80238" w14:paraId="32F41B46" w14:textId="77777777" w:rsidTr="7AB066EA">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4B7F60F3" w14:textId="77777777" w:rsidR="00B0107C" w:rsidRPr="002C6C11" w:rsidRDefault="00B0107C" w:rsidP="007826AD">
            <w:pPr>
              <w:rPr>
                <w:rFonts w:ascii="Montserrat" w:hAnsi="Montserrat"/>
                <w:color w:val="auto"/>
              </w:rPr>
            </w:pPr>
            <w:r w:rsidRPr="002C6C11">
              <w:rPr>
                <w:rFonts w:ascii="Montserrat" w:hAnsi="Montserrat"/>
                <w:b/>
                <w:color w:val="auto"/>
              </w:rPr>
              <w:t>Pass/Fail Criteria</w:t>
            </w:r>
          </w:p>
        </w:tc>
        <w:tc>
          <w:tcPr>
            <w:tcW w:w="4803" w:type="dxa"/>
            <w:tcBorders>
              <w:top w:val="nil"/>
              <w:left w:val="nil"/>
              <w:bottom w:val="single" w:sz="6" w:space="0" w:color="5D84A4"/>
              <w:right w:val="single" w:sz="6" w:space="0" w:color="5D84A4"/>
            </w:tcBorders>
            <w:tcMar>
              <w:top w:w="0" w:type="dxa"/>
              <w:left w:w="105" w:type="dxa"/>
              <w:bottom w:w="0" w:type="dxa"/>
              <w:right w:w="105" w:type="dxa"/>
            </w:tcMar>
            <w:hideMark/>
          </w:tcPr>
          <w:p w14:paraId="70B72D2E" w14:textId="2283AF26" w:rsidR="00B0107C" w:rsidRPr="002C6C11" w:rsidRDefault="41AED7F8" w:rsidP="007826AD">
            <w:pPr>
              <w:rPr>
                <w:rFonts w:ascii="Montserrat" w:hAnsi="Montserrat"/>
                <w:color w:val="auto"/>
              </w:rPr>
            </w:pPr>
            <w:r w:rsidRPr="002C6C11">
              <w:rPr>
                <w:rFonts w:ascii="Montserrat" w:hAnsi="Montserrat"/>
                <w:color w:val="auto"/>
              </w:rPr>
              <w:t>Live TV</w:t>
            </w:r>
            <w:r w:rsidR="00B0107C" w:rsidRPr="002C6C11">
              <w:rPr>
                <w:rFonts w:ascii="Montserrat" w:hAnsi="Montserrat"/>
                <w:color w:val="auto"/>
              </w:rPr>
              <w:t xml:space="preserve"> content is displayed on monitor inside the van.</w:t>
            </w:r>
          </w:p>
        </w:tc>
        <w:tc>
          <w:tcPr>
            <w:tcW w:w="2718" w:type="dxa"/>
            <w:tcBorders>
              <w:top w:val="nil"/>
              <w:left w:val="nil"/>
              <w:bottom w:val="single" w:sz="6" w:space="0" w:color="5D84A4"/>
              <w:right w:val="single" w:sz="6" w:space="0" w:color="5D84A4"/>
            </w:tcBorders>
            <w:tcMar>
              <w:top w:w="0" w:type="dxa"/>
              <w:left w:w="105" w:type="dxa"/>
              <w:bottom w:w="0" w:type="dxa"/>
              <w:right w:w="105" w:type="dxa"/>
            </w:tcMar>
            <w:hideMark/>
          </w:tcPr>
          <w:p w14:paraId="3E4D34EC" w14:textId="77777777" w:rsidR="00B0107C" w:rsidRPr="002C6C11" w:rsidRDefault="00B0107C" w:rsidP="007826AD">
            <w:pPr>
              <w:rPr>
                <w:rFonts w:ascii="Montserrat" w:hAnsi="Montserrat"/>
                <w:color w:val="auto"/>
              </w:rPr>
            </w:pPr>
            <w:r w:rsidRPr="002C6C11">
              <w:rPr>
                <w:rFonts w:ascii="Montserrat" w:hAnsi="Montserrat"/>
                <w:color w:val="auto"/>
              </w:rPr>
              <w:t>Several resolutions of the audiovisual content can be accepted. A lower Rx SNR will induce a lower FWD MODCOD that will decrease the throughput and thus the resolution of the content. </w:t>
            </w:r>
          </w:p>
        </w:tc>
      </w:tr>
      <w:tr w:rsidR="008114EB" w:rsidRPr="00C80238" w14:paraId="2E236221" w14:textId="77777777" w:rsidTr="7AB066EA">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59C72897" w14:textId="77777777" w:rsidR="00B0107C" w:rsidRPr="002C6C11" w:rsidRDefault="00B0107C" w:rsidP="007826AD">
            <w:pPr>
              <w:rPr>
                <w:rFonts w:ascii="Montserrat" w:hAnsi="Montserrat"/>
                <w:color w:val="auto"/>
              </w:rPr>
            </w:pPr>
            <w:r w:rsidRPr="002C6C11">
              <w:rPr>
                <w:rFonts w:ascii="Montserrat" w:hAnsi="Montserrat"/>
                <w:b/>
                <w:color w:val="auto"/>
              </w:rPr>
              <w:t>Test Setup</w:t>
            </w:r>
          </w:p>
        </w:tc>
        <w:tc>
          <w:tcPr>
            <w:tcW w:w="4803" w:type="dxa"/>
            <w:tcBorders>
              <w:top w:val="nil"/>
              <w:left w:val="nil"/>
              <w:bottom w:val="single" w:sz="6" w:space="0" w:color="5D84A4"/>
              <w:right w:val="single" w:sz="6" w:space="0" w:color="5D84A4"/>
            </w:tcBorders>
            <w:tcMar>
              <w:top w:w="0" w:type="dxa"/>
              <w:left w:w="105" w:type="dxa"/>
              <w:bottom w:w="0" w:type="dxa"/>
              <w:right w:w="105" w:type="dxa"/>
            </w:tcMar>
            <w:hideMark/>
          </w:tcPr>
          <w:p w14:paraId="486D12BB" w14:textId="77777777" w:rsidR="00B0107C" w:rsidRPr="002C6C11" w:rsidRDefault="00B0107C" w:rsidP="00B3730E">
            <w:pPr>
              <w:numPr>
                <w:ilvl w:val="0"/>
                <w:numId w:val="184"/>
              </w:numPr>
              <w:ind w:hanging="357"/>
              <w:rPr>
                <w:rFonts w:ascii="Montserrat" w:hAnsi="Montserrat"/>
                <w:color w:val="auto"/>
              </w:rPr>
            </w:pPr>
            <w:r w:rsidRPr="002C6C11">
              <w:rPr>
                <w:rFonts w:ascii="Montserrat" w:hAnsi="Montserrat"/>
                <w:color w:val="auto"/>
              </w:rPr>
              <w:t>On Viasat side:</w:t>
            </w:r>
          </w:p>
          <w:p w14:paraId="1B745CAA" w14:textId="77777777" w:rsidR="00B0107C" w:rsidRPr="002C6C11" w:rsidRDefault="00B0107C" w:rsidP="00B3730E">
            <w:pPr>
              <w:numPr>
                <w:ilvl w:val="1"/>
                <w:numId w:val="184"/>
              </w:numPr>
              <w:ind w:hanging="357"/>
              <w:rPr>
                <w:rFonts w:ascii="Montserrat" w:hAnsi="Montserrat"/>
                <w:color w:val="auto"/>
              </w:rPr>
            </w:pPr>
            <w:r w:rsidRPr="002C6C11">
              <w:rPr>
                <w:rFonts w:ascii="Montserrat" w:hAnsi="Montserrat"/>
                <w:color w:val="auto"/>
              </w:rPr>
              <w:t>TERESA antenna</w:t>
            </w:r>
          </w:p>
          <w:p w14:paraId="5A13993B" w14:textId="5C3CC26C" w:rsidR="00B0107C" w:rsidRPr="002C6C11" w:rsidRDefault="3B076681" w:rsidP="00B3730E">
            <w:pPr>
              <w:numPr>
                <w:ilvl w:val="1"/>
                <w:numId w:val="184"/>
              </w:numPr>
              <w:ind w:hanging="357"/>
              <w:rPr>
                <w:rFonts w:ascii="Montserrat" w:hAnsi="Montserrat"/>
                <w:color w:val="auto"/>
              </w:rPr>
            </w:pPr>
            <w:r w:rsidRPr="002C6C11">
              <w:rPr>
                <w:rFonts w:ascii="Montserrat" w:hAnsi="Montserrat"/>
                <w:color w:val="auto"/>
              </w:rPr>
              <w:t>LNB</w:t>
            </w:r>
            <w:r w:rsidR="2E6B19C3" w:rsidRPr="002C6C11">
              <w:rPr>
                <w:rFonts w:ascii="Montserrat" w:hAnsi="Montserrat"/>
                <w:color w:val="auto"/>
              </w:rPr>
              <w:t xml:space="preserve"> (Low noise block down converter)</w:t>
            </w:r>
          </w:p>
          <w:p w14:paraId="3CEA6478" w14:textId="67D15816" w:rsidR="00B0107C" w:rsidRPr="00CB317A" w:rsidRDefault="00B0107C" w:rsidP="00B3730E">
            <w:pPr>
              <w:numPr>
                <w:ilvl w:val="1"/>
                <w:numId w:val="184"/>
              </w:numPr>
              <w:ind w:hanging="357"/>
              <w:rPr>
                <w:rFonts w:ascii="Montserrat" w:hAnsi="Montserrat"/>
                <w:color w:val="auto"/>
              </w:rPr>
            </w:pPr>
            <w:r w:rsidRPr="002C6C11">
              <w:rPr>
                <w:rFonts w:ascii="Montserrat" w:hAnsi="Montserrat"/>
                <w:color w:val="auto"/>
              </w:rPr>
              <w:t>Ayecka modem</w:t>
            </w:r>
          </w:p>
          <w:p w14:paraId="071D28FD" w14:textId="77777777" w:rsidR="00B0107C" w:rsidRPr="002C6C11" w:rsidRDefault="00B0107C" w:rsidP="00B3730E">
            <w:pPr>
              <w:numPr>
                <w:ilvl w:val="1"/>
                <w:numId w:val="184"/>
              </w:numPr>
              <w:ind w:hanging="357"/>
              <w:rPr>
                <w:rFonts w:ascii="Montserrat" w:hAnsi="Montserrat"/>
                <w:color w:val="auto"/>
              </w:rPr>
            </w:pPr>
            <w:r w:rsidRPr="002C6C11">
              <w:rPr>
                <w:rFonts w:ascii="Montserrat" w:hAnsi="Montserrat"/>
                <w:color w:val="auto"/>
              </w:rPr>
              <w:t>MBI controller</w:t>
            </w:r>
          </w:p>
          <w:p w14:paraId="5D455485" w14:textId="3D9DA422" w:rsidR="00E63F8F" w:rsidRPr="002C6C11" w:rsidRDefault="00E63F8F" w:rsidP="00B3730E">
            <w:pPr>
              <w:numPr>
                <w:ilvl w:val="1"/>
                <w:numId w:val="184"/>
              </w:numPr>
              <w:ind w:hanging="357"/>
              <w:rPr>
                <w:rFonts w:ascii="Montserrat" w:hAnsi="Montserrat"/>
                <w:color w:val="auto"/>
              </w:rPr>
            </w:pPr>
            <w:r w:rsidRPr="002C6C11">
              <w:rPr>
                <w:rFonts w:ascii="Montserrat" w:hAnsi="Montserrat"/>
                <w:color w:val="auto"/>
              </w:rPr>
              <w:t>10MHz reference</w:t>
            </w:r>
          </w:p>
          <w:p w14:paraId="04BA19C7" w14:textId="77777777" w:rsidR="00B0107C" w:rsidRPr="002C6C11" w:rsidRDefault="00B0107C" w:rsidP="00B3730E">
            <w:pPr>
              <w:numPr>
                <w:ilvl w:val="1"/>
                <w:numId w:val="184"/>
              </w:numPr>
              <w:ind w:hanging="357"/>
              <w:rPr>
                <w:rFonts w:ascii="Montserrat" w:hAnsi="Montserrat"/>
                <w:color w:val="auto"/>
              </w:rPr>
            </w:pPr>
            <w:r w:rsidRPr="002C6C11">
              <w:rPr>
                <w:rFonts w:ascii="Montserrat" w:hAnsi="Montserrat"/>
                <w:color w:val="auto"/>
              </w:rPr>
              <w:t>PSU (Power supply unit)</w:t>
            </w:r>
          </w:p>
          <w:p w14:paraId="727B8CAE" w14:textId="77777777" w:rsidR="00B0107C" w:rsidRPr="002C6C11" w:rsidRDefault="00B0107C" w:rsidP="00B3730E">
            <w:pPr>
              <w:numPr>
                <w:ilvl w:val="1"/>
                <w:numId w:val="184"/>
              </w:numPr>
              <w:ind w:hanging="357"/>
              <w:rPr>
                <w:rFonts w:ascii="Montserrat" w:hAnsi="Montserrat"/>
                <w:color w:val="auto"/>
              </w:rPr>
            </w:pPr>
            <w:r w:rsidRPr="002C6C11">
              <w:rPr>
                <w:rFonts w:ascii="Montserrat" w:hAnsi="Montserrat"/>
                <w:color w:val="auto"/>
              </w:rPr>
              <w:t>Cart or van</w:t>
            </w:r>
          </w:p>
          <w:p w14:paraId="08D0E18E" w14:textId="77777777" w:rsidR="00B0107C" w:rsidRPr="002C6C11" w:rsidRDefault="00B0107C" w:rsidP="00B3730E">
            <w:pPr>
              <w:numPr>
                <w:ilvl w:val="0"/>
                <w:numId w:val="184"/>
              </w:numPr>
              <w:ind w:hanging="357"/>
              <w:rPr>
                <w:rFonts w:ascii="Montserrat" w:hAnsi="Montserrat"/>
                <w:color w:val="auto"/>
              </w:rPr>
            </w:pPr>
            <w:r w:rsidRPr="002C6C11">
              <w:rPr>
                <w:rFonts w:ascii="Montserrat" w:hAnsi="Montserrat"/>
                <w:color w:val="auto"/>
              </w:rPr>
              <w:t>On SES side:</w:t>
            </w:r>
          </w:p>
          <w:p w14:paraId="5069BF41" w14:textId="5DCFE689" w:rsidR="00B0107C" w:rsidRPr="00CB317A" w:rsidRDefault="366D3A8D" w:rsidP="00B3730E">
            <w:pPr>
              <w:numPr>
                <w:ilvl w:val="1"/>
                <w:numId w:val="184"/>
              </w:numPr>
              <w:ind w:hanging="357"/>
              <w:rPr>
                <w:rFonts w:ascii="Montserrat" w:hAnsi="Montserrat"/>
                <w:color w:val="auto"/>
              </w:rPr>
            </w:pPr>
            <w:r w:rsidRPr="002C6C11">
              <w:rPr>
                <w:rFonts w:ascii="Montserrat" w:hAnsi="Montserrat"/>
                <w:color w:val="auto"/>
              </w:rPr>
              <w:t>ASTRA GEO</w:t>
            </w:r>
            <w:r w:rsidR="2E6B19C3" w:rsidRPr="002C6C11">
              <w:rPr>
                <w:rFonts w:ascii="Montserrat" w:hAnsi="Montserrat"/>
                <w:color w:val="auto"/>
              </w:rPr>
              <w:t xml:space="preserve"> transceiving FWD link carrier</w:t>
            </w:r>
          </w:p>
          <w:p w14:paraId="03DB0313" w14:textId="77777777" w:rsidR="00B0107C" w:rsidRPr="002C6C11" w:rsidRDefault="00B0107C" w:rsidP="00B3730E">
            <w:pPr>
              <w:numPr>
                <w:ilvl w:val="1"/>
                <w:numId w:val="184"/>
              </w:numPr>
              <w:ind w:hanging="357"/>
              <w:rPr>
                <w:rFonts w:ascii="Montserrat" w:hAnsi="Montserrat"/>
                <w:color w:val="auto"/>
              </w:rPr>
            </w:pPr>
            <w:r w:rsidRPr="002C6C11">
              <w:rPr>
                <w:rFonts w:ascii="Montserrat" w:hAnsi="Montserrat"/>
                <w:color w:val="auto"/>
              </w:rPr>
              <w:t>Gateway antenna</w:t>
            </w:r>
          </w:p>
          <w:p w14:paraId="041196F2" w14:textId="77777777" w:rsidR="00B0107C" w:rsidRPr="002C6C11" w:rsidRDefault="00B0107C" w:rsidP="00B3730E">
            <w:pPr>
              <w:numPr>
                <w:ilvl w:val="0"/>
                <w:numId w:val="184"/>
              </w:numPr>
              <w:ind w:hanging="357"/>
              <w:rPr>
                <w:rFonts w:ascii="Montserrat" w:hAnsi="Montserrat"/>
                <w:color w:val="auto"/>
              </w:rPr>
            </w:pPr>
            <w:r w:rsidRPr="002C6C11">
              <w:rPr>
                <w:rFonts w:ascii="Montserrat" w:hAnsi="Montserrat"/>
                <w:color w:val="auto"/>
              </w:rPr>
              <w:t>On MBI side:</w:t>
            </w:r>
          </w:p>
          <w:p w14:paraId="31D86761" w14:textId="77777777" w:rsidR="00B0107C" w:rsidRPr="002C6C11" w:rsidRDefault="00B0107C" w:rsidP="00B3730E">
            <w:pPr>
              <w:numPr>
                <w:ilvl w:val="1"/>
                <w:numId w:val="184"/>
              </w:numPr>
              <w:ind w:hanging="357"/>
              <w:rPr>
                <w:rFonts w:ascii="Montserrat" w:hAnsi="Montserrat"/>
                <w:color w:val="auto"/>
              </w:rPr>
            </w:pPr>
            <w:r w:rsidRPr="002C6C11">
              <w:rPr>
                <w:rFonts w:ascii="Montserrat" w:hAnsi="Montserrat"/>
                <w:color w:val="auto"/>
              </w:rPr>
              <w:t>Starfish platform</w:t>
            </w:r>
          </w:p>
          <w:p w14:paraId="6208D017" w14:textId="42BF400A" w:rsidR="79DA6940" w:rsidRPr="002C6C11" w:rsidRDefault="79DA6940" w:rsidP="00B3730E">
            <w:pPr>
              <w:numPr>
                <w:ilvl w:val="0"/>
                <w:numId w:val="184"/>
              </w:numPr>
              <w:rPr>
                <w:rFonts w:ascii="Montserrat" w:hAnsi="Montserrat"/>
                <w:color w:val="auto"/>
              </w:rPr>
            </w:pPr>
            <w:r w:rsidRPr="002C6C11">
              <w:rPr>
                <w:rFonts w:ascii="Montserrat" w:hAnsi="Montserrat"/>
                <w:color w:val="auto"/>
              </w:rPr>
              <w:t>On Nextworks side:</w:t>
            </w:r>
          </w:p>
          <w:p w14:paraId="2F4E5DC7" w14:textId="77777777" w:rsidR="00DC4605" w:rsidRPr="002C6C11" w:rsidRDefault="001A6CB1" w:rsidP="00B3730E">
            <w:pPr>
              <w:numPr>
                <w:ilvl w:val="1"/>
                <w:numId w:val="184"/>
              </w:numPr>
              <w:rPr>
                <w:rFonts w:ascii="Montserrat" w:hAnsi="Montserrat"/>
                <w:color w:val="auto"/>
              </w:rPr>
            </w:pPr>
            <w:r w:rsidRPr="002C6C11">
              <w:rPr>
                <w:rFonts w:ascii="Montserrat" w:hAnsi="Montserrat"/>
                <w:color w:val="auto"/>
              </w:rPr>
              <w:t>5G orchestrator connected to STARFISH APIs</w:t>
            </w:r>
          </w:p>
          <w:p w14:paraId="5602C72F" w14:textId="4C81EC2D" w:rsidR="00B0107C" w:rsidRPr="002C6C11" w:rsidRDefault="00B0107C" w:rsidP="00B3730E">
            <w:pPr>
              <w:numPr>
                <w:ilvl w:val="0"/>
                <w:numId w:val="184"/>
              </w:numPr>
              <w:ind w:hanging="357"/>
              <w:rPr>
                <w:rFonts w:ascii="Montserrat" w:hAnsi="Montserrat"/>
                <w:color w:val="auto"/>
              </w:rPr>
            </w:pPr>
            <w:r w:rsidRPr="002C6C11">
              <w:rPr>
                <w:rFonts w:ascii="Montserrat" w:hAnsi="Montserrat"/>
                <w:color w:val="auto"/>
              </w:rPr>
              <w:t>On Rai side:</w:t>
            </w:r>
          </w:p>
          <w:p w14:paraId="496E4BDC" w14:textId="77777777" w:rsidR="00B0107C" w:rsidRPr="002C6C11" w:rsidRDefault="38B90CB8" w:rsidP="00B3730E">
            <w:pPr>
              <w:numPr>
                <w:ilvl w:val="1"/>
                <w:numId w:val="184"/>
              </w:numPr>
              <w:ind w:hanging="357"/>
              <w:rPr>
                <w:rFonts w:ascii="Montserrat" w:hAnsi="Montserrat"/>
                <w:color w:val="auto"/>
              </w:rPr>
            </w:pPr>
            <w:r w:rsidRPr="002C6C11">
              <w:rPr>
                <w:rFonts w:ascii="Montserrat" w:hAnsi="Montserrat"/>
                <w:color w:val="auto"/>
              </w:rPr>
              <w:t xml:space="preserve">Generation of </w:t>
            </w:r>
            <w:r w:rsidR="0B2C39DB" w:rsidRPr="002C6C11">
              <w:rPr>
                <w:rFonts w:ascii="Montserrat" w:hAnsi="Montserrat"/>
                <w:color w:val="auto"/>
              </w:rPr>
              <w:t>linear</w:t>
            </w:r>
            <w:r w:rsidRPr="002C6C11">
              <w:rPr>
                <w:rFonts w:ascii="Montserrat" w:hAnsi="Montserrat"/>
                <w:color w:val="auto"/>
              </w:rPr>
              <w:t xml:space="preserve"> content</w:t>
            </w:r>
            <w:r w:rsidR="4C462B58" w:rsidRPr="002C6C11">
              <w:rPr>
                <w:rFonts w:ascii="Montserrat" w:hAnsi="Montserrat"/>
                <w:color w:val="auto"/>
              </w:rPr>
              <w:t xml:space="preserve"> (live TV)</w:t>
            </w:r>
            <w:r w:rsidR="6B98D8ED" w:rsidRPr="002C6C11">
              <w:rPr>
                <w:rFonts w:ascii="Montserrat" w:hAnsi="Montserrat"/>
                <w:color w:val="auto"/>
              </w:rPr>
              <w:t xml:space="preserve"> from Origin server</w:t>
            </w:r>
          </w:p>
          <w:p w14:paraId="4BF9E017" w14:textId="77777777" w:rsidR="000C31C2" w:rsidRPr="002C6C11" w:rsidRDefault="00B521E3" w:rsidP="00B3730E">
            <w:pPr>
              <w:numPr>
                <w:ilvl w:val="0"/>
                <w:numId w:val="184"/>
              </w:numPr>
              <w:rPr>
                <w:rFonts w:ascii="Montserrat" w:hAnsi="Montserrat"/>
                <w:color w:val="auto"/>
              </w:rPr>
            </w:pPr>
            <w:r w:rsidRPr="002C6C11">
              <w:rPr>
                <w:rFonts w:ascii="Montserrat" w:hAnsi="Montserrat"/>
                <w:color w:val="auto"/>
              </w:rPr>
              <w:t xml:space="preserve">On </w:t>
            </w:r>
            <w:r w:rsidR="000C31C2" w:rsidRPr="002C6C11">
              <w:rPr>
                <w:rFonts w:ascii="Montserrat" w:hAnsi="Montserrat"/>
                <w:color w:val="auto"/>
              </w:rPr>
              <w:t>FTA side:</w:t>
            </w:r>
          </w:p>
          <w:p w14:paraId="31C0AD25" w14:textId="7EC055A0" w:rsidR="00725983" w:rsidRPr="002C6C11" w:rsidRDefault="00611684" w:rsidP="00B3730E">
            <w:pPr>
              <w:numPr>
                <w:ilvl w:val="1"/>
                <w:numId w:val="184"/>
              </w:numPr>
              <w:rPr>
                <w:rFonts w:ascii="Montserrat" w:hAnsi="Montserrat"/>
                <w:color w:val="auto"/>
              </w:rPr>
            </w:pPr>
            <w:r w:rsidRPr="002C6C11">
              <w:rPr>
                <w:rFonts w:ascii="Montserrat" w:hAnsi="Montserrat"/>
                <w:color w:val="auto"/>
              </w:rPr>
              <w:t>mABR server</w:t>
            </w:r>
          </w:p>
          <w:p w14:paraId="69EB9C52" w14:textId="77777777" w:rsidR="00611684" w:rsidRPr="002C6C11" w:rsidRDefault="00611684" w:rsidP="00B3730E">
            <w:pPr>
              <w:numPr>
                <w:ilvl w:val="1"/>
                <w:numId w:val="184"/>
              </w:numPr>
              <w:rPr>
                <w:rFonts w:ascii="Montserrat" w:hAnsi="Montserrat"/>
                <w:color w:val="auto"/>
              </w:rPr>
            </w:pPr>
            <w:r w:rsidRPr="002C6C11">
              <w:rPr>
                <w:rFonts w:ascii="Montserrat" w:hAnsi="Montserrat"/>
                <w:color w:val="auto"/>
              </w:rPr>
              <w:t>mABR client</w:t>
            </w:r>
          </w:p>
          <w:p w14:paraId="083D8F78" w14:textId="77777777" w:rsidR="00CA1747" w:rsidRPr="002C6C11" w:rsidRDefault="00CA1747" w:rsidP="00B3730E">
            <w:pPr>
              <w:numPr>
                <w:ilvl w:val="0"/>
                <w:numId w:val="184"/>
              </w:numPr>
              <w:rPr>
                <w:rFonts w:ascii="Montserrat" w:hAnsi="Montserrat"/>
                <w:color w:val="auto"/>
              </w:rPr>
            </w:pPr>
            <w:r w:rsidRPr="002C6C11">
              <w:rPr>
                <w:rFonts w:ascii="Montserrat" w:hAnsi="Montserrat"/>
                <w:color w:val="auto"/>
              </w:rPr>
              <w:t>On HNR side:</w:t>
            </w:r>
          </w:p>
          <w:p w14:paraId="43A032D6" w14:textId="5126CE07" w:rsidR="00B0107C" w:rsidRPr="002C6C11" w:rsidRDefault="00CA1747" w:rsidP="00B3730E">
            <w:pPr>
              <w:numPr>
                <w:ilvl w:val="1"/>
                <w:numId w:val="184"/>
              </w:numPr>
              <w:rPr>
                <w:rFonts w:ascii="Montserrat" w:hAnsi="Montserrat"/>
                <w:color w:val="auto"/>
              </w:rPr>
            </w:pPr>
            <w:r w:rsidRPr="002C6C11">
              <w:rPr>
                <w:rFonts w:ascii="Montserrat" w:hAnsi="Montserrat"/>
                <w:color w:val="auto"/>
              </w:rPr>
              <w:t>Online Video Platform</w:t>
            </w:r>
          </w:p>
        </w:tc>
        <w:tc>
          <w:tcPr>
            <w:tcW w:w="2718" w:type="dxa"/>
            <w:tcBorders>
              <w:top w:val="nil"/>
              <w:left w:val="nil"/>
              <w:bottom w:val="single" w:sz="6" w:space="0" w:color="5D84A4"/>
              <w:right w:val="single" w:sz="6" w:space="0" w:color="5D84A4"/>
            </w:tcBorders>
            <w:tcMar>
              <w:top w:w="0" w:type="dxa"/>
              <w:left w:w="105" w:type="dxa"/>
              <w:bottom w:w="0" w:type="dxa"/>
              <w:right w:w="105" w:type="dxa"/>
            </w:tcMar>
            <w:hideMark/>
          </w:tcPr>
          <w:p w14:paraId="73CB10A2" w14:textId="77777777" w:rsidR="00B0107C" w:rsidRPr="002C6C11" w:rsidRDefault="00B0107C" w:rsidP="007826AD">
            <w:pPr>
              <w:rPr>
                <w:rFonts w:ascii="Montserrat" w:hAnsi="Montserrat"/>
                <w:color w:val="auto"/>
              </w:rPr>
            </w:pPr>
            <w:r w:rsidRPr="002C6C11">
              <w:rPr>
                <w:rFonts w:ascii="Montserrat" w:hAnsi="Montserrat"/>
                <w:color w:val="auto"/>
              </w:rPr>
              <w:t>For static iteration: TERESA terminal can be mounted either on a cart or on the roof of the van.</w:t>
            </w:r>
          </w:p>
          <w:p w14:paraId="504A0F56" w14:textId="77777777" w:rsidR="00B0107C" w:rsidRPr="002C6C11" w:rsidRDefault="00B0107C" w:rsidP="007826AD">
            <w:pPr>
              <w:rPr>
                <w:rFonts w:ascii="Montserrat" w:hAnsi="Montserrat"/>
                <w:color w:val="auto"/>
              </w:rPr>
            </w:pPr>
          </w:p>
          <w:p w14:paraId="443B3314" w14:textId="77777777" w:rsidR="00B0107C" w:rsidRPr="002C6C11" w:rsidRDefault="00B0107C" w:rsidP="007826AD">
            <w:pPr>
              <w:rPr>
                <w:rFonts w:ascii="Montserrat" w:hAnsi="Montserrat"/>
                <w:color w:val="auto"/>
              </w:rPr>
            </w:pPr>
            <w:r w:rsidRPr="002C6C11">
              <w:rPr>
                <w:rFonts w:ascii="Montserrat" w:hAnsi="Montserrat"/>
                <w:color w:val="auto"/>
              </w:rPr>
              <w:t>For iteration on the move: TERESA terminal is mounted on the roof of the van.</w:t>
            </w:r>
          </w:p>
        </w:tc>
      </w:tr>
      <w:tr w:rsidR="008114EB" w:rsidRPr="00C80238" w14:paraId="370BDAB2" w14:textId="77777777" w:rsidTr="7AB066EA">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1E7859FE" w14:textId="77777777" w:rsidR="00B0107C" w:rsidRPr="002C6C11" w:rsidRDefault="00B0107C" w:rsidP="007826AD">
            <w:pPr>
              <w:rPr>
                <w:rFonts w:ascii="Montserrat" w:hAnsi="Montserrat"/>
                <w:color w:val="auto"/>
              </w:rPr>
            </w:pPr>
            <w:r w:rsidRPr="002C6C11">
              <w:rPr>
                <w:rFonts w:ascii="Montserrat" w:hAnsi="Montserrat"/>
                <w:b/>
                <w:color w:val="auto"/>
              </w:rPr>
              <w:t xml:space="preserve">Procedure </w:t>
            </w:r>
          </w:p>
        </w:tc>
        <w:tc>
          <w:tcPr>
            <w:tcW w:w="4803" w:type="dxa"/>
            <w:tcBorders>
              <w:top w:val="nil"/>
              <w:left w:val="nil"/>
              <w:bottom w:val="single" w:sz="6" w:space="0" w:color="5D84A4"/>
              <w:right w:val="single" w:sz="6" w:space="0" w:color="5D84A4"/>
            </w:tcBorders>
            <w:tcMar>
              <w:top w:w="0" w:type="dxa"/>
              <w:left w:w="105" w:type="dxa"/>
              <w:bottom w:w="0" w:type="dxa"/>
              <w:right w:w="105" w:type="dxa"/>
            </w:tcMar>
            <w:hideMark/>
          </w:tcPr>
          <w:p w14:paraId="494C6383" w14:textId="77B56A96" w:rsidR="00191581" w:rsidRPr="002C6C11" w:rsidRDefault="00191581" w:rsidP="00B3730E">
            <w:pPr>
              <w:pStyle w:val="ListParagraph"/>
              <w:numPr>
                <w:ilvl w:val="0"/>
                <w:numId w:val="271"/>
              </w:numPr>
              <w:rPr>
                <w:rFonts w:ascii="Montserrat" w:hAnsi="Montserrat"/>
                <w:color w:val="auto"/>
              </w:rPr>
            </w:pPr>
            <w:r w:rsidRPr="00CB317A">
              <w:rPr>
                <w:rFonts w:ascii="Montserrat" w:hAnsi="Montserrat"/>
                <w:color w:val="auto"/>
              </w:rPr>
              <w:t>Start from the last step of the procedure detailed in TC03: Return link protocols switch.</w:t>
            </w:r>
          </w:p>
          <w:p w14:paraId="555D2B40" w14:textId="149F960E" w:rsidR="1F909F11" w:rsidRPr="002C6C11" w:rsidRDefault="07C9E91A" w:rsidP="00B3730E">
            <w:pPr>
              <w:pStyle w:val="ListParagraph"/>
              <w:numPr>
                <w:ilvl w:val="0"/>
                <w:numId w:val="271"/>
              </w:numPr>
              <w:rPr>
                <w:rFonts w:ascii="Montserrat" w:hAnsi="Montserrat"/>
                <w:color w:val="auto"/>
              </w:rPr>
            </w:pPr>
            <w:r w:rsidRPr="002C6C11">
              <w:rPr>
                <w:rFonts w:ascii="Montserrat" w:hAnsi="Montserrat"/>
                <w:color w:val="auto"/>
              </w:rPr>
              <w:t>Origin server (RAI) will generate the TV live stream</w:t>
            </w:r>
          </w:p>
          <w:p w14:paraId="35187019" w14:textId="3C42A617" w:rsidR="1F909F11" w:rsidRPr="002C6C11" w:rsidRDefault="07C9E91A" w:rsidP="00B3730E">
            <w:pPr>
              <w:pStyle w:val="ListParagraph"/>
              <w:numPr>
                <w:ilvl w:val="0"/>
                <w:numId w:val="271"/>
              </w:numPr>
              <w:rPr>
                <w:rFonts w:ascii="Montserrat" w:hAnsi="Montserrat"/>
                <w:color w:val="auto"/>
              </w:rPr>
            </w:pPr>
            <w:r w:rsidRPr="002C6C11">
              <w:rPr>
                <w:rFonts w:ascii="Montserrat" w:hAnsi="Montserrat"/>
                <w:color w:val="auto"/>
              </w:rPr>
              <w:t>mABR server (FTA) will transform this stream into multicast content at the near edge</w:t>
            </w:r>
          </w:p>
          <w:p w14:paraId="733E4D1E" w14:textId="7AB537BF" w:rsidR="1F909F11" w:rsidRPr="002C6C11" w:rsidRDefault="07C9E91A" w:rsidP="00B3730E">
            <w:pPr>
              <w:pStyle w:val="ListParagraph"/>
              <w:numPr>
                <w:ilvl w:val="0"/>
                <w:numId w:val="271"/>
              </w:numPr>
              <w:rPr>
                <w:rFonts w:ascii="Montserrat" w:hAnsi="Montserrat"/>
                <w:color w:val="auto"/>
              </w:rPr>
            </w:pPr>
            <w:r w:rsidRPr="002C6C11">
              <w:rPr>
                <w:rFonts w:ascii="Montserrat" w:hAnsi="Montserrat"/>
                <w:color w:val="auto"/>
              </w:rPr>
              <w:t>Starfish platform (MBI) will modulate, encode and transmit it to the available ASTRA satellite</w:t>
            </w:r>
          </w:p>
          <w:p w14:paraId="78089D50" w14:textId="24C1564C" w:rsidR="1F909F11" w:rsidRPr="002C6C11" w:rsidRDefault="07C9E91A" w:rsidP="00B3730E">
            <w:pPr>
              <w:pStyle w:val="ListParagraph"/>
              <w:numPr>
                <w:ilvl w:val="0"/>
                <w:numId w:val="271"/>
              </w:numPr>
              <w:rPr>
                <w:rFonts w:ascii="Montserrat" w:hAnsi="Montserrat"/>
                <w:color w:val="auto"/>
              </w:rPr>
            </w:pPr>
            <w:r w:rsidRPr="002C6C11">
              <w:rPr>
                <w:rFonts w:ascii="Montserrat" w:hAnsi="Montserrat"/>
                <w:color w:val="auto"/>
              </w:rPr>
              <w:t>Viasat terminal (Viasat and MBI) will receive, decode and demodulate it</w:t>
            </w:r>
          </w:p>
          <w:p w14:paraId="297690F3" w14:textId="52CCCFB5" w:rsidR="1F909F11" w:rsidRPr="002C6C11" w:rsidRDefault="07C9E91A" w:rsidP="00B3730E">
            <w:pPr>
              <w:pStyle w:val="ListParagraph"/>
              <w:numPr>
                <w:ilvl w:val="0"/>
                <w:numId w:val="271"/>
              </w:numPr>
              <w:rPr>
                <w:rFonts w:ascii="Montserrat" w:hAnsi="Montserrat"/>
                <w:color w:val="auto"/>
              </w:rPr>
            </w:pPr>
            <w:r w:rsidRPr="002C6C11">
              <w:rPr>
                <w:rFonts w:ascii="Montserrat" w:hAnsi="Montserrat"/>
                <w:color w:val="auto"/>
              </w:rPr>
              <w:t>mABR gateway (FTA) will transform the data back to unicast</w:t>
            </w:r>
          </w:p>
          <w:p w14:paraId="24D9ED49" w14:textId="00867B50" w:rsidR="1F909F11" w:rsidRPr="002C6C11" w:rsidRDefault="07C9E91A" w:rsidP="00B3730E">
            <w:pPr>
              <w:pStyle w:val="ListParagraph"/>
              <w:numPr>
                <w:ilvl w:val="0"/>
                <w:numId w:val="271"/>
              </w:numPr>
              <w:rPr>
                <w:rFonts w:ascii="Montserrat" w:hAnsi="Montserrat"/>
                <w:color w:val="auto"/>
              </w:rPr>
            </w:pPr>
            <w:r w:rsidRPr="002C6C11">
              <w:rPr>
                <w:rFonts w:ascii="Montserrat" w:hAnsi="Montserrat"/>
                <w:color w:val="auto"/>
              </w:rPr>
              <w:t>TV live stream will be displayed by the video player (</w:t>
            </w:r>
            <w:r w:rsidR="00191581" w:rsidRPr="002C6C11">
              <w:rPr>
                <w:rFonts w:ascii="Montserrat" w:hAnsi="Montserrat"/>
                <w:color w:val="auto"/>
              </w:rPr>
              <w:t>HNR</w:t>
            </w:r>
            <w:r w:rsidRPr="002C6C11">
              <w:rPr>
                <w:rFonts w:ascii="Montserrat" w:hAnsi="Montserrat"/>
                <w:color w:val="auto"/>
              </w:rPr>
              <w:t>)</w:t>
            </w:r>
          </w:p>
          <w:p w14:paraId="58A6A18B" w14:textId="59E56364" w:rsidR="00B0107C" w:rsidRPr="002C6C11" w:rsidRDefault="00B0107C" w:rsidP="00B3730E">
            <w:pPr>
              <w:pStyle w:val="ListParagraph"/>
              <w:numPr>
                <w:ilvl w:val="0"/>
                <w:numId w:val="271"/>
              </w:numPr>
              <w:rPr>
                <w:rFonts w:ascii="Montserrat" w:hAnsi="Montserrat"/>
                <w:color w:val="auto"/>
              </w:rPr>
            </w:pPr>
            <w:r w:rsidRPr="002C6C11">
              <w:rPr>
                <w:rFonts w:ascii="Montserrat" w:hAnsi="Montserrat"/>
                <w:color w:val="auto"/>
              </w:rPr>
              <w:t>Check if resolution is in line with Rx E</w:t>
            </w:r>
            <w:r w:rsidRPr="002C6C11">
              <w:rPr>
                <w:rFonts w:ascii="Montserrat" w:hAnsi="Montserrat"/>
                <w:color w:val="auto"/>
                <w:vertAlign w:val="subscript"/>
              </w:rPr>
              <w:t>s</w:t>
            </w:r>
            <w:r w:rsidRPr="002C6C11">
              <w:rPr>
                <w:rFonts w:ascii="Montserrat" w:hAnsi="Montserrat"/>
                <w:color w:val="auto"/>
              </w:rPr>
              <w:t>/N</w:t>
            </w:r>
            <w:r w:rsidRPr="002C6C11">
              <w:rPr>
                <w:rFonts w:ascii="Montserrat" w:hAnsi="Montserrat"/>
                <w:color w:val="auto"/>
                <w:vertAlign w:val="subscript"/>
              </w:rPr>
              <w:t>0 </w:t>
            </w:r>
            <w:r w:rsidRPr="002C6C11">
              <w:rPr>
                <w:rFonts w:ascii="Montserrat" w:hAnsi="Montserrat"/>
                <w:color w:val="auto"/>
              </w:rPr>
              <w:t>and throughput.</w:t>
            </w:r>
          </w:p>
        </w:tc>
        <w:tc>
          <w:tcPr>
            <w:tcW w:w="2718" w:type="dxa"/>
            <w:tcBorders>
              <w:top w:val="nil"/>
              <w:left w:val="nil"/>
              <w:bottom w:val="single" w:sz="6" w:space="0" w:color="5D84A4"/>
              <w:right w:val="single" w:sz="6" w:space="0" w:color="5D84A4"/>
            </w:tcBorders>
            <w:tcMar>
              <w:top w:w="0" w:type="dxa"/>
              <w:left w:w="105" w:type="dxa"/>
              <w:bottom w:w="0" w:type="dxa"/>
              <w:right w:w="105" w:type="dxa"/>
            </w:tcMar>
            <w:hideMark/>
          </w:tcPr>
          <w:p w14:paraId="19455AB9" w14:textId="0D8951BB" w:rsidR="00B0107C" w:rsidRPr="002C6C11" w:rsidRDefault="2CF437EB" w:rsidP="7AB066EA">
            <w:pPr>
              <w:rPr>
                <w:rFonts w:ascii="Montserrat" w:hAnsi="Montserrat"/>
                <w:color w:val="auto"/>
              </w:rPr>
            </w:pPr>
            <w:r w:rsidRPr="7AB066EA">
              <w:rPr>
                <w:rFonts w:ascii="Montserrat" w:hAnsi="Montserrat"/>
                <w:color w:val="auto"/>
              </w:rPr>
              <w:t> Live TV from Rai Origin server has the following available video resolutions (+200 kbit/s for audio and some margin):</w:t>
            </w:r>
          </w:p>
          <w:p w14:paraId="396C9C48" w14:textId="7617CB96" w:rsidR="00B0107C" w:rsidRPr="002C6C11" w:rsidRDefault="2CF437EB" w:rsidP="00E40295">
            <w:pPr>
              <w:pStyle w:val="ListParagraph"/>
              <w:numPr>
                <w:ilvl w:val="0"/>
                <w:numId w:val="16"/>
              </w:numPr>
              <w:rPr>
                <w:rFonts w:ascii="Montserrat" w:hAnsi="Montserrat"/>
                <w:color w:val="auto"/>
              </w:rPr>
            </w:pPr>
            <w:r w:rsidRPr="7AB066EA">
              <w:rPr>
                <w:rFonts w:ascii="Montserrat" w:hAnsi="Montserrat"/>
                <w:color w:val="auto"/>
              </w:rPr>
              <w:t>1920x1080p25, AVC, bit-rate 4.5 Mbit/s</w:t>
            </w:r>
          </w:p>
          <w:p w14:paraId="3BA213DD" w14:textId="239B127A" w:rsidR="00B0107C" w:rsidRPr="002C6C11" w:rsidRDefault="2CF437EB" w:rsidP="00E40295">
            <w:pPr>
              <w:pStyle w:val="ListParagraph"/>
              <w:numPr>
                <w:ilvl w:val="0"/>
                <w:numId w:val="16"/>
              </w:numPr>
              <w:rPr>
                <w:rFonts w:ascii="Montserrat" w:hAnsi="Montserrat"/>
                <w:color w:val="auto"/>
              </w:rPr>
            </w:pPr>
            <w:r w:rsidRPr="7AB066EA">
              <w:rPr>
                <w:rFonts w:ascii="Montserrat" w:hAnsi="Montserrat"/>
                <w:color w:val="auto"/>
              </w:rPr>
              <w:t>1280x720p25, AVC, bit-rate 2 Mbit/s</w:t>
            </w:r>
          </w:p>
          <w:p w14:paraId="7958AFCB" w14:textId="27E7EB67" w:rsidR="00B0107C" w:rsidRPr="002C6C11" w:rsidRDefault="2CF437EB" w:rsidP="00E40295">
            <w:pPr>
              <w:pStyle w:val="ListParagraph"/>
              <w:numPr>
                <w:ilvl w:val="0"/>
                <w:numId w:val="16"/>
              </w:numPr>
              <w:rPr>
                <w:rFonts w:ascii="Montserrat" w:hAnsi="Montserrat"/>
                <w:color w:val="auto"/>
              </w:rPr>
            </w:pPr>
            <w:r w:rsidRPr="7AB066EA">
              <w:rPr>
                <w:rFonts w:ascii="Montserrat" w:hAnsi="Montserrat"/>
                <w:color w:val="auto"/>
              </w:rPr>
              <w:t>720x406p25, AVC, bit-rate 1 Mbit/s</w:t>
            </w:r>
          </w:p>
          <w:p w14:paraId="0B9039F3" w14:textId="5A9CFAC2" w:rsidR="00B0107C" w:rsidRPr="002C6C11" w:rsidRDefault="00B0107C" w:rsidP="007826AD">
            <w:pPr>
              <w:rPr>
                <w:rFonts w:ascii="Montserrat" w:hAnsi="Montserrat"/>
                <w:color w:val="auto"/>
              </w:rPr>
            </w:pPr>
          </w:p>
        </w:tc>
      </w:tr>
      <w:tr w:rsidR="008114EB" w:rsidRPr="00C80238" w14:paraId="62003287" w14:textId="77777777" w:rsidTr="7AB066EA">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5CD1BA13" w14:textId="77777777" w:rsidR="00B0107C" w:rsidRPr="002C6C11" w:rsidRDefault="00B0107C" w:rsidP="007826AD">
            <w:pPr>
              <w:rPr>
                <w:rFonts w:ascii="Montserrat" w:hAnsi="Montserrat"/>
                <w:color w:val="auto"/>
              </w:rPr>
            </w:pPr>
            <w:r w:rsidRPr="002C6C11">
              <w:rPr>
                <w:rFonts w:ascii="Montserrat" w:hAnsi="Montserrat"/>
                <w:b/>
                <w:color w:val="auto"/>
              </w:rPr>
              <w:t>Expected Deliverable</w:t>
            </w:r>
          </w:p>
        </w:tc>
        <w:tc>
          <w:tcPr>
            <w:tcW w:w="4803" w:type="dxa"/>
            <w:tcBorders>
              <w:top w:val="nil"/>
              <w:left w:val="nil"/>
              <w:bottom w:val="single" w:sz="6" w:space="0" w:color="5D84A4"/>
              <w:right w:val="single" w:sz="6" w:space="0" w:color="5D84A4"/>
            </w:tcBorders>
            <w:tcMar>
              <w:top w:w="0" w:type="dxa"/>
              <w:left w:w="105" w:type="dxa"/>
              <w:bottom w:w="0" w:type="dxa"/>
              <w:right w:w="105" w:type="dxa"/>
            </w:tcMar>
            <w:hideMark/>
          </w:tcPr>
          <w:p w14:paraId="74DC5BD1" w14:textId="327D404A" w:rsidR="00B0107C" w:rsidRPr="002C6C11" w:rsidRDefault="3E58A23C" w:rsidP="00DC4605">
            <w:pPr>
              <w:rPr>
                <w:rFonts w:ascii="Montserrat" w:hAnsi="Montserrat"/>
                <w:color w:val="auto"/>
              </w:rPr>
            </w:pPr>
            <w:r w:rsidRPr="002C6C11">
              <w:rPr>
                <w:rFonts w:ascii="Montserrat" w:hAnsi="Montserrat"/>
                <w:color w:val="auto"/>
              </w:rPr>
              <w:t>Rx E</w:t>
            </w:r>
            <w:r w:rsidRPr="002C6C11">
              <w:rPr>
                <w:rFonts w:ascii="Montserrat" w:hAnsi="Montserrat"/>
                <w:color w:val="auto"/>
                <w:vertAlign w:val="subscript"/>
              </w:rPr>
              <w:t>s</w:t>
            </w:r>
            <w:r w:rsidRPr="002C6C11">
              <w:rPr>
                <w:rFonts w:ascii="Montserrat" w:hAnsi="Montserrat"/>
                <w:color w:val="auto"/>
              </w:rPr>
              <w:t>/N</w:t>
            </w:r>
            <w:r w:rsidRPr="002C6C11">
              <w:rPr>
                <w:rFonts w:ascii="Montserrat" w:hAnsi="Montserrat"/>
                <w:color w:val="auto"/>
                <w:vertAlign w:val="subscript"/>
              </w:rPr>
              <w:t>0, </w:t>
            </w:r>
            <w:r w:rsidRPr="002C6C11">
              <w:rPr>
                <w:rFonts w:ascii="Montserrat" w:hAnsi="Montserrat"/>
                <w:color w:val="auto"/>
              </w:rPr>
              <w:t xml:space="preserve">throughput and </w:t>
            </w:r>
            <w:r w:rsidR="2071391A" w:rsidRPr="002C6C11">
              <w:rPr>
                <w:rFonts w:ascii="Montserrat" w:hAnsi="Montserrat"/>
                <w:color w:val="auto"/>
              </w:rPr>
              <w:t>linear</w:t>
            </w:r>
            <w:r w:rsidRPr="002C6C11">
              <w:rPr>
                <w:rFonts w:ascii="Montserrat" w:hAnsi="Montserrat"/>
                <w:color w:val="auto"/>
              </w:rPr>
              <w:t xml:space="preserve"> content resolution</w:t>
            </w:r>
          </w:p>
        </w:tc>
        <w:tc>
          <w:tcPr>
            <w:tcW w:w="2718" w:type="dxa"/>
            <w:tcBorders>
              <w:top w:val="nil"/>
              <w:left w:val="nil"/>
              <w:bottom w:val="single" w:sz="6" w:space="0" w:color="5D84A4"/>
              <w:right w:val="single" w:sz="6" w:space="0" w:color="5D84A4"/>
            </w:tcBorders>
            <w:tcMar>
              <w:top w:w="0" w:type="dxa"/>
              <w:left w:w="105" w:type="dxa"/>
              <w:bottom w:w="0" w:type="dxa"/>
              <w:right w:w="105" w:type="dxa"/>
            </w:tcMar>
            <w:hideMark/>
          </w:tcPr>
          <w:p w14:paraId="44BB56DD" w14:textId="0C20F064" w:rsidR="00B0107C" w:rsidRPr="002C6C11" w:rsidRDefault="00AF77F6" w:rsidP="007826AD">
            <w:pPr>
              <w:rPr>
                <w:rFonts w:ascii="Montserrat" w:hAnsi="Montserrat"/>
                <w:color w:val="auto"/>
              </w:rPr>
            </w:pPr>
            <w:r w:rsidRPr="00CB317A">
              <w:rPr>
                <w:rFonts w:ascii="Montserrat" w:hAnsi="Montserrat"/>
                <w:color w:val="auto"/>
              </w:rPr>
              <w:t>FWD link throughput o</w:t>
            </w:r>
            <w:r w:rsidR="00696F74" w:rsidRPr="00CB317A">
              <w:rPr>
                <w:rFonts w:ascii="Montserrat" w:hAnsi="Montserrat"/>
                <w:color w:val="auto"/>
              </w:rPr>
              <w:t xml:space="preserve">f </w:t>
            </w:r>
            <w:r w:rsidRPr="00CB317A">
              <w:rPr>
                <w:rFonts w:ascii="Montserrat" w:hAnsi="Montserrat"/>
                <w:color w:val="auto"/>
              </w:rPr>
              <w:t>4.7Mbps should be enough for 1080p resolution</w:t>
            </w:r>
          </w:p>
        </w:tc>
      </w:tr>
      <w:tr w:rsidR="00B0107C" w:rsidRPr="00C80238" w14:paraId="4E1EFD1C" w14:textId="77777777" w:rsidTr="7AB066EA">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3C9F4181" w14:textId="77777777" w:rsidR="00B0107C" w:rsidRPr="002C6C11" w:rsidRDefault="00B0107C" w:rsidP="007826AD">
            <w:pPr>
              <w:rPr>
                <w:rFonts w:ascii="Montserrat" w:hAnsi="Montserrat"/>
                <w:color w:val="auto"/>
              </w:rPr>
            </w:pPr>
            <w:r w:rsidRPr="002C6C11">
              <w:rPr>
                <w:rFonts w:ascii="Montserrat" w:hAnsi="Montserrat"/>
                <w:b/>
                <w:color w:val="auto"/>
              </w:rPr>
              <w:t>Expected Results</w:t>
            </w:r>
          </w:p>
        </w:tc>
        <w:tc>
          <w:tcPr>
            <w:tcW w:w="4803" w:type="dxa"/>
            <w:tcBorders>
              <w:top w:val="nil"/>
              <w:left w:val="nil"/>
              <w:bottom w:val="single" w:sz="6" w:space="0" w:color="5D84A4"/>
              <w:right w:val="single" w:sz="6" w:space="0" w:color="5D84A4"/>
            </w:tcBorders>
            <w:tcMar>
              <w:top w:w="0" w:type="dxa"/>
              <w:left w:w="105" w:type="dxa"/>
              <w:bottom w:w="0" w:type="dxa"/>
              <w:right w:w="105" w:type="dxa"/>
            </w:tcMar>
            <w:hideMark/>
          </w:tcPr>
          <w:p w14:paraId="44A0D13F" w14:textId="68926301" w:rsidR="00B0107C" w:rsidRPr="002C6C11" w:rsidRDefault="4B64E266" w:rsidP="007826AD">
            <w:pPr>
              <w:rPr>
                <w:rFonts w:ascii="Montserrat" w:hAnsi="Montserrat"/>
                <w:color w:val="auto"/>
              </w:rPr>
            </w:pPr>
            <w:r w:rsidRPr="002C6C11">
              <w:rPr>
                <w:rFonts w:ascii="Montserrat" w:hAnsi="Montserrat"/>
                <w:color w:val="auto"/>
              </w:rPr>
              <w:t>Live TV</w:t>
            </w:r>
            <w:r w:rsidR="00B0107C" w:rsidRPr="002C6C11">
              <w:rPr>
                <w:rFonts w:ascii="Montserrat" w:hAnsi="Montserrat"/>
                <w:color w:val="auto"/>
              </w:rPr>
              <w:t xml:space="preserve"> content is displayed on monitor inside the van.</w:t>
            </w:r>
          </w:p>
        </w:tc>
        <w:tc>
          <w:tcPr>
            <w:tcW w:w="2718" w:type="dxa"/>
            <w:tcBorders>
              <w:top w:val="nil"/>
              <w:left w:val="nil"/>
              <w:bottom w:val="single" w:sz="6" w:space="0" w:color="5D84A4"/>
              <w:right w:val="single" w:sz="6" w:space="0" w:color="5D84A4"/>
            </w:tcBorders>
            <w:tcMar>
              <w:top w:w="0" w:type="dxa"/>
              <w:left w:w="105" w:type="dxa"/>
              <w:bottom w:w="0" w:type="dxa"/>
              <w:right w:w="105" w:type="dxa"/>
            </w:tcMar>
            <w:hideMark/>
          </w:tcPr>
          <w:p w14:paraId="6888407D" w14:textId="0E994C1A" w:rsidR="00B0107C" w:rsidRPr="002C6C11" w:rsidRDefault="00B0107C" w:rsidP="007826AD">
            <w:pPr>
              <w:rPr>
                <w:rFonts w:ascii="Montserrat" w:hAnsi="Montserrat"/>
                <w:color w:val="auto"/>
              </w:rPr>
            </w:pPr>
          </w:p>
        </w:tc>
      </w:tr>
      <w:tr w:rsidR="00580D87" w:rsidRPr="00C80238" w14:paraId="19B0E94B" w14:textId="77777777" w:rsidTr="7AB066EA">
        <w:trPr>
          <w:trHeight w:val="300"/>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14070442" w14:textId="787C7F9C" w:rsidR="00580D87" w:rsidRPr="002C6C11" w:rsidRDefault="00580D87" w:rsidP="00580D87">
            <w:pPr>
              <w:rPr>
                <w:rFonts w:ascii="Montserrat" w:hAnsi="Montserrat"/>
                <w:b/>
                <w:color w:val="auto"/>
              </w:rPr>
            </w:pPr>
            <w:r w:rsidRPr="002C6C11">
              <w:rPr>
                <w:rFonts w:ascii="Montserrat" w:hAnsi="Montserrat"/>
                <w:b/>
                <w:color w:val="auto"/>
              </w:rPr>
              <w:t>Associated KVI</w:t>
            </w:r>
          </w:p>
        </w:tc>
        <w:tc>
          <w:tcPr>
            <w:tcW w:w="4803" w:type="dxa"/>
            <w:tcBorders>
              <w:top w:val="nil"/>
              <w:left w:val="nil"/>
              <w:bottom w:val="single" w:sz="6" w:space="0" w:color="5D84A4"/>
              <w:right w:val="single" w:sz="6" w:space="0" w:color="5D84A4"/>
            </w:tcBorders>
            <w:tcMar>
              <w:top w:w="0" w:type="dxa"/>
              <w:left w:w="105" w:type="dxa"/>
              <w:bottom w:w="0" w:type="dxa"/>
              <w:right w:w="105" w:type="dxa"/>
            </w:tcMar>
          </w:tcPr>
          <w:p w14:paraId="6C3B09F4" w14:textId="5B387B68" w:rsidR="00580D87" w:rsidRPr="002C6C11" w:rsidRDefault="00580D87" w:rsidP="00580D87">
            <w:pPr>
              <w:rPr>
                <w:rFonts w:ascii="Montserrat" w:hAnsi="Montserrat"/>
                <w:color w:val="auto"/>
              </w:rPr>
            </w:pPr>
            <w:r w:rsidRPr="002C6C11">
              <w:rPr>
                <w:rFonts w:ascii="Montserrat" w:hAnsi="Montserrat"/>
                <w:color w:val="auto"/>
              </w:rPr>
              <w:t>Quality</w:t>
            </w:r>
          </w:p>
        </w:tc>
        <w:tc>
          <w:tcPr>
            <w:tcW w:w="2718" w:type="dxa"/>
            <w:tcBorders>
              <w:top w:val="nil"/>
              <w:left w:val="nil"/>
              <w:bottom w:val="single" w:sz="6" w:space="0" w:color="5D84A4"/>
              <w:right w:val="single" w:sz="6" w:space="0" w:color="5D84A4"/>
            </w:tcBorders>
            <w:tcMar>
              <w:top w:w="0" w:type="dxa"/>
              <w:left w:w="105" w:type="dxa"/>
              <w:bottom w:w="0" w:type="dxa"/>
              <w:right w:w="105" w:type="dxa"/>
            </w:tcMar>
          </w:tcPr>
          <w:p w14:paraId="2FF9B566" w14:textId="77777777" w:rsidR="00580D87" w:rsidRPr="002C6C11" w:rsidRDefault="00580D87" w:rsidP="00580D87">
            <w:pPr>
              <w:rPr>
                <w:rFonts w:ascii="Montserrat" w:hAnsi="Montserrat"/>
                <w:color w:val="auto"/>
              </w:rPr>
            </w:pPr>
          </w:p>
        </w:tc>
      </w:tr>
      <w:tr w:rsidR="086975A4" w:rsidRPr="00C80238" w14:paraId="27EC95FB" w14:textId="77777777" w:rsidTr="7AB066EA">
        <w:trPr>
          <w:trHeight w:val="300"/>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1594D809" w14:textId="7FE7FEAE" w:rsidR="086975A4" w:rsidRPr="002C6C11" w:rsidRDefault="086975A4" w:rsidP="086975A4">
            <w:pPr>
              <w:rPr>
                <w:rFonts w:ascii="Montserrat" w:hAnsi="Montserrat"/>
                <w:b/>
                <w:color w:val="auto"/>
              </w:rPr>
            </w:pPr>
            <w:r w:rsidRPr="002C6C11">
              <w:rPr>
                <w:rFonts w:ascii="Montserrat" w:hAnsi="Montserrat"/>
                <w:b/>
                <w:color w:val="auto"/>
              </w:rPr>
              <w:t>Associated KPI</w:t>
            </w:r>
          </w:p>
        </w:tc>
        <w:tc>
          <w:tcPr>
            <w:tcW w:w="4803" w:type="dxa"/>
            <w:tcBorders>
              <w:top w:val="nil"/>
              <w:left w:val="nil"/>
              <w:bottom w:val="single" w:sz="6" w:space="0" w:color="5D84A4"/>
              <w:right w:val="single" w:sz="6" w:space="0" w:color="5D84A4"/>
            </w:tcBorders>
            <w:tcMar>
              <w:top w:w="0" w:type="dxa"/>
              <w:left w:w="105" w:type="dxa"/>
              <w:bottom w:w="0" w:type="dxa"/>
              <w:right w:w="105" w:type="dxa"/>
            </w:tcMar>
            <w:hideMark/>
          </w:tcPr>
          <w:p w14:paraId="579A0556" w14:textId="64839F30" w:rsidR="64075484" w:rsidRPr="00CB317A" w:rsidRDefault="64075484" w:rsidP="07D34B23">
            <w:pPr>
              <w:rPr>
                <w:rFonts w:ascii="Montserrat" w:eastAsia="Times New Roman" w:hAnsi="Montserrat" w:cs="Times New Roman"/>
                <w:color w:val="auto"/>
                <w:lang w:eastAsia="en-GB"/>
              </w:rPr>
            </w:pPr>
            <w:r w:rsidRPr="002C6C11">
              <w:rPr>
                <w:rFonts w:ascii="Montserrat" w:hAnsi="Montserrat"/>
                <w:color w:val="auto"/>
              </w:rPr>
              <w:t xml:space="preserve">Throughput, </w:t>
            </w:r>
            <w:r w:rsidRPr="00CB317A">
              <w:rPr>
                <w:rFonts w:ascii="Montserrat" w:eastAsia="Times New Roman" w:hAnsi="Montserrat"/>
                <w:color w:val="auto"/>
                <w:lang w:eastAsia="en-GB"/>
              </w:rPr>
              <w:t>Bitrate Stability / QoE</w:t>
            </w:r>
          </w:p>
          <w:p w14:paraId="606C937A" w14:textId="565070A2" w:rsidR="086975A4" w:rsidRPr="002C6C11" w:rsidRDefault="086975A4" w:rsidP="086975A4">
            <w:pPr>
              <w:rPr>
                <w:rFonts w:ascii="Montserrat" w:hAnsi="Montserrat"/>
                <w:color w:val="auto"/>
              </w:rPr>
            </w:pPr>
          </w:p>
        </w:tc>
        <w:tc>
          <w:tcPr>
            <w:tcW w:w="2718" w:type="dxa"/>
            <w:tcBorders>
              <w:top w:val="nil"/>
              <w:left w:val="nil"/>
              <w:bottom w:val="single" w:sz="6" w:space="0" w:color="5D84A4"/>
              <w:right w:val="single" w:sz="6" w:space="0" w:color="5D84A4"/>
            </w:tcBorders>
            <w:tcMar>
              <w:top w:w="0" w:type="dxa"/>
              <w:left w:w="105" w:type="dxa"/>
              <w:bottom w:w="0" w:type="dxa"/>
              <w:right w:w="105" w:type="dxa"/>
            </w:tcMar>
            <w:hideMark/>
          </w:tcPr>
          <w:p w14:paraId="274BED4E" w14:textId="7E805B7A" w:rsidR="086975A4" w:rsidRPr="002C6C11" w:rsidRDefault="086975A4" w:rsidP="086975A4">
            <w:pPr>
              <w:rPr>
                <w:rFonts w:ascii="Montserrat" w:hAnsi="Montserrat"/>
                <w:color w:val="auto"/>
              </w:rPr>
            </w:pPr>
          </w:p>
        </w:tc>
      </w:tr>
    </w:tbl>
    <w:p w14:paraId="4D62FD8B" w14:textId="5546941C" w:rsidR="009D5016" w:rsidRPr="002C6C11" w:rsidRDefault="009D5016" w:rsidP="007826AD">
      <w:pPr>
        <w:rPr>
          <w:rFonts w:ascii="Montserrat" w:hAnsi="Montserrat"/>
          <w:color w:val="auto"/>
        </w:rPr>
      </w:pPr>
    </w:p>
    <w:tbl>
      <w:tblPr>
        <w:tblW w:w="0" w:type="auto"/>
        <w:tblLook w:val="04A0" w:firstRow="1" w:lastRow="0" w:firstColumn="1" w:lastColumn="0" w:noHBand="0" w:noVBand="1"/>
      </w:tblPr>
      <w:tblGrid>
        <w:gridCol w:w="1501"/>
        <w:gridCol w:w="4796"/>
        <w:gridCol w:w="2713"/>
      </w:tblGrid>
      <w:tr w:rsidR="7B09E1D2" w:rsidRPr="00C80238" w14:paraId="4A1E0AE7" w14:textId="77777777" w:rsidTr="2618C7F4">
        <w:trPr>
          <w:trHeight w:val="567"/>
        </w:trPr>
        <w:tc>
          <w:tcPr>
            <w:tcW w:w="1501"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tcPr>
          <w:p w14:paraId="5CB18A02" w14:textId="77777777" w:rsidR="7B09E1D2" w:rsidRPr="002C6C11" w:rsidRDefault="7B09E1D2" w:rsidP="7B09E1D2">
            <w:pPr>
              <w:jc w:val="center"/>
              <w:rPr>
                <w:rFonts w:ascii="Montserrat" w:hAnsi="Montserrat"/>
                <w:color w:val="auto"/>
              </w:rPr>
            </w:pPr>
            <w:r w:rsidRPr="002C6C11">
              <w:rPr>
                <w:rFonts w:ascii="Montserrat" w:hAnsi="Montserrat"/>
                <w:b/>
                <w:color w:val="auto"/>
              </w:rPr>
              <w:t>High level plan</w:t>
            </w:r>
          </w:p>
        </w:tc>
        <w:tc>
          <w:tcPr>
            <w:tcW w:w="4796"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tcPr>
          <w:p w14:paraId="7B8D6BA2" w14:textId="74D746FA" w:rsidR="7B09E1D2" w:rsidRPr="002C6C11" w:rsidRDefault="00696F74" w:rsidP="7B09E1D2">
            <w:pPr>
              <w:jc w:val="center"/>
              <w:rPr>
                <w:rFonts w:ascii="Montserrat" w:hAnsi="Montserrat"/>
                <w:b/>
                <w:color w:val="auto"/>
              </w:rPr>
            </w:pPr>
            <w:r w:rsidRPr="002C6C11">
              <w:rPr>
                <w:rFonts w:ascii="Montserrat" w:hAnsi="Montserrat"/>
                <w:b/>
                <w:color w:val="auto"/>
              </w:rPr>
              <w:t xml:space="preserve">TC05: </w:t>
            </w:r>
            <w:r w:rsidR="1E9CA520" w:rsidRPr="002C6C11">
              <w:rPr>
                <w:rFonts w:ascii="Montserrat" w:hAnsi="Montserrat"/>
                <w:b/>
                <w:color w:val="auto"/>
              </w:rPr>
              <w:t>VoD</w:t>
            </w:r>
            <w:r w:rsidR="7B09E1D2" w:rsidRPr="002C6C11">
              <w:rPr>
                <w:rFonts w:ascii="Montserrat" w:hAnsi="Montserrat"/>
                <w:b/>
                <w:color w:val="auto"/>
              </w:rPr>
              <w:t xml:space="preserve"> over NTN</w:t>
            </w:r>
          </w:p>
        </w:tc>
        <w:tc>
          <w:tcPr>
            <w:tcW w:w="2713"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tcPr>
          <w:p w14:paraId="73B1F88D" w14:textId="77777777" w:rsidR="7B09E1D2" w:rsidRPr="002C6C11" w:rsidRDefault="7B09E1D2" w:rsidP="7B09E1D2">
            <w:pPr>
              <w:jc w:val="center"/>
              <w:rPr>
                <w:rFonts w:ascii="Montserrat" w:hAnsi="Montserrat"/>
                <w:color w:val="auto"/>
              </w:rPr>
            </w:pPr>
            <w:r w:rsidRPr="002C6C11">
              <w:rPr>
                <w:rFonts w:ascii="Montserrat" w:hAnsi="Montserrat"/>
                <w:b/>
                <w:color w:val="auto"/>
              </w:rPr>
              <w:t>Notes</w:t>
            </w:r>
          </w:p>
        </w:tc>
      </w:tr>
      <w:tr w:rsidR="7B09E1D2" w:rsidRPr="00C80238" w14:paraId="0B77A73C" w14:textId="77777777" w:rsidTr="2618C7F4">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6CE9357A" w14:textId="77777777" w:rsidR="7B09E1D2" w:rsidRPr="002C6C11" w:rsidRDefault="7B09E1D2" w:rsidP="7B09E1D2">
            <w:pPr>
              <w:rPr>
                <w:rFonts w:ascii="Montserrat" w:hAnsi="Montserrat"/>
                <w:color w:val="auto"/>
              </w:rPr>
            </w:pPr>
            <w:r w:rsidRPr="002C6C11">
              <w:rPr>
                <w:rFonts w:ascii="Montserrat" w:hAnsi="Montserrat"/>
                <w:b/>
                <w:color w:val="auto"/>
              </w:rPr>
              <w:t>Objective</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375E1FE4" w14:textId="6EEBBA7B" w:rsidR="7B09E1D2" w:rsidRPr="002C6C11" w:rsidRDefault="7B09E1D2" w:rsidP="7B09E1D2">
            <w:pPr>
              <w:rPr>
                <w:rFonts w:ascii="Montserrat" w:hAnsi="Montserrat"/>
                <w:color w:val="auto"/>
              </w:rPr>
            </w:pPr>
            <w:r w:rsidRPr="002C6C11">
              <w:rPr>
                <w:rFonts w:ascii="Montserrat" w:hAnsi="Montserrat"/>
                <w:color w:val="auto"/>
              </w:rPr>
              <w:t xml:space="preserve">Validate the reception, decoding and demodulation of the </w:t>
            </w:r>
            <w:r w:rsidR="5B35CD1A" w:rsidRPr="002C6C11">
              <w:rPr>
                <w:rFonts w:ascii="Montserrat" w:hAnsi="Montserrat"/>
                <w:color w:val="auto"/>
              </w:rPr>
              <w:t>VoD content</w:t>
            </w:r>
            <w:r w:rsidR="007D48A9" w:rsidRPr="002C6C11">
              <w:rPr>
                <w:rFonts w:ascii="Montserrat" w:hAnsi="Montserrat"/>
                <w:color w:val="auto"/>
              </w:rPr>
              <w:t xml:space="preserve"> (multicast) either from </w:t>
            </w:r>
            <w:r w:rsidR="00516396" w:rsidRPr="002C6C11">
              <w:rPr>
                <w:rFonts w:ascii="Montserrat" w:hAnsi="Montserrat"/>
                <w:color w:val="auto"/>
              </w:rPr>
              <w:t>Origin server or from content cache</w:t>
            </w:r>
          </w:p>
        </w:tc>
        <w:tc>
          <w:tcPr>
            <w:tcW w:w="2713" w:type="dxa"/>
            <w:tcBorders>
              <w:top w:val="nil"/>
              <w:left w:val="nil"/>
              <w:bottom w:val="single" w:sz="6" w:space="0" w:color="5D84A4"/>
              <w:right w:val="single" w:sz="6" w:space="0" w:color="5D84A4"/>
            </w:tcBorders>
            <w:tcMar>
              <w:top w:w="0" w:type="dxa"/>
              <w:left w:w="105" w:type="dxa"/>
              <w:bottom w:w="0" w:type="dxa"/>
              <w:right w:w="105" w:type="dxa"/>
            </w:tcMar>
          </w:tcPr>
          <w:p w14:paraId="0E8F913C" w14:textId="77777777" w:rsidR="7B09E1D2" w:rsidRPr="002C6C11" w:rsidRDefault="7B09E1D2" w:rsidP="7B09E1D2">
            <w:pPr>
              <w:rPr>
                <w:rFonts w:ascii="Montserrat" w:hAnsi="Montserrat"/>
                <w:color w:val="auto"/>
              </w:rPr>
            </w:pPr>
          </w:p>
        </w:tc>
      </w:tr>
      <w:tr w:rsidR="7B09E1D2" w:rsidRPr="00C80238" w14:paraId="7F07CEA0" w14:textId="77777777" w:rsidTr="2618C7F4">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2CAF22C1" w14:textId="77777777" w:rsidR="7B09E1D2" w:rsidRPr="002C6C11" w:rsidRDefault="7B09E1D2" w:rsidP="7B09E1D2">
            <w:pPr>
              <w:rPr>
                <w:rFonts w:ascii="Montserrat" w:hAnsi="Montserrat"/>
                <w:color w:val="auto"/>
              </w:rPr>
            </w:pPr>
            <w:r w:rsidRPr="002C6C11">
              <w:rPr>
                <w:rFonts w:ascii="Montserrat" w:hAnsi="Montserrat"/>
                <w:b/>
                <w:color w:val="auto"/>
              </w:rPr>
              <w:t>Prerequisites</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5493C064" w14:textId="77777777" w:rsidR="00516396" w:rsidRPr="002C6C11" w:rsidRDefault="00516396" w:rsidP="00B3730E">
            <w:pPr>
              <w:numPr>
                <w:ilvl w:val="0"/>
                <w:numId w:val="183"/>
              </w:numPr>
              <w:rPr>
                <w:rFonts w:ascii="Montserrat" w:hAnsi="Montserrat"/>
                <w:color w:val="auto"/>
              </w:rPr>
            </w:pPr>
            <w:r w:rsidRPr="002C6C11">
              <w:rPr>
                <w:rFonts w:ascii="Montserrat" w:hAnsi="Montserrat"/>
                <w:color w:val="auto"/>
              </w:rPr>
              <w:t>TC01: Pointing to satellite</w:t>
            </w:r>
          </w:p>
          <w:p w14:paraId="43488EC0" w14:textId="77777777" w:rsidR="00516396" w:rsidRPr="002C6C11" w:rsidRDefault="00516396" w:rsidP="00B3730E">
            <w:pPr>
              <w:pStyle w:val="ListParagraph"/>
              <w:numPr>
                <w:ilvl w:val="0"/>
                <w:numId w:val="183"/>
              </w:numPr>
              <w:rPr>
                <w:rFonts w:ascii="Montserrat" w:hAnsi="Montserrat"/>
                <w:color w:val="auto"/>
              </w:rPr>
            </w:pPr>
            <w:r w:rsidRPr="002C6C11">
              <w:rPr>
                <w:rFonts w:ascii="Montserrat" w:hAnsi="Montserrat"/>
                <w:color w:val="auto"/>
              </w:rPr>
              <w:t xml:space="preserve">TC02: </w:t>
            </w:r>
            <w:r w:rsidR="1E993BE9" w:rsidRPr="002C6C11">
              <w:rPr>
                <w:rFonts w:ascii="Montserrat" w:hAnsi="Montserrat"/>
                <w:color w:val="auto"/>
              </w:rPr>
              <w:t>Closing the link</w:t>
            </w:r>
          </w:p>
          <w:p w14:paraId="59D5A335" w14:textId="29905EFC" w:rsidR="7B09E1D2" w:rsidRPr="002C6C11" w:rsidRDefault="00516396" w:rsidP="00B3730E">
            <w:pPr>
              <w:pStyle w:val="ListParagraph"/>
              <w:numPr>
                <w:ilvl w:val="0"/>
                <w:numId w:val="183"/>
              </w:numPr>
              <w:rPr>
                <w:rFonts w:ascii="Montserrat" w:hAnsi="Montserrat"/>
                <w:color w:val="auto"/>
              </w:rPr>
            </w:pPr>
            <w:r w:rsidRPr="002C6C11">
              <w:rPr>
                <w:rFonts w:ascii="Montserrat" w:hAnsi="Montserrat"/>
                <w:color w:val="auto"/>
              </w:rPr>
              <w:t>TC03: RTN link protocols switch (5G orchestrator)</w:t>
            </w:r>
          </w:p>
        </w:tc>
        <w:tc>
          <w:tcPr>
            <w:tcW w:w="2713" w:type="dxa"/>
            <w:tcBorders>
              <w:top w:val="nil"/>
              <w:left w:val="nil"/>
              <w:bottom w:val="single" w:sz="6" w:space="0" w:color="5D84A4"/>
              <w:right w:val="single" w:sz="6" w:space="0" w:color="5D84A4"/>
            </w:tcBorders>
            <w:tcMar>
              <w:top w:w="0" w:type="dxa"/>
              <w:left w:w="105" w:type="dxa"/>
              <w:bottom w:w="0" w:type="dxa"/>
              <w:right w:w="105" w:type="dxa"/>
            </w:tcMar>
          </w:tcPr>
          <w:p w14:paraId="3DA339BB" w14:textId="77777777" w:rsidR="7B09E1D2" w:rsidRPr="002C6C11" w:rsidRDefault="7B09E1D2" w:rsidP="7B09E1D2">
            <w:pPr>
              <w:rPr>
                <w:rFonts w:ascii="Montserrat" w:hAnsi="Montserrat"/>
                <w:color w:val="auto"/>
              </w:rPr>
            </w:pPr>
          </w:p>
        </w:tc>
      </w:tr>
      <w:tr w:rsidR="7B09E1D2" w:rsidRPr="00C80238" w14:paraId="736C6F0E" w14:textId="77777777" w:rsidTr="2618C7F4">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2CC65496" w14:textId="77777777" w:rsidR="7B09E1D2" w:rsidRPr="002C6C11" w:rsidRDefault="7B09E1D2" w:rsidP="7B09E1D2">
            <w:pPr>
              <w:rPr>
                <w:rFonts w:ascii="Montserrat" w:hAnsi="Montserrat"/>
                <w:color w:val="auto"/>
              </w:rPr>
            </w:pPr>
            <w:r w:rsidRPr="002C6C11">
              <w:rPr>
                <w:rFonts w:ascii="Montserrat" w:hAnsi="Montserrat"/>
                <w:b/>
                <w:color w:val="auto"/>
              </w:rPr>
              <w:t>Note on Req. Tested</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59F0F385" w14:textId="77777777" w:rsidR="7B09E1D2" w:rsidRPr="002C6C11" w:rsidRDefault="7B09E1D2" w:rsidP="7B09E1D2">
            <w:pPr>
              <w:rPr>
                <w:rFonts w:ascii="Montserrat" w:hAnsi="Montserrat"/>
                <w:color w:val="auto"/>
              </w:rPr>
            </w:pPr>
            <w:r w:rsidRPr="002C6C11">
              <w:rPr>
                <w:rFonts w:ascii="Montserrat" w:hAnsi="Montserrat"/>
                <w:color w:val="auto"/>
              </w:rPr>
              <w:t>The first iteration of this test case will be carried out in a static environment. Then, it will be tested on the move.</w:t>
            </w:r>
          </w:p>
        </w:tc>
        <w:tc>
          <w:tcPr>
            <w:tcW w:w="2713" w:type="dxa"/>
            <w:tcBorders>
              <w:top w:val="nil"/>
              <w:left w:val="nil"/>
              <w:bottom w:val="single" w:sz="6" w:space="0" w:color="5D84A4"/>
              <w:right w:val="single" w:sz="6" w:space="0" w:color="5D84A4"/>
            </w:tcBorders>
            <w:tcMar>
              <w:top w:w="0" w:type="dxa"/>
              <w:left w:w="105" w:type="dxa"/>
              <w:bottom w:w="0" w:type="dxa"/>
              <w:right w:w="105" w:type="dxa"/>
            </w:tcMar>
          </w:tcPr>
          <w:p w14:paraId="294D4451" w14:textId="77777777" w:rsidR="7B09E1D2" w:rsidRPr="002C6C11" w:rsidRDefault="7B09E1D2" w:rsidP="7B09E1D2">
            <w:pPr>
              <w:rPr>
                <w:rFonts w:ascii="Montserrat" w:hAnsi="Montserrat"/>
                <w:color w:val="auto"/>
              </w:rPr>
            </w:pPr>
          </w:p>
        </w:tc>
      </w:tr>
      <w:tr w:rsidR="7B09E1D2" w:rsidRPr="00C80238" w14:paraId="5A5B3692" w14:textId="77777777" w:rsidTr="2618C7F4">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1BC28C2E" w14:textId="77777777" w:rsidR="7B09E1D2" w:rsidRPr="002C6C11" w:rsidRDefault="7B09E1D2" w:rsidP="7B09E1D2">
            <w:pPr>
              <w:rPr>
                <w:rFonts w:ascii="Montserrat" w:hAnsi="Montserrat"/>
                <w:color w:val="auto"/>
              </w:rPr>
            </w:pPr>
            <w:r w:rsidRPr="002C6C11">
              <w:rPr>
                <w:rFonts w:ascii="Montserrat" w:hAnsi="Montserrat"/>
                <w:b/>
                <w:color w:val="auto"/>
              </w:rPr>
              <w:t>Pass/Fail Criteria</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0F5D59B6" w14:textId="4051AD37" w:rsidR="7B09E1D2" w:rsidRPr="002C6C11" w:rsidRDefault="35CBDB58" w:rsidP="7B09E1D2">
            <w:pPr>
              <w:rPr>
                <w:rFonts w:ascii="Montserrat" w:hAnsi="Montserrat"/>
                <w:color w:val="auto"/>
              </w:rPr>
            </w:pPr>
            <w:r w:rsidRPr="002C6C11">
              <w:rPr>
                <w:rFonts w:ascii="Montserrat" w:hAnsi="Montserrat"/>
                <w:color w:val="auto"/>
              </w:rPr>
              <w:t>VoD</w:t>
            </w:r>
            <w:r w:rsidR="7B09E1D2" w:rsidRPr="002C6C11">
              <w:rPr>
                <w:rFonts w:ascii="Montserrat" w:hAnsi="Montserrat"/>
                <w:color w:val="auto"/>
              </w:rPr>
              <w:t xml:space="preserve"> content is displayed on monitor inside the van.</w:t>
            </w:r>
          </w:p>
        </w:tc>
        <w:tc>
          <w:tcPr>
            <w:tcW w:w="2713" w:type="dxa"/>
            <w:tcBorders>
              <w:top w:val="nil"/>
              <w:left w:val="nil"/>
              <w:bottom w:val="single" w:sz="6" w:space="0" w:color="5D84A4"/>
              <w:right w:val="single" w:sz="6" w:space="0" w:color="5D84A4"/>
            </w:tcBorders>
            <w:tcMar>
              <w:top w:w="0" w:type="dxa"/>
              <w:left w:w="105" w:type="dxa"/>
              <w:bottom w:w="0" w:type="dxa"/>
              <w:right w:w="105" w:type="dxa"/>
            </w:tcMar>
          </w:tcPr>
          <w:p w14:paraId="65B46C4F" w14:textId="4E67FA01" w:rsidR="7B09E1D2" w:rsidRPr="002C6C11" w:rsidRDefault="7B09E1D2" w:rsidP="7B09E1D2">
            <w:pPr>
              <w:rPr>
                <w:rFonts w:ascii="Montserrat" w:hAnsi="Montserrat"/>
                <w:color w:val="auto"/>
              </w:rPr>
            </w:pPr>
            <w:r w:rsidRPr="002C6C11">
              <w:rPr>
                <w:rFonts w:ascii="Montserrat" w:hAnsi="Montserrat"/>
                <w:color w:val="auto"/>
              </w:rPr>
              <w:t xml:space="preserve">Several resolutions of the </w:t>
            </w:r>
            <w:r w:rsidR="653E370A" w:rsidRPr="002C6C11">
              <w:rPr>
                <w:rFonts w:ascii="Montserrat" w:hAnsi="Montserrat"/>
                <w:color w:val="auto"/>
              </w:rPr>
              <w:t>VoD</w:t>
            </w:r>
            <w:r w:rsidRPr="002C6C11">
              <w:rPr>
                <w:rFonts w:ascii="Montserrat" w:hAnsi="Montserrat"/>
                <w:color w:val="auto"/>
              </w:rPr>
              <w:t xml:space="preserve"> content can be accepted. A lower Rx SNR will induce a lower FWD MODCOD that will decrease the throughput and thus the resolution of the content. </w:t>
            </w:r>
          </w:p>
        </w:tc>
      </w:tr>
      <w:tr w:rsidR="7B09E1D2" w:rsidRPr="00C80238" w14:paraId="163865CF" w14:textId="77777777" w:rsidTr="2618C7F4">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4F6FCD07" w14:textId="77777777" w:rsidR="7B09E1D2" w:rsidRPr="002C6C11" w:rsidRDefault="7B09E1D2" w:rsidP="7B09E1D2">
            <w:pPr>
              <w:rPr>
                <w:rFonts w:ascii="Montserrat" w:hAnsi="Montserrat"/>
                <w:color w:val="auto"/>
              </w:rPr>
            </w:pPr>
            <w:r w:rsidRPr="002C6C11">
              <w:rPr>
                <w:rFonts w:ascii="Montserrat" w:hAnsi="Montserrat"/>
                <w:b/>
                <w:color w:val="auto"/>
              </w:rPr>
              <w:t>Test Setup</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251C580E" w14:textId="77777777" w:rsidR="7B09E1D2" w:rsidRPr="002C6C11" w:rsidRDefault="7B09E1D2" w:rsidP="00B3730E">
            <w:pPr>
              <w:numPr>
                <w:ilvl w:val="0"/>
                <w:numId w:val="184"/>
              </w:numPr>
              <w:ind w:hanging="357"/>
              <w:rPr>
                <w:rFonts w:ascii="Montserrat" w:hAnsi="Montserrat"/>
                <w:color w:val="auto"/>
              </w:rPr>
            </w:pPr>
            <w:r w:rsidRPr="002C6C11">
              <w:rPr>
                <w:rFonts w:ascii="Montserrat" w:hAnsi="Montserrat"/>
                <w:color w:val="auto"/>
              </w:rPr>
              <w:t>On Viasat side:</w:t>
            </w:r>
          </w:p>
          <w:p w14:paraId="235E704F" w14:textId="77777777" w:rsidR="7B09E1D2" w:rsidRPr="002C6C11" w:rsidRDefault="7B09E1D2" w:rsidP="00B3730E">
            <w:pPr>
              <w:numPr>
                <w:ilvl w:val="1"/>
                <w:numId w:val="184"/>
              </w:numPr>
              <w:ind w:hanging="357"/>
              <w:rPr>
                <w:rFonts w:ascii="Montserrat" w:hAnsi="Montserrat"/>
                <w:color w:val="auto"/>
              </w:rPr>
            </w:pPr>
            <w:r w:rsidRPr="002C6C11">
              <w:rPr>
                <w:rFonts w:ascii="Montserrat" w:hAnsi="Montserrat"/>
                <w:color w:val="auto"/>
              </w:rPr>
              <w:t>TERESA antenna</w:t>
            </w:r>
          </w:p>
          <w:p w14:paraId="6037B558" w14:textId="5C3CC26C" w:rsidR="7B09E1D2" w:rsidRPr="002C6C11" w:rsidRDefault="7B09E1D2" w:rsidP="00B3730E">
            <w:pPr>
              <w:numPr>
                <w:ilvl w:val="1"/>
                <w:numId w:val="184"/>
              </w:numPr>
              <w:ind w:hanging="357"/>
              <w:rPr>
                <w:rFonts w:ascii="Montserrat" w:hAnsi="Montserrat"/>
                <w:color w:val="auto"/>
              </w:rPr>
            </w:pPr>
            <w:r w:rsidRPr="002C6C11">
              <w:rPr>
                <w:rFonts w:ascii="Montserrat" w:hAnsi="Montserrat"/>
                <w:color w:val="auto"/>
              </w:rPr>
              <w:t>LNB (Low noise block down converter)</w:t>
            </w:r>
          </w:p>
          <w:p w14:paraId="10B979E7" w14:textId="67D15816" w:rsidR="7B09E1D2" w:rsidRPr="00CB317A" w:rsidRDefault="7B09E1D2" w:rsidP="00B3730E">
            <w:pPr>
              <w:numPr>
                <w:ilvl w:val="1"/>
                <w:numId w:val="184"/>
              </w:numPr>
              <w:ind w:hanging="357"/>
              <w:rPr>
                <w:rFonts w:ascii="Montserrat" w:hAnsi="Montserrat"/>
                <w:color w:val="auto"/>
              </w:rPr>
            </w:pPr>
            <w:r w:rsidRPr="002C6C11">
              <w:rPr>
                <w:rFonts w:ascii="Montserrat" w:hAnsi="Montserrat"/>
                <w:color w:val="auto"/>
              </w:rPr>
              <w:t>Ayecka modem</w:t>
            </w:r>
          </w:p>
          <w:p w14:paraId="614B9A20" w14:textId="77777777" w:rsidR="7B09E1D2" w:rsidRPr="002C6C11" w:rsidRDefault="7B09E1D2" w:rsidP="00B3730E">
            <w:pPr>
              <w:numPr>
                <w:ilvl w:val="1"/>
                <w:numId w:val="184"/>
              </w:numPr>
              <w:ind w:hanging="357"/>
              <w:rPr>
                <w:rFonts w:ascii="Montserrat" w:hAnsi="Montserrat"/>
                <w:color w:val="auto"/>
              </w:rPr>
            </w:pPr>
            <w:r w:rsidRPr="002C6C11">
              <w:rPr>
                <w:rFonts w:ascii="Montserrat" w:hAnsi="Montserrat"/>
                <w:color w:val="auto"/>
              </w:rPr>
              <w:t>MBI controller</w:t>
            </w:r>
          </w:p>
          <w:p w14:paraId="5D77B508" w14:textId="30793DDC" w:rsidR="00696F74" w:rsidRPr="002C6C11" w:rsidRDefault="00696F74" w:rsidP="00B3730E">
            <w:pPr>
              <w:numPr>
                <w:ilvl w:val="1"/>
                <w:numId w:val="184"/>
              </w:numPr>
              <w:ind w:hanging="357"/>
              <w:rPr>
                <w:rFonts w:ascii="Montserrat" w:hAnsi="Montserrat"/>
                <w:color w:val="auto"/>
              </w:rPr>
            </w:pPr>
            <w:r w:rsidRPr="002C6C11">
              <w:rPr>
                <w:rFonts w:ascii="Montserrat" w:hAnsi="Montserrat"/>
                <w:color w:val="auto"/>
              </w:rPr>
              <w:t>10MHz reference</w:t>
            </w:r>
          </w:p>
          <w:p w14:paraId="1BAAF7BB" w14:textId="77777777" w:rsidR="7B09E1D2" w:rsidRPr="002C6C11" w:rsidRDefault="7B09E1D2" w:rsidP="00B3730E">
            <w:pPr>
              <w:numPr>
                <w:ilvl w:val="1"/>
                <w:numId w:val="184"/>
              </w:numPr>
              <w:ind w:hanging="357"/>
              <w:rPr>
                <w:rFonts w:ascii="Montserrat" w:hAnsi="Montserrat"/>
                <w:color w:val="auto"/>
              </w:rPr>
            </w:pPr>
            <w:r w:rsidRPr="002C6C11">
              <w:rPr>
                <w:rFonts w:ascii="Montserrat" w:hAnsi="Montserrat"/>
                <w:color w:val="auto"/>
              </w:rPr>
              <w:t>PSU (Power supply unit)</w:t>
            </w:r>
          </w:p>
          <w:p w14:paraId="08A5E362" w14:textId="77777777" w:rsidR="7B09E1D2" w:rsidRPr="002C6C11" w:rsidRDefault="7B09E1D2" w:rsidP="00B3730E">
            <w:pPr>
              <w:numPr>
                <w:ilvl w:val="1"/>
                <w:numId w:val="184"/>
              </w:numPr>
              <w:ind w:hanging="357"/>
              <w:rPr>
                <w:rFonts w:ascii="Montserrat" w:hAnsi="Montserrat"/>
                <w:color w:val="auto"/>
              </w:rPr>
            </w:pPr>
            <w:r w:rsidRPr="002C6C11">
              <w:rPr>
                <w:rFonts w:ascii="Montserrat" w:hAnsi="Montserrat"/>
                <w:color w:val="auto"/>
              </w:rPr>
              <w:t>Cart or van</w:t>
            </w:r>
          </w:p>
          <w:p w14:paraId="0E402E34" w14:textId="77777777" w:rsidR="7B09E1D2" w:rsidRPr="002C6C11" w:rsidRDefault="7B09E1D2" w:rsidP="00B3730E">
            <w:pPr>
              <w:numPr>
                <w:ilvl w:val="0"/>
                <w:numId w:val="184"/>
              </w:numPr>
              <w:ind w:hanging="357"/>
              <w:rPr>
                <w:rFonts w:ascii="Montserrat" w:hAnsi="Montserrat"/>
                <w:color w:val="auto"/>
              </w:rPr>
            </w:pPr>
            <w:r w:rsidRPr="002C6C11">
              <w:rPr>
                <w:rFonts w:ascii="Montserrat" w:hAnsi="Montserrat"/>
                <w:color w:val="auto"/>
              </w:rPr>
              <w:t>On SES side:</w:t>
            </w:r>
          </w:p>
          <w:p w14:paraId="4DCEB4C8" w14:textId="5DCFE689" w:rsidR="7B09E1D2" w:rsidRPr="00CB317A" w:rsidRDefault="7B09E1D2" w:rsidP="00B3730E">
            <w:pPr>
              <w:numPr>
                <w:ilvl w:val="1"/>
                <w:numId w:val="184"/>
              </w:numPr>
              <w:ind w:hanging="357"/>
              <w:rPr>
                <w:rFonts w:ascii="Montserrat" w:hAnsi="Montserrat"/>
                <w:color w:val="auto"/>
              </w:rPr>
            </w:pPr>
            <w:r w:rsidRPr="002C6C11">
              <w:rPr>
                <w:rFonts w:ascii="Montserrat" w:hAnsi="Montserrat"/>
                <w:color w:val="auto"/>
              </w:rPr>
              <w:t>ASTRA GEO transceiving FWD link carrier</w:t>
            </w:r>
          </w:p>
          <w:p w14:paraId="29369FB2" w14:textId="77777777" w:rsidR="7B09E1D2" w:rsidRPr="002C6C11" w:rsidRDefault="7B09E1D2" w:rsidP="00B3730E">
            <w:pPr>
              <w:numPr>
                <w:ilvl w:val="1"/>
                <w:numId w:val="184"/>
              </w:numPr>
              <w:ind w:hanging="357"/>
              <w:rPr>
                <w:rFonts w:ascii="Montserrat" w:hAnsi="Montserrat"/>
                <w:color w:val="auto"/>
              </w:rPr>
            </w:pPr>
            <w:r w:rsidRPr="002C6C11">
              <w:rPr>
                <w:rFonts w:ascii="Montserrat" w:hAnsi="Montserrat"/>
                <w:color w:val="auto"/>
              </w:rPr>
              <w:t>Gateway antenna</w:t>
            </w:r>
          </w:p>
          <w:p w14:paraId="77D8507A" w14:textId="77777777" w:rsidR="7B09E1D2" w:rsidRPr="002C6C11" w:rsidRDefault="7B09E1D2" w:rsidP="00B3730E">
            <w:pPr>
              <w:numPr>
                <w:ilvl w:val="0"/>
                <w:numId w:val="184"/>
              </w:numPr>
              <w:ind w:hanging="357"/>
              <w:rPr>
                <w:rFonts w:ascii="Montserrat" w:hAnsi="Montserrat"/>
                <w:color w:val="auto"/>
              </w:rPr>
            </w:pPr>
            <w:r w:rsidRPr="002C6C11">
              <w:rPr>
                <w:rFonts w:ascii="Montserrat" w:hAnsi="Montserrat"/>
                <w:color w:val="auto"/>
              </w:rPr>
              <w:t>On MBI side:</w:t>
            </w:r>
          </w:p>
          <w:p w14:paraId="619242A1" w14:textId="77777777" w:rsidR="7B09E1D2" w:rsidRPr="002C6C11" w:rsidRDefault="7B09E1D2" w:rsidP="00B3730E">
            <w:pPr>
              <w:numPr>
                <w:ilvl w:val="1"/>
                <w:numId w:val="184"/>
              </w:numPr>
              <w:ind w:hanging="357"/>
              <w:rPr>
                <w:rFonts w:ascii="Montserrat" w:hAnsi="Montserrat"/>
                <w:color w:val="auto"/>
              </w:rPr>
            </w:pPr>
            <w:r w:rsidRPr="002C6C11">
              <w:rPr>
                <w:rFonts w:ascii="Montserrat" w:hAnsi="Montserrat"/>
                <w:color w:val="auto"/>
              </w:rPr>
              <w:t>Starfish platform</w:t>
            </w:r>
          </w:p>
          <w:p w14:paraId="6EE5EDC7" w14:textId="42BF400A" w:rsidR="7B09E1D2" w:rsidRPr="002C6C11" w:rsidRDefault="7B09E1D2" w:rsidP="00B3730E">
            <w:pPr>
              <w:numPr>
                <w:ilvl w:val="0"/>
                <w:numId w:val="184"/>
              </w:numPr>
              <w:rPr>
                <w:rFonts w:ascii="Montserrat" w:hAnsi="Montserrat"/>
                <w:color w:val="auto"/>
              </w:rPr>
            </w:pPr>
            <w:r w:rsidRPr="002C6C11">
              <w:rPr>
                <w:rFonts w:ascii="Montserrat" w:hAnsi="Montserrat"/>
                <w:color w:val="auto"/>
              </w:rPr>
              <w:t>On Nextworks side:</w:t>
            </w:r>
          </w:p>
          <w:p w14:paraId="6F46BBCB" w14:textId="77777777" w:rsidR="00DC4605" w:rsidRPr="002C6C11" w:rsidRDefault="001A6CB1" w:rsidP="00B3730E">
            <w:pPr>
              <w:numPr>
                <w:ilvl w:val="1"/>
                <w:numId w:val="184"/>
              </w:numPr>
              <w:rPr>
                <w:rFonts w:ascii="Montserrat" w:hAnsi="Montserrat"/>
                <w:color w:val="auto"/>
              </w:rPr>
            </w:pPr>
            <w:r w:rsidRPr="002C6C11">
              <w:rPr>
                <w:rFonts w:ascii="Montserrat" w:hAnsi="Montserrat"/>
                <w:color w:val="auto"/>
              </w:rPr>
              <w:t>5G orchestrator connected to STARFISH APIs</w:t>
            </w:r>
          </w:p>
          <w:p w14:paraId="054BF1AD" w14:textId="150155D6" w:rsidR="7B09E1D2" w:rsidRPr="002C6C11" w:rsidRDefault="7B09E1D2" w:rsidP="00B3730E">
            <w:pPr>
              <w:numPr>
                <w:ilvl w:val="0"/>
                <w:numId w:val="184"/>
              </w:numPr>
              <w:rPr>
                <w:rFonts w:ascii="Montserrat" w:hAnsi="Montserrat"/>
                <w:color w:val="auto"/>
              </w:rPr>
            </w:pPr>
            <w:r w:rsidRPr="002C6C11">
              <w:rPr>
                <w:rFonts w:ascii="Montserrat" w:hAnsi="Montserrat"/>
                <w:color w:val="auto"/>
              </w:rPr>
              <w:t>O</w:t>
            </w:r>
            <w:r w:rsidR="5F3D1095" w:rsidRPr="002C6C11">
              <w:rPr>
                <w:rFonts w:ascii="Montserrat" w:hAnsi="Montserrat"/>
                <w:color w:val="auto"/>
              </w:rPr>
              <w:t>n Rai side:</w:t>
            </w:r>
          </w:p>
          <w:p w14:paraId="3A20A228" w14:textId="77777777" w:rsidR="7B09E1D2" w:rsidRPr="002C6C11" w:rsidRDefault="1B08F30C" w:rsidP="00B3730E">
            <w:pPr>
              <w:numPr>
                <w:ilvl w:val="1"/>
                <w:numId w:val="184"/>
              </w:numPr>
              <w:spacing w:line="259" w:lineRule="auto"/>
              <w:ind w:hanging="357"/>
              <w:rPr>
                <w:rFonts w:ascii="Montserrat" w:hAnsi="Montserrat"/>
                <w:color w:val="auto"/>
              </w:rPr>
            </w:pPr>
            <w:r w:rsidRPr="002C6C11">
              <w:rPr>
                <w:rFonts w:ascii="Montserrat" w:hAnsi="Montserrat"/>
                <w:color w:val="auto"/>
              </w:rPr>
              <w:t>VoD content available from Origin server</w:t>
            </w:r>
          </w:p>
          <w:p w14:paraId="2AB9B442" w14:textId="77777777" w:rsidR="00696F74" w:rsidRPr="002C6C11" w:rsidRDefault="00696F74" w:rsidP="00B3730E">
            <w:pPr>
              <w:numPr>
                <w:ilvl w:val="0"/>
                <w:numId w:val="184"/>
              </w:numPr>
              <w:rPr>
                <w:rFonts w:ascii="Montserrat" w:hAnsi="Montserrat"/>
                <w:color w:val="auto"/>
              </w:rPr>
            </w:pPr>
            <w:r w:rsidRPr="002C6C11">
              <w:rPr>
                <w:rFonts w:ascii="Montserrat" w:hAnsi="Montserrat"/>
                <w:color w:val="auto"/>
              </w:rPr>
              <w:t>On FTA side:</w:t>
            </w:r>
          </w:p>
          <w:p w14:paraId="31450C63" w14:textId="77777777" w:rsidR="00696F74" w:rsidRPr="002C6C11" w:rsidRDefault="00696F74" w:rsidP="00B3730E">
            <w:pPr>
              <w:numPr>
                <w:ilvl w:val="1"/>
                <w:numId w:val="184"/>
              </w:numPr>
              <w:rPr>
                <w:rFonts w:ascii="Montserrat" w:hAnsi="Montserrat"/>
                <w:color w:val="auto"/>
              </w:rPr>
            </w:pPr>
            <w:r w:rsidRPr="002C6C11">
              <w:rPr>
                <w:rFonts w:ascii="Montserrat" w:hAnsi="Montserrat"/>
                <w:color w:val="auto"/>
              </w:rPr>
              <w:t>mABR server</w:t>
            </w:r>
          </w:p>
          <w:p w14:paraId="175E4245" w14:textId="77777777" w:rsidR="00696F74" w:rsidRPr="002C6C11" w:rsidRDefault="00696F74" w:rsidP="00B3730E">
            <w:pPr>
              <w:numPr>
                <w:ilvl w:val="1"/>
                <w:numId w:val="184"/>
              </w:numPr>
              <w:spacing w:line="259" w:lineRule="auto"/>
              <w:ind w:hanging="357"/>
              <w:rPr>
                <w:rFonts w:ascii="Montserrat" w:hAnsi="Montserrat"/>
                <w:color w:val="auto"/>
              </w:rPr>
            </w:pPr>
            <w:r w:rsidRPr="002C6C11">
              <w:rPr>
                <w:rFonts w:ascii="Montserrat" w:hAnsi="Montserrat"/>
                <w:color w:val="auto"/>
              </w:rPr>
              <w:t>mABR client</w:t>
            </w:r>
          </w:p>
          <w:p w14:paraId="2682D20C" w14:textId="77777777" w:rsidR="00CA1747" w:rsidRPr="002C6C11" w:rsidRDefault="00CA1747" w:rsidP="00B3730E">
            <w:pPr>
              <w:numPr>
                <w:ilvl w:val="0"/>
                <w:numId w:val="184"/>
              </w:numPr>
              <w:rPr>
                <w:rFonts w:ascii="Montserrat" w:hAnsi="Montserrat"/>
                <w:color w:val="auto"/>
              </w:rPr>
            </w:pPr>
            <w:r w:rsidRPr="002C6C11">
              <w:rPr>
                <w:rFonts w:ascii="Montserrat" w:hAnsi="Montserrat"/>
                <w:color w:val="auto"/>
              </w:rPr>
              <w:t>On HNR side:</w:t>
            </w:r>
          </w:p>
          <w:p w14:paraId="028A56EF" w14:textId="2679B789" w:rsidR="00CA1747" w:rsidRPr="002C6C11" w:rsidRDefault="00CA1747" w:rsidP="00B3730E">
            <w:pPr>
              <w:numPr>
                <w:ilvl w:val="1"/>
                <w:numId w:val="184"/>
              </w:numPr>
              <w:rPr>
                <w:rFonts w:ascii="Montserrat" w:hAnsi="Montserrat"/>
                <w:color w:val="auto"/>
              </w:rPr>
            </w:pPr>
            <w:r w:rsidRPr="002C6C11">
              <w:rPr>
                <w:rFonts w:ascii="Montserrat" w:hAnsi="Montserrat"/>
                <w:color w:val="auto"/>
              </w:rPr>
              <w:t>Online Video Platform</w:t>
            </w:r>
          </w:p>
          <w:p w14:paraId="2D6FC411" w14:textId="77777777" w:rsidR="00D13547" w:rsidRPr="002C6C11" w:rsidRDefault="00D13547" w:rsidP="00B3730E">
            <w:pPr>
              <w:numPr>
                <w:ilvl w:val="0"/>
                <w:numId w:val="184"/>
              </w:numPr>
              <w:spacing w:line="259" w:lineRule="auto"/>
              <w:rPr>
                <w:rFonts w:ascii="Montserrat" w:hAnsi="Montserrat"/>
                <w:color w:val="auto"/>
              </w:rPr>
            </w:pPr>
            <w:r w:rsidRPr="002C6C11">
              <w:rPr>
                <w:rFonts w:ascii="Montserrat" w:hAnsi="Montserrat"/>
                <w:color w:val="auto"/>
              </w:rPr>
              <w:t>On Gcore side:</w:t>
            </w:r>
          </w:p>
          <w:p w14:paraId="5FEAF6DE" w14:textId="77777777" w:rsidR="00E273DE" w:rsidRPr="002C6C11" w:rsidRDefault="00E273DE" w:rsidP="00B3730E">
            <w:pPr>
              <w:numPr>
                <w:ilvl w:val="1"/>
                <w:numId w:val="184"/>
              </w:numPr>
              <w:spacing w:line="259" w:lineRule="auto"/>
              <w:rPr>
                <w:rFonts w:ascii="Montserrat" w:hAnsi="Montserrat"/>
                <w:color w:val="auto"/>
              </w:rPr>
            </w:pPr>
            <w:r w:rsidRPr="002C6C11">
              <w:rPr>
                <w:rFonts w:ascii="Montserrat" w:hAnsi="Montserrat"/>
                <w:color w:val="auto"/>
              </w:rPr>
              <w:t>CDN</w:t>
            </w:r>
          </w:p>
          <w:p w14:paraId="7713D18B" w14:textId="77777777" w:rsidR="00E273DE" w:rsidRPr="002C6C11" w:rsidRDefault="00E273DE" w:rsidP="00B3730E">
            <w:pPr>
              <w:numPr>
                <w:ilvl w:val="0"/>
                <w:numId w:val="184"/>
              </w:numPr>
              <w:spacing w:line="259" w:lineRule="auto"/>
              <w:rPr>
                <w:rFonts w:ascii="Montserrat" w:hAnsi="Montserrat"/>
                <w:color w:val="auto"/>
              </w:rPr>
            </w:pPr>
            <w:r w:rsidRPr="002C6C11">
              <w:rPr>
                <w:rFonts w:ascii="Montserrat" w:hAnsi="Montserrat"/>
                <w:color w:val="auto"/>
              </w:rPr>
              <w:t xml:space="preserve">On </w:t>
            </w:r>
            <w:r w:rsidR="00B93764" w:rsidRPr="002C6C11">
              <w:rPr>
                <w:rFonts w:ascii="Montserrat" w:hAnsi="Montserrat"/>
                <w:color w:val="auto"/>
              </w:rPr>
              <w:t>Varnish side:</w:t>
            </w:r>
          </w:p>
          <w:p w14:paraId="4A6517B3" w14:textId="6721AAE0" w:rsidR="7B09E1D2" w:rsidRPr="002C6C11" w:rsidRDefault="00E444A7" w:rsidP="00B3730E">
            <w:pPr>
              <w:numPr>
                <w:ilvl w:val="1"/>
                <w:numId w:val="184"/>
              </w:numPr>
              <w:spacing w:line="259" w:lineRule="auto"/>
              <w:rPr>
                <w:rFonts w:ascii="Montserrat" w:hAnsi="Montserrat"/>
                <w:color w:val="auto"/>
              </w:rPr>
            </w:pPr>
            <w:r w:rsidRPr="002C6C11">
              <w:rPr>
                <w:rFonts w:ascii="Montserrat" w:hAnsi="Montserrat"/>
                <w:color w:val="auto"/>
              </w:rPr>
              <w:t>Content cache</w:t>
            </w:r>
          </w:p>
        </w:tc>
        <w:tc>
          <w:tcPr>
            <w:tcW w:w="2713" w:type="dxa"/>
            <w:tcBorders>
              <w:top w:val="nil"/>
              <w:left w:val="nil"/>
              <w:bottom w:val="single" w:sz="6" w:space="0" w:color="5D84A4"/>
              <w:right w:val="single" w:sz="6" w:space="0" w:color="5D84A4"/>
            </w:tcBorders>
            <w:tcMar>
              <w:top w:w="0" w:type="dxa"/>
              <w:left w:w="105" w:type="dxa"/>
              <w:bottom w:w="0" w:type="dxa"/>
              <w:right w:w="105" w:type="dxa"/>
            </w:tcMar>
          </w:tcPr>
          <w:p w14:paraId="43036003" w14:textId="77777777" w:rsidR="7B09E1D2" w:rsidRPr="002C6C11" w:rsidRDefault="7B09E1D2" w:rsidP="7B09E1D2">
            <w:pPr>
              <w:rPr>
                <w:rFonts w:ascii="Montserrat" w:hAnsi="Montserrat"/>
                <w:color w:val="auto"/>
              </w:rPr>
            </w:pPr>
            <w:r w:rsidRPr="002C6C11">
              <w:rPr>
                <w:rFonts w:ascii="Montserrat" w:hAnsi="Montserrat"/>
                <w:color w:val="auto"/>
              </w:rPr>
              <w:t>For static iteration: TERESA terminal can be mounted either on a cart or on the roof of the van.</w:t>
            </w:r>
          </w:p>
          <w:p w14:paraId="6342FE74" w14:textId="77777777" w:rsidR="7B09E1D2" w:rsidRPr="002C6C11" w:rsidRDefault="7B09E1D2" w:rsidP="7B09E1D2">
            <w:pPr>
              <w:rPr>
                <w:rFonts w:ascii="Montserrat" w:hAnsi="Montserrat"/>
                <w:color w:val="auto"/>
              </w:rPr>
            </w:pPr>
          </w:p>
          <w:p w14:paraId="3D26837F" w14:textId="77777777" w:rsidR="7B09E1D2" w:rsidRPr="002C6C11" w:rsidRDefault="7B09E1D2" w:rsidP="7B09E1D2">
            <w:pPr>
              <w:rPr>
                <w:rFonts w:ascii="Montserrat" w:hAnsi="Montserrat"/>
                <w:color w:val="auto"/>
              </w:rPr>
            </w:pPr>
            <w:r w:rsidRPr="002C6C11">
              <w:rPr>
                <w:rFonts w:ascii="Montserrat" w:hAnsi="Montserrat"/>
                <w:color w:val="auto"/>
              </w:rPr>
              <w:t>For iteration on the move: TERESA terminal is mounted on the roof of the van.</w:t>
            </w:r>
          </w:p>
        </w:tc>
      </w:tr>
      <w:tr w:rsidR="7B09E1D2" w:rsidRPr="00C80238" w14:paraId="0F12AD64" w14:textId="77777777" w:rsidTr="2618C7F4">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49838F5E" w14:textId="77777777" w:rsidR="7B09E1D2" w:rsidRPr="002C6C11" w:rsidRDefault="7B09E1D2" w:rsidP="7B09E1D2">
            <w:pPr>
              <w:rPr>
                <w:rFonts w:ascii="Montserrat" w:hAnsi="Montserrat"/>
                <w:color w:val="auto"/>
              </w:rPr>
            </w:pPr>
            <w:r w:rsidRPr="002C6C11">
              <w:rPr>
                <w:rFonts w:ascii="Montserrat" w:hAnsi="Montserrat"/>
                <w:b/>
                <w:color w:val="auto"/>
              </w:rPr>
              <w:t xml:space="preserve">Procedure </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0F14A538" w14:textId="3DB08975" w:rsidR="00D86470" w:rsidRPr="002C6C11" w:rsidRDefault="00D86470" w:rsidP="00D86470">
            <w:pPr>
              <w:pStyle w:val="ListParagraph"/>
              <w:numPr>
                <w:ilvl w:val="0"/>
                <w:numId w:val="168"/>
              </w:numPr>
              <w:rPr>
                <w:rFonts w:ascii="Montserrat" w:hAnsi="Montserrat"/>
                <w:color w:val="auto"/>
              </w:rPr>
            </w:pPr>
            <w:r w:rsidRPr="00CB317A">
              <w:rPr>
                <w:rFonts w:ascii="Montserrat" w:hAnsi="Montserrat"/>
                <w:color w:val="auto"/>
              </w:rPr>
              <w:t>Start from the last step of the procedure detailed in TC03: Return link protocols switch.</w:t>
            </w:r>
          </w:p>
          <w:p w14:paraId="2E2261E6" w14:textId="067D46E0" w:rsidR="3B1783CF" w:rsidRPr="002C6C11" w:rsidRDefault="6D98710A" w:rsidP="00505115">
            <w:pPr>
              <w:pStyle w:val="ListParagraph"/>
              <w:numPr>
                <w:ilvl w:val="0"/>
                <w:numId w:val="168"/>
              </w:numPr>
              <w:rPr>
                <w:rFonts w:ascii="Montserrat" w:hAnsi="Montserrat"/>
                <w:color w:val="auto"/>
              </w:rPr>
            </w:pPr>
            <w:r w:rsidRPr="002C6C11">
              <w:rPr>
                <w:rFonts w:ascii="Montserrat" w:hAnsi="Montserrat"/>
                <w:color w:val="auto"/>
              </w:rPr>
              <w:t>End user request specific VoD content</w:t>
            </w:r>
          </w:p>
          <w:p w14:paraId="5B5D3C5D" w14:textId="27CAD09C" w:rsidR="00D86470" w:rsidRPr="002C6C11" w:rsidRDefault="00D86470" w:rsidP="00D86470">
            <w:pPr>
              <w:pStyle w:val="ListParagraph"/>
              <w:numPr>
                <w:ilvl w:val="0"/>
                <w:numId w:val="168"/>
              </w:numPr>
              <w:rPr>
                <w:rFonts w:ascii="Montserrat" w:hAnsi="Montserrat"/>
                <w:color w:val="auto"/>
              </w:rPr>
            </w:pPr>
            <w:r w:rsidRPr="002C6C11">
              <w:rPr>
                <w:rFonts w:ascii="Montserrat" w:hAnsi="Montserrat"/>
                <w:color w:val="auto"/>
              </w:rPr>
              <w:t>Content is fetched in near edge cache</w:t>
            </w:r>
            <w:r w:rsidR="00DE21F8" w:rsidRPr="002C6C11">
              <w:rPr>
                <w:rFonts w:ascii="Montserrat" w:hAnsi="Montserrat"/>
                <w:color w:val="auto"/>
              </w:rPr>
              <w:t>, if not found</w:t>
            </w:r>
            <w:r w:rsidR="00ED138D" w:rsidRPr="002C6C11">
              <w:rPr>
                <w:rFonts w:ascii="Montserrat" w:hAnsi="Montserrat"/>
                <w:color w:val="auto"/>
              </w:rPr>
              <w:t>, then see next point</w:t>
            </w:r>
          </w:p>
          <w:p w14:paraId="33AE6882" w14:textId="59F78B35" w:rsidR="7B09E1D2" w:rsidRPr="002C6C11" w:rsidRDefault="6D98710A" w:rsidP="00505115">
            <w:pPr>
              <w:pStyle w:val="ListParagraph"/>
              <w:numPr>
                <w:ilvl w:val="0"/>
                <w:numId w:val="168"/>
              </w:numPr>
              <w:spacing w:line="259" w:lineRule="auto"/>
              <w:rPr>
                <w:rFonts w:ascii="Montserrat" w:hAnsi="Montserrat"/>
                <w:color w:val="auto"/>
              </w:rPr>
            </w:pPr>
            <w:r w:rsidRPr="002C6C11">
              <w:rPr>
                <w:rFonts w:ascii="Montserrat" w:hAnsi="Montserrat"/>
                <w:color w:val="auto"/>
              </w:rPr>
              <w:t xml:space="preserve">Request reach </w:t>
            </w:r>
            <w:r w:rsidR="62B7B2B3" w:rsidRPr="002C6C11">
              <w:rPr>
                <w:rFonts w:ascii="Montserrat" w:hAnsi="Montserrat"/>
                <w:color w:val="auto"/>
              </w:rPr>
              <w:t xml:space="preserve">Origin server (RAI) </w:t>
            </w:r>
            <w:r w:rsidR="1AC52D06" w:rsidRPr="002C6C11">
              <w:rPr>
                <w:rFonts w:ascii="Montserrat" w:hAnsi="Montserrat"/>
                <w:color w:val="auto"/>
              </w:rPr>
              <w:t>over RTN link</w:t>
            </w:r>
          </w:p>
          <w:p w14:paraId="12127427" w14:textId="42B76CAF" w:rsidR="7B09E1D2" w:rsidRPr="002C6C11" w:rsidRDefault="1AC52D06" w:rsidP="00505115">
            <w:pPr>
              <w:pStyle w:val="ListParagraph"/>
              <w:numPr>
                <w:ilvl w:val="0"/>
                <w:numId w:val="168"/>
              </w:numPr>
              <w:spacing w:line="259" w:lineRule="auto"/>
              <w:rPr>
                <w:rFonts w:ascii="Montserrat" w:hAnsi="Montserrat"/>
                <w:color w:val="auto"/>
              </w:rPr>
            </w:pPr>
            <w:r w:rsidRPr="002C6C11">
              <w:rPr>
                <w:rFonts w:ascii="Montserrat" w:hAnsi="Montserrat"/>
                <w:color w:val="auto"/>
              </w:rPr>
              <w:t xml:space="preserve">VoD content is sent to </w:t>
            </w:r>
            <w:r w:rsidR="62B7B2B3" w:rsidRPr="002C6C11">
              <w:rPr>
                <w:rFonts w:ascii="Montserrat" w:hAnsi="Montserrat"/>
                <w:color w:val="auto"/>
              </w:rPr>
              <w:t>mABR server (FTA)</w:t>
            </w:r>
            <w:r w:rsidR="2E858EBD" w:rsidRPr="002C6C11">
              <w:rPr>
                <w:rFonts w:ascii="Montserrat" w:hAnsi="Montserrat"/>
                <w:color w:val="auto"/>
              </w:rPr>
              <w:t xml:space="preserve"> that</w:t>
            </w:r>
            <w:r w:rsidR="62B7B2B3" w:rsidRPr="002C6C11">
              <w:rPr>
                <w:rFonts w:ascii="Montserrat" w:hAnsi="Montserrat"/>
                <w:color w:val="auto"/>
              </w:rPr>
              <w:t xml:space="preserve"> will transform this stream into multicast content at the near edge</w:t>
            </w:r>
          </w:p>
          <w:p w14:paraId="6073D063" w14:textId="7AB537BF" w:rsidR="7B09E1D2" w:rsidRPr="002C6C11" w:rsidRDefault="62B7B2B3" w:rsidP="00505115">
            <w:pPr>
              <w:pStyle w:val="ListParagraph"/>
              <w:numPr>
                <w:ilvl w:val="0"/>
                <w:numId w:val="168"/>
              </w:numPr>
              <w:rPr>
                <w:rFonts w:ascii="Montserrat" w:hAnsi="Montserrat"/>
                <w:color w:val="auto"/>
              </w:rPr>
            </w:pPr>
            <w:r w:rsidRPr="002C6C11">
              <w:rPr>
                <w:rFonts w:ascii="Montserrat" w:hAnsi="Montserrat"/>
                <w:color w:val="auto"/>
              </w:rPr>
              <w:t>Starfish platform (MBI) will modulate, encode and transmit it to the available ASTRA satellite</w:t>
            </w:r>
          </w:p>
          <w:p w14:paraId="1D3114E3" w14:textId="24C1564C" w:rsidR="7B09E1D2" w:rsidRPr="002C6C11" w:rsidRDefault="62B7B2B3" w:rsidP="00505115">
            <w:pPr>
              <w:pStyle w:val="ListParagraph"/>
              <w:numPr>
                <w:ilvl w:val="0"/>
                <w:numId w:val="168"/>
              </w:numPr>
              <w:rPr>
                <w:rFonts w:ascii="Montserrat" w:hAnsi="Montserrat"/>
                <w:color w:val="auto"/>
              </w:rPr>
            </w:pPr>
            <w:r w:rsidRPr="002C6C11">
              <w:rPr>
                <w:rFonts w:ascii="Montserrat" w:hAnsi="Montserrat"/>
                <w:color w:val="auto"/>
              </w:rPr>
              <w:t>Viasat terminal (Viasat and MBI) will receive, decode and demodulate it</w:t>
            </w:r>
          </w:p>
          <w:p w14:paraId="559A1BE7" w14:textId="52CCCFB5" w:rsidR="7B09E1D2" w:rsidRPr="002C6C11" w:rsidRDefault="62B7B2B3" w:rsidP="00505115">
            <w:pPr>
              <w:pStyle w:val="ListParagraph"/>
              <w:numPr>
                <w:ilvl w:val="0"/>
                <w:numId w:val="168"/>
              </w:numPr>
              <w:rPr>
                <w:rFonts w:ascii="Montserrat" w:hAnsi="Montserrat"/>
                <w:color w:val="auto"/>
              </w:rPr>
            </w:pPr>
            <w:r w:rsidRPr="002C6C11">
              <w:rPr>
                <w:rFonts w:ascii="Montserrat" w:hAnsi="Montserrat"/>
                <w:color w:val="auto"/>
              </w:rPr>
              <w:t>mABR gateway (FTA) will transform the data back to unicast</w:t>
            </w:r>
          </w:p>
          <w:p w14:paraId="3DB5EB2A" w14:textId="1DD7D228" w:rsidR="7B09E1D2" w:rsidRPr="002C6C11" w:rsidRDefault="62B7B2B3" w:rsidP="00505115">
            <w:pPr>
              <w:pStyle w:val="ListParagraph"/>
              <w:numPr>
                <w:ilvl w:val="0"/>
                <w:numId w:val="168"/>
              </w:numPr>
              <w:rPr>
                <w:rFonts w:ascii="Montserrat" w:hAnsi="Montserrat"/>
                <w:color w:val="auto"/>
              </w:rPr>
            </w:pPr>
            <w:r w:rsidRPr="002C6C11">
              <w:rPr>
                <w:rFonts w:ascii="Montserrat" w:hAnsi="Montserrat"/>
                <w:color w:val="auto"/>
              </w:rPr>
              <w:t xml:space="preserve">Data will be </w:t>
            </w:r>
            <w:r w:rsidR="00ED138D" w:rsidRPr="002C6C11">
              <w:rPr>
                <w:rFonts w:ascii="Montserrat" w:hAnsi="Montserrat"/>
                <w:color w:val="auto"/>
              </w:rPr>
              <w:t>sent</w:t>
            </w:r>
            <w:r w:rsidRPr="002C6C11">
              <w:rPr>
                <w:rFonts w:ascii="Montserrat" w:hAnsi="Montserrat"/>
                <w:color w:val="auto"/>
              </w:rPr>
              <w:t xml:space="preserve"> to content cache (Gcore)</w:t>
            </w:r>
          </w:p>
          <w:p w14:paraId="146777E0" w14:textId="5803D4ED" w:rsidR="7B09E1D2" w:rsidRPr="002C6C11" w:rsidRDefault="650F2678" w:rsidP="00505115">
            <w:pPr>
              <w:pStyle w:val="ListParagraph"/>
              <w:numPr>
                <w:ilvl w:val="0"/>
                <w:numId w:val="168"/>
              </w:numPr>
              <w:rPr>
                <w:rFonts w:ascii="Montserrat" w:hAnsi="Montserrat"/>
                <w:color w:val="auto"/>
              </w:rPr>
            </w:pPr>
            <w:r w:rsidRPr="002C6C11">
              <w:rPr>
                <w:rFonts w:ascii="Montserrat" w:hAnsi="Montserrat"/>
                <w:color w:val="auto"/>
              </w:rPr>
              <w:t>VoD content</w:t>
            </w:r>
            <w:r w:rsidR="62B7B2B3" w:rsidRPr="002C6C11">
              <w:rPr>
                <w:rFonts w:ascii="Montserrat" w:hAnsi="Montserrat"/>
                <w:color w:val="auto"/>
              </w:rPr>
              <w:t xml:space="preserve"> will be displayed by the video player (</w:t>
            </w:r>
            <w:r w:rsidR="00ED138D" w:rsidRPr="002C6C11">
              <w:rPr>
                <w:rFonts w:ascii="Montserrat" w:hAnsi="Montserrat"/>
                <w:color w:val="auto"/>
              </w:rPr>
              <w:t>HNR</w:t>
            </w:r>
            <w:r w:rsidR="62B7B2B3" w:rsidRPr="002C6C11">
              <w:rPr>
                <w:rFonts w:ascii="Montserrat" w:hAnsi="Montserrat"/>
                <w:color w:val="auto"/>
              </w:rPr>
              <w:t>)</w:t>
            </w:r>
          </w:p>
          <w:p w14:paraId="763B1E04" w14:textId="59E56364" w:rsidR="7B09E1D2" w:rsidRPr="002C6C11" w:rsidRDefault="62B7B2B3" w:rsidP="00505115">
            <w:pPr>
              <w:pStyle w:val="ListParagraph"/>
              <w:numPr>
                <w:ilvl w:val="0"/>
                <w:numId w:val="168"/>
              </w:numPr>
              <w:rPr>
                <w:rFonts w:ascii="Montserrat" w:hAnsi="Montserrat"/>
                <w:color w:val="auto"/>
              </w:rPr>
            </w:pPr>
            <w:r w:rsidRPr="002C6C11">
              <w:rPr>
                <w:rFonts w:ascii="Montserrat" w:hAnsi="Montserrat"/>
                <w:color w:val="auto"/>
              </w:rPr>
              <w:t>Check if resolution is in line with Rx E</w:t>
            </w:r>
            <w:r w:rsidRPr="002C6C11">
              <w:rPr>
                <w:rFonts w:ascii="Montserrat" w:hAnsi="Montserrat"/>
                <w:color w:val="auto"/>
                <w:vertAlign w:val="subscript"/>
              </w:rPr>
              <w:t>s</w:t>
            </w:r>
            <w:r w:rsidRPr="002C6C11">
              <w:rPr>
                <w:rFonts w:ascii="Montserrat" w:hAnsi="Montserrat"/>
                <w:color w:val="auto"/>
              </w:rPr>
              <w:t>/N</w:t>
            </w:r>
            <w:r w:rsidRPr="002C6C11">
              <w:rPr>
                <w:rFonts w:ascii="Montserrat" w:hAnsi="Montserrat"/>
                <w:color w:val="auto"/>
                <w:vertAlign w:val="subscript"/>
              </w:rPr>
              <w:t>0 </w:t>
            </w:r>
            <w:r w:rsidRPr="002C6C11">
              <w:rPr>
                <w:rFonts w:ascii="Montserrat" w:hAnsi="Montserrat"/>
                <w:color w:val="auto"/>
              </w:rPr>
              <w:t>and throughput.</w:t>
            </w:r>
          </w:p>
        </w:tc>
        <w:tc>
          <w:tcPr>
            <w:tcW w:w="2713" w:type="dxa"/>
            <w:tcBorders>
              <w:top w:val="nil"/>
              <w:left w:val="nil"/>
              <w:bottom w:val="single" w:sz="6" w:space="0" w:color="5D84A4"/>
              <w:right w:val="single" w:sz="6" w:space="0" w:color="5D84A4"/>
            </w:tcBorders>
            <w:tcMar>
              <w:top w:w="0" w:type="dxa"/>
              <w:left w:w="105" w:type="dxa"/>
              <w:bottom w:w="0" w:type="dxa"/>
              <w:right w:w="105" w:type="dxa"/>
            </w:tcMar>
          </w:tcPr>
          <w:p w14:paraId="11A8DB51" w14:textId="7F36A0C4" w:rsidR="7B09E1D2" w:rsidRPr="002C6C11" w:rsidRDefault="602C86F3" w:rsidP="7AB066EA">
            <w:pPr>
              <w:rPr>
                <w:rFonts w:ascii="Montserrat" w:hAnsi="Montserrat"/>
                <w:color w:val="auto"/>
              </w:rPr>
            </w:pPr>
            <w:r w:rsidRPr="7AB066EA">
              <w:rPr>
                <w:rFonts w:ascii="Montserrat" w:hAnsi="Montserrat"/>
                <w:color w:val="auto"/>
              </w:rPr>
              <w:t> VoD content from Rai Origin server and and Gcore CDN has the following available video resolutions (+200 kbit/s for audio and some margin):</w:t>
            </w:r>
          </w:p>
          <w:p w14:paraId="7E159941" w14:textId="00480340" w:rsidR="7B09E1D2" w:rsidRPr="002C6C11" w:rsidRDefault="602C86F3" w:rsidP="00E40295">
            <w:pPr>
              <w:pStyle w:val="ListParagraph"/>
              <w:numPr>
                <w:ilvl w:val="0"/>
                <w:numId w:val="15"/>
              </w:numPr>
              <w:rPr>
                <w:rFonts w:ascii="Montserrat" w:hAnsi="Montserrat"/>
                <w:color w:val="auto"/>
              </w:rPr>
            </w:pPr>
            <w:r w:rsidRPr="7AB066EA">
              <w:rPr>
                <w:rFonts w:ascii="Montserrat" w:hAnsi="Montserrat"/>
                <w:color w:val="auto"/>
              </w:rPr>
              <w:t>1920x1080p25, AVC, bit-rate 4.5 Mbit/s</w:t>
            </w:r>
          </w:p>
          <w:p w14:paraId="294581EB" w14:textId="4849C636" w:rsidR="7B09E1D2" w:rsidRPr="002C6C11" w:rsidRDefault="602C86F3" w:rsidP="00E40295">
            <w:pPr>
              <w:pStyle w:val="ListParagraph"/>
              <w:numPr>
                <w:ilvl w:val="0"/>
                <w:numId w:val="15"/>
              </w:numPr>
              <w:rPr>
                <w:rFonts w:ascii="Montserrat" w:hAnsi="Montserrat"/>
                <w:color w:val="auto"/>
              </w:rPr>
            </w:pPr>
            <w:r w:rsidRPr="7AB066EA">
              <w:rPr>
                <w:rFonts w:ascii="Montserrat" w:hAnsi="Montserrat"/>
                <w:color w:val="auto"/>
              </w:rPr>
              <w:t>1280x720p25, AVC, bit-rate 2 Mbit/s</w:t>
            </w:r>
          </w:p>
          <w:p w14:paraId="62C43D46" w14:textId="17337DFE" w:rsidR="7B09E1D2" w:rsidRPr="002C6C11" w:rsidRDefault="602C86F3" w:rsidP="00E40295">
            <w:pPr>
              <w:pStyle w:val="ListParagraph"/>
              <w:numPr>
                <w:ilvl w:val="0"/>
                <w:numId w:val="15"/>
              </w:numPr>
              <w:rPr>
                <w:rFonts w:ascii="Montserrat" w:hAnsi="Montserrat"/>
                <w:color w:val="auto"/>
              </w:rPr>
            </w:pPr>
            <w:r w:rsidRPr="7AB066EA">
              <w:rPr>
                <w:rFonts w:ascii="Montserrat" w:hAnsi="Montserrat"/>
                <w:color w:val="auto"/>
              </w:rPr>
              <w:t>720x406p25, AVC, bit-rate 1 Mbit/s</w:t>
            </w:r>
          </w:p>
          <w:p w14:paraId="6CE9E205" w14:textId="5C69861F" w:rsidR="7B09E1D2" w:rsidRPr="002C6C11" w:rsidRDefault="7B09E1D2" w:rsidP="7B09E1D2">
            <w:pPr>
              <w:rPr>
                <w:rFonts w:ascii="Montserrat" w:hAnsi="Montserrat"/>
                <w:color w:val="auto"/>
              </w:rPr>
            </w:pPr>
          </w:p>
        </w:tc>
      </w:tr>
      <w:tr w:rsidR="7B09E1D2" w:rsidRPr="00C80238" w14:paraId="541835EC" w14:textId="77777777" w:rsidTr="2618C7F4">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5CC9BC36" w14:textId="77777777" w:rsidR="7B09E1D2" w:rsidRPr="002C6C11" w:rsidRDefault="7B09E1D2" w:rsidP="7B09E1D2">
            <w:pPr>
              <w:rPr>
                <w:rFonts w:ascii="Montserrat" w:hAnsi="Montserrat"/>
                <w:color w:val="auto"/>
              </w:rPr>
            </w:pPr>
            <w:r w:rsidRPr="002C6C11">
              <w:rPr>
                <w:rFonts w:ascii="Montserrat" w:hAnsi="Montserrat"/>
                <w:b/>
                <w:color w:val="auto"/>
              </w:rPr>
              <w:t>Expected Deliverable</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72370AA3" w14:textId="753474B5" w:rsidR="7B09E1D2" w:rsidRPr="002C6C11" w:rsidRDefault="7B09E1D2" w:rsidP="00DC4605">
            <w:pPr>
              <w:rPr>
                <w:rFonts w:ascii="Montserrat" w:hAnsi="Montserrat"/>
                <w:color w:val="auto"/>
              </w:rPr>
            </w:pPr>
            <w:r w:rsidRPr="002C6C11">
              <w:rPr>
                <w:rFonts w:ascii="Montserrat" w:hAnsi="Montserrat"/>
                <w:color w:val="auto"/>
              </w:rPr>
              <w:t>Rx E</w:t>
            </w:r>
            <w:r w:rsidRPr="002C6C11">
              <w:rPr>
                <w:rFonts w:ascii="Montserrat" w:hAnsi="Montserrat"/>
                <w:color w:val="auto"/>
                <w:vertAlign w:val="subscript"/>
              </w:rPr>
              <w:t>s</w:t>
            </w:r>
            <w:r w:rsidRPr="002C6C11">
              <w:rPr>
                <w:rFonts w:ascii="Montserrat" w:hAnsi="Montserrat"/>
                <w:color w:val="auto"/>
              </w:rPr>
              <w:t>/N</w:t>
            </w:r>
            <w:r w:rsidRPr="002C6C11">
              <w:rPr>
                <w:rFonts w:ascii="Montserrat" w:hAnsi="Montserrat"/>
                <w:color w:val="auto"/>
                <w:vertAlign w:val="subscript"/>
              </w:rPr>
              <w:t>0, </w:t>
            </w:r>
            <w:r w:rsidRPr="002C6C11">
              <w:rPr>
                <w:rFonts w:ascii="Montserrat" w:hAnsi="Montserrat"/>
                <w:color w:val="auto"/>
              </w:rPr>
              <w:t xml:space="preserve">throughput and </w:t>
            </w:r>
            <w:r w:rsidR="3E95E377" w:rsidRPr="002C6C11">
              <w:rPr>
                <w:rFonts w:ascii="Montserrat" w:hAnsi="Montserrat"/>
                <w:color w:val="auto"/>
              </w:rPr>
              <w:t>VoD</w:t>
            </w:r>
            <w:r w:rsidRPr="002C6C11">
              <w:rPr>
                <w:rFonts w:ascii="Montserrat" w:hAnsi="Montserrat"/>
                <w:color w:val="auto"/>
              </w:rPr>
              <w:t xml:space="preserve"> content resolution</w:t>
            </w:r>
          </w:p>
        </w:tc>
        <w:tc>
          <w:tcPr>
            <w:tcW w:w="2713" w:type="dxa"/>
            <w:tcBorders>
              <w:top w:val="nil"/>
              <w:left w:val="nil"/>
              <w:bottom w:val="single" w:sz="6" w:space="0" w:color="5D84A4"/>
              <w:right w:val="single" w:sz="6" w:space="0" w:color="5D84A4"/>
            </w:tcBorders>
            <w:tcMar>
              <w:top w:w="0" w:type="dxa"/>
              <w:left w:w="105" w:type="dxa"/>
              <w:bottom w:w="0" w:type="dxa"/>
              <w:right w:w="105" w:type="dxa"/>
            </w:tcMar>
          </w:tcPr>
          <w:p w14:paraId="24300F9D" w14:textId="11C5B2F9" w:rsidR="7B09E1D2" w:rsidRPr="002C6C11" w:rsidRDefault="759BECF2" w:rsidP="2618C7F4">
            <w:pPr>
              <w:rPr>
                <w:rFonts w:ascii="Montserrat" w:hAnsi="Montserrat"/>
                <w:color w:val="auto"/>
              </w:rPr>
            </w:pPr>
            <w:r w:rsidRPr="2618C7F4">
              <w:rPr>
                <w:rFonts w:ascii="Montserrat" w:hAnsi="Montserrat"/>
                <w:color w:val="auto"/>
              </w:rPr>
              <w:t>FWD link throughput of 4.7Mbps should be enough for 1080p resolutio</w:t>
            </w:r>
            <w:r w:rsidR="152A8B53" w:rsidRPr="2618C7F4">
              <w:rPr>
                <w:rFonts w:ascii="Montserrat" w:hAnsi="Montserrat"/>
                <w:color w:val="auto"/>
              </w:rPr>
              <w:t>n</w:t>
            </w:r>
            <w:hyperlink r:id="rId50" w:history="1"/>
          </w:p>
          <w:p w14:paraId="43157EBD" w14:textId="44168132" w:rsidR="7B09E1D2" w:rsidRPr="002C6C11" w:rsidRDefault="7B09E1D2" w:rsidP="2618C7F4"/>
        </w:tc>
      </w:tr>
      <w:tr w:rsidR="7B09E1D2" w:rsidRPr="00C80238" w14:paraId="6CE5E1D1" w14:textId="77777777" w:rsidTr="2618C7F4">
        <w:trPr>
          <w:trHeight w:val="612"/>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6270409C" w14:textId="77777777" w:rsidR="7B09E1D2" w:rsidRPr="002C6C11" w:rsidRDefault="7B09E1D2" w:rsidP="7B09E1D2">
            <w:pPr>
              <w:rPr>
                <w:rFonts w:ascii="Montserrat" w:hAnsi="Montserrat"/>
                <w:color w:val="auto"/>
              </w:rPr>
            </w:pPr>
            <w:r w:rsidRPr="002C6C11">
              <w:rPr>
                <w:rFonts w:ascii="Montserrat" w:hAnsi="Montserrat"/>
                <w:b/>
                <w:color w:val="auto"/>
              </w:rPr>
              <w:t>Expected Results</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52643D35" w14:textId="57E33B7C" w:rsidR="7B09E1D2" w:rsidRPr="002C6C11" w:rsidRDefault="6A801880" w:rsidP="7B09E1D2">
            <w:pPr>
              <w:rPr>
                <w:rFonts w:ascii="Montserrat" w:hAnsi="Montserrat"/>
                <w:color w:val="auto"/>
              </w:rPr>
            </w:pPr>
            <w:r w:rsidRPr="002C6C11">
              <w:rPr>
                <w:rFonts w:ascii="Montserrat" w:hAnsi="Montserrat"/>
                <w:color w:val="auto"/>
              </w:rPr>
              <w:t>VoD</w:t>
            </w:r>
            <w:r w:rsidR="7B09E1D2" w:rsidRPr="002C6C11">
              <w:rPr>
                <w:rFonts w:ascii="Montserrat" w:hAnsi="Montserrat"/>
                <w:color w:val="auto"/>
              </w:rPr>
              <w:t xml:space="preserve"> content is displayed on monitor inside the van.</w:t>
            </w:r>
          </w:p>
        </w:tc>
        <w:tc>
          <w:tcPr>
            <w:tcW w:w="2713" w:type="dxa"/>
            <w:tcBorders>
              <w:top w:val="nil"/>
              <w:left w:val="nil"/>
              <w:bottom w:val="single" w:sz="6" w:space="0" w:color="5D84A4"/>
              <w:right w:val="single" w:sz="6" w:space="0" w:color="5D84A4"/>
            </w:tcBorders>
            <w:tcMar>
              <w:top w:w="0" w:type="dxa"/>
              <w:left w:w="105" w:type="dxa"/>
              <w:bottom w:w="0" w:type="dxa"/>
              <w:right w:w="105" w:type="dxa"/>
            </w:tcMar>
          </w:tcPr>
          <w:p w14:paraId="19E7282C" w14:textId="77777777" w:rsidR="7B09E1D2" w:rsidRPr="002C6C11" w:rsidRDefault="7B09E1D2" w:rsidP="7B09E1D2">
            <w:pPr>
              <w:rPr>
                <w:rFonts w:ascii="Montserrat" w:hAnsi="Montserrat"/>
                <w:color w:val="auto"/>
              </w:rPr>
            </w:pPr>
          </w:p>
        </w:tc>
      </w:tr>
      <w:tr w:rsidR="00580D87" w:rsidRPr="00C80238" w14:paraId="5E061D40" w14:textId="77777777" w:rsidTr="2618C7F4">
        <w:trPr>
          <w:trHeight w:val="300"/>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3D4052D8" w14:textId="47C9BFBB" w:rsidR="00580D87" w:rsidRPr="002C6C11" w:rsidRDefault="00580D87" w:rsidP="00580D87">
            <w:pPr>
              <w:rPr>
                <w:rFonts w:ascii="Montserrat" w:hAnsi="Montserrat"/>
                <w:b/>
                <w:color w:val="auto"/>
              </w:rPr>
            </w:pPr>
            <w:r w:rsidRPr="002C6C11">
              <w:rPr>
                <w:rFonts w:ascii="Montserrat" w:hAnsi="Montserrat"/>
                <w:b/>
                <w:color w:val="auto"/>
              </w:rPr>
              <w:t>Associated KVI</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67B70C59" w14:textId="21CD561B" w:rsidR="00580D87" w:rsidRPr="002C6C11" w:rsidRDefault="00580D87" w:rsidP="00580D87">
            <w:pPr>
              <w:rPr>
                <w:rFonts w:ascii="Montserrat" w:hAnsi="Montserrat"/>
                <w:color w:val="auto"/>
              </w:rPr>
            </w:pPr>
            <w:r w:rsidRPr="002C6C11">
              <w:rPr>
                <w:rFonts w:ascii="Montserrat" w:hAnsi="Montserrat"/>
                <w:color w:val="auto"/>
              </w:rPr>
              <w:t>Quality</w:t>
            </w:r>
          </w:p>
        </w:tc>
        <w:tc>
          <w:tcPr>
            <w:tcW w:w="2713" w:type="dxa"/>
            <w:tcBorders>
              <w:top w:val="nil"/>
              <w:left w:val="nil"/>
              <w:bottom w:val="single" w:sz="6" w:space="0" w:color="5D84A4"/>
              <w:right w:val="single" w:sz="6" w:space="0" w:color="5D84A4"/>
            </w:tcBorders>
            <w:tcMar>
              <w:top w:w="0" w:type="dxa"/>
              <w:left w:w="105" w:type="dxa"/>
              <w:bottom w:w="0" w:type="dxa"/>
              <w:right w:w="105" w:type="dxa"/>
            </w:tcMar>
          </w:tcPr>
          <w:p w14:paraId="7461910A" w14:textId="77777777" w:rsidR="00580D87" w:rsidRPr="002C6C11" w:rsidRDefault="00580D87" w:rsidP="00580D87">
            <w:pPr>
              <w:rPr>
                <w:rFonts w:ascii="Montserrat" w:hAnsi="Montserrat"/>
                <w:color w:val="auto"/>
              </w:rPr>
            </w:pPr>
          </w:p>
        </w:tc>
      </w:tr>
      <w:tr w:rsidR="7B09E1D2" w:rsidRPr="00C80238" w14:paraId="407DEED9" w14:textId="77777777" w:rsidTr="2618C7F4">
        <w:trPr>
          <w:trHeight w:val="300"/>
        </w:trPr>
        <w:tc>
          <w:tcPr>
            <w:tcW w:w="1501"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73C30C9F" w14:textId="7FE7FEAE" w:rsidR="7B09E1D2" w:rsidRPr="002C6C11" w:rsidRDefault="7B09E1D2" w:rsidP="7B09E1D2">
            <w:pPr>
              <w:rPr>
                <w:rFonts w:ascii="Montserrat" w:hAnsi="Montserrat"/>
                <w:b/>
                <w:color w:val="auto"/>
              </w:rPr>
            </w:pPr>
            <w:r w:rsidRPr="002C6C11">
              <w:rPr>
                <w:rFonts w:ascii="Montserrat" w:hAnsi="Montserrat"/>
                <w:b/>
                <w:color w:val="auto"/>
              </w:rPr>
              <w:t>Associated KPI</w:t>
            </w:r>
          </w:p>
        </w:tc>
        <w:tc>
          <w:tcPr>
            <w:tcW w:w="4796" w:type="dxa"/>
            <w:tcBorders>
              <w:top w:val="nil"/>
              <w:left w:val="nil"/>
              <w:bottom w:val="single" w:sz="6" w:space="0" w:color="5D84A4"/>
              <w:right w:val="single" w:sz="6" w:space="0" w:color="5D84A4"/>
            </w:tcBorders>
            <w:tcMar>
              <w:top w:w="0" w:type="dxa"/>
              <w:left w:w="105" w:type="dxa"/>
              <w:bottom w:w="0" w:type="dxa"/>
              <w:right w:w="105" w:type="dxa"/>
            </w:tcMar>
          </w:tcPr>
          <w:p w14:paraId="2C31BA7A" w14:textId="64839F30" w:rsidR="7B09E1D2" w:rsidRPr="00CB317A" w:rsidRDefault="7B09E1D2" w:rsidP="7B09E1D2">
            <w:pPr>
              <w:rPr>
                <w:rFonts w:ascii="Montserrat" w:eastAsia="Times New Roman" w:hAnsi="Montserrat" w:cs="Times New Roman"/>
                <w:color w:val="auto"/>
                <w:lang w:eastAsia="en-GB"/>
              </w:rPr>
            </w:pPr>
            <w:r w:rsidRPr="002C6C11">
              <w:rPr>
                <w:rFonts w:ascii="Montserrat" w:hAnsi="Montserrat"/>
                <w:color w:val="auto"/>
              </w:rPr>
              <w:t xml:space="preserve">Throughput, </w:t>
            </w:r>
            <w:r w:rsidRPr="00CB317A">
              <w:rPr>
                <w:rFonts w:ascii="Montserrat" w:eastAsia="Times New Roman" w:hAnsi="Montserrat"/>
                <w:color w:val="auto"/>
                <w:lang w:eastAsia="en-GB"/>
              </w:rPr>
              <w:t>Bitrate Stability / QoE</w:t>
            </w:r>
          </w:p>
          <w:p w14:paraId="2EF42F0A" w14:textId="565070A2" w:rsidR="7B09E1D2" w:rsidRPr="002C6C11" w:rsidRDefault="7B09E1D2" w:rsidP="7B09E1D2">
            <w:pPr>
              <w:rPr>
                <w:rFonts w:ascii="Montserrat" w:hAnsi="Montserrat"/>
                <w:color w:val="auto"/>
              </w:rPr>
            </w:pPr>
          </w:p>
        </w:tc>
        <w:tc>
          <w:tcPr>
            <w:tcW w:w="2713" w:type="dxa"/>
            <w:tcBorders>
              <w:top w:val="nil"/>
              <w:left w:val="nil"/>
              <w:bottom w:val="single" w:sz="6" w:space="0" w:color="5D84A4"/>
              <w:right w:val="single" w:sz="6" w:space="0" w:color="5D84A4"/>
            </w:tcBorders>
            <w:tcMar>
              <w:top w:w="0" w:type="dxa"/>
              <w:left w:w="105" w:type="dxa"/>
              <w:bottom w:w="0" w:type="dxa"/>
              <w:right w:w="105" w:type="dxa"/>
            </w:tcMar>
          </w:tcPr>
          <w:p w14:paraId="1C44A675" w14:textId="7E805B7A" w:rsidR="7B09E1D2" w:rsidRPr="002C6C11" w:rsidRDefault="7B09E1D2" w:rsidP="7B09E1D2">
            <w:pPr>
              <w:rPr>
                <w:rFonts w:ascii="Montserrat" w:hAnsi="Montserrat"/>
                <w:color w:val="auto"/>
              </w:rPr>
            </w:pPr>
          </w:p>
        </w:tc>
      </w:tr>
    </w:tbl>
    <w:p w14:paraId="7C010969" w14:textId="7E69D031" w:rsidR="68928326" w:rsidRPr="002C6C11" w:rsidRDefault="68928326" w:rsidP="68928326">
      <w:pPr>
        <w:rPr>
          <w:rFonts w:ascii="Montserrat" w:hAnsi="Montserrat"/>
          <w:color w:val="auto"/>
        </w:rPr>
      </w:pPr>
    </w:p>
    <w:p w14:paraId="5E7EBE18" w14:textId="05A01AEC" w:rsidR="79181DC5" w:rsidRPr="002C6C11" w:rsidRDefault="79181DC5" w:rsidP="79181DC5">
      <w:pPr>
        <w:rPr>
          <w:rFonts w:ascii="Montserrat" w:hAnsi="Montserrat"/>
          <w:color w:val="auto"/>
        </w:rPr>
      </w:pPr>
    </w:p>
    <w:p w14:paraId="756EEB5B" w14:textId="6A978236" w:rsidR="79181DC5" w:rsidRPr="002C6C11" w:rsidRDefault="79181DC5" w:rsidP="79181DC5">
      <w:pPr>
        <w:rPr>
          <w:rFonts w:ascii="Montserrat" w:hAnsi="Montserrat"/>
          <w:color w:val="auto"/>
        </w:rPr>
      </w:pPr>
    </w:p>
    <w:tbl>
      <w:tblPr>
        <w:tblW w:w="8994" w:type="dxa"/>
        <w:tblCellMar>
          <w:top w:w="15" w:type="dxa"/>
          <w:left w:w="15" w:type="dxa"/>
          <w:bottom w:w="15" w:type="dxa"/>
          <w:right w:w="15" w:type="dxa"/>
        </w:tblCellMar>
        <w:tblLook w:val="04A0" w:firstRow="1" w:lastRow="0" w:firstColumn="1" w:lastColumn="0" w:noHBand="0" w:noVBand="1"/>
      </w:tblPr>
      <w:tblGrid>
        <w:gridCol w:w="1496"/>
        <w:gridCol w:w="4789"/>
        <w:gridCol w:w="2709"/>
      </w:tblGrid>
      <w:tr w:rsidR="008114EB" w:rsidRPr="00C80238" w14:paraId="1CA8913C" w14:textId="77777777" w:rsidTr="36C19D25">
        <w:trPr>
          <w:trHeight w:val="503"/>
        </w:trPr>
        <w:tc>
          <w:tcPr>
            <w:tcW w:w="1496"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28AA4421" w14:textId="77777777" w:rsidR="007A6712" w:rsidRPr="002C6C11" w:rsidRDefault="007A6712" w:rsidP="007826AD">
            <w:pPr>
              <w:jc w:val="center"/>
              <w:rPr>
                <w:rFonts w:ascii="Montserrat" w:hAnsi="Montserrat"/>
                <w:color w:val="auto"/>
              </w:rPr>
            </w:pPr>
            <w:r w:rsidRPr="002C6C11">
              <w:rPr>
                <w:rFonts w:ascii="Montserrat" w:hAnsi="Montserrat"/>
                <w:b/>
                <w:color w:val="auto"/>
              </w:rPr>
              <w:t>High level plan</w:t>
            </w:r>
          </w:p>
        </w:tc>
        <w:tc>
          <w:tcPr>
            <w:tcW w:w="4789"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27048094" w14:textId="0979B1D3" w:rsidR="007A6712" w:rsidRPr="002C6C11" w:rsidRDefault="00E139AC" w:rsidP="007826AD">
            <w:pPr>
              <w:jc w:val="center"/>
              <w:rPr>
                <w:rFonts w:ascii="Montserrat" w:hAnsi="Montserrat"/>
                <w:color w:val="auto"/>
              </w:rPr>
            </w:pPr>
            <w:r w:rsidRPr="002C6C11">
              <w:rPr>
                <w:rFonts w:ascii="Montserrat" w:hAnsi="Montserrat"/>
                <w:b/>
                <w:color w:val="auto"/>
              </w:rPr>
              <w:t xml:space="preserve">TC06: Internet connectivity </w:t>
            </w:r>
            <w:r w:rsidR="00FE5375" w:rsidRPr="002C6C11">
              <w:rPr>
                <w:rFonts w:ascii="Montserrat" w:hAnsi="Montserrat"/>
                <w:b/>
                <w:color w:val="auto"/>
              </w:rPr>
              <w:t>over NTN</w:t>
            </w:r>
          </w:p>
        </w:tc>
        <w:tc>
          <w:tcPr>
            <w:tcW w:w="2709"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72C57864" w14:textId="77777777" w:rsidR="007A6712" w:rsidRPr="002C6C11" w:rsidRDefault="007A6712" w:rsidP="007826AD">
            <w:pPr>
              <w:jc w:val="center"/>
              <w:rPr>
                <w:rFonts w:ascii="Montserrat" w:hAnsi="Montserrat"/>
                <w:color w:val="auto"/>
              </w:rPr>
            </w:pPr>
            <w:r w:rsidRPr="002C6C11">
              <w:rPr>
                <w:rFonts w:ascii="Montserrat" w:hAnsi="Montserrat"/>
                <w:b/>
                <w:color w:val="auto"/>
              </w:rPr>
              <w:t>Notes</w:t>
            </w:r>
          </w:p>
        </w:tc>
      </w:tr>
      <w:tr w:rsidR="008114EB" w:rsidRPr="00C80238" w14:paraId="4E5F95B2" w14:textId="77777777" w:rsidTr="36C19D25">
        <w:trPr>
          <w:trHeight w:val="567"/>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09D87CD9" w14:textId="77777777" w:rsidR="007A6712" w:rsidRPr="002C6C11" w:rsidRDefault="007A6712" w:rsidP="007826AD">
            <w:pPr>
              <w:rPr>
                <w:rFonts w:ascii="Montserrat" w:hAnsi="Montserrat"/>
                <w:color w:val="auto"/>
              </w:rPr>
            </w:pPr>
            <w:r w:rsidRPr="002C6C11">
              <w:rPr>
                <w:rFonts w:ascii="Montserrat" w:hAnsi="Montserrat"/>
                <w:b/>
                <w:color w:val="auto"/>
              </w:rPr>
              <w:t>Objective</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513A4056" w14:textId="4AB578F1" w:rsidR="007A6712" w:rsidRPr="002C6C11" w:rsidRDefault="007A6712" w:rsidP="007826AD">
            <w:pPr>
              <w:rPr>
                <w:rFonts w:ascii="Montserrat" w:hAnsi="Montserrat"/>
                <w:color w:val="auto"/>
              </w:rPr>
            </w:pPr>
            <w:r w:rsidRPr="002C6C11">
              <w:rPr>
                <w:rFonts w:ascii="Montserrat" w:hAnsi="Montserrat"/>
                <w:color w:val="auto"/>
              </w:rPr>
              <w:t xml:space="preserve">Validate the </w:t>
            </w:r>
            <w:r w:rsidR="00FE5375" w:rsidRPr="002C6C11">
              <w:rPr>
                <w:rFonts w:ascii="Montserrat" w:hAnsi="Montserrat"/>
                <w:color w:val="auto"/>
              </w:rPr>
              <w:t>internet connectivity from the end used vehicle.</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42C3033A" w14:textId="07256C0E" w:rsidR="007A6712" w:rsidRPr="002C6C11" w:rsidRDefault="007A6712" w:rsidP="007826AD">
            <w:pPr>
              <w:rPr>
                <w:rFonts w:ascii="Montserrat" w:hAnsi="Montserrat"/>
                <w:color w:val="auto"/>
              </w:rPr>
            </w:pPr>
          </w:p>
        </w:tc>
      </w:tr>
      <w:tr w:rsidR="008114EB" w:rsidRPr="00C80238" w14:paraId="4544420E" w14:textId="77777777" w:rsidTr="36C19D25">
        <w:trPr>
          <w:trHeight w:val="786"/>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43FEAE66" w14:textId="77777777" w:rsidR="007A6712" w:rsidRPr="002C6C11" w:rsidRDefault="007A6712" w:rsidP="007826AD">
            <w:pPr>
              <w:rPr>
                <w:rFonts w:ascii="Montserrat" w:hAnsi="Montserrat"/>
                <w:color w:val="auto"/>
              </w:rPr>
            </w:pPr>
            <w:r w:rsidRPr="002C6C11">
              <w:rPr>
                <w:rFonts w:ascii="Montserrat" w:hAnsi="Montserrat"/>
                <w:b/>
                <w:color w:val="auto"/>
              </w:rPr>
              <w:t>Prerequisites</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5E770A00" w14:textId="77777777" w:rsidR="00FE5375" w:rsidRPr="002C6C11" w:rsidRDefault="00FE5375" w:rsidP="00B3730E">
            <w:pPr>
              <w:numPr>
                <w:ilvl w:val="0"/>
                <w:numId w:val="185"/>
              </w:numPr>
              <w:rPr>
                <w:rFonts w:ascii="Montserrat" w:hAnsi="Montserrat"/>
                <w:color w:val="auto"/>
              </w:rPr>
            </w:pPr>
            <w:r w:rsidRPr="002C6C11">
              <w:rPr>
                <w:rFonts w:ascii="Montserrat" w:hAnsi="Montserrat"/>
                <w:color w:val="auto"/>
              </w:rPr>
              <w:t>TC01: Pointing to satellite</w:t>
            </w:r>
          </w:p>
          <w:p w14:paraId="17C78D73" w14:textId="77777777" w:rsidR="00FE5375" w:rsidRPr="002C6C11" w:rsidRDefault="00FE5375" w:rsidP="00B3730E">
            <w:pPr>
              <w:pStyle w:val="ListParagraph"/>
              <w:numPr>
                <w:ilvl w:val="0"/>
                <w:numId w:val="185"/>
              </w:numPr>
              <w:rPr>
                <w:rFonts w:ascii="Montserrat" w:hAnsi="Montserrat"/>
                <w:color w:val="auto"/>
              </w:rPr>
            </w:pPr>
            <w:r w:rsidRPr="002C6C11">
              <w:rPr>
                <w:rFonts w:ascii="Montserrat" w:hAnsi="Montserrat"/>
                <w:color w:val="auto"/>
              </w:rPr>
              <w:t>TC02: Closing the link</w:t>
            </w:r>
          </w:p>
          <w:p w14:paraId="430D5BF6" w14:textId="14431B19" w:rsidR="007A6712" w:rsidRPr="002C6C11" w:rsidRDefault="00FE5375" w:rsidP="00B3730E">
            <w:pPr>
              <w:numPr>
                <w:ilvl w:val="0"/>
                <w:numId w:val="185"/>
              </w:numPr>
              <w:rPr>
                <w:rFonts w:ascii="Montserrat" w:hAnsi="Montserrat"/>
                <w:color w:val="auto"/>
              </w:rPr>
            </w:pPr>
            <w:r w:rsidRPr="002C6C11">
              <w:rPr>
                <w:rFonts w:ascii="Montserrat" w:hAnsi="Montserrat"/>
                <w:color w:val="auto"/>
              </w:rPr>
              <w:t>TC03: RTN</w:t>
            </w:r>
            <w:r w:rsidR="0D65F74D" w:rsidRPr="002C6C11">
              <w:rPr>
                <w:rFonts w:ascii="Montserrat" w:hAnsi="Montserrat"/>
                <w:color w:val="auto"/>
              </w:rPr>
              <w:t xml:space="preserve"> link protocols switch</w:t>
            </w:r>
            <w:r w:rsidRPr="002C6C11">
              <w:rPr>
                <w:rFonts w:ascii="Montserrat" w:hAnsi="Montserrat"/>
                <w:color w:val="auto"/>
              </w:rPr>
              <w:t xml:space="preserve"> (5G orchestrator)</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728DCED2" w14:textId="77777777" w:rsidR="007A6712" w:rsidRPr="002C6C11" w:rsidRDefault="007A6712" w:rsidP="007826AD">
            <w:pPr>
              <w:rPr>
                <w:rFonts w:ascii="Montserrat" w:hAnsi="Montserrat"/>
                <w:color w:val="auto"/>
              </w:rPr>
            </w:pPr>
          </w:p>
        </w:tc>
      </w:tr>
      <w:tr w:rsidR="008114EB" w:rsidRPr="00C80238" w14:paraId="3E6DBE84" w14:textId="77777777" w:rsidTr="36C19D25">
        <w:trPr>
          <w:trHeight w:val="786"/>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66A6DEFC" w14:textId="77777777" w:rsidR="007A6712" w:rsidRPr="002C6C11" w:rsidRDefault="007A6712" w:rsidP="007826AD">
            <w:pPr>
              <w:rPr>
                <w:rFonts w:ascii="Montserrat" w:hAnsi="Montserrat"/>
                <w:color w:val="auto"/>
              </w:rPr>
            </w:pPr>
            <w:r w:rsidRPr="002C6C11">
              <w:rPr>
                <w:rFonts w:ascii="Montserrat" w:hAnsi="Montserrat"/>
                <w:b/>
                <w:color w:val="auto"/>
              </w:rPr>
              <w:t>Note on Req. Tested</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2AC569D3" w14:textId="1318FF49" w:rsidR="007A6712" w:rsidRPr="002C6C11" w:rsidRDefault="00FE5375" w:rsidP="007826AD">
            <w:pPr>
              <w:rPr>
                <w:rFonts w:ascii="Montserrat" w:hAnsi="Montserrat"/>
                <w:color w:val="auto"/>
              </w:rPr>
            </w:pPr>
            <w:r w:rsidRPr="002C6C11">
              <w:rPr>
                <w:rFonts w:ascii="Montserrat" w:hAnsi="Montserrat"/>
                <w:color w:val="auto"/>
              </w:rPr>
              <w:t>The first iteration of this test case will be carried out in a static environment. Then, it</w:t>
            </w:r>
            <w:r w:rsidR="007A6712" w:rsidRPr="002C6C11">
              <w:rPr>
                <w:rFonts w:ascii="Montserrat" w:hAnsi="Montserrat"/>
                <w:color w:val="auto"/>
              </w:rPr>
              <w:t xml:space="preserve"> will be tested on the move.</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72799C4A" w14:textId="77777777" w:rsidR="007A6712" w:rsidRPr="002C6C11" w:rsidRDefault="007A6712" w:rsidP="007826AD">
            <w:pPr>
              <w:rPr>
                <w:rFonts w:ascii="Montserrat" w:hAnsi="Montserrat"/>
                <w:color w:val="auto"/>
              </w:rPr>
            </w:pPr>
          </w:p>
        </w:tc>
      </w:tr>
      <w:tr w:rsidR="008114EB" w:rsidRPr="00C80238" w14:paraId="1255B1CA" w14:textId="77777777" w:rsidTr="36C19D25">
        <w:trPr>
          <w:trHeight w:val="786"/>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13329CB5" w14:textId="77777777" w:rsidR="007A6712" w:rsidRPr="002C6C11" w:rsidRDefault="007A6712" w:rsidP="007826AD">
            <w:pPr>
              <w:rPr>
                <w:rFonts w:ascii="Montserrat" w:hAnsi="Montserrat"/>
                <w:color w:val="auto"/>
              </w:rPr>
            </w:pPr>
            <w:r w:rsidRPr="002C6C11">
              <w:rPr>
                <w:rFonts w:ascii="Montserrat" w:hAnsi="Montserrat"/>
                <w:b/>
                <w:color w:val="auto"/>
              </w:rPr>
              <w:t>Pass/Fail Criteria</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3173BC8F" w14:textId="7B64C16D" w:rsidR="007A6712" w:rsidRPr="00CB317A" w:rsidRDefault="00FE5375" w:rsidP="00B3730E">
            <w:pPr>
              <w:numPr>
                <w:ilvl w:val="0"/>
                <w:numId w:val="186"/>
              </w:numPr>
              <w:rPr>
                <w:rFonts w:ascii="Montserrat" w:hAnsi="Montserrat"/>
                <w:color w:val="auto"/>
              </w:rPr>
            </w:pPr>
            <w:r w:rsidRPr="002C6C11">
              <w:rPr>
                <w:rFonts w:ascii="Montserrat" w:hAnsi="Montserrat"/>
                <w:color w:val="auto"/>
              </w:rPr>
              <w:t xml:space="preserve">STARFISH platform is connected to internet and end user can </w:t>
            </w:r>
            <w:r w:rsidR="005E26D1" w:rsidRPr="002C6C11">
              <w:rPr>
                <w:rFonts w:ascii="Montserrat" w:hAnsi="Montserrat"/>
                <w:color w:val="auto"/>
              </w:rPr>
              <w:t>access web content from the near edge vehicle.</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401575D1" w14:textId="77777777" w:rsidR="007A6712" w:rsidRPr="002C6C11" w:rsidRDefault="007A6712" w:rsidP="007826AD">
            <w:pPr>
              <w:rPr>
                <w:rFonts w:ascii="Montserrat" w:hAnsi="Montserrat"/>
                <w:color w:val="auto"/>
              </w:rPr>
            </w:pPr>
          </w:p>
        </w:tc>
      </w:tr>
      <w:tr w:rsidR="008114EB" w:rsidRPr="00C80238" w14:paraId="7160EC59" w14:textId="77777777" w:rsidTr="36C19D25">
        <w:trPr>
          <w:trHeight w:val="786"/>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7C924435" w14:textId="77777777" w:rsidR="007A6712" w:rsidRPr="002C6C11" w:rsidRDefault="007A6712" w:rsidP="007826AD">
            <w:pPr>
              <w:rPr>
                <w:rFonts w:ascii="Montserrat" w:hAnsi="Montserrat"/>
                <w:color w:val="auto"/>
              </w:rPr>
            </w:pPr>
            <w:r w:rsidRPr="002C6C11">
              <w:rPr>
                <w:rFonts w:ascii="Montserrat" w:hAnsi="Montserrat"/>
                <w:b/>
                <w:color w:val="auto"/>
              </w:rPr>
              <w:t>Test Setup</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124F9D71" w14:textId="5FD93081" w:rsidR="007A6712" w:rsidRPr="00CB317A" w:rsidRDefault="007A6712" w:rsidP="00B3730E">
            <w:pPr>
              <w:numPr>
                <w:ilvl w:val="0"/>
                <w:numId w:val="187"/>
              </w:numPr>
              <w:rPr>
                <w:rFonts w:ascii="Montserrat" w:hAnsi="Montserrat"/>
                <w:color w:val="auto"/>
              </w:rPr>
            </w:pPr>
            <w:r w:rsidRPr="002C6C11">
              <w:rPr>
                <w:rFonts w:ascii="Montserrat" w:hAnsi="Montserrat"/>
                <w:color w:val="auto"/>
              </w:rPr>
              <w:t>On Viasat side:</w:t>
            </w:r>
          </w:p>
          <w:p w14:paraId="1357B904" w14:textId="77777777" w:rsidR="007A6712" w:rsidRPr="002C6C11" w:rsidRDefault="007A6712" w:rsidP="00B3730E">
            <w:pPr>
              <w:numPr>
                <w:ilvl w:val="1"/>
                <w:numId w:val="187"/>
              </w:numPr>
              <w:rPr>
                <w:rFonts w:ascii="Montserrat" w:hAnsi="Montserrat"/>
                <w:color w:val="auto"/>
              </w:rPr>
            </w:pPr>
            <w:r w:rsidRPr="002C6C11">
              <w:rPr>
                <w:rFonts w:ascii="Montserrat" w:hAnsi="Montserrat"/>
                <w:color w:val="auto"/>
              </w:rPr>
              <w:t>TERESA antenna</w:t>
            </w:r>
          </w:p>
          <w:p w14:paraId="27619470" w14:textId="66EBC809" w:rsidR="007A6712" w:rsidRPr="002C6C11" w:rsidRDefault="3B076681" w:rsidP="00B3730E">
            <w:pPr>
              <w:numPr>
                <w:ilvl w:val="1"/>
                <w:numId w:val="187"/>
              </w:numPr>
              <w:rPr>
                <w:rFonts w:ascii="Montserrat" w:hAnsi="Montserrat"/>
                <w:color w:val="auto"/>
              </w:rPr>
            </w:pPr>
            <w:r w:rsidRPr="002C6C11">
              <w:rPr>
                <w:rFonts w:ascii="Montserrat" w:hAnsi="Montserrat"/>
                <w:color w:val="auto"/>
              </w:rPr>
              <w:t>LNB</w:t>
            </w:r>
            <w:r w:rsidR="1DB9D75F" w:rsidRPr="002C6C11">
              <w:rPr>
                <w:rFonts w:ascii="Montserrat" w:hAnsi="Montserrat"/>
                <w:color w:val="auto"/>
              </w:rPr>
              <w:t xml:space="preserve"> (Low noise block down converter) and BUC (block up converter)</w:t>
            </w:r>
          </w:p>
          <w:p w14:paraId="65885930" w14:textId="339CFACE" w:rsidR="007A6712" w:rsidRPr="00CB317A" w:rsidRDefault="007A6712" w:rsidP="00B3730E">
            <w:pPr>
              <w:numPr>
                <w:ilvl w:val="1"/>
                <w:numId w:val="187"/>
              </w:numPr>
              <w:rPr>
                <w:rFonts w:ascii="Montserrat" w:hAnsi="Montserrat"/>
                <w:color w:val="auto"/>
              </w:rPr>
            </w:pPr>
            <w:r w:rsidRPr="002C6C11">
              <w:rPr>
                <w:rFonts w:ascii="Montserrat" w:hAnsi="Montserrat"/>
                <w:color w:val="auto"/>
              </w:rPr>
              <w:t>Ayecka modem</w:t>
            </w:r>
          </w:p>
          <w:p w14:paraId="3AD271BC" w14:textId="77777777" w:rsidR="007A6712" w:rsidRPr="002C6C11" w:rsidRDefault="007A6712" w:rsidP="00B3730E">
            <w:pPr>
              <w:numPr>
                <w:ilvl w:val="1"/>
                <w:numId w:val="187"/>
              </w:numPr>
              <w:rPr>
                <w:rFonts w:ascii="Montserrat" w:hAnsi="Montserrat"/>
                <w:color w:val="auto"/>
              </w:rPr>
            </w:pPr>
            <w:r w:rsidRPr="002C6C11">
              <w:rPr>
                <w:rFonts w:ascii="Montserrat" w:hAnsi="Montserrat"/>
                <w:color w:val="auto"/>
              </w:rPr>
              <w:t>MBI controller</w:t>
            </w:r>
          </w:p>
          <w:p w14:paraId="66397313" w14:textId="49256C83" w:rsidR="001A6CB1" w:rsidRPr="002C6C11" w:rsidRDefault="001A6CB1" w:rsidP="00B3730E">
            <w:pPr>
              <w:numPr>
                <w:ilvl w:val="1"/>
                <w:numId w:val="187"/>
              </w:numPr>
              <w:rPr>
                <w:rFonts w:ascii="Montserrat" w:hAnsi="Montserrat"/>
                <w:color w:val="auto"/>
              </w:rPr>
            </w:pPr>
            <w:r w:rsidRPr="002C6C11">
              <w:rPr>
                <w:rFonts w:ascii="Montserrat" w:hAnsi="Montserrat"/>
                <w:color w:val="auto"/>
              </w:rPr>
              <w:t>10MHz reference</w:t>
            </w:r>
          </w:p>
          <w:p w14:paraId="36621755" w14:textId="78EFDC32" w:rsidR="007A6712" w:rsidRPr="002C6C11" w:rsidRDefault="007A6712" w:rsidP="00B3730E">
            <w:pPr>
              <w:numPr>
                <w:ilvl w:val="1"/>
                <w:numId w:val="187"/>
              </w:numPr>
              <w:rPr>
                <w:rFonts w:ascii="Montserrat" w:hAnsi="Montserrat"/>
                <w:color w:val="auto"/>
              </w:rPr>
            </w:pPr>
            <w:r w:rsidRPr="002C6C11">
              <w:rPr>
                <w:rFonts w:ascii="Montserrat" w:hAnsi="Montserrat"/>
                <w:color w:val="auto"/>
              </w:rPr>
              <w:t>PSU</w:t>
            </w:r>
            <w:r w:rsidR="13B6AE7C" w:rsidRPr="002C6C11">
              <w:rPr>
                <w:rFonts w:ascii="Montserrat" w:hAnsi="Montserrat"/>
                <w:color w:val="auto"/>
              </w:rPr>
              <w:t>s</w:t>
            </w:r>
            <w:r w:rsidRPr="002C6C11">
              <w:rPr>
                <w:rFonts w:ascii="Montserrat" w:hAnsi="Montserrat"/>
                <w:color w:val="auto"/>
              </w:rPr>
              <w:t xml:space="preserve"> (Power supply unit</w:t>
            </w:r>
            <w:r w:rsidR="01B3099A" w:rsidRPr="002C6C11">
              <w:rPr>
                <w:rFonts w:ascii="Montserrat" w:hAnsi="Montserrat"/>
                <w:color w:val="auto"/>
              </w:rPr>
              <w:t>s</w:t>
            </w:r>
            <w:r w:rsidRPr="002C6C11">
              <w:rPr>
                <w:rFonts w:ascii="Montserrat" w:hAnsi="Montserrat"/>
                <w:color w:val="auto"/>
              </w:rPr>
              <w:t>)</w:t>
            </w:r>
          </w:p>
          <w:p w14:paraId="6C25F024" w14:textId="77777777" w:rsidR="007A6712" w:rsidRPr="002C6C11" w:rsidRDefault="007A6712" w:rsidP="00B3730E">
            <w:pPr>
              <w:numPr>
                <w:ilvl w:val="1"/>
                <w:numId w:val="187"/>
              </w:numPr>
              <w:rPr>
                <w:rFonts w:ascii="Montserrat" w:hAnsi="Montserrat"/>
                <w:color w:val="auto"/>
              </w:rPr>
            </w:pPr>
            <w:r w:rsidRPr="002C6C11">
              <w:rPr>
                <w:rFonts w:ascii="Montserrat" w:hAnsi="Montserrat"/>
                <w:color w:val="auto"/>
              </w:rPr>
              <w:t>Van</w:t>
            </w:r>
          </w:p>
          <w:p w14:paraId="067A943C" w14:textId="77777777" w:rsidR="007A6712" w:rsidRPr="002C6C11" w:rsidRDefault="007A6712" w:rsidP="00B3730E">
            <w:pPr>
              <w:numPr>
                <w:ilvl w:val="0"/>
                <w:numId w:val="187"/>
              </w:numPr>
              <w:rPr>
                <w:rFonts w:ascii="Montserrat" w:hAnsi="Montserrat"/>
                <w:color w:val="auto"/>
              </w:rPr>
            </w:pPr>
            <w:r w:rsidRPr="002C6C11">
              <w:rPr>
                <w:rFonts w:ascii="Montserrat" w:hAnsi="Montserrat"/>
                <w:color w:val="auto"/>
              </w:rPr>
              <w:t>On SES side:</w:t>
            </w:r>
          </w:p>
          <w:p w14:paraId="27957EB7" w14:textId="22545E35" w:rsidR="007A6712" w:rsidRPr="00CB317A" w:rsidRDefault="366D3A8D" w:rsidP="00B3730E">
            <w:pPr>
              <w:numPr>
                <w:ilvl w:val="1"/>
                <w:numId w:val="187"/>
              </w:numPr>
              <w:rPr>
                <w:rFonts w:ascii="Montserrat" w:hAnsi="Montserrat"/>
                <w:color w:val="auto"/>
              </w:rPr>
            </w:pPr>
            <w:r w:rsidRPr="002C6C11">
              <w:rPr>
                <w:rFonts w:ascii="Montserrat" w:hAnsi="Montserrat"/>
                <w:color w:val="auto"/>
              </w:rPr>
              <w:t>ASTRA GEO</w:t>
            </w:r>
            <w:r w:rsidR="1DB9D75F" w:rsidRPr="002C6C11">
              <w:rPr>
                <w:rFonts w:ascii="Montserrat" w:hAnsi="Montserrat"/>
                <w:color w:val="auto"/>
              </w:rPr>
              <w:t xml:space="preserve"> transceiving FWD and RTN link carriers</w:t>
            </w:r>
          </w:p>
          <w:p w14:paraId="2D2AFFCF" w14:textId="77777777" w:rsidR="007A6712" w:rsidRPr="002C6C11" w:rsidRDefault="007A6712" w:rsidP="00B3730E">
            <w:pPr>
              <w:numPr>
                <w:ilvl w:val="1"/>
                <w:numId w:val="187"/>
              </w:numPr>
              <w:rPr>
                <w:rFonts w:ascii="Montserrat" w:hAnsi="Montserrat"/>
                <w:color w:val="auto"/>
              </w:rPr>
            </w:pPr>
            <w:r w:rsidRPr="002C6C11">
              <w:rPr>
                <w:rFonts w:ascii="Montserrat" w:hAnsi="Montserrat"/>
                <w:color w:val="auto"/>
              </w:rPr>
              <w:t>Gateway antenna</w:t>
            </w:r>
          </w:p>
          <w:p w14:paraId="65A46D0E" w14:textId="77777777" w:rsidR="007A6712" w:rsidRPr="002C6C11" w:rsidRDefault="007A6712" w:rsidP="00B3730E">
            <w:pPr>
              <w:numPr>
                <w:ilvl w:val="0"/>
                <w:numId w:val="187"/>
              </w:numPr>
              <w:rPr>
                <w:rFonts w:ascii="Montserrat" w:hAnsi="Montserrat"/>
                <w:color w:val="auto"/>
              </w:rPr>
            </w:pPr>
            <w:r w:rsidRPr="002C6C11">
              <w:rPr>
                <w:rFonts w:ascii="Montserrat" w:hAnsi="Montserrat"/>
                <w:color w:val="auto"/>
              </w:rPr>
              <w:t>On MBI side:</w:t>
            </w:r>
          </w:p>
          <w:p w14:paraId="6FF8AF83" w14:textId="77777777" w:rsidR="007A6712" w:rsidRPr="002C6C11" w:rsidRDefault="007A6712" w:rsidP="00B3730E">
            <w:pPr>
              <w:numPr>
                <w:ilvl w:val="1"/>
                <w:numId w:val="187"/>
              </w:numPr>
              <w:rPr>
                <w:rFonts w:ascii="Montserrat" w:hAnsi="Montserrat"/>
                <w:color w:val="auto"/>
              </w:rPr>
            </w:pPr>
            <w:r w:rsidRPr="002C6C11">
              <w:rPr>
                <w:rFonts w:ascii="Montserrat" w:hAnsi="Montserrat"/>
                <w:color w:val="auto"/>
              </w:rPr>
              <w:t>Starfish platform</w:t>
            </w:r>
          </w:p>
          <w:p w14:paraId="044B85C6" w14:textId="024AA78E" w:rsidR="310793D1" w:rsidRPr="002C6C11" w:rsidRDefault="310793D1" w:rsidP="00B3730E">
            <w:pPr>
              <w:numPr>
                <w:ilvl w:val="0"/>
                <w:numId w:val="187"/>
              </w:numPr>
              <w:rPr>
                <w:rFonts w:ascii="Montserrat" w:hAnsi="Montserrat"/>
                <w:color w:val="auto"/>
              </w:rPr>
            </w:pPr>
            <w:r w:rsidRPr="002C6C11">
              <w:rPr>
                <w:rFonts w:ascii="Montserrat" w:hAnsi="Montserrat"/>
                <w:color w:val="auto"/>
              </w:rPr>
              <w:t>On Nextworks side:</w:t>
            </w:r>
          </w:p>
          <w:p w14:paraId="62C1DD18" w14:textId="4B51E5C5" w:rsidR="007A6712" w:rsidRPr="002C6C11" w:rsidRDefault="00681F4D" w:rsidP="00B3730E">
            <w:pPr>
              <w:numPr>
                <w:ilvl w:val="1"/>
                <w:numId w:val="187"/>
              </w:numPr>
              <w:rPr>
                <w:rFonts w:ascii="Montserrat" w:hAnsi="Montserrat"/>
                <w:color w:val="auto"/>
              </w:rPr>
            </w:pPr>
            <w:r w:rsidRPr="002C6C11">
              <w:rPr>
                <w:rFonts w:ascii="Montserrat" w:hAnsi="Montserrat"/>
                <w:color w:val="auto"/>
              </w:rPr>
              <w:t xml:space="preserve">5G orchestrator connected to STARFISH </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0589A67B" w14:textId="77777777" w:rsidR="00FE5375" w:rsidRPr="002C6C11" w:rsidRDefault="00FE5375" w:rsidP="00FE5375">
            <w:pPr>
              <w:rPr>
                <w:rFonts w:ascii="Montserrat" w:hAnsi="Montserrat"/>
                <w:color w:val="auto"/>
              </w:rPr>
            </w:pPr>
            <w:r w:rsidRPr="002C6C11">
              <w:rPr>
                <w:rFonts w:ascii="Montserrat" w:hAnsi="Montserrat"/>
                <w:color w:val="auto"/>
              </w:rPr>
              <w:t>For static iteration: TERESA terminal can be mounted either on a cart or on the roof of the van.</w:t>
            </w:r>
          </w:p>
          <w:p w14:paraId="0CC47AA7" w14:textId="77777777" w:rsidR="00FE5375" w:rsidRPr="002C6C11" w:rsidRDefault="00FE5375" w:rsidP="00FE5375">
            <w:pPr>
              <w:rPr>
                <w:rFonts w:ascii="Montserrat" w:hAnsi="Montserrat"/>
                <w:color w:val="auto"/>
              </w:rPr>
            </w:pPr>
          </w:p>
          <w:p w14:paraId="424BCF6A" w14:textId="6162554D" w:rsidR="007A6712" w:rsidRPr="002C6C11" w:rsidRDefault="00FE5375" w:rsidP="007826AD">
            <w:pPr>
              <w:rPr>
                <w:rFonts w:ascii="Montserrat" w:hAnsi="Montserrat"/>
                <w:color w:val="auto"/>
              </w:rPr>
            </w:pPr>
            <w:r w:rsidRPr="002C6C11">
              <w:rPr>
                <w:rFonts w:ascii="Montserrat" w:hAnsi="Montserrat"/>
                <w:color w:val="auto"/>
              </w:rPr>
              <w:t xml:space="preserve">For iteration on the move: </w:t>
            </w:r>
            <w:r w:rsidR="007A6712" w:rsidRPr="002C6C11">
              <w:rPr>
                <w:rFonts w:ascii="Montserrat" w:hAnsi="Montserrat"/>
                <w:color w:val="auto"/>
              </w:rPr>
              <w:t>TERESA terminal is mounted on the roof of the van.</w:t>
            </w:r>
          </w:p>
        </w:tc>
      </w:tr>
      <w:tr w:rsidR="008114EB" w:rsidRPr="00C80238" w14:paraId="3CB1F0BE" w14:textId="77777777" w:rsidTr="36C19D25">
        <w:trPr>
          <w:trHeight w:val="786"/>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2E58002E" w14:textId="77777777" w:rsidR="007A6712" w:rsidRPr="002C6C11" w:rsidRDefault="007A6712" w:rsidP="007826AD">
            <w:pPr>
              <w:rPr>
                <w:rFonts w:ascii="Montserrat" w:hAnsi="Montserrat"/>
                <w:color w:val="auto"/>
              </w:rPr>
            </w:pPr>
            <w:r w:rsidRPr="002C6C11">
              <w:rPr>
                <w:rFonts w:ascii="Montserrat" w:hAnsi="Montserrat"/>
                <w:b/>
                <w:color w:val="auto"/>
              </w:rPr>
              <w:t xml:space="preserve">Procedure </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6E7EC05F" w14:textId="77777777" w:rsidR="00A70C1B" w:rsidRPr="002C6C11" w:rsidRDefault="00A70C1B" w:rsidP="00A70C1B">
            <w:pPr>
              <w:pStyle w:val="ListParagraph"/>
              <w:numPr>
                <w:ilvl w:val="0"/>
                <w:numId w:val="167"/>
              </w:numPr>
              <w:rPr>
                <w:rFonts w:ascii="Montserrat" w:hAnsi="Montserrat"/>
                <w:color w:val="auto"/>
              </w:rPr>
            </w:pPr>
            <w:r w:rsidRPr="00CB317A">
              <w:rPr>
                <w:rFonts w:ascii="Montserrat" w:hAnsi="Montserrat"/>
                <w:color w:val="auto"/>
              </w:rPr>
              <w:t>Start from the last step of the procedure detailed in TC03: Return link protocols switch.</w:t>
            </w:r>
          </w:p>
          <w:p w14:paraId="451CBCF2" w14:textId="04BC92C3" w:rsidR="00A70C1B" w:rsidRPr="002C6C11" w:rsidRDefault="000D1B43" w:rsidP="00A70C1B">
            <w:pPr>
              <w:pStyle w:val="ListParagraph"/>
              <w:numPr>
                <w:ilvl w:val="0"/>
                <w:numId w:val="167"/>
              </w:numPr>
              <w:rPr>
                <w:rFonts w:ascii="Montserrat" w:hAnsi="Montserrat"/>
                <w:color w:val="auto"/>
              </w:rPr>
            </w:pPr>
            <w:r w:rsidRPr="002C6C11">
              <w:rPr>
                <w:rFonts w:ascii="Montserrat" w:hAnsi="Montserrat"/>
                <w:color w:val="auto"/>
              </w:rPr>
              <w:t>Connect end user device to the smart gateway access point.</w:t>
            </w:r>
          </w:p>
          <w:p w14:paraId="01FB1E04" w14:textId="0D771ED8" w:rsidR="007A6712" w:rsidRPr="002C6C11" w:rsidRDefault="000D1B43" w:rsidP="00505115">
            <w:pPr>
              <w:pStyle w:val="ListParagraph"/>
              <w:numPr>
                <w:ilvl w:val="0"/>
                <w:numId w:val="167"/>
              </w:numPr>
              <w:rPr>
                <w:rFonts w:ascii="Montserrat" w:hAnsi="Montserrat"/>
                <w:color w:val="auto"/>
              </w:rPr>
            </w:pPr>
            <w:r w:rsidRPr="002C6C11">
              <w:rPr>
                <w:rFonts w:ascii="Montserrat" w:hAnsi="Montserrat"/>
                <w:color w:val="auto"/>
              </w:rPr>
              <w:t>Perform speed tests and iperf tests to evaluate connectivity.</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19BB2CCA" w14:textId="77777777" w:rsidR="007A6712" w:rsidRPr="002C6C11" w:rsidRDefault="007A6712" w:rsidP="007826AD">
            <w:pPr>
              <w:rPr>
                <w:rFonts w:ascii="Montserrat" w:hAnsi="Montserrat"/>
                <w:color w:val="auto"/>
              </w:rPr>
            </w:pPr>
          </w:p>
        </w:tc>
      </w:tr>
      <w:tr w:rsidR="008114EB" w:rsidRPr="00C80238" w14:paraId="62A32FEA" w14:textId="77777777" w:rsidTr="004D601A">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116D6BB6" w14:textId="77777777" w:rsidR="007A6712" w:rsidRPr="002C6C11" w:rsidRDefault="007A6712" w:rsidP="007826AD">
            <w:pPr>
              <w:rPr>
                <w:rFonts w:ascii="Montserrat" w:hAnsi="Montserrat"/>
                <w:color w:val="auto"/>
              </w:rPr>
            </w:pPr>
            <w:r w:rsidRPr="002C6C11">
              <w:rPr>
                <w:rFonts w:ascii="Montserrat" w:hAnsi="Montserrat"/>
                <w:b/>
                <w:color w:val="auto"/>
              </w:rPr>
              <w:t>Expected Deliverable</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6C5F1B1A" w14:textId="706F900E" w:rsidR="007A6712" w:rsidRPr="002C6C11" w:rsidRDefault="00515B2F" w:rsidP="00DC4605">
            <w:pPr>
              <w:rPr>
                <w:rFonts w:ascii="Montserrat" w:hAnsi="Montserrat"/>
                <w:color w:val="auto"/>
              </w:rPr>
            </w:pPr>
            <w:r w:rsidRPr="002C6C11">
              <w:rPr>
                <w:rFonts w:ascii="Montserrat" w:hAnsi="Montserrat"/>
                <w:color w:val="auto"/>
              </w:rPr>
              <w:t xml:space="preserve">Speed test and iperf </w:t>
            </w:r>
            <w:r w:rsidR="00045992" w:rsidRPr="002C6C11">
              <w:rPr>
                <w:rFonts w:ascii="Montserrat" w:hAnsi="Montserrat"/>
                <w:color w:val="auto"/>
              </w:rPr>
              <w:t>outputs</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179FA5AA" w14:textId="77777777" w:rsidR="007A6712" w:rsidRPr="002C6C11" w:rsidRDefault="007A6712" w:rsidP="007826AD">
            <w:pPr>
              <w:rPr>
                <w:rFonts w:ascii="Montserrat" w:hAnsi="Montserrat"/>
                <w:color w:val="auto"/>
              </w:rPr>
            </w:pPr>
          </w:p>
        </w:tc>
      </w:tr>
      <w:tr w:rsidR="007A6712" w:rsidRPr="00C80238" w14:paraId="6A70ACC3" w14:textId="77777777" w:rsidTr="004D601A">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297216F3" w14:textId="77777777" w:rsidR="007A6712" w:rsidRPr="002C6C11" w:rsidRDefault="007A6712" w:rsidP="007826AD">
            <w:pPr>
              <w:rPr>
                <w:rFonts w:ascii="Montserrat" w:hAnsi="Montserrat"/>
                <w:color w:val="auto"/>
              </w:rPr>
            </w:pPr>
            <w:r w:rsidRPr="002C6C11">
              <w:rPr>
                <w:rFonts w:ascii="Montserrat" w:hAnsi="Montserrat"/>
                <w:b/>
                <w:color w:val="auto"/>
              </w:rPr>
              <w:t>Expected Results</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18E7342F" w14:textId="26E0D70A" w:rsidR="007A6712" w:rsidRPr="00CB317A" w:rsidRDefault="00045992" w:rsidP="007826AD">
            <w:pPr>
              <w:rPr>
                <w:rFonts w:ascii="Montserrat" w:hAnsi="Montserrat"/>
                <w:color w:val="auto"/>
              </w:rPr>
            </w:pPr>
            <w:r w:rsidRPr="002C6C11">
              <w:rPr>
                <w:rFonts w:ascii="Montserrat" w:hAnsi="Montserrat"/>
                <w:color w:val="auto"/>
              </w:rPr>
              <w:t xml:space="preserve">End user can connect to </w:t>
            </w:r>
            <w:r w:rsidR="004C1A98" w:rsidRPr="002C6C11">
              <w:rPr>
                <w:rFonts w:ascii="Montserrat" w:hAnsi="Montserrat"/>
                <w:color w:val="auto"/>
              </w:rPr>
              <w:t>Internet from the vehicle.</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78C9A29F" w14:textId="77777777" w:rsidR="007A6712" w:rsidRPr="002C6C11" w:rsidRDefault="007A6712" w:rsidP="007826AD">
            <w:pPr>
              <w:rPr>
                <w:rFonts w:ascii="Montserrat" w:hAnsi="Montserrat"/>
                <w:color w:val="auto"/>
              </w:rPr>
            </w:pPr>
          </w:p>
        </w:tc>
      </w:tr>
      <w:tr w:rsidR="00C9036F" w:rsidRPr="00C80238" w14:paraId="06EB52ED" w14:textId="77777777" w:rsidTr="36C19D25">
        <w:trPr>
          <w:trHeight w:val="300"/>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6E118981" w14:textId="72D448B4" w:rsidR="00C9036F" w:rsidRPr="002C6C11" w:rsidRDefault="00C9036F" w:rsidP="00C9036F">
            <w:pPr>
              <w:rPr>
                <w:rFonts w:ascii="Montserrat" w:hAnsi="Montserrat"/>
                <w:b/>
                <w:color w:val="auto"/>
              </w:rPr>
            </w:pPr>
            <w:r w:rsidRPr="002C6C11">
              <w:rPr>
                <w:rFonts w:ascii="Montserrat" w:hAnsi="Montserrat"/>
                <w:b/>
                <w:color w:val="auto"/>
              </w:rPr>
              <w:t>Associated KVI</w:t>
            </w:r>
          </w:p>
        </w:tc>
        <w:tc>
          <w:tcPr>
            <w:tcW w:w="4789" w:type="dxa"/>
            <w:tcBorders>
              <w:top w:val="nil"/>
              <w:left w:val="nil"/>
              <w:bottom w:val="single" w:sz="6" w:space="0" w:color="5D84A4"/>
              <w:right w:val="single" w:sz="6" w:space="0" w:color="5D84A4"/>
            </w:tcBorders>
            <w:tcMar>
              <w:top w:w="0" w:type="dxa"/>
              <w:left w:w="105" w:type="dxa"/>
              <w:bottom w:w="0" w:type="dxa"/>
              <w:right w:w="105" w:type="dxa"/>
            </w:tcMar>
          </w:tcPr>
          <w:p w14:paraId="31D50024" w14:textId="54F61F0B" w:rsidR="00C9036F" w:rsidRPr="002C6C11" w:rsidRDefault="00C9036F" w:rsidP="00C9036F">
            <w:pPr>
              <w:rPr>
                <w:rFonts w:ascii="Montserrat" w:hAnsi="Montserrat"/>
                <w:color w:val="auto"/>
              </w:rPr>
            </w:pPr>
            <w:r w:rsidRPr="002C6C11">
              <w:rPr>
                <w:rFonts w:ascii="Montserrat" w:hAnsi="Montserrat"/>
                <w:color w:val="auto"/>
              </w:rPr>
              <w:t>Quality</w:t>
            </w:r>
          </w:p>
        </w:tc>
        <w:tc>
          <w:tcPr>
            <w:tcW w:w="2709" w:type="dxa"/>
            <w:tcBorders>
              <w:top w:val="nil"/>
              <w:left w:val="nil"/>
              <w:bottom w:val="single" w:sz="6" w:space="0" w:color="5D84A4"/>
              <w:right w:val="single" w:sz="6" w:space="0" w:color="5D84A4"/>
            </w:tcBorders>
            <w:tcMar>
              <w:top w:w="0" w:type="dxa"/>
              <w:left w:w="105" w:type="dxa"/>
              <w:bottom w:w="0" w:type="dxa"/>
              <w:right w:w="105" w:type="dxa"/>
            </w:tcMar>
          </w:tcPr>
          <w:p w14:paraId="53733CAB" w14:textId="77777777" w:rsidR="00C9036F" w:rsidRPr="002C6C11" w:rsidRDefault="00C9036F" w:rsidP="00C9036F">
            <w:pPr>
              <w:rPr>
                <w:rFonts w:ascii="Montserrat" w:hAnsi="Montserrat"/>
                <w:color w:val="auto"/>
              </w:rPr>
            </w:pPr>
          </w:p>
        </w:tc>
      </w:tr>
      <w:tr w:rsidR="1300769B" w:rsidRPr="00C80238" w14:paraId="518ED736" w14:textId="77777777" w:rsidTr="36C19D25">
        <w:trPr>
          <w:trHeight w:val="300"/>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79A1DA8B" w14:textId="7FE7FEAE" w:rsidR="1300769B" w:rsidRPr="002C6C11" w:rsidRDefault="1300769B" w:rsidP="1300769B">
            <w:pPr>
              <w:rPr>
                <w:rFonts w:ascii="Montserrat" w:hAnsi="Montserrat"/>
                <w:b/>
                <w:color w:val="auto"/>
              </w:rPr>
            </w:pPr>
            <w:r w:rsidRPr="002C6C11">
              <w:rPr>
                <w:rFonts w:ascii="Montserrat" w:hAnsi="Montserrat"/>
                <w:b/>
                <w:color w:val="auto"/>
              </w:rPr>
              <w:t>Associated KPI</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305F41EC" w14:textId="64839F30" w:rsidR="784FF38E" w:rsidRPr="00CB317A" w:rsidRDefault="784FF38E" w:rsidP="07D34B23">
            <w:pPr>
              <w:rPr>
                <w:rFonts w:ascii="Montserrat" w:eastAsia="Times New Roman" w:hAnsi="Montserrat" w:cs="Times New Roman"/>
                <w:color w:val="auto"/>
                <w:lang w:eastAsia="en-GB"/>
              </w:rPr>
            </w:pPr>
            <w:r w:rsidRPr="002C6C11">
              <w:rPr>
                <w:rFonts w:ascii="Montserrat" w:hAnsi="Montserrat"/>
                <w:color w:val="auto"/>
              </w:rPr>
              <w:t xml:space="preserve">Throughput, </w:t>
            </w:r>
            <w:r w:rsidRPr="00CB317A">
              <w:rPr>
                <w:rFonts w:ascii="Montserrat" w:eastAsia="Times New Roman" w:hAnsi="Montserrat"/>
                <w:color w:val="auto"/>
                <w:lang w:eastAsia="en-GB"/>
              </w:rPr>
              <w:t>Bitrate Stability / QoE</w:t>
            </w:r>
          </w:p>
          <w:p w14:paraId="610395DC" w14:textId="02A0F9F8" w:rsidR="1300769B" w:rsidRPr="002C6C11" w:rsidRDefault="1300769B" w:rsidP="1300769B">
            <w:pPr>
              <w:rPr>
                <w:rFonts w:ascii="Montserrat" w:hAnsi="Montserrat"/>
                <w:color w:val="auto"/>
              </w:rPr>
            </w:pP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6F7D2A7D" w14:textId="7E805B7A" w:rsidR="1300769B" w:rsidRPr="002C6C11" w:rsidRDefault="1300769B" w:rsidP="1300769B">
            <w:pPr>
              <w:rPr>
                <w:rFonts w:ascii="Montserrat" w:hAnsi="Montserrat"/>
                <w:color w:val="auto"/>
              </w:rPr>
            </w:pPr>
          </w:p>
        </w:tc>
      </w:tr>
    </w:tbl>
    <w:p w14:paraId="28A4D533" w14:textId="77777777" w:rsidR="009D5016" w:rsidRPr="002C6C11" w:rsidRDefault="009D5016" w:rsidP="007826AD">
      <w:pPr>
        <w:rPr>
          <w:rFonts w:ascii="Montserrat" w:hAnsi="Montserrat"/>
          <w:color w:val="auto"/>
        </w:rPr>
      </w:pPr>
    </w:p>
    <w:tbl>
      <w:tblPr>
        <w:tblW w:w="8994" w:type="dxa"/>
        <w:tblCellMar>
          <w:top w:w="15" w:type="dxa"/>
          <w:left w:w="15" w:type="dxa"/>
          <w:bottom w:w="15" w:type="dxa"/>
          <w:right w:w="15" w:type="dxa"/>
        </w:tblCellMar>
        <w:tblLook w:val="04A0" w:firstRow="1" w:lastRow="0" w:firstColumn="1" w:lastColumn="0" w:noHBand="0" w:noVBand="1"/>
      </w:tblPr>
      <w:tblGrid>
        <w:gridCol w:w="1496"/>
        <w:gridCol w:w="4789"/>
        <w:gridCol w:w="2709"/>
      </w:tblGrid>
      <w:tr w:rsidR="00A24003" w:rsidRPr="00C80238" w14:paraId="0F5A69AD" w14:textId="77777777" w:rsidTr="6314E062">
        <w:trPr>
          <w:trHeight w:val="503"/>
        </w:trPr>
        <w:tc>
          <w:tcPr>
            <w:tcW w:w="1496" w:type="dxa"/>
            <w:tcBorders>
              <w:top w:val="single" w:sz="6" w:space="0" w:color="202E39"/>
              <w:left w:val="single" w:sz="6" w:space="0" w:color="202E39"/>
              <w:bottom w:val="single" w:sz="6" w:space="0" w:color="202E39"/>
              <w:right w:val="nil"/>
            </w:tcBorders>
            <w:shd w:val="clear" w:color="auto" w:fill="202E39"/>
            <w:tcMar>
              <w:top w:w="0" w:type="dxa"/>
              <w:left w:w="105" w:type="dxa"/>
              <w:bottom w:w="0" w:type="dxa"/>
              <w:right w:w="105" w:type="dxa"/>
            </w:tcMar>
            <w:vAlign w:val="center"/>
            <w:hideMark/>
          </w:tcPr>
          <w:p w14:paraId="33DCB07E" w14:textId="77777777" w:rsidR="00A24003" w:rsidRPr="002C6C11" w:rsidRDefault="00A24003" w:rsidP="00AB1516">
            <w:pPr>
              <w:jc w:val="center"/>
              <w:rPr>
                <w:rFonts w:ascii="Montserrat" w:hAnsi="Montserrat"/>
                <w:color w:val="auto"/>
              </w:rPr>
            </w:pPr>
            <w:r w:rsidRPr="002C6C11">
              <w:rPr>
                <w:rFonts w:ascii="Montserrat" w:hAnsi="Montserrat"/>
                <w:b/>
                <w:color w:val="auto"/>
              </w:rPr>
              <w:t>High level plan</w:t>
            </w:r>
          </w:p>
        </w:tc>
        <w:tc>
          <w:tcPr>
            <w:tcW w:w="4789" w:type="dxa"/>
            <w:tcBorders>
              <w:top w:val="single" w:sz="6" w:space="0" w:color="202E39"/>
              <w:left w:val="nil"/>
              <w:bottom w:val="single" w:sz="6" w:space="0" w:color="202E39"/>
              <w:right w:val="nil"/>
            </w:tcBorders>
            <w:shd w:val="clear" w:color="auto" w:fill="202E39"/>
            <w:tcMar>
              <w:top w:w="0" w:type="dxa"/>
              <w:left w:w="105" w:type="dxa"/>
              <w:bottom w:w="0" w:type="dxa"/>
              <w:right w:w="105" w:type="dxa"/>
            </w:tcMar>
            <w:vAlign w:val="center"/>
            <w:hideMark/>
          </w:tcPr>
          <w:p w14:paraId="346BAA91" w14:textId="5967DBD5" w:rsidR="00A24003" w:rsidRPr="002C6C11" w:rsidRDefault="00A24003" w:rsidP="00AB1516">
            <w:pPr>
              <w:jc w:val="center"/>
              <w:rPr>
                <w:rFonts w:ascii="Montserrat" w:hAnsi="Montserrat"/>
                <w:color w:val="auto"/>
              </w:rPr>
            </w:pPr>
            <w:r w:rsidRPr="002C6C11">
              <w:rPr>
                <w:rFonts w:ascii="Montserrat" w:hAnsi="Montserrat"/>
                <w:b/>
                <w:color w:val="auto"/>
              </w:rPr>
              <w:t>TC0</w:t>
            </w:r>
            <w:r w:rsidR="001834AB" w:rsidRPr="002C6C11">
              <w:rPr>
                <w:rFonts w:ascii="Montserrat" w:hAnsi="Montserrat"/>
                <w:b/>
                <w:color w:val="auto"/>
              </w:rPr>
              <w:t>7</w:t>
            </w:r>
            <w:r w:rsidRPr="002C6C11">
              <w:rPr>
                <w:rFonts w:ascii="Montserrat" w:hAnsi="Montserrat"/>
                <w:b/>
                <w:color w:val="auto"/>
              </w:rPr>
              <w:t xml:space="preserve">: </w:t>
            </w:r>
            <w:r w:rsidR="00ED0822" w:rsidRPr="002C6C11">
              <w:rPr>
                <w:rFonts w:ascii="Montserrat" w:hAnsi="Montserrat"/>
                <w:b/>
                <w:color w:val="auto"/>
              </w:rPr>
              <w:t>ARCA SATCOM VPN</w:t>
            </w:r>
          </w:p>
        </w:tc>
        <w:tc>
          <w:tcPr>
            <w:tcW w:w="2709" w:type="dxa"/>
            <w:tcBorders>
              <w:top w:val="single" w:sz="6" w:space="0" w:color="202E39"/>
              <w:left w:val="nil"/>
              <w:bottom w:val="single" w:sz="6" w:space="0" w:color="202E39"/>
              <w:right w:val="single" w:sz="6" w:space="0" w:color="202E39"/>
            </w:tcBorders>
            <w:shd w:val="clear" w:color="auto" w:fill="202E39"/>
            <w:tcMar>
              <w:top w:w="0" w:type="dxa"/>
              <w:left w:w="105" w:type="dxa"/>
              <w:bottom w:w="0" w:type="dxa"/>
              <w:right w:w="105" w:type="dxa"/>
            </w:tcMar>
            <w:vAlign w:val="center"/>
            <w:hideMark/>
          </w:tcPr>
          <w:p w14:paraId="217B3985" w14:textId="77777777" w:rsidR="00A24003" w:rsidRPr="002C6C11" w:rsidRDefault="00A24003" w:rsidP="00AB1516">
            <w:pPr>
              <w:jc w:val="center"/>
              <w:rPr>
                <w:rFonts w:ascii="Montserrat" w:hAnsi="Montserrat"/>
                <w:color w:val="auto"/>
              </w:rPr>
            </w:pPr>
            <w:r w:rsidRPr="002C6C11">
              <w:rPr>
                <w:rFonts w:ascii="Montserrat" w:hAnsi="Montserrat"/>
                <w:b/>
                <w:color w:val="auto"/>
              </w:rPr>
              <w:t>Notes</w:t>
            </w:r>
          </w:p>
        </w:tc>
      </w:tr>
      <w:tr w:rsidR="00A24003" w:rsidRPr="00C80238" w14:paraId="4F34D86A" w14:textId="77777777" w:rsidTr="6314E062">
        <w:trPr>
          <w:trHeight w:val="567"/>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1A94DAD5" w14:textId="77777777" w:rsidR="00A24003" w:rsidRPr="002C6C11" w:rsidRDefault="00A24003" w:rsidP="00AB1516">
            <w:pPr>
              <w:rPr>
                <w:rFonts w:ascii="Montserrat" w:hAnsi="Montserrat"/>
                <w:color w:val="auto"/>
              </w:rPr>
            </w:pPr>
            <w:r w:rsidRPr="002C6C11">
              <w:rPr>
                <w:rFonts w:ascii="Montserrat" w:hAnsi="Montserrat"/>
                <w:b/>
                <w:color w:val="auto"/>
              </w:rPr>
              <w:t>Objective</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5B9BCDB5" w14:textId="2B42A95D" w:rsidR="00A24003" w:rsidRPr="002C6C11" w:rsidRDefault="00ED0822" w:rsidP="00AB1516">
            <w:pPr>
              <w:rPr>
                <w:rFonts w:ascii="Montserrat" w:hAnsi="Montserrat"/>
                <w:color w:val="auto"/>
              </w:rPr>
            </w:pPr>
            <w:r w:rsidRPr="002C6C11">
              <w:rPr>
                <w:rFonts w:ascii="Montserrat" w:hAnsi="Montserrat"/>
                <w:color w:val="auto"/>
              </w:rPr>
              <w:t>Integrate ARCA SATCOM VPN from CYESC into Viasat DTV testbed to improve data security and throughputs</w:t>
            </w:r>
            <w:r w:rsidR="00E35C85" w:rsidRPr="002C6C11">
              <w:rPr>
                <w:rFonts w:ascii="Montserrat" w:hAnsi="Montserrat"/>
                <w:color w:val="auto"/>
              </w:rPr>
              <w:t>.</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032F78AB" w14:textId="77777777" w:rsidR="00A24003" w:rsidRPr="002C6C11" w:rsidRDefault="00A24003" w:rsidP="00AB1516">
            <w:pPr>
              <w:rPr>
                <w:rFonts w:ascii="Montserrat" w:hAnsi="Montserrat"/>
                <w:color w:val="auto"/>
              </w:rPr>
            </w:pPr>
          </w:p>
        </w:tc>
      </w:tr>
      <w:tr w:rsidR="00A24003" w:rsidRPr="00C80238" w14:paraId="180978EE" w14:textId="77777777" w:rsidTr="6314E062">
        <w:trPr>
          <w:trHeight w:val="786"/>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395F3F5D" w14:textId="77777777" w:rsidR="00A24003" w:rsidRPr="002C6C11" w:rsidRDefault="00A24003" w:rsidP="00AB1516">
            <w:pPr>
              <w:rPr>
                <w:rFonts w:ascii="Montserrat" w:hAnsi="Montserrat"/>
                <w:color w:val="auto"/>
              </w:rPr>
            </w:pPr>
            <w:r w:rsidRPr="002C6C11">
              <w:rPr>
                <w:rFonts w:ascii="Montserrat" w:hAnsi="Montserrat"/>
                <w:b/>
                <w:color w:val="auto"/>
              </w:rPr>
              <w:t>Prerequisites</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160EB000" w14:textId="77777777" w:rsidR="00A24003" w:rsidRPr="002C6C11" w:rsidRDefault="00A24003" w:rsidP="00B3730E">
            <w:pPr>
              <w:numPr>
                <w:ilvl w:val="0"/>
                <w:numId w:val="185"/>
              </w:numPr>
              <w:rPr>
                <w:rFonts w:ascii="Montserrat" w:hAnsi="Montserrat"/>
                <w:color w:val="auto"/>
              </w:rPr>
            </w:pPr>
            <w:r w:rsidRPr="002C6C11">
              <w:rPr>
                <w:rFonts w:ascii="Montserrat" w:hAnsi="Montserrat"/>
                <w:color w:val="auto"/>
              </w:rPr>
              <w:t>TC01: Pointing to satellite</w:t>
            </w:r>
          </w:p>
          <w:p w14:paraId="4C82A1FA" w14:textId="77777777" w:rsidR="00A24003" w:rsidRPr="002C6C11" w:rsidRDefault="00A24003" w:rsidP="00B3730E">
            <w:pPr>
              <w:pStyle w:val="ListParagraph"/>
              <w:numPr>
                <w:ilvl w:val="0"/>
                <w:numId w:val="185"/>
              </w:numPr>
              <w:rPr>
                <w:rFonts w:ascii="Montserrat" w:hAnsi="Montserrat"/>
                <w:color w:val="auto"/>
              </w:rPr>
            </w:pPr>
            <w:r w:rsidRPr="002C6C11">
              <w:rPr>
                <w:rFonts w:ascii="Montserrat" w:hAnsi="Montserrat"/>
                <w:color w:val="auto"/>
              </w:rPr>
              <w:t>TC02: Closing the link</w:t>
            </w:r>
          </w:p>
          <w:p w14:paraId="7E7448A7" w14:textId="77777777" w:rsidR="00A24003" w:rsidRPr="002C6C11" w:rsidRDefault="00A24003" w:rsidP="00B3730E">
            <w:pPr>
              <w:numPr>
                <w:ilvl w:val="0"/>
                <w:numId w:val="185"/>
              </w:numPr>
              <w:rPr>
                <w:rFonts w:ascii="Montserrat" w:hAnsi="Montserrat"/>
                <w:color w:val="auto"/>
              </w:rPr>
            </w:pPr>
            <w:r w:rsidRPr="002C6C11">
              <w:rPr>
                <w:rFonts w:ascii="Montserrat" w:hAnsi="Montserrat"/>
                <w:color w:val="auto"/>
              </w:rPr>
              <w:t>TC03: RTN link protocols switch (5G orchestrator)</w:t>
            </w:r>
          </w:p>
          <w:p w14:paraId="3AD7C56F" w14:textId="77777777" w:rsidR="0091588A" w:rsidRPr="002C6C11" w:rsidRDefault="0091588A" w:rsidP="00B3730E">
            <w:pPr>
              <w:numPr>
                <w:ilvl w:val="0"/>
                <w:numId w:val="185"/>
              </w:numPr>
              <w:rPr>
                <w:rFonts w:ascii="Montserrat" w:hAnsi="Montserrat"/>
                <w:color w:val="auto"/>
              </w:rPr>
            </w:pPr>
            <w:r w:rsidRPr="002C6C11">
              <w:rPr>
                <w:rFonts w:ascii="Montserrat" w:hAnsi="Montserrat"/>
                <w:color w:val="auto"/>
              </w:rPr>
              <w:t>TC04: Live TV over NTN</w:t>
            </w:r>
          </w:p>
          <w:p w14:paraId="308E1BEE" w14:textId="77777777" w:rsidR="0091588A" w:rsidRPr="002C6C11" w:rsidRDefault="0091588A" w:rsidP="00B3730E">
            <w:pPr>
              <w:numPr>
                <w:ilvl w:val="0"/>
                <w:numId w:val="185"/>
              </w:numPr>
              <w:rPr>
                <w:rFonts w:ascii="Montserrat" w:hAnsi="Montserrat"/>
                <w:color w:val="auto"/>
              </w:rPr>
            </w:pPr>
            <w:r w:rsidRPr="002C6C11">
              <w:rPr>
                <w:rFonts w:ascii="Montserrat" w:hAnsi="Montserrat"/>
                <w:color w:val="auto"/>
              </w:rPr>
              <w:t>TC05: VoD over NTN</w:t>
            </w:r>
          </w:p>
          <w:p w14:paraId="4A8CD394" w14:textId="5AC33853" w:rsidR="0091588A" w:rsidRPr="002C6C11" w:rsidRDefault="0091588A" w:rsidP="00B3730E">
            <w:pPr>
              <w:numPr>
                <w:ilvl w:val="0"/>
                <w:numId w:val="185"/>
              </w:numPr>
              <w:rPr>
                <w:rFonts w:ascii="Montserrat" w:hAnsi="Montserrat"/>
                <w:color w:val="auto"/>
              </w:rPr>
            </w:pPr>
            <w:r w:rsidRPr="002C6C11">
              <w:rPr>
                <w:rFonts w:ascii="Montserrat" w:hAnsi="Montserrat"/>
                <w:color w:val="auto"/>
              </w:rPr>
              <w:t>TC06: Internet connectivity over NTN</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179DB3DA" w14:textId="77777777" w:rsidR="00A24003" w:rsidRPr="002C6C11" w:rsidRDefault="00A24003" w:rsidP="00AB1516">
            <w:pPr>
              <w:rPr>
                <w:rFonts w:ascii="Montserrat" w:hAnsi="Montserrat"/>
                <w:color w:val="auto"/>
              </w:rPr>
            </w:pPr>
          </w:p>
        </w:tc>
      </w:tr>
      <w:tr w:rsidR="00A24003" w:rsidRPr="00C80238" w14:paraId="5AE0B9F3" w14:textId="77777777" w:rsidTr="6314E062">
        <w:trPr>
          <w:trHeight w:val="786"/>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3E7107EB" w14:textId="77777777" w:rsidR="00A24003" w:rsidRPr="002C6C11" w:rsidRDefault="00A24003" w:rsidP="00AB1516">
            <w:pPr>
              <w:rPr>
                <w:rFonts w:ascii="Montserrat" w:hAnsi="Montserrat"/>
                <w:color w:val="auto"/>
              </w:rPr>
            </w:pPr>
            <w:r w:rsidRPr="002C6C11">
              <w:rPr>
                <w:rFonts w:ascii="Montserrat" w:hAnsi="Montserrat"/>
                <w:b/>
                <w:color w:val="auto"/>
              </w:rPr>
              <w:t>Note on Req. Tested</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1149AAD3" w14:textId="77777777" w:rsidR="00A24003" w:rsidRPr="002C6C11" w:rsidRDefault="00A24003" w:rsidP="00AB1516">
            <w:pPr>
              <w:rPr>
                <w:rFonts w:ascii="Montserrat" w:hAnsi="Montserrat"/>
                <w:color w:val="auto"/>
              </w:rPr>
            </w:pPr>
            <w:r w:rsidRPr="002C6C11">
              <w:rPr>
                <w:rFonts w:ascii="Montserrat" w:hAnsi="Montserrat"/>
                <w:color w:val="auto"/>
              </w:rPr>
              <w:t>The first iteration of this test case will be carried out in a static environment. Then, it will be tested on the move.</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522B1C12" w14:textId="77777777" w:rsidR="00A24003" w:rsidRPr="002C6C11" w:rsidRDefault="00A24003" w:rsidP="00AB1516">
            <w:pPr>
              <w:rPr>
                <w:rFonts w:ascii="Montserrat" w:hAnsi="Montserrat"/>
                <w:color w:val="auto"/>
              </w:rPr>
            </w:pPr>
          </w:p>
        </w:tc>
      </w:tr>
      <w:tr w:rsidR="00A24003" w:rsidRPr="00C80238" w14:paraId="1BD14762" w14:textId="77777777" w:rsidTr="6314E062">
        <w:trPr>
          <w:trHeight w:val="786"/>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7A4A9031" w14:textId="77777777" w:rsidR="00A24003" w:rsidRPr="002C6C11" w:rsidRDefault="00A24003" w:rsidP="00AB1516">
            <w:pPr>
              <w:rPr>
                <w:rFonts w:ascii="Montserrat" w:hAnsi="Montserrat"/>
                <w:color w:val="auto"/>
              </w:rPr>
            </w:pPr>
            <w:r w:rsidRPr="002C6C11">
              <w:rPr>
                <w:rFonts w:ascii="Montserrat" w:hAnsi="Montserrat"/>
                <w:b/>
                <w:color w:val="auto"/>
              </w:rPr>
              <w:t>Pass/Fail Criteria</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3B7DEEDF" w14:textId="6876FDE7" w:rsidR="00FF1201" w:rsidRPr="00CB317A" w:rsidRDefault="00FF1201" w:rsidP="00B3730E">
            <w:pPr>
              <w:numPr>
                <w:ilvl w:val="0"/>
                <w:numId w:val="186"/>
              </w:numPr>
              <w:rPr>
                <w:rFonts w:ascii="Montserrat" w:hAnsi="Montserrat"/>
                <w:color w:val="auto"/>
              </w:rPr>
            </w:pPr>
            <w:r w:rsidRPr="00CB317A">
              <w:rPr>
                <w:rFonts w:ascii="Montserrat" w:hAnsi="Montserrat"/>
                <w:color w:val="auto"/>
              </w:rPr>
              <w:t xml:space="preserve">VPN client and server are successfully </w:t>
            </w:r>
            <w:r w:rsidR="00382D7F" w:rsidRPr="00CB317A">
              <w:rPr>
                <w:rFonts w:ascii="Montserrat" w:hAnsi="Montserrat"/>
                <w:color w:val="auto"/>
              </w:rPr>
              <w:t>set:</w:t>
            </w:r>
          </w:p>
          <w:p w14:paraId="26E273FA" w14:textId="58A13513" w:rsidR="00A24003" w:rsidRPr="00CB317A" w:rsidRDefault="00FF1201" w:rsidP="00B3730E">
            <w:pPr>
              <w:numPr>
                <w:ilvl w:val="1"/>
                <w:numId w:val="277"/>
              </w:numPr>
              <w:rPr>
                <w:rFonts w:ascii="Montserrat" w:hAnsi="Montserrat"/>
                <w:color w:val="auto"/>
              </w:rPr>
            </w:pPr>
            <w:r w:rsidRPr="002C6C11">
              <w:rPr>
                <w:rFonts w:ascii="Montserrat" w:hAnsi="Montserrat"/>
                <w:color w:val="auto"/>
              </w:rPr>
              <w:t>Data are encrypted</w:t>
            </w:r>
          </w:p>
          <w:p w14:paraId="198A9DBE" w14:textId="7DBBA20A" w:rsidR="00FF1201" w:rsidRPr="00CB317A" w:rsidRDefault="00FF1201" w:rsidP="00B3730E">
            <w:pPr>
              <w:numPr>
                <w:ilvl w:val="1"/>
                <w:numId w:val="277"/>
              </w:numPr>
              <w:rPr>
                <w:rFonts w:ascii="Montserrat" w:hAnsi="Montserrat"/>
                <w:color w:val="auto"/>
              </w:rPr>
            </w:pPr>
            <w:r w:rsidRPr="00CB317A">
              <w:rPr>
                <w:rFonts w:ascii="Montserrat" w:hAnsi="Montserrat"/>
                <w:color w:val="auto"/>
              </w:rPr>
              <w:t>Throughput is improved</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75D231E6" w14:textId="77777777" w:rsidR="00A24003" w:rsidRPr="002C6C11" w:rsidRDefault="00A24003" w:rsidP="00AB1516">
            <w:pPr>
              <w:rPr>
                <w:rFonts w:ascii="Montserrat" w:hAnsi="Montserrat"/>
                <w:color w:val="auto"/>
              </w:rPr>
            </w:pPr>
          </w:p>
        </w:tc>
      </w:tr>
      <w:tr w:rsidR="00A24003" w:rsidRPr="00C80238" w14:paraId="34F30C1D" w14:textId="77777777" w:rsidTr="6314E062">
        <w:trPr>
          <w:trHeight w:val="786"/>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46AC33C6" w14:textId="77777777" w:rsidR="00A24003" w:rsidRPr="002C6C11" w:rsidRDefault="00A24003" w:rsidP="00AB1516">
            <w:pPr>
              <w:rPr>
                <w:rFonts w:ascii="Montserrat" w:hAnsi="Montserrat"/>
                <w:color w:val="auto"/>
              </w:rPr>
            </w:pPr>
            <w:r w:rsidRPr="002C6C11">
              <w:rPr>
                <w:rFonts w:ascii="Montserrat" w:hAnsi="Montserrat"/>
                <w:b/>
                <w:color w:val="auto"/>
              </w:rPr>
              <w:t>Test Setup</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574AFD1C" w14:textId="77777777" w:rsidR="00A24003" w:rsidRPr="00CB317A" w:rsidRDefault="00A24003" w:rsidP="00B3730E">
            <w:pPr>
              <w:numPr>
                <w:ilvl w:val="0"/>
                <w:numId w:val="187"/>
              </w:numPr>
              <w:rPr>
                <w:rFonts w:ascii="Montserrat" w:hAnsi="Montserrat"/>
                <w:color w:val="auto"/>
              </w:rPr>
            </w:pPr>
            <w:r w:rsidRPr="002C6C11">
              <w:rPr>
                <w:rFonts w:ascii="Montserrat" w:hAnsi="Montserrat"/>
                <w:color w:val="auto"/>
              </w:rPr>
              <w:t>On Viasat side:</w:t>
            </w:r>
          </w:p>
          <w:p w14:paraId="72DCEE44" w14:textId="77777777" w:rsidR="00A24003" w:rsidRPr="002C6C11" w:rsidRDefault="00A24003" w:rsidP="00B3730E">
            <w:pPr>
              <w:numPr>
                <w:ilvl w:val="1"/>
                <w:numId w:val="187"/>
              </w:numPr>
              <w:rPr>
                <w:rFonts w:ascii="Montserrat" w:hAnsi="Montserrat"/>
                <w:color w:val="auto"/>
              </w:rPr>
            </w:pPr>
            <w:r w:rsidRPr="002C6C11">
              <w:rPr>
                <w:rFonts w:ascii="Montserrat" w:hAnsi="Montserrat"/>
                <w:color w:val="auto"/>
              </w:rPr>
              <w:t>TERESA antenna</w:t>
            </w:r>
          </w:p>
          <w:p w14:paraId="20AD9167" w14:textId="77777777" w:rsidR="00A24003" w:rsidRPr="002C6C11" w:rsidRDefault="00A24003" w:rsidP="00B3730E">
            <w:pPr>
              <w:numPr>
                <w:ilvl w:val="1"/>
                <w:numId w:val="187"/>
              </w:numPr>
              <w:rPr>
                <w:rFonts w:ascii="Montserrat" w:hAnsi="Montserrat"/>
                <w:color w:val="auto"/>
              </w:rPr>
            </w:pPr>
            <w:r w:rsidRPr="002C6C11">
              <w:rPr>
                <w:rFonts w:ascii="Montserrat" w:hAnsi="Montserrat"/>
                <w:color w:val="auto"/>
              </w:rPr>
              <w:t>LNB (Low noise block down converter) and BUC (block up converter)</w:t>
            </w:r>
          </w:p>
          <w:p w14:paraId="3DAFE912" w14:textId="77777777" w:rsidR="00A24003" w:rsidRPr="00CB317A" w:rsidRDefault="00A24003" w:rsidP="00B3730E">
            <w:pPr>
              <w:numPr>
                <w:ilvl w:val="1"/>
                <w:numId w:val="187"/>
              </w:numPr>
              <w:rPr>
                <w:rFonts w:ascii="Montserrat" w:hAnsi="Montserrat"/>
                <w:color w:val="auto"/>
              </w:rPr>
            </w:pPr>
            <w:r w:rsidRPr="002C6C11">
              <w:rPr>
                <w:rFonts w:ascii="Montserrat" w:hAnsi="Montserrat"/>
                <w:color w:val="auto"/>
              </w:rPr>
              <w:t>Ayecka modem</w:t>
            </w:r>
          </w:p>
          <w:p w14:paraId="208D2A69" w14:textId="77777777" w:rsidR="00A24003" w:rsidRPr="002C6C11" w:rsidRDefault="00A24003" w:rsidP="00B3730E">
            <w:pPr>
              <w:numPr>
                <w:ilvl w:val="1"/>
                <w:numId w:val="187"/>
              </w:numPr>
              <w:rPr>
                <w:rFonts w:ascii="Montserrat" w:hAnsi="Montserrat"/>
                <w:color w:val="auto"/>
              </w:rPr>
            </w:pPr>
            <w:r w:rsidRPr="002C6C11">
              <w:rPr>
                <w:rFonts w:ascii="Montserrat" w:hAnsi="Montserrat"/>
                <w:color w:val="auto"/>
              </w:rPr>
              <w:t>MBI controller</w:t>
            </w:r>
          </w:p>
          <w:p w14:paraId="62A0D3F0" w14:textId="77777777" w:rsidR="00A24003" w:rsidRPr="002C6C11" w:rsidRDefault="00A24003" w:rsidP="00B3730E">
            <w:pPr>
              <w:numPr>
                <w:ilvl w:val="1"/>
                <w:numId w:val="187"/>
              </w:numPr>
              <w:rPr>
                <w:rFonts w:ascii="Montserrat" w:hAnsi="Montserrat"/>
                <w:color w:val="auto"/>
              </w:rPr>
            </w:pPr>
            <w:r w:rsidRPr="002C6C11">
              <w:rPr>
                <w:rFonts w:ascii="Montserrat" w:hAnsi="Montserrat"/>
                <w:color w:val="auto"/>
              </w:rPr>
              <w:t>10MHz reference</w:t>
            </w:r>
          </w:p>
          <w:p w14:paraId="4EEF7734" w14:textId="77777777" w:rsidR="00A24003" w:rsidRPr="002C6C11" w:rsidRDefault="00A24003" w:rsidP="00B3730E">
            <w:pPr>
              <w:numPr>
                <w:ilvl w:val="1"/>
                <w:numId w:val="187"/>
              </w:numPr>
              <w:rPr>
                <w:rFonts w:ascii="Montserrat" w:hAnsi="Montserrat"/>
                <w:color w:val="auto"/>
              </w:rPr>
            </w:pPr>
            <w:r w:rsidRPr="002C6C11">
              <w:rPr>
                <w:rFonts w:ascii="Montserrat" w:hAnsi="Montserrat"/>
                <w:color w:val="auto"/>
              </w:rPr>
              <w:t>PSUs (Power supply units)</w:t>
            </w:r>
          </w:p>
          <w:p w14:paraId="53BCD7A3" w14:textId="77777777" w:rsidR="00A24003" w:rsidRPr="002C6C11" w:rsidRDefault="00A24003" w:rsidP="00B3730E">
            <w:pPr>
              <w:numPr>
                <w:ilvl w:val="1"/>
                <w:numId w:val="187"/>
              </w:numPr>
              <w:rPr>
                <w:rFonts w:ascii="Montserrat" w:hAnsi="Montserrat"/>
                <w:color w:val="auto"/>
              </w:rPr>
            </w:pPr>
            <w:r w:rsidRPr="002C6C11">
              <w:rPr>
                <w:rFonts w:ascii="Montserrat" w:hAnsi="Montserrat"/>
                <w:color w:val="auto"/>
              </w:rPr>
              <w:t>Van</w:t>
            </w:r>
          </w:p>
          <w:p w14:paraId="0EA96893" w14:textId="77777777" w:rsidR="00A24003" w:rsidRPr="002C6C11" w:rsidRDefault="00A24003" w:rsidP="00B3730E">
            <w:pPr>
              <w:numPr>
                <w:ilvl w:val="0"/>
                <w:numId w:val="187"/>
              </w:numPr>
              <w:rPr>
                <w:rFonts w:ascii="Montserrat" w:hAnsi="Montserrat"/>
                <w:color w:val="auto"/>
              </w:rPr>
            </w:pPr>
            <w:r w:rsidRPr="002C6C11">
              <w:rPr>
                <w:rFonts w:ascii="Montserrat" w:hAnsi="Montserrat"/>
                <w:color w:val="auto"/>
              </w:rPr>
              <w:t>On SES side:</w:t>
            </w:r>
          </w:p>
          <w:p w14:paraId="141D9982" w14:textId="77777777" w:rsidR="00A24003" w:rsidRPr="00CB317A" w:rsidRDefault="00A24003" w:rsidP="00B3730E">
            <w:pPr>
              <w:numPr>
                <w:ilvl w:val="1"/>
                <w:numId w:val="187"/>
              </w:numPr>
              <w:rPr>
                <w:rFonts w:ascii="Montserrat" w:hAnsi="Montserrat"/>
                <w:color w:val="auto"/>
              </w:rPr>
            </w:pPr>
            <w:r w:rsidRPr="002C6C11">
              <w:rPr>
                <w:rFonts w:ascii="Montserrat" w:hAnsi="Montserrat"/>
                <w:color w:val="auto"/>
              </w:rPr>
              <w:t>ASTRA GEO transceiving FWD and RTN link carriers</w:t>
            </w:r>
          </w:p>
          <w:p w14:paraId="4E96DC5A" w14:textId="77777777" w:rsidR="00A24003" w:rsidRPr="002C6C11" w:rsidRDefault="00A24003" w:rsidP="00B3730E">
            <w:pPr>
              <w:numPr>
                <w:ilvl w:val="1"/>
                <w:numId w:val="187"/>
              </w:numPr>
              <w:rPr>
                <w:rFonts w:ascii="Montserrat" w:hAnsi="Montserrat"/>
                <w:color w:val="auto"/>
              </w:rPr>
            </w:pPr>
            <w:r w:rsidRPr="002C6C11">
              <w:rPr>
                <w:rFonts w:ascii="Montserrat" w:hAnsi="Montserrat"/>
                <w:color w:val="auto"/>
              </w:rPr>
              <w:t>Gateway antenna</w:t>
            </w:r>
          </w:p>
          <w:p w14:paraId="0C905785" w14:textId="77777777" w:rsidR="00A24003" w:rsidRPr="002C6C11" w:rsidRDefault="00A24003" w:rsidP="00B3730E">
            <w:pPr>
              <w:numPr>
                <w:ilvl w:val="0"/>
                <w:numId w:val="187"/>
              </w:numPr>
              <w:rPr>
                <w:rFonts w:ascii="Montserrat" w:hAnsi="Montserrat"/>
                <w:color w:val="auto"/>
              </w:rPr>
            </w:pPr>
            <w:r w:rsidRPr="002C6C11">
              <w:rPr>
                <w:rFonts w:ascii="Montserrat" w:hAnsi="Montserrat"/>
                <w:color w:val="auto"/>
              </w:rPr>
              <w:t>On MBI side:</w:t>
            </w:r>
          </w:p>
          <w:p w14:paraId="187A2F3C" w14:textId="77777777" w:rsidR="00A24003" w:rsidRPr="002C6C11" w:rsidRDefault="00A24003" w:rsidP="00B3730E">
            <w:pPr>
              <w:numPr>
                <w:ilvl w:val="1"/>
                <w:numId w:val="187"/>
              </w:numPr>
              <w:rPr>
                <w:rFonts w:ascii="Montserrat" w:hAnsi="Montserrat"/>
                <w:color w:val="auto"/>
              </w:rPr>
            </w:pPr>
            <w:r w:rsidRPr="002C6C11">
              <w:rPr>
                <w:rFonts w:ascii="Montserrat" w:hAnsi="Montserrat"/>
                <w:color w:val="auto"/>
              </w:rPr>
              <w:t>Starfish platform</w:t>
            </w:r>
          </w:p>
          <w:p w14:paraId="2272C0D4" w14:textId="77777777" w:rsidR="00FE149A" w:rsidRPr="002C6C11" w:rsidRDefault="00FE149A" w:rsidP="00B3730E">
            <w:pPr>
              <w:numPr>
                <w:ilvl w:val="0"/>
                <w:numId w:val="187"/>
              </w:numPr>
              <w:rPr>
                <w:rFonts w:ascii="Montserrat" w:hAnsi="Montserrat"/>
                <w:color w:val="auto"/>
              </w:rPr>
            </w:pPr>
            <w:r w:rsidRPr="002C6C11">
              <w:rPr>
                <w:rFonts w:ascii="Montserrat" w:hAnsi="Montserrat"/>
                <w:color w:val="auto"/>
              </w:rPr>
              <w:t>On Nextworks side:</w:t>
            </w:r>
          </w:p>
          <w:p w14:paraId="527700A9" w14:textId="77777777" w:rsidR="00FE149A" w:rsidRPr="002C6C11" w:rsidRDefault="00FE149A" w:rsidP="00B3730E">
            <w:pPr>
              <w:numPr>
                <w:ilvl w:val="1"/>
                <w:numId w:val="187"/>
              </w:numPr>
              <w:rPr>
                <w:rFonts w:ascii="Montserrat" w:hAnsi="Montserrat"/>
                <w:color w:val="auto"/>
              </w:rPr>
            </w:pPr>
            <w:r w:rsidRPr="002C6C11">
              <w:rPr>
                <w:rFonts w:ascii="Montserrat" w:hAnsi="Montserrat"/>
                <w:color w:val="auto"/>
              </w:rPr>
              <w:t>5G orchestrator connected to STARFISH APIs</w:t>
            </w:r>
          </w:p>
          <w:p w14:paraId="6681108E" w14:textId="76B9D6EC" w:rsidR="00FE149A" w:rsidRPr="002C6C11" w:rsidRDefault="00FE149A" w:rsidP="00B3730E">
            <w:pPr>
              <w:numPr>
                <w:ilvl w:val="0"/>
                <w:numId w:val="187"/>
              </w:numPr>
              <w:rPr>
                <w:rFonts w:ascii="Montserrat" w:hAnsi="Montserrat"/>
                <w:color w:val="auto"/>
              </w:rPr>
            </w:pPr>
            <w:r w:rsidRPr="002C6C11">
              <w:rPr>
                <w:rFonts w:ascii="Montserrat" w:hAnsi="Montserrat"/>
                <w:color w:val="auto"/>
              </w:rPr>
              <w:t>On Rai side:</w:t>
            </w:r>
          </w:p>
          <w:p w14:paraId="0064F746" w14:textId="77777777" w:rsidR="00FE149A" w:rsidRPr="002C6C11" w:rsidRDefault="00FE149A" w:rsidP="00B3730E">
            <w:pPr>
              <w:numPr>
                <w:ilvl w:val="1"/>
                <w:numId w:val="187"/>
              </w:numPr>
              <w:spacing w:line="259" w:lineRule="auto"/>
              <w:rPr>
                <w:rFonts w:ascii="Montserrat" w:hAnsi="Montserrat"/>
                <w:color w:val="auto"/>
              </w:rPr>
            </w:pPr>
            <w:r w:rsidRPr="002C6C11">
              <w:rPr>
                <w:rFonts w:ascii="Montserrat" w:hAnsi="Montserrat"/>
                <w:color w:val="auto"/>
              </w:rPr>
              <w:t>VoD content available from Origin server</w:t>
            </w:r>
          </w:p>
          <w:p w14:paraId="3C6EEA2F" w14:textId="77777777" w:rsidR="00FE149A" w:rsidRPr="002C6C11" w:rsidRDefault="00FE149A" w:rsidP="00B3730E">
            <w:pPr>
              <w:numPr>
                <w:ilvl w:val="0"/>
                <w:numId w:val="187"/>
              </w:numPr>
              <w:rPr>
                <w:rFonts w:ascii="Montserrat" w:hAnsi="Montserrat"/>
                <w:color w:val="auto"/>
              </w:rPr>
            </w:pPr>
            <w:r w:rsidRPr="002C6C11">
              <w:rPr>
                <w:rFonts w:ascii="Montserrat" w:hAnsi="Montserrat"/>
                <w:color w:val="auto"/>
              </w:rPr>
              <w:t>On FTA side:</w:t>
            </w:r>
          </w:p>
          <w:p w14:paraId="061AD7EF" w14:textId="77777777" w:rsidR="00FE149A" w:rsidRPr="002C6C11" w:rsidRDefault="00FE149A" w:rsidP="00B3730E">
            <w:pPr>
              <w:numPr>
                <w:ilvl w:val="1"/>
                <w:numId w:val="187"/>
              </w:numPr>
              <w:rPr>
                <w:rFonts w:ascii="Montserrat" w:hAnsi="Montserrat"/>
                <w:color w:val="auto"/>
              </w:rPr>
            </w:pPr>
            <w:r w:rsidRPr="002C6C11">
              <w:rPr>
                <w:rFonts w:ascii="Montserrat" w:hAnsi="Montserrat"/>
                <w:color w:val="auto"/>
              </w:rPr>
              <w:t>mABR server</w:t>
            </w:r>
          </w:p>
          <w:p w14:paraId="4EDA98EE" w14:textId="77777777" w:rsidR="00FE149A" w:rsidRPr="002C6C11" w:rsidRDefault="00FE149A" w:rsidP="00B3730E">
            <w:pPr>
              <w:numPr>
                <w:ilvl w:val="1"/>
                <w:numId w:val="187"/>
              </w:numPr>
              <w:spacing w:line="259" w:lineRule="auto"/>
              <w:rPr>
                <w:rFonts w:ascii="Montserrat" w:hAnsi="Montserrat"/>
                <w:color w:val="auto"/>
              </w:rPr>
            </w:pPr>
            <w:r w:rsidRPr="002C6C11">
              <w:rPr>
                <w:rFonts w:ascii="Montserrat" w:hAnsi="Montserrat"/>
                <w:color w:val="auto"/>
              </w:rPr>
              <w:t>mABR client</w:t>
            </w:r>
          </w:p>
          <w:p w14:paraId="3329C9A3" w14:textId="77777777" w:rsidR="00FE149A" w:rsidRPr="002C6C11" w:rsidRDefault="00FE149A" w:rsidP="00B3730E">
            <w:pPr>
              <w:numPr>
                <w:ilvl w:val="0"/>
                <w:numId w:val="187"/>
              </w:numPr>
              <w:rPr>
                <w:rFonts w:ascii="Montserrat" w:hAnsi="Montserrat"/>
                <w:color w:val="auto"/>
              </w:rPr>
            </w:pPr>
            <w:r w:rsidRPr="002C6C11">
              <w:rPr>
                <w:rFonts w:ascii="Montserrat" w:hAnsi="Montserrat"/>
                <w:color w:val="auto"/>
              </w:rPr>
              <w:t>On HNR side:</w:t>
            </w:r>
          </w:p>
          <w:p w14:paraId="6529509F" w14:textId="77777777" w:rsidR="00FE149A" w:rsidRPr="002C6C11" w:rsidRDefault="00FE149A" w:rsidP="00B3730E">
            <w:pPr>
              <w:numPr>
                <w:ilvl w:val="1"/>
                <w:numId w:val="187"/>
              </w:numPr>
              <w:rPr>
                <w:rFonts w:ascii="Montserrat" w:hAnsi="Montserrat"/>
                <w:color w:val="auto"/>
              </w:rPr>
            </w:pPr>
            <w:r w:rsidRPr="002C6C11">
              <w:rPr>
                <w:rFonts w:ascii="Montserrat" w:hAnsi="Montserrat"/>
                <w:color w:val="auto"/>
              </w:rPr>
              <w:t>Online Video Platform</w:t>
            </w:r>
          </w:p>
          <w:p w14:paraId="7D06DEDE" w14:textId="77777777" w:rsidR="00FE149A" w:rsidRPr="002C6C11" w:rsidRDefault="00FE149A" w:rsidP="00B3730E">
            <w:pPr>
              <w:numPr>
                <w:ilvl w:val="0"/>
                <w:numId w:val="187"/>
              </w:numPr>
              <w:spacing w:line="259" w:lineRule="auto"/>
              <w:rPr>
                <w:rFonts w:ascii="Montserrat" w:hAnsi="Montserrat"/>
                <w:color w:val="auto"/>
              </w:rPr>
            </w:pPr>
            <w:r w:rsidRPr="002C6C11">
              <w:rPr>
                <w:rFonts w:ascii="Montserrat" w:hAnsi="Montserrat"/>
                <w:color w:val="auto"/>
              </w:rPr>
              <w:t>On Gcore side:</w:t>
            </w:r>
          </w:p>
          <w:p w14:paraId="0BA0D533" w14:textId="77777777" w:rsidR="00FE149A" w:rsidRPr="002C6C11" w:rsidRDefault="00FE149A" w:rsidP="00B3730E">
            <w:pPr>
              <w:numPr>
                <w:ilvl w:val="1"/>
                <w:numId w:val="187"/>
              </w:numPr>
              <w:spacing w:line="259" w:lineRule="auto"/>
              <w:rPr>
                <w:rFonts w:ascii="Montserrat" w:hAnsi="Montserrat"/>
                <w:color w:val="auto"/>
              </w:rPr>
            </w:pPr>
            <w:r w:rsidRPr="002C6C11">
              <w:rPr>
                <w:rFonts w:ascii="Montserrat" w:hAnsi="Montserrat"/>
                <w:color w:val="auto"/>
              </w:rPr>
              <w:t>CDN</w:t>
            </w:r>
          </w:p>
          <w:p w14:paraId="342F91B5" w14:textId="77777777" w:rsidR="00FE149A" w:rsidRPr="002C6C11" w:rsidRDefault="00FE149A" w:rsidP="00B3730E">
            <w:pPr>
              <w:numPr>
                <w:ilvl w:val="0"/>
                <w:numId w:val="187"/>
              </w:numPr>
              <w:spacing w:line="259" w:lineRule="auto"/>
              <w:rPr>
                <w:rFonts w:ascii="Montserrat" w:hAnsi="Montserrat"/>
                <w:color w:val="auto"/>
              </w:rPr>
            </w:pPr>
            <w:r w:rsidRPr="002C6C11">
              <w:rPr>
                <w:rFonts w:ascii="Montserrat" w:hAnsi="Montserrat"/>
                <w:color w:val="auto"/>
              </w:rPr>
              <w:t>On Varnish side:</w:t>
            </w:r>
          </w:p>
          <w:p w14:paraId="3C89CD1B" w14:textId="360335B1" w:rsidR="00A24003" w:rsidRPr="002C6C11" w:rsidRDefault="00FE149A" w:rsidP="00B3730E">
            <w:pPr>
              <w:numPr>
                <w:ilvl w:val="1"/>
                <w:numId w:val="187"/>
              </w:numPr>
              <w:spacing w:line="259" w:lineRule="auto"/>
              <w:rPr>
                <w:rFonts w:ascii="Montserrat" w:hAnsi="Montserrat"/>
                <w:color w:val="auto"/>
              </w:rPr>
            </w:pPr>
            <w:r w:rsidRPr="002C6C11">
              <w:rPr>
                <w:rFonts w:ascii="Montserrat" w:hAnsi="Montserrat"/>
                <w:color w:val="auto"/>
              </w:rPr>
              <w:t>Content cache</w:t>
            </w:r>
          </w:p>
          <w:p w14:paraId="22C8BE65" w14:textId="77777777" w:rsidR="00FE149A" w:rsidRPr="002C6C11" w:rsidRDefault="00FE149A" w:rsidP="00B3730E">
            <w:pPr>
              <w:numPr>
                <w:ilvl w:val="0"/>
                <w:numId w:val="187"/>
              </w:numPr>
              <w:rPr>
                <w:rFonts w:ascii="Montserrat" w:hAnsi="Montserrat"/>
                <w:color w:val="auto"/>
              </w:rPr>
            </w:pPr>
            <w:r w:rsidRPr="002C6C11">
              <w:rPr>
                <w:rFonts w:ascii="Montserrat" w:hAnsi="Montserrat"/>
                <w:color w:val="auto"/>
              </w:rPr>
              <w:t>On CYSEC side:</w:t>
            </w:r>
          </w:p>
          <w:p w14:paraId="5427B4A0" w14:textId="77777777" w:rsidR="00FE149A" w:rsidRPr="002C6C11" w:rsidRDefault="00FE149A" w:rsidP="00B3730E">
            <w:pPr>
              <w:numPr>
                <w:ilvl w:val="1"/>
                <w:numId w:val="187"/>
              </w:numPr>
              <w:rPr>
                <w:rFonts w:ascii="Montserrat" w:hAnsi="Montserrat"/>
                <w:color w:val="auto"/>
              </w:rPr>
            </w:pPr>
            <w:r w:rsidRPr="002C6C11">
              <w:rPr>
                <w:rFonts w:ascii="Montserrat" w:hAnsi="Montserrat"/>
                <w:color w:val="auto"/>
              </w:rPr>
              <w:t>VPN server</w:t>
            </w:r>
          </w:p>
          <w:p w14:paraId="275C490D" w14:textId="7C42E6DC" w:rsidR="00FE149A" w:rsidRPr="002C6C11" w:rsidRDefault="00FE149A" w:rsidP="00B3730E">
            <w:pPr>
              <w:numPr>
                <w:ilvl w:val="1"/>
                <w:numId w:val="187"/>
              </w:numPr>
              <w:rPr>
                <w:rFonts w:ascii="Montserrat" w:hAnsi="Montserrat"/>
                <w:color w:val="auto"/>
              </w:rPr>
            </w:pPr>
            <w:r w:rsidRPr="002C6C11">
              <w:rPr>
                <w:rFonts w:ascii="Montserrat" w:hAnsi="Montserrat"/>
                <w:color w:val="auto"/>
              </w:rPr>
              <w:t>VPN client</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1A6B4EDE" w14:textId="77777777" w:rsidR="00A24003" w:rsidRPr="002C6C11" w:rsidRDefault="00A24003" w:rsidP="00AB1516">
            <w:pPr>
              <w:rPr>
                <w:rFonts w:ascii="Montserrat" w:hAnsi="Montserrat"/>
                <w:color w:val="auto"/>
              </w:rPr>
            </w:pPr>
            <w:r w:rsidRPr="002C6C11">
              <w:rPr>
                <w:rFonts w:ascii="Montserrat" w:hAnsi="Montserrat"/>
                <w:color w:val="auto"/>
              </w:rPr>
              <w:t>For static iteration: TERESA terminal can be mounted either on a cart or on the roof of the van.</w:t>
            </w:r>
          </w:p>
          <w:p w14:paraId="21BD57A4" w14:textId="77777777" w:rsidR="00A24003" w:rsidRPr="002C6C11" w:rsidRDefault="00A24003" w:rsidP="00AB1516">
            <w:pPr>
              <w:rPr>
                <w:rFonts w:ascii="Montserrat" w:hAnsi="Montserrat"/>
                <w:color w:val="auto"/>
              </w:rPr>
            </w:pPr>
          </w:p>
          <w:p w14:paraId="77D802DF" w14:textId="77777777" w:rsidR="00A24003" w:rsidRPr="002C6C11" w:rsidRDefault="00A24003" w:rsidP="00AB1516">
            <w:pPr>
              <w:rPr>
                <w:rFonts w:ascii="Montserrat" w:hAnsi="Montserrat"/>
                <w:color w:val="auto"/>
              </w:rPr>
            </w:pPr>
            <w:r w:rsidRPr="002C6C11">
              <w:rPr>
                <w:rFonts w:ascii="Montserrat" w:hAnsi="Montserrat"/>
                <w:color w:val="auto"/>
              </w:rPr>
              <w:t>For iteration on the move: TERESA terminal is mounted on the roof of the van.</w:t>
            </w:r>
          </w:p>
        </w:tc>
      </w:tr>
      <w:tr w:rsidR="00A24003" w:rsidRPr="00C80238" w14:paraId="7BEEA95B" w14:textId="77777777" w:rsidTr="6314E062">
        <w:trPr>
          <w:trHeight w:val="786"/>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6B248BF9" w14:textId="77777777" w:rsidR="00A24003" w:rsidRPr="002C6C11" w:rsidRDefault="00A24003" w:rsidP="00AB1516">
            <w:pPr>
              <w:rPr>
                <w:rFonts w:ascii="Montserrat" w:hAnsi="Montserrat"/>
                <w:color w:val="auto"/>
              </w:rPr>
            </w:pPr>
            <w:r w:rsidRPr="002C6C11">
              <w:rPr>
                <w:rFonts w:ascii="Montserrat" w:hAnsi="Montserrat"/>
                <w:b/>
                <w:color w:val="auto"/>
              </w:rPr>
              <w:t xml:space="preserve">Procedure </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741ACEAF" w14:textId="588E50CA" w:rsidR="00A24003" w:rsidRPr="002C6C11" w:rsidRDefault="00A24003" w:rsidP="00B3730E">
            <w:pPr>
              <w:pStyle w:val="ListParagraph"/>
              <w:numPr>
                <w:ilvl w:val="0"/>
                <w:numId w:val="278"/>
              </w:numPr>
              <w:rPr>
                <w:rFonts w:ascii="Montserrat" w:hAnsi="Montserrat"/>
                <w:color w:val="auto"/>
              </w:rPr>
            </w:pPr>
            <w:r w:rsidRPr="00CB317A">
              <w:rPr>
                <w:rFonts w:ascii="Montserrat" w:hAnsi="Montserrat"/>
                <w:color w:val="auto"/>
              </w:rPr>
              <w:t>Start from the last step of the procedure detailed in TC0</w:t>
            </w:r>
            <w:r w:rsidR="00EA4BC4" w:rsidRPr="00CB317A">
              <w:rPr>
                <w:rFonts w:ascii="Montserrat" w:hAnsi="Montserrat"/>
                <w:color w:val="auto"/>
              </w:rPr>
              <w:t>6</w:t>
            </w:r>
            <w:r w:rsidRPr="00CB317A">
              <w:rPr>
                <w:rFonts w:ascii="Montserrat" w:hAnsi="Montserrat"/>
                <w:color w:val="auto"/>
              </w:rPr>
              <w:t xml:space="preserve">: </w:t>
            </w:r>
            <w:r w:rsidR="00EA4BC4" w:rsidRPr="00CB317A">
              <w:rPr>
                <w:rFonts w:ascii="Montserrat" w:hAnsi="Montserrat"/>
                <w:color w:val="auto"/>
              </w:rPr>
              <w:t>Internet connectivity over NTN</w:t>
            </w:r>
            <w:r w:rsidRPr="00CB317A">
              <w:rPr>
                <w:rFonts w:ascii="Montserrat" w:hAnsi="Montserrat"/>
                <w:color w:val="auto"/>
              </w:rPr>
              <w:t>.</w:t>
            </w:r>
          </w:p>
          <w:p w14:paraId="4377F9E6" w14:textId="77777777" w:rsidR="00A24003" w:rsidRPr="002C6C11" w:rsidRDefault="00A24003" w:rsidP="00B3730E">
            <w:pPr>
              <w:pStyle w:val="ListParagraph"/>
              <w:numPr>
                <w:ilvl w:val="0"/>
                <w:numId w:val="278"/>
              </w:numPr>
              <w:rPr>
                <w:rFonts w:ascii="Montserrat" w:hAnsi="Montserrat"/>
                <w:color w:val="auto"/>
              </w:rPr>
            </w:pPr>
            <w:r w:rsidRPr="002C6C11">
              <w:rPr>
                <w:rFonts w:ascii="Montserrat" w:hAnsi="Montserrat"/>
                <w:color w:val="auto"/>
              </w:rPr>
              <w:t>Connect end user device to the smart gateway access point.</w:t>
            </w:r>
          </w:p>
          <w:p w14:paraId="6CBABCCD" w14:textId="5FABB267" w:rsidR="00A24003" w:rsidRPr="002C6C11" w:rsidRDefault="00A24003" w:rsidP="00B3730E">
            <w:pPr>
              <w:pStyle w:val="ListParagraph"/>
              <w:numPr>
                <w:ilvl w:val="0"/>
                <w:numId w:val="278"/>
              </w:numPr>
              <w:rPr>
                <w:rFonts w:ascii="Montserrat" w:hAnsi="Montserrat"/>
                <w:color w:val="auto"/>
              </w:rPr>
            </w:pPr>
            <w:r w:rsidRPr="002C6C11">
              <w:rPr>
                <w:rFonts w:ascii="Montserrat" w:hAnsi="Montserrat"/>
                <w:color w:val="auto"/>
              </w:rPr>
              <w:t xml:space="preserve">Perform speed tests and iperf </w:t>
            </w:r>
            <w:r w:rsidR="006B6769">
              <w:rPr>
                <w:rFonts w:ascii="Montserrat" w:hAnsi="Montserrat"/>
                <w:color w:val="auto"/>
              </w:rPr>
              <w:t xml:space="preserve">TCP </w:t>
            </w:r>
            <w:r w:rsidRPr="002C6C11">
              <w:rPr>
                <w:rFonts w:ascii="Montserrat" w:hAnsi="Montserrat"/>
                <w:color w:val="auto"/>
              </w:rPr>
              <w:t>tests to evaluate connectivity</w:t>
            </w:r>
            <w:r w:rsidR="00EB749D" w:rsidRPr="002C6C11">
              <w:rPr>
                <w:rFonts w:ascii="Montserrat" w:hAnsi="Montserrat"/>
                <w:color w:val="auto"/>
              </w:rPr>
              <w:t xml:space="preserve"> with VPN enabled.</w:t>
            </w:r>
          </w:p>
          <w:p w14:paraId="5C07D0FE" w14:textId="6EA50593" w:rsidR="00EB749D" w:rsidRPr="002C6C11" w:rsidRDefault="00A96BB5" w:rsidP="00B3730E">
            <w:pPr>
              <w:pStyle w:val="ListParagraph"/>
              <w:numPr>
                <w:ilvl w:val="0"/>
                <w:numId w:val="278"/>
              </w:numPr>
              <w:rPr>
                <w:rFonts w:ascii="Montserrat" w:hAnsi="Montserrat"/>
                <w:color w:val="auto"/>
              </w:rPr>
            </w:pPr>
            <w:r w:rsidRPr="002C6C11">
              <w:rPr>
                <w:rFonts w:ascii="Montserrat" w:hAnsi="Montserrat"/>
                <w:color w:val="auto"/>
              </w:rPr>
              <w:t>Check with CYSEC data encryption</w:t>
            </w:r>
          </w:p>
          <w:p w14:paraId="52E9F2EB" w14:textId="1BEFD336" w:rsidR="00A24003" w:rsidRPr="002C6C11" w:rsidRDefault="00D47A52" w:rsidP="00B3730E">
            <w:pPr>
              <w:pStyle w:val="ListParagraph"/>
              <w:numPr>
                <w:ilvl w:val="0"/>
                <w:numId w:val="278"/>
              </w:numPr>
              <w:rPr>
                <w:rFonts w:ascii="Montserrat" w:hAnsi="Montserrat"/>
                <w:color w:val="auto"/>
              </w:rPr>
            </w:pPr>
            <w:r w:rsidRPr="002C6C11">
              <w:rPr>
                <w:rFonts w:ascii="Montserrat" w:hAnsi="Montserrat"/>
                <w:color w:val="auto"/>
              </w:rPr>
              <w:t xml:space="preserve">Repeat </w:t>
            </w:r>
            <w:r w:rsidR="00DC1264" w:rsidRPr="002C6C11">
              <w:rPr>
                <w:rFonts w:ascii="Montserrat" w:hAnsi="Montserrat"/>
                <w:color w:val="auto"/>
              </w:rPr>
              <w:t>also live TV and VoD tests with VPN enabled</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7418F151" w14:textId="77777777" w:rsidR="00A24003" w:rsidRPr="002C6C11" w:rsidRDefault="00A24003" w:rsidP="00AB1516">
            <w:pPr>
              <w:rPr>
                <w:rFonts w:ascii="Montserrat" w:hAnsi="Montserrat"/>
                <w:color w:val="auto"/>
              </w:rPr>
            </w:pPr>
          </w:p>
        </w:tc>
      </w:tr>
      <w:tr w:rsidR="00A24003" w:rsidRPr="00C80238" w14:paraId="45D0B8A5" w14:textId="77777777" w:rsidTr="6314E062">
        <w:trPr>
          <w:trHeight w:val="786"/>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0DE40EDC" w14:textId="77777777" w:rsidR="00A24003" w:rsidRPr="002C6C11" w:rsidRDefault="00A24003" w:rsidP="00AB1516">
            <w:pPr>
              <w:rPr>
                <w:rFonts w:ascii="Montserrat" w:hAnsi="Montserrat"/>
                <w:color w:val="auto"/>
              </w:rPr>
            </w:pPr>
            <w:r w:rsidRPr="002C6C11">
              <w:rPr>
                <w:rFonts w:ascii="Montserrat" w:hAnsi="Montserrat"/>
                <w:b/>
                <w:color w:val="auto"/>
              </w:rPr>
              <w:t>Expected Deliverable</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011AB8B6" w14:textId="01D17F9D" w:rsidR="00A24003" w:rsidRPr="002C6C11" w:rsidRDefault="00A24003" w:rsidP="00DC4605">
            <w:pPr>
              <w:rPr>
                <w:rFonts w:ascii="Montserrat" w:hAnsi="Montserrat"/>
                <w:color w:val="auto"/>
              </w:rPr>
            </w:pPr>
            <w:r w:rsidRPr="002C6C11">
              <w:rPr>
                <w:rFonts w:ascii="Montserrat" w:hAnsi="Montserrat"/>
                <w:color w:val="auto"/>
              </w:rPr>
              <w:t xml:space="preserve">Speed test and iperf </w:t>
            </w:r>
            <w:r w:rsidR="006B6769">
              <w:rPr>
                <w:rFonts w:ascii="Montserrat" w:hAnsi="Montserrat"/>
                <w:color w:val="auto"/>
              </w:rPr>
              <w:t xml:space="preserve">TCP </w:t>
            </w:r>
            <w:r w:rsidRPr="002C6C11">
              <w:rPr>
                <w:rFonts w:ascii="Montserrat" w:hAnsi="Montserrat"/>
                <w:color w:val="auto"/>
              </w:rPr>
              <w:t>outputs</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792CC6BA" w14:textId="77777777" w:rsidR="00A24003" w:rsidRPr="002C6C11" w:rsidRDefault="00A24003" w:rsidP="00AB1516">
            <w:pPr>
              <w:rPr>
                <w:rFonts w:ascii="Montserrat" w:hAnsi="Montserrat"/>
                <w:color w:val="auto"/>
              </w:rPr>
            </w:pPr>
          </w:p>
        </w:tc>
      </w:tr>
      <w:tr w:rsidR="00A24003" w:rsidRPr="00C80238" w14:paraId="00640877" w14:textId="77777777" w:rsidTr="6314E062">
        <w:trPr>
          <w:trHeight w:val="786"/>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734866AF" w14:textId="77777777" w:rsidR="00A24003" w:rsidRPr="002C6C11" w:rsidRDefault="00A24003" w:rsidP="00AB1516">
            <w:pPr>
              <w:rPr>
                <w:rFonts w:ascii="Montserrat" w:hAnsi="Montserrat"/>
                <w:color w:val="auto"/>
              </w:rPr>
            </w:pPr>
            <w:r w:rsidRPr="002C6C11">
              <w:rPr>
                <w:rFonts w:ascii="Montserrat" w:hAnsi="Montserrat"/>
                <w:b/>
                <w:color w:val="auto"/>
              </w:rPr>
              <w:t>Expected Results</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3B98321F" w14:textId="77777777" w:rsidR="00A24003" w:rsidRPr="00CB317A" w:rsidRDefault="00A24003" w:rsidP="00AB1516">
            <w:pPr>
              <w:rPr>
                <w:rFonts w:ascii="Montserrat" w:hAnsi="Montserrat"/>
                <w:color w:val="auto"/>
              </w:rPr>
            </w:pPr>
            <w:r w:rsidRPr="002C6C11">
              <w:rPr>
                <w:rFonts w:ascii="Montserrat" w:hAnsi="Montserrat"/>
                <w:color w:val="auto"/>
              </w:rPr>
              <w:t>End user can connect to Internet from the vehicle.</w:t>
            </w: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58C7B47D" w14:textId="77777777" w:rsidR="00A24003" w:rsidRPr="002C6C11" w:rsidRDefault="00A24003" w:rsidP="00AB1516">
            <w:pPr>
              <w:rPr>
                <w:rFonts w:ascii="Montserrat" w:hAnsi="Montserrat"/>
                <w:color w:val="auto"/>
              </w:rPr>
            </w:pPr>
          </w:p>
        </w:tc>
      </w:tr>
      <w:tr w:rsidR="00C9036F" w:rsidRPr="00C80238" w14:paraId="02E8CC70" w14:textId="77777777" w:rsidTr="6314E062">
        <w:trPr>
          <w:trHeight w:val="300"/>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tcPr>
          <w:p w14:paraId="384D5EE2" w14:textId="54CAE4DE" w:rsidR="00C9036F" w:rsidRPr="002C6C11" w:rsidRDefault="00C9036F" w:rsidP="00C9036F">
            <w:pPr>
              <w:rPr>
                <w:rFonts w:ascii="Montserrat" w:hAnsi="Montserrat"/>
                <w:b/>
                <w:color w:val="auto"/>
              </w:rPr>
            </w:pPr>
            <w:r w:rsidRPr="002C6C11">
              <w:rPr>
                <w:rFonts w:ascii="Montserrat" w:hAnsi="Montserrat"/>
                <w:b/>
                <w:color w:val="auto"/>
              </w:rPr>
              <w:t>Associated KVI</w:t>
            </w:r>
          </w:p>
        </w:tc>
        <w:tc>
          <w:tcPr>
            <w:tcW w:w="4789" w:type="dxa"/>
            <w:tcBorders>
              <w:top w:val="nil"/>
              <w:left w:val="nil"/>
              <w:bottom w:val="single" w:sz="6" w:space="0" w:color="5D84A4"/>
              <w:right w:val="single" w:sz="6" w:space="0" w:color="5D84A4"/>
            </w:tcBorders>
            <w:tcMar>
              <w:top w:w="0" w:type="dxa"/>
              <w:left w:w="105" w:type="dxa"/>
              <w:bottom w:w="0" w:type="dxa"/>
              <w:right w:w="105" w:type="dxa"/>
            </w:tcMar>
          </w:tcPr>
          <w:p w14:paraId="0B3DD002" w14:textId="526FB607" w:rsidR="00C9036F" w:rsidRPr="002C6C11" w:rsidRDefault="00C9036F" w:rsidP="00C9036F">
            <w:pPr>
              <w:rPr>
                <w:rFonts w:ascii="Montserrat" w:hAnsi="Montserrat"/>
                <w:color w:val="auto"/>
              </w:rPr>
            </w:pPr>
            <w:r w:rsidRPr="002C6C11">
              <w:rPr>
                <w:rFonts w:ascii="Montserrat" w:hAnsi="Montserrat"/>
                <w:color w:val="auto"/>
              </w:rPr>
              <w:t>Quality, Security</w:t>
            </w:r>
          </w:p>
        </w:tc>
        <w:tc>
          <w:tcPr>
            <w:tcW w:w="2709" w:type="dxa"/>
            <w:tcBorders>
              <w:top w:val="nil"/>
              <w:left w:val="nil"/>
              <w:bottom w:val="single" w:sz="6" w:space="0" w:color="5D84A4"/>
              <w:right w:val="single" w:sz="6" w:space="0" w:color="5D84A4"/>
            </w:tcBorders>
            <w:tcMar>
              <w:top w:w="0" w:type="dxa"/>
              <w:left w:w="105" w:type="dxa"/>
              <w:bottom w:w="0" w:type="dxa"/>
              <w:right w:w="105" w:type="dxa"/>
            </w:tcMar>
          </w:tcPr>
          <w:p w14:paraId="5D619047" w14:textId="77777777" w:rsidR="00C9036F" w:rsidRPr="002C6C11" w:rsidRDefault="00C9036F" w:rsidP="00C9036F">
            <w:pPr>
              <w:rPr>
                <w:rFonts w:ascii="Montserrat" w:hAnsi="Montserrat"/>
                <w:color w:val="auto"/>
              </w:rPr>
            </w:pPr>
          </w:p>
        </w:tc>
      </w:tr>
      <w:tr w:rsidR="00C9036F" w:rsidRPr="00C80238" w14:paraId="50CA4BC4" w14:textId="77777777" w:rsidTr="6314E062">
        <w:trPr>
          <w:trHeight w:val="300"/>
        </w:trPr>
        <w:tc>
          <w:tcPr>
            <w:tcW w:w="1496" w:type="dxa"/>
            <w:tcBorders>
              <w:top w:val="nil"/>
              <w:left w:val="single" w:sz="6" w:space="0" w:color="5D84A4"/>
              <w:bottom w:val="single" w:sz="6" w:space="0" w:color="5D84A4"/>
              <w:right w:val="single" w:sz="6" w:space="0" w:color="5D84A4"/>
            </w:tcBorders>
            <w:tcMar>
              <w:top w:w="0" w:type="dxa"/>
              <w:left w:w="105" w:type="dxa"/>
              <w:bottom w:w="0" w:type="dxa"/>
              <w:right w:w="105" w:type="dxa"/>
            </w:tcMar>
            <w:hideMark/>
          </w:tcPr>
          <w:p w14:paraId="18A563AC" w14:textId="77777777" w:rsidR="00C9036F" w:rsidRPr="002C6C11" w:rsidRDefault="00C9036F" w:rsidP="00C9036F">
            <w:pPr>
              <w:rPr>
                <w:rFonts w:ascii="Montserrat" w:hAnsi="Montserrat"/>
                <w:b/>
                <w:color w:val="auto"/>
              </w:rPr>
            </w:pPr>
            <w:r w:rsidRPr="002C6C11">
              <w:rPr>
                <w:rFonts w:ascii="Montserrat" w:hAnsi="Montserrat"/>
                <w:b/>
                <w:color w:val="auto"/>
              </w:rPr>
              <w:t>Associated KPI</w:t>
            </w:r>
          </w:p>
        </w:tc>
        <w:tc>
          <w:tcPr>
            <w:tcW w:w="4789" w:type="dxa"/>
            <w:tcBorders>
              <w:top w:val="nil"/>
              <w:left w:val="nil"/>
              <w:bottom w:val="single" w:sz="6" w:space="0" w:color="5D84A4"/>
              <w:right w:val="single" w:sz="6" w:space="0" w:color="5D84A4"/>
            </w:tcBorders>
            <w:tcMar>
              <w:top w:w="0" w:type="dxa"/>
              <w:left w:w="105" w:type="dxa"/>
              <w:bottom w:w="0" w:type="dxa"/>
              <w:right w:w="105" w:type="dxa"/>
            </w:tcMar>
            <w:hideMark/>
          </w:tcPr>
          <w:p w14:paraId="1BED77EF" w14:textId="77777777" w:rsidR="00C9036F" w:rsidRPr="00CB317A" w:rsidRDefault="43D6DB24" w:rsidP="00C9036F">
            <w:pPr>
              <w:rPr>
                <w:ins w:id="236" w:author="Maxime Renard" w:date="2026-03-25T12:57:00Z" w16du:dateUtc="2026-03-25T12:57:40Z"/>
                <w:rFonts w:ascii="Montserrat" w:eastAsia="Times New Roman" w:hAnsi="Montserrat" w:cs="Times New Roman"/>
                <w:color w:val="auto"/>
                <w:lang w:eastAsia="en-GB"/>
              </w:rPr>
            </w:pPr>
            <w:r w:rsidRPr="6314E062">
              <w:rPr>
                <w:rFonts w:ascii="Montserrat" w:hAnsi="Montserrat"/>
                <w:color w:val="auto"/>
              </w:rPr>
              <w:t xml:space="preserve">Throughput, </w:t>
            </w:r>
            <w:r w:rsidRPr="6314E062">
              <w:rPr>
                <w:rFonts w:ascii="Montserrat" w:eastAsia="Times New Roman" w:hAnsi="Montserrat"/>
                <w:color w:val="auto"/>
                <w:lang w:eastAsia="en-GB"/>
              </w:rPr>
              <w:t>Bitrate Stability / QoE</w:t>
            </w:r>
          </w:p>
          <w:p w14:paraId="495A7E56" w14:textId="6793DF2A" w:rsidR="6314E062" w:rsidRDefault="6314E062" w:rsidP="6314E062">
            <w:pPr>
              <w:rPr>
                <w:ins w:id="237" w:author="Maxime Renard" w:date="2026-03-25T12:57:00Z" w16du:dateUtc="2026-03-25T12:57:42Z"/>
                <w:rFonts w:ascii="Montserrat" w:eastAsia="Times New Roman" w:hAnsi="Montserrat"/>
                <w:color w:val="auto"/>
                <w:lang w:eastAsia="en-GB"/>
              </w:rPr>
            </w:pPr>
          </w:p>
          <w:p w14:paraId="559287C4" w14:textId="0F1E94BB" w:rsidR="2D618F14" w:rsidRDefault="2D618F14">
            <w:pPr>
              <w:rPr>
                <w:ins w:id="238" w:author="Maxime Renard" w:date="2026-03-25T13:04:00Z" w16du:dateUtc="2026-03-25T13:04:30Z"/>
                <w:rFonts w:ascii="Montserrat" w:eastAsia="Times New Roman" w:hAnsi="Montserrat"/>
                <w:color w:val="auto"/>
              </w:rPr>
            </w:pPr>
            <w:ins w:id="239" w:author="Maxime Renard" w:date="2026-03-25T13:04:00Z" w16du:dateUtc="2026-03-25T13:04:30Z">
              <w:r w:rsidRPr="6314E062">
                <w:rPr>
                  <w:rFonts w:ascii="Montserrat" w:eastAsia="Times New Roman" w:hAnsi="Montserrat"/>
                  <w:color w:val="auto"/>
                </w:rPr>
                <w:t>Additional security and performance KPIs:</w:t>
              </w:r>
            </w:ins>
          </w:p>
          <w:p w14:paraId="6F4E706F" w14:textId="7928071C" w:rsidR="2D618F14" w:rsidRDefault="2D618F14">
            <w:pPr>
              <w:numPr>
                <w:ilvl w:val="0"/>
                <w:numId w:val="6"/>
              </w:numPr>
              <w:rPr>
                <w:ins w:id="240" w:author="Maxime Renard" w:date="2026-03-25T13:04:00Z" w16du:dateUtc="2026-03-25T13:04:30Z"/>
                <w:rFonts w:ascii="Montserrat" w:eastAsia="Times New Roman" w:hAnsi="Montserrat"/>
                <w:color w:val="auto"/>
              </w:rPr>
              <w:pPrChange w:id="241" w:author="Maxime Renard" w:date="2026-03-25T13:04:00Z">
                <w:pPr/>
              </w:pPrChange>
            </w:pPr>
            <w:ins w:id="242" w:author="Maxime Renard" w:date="2026-03-25T13:04:00Z" w16du:dateUtc="2026-03-25T13:04:30Z">
              <w:r w:rsidRPr="6314E062">
                <w:rPr>
                  <w:rFonts w:ascii="Montserrat" w:eastAsia="Times New Roman" w:hAnsi="Montserrat"/>
                  <w:color w:val="auto"/>
                </w:rPr>
                <w:t>KPI1 - Encrypted communication coverage: Ensure confidentiality of satellite communications.</w:t>
              </w:r>
            </w:ins>
          </w:p>
          <w:p w14:paraId="0C9CF2A2" w14:textId="0BC58B4B" w:rsidR="2D618F14" w:rsidRDefault="2D618F14">
            <w:pPr>
              <w:numPr>
                <w:ilvl w:val="1"/>
                <w:numId w:val="6"/>
              </w:numPr>
              <w:rPr>
                <w:ins w:id="243" w:author="Maxime Renard" w:date="2026-03-25T13:04:00Z" w16du:dateUtc="2026-03-25T13:04:30Z"/>
                <w:rFonts w:ascii="Montserrat" w:eastAsia="Times New Roman" w:hAnsi="Montserrat"/>
                <w:color w:val="auto"/>
              </w:rPr>
              <w:pPrChange w:id="244" w:author="Maxime Renard" w:date="2026-03-25T13:04:00Z">
                <w:pPr/>
              </w:pPrChange>
            </w:pPr>
            <w:ins w:id="245" w:author="Maxime Renard" w:date="2026-03-25T13:04:00Z" w16du:dateUtc="2026-03-25T13:04:30Z">
              <w:r w:rsidRPr="6314E062">
                <w:rPr>
                  <w:rFonts w:ascii="Montserrat" w:eastAsia="Times New Roman" w:hAnsi="Montserrat"/>
                  <w:color w:val="auto"/>
                </w:rPr>
                <w:t>Metric: Percentage of SATCOM traffic transmitted through encrypted VPN tunnels</w:t>
              </w:r>
            </w:ins>
          </w:p>
          <w:p w14:paraId="5642DFA7" w14:textId="71B72613" w:rsidR="2D618F14" w:rsidRDefault="2D618F14">
            <w:pPr>
              <w:numPr>
                <w:ilvl w:val="1"/>
                <w:numId w:val="6"/>
              </w:numPr>
              <w:rPr>
                <w:ins w:id="246" w:author="Maxime Renard" w:date="2026-03-25T13:04:00Z" w16du:dateUtc="2026-03-25T13:04:30Z"/>
                <w:rFonts w:ascii="Montserrat" w:eastAsia="Times New Roman" w:hAnsi="Montserrat"/>
                <w:color w:val="auto"/>
              </w:rPr>
              <w:pPrChange w:id="247" w:author="Maxime Renard" w:date="2026-03-25T13:04:00Z">
                <w:pPr/>
              </w:pPrChange>
            </w:pPr>
            <w:ins w:id="248" w:author="Maxime Renard" w:date="2026-03-25T13:04:00Z" w16du:dateUtc="2026-03-25T13:04:30Z">
              <w:r w:rsidRPr="6314E062">
                <w:rPr>
                  <w:rFonts w:ascii="Montserrat" w:eastAsia="Times New Roman" w:hAnsi="Montserrat"/>
                  <w:color w:val="auto"/>
                </w:rPr>
                <w:t>Target: 100% of data traffic encrypted</w:t>
              </w:r>
            </w:ins>
          </w:p>
          <w:p w14:paraId="54C68BAE" w14:textId="2B7A67BF" w:rsidR="2D618F14" w:rsidRDefault="2D618F14">
            <w:pPr>
              <w:numPr>
                <w:ilvl w:val="0"/>
                <w:numId w:val="6"/>
              </w:numPr>
              <w:rPr>
                <w:ins w:id="249" w:author="Maxime Renard" w:date="2026-03-25T13:04:00Z" w16du:dateUtc="2026-03-25T13:04:30Z"/>
                <w:rFonts w:ascii="Montserrat" w:eastAsia="Times New Roman" w:hAnsi="Montserrat"/>
                <w:color w:val="auto"/>
              </w:rPr>
              <w:pPrChange w:id="250" w:author="Maxime Renard" w:date="2026-03-25T13:04:00Z">
                <w:pPr/>
              </w:pPrChange>
            </w:pPr>
            <w:ins w:id="251" w:author="Maxime Renard" w:date="2026-03-25T13:04:00Z" w16du:dateUtc="2026-03-25T13:04:30Z">
              <w:r w:rsidRPr="6314E062">
                <w:rPr>
                  <w:rFonts w:ascii="Montserrat" w:eastAsia="Times New Roman" w:hAnsi="Montserrat"/>
                  <w:color w:val="auto"/>
                </w:rPr>
                <w:t>KPI2 - Secure tunnel establishment: Ensure only authenticated endpoints can establish the VPN.</w:t>
              </w:r>
            </w:ins>
          </w:p>
          <w:p w14:paraId="421D01EC" w14:textId="5C21C4D3" w:rsidR="2D618F14" w:rsidRDefault="2D618F14">
            <w:pPr>
              <w:numPr>
                <w:ilvl w:val="1"/>
                <w:numId w:val="6"/>
              </w:numPr>
              <w:rPr>
                <w:ins w:id="252" w:author="Maxime Renard" w:date="2026-03-25T13:04:00Z" w16du:dateUtc="2026-03-25T13:04:30Z"/>
                <w:rFonts w:ascii="Montserrat" w:eastAsia="Times New Roman" w:hAnsi="Montserrat"/>
                <w:color w:val="auto"/>
              </w:rPr>
              <w:pPrChange w:id="253" w:author="Maxime Renard" w:date="2026-03-25T13:04:00Z">
                <w:pPr/>
              </w:pPrChange>
            </w:pPr>
            <w:ins w:id="254" w:author="Maxime Renard" w:date="2026-03-25T13:04:00Z" w16du:dateUtc="2026-03-25T13:04:30Z">
              <w:r w:rsidRPr="6314E062">
                <w:rPr>
                  <w:rFonts w:ascii="Montserrat" w:eastAsia="Times New Roman" w:hAnsi="Montserrat"/>
                  <w:color w:val="auto"/>
                </w:rPr>
                <w:t>Metric: Successful authentication of VPN endpoints during tunnel establishment</w:t>
              </w:r>
            </w:ins>
          </w:p>
          <w:p w14:paraId="4C7D3E82" w14:textId="6D279DE7" w:rsidR="2D618F14" w:rsidRDefault="2D618F14">
            <w:pPr>
              <w:numPr>
                <w:ilvl w:val="1"/>
                <w:numId w:val="6"/>
              </w:numPr>
              <w:rPr>
                <w:ins w:id="255" w:author="Maxime Renard" w:date="2026-03-25T13:04:00Z" w16du:dateUtc="2026-03-25T13:04:30Z"/>
                <w:rFonts w:ascii="Montserrat" w:eastAsia="Times New Roman" w:hAnsi="Montserrat"/>
                <w:color w:val="auto"/>
              </w:rPr>
              <w:pPrChange w:id="256" w:author="Maxime Renard" w:date="2026-03-25T13:04:00Z">
                <w:pPr/>
              </w:pPrChange>
            </w:pPr>
            <w:ins w:id="257" w:author="Maxime Renard" w:date="2026-03-25T13:04:00Z" w16du:dateUtc="2026-03-25T13:04:30Z">
              <w:r w:rsidRPr="6314E062">
                <w:rPr>
                  <w:rFonts w:ascii="Montserrat" w:eastAsia="Times New Roman" w:hAnsi="Montserrat"/>
                  <w:color w:val="auto"/>
                </w:rPr>
                <w:t>Target: 100% authenticated tunnel establishment</w:t>
              </w:r>
            </w:ins>
          </w:p>
          <w:p w14:paraId="1DF04DEE" w14:textId="210808A5" w:rsidR="2D618F14" w:rsidRDefault="2D618F14">
            <w:pPr>
              <w:numPr>
                <w:ilvl w:val="0"/>
                <w:numId w:val="6"/>
              </w:numPr>
              <w:rPr>
                <w:ins w:id="258" w:author="Maxime Renard" w:date="2026-03-25T13:04:00Z" w16du:dateUtc="2026-03-25T13:04:30Z"/>
                <w:rFonts w:ascii="Montserrat" w:eastAsia="Times New Roman" w:hAnsi="Montserrat"/>
                <w:color w:val="auto"/>
              </w:rPr>
              <w:pPrChange w:id="259" w:author="Maxime Renard" w:date="2026-03-25T13:04:00Z">
                <w:pPr/>
              </w:pPrChange>
            </w:pPr>
            <w:ins w:id="260" w:author="Maxime Renard" w:date="2026-03-25T13:04:00Z" w16du:dateUtc="2026-03-25T13:04:30Z">
              <w:r w:rsidRPr="6314E062">
                <w:rPr>
                  <w:rFonts w:ascii="Montserrat" w:eastAsia="Times New Roman" w:hAnsi="Montserrat"/>
                  <w:color w:val="auto"/>
                </w:rPr>
                <w:t>KPI3 - Integrity protection of transmitted data: Prevent modification or injection of packets within the communication channel.</w:t>
              </w:r>
            </w:ins>
          </w:p>
          <w:p w14:paraId="3C230A51" w14:textId="09618442" w:rsidR="2D618F14" w:rsidRDefault="2D618F14">
            <w:pPr>
              <w:numPr>
                <w:ilvl w:val="1"/>
                <w:numId w:val="6"/>
              </w:numPr>
              <w:rPr>
                <w:ins w:id="261" w:author="Maxime Renard" w:date="2026-03-25T13:04:00Z" w16du:dateUtc="2026-03-25T13:04:30Z"/>
                <w:rFonts w:ascii="Montserrat" w:eastAsia="Times New Roman" w:hAnsi="Montserrat"/>
                <w:color w:val="auto"/>
              </w:rPr>
              <w:pPrChange w:id="262" w:author="Maxime Renard" w:date="2026-03-25T13:04:00Z">
                <w:pPr/>
              </w:pPrChange>
            </w:pPr>
            <w:ins w:id="263" w:author="Maxime Renard" w:date="2026-03-25T13:04:00Z" w16du:dateUtc="2026-03-25T13:04:30Z">
              <w:r w:rsidRPr="6314E062">
                <w:rPr>
                  <w:rFonts w:ascii="Montserrat" w:eastAsia="Times New Roman" w:hAnsi="Montserrat"/>
                  <w:color w:val="auto"/>
                </w:rPr>
                <w:t>Metric: Percentage of transmitted packets protected by authenticated encryption</w:t>
              </w:r>
            </w:ins>
          </w:p>
          <w:p w14:paraId="04F3F31D" w14:textId="56D920AF" w:rsidR="2D618F14" w:rsidRDefault="2D618F14">
            <w:pPr>
              <w:numPr>
                <w:ilvl w:val="1"/>
                <w:numId w:val="6"/>
              </w:numPr>
              <w:rPr>
                <w:ins w:id="264" w:author="Maxime Renard" w:date="2026-03-25T13:04:00Z" w16du:dateUtc="2026-03-25T13:04:30Z"/>
                <w:rFonts w:ascii="Montserrat" w:eastAsia="Times New Roman" w:hAnsi="Montserrat"/>
                <w:color w:val="auto"/>
              </w:rPr>
              <w:pPrChange w:id="265" w:author="Maxime Renard" w:date="2026-03-25T13:04:00Z">
                <w:pPr/>
              </w:pPrChange>
            </w:pPr>
            <w:ins w:id="266" w:author="Maxime Renard" w:date="2026-03-25T13:04:00Z" w16du:dateUtc="2026-03-25T13:04:30Z">
              <w:r w:rsidRPr="6314E062">
                <w:rPr>
                  <w:rFonts w:ascii="Montserrat" w:eastAsia="Times New Roman" w:hAnsi="Montserrat"/>
                  <w:color w:val="auto"/>
                </w:rPr>
                <w:t>Target: 100% integrity protection</w:t>
              </w:r>
            </w:ins>
          </w:p>
          <w:p w14:paraId="4F5D058E" w14:textId="077549AB" w:rsidR="2D618F14" w:rsidRDefault="2D618F14">
            <w:pPr>
              <w:numPr>
                <w:ilvl w:val="0"/>
                <w:numId w:val="6"/>
              </w:numPr>
              <w:rPr>
                <w:ins w:id="267" w:author="Maxime Renard" w:date="2026-03-25T13:04:00Z" w16du:dateUtc="2026-03-25T13:04:30Z"/>
                <w:rFonts w:ascii="Montserrat" w:eastAsia="Times New Roman" w:hAnsi="Montserrat"/>
                <w:color w:val="auto"/>
              </w:rPr>
              <w:pPrChange w:id="268" w:author="Maxime Renard" w:date="2026-03-25T13:04:00Z">
                <w:pPr/>
              </w:pPrChange>
            </w:pPr>
            <w:ins w:id="269" w:author="Maxime Renard" w:date="2026-03-25T13:04:00Z" w16du:dateUtc="2026-03-25T13:04:30Z">
              <w:r w:rsidRPr="6314E062">
                <w:rPr>
                  <w:rFonts w:ascii="Montserrat" w:eastAsia="Times New Roman" w:hAnsi="Montserrat"/>
                  <w:color w:val="auto"/>
                </w:rPr>
                <w:t>KPI4 - Security monitoring and logging: Provide visibility into the security status of VPN communications.</w:t>
              </w:r>
            </w:ins>
          </w:p>
          <w:p w14:paraId="11D9525F" w14:textId="279D48EA" w:rsidR="2D618F14" w:rsidRDefault="2D618F14">
            <w:pPr>
              <w:numPr>
                <w:ilvl w:val="1"/>
                <w:numId w:val="6"/>
              </w:numPr>
              <w:rPr>
                <w:ins w:id="270" w:author="Maxime Renard" w:date="2026-03-25T13:04:00Z" w16du:dateUtc="2026-03-25T13:04:30Z"/>
                <w:rFonts w:ascii="Montserrat" w:eastAsia="Times New Roman" w:hAnsi="Montserrat"/>
                <w:color w:val="auto"/>
              </w:rPr>
              <w:pPrChange w:id="271" w:author="Maxime Renard" w:date="2026-03-25T13:04:00Z">
                <w:pPr/>
              </w:pPrChange>
            </w:pPr>
            <w:ins w:id="272" w:author="Maxime Renard" w:date="2026-03-25T13:04:00Z" w16du:dateUtc="2026-03-25T13:04:30Z">
              <w:r w:rsidRPr="6314E062">
                <w:rPr>
                  <w:rFonts w:ascii="Montserrat" w:eastAsia="Times New Roman" w:hAnsi="Montserrat"/>
                  <w:color w:val="auto"/>
                </w:rPr>
                <w:t>Metric: Availability of real-time monitoring and logging of VPN sessions</w:t>
              </w:r>
            </w:ins>
          </w:p>
          <w:p w14:paraId="7A71CE0D" w14:textId="7461963A" w:rsidR="2D618F14" w:rsidRDefault="2D618F14">
            <w:pPr>
              <w:numPr>
                <w:ilvl w:val="1"/>
                <w:numId w:val="6"/>
              </w:numPr>
              <w:rPr>
                <w:ins w:id="273" w:author="Maxime Renard" w:date="2026-03-25T13:04:00Z" w16du:dateUtc="2026-03-25T13:04:30Z"/>
                <w:rFonts w:ascii="Montserrat" w:eastAsia="Times New Roman" w:hAnsi="Montserrat"/>
                <w:color w:val="auto"/>
              </w:rPr>
              <w:pPrChange w:id="274" w:author="Maxime Renard" w:date="2026-03-25T13:04:00Z">
                <w:pPr/>
              </w:pPrChange>
            </w:pPr>
            <w:ins w:id="275" w:author="Maxime Renard" w:date="2026-03-25T13:04:00Z" w16du:dateUtc="2026-03-25T13:04:30Z">
              <w:r w:rsidRPr="6314E062">
                <w:rPr>
                  <w:rFonts w:ascii="Montserrat" w:eastAsia="Times New Roman" w:hAnsi="Montserrat"/>
                  <w:color w:val="auto"/>
                </w:rPr>
                <w:t>Target: Full monitoring of tunnel status and security events</w:t>
              </w:r>
            </w:ins>
          </w:p>
          <w:p w14:paraId="08972818" w14:textId="34B834E1" w:rsidR="2D618F14" w:rsidRDefault="2D618F14">
            <w:pPr>
              <w:numPr>
                <w:ilvl w:val="0"/>
                <w:numId w:val="6"/>
              </w:numPr>
              <w:rPr>
                <w:ins w:id="276" w:author="Maxime Renard" w:date="2026-03-25T13:04:00Z" w16du:dateUtc="2026-03-25T13:04:30Z"/>
                <w:rFonts w:ascii="Montserrat" w:eastAsia="Times New Roman" w:hAnsi="Montserrat"/>
                <w:color w:val="auto"/>
              </w:rPr>
              <w:pPrChange w:id="277" w:author="Maxime Renard" w:date="2026-03-25T13:04:00Z">
                <w:pPr/>
              </w:pPrChange>
            </w:pPr>
            <w:ins w:id="278" w:author="Maxime Renard" w:date="2026-03-25T13:04:00Z" w16du:dateUtc="2026-03-25T13:04:30Z">
              <w:r w:rsidRPr="6314E062">
                <w:rPr>
                  <w:rFonts w:ascii="Montserrat" w:eastAsia="Times New Roman" w:hAnsi="Montserrat"/>
                  <w:color w:val="auto"/>
                </w:rPr>
                <w:t>KPI5 - Throughput preservation over GEO link: Maintain high data throughput despite encryption overhead.</w:t>
              </w:r>
            </w:ins>
          </w:p>
          <w:p w14:paraId="00625694" w14:textId="0172F009" w:rsidR="2D618F14" w:rsidRDefault="2D618F14">
            <w:pPr>
              <w:numPr>
                <w:ilvl w:val="1"/>
                <w:numId w:val="5"/>
              </w:numPr>
              <w:rPr>
                <w:ins w:id="279" w:author="Maxime Renard" w:date="2026-03-25T13:04:00Z" w16du:dateUtc="2026-03-25T13:04:30Z"/>
                <w:rFonts w:ascii="Montserrat" w:eastAsia="Times New Roman" w:hAnsi="Montserrat"/>
                <w:color w:val="auto"/>
              </w:rPr>
              <w:pPrChange w:id="280" w:author="Maxime Renard" w:date="2026-03-25T13:04:00Z">
                <w:pPr/>
              </w:pPrChange>
            </w:pPr>
            <w:ins w:id="281" w:author="Maxime Renard" w:date="2026-03-25T13:04:00Z" w16du:dateUtc="2026-03-25T13:04:30Z">
              <w:r w:rsidRPr="6314E062">
                <w:rPr>
                  <w:rFonts w:ascii="Montserrat" w:eastAsia="Times New Roman" w:hAnsi="Montserrat"/>
                  <w:color w:val="auto"/>
                </w:rPr>
                <w:t>Metric: Ratio of achievable throughput with ARCA SATCOM compared to a plain connection over the same GEO link</w:t>
              </w:r>
            </w:ins>
          </w:p>
          <w:p w14:paraId="1460A5FF" w14:textId="216ECE9A" w:rsidR="2D618F14" w:rsidRDefault="2D618F14">
            <w:pPr>
              <w:numPr>
                <w:ilvl w:val="1"/>
                <w:numId w:val="5"/>
              </w:numPr>
              <w:rPr>
                <w:ins w:id="282" w:author="Maxime Renard" w:date="2026-03-25T13:04:00Z" w16du:dateUtc="2026-03-25T13:04:30Z"/>
                <w:rFonts w:ascii="Montserrat" w:eastAsia="Times New Roman" w:hAnsi="Montserrat"/>
                <w:color w:val="auto"/>
              </w:rPr>
              <w:pPrChange w:id="283" w:author="Maxime Renard" w:date="2026-03-25T13:04:00Z">
                <w:pPr/>
              </w:pPrChange>
            </w:pPr>
            <w:ins w:id="284" w:author="Maxime Renard" w:date="2026-03-25T13:04:00Z" w16du:dateUtc="2026-03-25T13:04:30Z">
              <w:r w:rsidRPr="6314E062">
                <w:rPr>
                  <w:rFonts w:ascii="Montserrat" w:eastAsia="Times New Roman" w:hAnsi="Montserrat"/>
                  <w:color w:val="auto"/>
                </w:rPr>
                <w:t>Target: ≥ 70% of baseline throughput.</w:t>
              </w:r>
            </w:ins>
          </w:p>
          <w:p w14:paraId="18019EFF" w14:textId="7D5FB02B" w:rsidR="2D618F14" w:rsidRDefault="2D618F14">
            <w:pPr>
              <w:numPr>
                <w:ilvl w:val="0"/>
                <w:numId w:val="6"/>
              </w:numPr>
              <w:rPr>
                <w:ins w:id="285" w:author="Maxime Renard" w:date="2026-03-25T13:04:00Z" w16du:dateUtc="2026-03-25T13:04:30Z"/>
                <w:rFonts w:ascii="Montserrat" w:eastAsia="Times New Roman" w:hAnsi="Montserrat"/>
                <w:color w:val="auto"/>
              </w:rPr>
              <w:pPrChange w:id="286" w:author="Maxime Renard" w:date="2026-03-25T13:04:00Z">
                <w:pPr/>
              </w:pPrChange>
            </w:pPr>
            <w:ins w:id="287" w:author="Maxime Renard" w:date="2026-03-25T13:04:00Z" w16du:dateUtc="2026-03-25T13:04:30Z">
              <w:r w:rsidRPr="6314E062">
                <w:rPr>
                  <w:rFonts w:ascii="Montserrat" w:eastAsia="Times New Roman" w:hAnsi="Montserrat"/>
                  <w:color w:val="auto"/>
                </w:rPr>
                <w:t>KPI6 - Resilience to packet loss: Maintain stable performance over high-latency and lossy GEO links</w:t>
              </w:r>
            </w:ins>
          </w:p>
          <w:p w14:paraId="74B95D5D" w14:textId="44E6BD14" w:rsidR="2D618F14" w:rsidRDefault="2D618F14">
            <w:pPr>
              <w:numPr>
                <w:ilvl w:val="1"/>
                <w:numId w:val="3"/>
              </w:numPr>
              <w:rPr>
                <w:ins w:id="288" w:author="Maxime Renard" w:date="2026-03-25T13:04:00Z" w16du:dateUtc="2026-03-25T13:04:30Z"/>
                <w:rFonts w:ascii="Montserrat" w:eastAsia="Times New Roman" w:hAnsi="Montserrat"/>
                <w:color w:val="auto"/>
              </w:rPr>
              <w:pPrChange w:id="289" w:author="Maxime Renard" w:date="2026-03-25T13:04:00Z">
                <w:pPr/>
              </w:pPrChange>
            </w:pPr>
            <w:ins w:id="290" w:author="Maxime Renard" w:date="2026-03-25T13:04:00Z" w16du:dateUtc="2026-03-25T13:04:30Z">
              <w:r w:rsidRPr="6314E062">
                <w:rPr>
                  <w:rFonts w:ascii="Montserrat" w:eastAsia="Times New Roman" w:hAnsi="Montserrat"/>
                  <w:color w:val="auto"/>
                </w:rPr>
                <w:t>Metric: Throughput degradation under controlled packet loss conditions (e.g., 10%).</w:t>
              </w:r>
            </w:ins>
          </w:p>
          <w:p w14:paraId="3E05A968" w14:textId="16DA4CD0" w:rsidR="2D618F14" w:rsidRDefault="2D618F14">
            <w:pPr>
              <w:numPr>
                <w:ilvl w:val="1"/>
                <w:numId w:val="3"/>
              </w:numPr>
              <w:rPr>
                <w:ins w:id="291" w:author="Maxime Renard" w:date="2026-03-25T13:04:00Z" w16du:dateUtc="2026-03-25T13:04:30Z"/>
                <w:rFonts w:ascii="Montserrat" w:eastAsia="Times New Roman" w:hAnsi="Montserrat"/>
                <w:color w:val="auto"/>
              </w:rPr>
              <w:pPrChange w:id="292" w:author="Maxime Renard" w:date="2026-03-25T13:04:00Z">
                <w:pPr/>
              </w:pPrChange>
            </w:pPr>
            <w:ins w:id="293" w:author="Maxime Renard" w:date="2026-03-25T13:04:00Z" w16du:dateUtc="2026-03-25T13:04:30Z">
              <w:r w:rsidRPr="6314E062">
                <w:rPr>
                  <w:rFonts w:ascii="Montserrat" w:eastAsia="Times New Roman" w:hAnsi="Montserrat"/>
                  <w:color w:val="auto"/>
                </w:rPr>
                <w:t>Target: ≤ 30% throughput degradation under 10% packet loss.</w:t>
              </w:r>
            </w:ins>
          </w:p>
          <w:p w14:paraId="45DEDB70" w14:textId="6C799E06" w:rsidR="2D618F14" w:rsidRDefault="2D618F14">
            <w:pPr>
              <w:numPr>
                <w:ilvl w:val="0"/>
                <w:numId w:val="6"/>
              </w:numPr>
              <w:rPr>
                <w:ins w:id="294" w:author="Maxime Renard" w:date="2026-03-25T13:04:00Z" w16du:dateUtc="2026-03-25T13:04:30Z"/>
                <w:rFonts w:ascii="Montserrat" w:eastAsia="Times New Roman" w:hAnsi="Montserrat"/>
                <w:color w:val="auto"/>
              </w:rPr>
              <w:pPrChange w:id="295" w:author="Maxime Renard" w:date="2026-03-25T13:04:00Z">
                <w:pPr/>
              </w:pPrChange>
            </w:pPr>
            <w:ins w:id="296" w:author="Maxime Renard" w:date="2026-03-25T13:04:00Z" w16du:dateUtc="2026-03-25T13:04:30Z">
              <w:r w:rsidRPr="6314E062">
                <w:rPr>
                  <w:rFonts w:ascii="Montserrat" w:eastAsia="Times New Roman" w:hAnsi="Montserrat"/>
                  <w:color w:val="auto"/>
                </w:rPr>
                <w:t>KPI7 - Secure tunnel establishment time: Ensure fast initialization of encrypted tunnels despite long RTT.</w:t>
              </w:r>
            </w:ins>
          </w:p>
          <w:p w14:paraId="5EA3A06A" w14:textId="6FC0C842" w:rsidR="2D618F14" w:rsidRDefault="2D618F14">
            <w:pPr>
              <w:numPr>
                <w:ilvl w:val="1"/>
                <w:numId w:val="1"/>
              </w:numPr>
              <w:rPr>
                <w:ins w:id="297" w:author="Maxime Renard" w:date="2026-03-25T13:04:00Z" w16du:dateUtc="2026-03-25T13:04:30Z"/>
                <w:rFonts w:ascii="Montserrat" w:eastAsia="Times New Roman" w:hAnsi="Montserrat"/>
                <w:color w:val="auto"/>
              </w:rPr>
              <w:pPrChange w:id="298" w:author="Maxime Renard" w:date="2026-03-25T13:04:00Z">
                <w:pPr/>
              </w:pPrChange>
            </w:pPr>
            <w:ins w:id="299" w:author="Maxime Renard" w:date="2026-03-25T13:04:00Z" w16du:dateUtc="2026-03-25T13:04:30Z">
              <w:r w:rsidRPr="6314E062">
                <w:rPr>
                  <w:rFonts w:ascii="Montserrat" w:eastAsia="Times New Roman" w:hAnsi="Montserrat"/>
                  <w:color w:val="auto"/>
                </w:rPr>
                <w:t>Metric: Time required to establish a secure VPN tunnel over a GEO link.</w:t>
              </w:r>
            </w:ins>
          </w:p>
          <w:p w14:paraId="5F4FF050" w14:textId="30421D41" w:rsidR="6314E062" w:rsidRPr="00246F84" w:rsidRDefault="2D618F14" w:rsidP="6314E062">
            <w:pPr>
              <w:numPr>
                <w:ilvl w:val="1"/>
                <w:numId w:val="1"/>
              </w:numPr>
              <w:rPr>
                <w:rFonts w:ascii="Montserrat" w:eastAsia="Times New Roman" w:hAnsi="Montserrat"/>
                <w:color w:val="auto"/>
              </w:rPr>
            </w:pPr>
            <w:ins w:id="300" w:author="Maxime Renard" w:date="2026-03-25T13:04:00Z" w16du:dateUtc="2026-03-25T13:04:30Z">
              <w:r w:rsidRPr="6314E062">
                <w:rPr>
                  <w:rFonts w:ascii="Montserrat" w:eastAsia="Times New Roman" w:hAnsi="Montserrat"/>
                  <w:color w:val="auto"/>
                </w:rPr>
                <w:t>Target: ≤ 2 RTT for tunnel establishment.</w:t>
              </w:r>
            </w:ins>
          </w:p>
          <w:p w14:paraId="001EC162" w14:textId="77777777" w:rsidR="00C9036F" w:rsidRPr="002C6C11" w:rsidRDefault="00C9036F" w:rsidP="00C9036F">
            <w:pPr>
              <w:rPr>
                <w:rFonts w:ascii="Montserrat" w:hAnsi="Montserrat"/>
                <w:color w:val="auto"/>
              </w:rPr>
            </w:pPr>
          </w:p>
        </w:tc>
        <w:tc>
          <w:tcPr>
            <w:tcW w:w="2709" w:type="dxa"/>
            <w:tcBorders>
              <w:top w:val="nil"/>
              <w:left w:val="nil"/>
              <w:bottom w:val="single" w:sz="6" w:space="0" w:color="5D84A4"/>
              <w:right w:val="single" w:sz="6" w:space="0" w:color="5D84A4"/>
            </w:tcBorders>
            <w:tcMar>
              <w:top w:w="0" w:type="dxa"/>
              <w:left w:w="105" w:type="dxa"/>
              <w:bottom w:w="0" w:type="dxa"/>
              <w:right w:w="105" w:type="dxa"/>
            </w:tcMar>
            <w:hideMark/>
          </w:tcPr>
          <w:p w14:paraId="36ED8313" w14:textId="77777777" w:rsidR="00C9036F" w:rsidRPr="002C6C11" w:rsidRDefault="00C9036F" w:rsidP="00C9036F">
            <w:pPr>
              <w:rPr>
                <w:rFonts w:ascii="Montserrat" w:hAnsi="Montserrat"/>
                <w:color w:val="auto"/>
              </w:rPr>
            </w:pPr>
          </w:p>
        </w:tc>
      </w:tr>
    </w:tbl>
    <w:p w14:paraId="31D29B0A" w14:textId="77777777" w:rsidR="009D5016" w:rsidRPr="002C6C11" w:rsidRDefault="009D5016" w:rsidP="007826AD">
      <w:pPr>
        <w:rPr>
          <w:rFonts w:ascii="Montserrat" w:hAnsi="Montserrat"/>
          <w:color w:val="auto"/>
        </w:rPr>
      </w:pPr>
    </w:p>
    <w:p w14:paraId="12F4B367" w14:textId="77777777" w:rsidR="009D5016" w:rsidRPr="002C6C11" w:rsidRDefault="009D5016" w:rsidP="00A941C7">
      <w:pPr>
        <w:spacing w:beforeLines="20" w:before="48" w:afterLines="20" w:after="48" w:line="264" w:lineRule="auto"/>
        <w:rPr>
          <w:rFonts w:ascii="Montserrat" w:hAnsi="Montserrat"/>
          <w:color w:val="auto"/>
        </w:rPr>
      </w:pPr>
    </w:p>
    <w:p w14:paraId="3CABFA78" w14:textId="77777777" w:rsidR="009D5016" w:rsidRPr="002C6C11" w:rsidRDefault="009D5016" w:rsidP="00B66287">
      <w:pPr>
        <w:rPr>
          <w:rFonts w:ascii="Montserrat" w:hAnsi="Montserrat"/>
          <w:color w:val="auto"/>
          <w:sz w:val="14"/>
          <w:szCs w:val="14"/>
        </w:rPr>
      </w:pPr>
    </w:p>
    <w:p w14:paraId="5ACC37CA" w14:textId="5D2B8F79" w:rsidR="00B66287" w:rsidRPr="00CB317A" w:rsidRDefault="11B9637F" w:rsidP="00A37A69">
      <w:pPr>
        <w:pStyle w:val="Heading3"/>
      </w:pPr>
      <w:bookmarkStart w:id="301" w:name="_Toc1876529919"/>
      <w:r>
        <w:t>4</w:t>
      </w:r>
      <w:r w:rsidR="7241D26E">
        <w:t>.</w:t>
      </w:r>
      <w:r w:rsidR="7058C381">
        <w:t>1</w:t>
      </w:r>
      <w:r w:rsidR="7241D26E">
        <w:t>.4</w:t>
      </w:r>
      <w:r w:rsidR="00DB0738">
        <w:tab/>
      </w:r>
      <w:r w:rsidR="7241D26E">
        <w:t>Key results</w:t>
      </w:r>
      <w:bookmarkEnd w:id="301"/>
    </w:p>
    <w:p w14:paraId="0AE6BBBC" w14:textId="2AD98935" w:rsidR="00E463F6" w:rsidRPr="002C6C11" w:rsidRDefault="00E463F6" w:rsidP="00A37A69">
      <w:pPr>
        <w:pStyle w:val="ParagraphText"/>
      </w:pPr>
    </w:p>
    <w:p w14:paraId="39ACAB6D" w14:textId="77777777" w:rsidR="00A35C98" w:rsidRPr="002C6C11" w:rsidRDefault="00A35C98" w:rsidP="00A35C98">
      <w:pPr>
        <w:rPr>
          <w:rFonts w:ascii="Montserrat" w:hAnsi="Montserrat"/>
          <w:color w:val="auto"/>
          <w:sz w:val="18"/>
          <w:szCs w:val="18"/>
        </w:rPr>
      </w:pPr>
      <w:r w:rsidRPr="002C6C11">
        <w:rPr>
          <w:rFonts w:ascii="Montserrat" w:hAnsi="Montserrat"/>
          <w:color w:val="auto"/>
          <w:sz w:val="18"/>
          <w:szCs w:val="18"/>
        </w:rPr>
        <w:t>Between MS1 and MS2, some test cases have already been validated with Spark antenna (TERESA still under development):</w:t>
      </w:r>
    </w:p>
    <w:p w14:paraId="303939FC" w14:textId="77777777" w:rsidR="00A35C98" w:rsidRPr="002C6C11" w:rsidRDefault="00A35C98" w:rsidP="00F44F36">
      <w:pPr>
        <w:pStyle w:val="ListParagraph"/>
        <w:numPr>
          <w:ilvl w:val="0"/>
          <w:numId w:val="280"/>
        </w:numPr>
        <w:tabs>
          <w:tab w:val="clear" w:pos="360"/>
        </w:tabs>
        <w:ind w:left="567"/>
        <w:rPr>
          <w:rFonts w:ascii="Montserrat" w:hAnsi="Montserrat"/>
          <w:color w:val="auto"/>
          <w:sz w:val="18"/>
          <w:szCs w:val="18"/>
        </w:rPr>
      </w:pPr>
      <w:r w:rsidRPr="002C6C11">
        <w:rPr>
          <w:rFonts w:ascii="Montserrat" w:hAnsi="Montserrat"/>
          <w:color w:val="auto"/>
          <w:sz w:val="18"/>
          <w:szCs w:val="18"/>
        </w:rPr>
        <w:t>TC01: Pointing to satellite</w:t>
      </w:r>
    </w:p>
    <w:p w14:paraId="1E7233AB" w14:textId="77777777" w:rsidR="00A35C98" w:rsidRPr="002C6C11" w:rsidRDefault="00A35C98" w:rsidP="00A35C98">
      <w:pPr>
        <w:pStyle w:val="ListParagraph"/>
        <w:numPr>
          <w:ilvl w:val="1"/>
          <w:numId w:val="280"/>
        </w:numPr>
        <w:rPr>
          <w:rFonts w:ascii="Montserrat" w:hAnsi="Montserrat"/>
          <w:color w:val="auto"/>
          <w:sz w:val="18"/>
          <w:szCs w:val="18"/>
        </w:rPr>
      </w:pPr>
      <w:r w:rsidRPr="002C6C11">
        <w:rPr>
          <w:rFonts w:ascii="Montserrat" w:hAnsi="Montserrat"/>
          <w:color w:val="auto"/>
          <w:sz w:val="18"/>
          <w:szCs w:val="18"/>
        </w:rPr>
        <w:t>Fully validated</w:t>
      </w:r>
    </w:p>
    <w:p w14:paraId="1E34E6AA" w14:textId="77777777" w:rsidR="00A35C98" w:rsidRPr="002C6C11" w:rsidRDefault="00A35C98" w:rsidP="00F44F36">
      <w:pPr>
        <w:pStyle w:val="ListParagraph"/>
        <w:numPr>
          <w:ilvl w:val="0"/>
          <w:numId w:val="280"/>
        </w:numPr>
        <w:tabs>
          <w:tab w:val="clear" w:pos="360"/>
        </w:tabs>
        <w:ind w:left="567"/>
        <w:rPr>
          <w:rFonts w:ascii="Montserrat" w:hAnsi="Montserrat"/>
          <w:color w:val="auto"/>
          <w:sz w:val="18"/>
          <w:szCs w:val="18"/>
        </w:rPr>
      </w:pPr>
      <w:r w:rsidRPr="002C6C11">
        <w:rPr>
          <w:rFonts w:ascii="Montserrat" w:hAnsi="Montserrat"/>
          <w:color w:val="auto"/>
          <w:sz w:val="18"/>
          <w:szCs w:val="18"/>
        </w:rPr>
        <w:t>TC02: Closing the link</w:t>
      </w:r>
    </w:p>
    <w:p w14:paraId="6E81BC6E" w14:textId="77777777" w:rsidR="00A35C98" w:rsidRPr="002C6C11" w:rsidRDefault="00A35C98" w:rsidP="00A35C98">
      <w:pPr>
        <w:pStyle w:val="ListParagraph"/>
        <w:numPr>
          <w:ilvl w:val="1"/>
          <w:numId w:val="280"/>
        </w:numPr>
        <w:rPr>
          <w:rFonts w:ascii="Montserrat" w:hAnsi="Montserrat"/>
          <w:color w:val="auto"/>
          <w:sz w:val="18"/>
          <w:szCs w:val="18"/>
        </w:rPr>
      </w:pPr>
      <w:r w:rsidRPr="002C6C11">
        <w:rPr>
          <w:rFonts w:ascii="Montserrat" w:hAnsi="Montserrat"/>
          <w:color w:val="auto"/>
          <w:sz w:val="18"/>
          <w:szCs w:val="18"/>
        </w:rPr>
        <w:t>Fully validated</w:t>
      </w:r>
    </w:p>
    <w:p w14:paraId="0226BC67" w14:textId="77777777" w:rsidR="00A35C98" w:rsidRPr="002C6C11" w:rsidRDefault="00A35C98" w:rsidP="00F44F36">
      <w:pPr>
        <w:pStyle w:val="ListParagraph"/>
        <w:numPr>
          <w:ilvl w:val="0"/>
          <w:numId w:val="280"/>
        </w:numPr>
        <w:tabs>
          <w:tab w:val="clear" w:pos="360"/>
        </w:tabs>
        <w:ind w:left="567"/>
        <w:rPr>
          <w:rFonts w:ascii="Montserrat" w:hAnsi="Montserrat"/>
          <w:color w:val="auto"/>
          <w:sz w:val="18"/>
          <w:szCs w:val="18"/>
        </w:rPr>
      </w:pPr>
      <w:r w:rsidRPr="002C6C11">
        <w:rPr>
          <w:rFonts w:ascii="Montserrat" w:hAnsi="Montserrat"/>
          <w:color w:val="auto"/>
          <w:sz w:val="18"/>
          <w:szCs w:val="18"/>
        </w:rPr>
        <w:t>TC03: RTN link protocols switch</w:t>
      </w:r>
    </w:p>
    <w:p w14:paraId="23167963" w14:textId="77777777" w:rsidR="00A35C98" w:rsidRPr="002C6C11" w:rsidRDefault="00A35C98" w:rsidP="00A35C98">
      <w:pPr>
        <w:pStyle w:val="ListParagraph"/>
        <w:numPr>
          <w:ilvl w:val="1"/>
          <w:numId w:val="280"/>
        </w:numPr>
        <w:rPr>
          <w:rFonts w:ascii="Montserrat" w:hAnsi="Montserrat"/>
          <w:color w:val="auto"/>
          <w:sz w:val="18"/>
          <w:szCs w:val="18"/>
        </w:rPr>
      </w:pPr>
      <w:r w:rsidRPr="002C6C11">
        <w:rPr>
          <w:rFonts w:ascii="Montserrat" w:hAnsi="Montserrat"/>
          <w:color w:val="auto"/>
          <w:sz w:val="18"/>
          <w:szCs w:val="18"/>
        </w:rPr>
        <w:t>Manually validated</w:t>
      </w:r>
    </w:p>
    <w:p w14:paraId="303B86C3" w14:textId="77777777" w:rsidR="00A35C98" w:rsidRPr="002C6C11" w:rsidRDefault="00A35C98" w:rsidP="00A35C98">
      <w:pPr>
        <w:pStyle w:val="ListParagraph"/>
        <w:numPr>
          <w:ilvl w:val="1"/>
          <w:numId w:val="280"/>
        </w:numPr>
        <w:rPr>
          <w:rFonts w:ascii="Montserrat" w:hAnsi="Montserrat"/>
          <w:color w:val="auto"/>
          <w:sz w:val="18"/>
          <w:szCs w:val="18"/>
        </w:rPr>
      </w:pPr>
      <w:r w:rsidRPr="002C6C11">
        <w:rPr>
          <w:rFonts w:ascii="Montserrat" w:hAnsi="Montserrat"/>
          <w:color w:val="auto"/>
          <w:sz w:val="18"/>
          <w:szCs w:val="18"/>
        </w:rPr>
        <w:t>Automatic switch triggered by 5G orchestrator will be tested during next testing slot</w:t>
      </w:r>
    </w:p>
    <w:p w14:paraId="76ADAF5E" w14:textId="77777777" w:rsidR="00A35C98" w:rsidRPr="002C6C11" w:rsidRDefault="00A35C98" w:rsidP="00F44F36">
      <w:pPr>
        <w:pStyle w:val="ListParagraph"/>
        <w:numPr>
          <w:ilvl w:val="0"/>
          <w:numId w:val="280"/>
        </w:numPr>
        <w:tabs>
          <w:tab w:val="clear" w:pos="360"/>
        </w:tabs>
        <w:ind w:left="567"/>
        <w:rPr>
          <w:rFonts w:ascii="Montserrat" w:hAnsi="Montserrat"/>
          <w:color w:val="auto"/>
          <w:sz w:val="18"/>
          <w:szCs w:val="18"/>
        </w:rPr>
      </w:pPr>
      <w:r w:rsidRPr="002C6C11">
        <w:rPr>
          <w:rFonts w:ascii="Montserrat" w:hAnsi="Montserrat"/>
          <w:color w:val="auto"/>
          <w:sz w:val="18"/>
          <w:szCs w:val="18"/>
        </w:rPr>
        <w:t>TC04: Live TV over NTN</w:t>
      </w:r>
    </w:p>
    <w:p w14:paraId="002DA2C3" w14:textId="77777777" w:rsidR="00A35C98" w:rsidRPr="002C6C11" w:rsidRDefault="00A35C98" w:rsidP="00A35C98">
      <w:pPr>
        <w:pStyle w:val="ListParagraph"/>
        <w:numPr>
          <w:ilvl w:val="1"/>
          <w:numId w:val="280"/>
        </w:numPr>
        <w:rPr>
          <w:rFonts w:ascii="Montserrat" w:hAnsi="Montserrat"/>
          <w:color w:val="auto"/>
          <w:sz w:val="18"/>
          <w:szCs w:val="18"/>
        </w:rPr>
      </w:pPr>
      <w:r w:rsidRPr="002C6C11">
        <w:rPr>
          <w:rFonts w:ascii="Montserrat" w:hAnsi="Montserrat"/>
          <w:color w:val="auto"/>
          <w:sz w:val="18"/>
          <w:szCs w:val="18"/>
        </w:rPr>
        <w:t>Simplified multicast stream validated</w:t>
      </w:r>
    </w:p>
    <w:p w14:paraId="71C9BED2" w14:textId="77777777" w:rsidR="00A35C98" w:rsidRPr="002C6C11" w:rsidRDefault="00A35C98" w:rsidP="00A35C98">
      <w:pPr>
        <w:pStyle w:val="ListParagraph"/>
        <w:numPr>
          <w:ilvl w:val="1"/>
          <w:numId w:val="280"/>
        </w:numPr>
        <w:rPr>
          <w:rFonts w:ascii="Montserrat" w:hAnsi="Montserrat"/>
          <w:color w:val="auto"/>
          <w:sz w:val="18"/>
          <w:szCs w:val="18"/>
        </w:rPr>
      </w:pPr>
      <w:r w:rsidRPr="002C6C11">
        <w:rPr>
          <w:rFonts w:ascii="Montserrat" w:hAnsi="Montserrat"/>
          <w:color w:val="auto"/>
          <w:sz w:val="18"/>
          <w:szCs w:val="18"/>
        </w:rPr>
        <w:t>Live TV will be tested during next testing slot</w:t>
      </w:r>
    </w:p>
    <w:p w14:paraId="63AA7008" w14:textId="77777777" w:rsidR="00A35C98" w:rsidRPr="002C6C11" w:rsidRDefault="00A35C98" w:rsidP="00F44F36">
      <w:pPr>
        <w:pStyle w:val="ListParagraph"/>
        <w:numPr>
          <w:ilvl w:val="0"/>
          <w:numId w:val="280"/>
        </w:numPr>
        <w:tabs>
          <w:tab w:val="clear" w:pos="360"/>
        </w:tabs>
        <w:ind w:left="567"/>
        <w:rPr>
          <w:rFonts w:ascii="Montserrat" w:hAnsi="Montserrat"/>
          <w:color w:val="auto"/>
          <w:sz w:val="18"/>
          <w:szCs w:val="18"/>
        </w:rPr>
      </w:pPr>
      <w:r w:rsidRPr="002C6C11">
        <w:rPr>
          <w:rFonts w:ascii="Montserrat" w:hAnsi="Montserrat"/>
          <w:color w:val="auto"/>
          <w:sz w:val="18"/>
          <w:szCs w:val="18"/>
        </w:rPr>
        <w:t>TC05: VoD over NTN</w:t>
      </w:r>
    </w:p>
    <w:p w14:paraId="1C98C0CB" w14:textId="77777777" w:rsidR="00A35C98" w:rsidRPr="002C6C11" w:rsidRDefault="00A35C98" w:rsidP="00A35C98">
      <w:pPr>
        <w:pStyle w:val="ListParagraph"/>
        <w:numPr>
          <w:ilvl w:val="1"/>
          <w:numId w:val="280"/>
        </w:numPr>
        <w:rPr>
          <w:rFonts w:ascii="Montserrat" w:hAnsi="Montserrat"/>
          <w:color w:val="auto"/>
          <w:sz w:val="18"/>
          <w:szCs w:val="18"/>
        </w:rPr>
      </w:pPr>
      <w:r w:rsidRPr="002C6C11">
        <w:rPr>
          <w:rFonts w:ascii="Montserrat" w:hAnsi="Montserrat"/>
          <w:color w:val="auto"/>
          <w:sz w:val="18"/>
          <w:szCs w:val="18"/>
        </w:rPr>
        <w:t>will be tested during next testing slot</w:t>
      </w:r>
    </w:p>
    <w:p w14:paraId="2B28F614" w14:textId="77777777" w:rsidR="00A35C98" w:rsidRPr="002C6C11" w:rsidRDefault="00A35C98" w:rsidP="00F44F36">
      <w:pPr>
        <w:pStyle w:val="ListParagraph"/>
        <w:numPr>
          <w:ilvl w:val="0"/>
          <w:numId w:val="280"/>
        </w:numPr>
        <w:tabs>
          <w:tab w:val="clear" w:pos="360"/>
        </w:tabs>
        <w:ind w:left="567"/>
        <w:rPr>
          <w:rFonts w:ascii="Montserrat" w:hAnsi="Montserrat"/>
          <w:color w:val="auto"/>
          <w:sz w:val="18"/>
          <w:szCs w:val="18"/>
        </w:rPr>
      </w:pPr>
      <w:r w:rsidRPr="002C6C11">
        <w:rPr>
          <w:rFonts w:ascii="Montserrat" w:hAnsi="Montserrat"/>
          <w:color w:val="auto"/>
          <w:sz w:val="18"/>
          <w:szCs w:val="18"/>
        </w:rPr>
        <w:t>TC06: Internet connectivity over NTN</w:t>
      </w:r>
    </w:p>
    <w:p w14:paraId="5D7517EF" w14:textId="77777777" w:rsidR="00A35C98" w:rsidRPr="002C6C11" w:rsidRDefault="00A35C98" w:rsidP="00A35C98">
      <w:pPr>
        <w:pStyle w:val="ListParagraph"/>
        <w:numPr>
          <w:ilvl w:val="1"/>
          <w:numId w:val="280"/>
        </w:numPr>
        <w:rPr>
          <w:rFonts w:ascii="Montserrat" w:hAnsi="Montserrat"/>
          <w:color w:val="auto"/>
          <w:sz w:val="18"/>
          <w:szCs w:val="18"/>
        </w:rPr>
      </w:pPr>
      <w:r w:rsidRPr="002C6C11">
        <w:rPr>
          <w:rFonts w:ascii="Montserrat" w:hAnsi="Montserrat"/>
          <w:color w:val="auto"/>
          <w:sz w:val="18"/>
          <w:szCs w:val="18"/>
        </w:rPr>
        <w:t>will be tested during next testing slot</w:t>
      </w:r>
    </w:p>
    <w:p w14:paraId="70240E47" w14:textId="77777777" w:rsidR="00A35C98" w:rsidRPr="002C6C11" w:rsidRDefault="00A35C98" w:rsidP="00F44F36">
      <w:pPr>
        <w:pStyle w:val="ListParagraph"/>
        <w:numPr>
          <w:ilvl w:val="0"/>
          <w:numId w:val="280"/>
        </w:numPr>
        <w:tabs>
          <w:tab w:val="clear" w:pos="360"/>
        </w:tabs>
        <w:ind w:left="567"/>
        <w:rPr>
          <w:rFonts w:ascii="Montserrat" w:hAnsi="Montserrat"/>
          <w:color w:val="auto"/>
          <w:sz w:val="18"/>
          <w:szCs w:val="18"/>
        </w:rPr>
      </w:pPr>
      <w:r w:rsidRPr="002C6C11">
        <w:rPr>
          <w:rFonts w:ascii="Montserrat" w:hAnsi="Montserrat"/>
          <w:color w:val="auto"/>
          <w:sz w:val="18"/>
          <w:szCs w:val="18"/>
        </w:rPr>
        <w:t>TC07: ARCA satcom VPN (CYSEC, TBC)</w:t>
      </w:r>
    </w:p>
    <w:p w14:paraId="563B89ED" w14:textId="64068E66" w:rsidR="00A35C98" w:rsidRPr="002C6C11" w:rsidRDefault="00A35C98" w:rsidP="00A35C98">
      <w:pPr>
        <w:pStyle w:val="ListParagraph"/>
        <w:numPr>
          <w:ilvl w:val="1"/>
          <w:numId w:val="280"/>
        </w:numPr>
        <w:rPr>
          <w:rFonts w:ascii="Montserrat" w:hAnsi="Montserrat"/>
          <w:color w:val="auto"/>
          <w:sz w:val="18"/>
          <w:szCs w:val="18"/>
        </w:rPr>
      </w:pPr>
      <w:r w:rsidRPr="002C6C11">
        <w:rPr>
          <w:rFonts w:ascii="Montserrat" w:hAnsi="Montserrat"/>
          <w:color w:val="auto"/>
          <w:sz w:val="18"/>
          <w:szCs w:val="18"/>
        </w:rPr>
        <w:t>will be tested during next testing slot</w:t>
      </w:r>
    </w:p>
    <w:p w14:paraId="27A3EDA0" w14:textId="56B8A42D" w:rsidR="0C5522A8" w:rsidRDefault="0C5522A8" w:rsidP="00E40295">
      <w:pPr>
        <w:rPr>
          <w:rFonts w:ascii="Montserrat" w:hAnsi="Montserrat"/>
          <w:color w:val="auto"/>
          <w:sz w:val="18"/>
          <w:szCs w:val="18"/>
        </w:rPr>
      </w:pPr>
      <w:r w:rsidRPr="346B3951">
        <w:rPr>
          <w:rFonts w:ascii="Montserrat" w:hAnsi="Montserrat"/>
          <w:color w:val="auto"/>
          <w:sz w:val="18"/>
          <w:szCs w:val="18"/>
        </w:rPr>
        <w:t xml:space="preserve">Next testing slot means the next time we have ASTRA GEO satellite available. This needs to be </w:t>
      </w:r>
      <w:r w:rsidR="2AAA14C7" w:rsidRPr="346B3951">
        <w:rPr>
          <w:rFonts w:ascii="Montserrat" w:hAnsi="Montserrat"/>
          <w:color w:val="auto"/>
          <w:sz w:val="18"/>
          <w:szCs w:val="18"/>
        </w:rPr>
        <w:t xml:space="preserve">planned </w:t>
      </w:r>
      <w:r w:rsidRPr="346B3951">
        <w:rPr>
          <w:rFonts w:ascii="Montserrat" w:hAnsi="Montserrat"/>
          <w:color w:val="auto"/>
          <w:sz w:val="18"/>
          <w:szCs w:val="18"/>
        </w:rPr>
        <w:t>with SES.</w:t>
      </w:r>
    </w:p>
    <w:p w14:paraId="0FC312DB" w14:textId="77777777" w:rsidR="00A35C98" w:rsidRPr="002C6C11" w:rsidRDefault="00A35C98" w:rsidP="00A35C98">
      <w:pPr>
        <w:rPr>
          <w:rFonts w:ascii="Montserrat" w:hAnsi="Montserrat"/>
          <w:color w:val="auto"/>
          <w:sz w:val="18"/>
          <w:szCs w:val="18"/>
        </w:rPr>
      </w:pPr>
    </w:p>
    <w:p w14:paraId="49B70F1C" w14:textId="77777777" w:rsidR="00A35C98" w:rsidRPr="002C6C11" w:rsidRDefault="00A35C98" w:rsidP="00A35C98">
      <w:pPr>
        <w:rPr>
          <w:rFonts w:ascii="Montserrat" w:hAnsi="Montserrat"/>
          <w:color w:val="auto"/>
          <w:sz w:val="18"/>
          <w:szCs w:val="18"/>
        </w:rPr>
      </w:pPr>
      <w:r w:rsidRPr="002C6C11">
        <w:rPr>
          <w:rFonts w:ascii="Montserrat" w:hAnsi="Montserrat"/>
          <w:color w:val="auto"/>
          <w:sz w:val="18"/>
          <w:szCs w:val="18"/>
        </w:rPr>
        <w:t>Summary table of the first four test cases achieved:</w:t>
      </w:r>
    </w:p>
    <w:p w14:paraId="0ECB7DD1" w14:textId="77777777" w:rsidR="00A35C98" w:rsidRPr="002C6C11" w:rsidRDefault="00A35C98" w:rsidP="00A35C98">
      <w:pPr>
        <w:keepNext/>
        <w:rPr>
          <w:rFonts w:ascii="Montserrat" w:hAnsi="Montserrat"/>
        </w:rPr>
      </w:pPr>
      <w:r w:rsidRPr="00CB317A">
        <w:rPr>
          <w:rFonts w:ascii="Montserrat" w:hAnsi="Montserrat"/>
          <w:iCs/>
          <w:color w:val="auto"/>
          <w:sz w:val="18"/>
          <w:szCs w:val="18"/>
        </w:rPr>
        <w:t> </w:t>
      </w:r>
      <w:r w:rsidRPr="00CB317A">
        <w:rPr>
          <w:rFonts w:ascii="Montserrat" w:hAnsi="Montserrat"/>
          <w:iCs/>
          <w:noProof/>
          <w:color w:val="auto"/>
          <w:sz w:val="18"/>
          <w:szCs w:val="18"/>
        </w:rPr>
        <w:drawing>
          <wp:inline distT="0" distB="0" distL="0" distR="0" wp14:anchorId="60D287DB" wp14:editId="07B2BAF9">
            <wp:extent cx="5731510" cy="2748280"/>
            <wp:effectExtent l="0" t="0" r="2540" b="0"/>
            <wp:docPr id="1249980346" name="Picture 12499803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748280"/>
                    </a:xfrm>
                    <a:prstGeom prst="rect">
                      <a:avLst/>
                    </a:prstGeom>
                    <a:noFill/>
                    <a:ln>
                      <a:noFill/>
                    </a:ln>
                  </pic:spPr>
                </pic:pic>
              </a:graphicData>
            </a:graphic>
          </wp:inline>
        </w:drawing>
      </w:r>
    </w:p>
    <w:p w14:paraId="2FA669D5" w14:textId="5035E19A" w:rsidR="00A35C98" w:rsidRPr="002C6C11" w:rsidRDefault="00A35C98" w:rsidP="00A35C98">
      <w:pPr>
        <w:pStyle w:val="Caption"/>
        <w:rPr>
          <w:rFonts w:ascii="Montserrat" w:hAnsi="Montserrat"/>
        </w:rPr>
      </w:pPr>
      <w:bookmarkStart w:id="302" w:name="_Toc221886675"/>
      <w:r w:rsidRPr="002C6C11">
        <w:rPr>
          <w:rFonts w:ascii="Montserrat" w:hAnsi="Montserrat"/>
        </w:rPr>
        <w:t xml:space="preserve">Table </w:t>
      </w:r>
      <w:r w:rsidRPr="002C6C11">
        <w:rPr>
          <w:rFonts w:ascii="Montserrat" w:hAnsi="Montserrat"/>
        </w:rPr>
        <w:fldChar w:fldCharType="begin"/>
      </w:r>
      <w:r w:rsidRPr="002C6C11">
        <w:rPr>
          <w:rFonts w:ascii="Montserrat" w:hAnsi="Montserrat"/>
        </w:rPr>
        <w:instrText xml:space="preserve"> SEQ Table \* ARABIC </w:instrText>
      </w:r>
      <w:r w:rsidRPr="002C6C11">
        <w:rPr>
          <w:rFonts w:ascii="Montserrat" w:hAnsi="Montserrat"/>
        </w:rPr>
        <w:fldChar w:fldCharType="separate"/>
      </w:r>
      <w:r>
        <w:rPr>
          <w:rFonts w:ascii="Montserrat" w:hAnsi="Montserrat"/>
          <w:noProof/>
        </w:rPr>
        <w:t>6</w:t>
      </w:r>
      <w:r w:rsidRPr="002C6C11">
        <w:rPr>
          <w:rFonts w:ascii="Montserrat" w:hAnsi="Montserrat"/>
        </w:rPr>
        <w:fldChar w:fldCharType="end"/>
      </w:r>
      <w:r>
        <w:rPr>
          <w:rFonts w:ascii="Montserrat" w:hAnsi="Montserrat"/>
        </w:rPr>
        <w:t xml:space="preserve"> </w:t>
      </w:r>
      <w:r w:rsidRPr="002C6C11">
        <w:rPr>
          <w:rFonts w:ascii="Montserrat" w:hAnsi="Montserrat"/>
        </w:rPr>
        <w:t>: Viasat DTV first results</w:t>
      </w:r>
      <w:bookmarkEnd w:id="302"/>
    </w:p>
    <w:p w14:paraId="1E36DEFB" w14:textId="77777777" w:rsidR="00A35C98" w:rsidRPr="002C6C11" w:rsidRDefault="00A35C98" w:rsidP="00A35C98">
      <w:pPr>
        <w:rPr>
          <w:rFonts w:ascii="Montserrat" w:hAnsi="Montserrat"/>
        </w:rPr>
      </w:pPr>
    </w:p>
    <w:p w14:paraId="3A150B6A" w14:textId="77777777" w:rsidR="00A35C98" w:rsidRPr="002C6C11" w:rsidRDefault="00A35C98" w:rsidP="00A35C98">
      <w:pPr>
        <w:rPr>
          <w:rFonts w:ascii="Montserrat" w:hAnsi="Montserrat"/>
          <w:color w:val="auto"/>
          <w:sz w:val="18"/>
          <w:szCs w:val="18"/>
        </w:rPr>
      </w:pPr>
      <w:r w:rsidRPr="002C6C11">
        <w:rPr>
          <w:rFonts w:ascii="Montserrat" w:hAnsi="Montserrat"/>
          <w:color w:val="auto"/>
          <w:sz w:val="18"/>
          <w:szCs w:val="18"/>
        </w:rPr>
        <w:t>More results for FWD link throughputs (7MHz bandwidth):</w:t>
      </w:r>
    </w:p>
    <w:p w14:paraId="5463BF3E" w14:textId="77777777" w:rsidR="00A35C98" w:rsidRPr="002C6C11" w:rsidRDefault="00A35C98" w:rsidP="00A35C98">
      <w:pPr>
        <w:keepNext/>
        <w:rPr>
          <w:rFonts w:ascii="Montserrat" w:hAnsi="Montserrat"/>
        </w:rPr>
      </w:pPr>
      <w:r w:rsidRPr="00CB317A">
        <w:rPr>
          <w:rFonts w:ascii="Montserrat" w:hAnsi="Montserrat"/>
          <w:iCs/>
          <w:color w:val="auto"/>
          <w:sz w:val="18"/>
          <w:szCs w:val="18"/>
        </w:rPr>
        <w:t> </w:t>
      </w:r>
      <w:r w:rsidRPr="00CB317A">
        <w:rPr>
          <w:rFonts w:ascii="Montserrat" w:hAnsi="Montserrat"/>
          <w:iCs/>
          <w:noProof/>
          <w:color w:val="auto"/>
          <w:sz w:val="18"/>
          <w:szCs w:val="18"/>
        </w:rPr>
        <w:drawing>
          <wp:inline distT="0" distB="0" distL="0" distR="0" wp14:anchorId="6EBB90D6" wp14:editId="2CB04C4B">
            <wp:extent cx="5731510" cy="944245"/>
            <wp:effectExtent l="0" t="0" r="2540" b="8255"/>
            <wp:docPr id="1343703892" name="Picture 134370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944245"/>
                    </a:xfrm>
                    <a:prstGeom prst="rect">
                      <a:avLst/>
                    </a:prstGeom>
                    <a:noFill/>
                    <a:ln>
                      <a:noFill/>
                    </a:ln>
                  </pic:spPr>
                </pic:pic>
              </a:graphicData>
            </a:graphic>
          </wp:inline>
        </w:drawing>
      </w:r>
    </w:p>
    <w:p w14:paraId="11AC9048" w14:textId="52AD14BC" w:rsidR="00A35C98" w:rsidRPr="002C6C11" w:rsidRDefault="00A35C98" w:rsidP="00A35C98">
      <w:pPr>
        <w:pStyle w:val="Caption"/>
        <w:rPr>
          <w:rFonts w:ascii="Montserrat" w:hAnsi="Montserrat"/>
        </w:rPr>
      </w:pPr>
      <w:bookmarkStart w:id="303" w:name="_Toc221886676"/>
      <w:r w:rsidRPr="002C6C11">
        <w:rPr>
          <w:rFonts w:ascii="Montserrat" w:hAnsi="Montserrat"/>
        </w:rPr>
        <w:t xml:space="preserve">Table </w:t>
      </w:r>
      <w:r w:rsidRPr="002C6C11">
        <w:rPr>
          <w:rFonts w:ascii="Montserrat" w:hAnsi="Montserrat"/>
        </w:rPr>
        <w:fldChar w:fldCharType="begin"/>
      </w:r>
      <w:r w:rsidRPr="002C6C11">
        <w:rPr>
          <w:rFonts w:ascii="Montserrat" w:hAnsi="Montserrat"/>
        </w:rPr>
        <w:instrText xml:space="preserve"> SEQ Table \* ARABIC </w:instrText>
      </w:r>
      <w:r w:rsidRPr="002C6C11">
        <w:rPr>
          <w:rFonts w:ascii="Montserrat" w:hAnsi="Montserrat"/>
        </w:rPr>
        <w:fldChar w:fldCharType="separate"/>
      </w:r>
      <w:r>
        <w:rPr>
          <w:rFonts w:ascii="Montserrat" w:hAnsi="Montserrat"/>
          <w:noProof/>
        </w:rPr>
        <w:t>7</w:t>
      </w:r>
      <w:r w:rsidRPr="002C6C11">
        <w:rPr>
          <w:rFonts w:ascii="Montserrat" w:hAnsi="Montserrat"/>
        </w:rPr>
        <w:fldChar w:fldCharType="end"/>
      </w:r>
      <w:r w:rsidRPr="00A35C98">
        <w:rPr>
          <w:rFonts w:ascii="Montserrat" w:hAnsi="Montserrat"/>
        </w:rPr>
        <w:t xml:space="preserve">: </w:t>
      </w:r>
      <w:r w:rsidRPr="002C6C11">
        <w:rPr>
          <w:rFonts w:ascii="Montserrat" w:hAnsi="Montserrat"/>
        </w:rPr>
        <w:t>FWD link throughput (7MHz bandwidth)</w:t>
      </w:r>
      <w:bookmarkEnd w:id="303"/>
    </w:p>
    <w:p w14:paraId="2427DD12" w14:textId="77777777" w:rsidR="00A35C98" w:rsidRPr="002C6C11" w:rsidRDefault="00A35C98" w:rsidP="00A35C98">
      <w:pPr>
        <w:rPr>
          <w:rFonts w:ascii="Montserrat" w:hAnsi="Montserrat"/>
          <w:color w:val="auto"/>
          <w:sz w:val="18"/>
          <w:szCs w:val="18"/>
        </w:rPr>
      </w:pPr>
      <w:r w:rsidRPr="002C6C11">
        <w:rPr>
          <w:rFonts w:ascii="Montserrat" w:hAnsi="Montserrat"/>
          <w:color w:val="auto"/>
          <w:sz w:val="18"/>
          <w:szCs w:val="18"/>
        </w:rPr>
        <w:t>Note that the expected throughput mentioned in the table is the raw bit rate at layer 1.</w:t>
      </w:r>
    </w:p>
    <w:p w14:paraId="2858B6E2" w14:textId="77777777" w:rsidR="00A35C98" w:rsidRPr="002C6C11" w:rsidRDefault="00A35C98" w:rsidP="00F44F36">
      <w:pPr>
        <w:spacing w:before="120"/>
        <w:rPr>
          <w:rFonts w:ascii="Montserrat" w:hAnsi="Montserrat"/>
          <w:color w:val="auto"/>
          <w:sz w:val="18"/>
          <w:szCs w:val="18"/>
        </w:rPr>
      </w:pPr>
      <w:r w:rsidRPr="002C6C11">
        <w:rPr>
          <w:rFonts w:ascii="Montserrat" w:hAnsi="Montserrat"/>
          <w:color w:val="auto"/>
          <w:sz w:val="18"/>
          <w:szCs w:val="18"/>
        </w:rPr>
        <w:t>While the measured throughput with iperf is at UDP layer and it is always reduced by headers and framing overhead.​</w:t>
      </w:r>
    </w:p>
    <w:p w14:paraId="6E6CD08B" w14:textId="77777777" w:rsidR="00A35C98" w:rsidRPr="002C6C11" w:rsidRDefault="00A35C98" w:rsidP="00F44F36">
      <w:pPr>
        <w:spacing w:before="120"/>
        <w:rPr>
          <w:rFonts w:ascii="Montserrat" w:hAnsi="Montserrat"/>
          <w:color w:val="auto"/>
          <w:sz w:val="18"/>
          <w:szCs w:val="18"/>
        </w:rPr>
      </w:pPr>
      <w:r w:rsidRPr="002C6C11">
        <w:rPr>
          <w:rFonts w:ascii="Montserrat" w:hAnsi="Montserrat"/>
          <w:color w:val="auto"/>
          <w:sz w:val="18"/>
          <w:szCs w:val="18"/>
        </w:rPr>
        <w:t>Target bitrate is the requested bit rate to iperf, that is intentionally higher than the maximum expected bitrate in order to push iperf to the maximum achievable over the link.</w:t>
      </w:r>
    </w:p>
    <w:p w14:paraId="5F895988" w14:textId="77777777" w:rsidR="00A35C98" w:rsidRPr="002C6C11" w:rsidRDefault="00A35C98" w:rsidP="00F44F36">
      <w:pPr>
        <w:spacing w:before="120"/>
        <w:rPr>
          <w:rFonts w:ascii="Montserrat" w:hAnsi="Montserrat"/>
          <w:color w:val="auto"/>
          <w:sz w:val="18"/>
          <w:szCs w:val="18"/>
        </w:rPr>
      </w:pPr>
      <w:r w:rsidRPr="002C6C11">
        <w:rPr>
          <w:rFonts w:ascii="Montserrat" w:hAnsi="Montserrat"/>
          <w:color w:val="auto"/>
          <w:sz w:val="18"/>
          <w:szCs w:val="18"/>
        </w:rPr>
        <w:t>12MHz bandwidth should be allocated for the final demo in order to reach 4.7Mbps that is required for 1080p resolution.</w:t>
      </w:r>
    </w:p>
    <w:p w14:paraId="333CAC1F" w14:textId="77777777" w:rsidR="00A35C98" w:rsidRPr="002C6C11" w:rsidRDefault="00A35C98" w:rsidP="00A35C98">
      <w:pPr>
        <w:rPr>
          <w:rFonts w:ascii="Montserrat" w:hAnsi="Montserrat"/>
          <w:color w:val="auto"/>
          <w:sz w:val="18"/>
          <w:szCs w:val="18"/>
        </w:rPr>
      </w:pPr>
    </w:p>
    <w:p w14:paraId="39A3E273" w14:textId="77777777" w:rsidR="00A35C98" w:rsidRPr="002C6C11" w:rsidRDefault="00A35C98" w:rsidP="00A35C98">
      <w:pPr>
        <w:rPr>
          <w:rFonts w:ascii="Montserrat" w:hAnsi="Montserrat"/>
          <w:color w:val="auto"/>
          <w:sz w:val="18"/>
          <w:szCs w:val="18"/>
        </w:rPr>
      </w:pPr>
      <w:r w:rsidRPr="002C6C11">
        <w:rPr>
          <w:rFonts w:ascii="Montserrat" w:hAnsi="Montserrat"/>
          <w:color w:val="auto"/>
          <w:sz w:val="18"/>
          <w:szCs w:val="18"/>
        </w:rPr>
        <w:t>More results for RTN link throughputs (5MHz bandwidth):</w:t>
      </w:r>
    </w:p>
    <w:p w14:paraId="5F3330AA" w14:textId="77777777" w:rsidR="00A35C98" w:rsidRPr="002C6C11" w:rsidRDefault="00A35C98" w:rsidP="00A35C98">
      <w:pPr>
        <w:keepNext/>
        <w:rPr>
          <w:rFonts w:ascii="Montserrat" w:hAnsi="Montserrat"/>
        </w:rPr>
      </w:pPr>
      <w:r w:rsidRPr="00CB317A">
        <w:rPr>
          <w:rFonts w:ascii="Montserrat" w:hAnsi="Montserrat"/>
          <w:iCs/>
          <w:color w:val="auto"/>
          <w:sz w:val="18"/>
          <w:szCs w:val="18"/>
        </w:rPr>
        <w:t> </w:t>
      </w:r>
      <w:r w:rsidRPr="00CB317A">
        <w:rPr>
          <w:rFonts w:ascii="Montserrat" w:hAnsi="Montserrat"/>
          <w:iCs/>
          <w:noProof/>
          <w:color w:val="auto"/>
          <w:sz w:val="18"/>
          <w:szCs w:val="18"/>
        </w:rPr>
        <w:drawing>
          <wp:inline distT="0" distB="0" distL="0" distR="0" wp14:anchorId="026B981D" wp14:editId="74B75338">
            <wp:extent cx="5731510" cy="1177925"/>
            <wp:effectExtent l="0" t="0" r="2540" b="3175"/>
            <wp:docPr id="1362898970" name="Picture 1362898970"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white grid with black text&#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1177925"/>
                    </a:xfrm>
                    <a:prstGeom prst="rect">
                      <a:avLst/>
                    </a:prstGeom>
                    <a:noFill/>
                    <a:ln>
                      <a:noFill/>
                    </a:ln>
                  </pic:spPr>
                </pic:pic>
              </a:graphicData>
            </a:graphic>
          </wp:inline>
        </w:drawing>
      </w:r>
    </w:p>
    <w:p w14:paraId="49DED042" w14:textId="5DA6D81B" w:rsidR="00A35C98" w:rsidRPr="002C6C11" w:rsidRDefault="00A35C98" w:rsidP="00F44F36">
      <w:pPr>
        <w:pStyle w:val="Caption"/>
        <w:spacing w:before="120"/>
        <w:rPr>
          <w:rFonts w:ascii="Montserrat" w:hAnsi="Montserrat"/>
        </w:rPr>
      </w:pPr>
      <w:bookmarkStart w:id="304" w:name="_Toc221886677"/>
      <w:r>
        <w:t xml:space="preserve">Table </w:t>
      </w:r>
      <w:r>
        <w:fldChar w:fldCharType="begin"/>
      </w:r>
      <w:r>
        <w:instrText xml:space="preserve"> SEQ Table \* ARABIC </w:instrText>
      </w:r>
      <w:r>
        <w:fldChar w:fldCharType="separate"/>
      </w:r>
      <w:r>
        <w:rPr>
          <w:noProof/>
        </w:rPr>
        <w:t>8</w:t>
      </w:r>
      <w:r>
        <w:fldChar w:fldCharType="end"/>
      </w:r>
      <w:r w:rsidRPr="002C6C11">
        <w:rPr>
          <w:rFonts w:ascii="Montserrat" w:hAnsi="Montserrat"/>
        </w:rPr>
        <w:t>: RTN link throughput (5MHz bandwidth)</w:t>
      </w:r>
      <w:bookmarkEnd w:id="304"/>
    </w:p>
    <w:p w14:paraId="03E86067" w14:textId="77777777" w:rsidR="00A35C98" w:rsidRPr="002C6C11" w:rsidRDefault="00A35C98" w:rsidP="00F44F36">
      <w:pPr>
        <w:spacing w:before="120"/>
        <w:rPr>
          <w:rFonts w:ascii="Montserrat" w:hAnsi="Montserrat"/>
          <w:color w:val="auto"/>
          <w:sz w:val="18"/>
          <w:szCs w:val="18"/>
        </w:rPr>
      </w:pPr>
      <w:r w:rsidRPr="002C6C11">
        <w:rPr>
          <w:rFonts w:ascii="Montserrat" w:hAnsi="Montserrat"/>
          <w:color w:val="auto"/>
          <w:sz w:val="18"/>
          <w:szCs w:val="18"/>
        </w:rPr>
        <w:t>Same note as for FWD link throughputs, expected throughput refers to physical layer, while measured one is taking into account framing overhead.​</w:t>
      </w:r>
    </w:p>
    <w:p w14:paraId="04C6FC87" w14:textId="77777777" w:rsidR="00A35C98" w:rsidRPr="002C6C11" w:rsidRDefault="00A35C98" w:rsidP="00F44F36">
      <w:pPr>
        <w:spacing w:before="120"/>
        <w:rPr>
          <w:rFonts w:ascii="Montserrat" w:hAnsi="Montserrat"/>
          <w:color w:val="auto"/>
          <w:sz w:val="18"/>
          <w:szCs w:val="18"/>
        </w:rPr>
      </w:pPr>
      <w:r w:rsidRPr="002C6C11">
        <w:rPr>
          <w:rFonts w:ascii="Montserrat" w:hAnsi="Montserrat"/>
          <w:color w:val="auto"/>
          <w:sz w:val="18"/>
          <w:szCs w:val="18"/>
        </w:rPr>
        <w:t>For instance, 1.4Mbps is the maximum achievable at UDP layer for DVB-RCS with 1920kBaud, and 0.7Mbps is the maximum for 0.96 Mbaud.</w:t>
      </w:r>
    </w:p>
    <w:p w14:paraId="1FAA52DE" w14:textId="5CA25FE6" w:rsidR="00E463F6" w:rsidRPr="002C6C11" w:rsidRDefault="00E463F6" w:rsidP="00E463F6">
      <w:pPr>
        <w:rPr>
          <w:rFonts w:ascii="Montserrat" w:hAnsi="Montserrat"/>
          <w:color w:val="auto"/>
          <w:sz w:val="18"/>
          <w:szCs w:val="18"/>
        </w:rPr>
      </w:pPr>
    </w:p>
    <w:p w14:paraId="1F118CD2" w14:textId="7D295616" w:rsidR="003674B0" w:rsidRPr="002C6C11" w:rsidRDefault="003674B0" w:rsidP="00E463F6">
      <w:pPr>
        <w:rPr>
          <w:rFonts w:ascii="Montserrat" w:hAnsi="Montserrat"/>
          <w:color w:val="auto"/>
          <w:sz w:val="18"/>
          <w:szCs w:val="18"/>
        </w:rPr>
      </w:pPr>
    </w:p>
    <w:p w14:paraId="6439D7B4" w14:textId="1D17C154" w:rsidR="00E463F6" w:rsidRPr="00CB317A" w:rsidRDefault="11B9637F" w:rsidP="00973197">
      <w:pPr>
        <w:pStyle w:val="Heading2"/>
        <w:spacing w:after="120"/>
        <w:ind w:left="578" w:hanging="578"/>
      </w:pPr>
      <w:bookmarkStart w:id="305" w:name="_Toc2132566200"/>
      <w:r>
        <w:t>4</w:t>
      </w:r>
      <w:r w:rsidR="0791841B">
        <w:t>.2</w:t>
      </w:r>
      <w:r w:rsidR="00DB0738">
        <w:tab/>
      </w:r>
      <w:r w:rsidR="7058C381">
        <w:t>Links</w:t>
      </w:r>
      <w:r w:rsidR="1332CAAD">
        <w:t xml:space="preserve"> Turin DTV testbed</w:t>
      </w:r>
      <w:bookmarkEnd w:id="305"/>
    </w:p>
    <w:p w14:paraId="3885BADE" w14:textId="7A6F07C9" w:rsidR="00A93229" w:rsidRPr="00CB317A" w:rsidRDefault="11B9637F" w:rsidP="00A37A69">
      <w:pPr>
        <w:pStyle w:val="Heading3"/>
      </w:pPr>
      <w:bookmarkStart w:id="306" w:name="_Toc1458754740"/>
      <w:r>
        <w:t>4</w:t>
      </w:r>
      <w:r w:rsidR="5178B873">
        <w:t>.2.1</w:t>
      </w:r>
      <w:r w:rsidR="00DB0738">
        <w:tab/>
      </w:r>
      <w:r w:rsidR="5178B873">
        <w:t>High-level description of the test plan</w:t>
      </w:r>
      <w:bookmarkEnd w:id="306"/>
    </w:p>
    <w:p w14:paraId="7AC0B946" w14:textId="77777777" w:rsidR="0086028F" w:rsidRPr="002C6C11" w:rsidRDefault="0086028F" w:rsidP="00737250">
      <w:pPr>
        <w:spacing w:line="259" w:lineRule="auto"/>
        <w:jc w:val="both"/>
        <w:rPr>
          <w:rFonts w:ascii="Montserrat" w:eastAsia="Montserrat Medium" w:hAnsi="Montserrat" w:cs="Montserrat Medium"/>
          <w:color w:val="auto"/>
          <w:sz w:val="18"/>
          <w:szCs w:val="18"/>
        </w:rPr>
      </w:pPr>
    </w:p>
    <w:p w14:paraId="1306CAAF" w14:textId="2524690E" w:rsidR="00737250" w:rsidRPr="002C6C11" w:rsidRDefault="00737250" w:rsidP="00737250">
      <w:pPr>
        <w:spacing w:line="259" w:lineRule="auto"/>
        <w:jc w:val="both"/>
        <w:rPr>
          <w:rFonts w:ascii="Montserrat" w:eastAsia="Montserrat Medium" w:hAnsi="Montserrat" w:cs="Montserrat Medium"/>
          <w:color w:val="auto"/>
          <w:sz w:val="18"/>
          <w:szCs w:val="18"/>
        </w:rPr>
      </w:pPr>
      <w:r w:rsidRPr="002C6C11">
        <w:rPr>
          <w:rFonts w:ascii="Montserrat" w:eastAsia="Montserrat Medium" w:hAnsi="Montserrat" w:cs="Montserrat Medium"/>
          <w:color w:val="auto"/>
          <w:sz w:val="18"/>
          <w:szCs w:val="18"/>
        </w:rPr>
        <w:t>Different tests are envisioned in Phase 2, starting from the preliminary verification of the antenna behavio</w:t>
      </w:r>
      <w:r w:rsidR="00A37A69" w:rsidRPr="002C6C11">
        <w:rPr>
          <w:rFonts w:ascii="Montserrat" w:eastAsia="Montserrat Medium" w:hAnsi="Montserrat" w:cs="Montserrat Medium"/>
          <w:color w:val="auto"/>
          <w:sz w:val="18"/>
          <w:szCs w:val="18"/>
        </w:rPr>
        <w:t>u</w:t>
      </w:r>
      <w:r w:rsidRPr="002C6C11">
        <w:rPr>
          <w:rFonts w:ascii="Montserrat" w:eastAsia="Montserrat Medium" w:hAnsi="Montserrat" w:cs="Montserrat Medium"/>
          <w:color w:val="auto"/>
          <w:sz w:val="18"/>
          <w:szCs w:val="18"/>
        </w:rPr>
        <w:t xml:space="preserve">r in the LINKS laboratories to the full system validation in an outdoor mobile scenario. </w:t>
      </w:r>
      <w:r w:rsidRPr="002C6C11">
        <w:rPr>
          <w:rFonts w:ascii="Montserrat" w:eastAsia="Montserrat Medium" w:hAnsi="Montserrat" w:cs="Montserrat Medium"/>
          <w:color w:val="auto"/>
          <w:sz w:val="18"/>
          <w:szCs w:val="18"/>
        </w:rPr>
        <w:fldChar w:fldCharType="begin"/>
      </w:r>
      <w:r w:rsidRPr="002C6C11">
        <w:rPr>
          <w:rFonts w:ascii="Montserrat" w:eastAsia="Montserrat Medium" w:hAnsi="Montserrat" w:cs="Montserrat Medium"/>
          <w:color w:val="auto"/>
          <w:sz w:val="18"/>
          <w:szCs w:val="18"/>
        </w:rPr>
        <w:instrText xml:space="preserve"> REF _Ref189302133 \h  \* MERGEFORMAT </w:instrText>
      </w:r>
      <w:r w:rsidRPr="002C6C11">
        <w:rPr>
          <w:rFonts w:ascii="Montserrat" w:eastAsia="Montserrat Medium" w:hAnsi="Montserrat" w:cs="Montserrat Medium"/>
          <w:color w:val="auto"/>
          <w:sz w:val="18"/>
          <w:szCs w:val="18"/>
        </w:rPr>
      </w:r>
      <w:r w:rsidRPr="002C6C11">
        <w:rPr>
          <w:rFonts w:ascii="Montserrat" w:eastAsia="Montserrat Medium" w:hAnsi="Montserrat" w:cs="Montserrat Medium"/>
          <w:color w:val="auto"/>
          <w:sz w:val="18"/>
          <w:szCs w:val="18"/>
        </w:rPr>
        <w:fldChar w:fldCharType="separate"/>
      </w:r>
      <w:r w:rsidRPr="002C6C11">
        <w:rPr>
          <w:rFonts w:ascii="Montserrat" w:eastAsia="Montserrat Medium" w:hAnsi="Montserrat" w:cs="Montserrat Medium"/>
          <w:color w:val="auto"/>
          <w:sz w:val="18"/>
          <w:szCs w:val="18"/>
        </w:rPr>
        <w:fldChar w:fldCharType="end"/>
      </w:r>
      <w:r w:rsidR="00650E59" w:rsidRPr="002C6C11">
        <w:rPr>
          <w:rFonts w:ascii="Montserrat" w:eastAsia="Montserrat Medium" w:hAnsi="Montserrat" w:cs="Montserrat Medium"/>
          <w:color w:val="auto"/>
          <w:sz w:val="18"/>
          <w:szCs w:val="18"/>
        </w:rPr>
        <w:t xml:space="preserve">The following </w:t>
      </w:r>
      <w:r w:rsidR="00AC01A9">
        <w:rPr>
          <w:rFonts w:ascii="Montserrat" w:eastAsia="Montserrat Medium" w:hAnsi="Montserrat" w:cs="Montserrat Medium"/>
          <w:color w:val="auto"/>
          <w:sz w:val="18"/>
          <w:szCs w:val="18"/>
        </w:rPr>
        <w:t>F</w:t>
      </w:r>
      <w:r w:rsidR="00650E59" w:rsidRPr="002C6C11">
        <w:rPr>
          <w:rFonts w:ascii="Montserrat" w:eastAsia="Montserrat Medium" w:hAnsi="Montserrat" w:cs="Montserrat Medium"/>
          <w:color w:val="auto"/>
          <w:sz w:val="18"/>
          <w:szCs w:val="18"/>
        </w:rPr>
        <w:t>igure</w:t>
      </w:r>
      <w:r w:rsidR="00AC01A9">
        <w:rPr>
          <w:rFonts w:ascii="Montserrat" w:eastAsia="Montserrat Medium" w:hAnsi="Montserrat" w:cs="Montserrat Medium"/>
          <w:color w:val="auto"/>
          <w:sz w:val="18"/>
          <w:szCs w:val="18"/>
        </w:rPr>
        <w:t xml:space="preserve"> 14</w:t>
      </w:r>
      <w:r w:rsidR="00650E59" w:rsidRPr="002C6C11">
        <w:rPr>
          <w:rFonts w:ascii="Montserrat" w:eastAsia="Montserrat Medium" w:hAnsi="Montserrat" w:cs="Montserrat Medium"/>
          <w:color w:val="auto"/>
          <w:sz w:val="18"/>
          <w:szCs w:val="18"/>
        </w:rPr>
        <w:t xml:space="preserve"> </w:t>
      </w:r>
      <w:r w:rsidRPr="002C6C11">
        <w:rPr>
          <w:rFonts w:ascii="Montserrat" w:eastAsia="Montserrat Medium" w:hAnsi="Montserrat" w:cs="Montserrat Medium"/>
          <w:color w:val="auto"/>
          <w:sz w:val="18"/>
          <w:szCs w:val="18"/>
        </w:rPr>
        <w:t>reports a block diagram of the test flow.</w:t>
      </w:r>
    </w:p>
    <w:p w14:paraId="3F16014D" w14:textId="3903BB02" w:rsidR="00DD4C0C" w:rsidRPr="002C6C11" w:rsidRDefault="00DD4C0C" w:rsidP="00737250">
      <w:pPr>
        <w:spacing w:line="259" w:lineRule="auto"/>
        <w:jc w:val="both"/>
        <w:rPr>
          <w:rStyle w:val="ParagraphTextZnak"/>
          <w:color w:val="auto"/>
          <w:lang w:val="en-GB"/>
        </w:rPr>
      </w:pPr>
    </w:p>
    <w:p w14:paraId="069A4B4F" w14:textId="77777777" w:rsidR="00737250" w:rsidRPr="002C6C11" w:rsidRDefault="00737250" w:rsidP="00DD4C0C">
      <w:pPr>
        <w:pStyle w:val="ParagraphText"/>
        <w:rPr>
          <w:sz w:val="16"/>
          <w:szCs w:val="16"/>
        </w:rPr>
      </w:pPr>
      <w:r w:rsidRPr="002C6C11">
        <w:rPr>
          <w:noProof/>
        </w:rPr>
        <w:drawing>
          <wp:inline distT="0" distB="0" distL="0" distR="0" wp14:anchorId="14874A01" wp14:editId="34BE929C">
            <wp:extent cx="5647765" cy="3101103"/>
            <wp:effectExtent l="0" t="0" r="0" b="4445"/>
            <wp:docPr id="1066715517" name="Picture 1066715517" descr="Immagine che contiene testo, schermata, scherm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15517" name="Picture 1066715517" descr="Immagine che contiene testo, schermata, schermo, Carattere&#10;&#10;Il contenuto generato dall'IA potrebbe non essere corretto."/>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57630" cy="3106520"/>
                    </a:xfrm>
                    <a:prstGeom prst="rect">
                      <a:avLst/>
                    </a:prstGeom>
                  </pic:spPr>
                </pic:pic>
              </a:graphicData>
            </a:graphic>
          </wp:inline>
        </w:drawing>
      </w:r>
    </w:p>
    <w:p w14:paraId="6AC72C70" w14:textId="77777777" w:rsidR="00F52FEF" w:rsidRPr="002C6C11" w:rsidRDefault="00F52FEF" w:rsidP="00A37A69">
      <w:pPr>
        <w:pStyle w:val="ParagraphText"/>
      </w:pPr>
    </w:p>
    <w:p w14:paraId="02D383B4" w14:textId="3D5E4EB2" w:rsidR="00F52FEF" w:rsidRPr="002C6C11" w:rsidRDefault="00F52FEF" w:rsidP="00C032B1">
      <w:pPr>
        <w:pStyle w:val="Caption"/>
        <w:rPr>
          <w:rFonts w:ascii="Montserrat" w:hAnsi="Montserrat"/>
          <w:color w:val="auto"/>
        </w:rPr>
      </w:pPr>
      <w:bookmarkStart w:id="307" w:name="_Ref199253868"/>
      <w:bookmarkStart w:id="308" w:name="_Toc221886650"/>
      <w:bookmarkStart w:id="309" w:name="_Ref189302133"/>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14</w:t>
      </w:r>
      <w:r w:rsidRPr="002C6C11">
        <w:rPr>
          <w:rFonts w:ascii="Montserrat" w:hAnsi="Montserrat"/>
          <w:color w:val="auto"/>
        </w:rPr>
        <w:fldChar w:fldCharType="end"/>
      </w:r>
      <w:bookmarkEnd w:id="307"/>
      <w:r w:rsidRPr="002C6C11">
        <w:rPr>
          <w:rFonts w:ascii="Montserrat" w:hAnsi="Montserrat"/>
          <w:color w:val="auto"/>
        </w:rPr>
        <w:t>: Block diagram reporting the test flow.</w:t>
      </w:r>
      <w:bookmarkEnd w:id="308"/>
    </w:p>
    <w:bookmarkEnd w:id="309"/>
    <w:p w14:paraId="234B888D" w14:textId="77777777" w:rsidR="00737250" w:rsidRPr="002C6C11" w:rsidRDefault="00737250" w:rsidP="00737250">
      <w:pPr>
        <w:rPr>
          <w:rFonts w:ascii="Montserrat" w:hAnsi="Montserrat"/>
          <w:color w:val="auto"/>
          <w:sz w:val="18"/>
          <w:szCs w:val="18"/>
        </w:rPr>
      </w:pPr>
    </w:p>
    <w:p w14:paraId="23C244B8" w14:textId="272A066F" w:rsidR="00737250" w:rsidRPr="00CB317A" w:rsidRDefault="11B9637F" w:rsidP="00C032B1">
      <w:pPr>
        <w:pStyle w:val="Heading3"/>
      </w:pPr>
      <w:bookmarkStart w:id="310" w:name="_Toc2111533053"/>
      <w:r>
        <w:t>4</w:t>
      </w:r>
      <w:r w:rsidR="00737250">
        <w:t>.</w:t>
      </w:r>
      <w:r w:rsidR="1332CAAD">
        <w:t>2</w:t>
      </w:r>
      <w:r w:rsidR="00737250">
        <w:t>.2</w:t>
      </w:r>
      <w:r w:rsidR="00DB0738">
        <w:tab/>
      </w:r>
      <w:r w:rsidR="00737250">
        <w:t>Testbed and setup</w:t>
      </w:r>
      <w:bookmarkEnd w:id="310"/>
    </w:p>
    <w:p w14:paraId="4C65577B" w14:textId="77777777" w:rsidR="00C032B1" w:rsidRPr="002C6C11" w:rsidRDefault="00C032B1" w:rsidP="00C032B1">
      <w:pPr>
        <w:pStyle w:val="ParagraphText"/>
      </w:pPr>
    </w:p>
    <w:p w14:paraId="6711DC4A" w14:textId="0469E467" w:rsidR="00C032B1" w:rsidRPr="002C6C11" w:rsidRDefault="00C032B1" w:rsidP="006241F4">
      <w:pPr>
        <w:pStyle w:val="ParagraphText"/>
      </w:pPr>
      <w:r w:rsidRPr="002C6C11">
        <w:t xml:space="preserve">The Functional bloc diagram of the Testbed is shown in </w:t>
      </w:r>
      <w:r w:rsidRPr="002C6C11">
        <w:fldChar w:fldCharType="begin"/>
      </w:r>
      <w:r w:rsidRPr="002C6C11">
        <w:instrText xml:space="preserve"> REF _Ref199254385 \h </w:instrText>
      </w:r>
      <w:r w:rsidR="00C80238" w:rsidRPr="002C6C11">
        <w:instrText xml:space="preserve"> \* MERGEFORMAT </w:instrText>
      </w:r>
      <w:r w:rsidRPr="002C6C11">
        <w:fldChar w:fldCharType="separate"/>
      </w:r>
      <w:r w:rsidR="00A35C98" w:rsidRPr="002C6C11">
        <w:fldChar w:fldCharType="begin"/>
      </w:r>
      <w:r w:rsidR="00A35C98" w:rsidRPr="002C6C11">
        <w:instrText xml:space="preserve"> REF _Ref199254385 \h </w:instrText>
      </w:r>
      <w:r w:rsidR="00A35C98" w:rsidRPr="002C6C11">
        <w:fldChar w:fldCharType="separate"/>
      </w:r>
      <w:r w:rsidR="00A35C98" w:rsidRPr="002C6C11">
        <w:t>Figure 1</w:t>
      </w:r>
      <w:r w:rsidR="00AC01A9">
        <w:t>5</w:t>
      </w:r>
      <w:r w:rsidR="00A35C98" w:rsidRPr="002C6C11">
        <w:fldChar w:fldCharType="end"/>
      </w:r>
      <w:r w:rsidRPr="002C6C11">
        <w:fldChar w:fldCharType="end"/>
      </w:r>
      <w:r w:rsidRPr="002C6C11">
        <w:t>.</w:t>
      </w:r>
    </w:p>
    <w:p w14:paraId="30219EB8" w14:textId="77777777" w:rsidR="00737250" w:rsidRPr="002C6C11" w:rsidRDefault="00737250" w:rsidP="00737250">
      <w:pPr>
        <w:keepNext/>
        <w:spacing w:after="120" w:line="259" w:lineRule="auto"/>
        <w:jc w:val="center"/>
        <w:rPr>
          <w:rFonts w:ascii="Montserrat" w:hAnsi="Montserrat"/>
          <w:color w:val="auto"/>
        </w:rPr>
      </w:pPr>
      <w:r w:rsidRPr="002C6C11">
        <w:rPr>
          <w:rFonts w:ascii="Montserrat" w:eastAsia="Montserrat Medium" w:hAnsi="Montserrat" w:cs="Montserrat Medium"/>
          <w:noProof/>
          <w:color w:val="auto"/>
          <w:sz w:val="18"/>
          <w:szCs w:val="18"/>
        </w:rPr>
        <w:drawing>
          <wp:inline distT="0" distB="0" distL="0" distR="0" wp14:anchorId="0DC64ED3" wp14:editId="420DBABB">
            <wp:extent cx="5190409" cy="2298266"/>
            <wp:effectExtent l="0" t="0" r="0" b="6985"/>
            <wp:docPr id="854532007" name="Picture 854532007"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32007" name="Immagine 1" descr="Immagine che contiene testo, schermata, diagramma, linea&#10;&#10;Il contenuto generato dall'IA potrebbe non essere corretto."/>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03301" cy="2303975"/>
                    </a:xfrm>
                    <a:prstGeom prst="rect">
                      <a:avLst/>
                    </a:prstGeom>
                  </pic:spPr>
                </pic:pic>
              </a:graphicData>
            </a:graphic>
          </wp:inline>
        </w:drawing>
      </w:r>
    </w:p>
    <w:p w14:paraId="30A0620B" w14:textId="13153C3E" w:rsidR="00C032B1" w:rsidRPr="002C6C11" w:rsidRDefault="00C032B1" w:rsidP="003C2B03">
      <w:pPr>
        <w:pStyle w:val="Caption"/>
        <w:spacing w:after="0"/>
        <w:rPr>
          <w:rFonts w:ascii="Montserrat" w:hAnsi="Montserrat"/>
          <w:color w:val="auto"/>
        </w:rPr>
      </w:pPr>
      <w:bookmarkStart w:id="311" w:name="_Ref199254385"/>
      <w:bookmarkStart w:id="312" w:name="_Ref221883186"/>
      <w:bookmarkStart w:id="313" w:name="_Toc221886651"/>
      <w:bookmarkStart w:id="314" w:name="_Ref187765171"/>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15</w:t>
      </w:r>
      <w:r w:rsidRPr="002C6C11">
        <w:rPr>
          <w:rFonts w:ascii="Montserrat" w:hAnsi="Montserrat"/>
          <w:color w:val="auto"/>
        </w:rPr>
        <w:fldChar w:fldCharType="end"/>
      </w:r>
      <w:bookmarkEnd w:id="311"/>
      <w:r w:rsidRPr="002C6C11">
        <w:rPr>
          <w:rFonts w:ascii="Montserrat" w:hAnsi="Montserrat"/>
          <w:color w:val="auto"/>
        </w:rPr>
        <w:t>: Block diagram of the LINKS Turin DTV testbed</w:t>
      </w:r>
      <w:bookmarkEnd w:id="312"/>
      <w:bookmarkEnd w:id="313"/>
    </w:p>
    <w:bookmarkEnd w:id="314"/>
    <w:p w14:paraId="49394D66" w14:textId="77777777" w:rsidR="00414F4D" w:rsidRPr="002C6C11" w:rsidRDefault="00414F4D" w:rsidP="00737250">
      <w:pPr>
        <w:rPr>
          <w:rFonts w:ascii="Montserrat" w:hAnsi="Montserrat"/>
          <w:color w:val="auto"/>
          <w:sz w:val="18"/>
          <w:szCs w:val="18"/>
        </w:rPr>
      </w:pPr>
    </w:p>
    <w:p w14:paraId="142991B6" w14:textId="3AD9B374" w:rsidR="00737250" w:rsidRPr="002C6C11" w:rsidRDefault="00737250" w:rsidP="00414F4D">
      <w:pPr>
        <w:pStyle w:val="Caption"/>
        <w:keepNext/>
        <w:rPr>
          <w:rFonts w:ascii="Montserrat" w:hAnsi="Montserrat"/>
          <w:color w:val="auto"/>
        </w:rPr>
      </w:pPr>
      <w:bookmarkStart w:id="315" w:name="_Ref196843067"/>
      <w:bookmarkStart w:id="316" w:name="_Toc221886678"/>
      <w:r w:rsidRPr="002C6C11">
        <w:rPr>
          <w:rFonts w:ascii="Montserrat" w:hAnsi="Montserrat"/>
          <w:color w:val="auto"/>
        </w:rPr>
        <w:t xml:space="preserve">Table </w:t>
      </w:r>
      <w:r w:rsidRPr="002C6C11">
        <w:rPr>
          <w:rFonts w:ascii="Montserrat" w:hAnsi="Montserrat"/>
          <w:color w:val="auto"/>
        </w:rPr>
        <w:fldChar w:fldCharType="begin"/>
      </w:r>
      <w:r w:rsidRPr="002C6C11">
        <w:rPr>
          <w:rFonts w:ascii="Montserrat" w:hAnsi="Montserrat"/>
          <w:i w:val="0"/>
          <w:color w:val="auto"/>
        </w:rPr>
        <w:instrText xml:space="preserve"> SEQ Table \* ARABIC </w:instrText>
      </w:r>
      <w:r w:rsidRPr="002C6C11">
        <w:rPr>
          <w:rFonts w:ascii="Montserrat" w:hAnsi="Montserrat"/>
          <w:color w:val="auto"/>
        </w:rPr>
        <w:fldChar w:fldCharType="separate"/>
      </w:r>
      <w:r w:rsidR="00A35C98" w:rsidRPr="002C6C11">
        <w:rPr>
          <w:rFonts w:ascii="Montserrat" w:hAnsi="Montserrat"/>
          <w:i w:val="0"/>
          <w:color w:val="auto"/>
        </w:rPr>
        <w:t>9</w:t>
      </w:r>
      <w:r w:rsidRPr="002C6C11">
        <w:rPr>
          <w:rFonts w:ascii="Montserrat" w:hAnsi="Montserrat"/>
          <w:color w:val="auto"/>
        </w:rPr>
        <w:fldChar w:fldCharType="end"/>
      </w:r>
      <w:bookmarkEnd w:id="315"/>
      <w:r w:rsidRPr="002C6C11">
        <w:rPr>
          <w:rFonts w:ascii="Montserrat" w:hAnsi="Montserrat"/>
          <w:color w:val="auto"/>
        </w:rPr>
        <w:t xml:space="preserve">: Main components of </w:t>
      </w:r>
      <w:r w:rsidR="0076412B" w:rsidRPr="002C6C11">
        <w:rPr>
          <w:rFonts w:ascii="Montserrat" w:hAnsi="Montserrat"/>
          <w:color w:val="auto"/>
        </w:rPr>
        <w:t xml:space="preserve">the </w:t>
      </w:r>
      <w:r w:rsidRPr="002C6C11">
        <w:rPr>
          <w:rFonts w:ascii="Montserrat" w:hAnsi="Montserrat"/>
          <w:color w:val="auto"/>
        </w:rPr>
        <w:t xml:space="preserve">LINKS Turin DTV </w:t>
      </w:r>
      <w:r w:rsidR="00961B9F" w:rsidRPr="002C6C11">
        <w:rPr>
          <w:rFonts w:ascii="Montserrat" w:hAnsi="Montserrat"/>
          <w:color w:val="auto"/>
        </w:rPr>
        <w:t>t</w:t>
      </w:r>
      <w:r w:rsidRPr="002C6C11">
        <w:rPr>
          <w:rFonts w:ascii="Montserrat" w:hAnsi="Montserrat"/>
          <w:color w:val="auto"/>
        </w:rPr>
        <w:t>estbed</w:t>
      </w:r>
      <w:bookmarkEnd w:id="316"/>
    </w:p>
    <w:tbl>
      <w:tblPr>
        <w:tblStyle w:val="ScrollTableNormal"/>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3458"/>
        <w:gridCol w:w="1779"/>
        <w:gridCol w:w="2269"/>
      </w:tblGrid>
      <w:tr w:rsidR="008114EB" w:rsidRPr="00C80238" w14:paraId="4F4B2448" w14:textId="77777777" w:rsidTr="003E73C1">
        <w:trPr>
          <w:cnfStyle w:val="100000000000" w:firstRow="1" w:lastRow="0" w:firstColumn="0" w:lastColumn="0" w:oddVBand="0" w:evenVBand="0" w:oddHBand="0" w:evenHBand="0" w:firstRowFirstColumn="0" w:firstRowLastColumn="0" w:lastRowFirstColumn="0" w:lastRowLastColumn="0"/>
          <w:trHeight w:val="291"/>
        </w:trPr>
        <w:tc>
          <w:tcPr>
            <w:cnfStyle w:val="001000000100" w:firstRow="0" w:lastRow="0" w:firstColumn="1" w:lastColumn="0" w:oddVBand="0" w:evenVBand="0" w:oddHBand="0" w:evenHBand="0" w:firstRowFirstColumn="1" w:firstRowLastColumn="0" w:lastRowFirstColumn="0" w:lastRowLastColumn="0"/>
            <w:tcW w:w="1763" w:type="dxa"/>
            <w:vAlign w:val="center"/>
          </w:tcPr>
          <w:p w14:paraId="19C7B655" w14:textId="77777777" w:rsidR="00737250" w:rsidRPr="00CB317A" w:rsidRDefault="00737250" w:rsidP="00414F4D">
            <w:pPr>
              <w:pStyle w:val="ParagraphText"/>
              <w:spacing w:after="0"/>
              <w:rPr>
                <w:lang w:val="en-GB"/>
              </w:rPr>
            </w:pPr>
            <w:r w:rsidRPr="00CB317A">
              <w:rPr>
                <w:lang w:val="en-GB"/>
              </w:rPr>
              <w:t>System Function</w:t>
            </w:r>
          </w:p>
        </w:tc>
        <w:tc>
          <w:tcPr>
            <w:tcW w:w="3458" w:type="dxa"/>
            <w:vAlign w:val="center"/>
          </w:tcPr>
          <w:p w14:paraId="1DAA8BBC" w14:textId="77777777" w:rsidR="00737250" w:rsidRPr="00CB317A" w:rsidRDefault="00737250" w:rsidP="00414F4D">
            <w:pPr>
              <w:pStyle w:val="ParagraphText"/>
              <w:spacing w:after="0"/>
              <w:cnfStyle w:val="100000000000" w:firstRow="1" w:lastRow="0" w:firstColumn="0" w:lastColumn="0" w:oddVBand="0" w:evenVBand="0" w:oddHBand="0" w:evenHBand="0" w:firstRowFirstColumn="0" w:firstRowLastColumn="0" w:lastRowFirstColumn="0" w:lastRowLastColumn="0"/>
              <w:rPr>
                <w:lang w:val="en-GB"/>
              </w:rPr>
            </w:pPr>
            <w:r w:rsidRPr="00CB317A">
              <w:rPr>
                <w:lang w:val="en-GB"/>
              </w:rPr>
              <w:t>Component</w:t>
            </w:r>
          </w:p>
        </w:tc>
        <w:tc>
          <w:tcPr>
            <w:tcW w:w="1779" w:type="dxa"/>
            <w:vAlign w:val="center"/>
          </w:tcPr>
          <w:p w14:paraId="32BF6F42" w14:textId="77777777" w:rsidR="00737250" w:rsidRPr="00CB317A" w:rsidRDefault="00737250" w:rsidP="00414F4D">
            <w:pPr>
              <w:pStyle w:val="ParagraphText"/>
              <w:spacing w:after="0"/>
              <w:cnfStyle w:val="100000000000" w:firstRow="1" w:lastRow="0" w:firstColumn="0" w:lastColumn="0" w:oddVBand="0" w:evenVBand="0" w:oddHBand="0" w:evenHBand="0" w:firstRowFirstColumn="0" w:firstRowLastColumn="0" w:lastRowFirstColumn="0" w:lastRowLastColumn="0"/>
              <w:rPr>
                <w:lang w:val="en-GB"/>
              </w:rPr>
            </w:pPr>
            <w:r w:rsidRPr="00CB317A">
              <w:rPr>
                <w:lang w:val="en-GB"/>
              </w:rPr>
              <w:t>Type (HW/SW)</w:t>
            </w:r>
          </w:p>
        </w:tc>
        <w:tc>
          <w:tcPr>
            <w:tcW w:w="2269" w:type="dxa"/>
            <w:vAlign w:val="center"/>
          </w:tcPr>
          <w:p w14:paraId="751C0726" w14:textId="77777777" w:rsidR="00737250" w:rsidRPr="00CB317A" w:rsidRDefault="00737250" w:rsidP="00414F4D">
            <w:pPr>
              <w:pStyle w:val="ParagraphText"/>
              <w:spacing w:after="0"/>
              <w:cnfStyle w:val="100000000000" w:firstRow="1" w:lastRow="0" w:firstColumn="0" w:lastColumn="0" w:oddVBand="0" w:evenVBand="0" w:oddHBand="0" w:evenHBand="0" w:firstRowFirstColumn="0" w:firstRowLastColumn="0" w:lastRowFirstColumn="0" w:lastRowLastColumn="0"/>
              <w:rPr>
                <w:lang w:val="en-GB"/>
              </w:rPr>
            </w:pPr>
            <w:r w:rsidRPr="00CB317A">
              <w:rPr>
                <w:lang w:val="en-GB"/>
              </w:rPr>
              <w:t>Responsible partner</w:t>
            </w:r>
          </w:p>
        </w:tc>
      </w:tr>
      <w:tr w:rsidR="008114EB" w:rsidRPr="00C80238" w14:paraId="32FB801A" w14:textId="77777777" w:rsidTr="003E73C1">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10BBB227" w14:textId="77777777" w:rsidR="00737250" w:rsidRPr="00CB317A" w:rsidRDefault="00737250" w:rsidP="00414F4D">
            <w:pPr>
              <w:pStyle w:val="ParagraphText"/>
              <w:spacing w:after="0"/>
              <w:rPr>
                <w:lang w:val="en-GB"/>
              </w:rPr>
            </w:pPr>
            <w:r w:rsidRPr="00CB317A">
              <w:rPr>
                <w:lang w:val="en-GB"/>
              </w:rPr>
              <w:t>SF1</w:t>
            </w:r>
          </w:p>
        </w:tc>
        <w:tc>
          <w:tcPr>
            <w:tcW w:w="3458" w:type="dxa"/>
            <w:vAlign w:val="center"/>
          </w:tcPr>
          <w:p w14:paraId="0BAE4D66"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Content provider</w:t>
            </w:r>
          </w:p>
        </w:tc>
        <w:tc>
          <w:tcPr>
            <w:tcW w:w="1779" w:type="dxa"/>
            <w:vAlign w:val="center"/>
          </w:tcPr>
          <w:p w14:paraId="38DC039E"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SW</w:t>
            </w:r>
          </w:p>
        </w:tc>
        <w:tc>
          <w:tcPr>
            <w:tcW w:w="2269" w:type="dxa"/>
            <w:vAlign w:val="center"/>
          </w:tcPr>
          <w:p w14:paraId="6B839BC3"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RAI</w:t>
            </w:r>
          </w:p>
        </w:tc>
      </w:tr>
      <w:tr w:rsidR="008114EB" w:rsidRPr="00C80238" w14:paraId="036B906C" w14:textId="77777777" w:rsidTr="003E73C1">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468CEDAD" w14:textId="7A64C19F" w:rsidR="00D07A57" w:rsidRPr="00CB317A" w:rsidRDefault="00D07A57" w:rsidP="00414F4D">
            <w:pPr>
              <w:pStyle w:val="ParagraphText"/>
              <w:spacing w:after="0"/>
              <w:rPr>
                <w:lang w:val="en-GB"/>
              </w:rPr>
            </w:pPr>
            <w:r w:rsidRPr="00CB317A">
              <w:rPr>
                <w:lang w:val="en-GB"/>
              </w:rPr>
              <w:t>SF2</w:t>
            </w:r>
          </w:p>
        </w:tc>
        <w:tc>
          <w:tcPr>
            <w:tcW w:w="3458" w:type="dxa"/>
            <w:vAlign w:val="center"/>
          </w:tcPr>
          <w:p w14:paraId="2786E7EE" w14:textId="6282D8FD" w:rsidR="00D07A57" w:rsidRPr="00CB317A" w:rsidRDefault="00D07A57"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Multicast generator</w:t>
            </w:r>
          </w:p>
        </w:tc>
        <w:tc>
          <w:tcPr>
            <w:tcW w:w="1779" w:type="dxa"/>
            <w:vAlign w:val="center"/>
          </w:tcPr>
          <w:p w14:paraId="7D7C6661" w14:textId="3A3C7D8B" w:rsidR="00D07A57" w:rsidRPr="00CB317A" w:rsidRDefault="00D07A57"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SW</w:t>
            </w:r>
          </w:p>
        </w:tc>
        <w:tc>
          <w:tcPr>
            <w:tcW w:w="2269" w:type="dxa"/>
            <w:vAlign w:val="center"/>
          </w:tcPr>
          <w:p w14:paraId="28709E09" w14:textId="49B1D0F8" w:rsidR="00D07A57" w:rsidRPr="00CB317A" w:rsidRDefault="00D07A57"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FTA</w:t>
            </w:r>
          </w:p>
        </w:tc>
      </w:tr>
      <w:tr w:rsidR="008114EB" w:rsidRPr="00C80238" w14:paraId="16E41E7A" w14:textId="77777777" w:rsidTr="003E73C1">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756E2D73" w14:textId="77777777" w:rsidR="00737250" w:rsidRPr="00CB317A" w:rsidRDefault="00737250" w:rsidP="00414F4D">
            <w:pPr>
              <w:pStyle w:val="ParagraphText"/>
              <w:spacing w:after="0"/>
              <w:rPr>
                <w:lang w:val="en-GB"/>
              </w:rPr>
            </w:pPr>
            <w:r w:rsidRPr="00CB317A">
              <w:rPr>
                <w:lang w:val="en-GB"/>
              </w:rPr>
              <w:t>SF3</w:t>
            </w:r>
          </w:p>
        </w:tc>
        <w:tc>
          <w:tcPr>
            <w:tcW w:w="3458" w:type="dxa"/>
            <w:vAlign w:val="center"/>
          </w:tcPr>
          <w:p w14:paraId="1ED283F9" w14:textId="77777777" w:rsidR="00737250" w:rsidRPr="002C6C11"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2C6C11">
              <w:rPr>
                <w:lang w:val="en-GB"/>
              </w:rPr>
              <w:t>Encapsulator/Modulator</w:t>
            </w:r>
          </w:p>
        </w:tc>
        <w:tc>
          <w:tcPr>
            <w:tcW w:w="1779" w:type="dxa"/>
            <w:vAlign w:val="center"/>
          </w:tcPr>
          <w:p w14:paraId="0D1DB037"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HW+SW</w:t>
            </w:r>
          </w:p>
        </w:tc>
        <w:tc>
          <w:tcPr>
            <w:tcW w:w="2269" w:type="dxa"/>
            <w:vAlign w:val="center"/>
          </w:tcPr>
          <w:p w14:paraId="46FDEFC4"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Eutelsat/MBI</w:t>
            </w:r>
          </w:p>
        </w:tc>
      </w:tr>
      <w:tr w:rsidR="008114EB" w:rsidRPr="00C80238" w14:paraId="14117A2D" w14:textId="77777777" w:rsidTr="003E73C1">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4871F3DB" w14:textId="77777777" w:rsidR="00737250" w:rsidRPr="00CB317A" w:rsidRDefault="00737250" w:rsidP="00414F4D">
            <w:pPr>
              <w:pStyle w:val="ParagraphText"/>
              <w:spacing w:after="0"/>
              <w:rPr>
                <w:lang w:val="en-GB"/>
              </w:rPr>
            </w:pPr>
            <w:r w:rsidRPr="00CB317A">
              <w:rPr>
                <w:lang w:val="en-GB"/>
              </w:rPr>
              <w:t>SF3</w:t>
            </w:r>
          </w:p>
        </w:tc>
        <w:tc>
          <w:tcPr>
            <w:tcW w:w="3458" w:type="dxa"/>
            <w:vAlign w:val="center"/>
          </w:tcPr>
          <w:p w14:paraId="56A4E19D"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Uplink antenna (Teleport)</w:t>
            </w:r>
          </w:p>
        </w:tc>
        <w:tc>
          <w:tcPr>
            <w:tcW w:w="1779" w:type="dxa"/>
            <w:vAlign w:val="center"/>
          </w:tcPr>
          <w:p w14:paraId="0E7021B3"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HW</w:t>
            </w:r>
          </w:p>
        </w:tc>
        <w:tc>
          <w:tcPr>
            <w:tcW w:w="2269" w:type="dxa"/>
            <w:vAlign w:val="center"/>
          </w:tcPr>
          <w:p w14:paraId="7EC98573"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Eutelsat</w:t>
            </w:r>
          </w:p>
        </w:tc>
      </w:tr>
      <w:tr w:rsidR="008114EB" w:rsidRPr="00C80238" w14:paraId="430707A4" w14:textId="77777777" w:rsidTr="003E73C1">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7D88CB50" w14:textId="77777777" w:rsidR="00737250" w:rsidRPr="00CB317A" w:rsidRDefault="00737250" w:rsidP="00414F4D">
            <w:pPr>
              <w:pStyle w:val="ParagraphText"/>
              <w:spacing w:after="0"/>
              <w:rPr>
                <w:lang w:val="en-GB"/>
              </w:rPr>
            </w:pPr>
            <w:r w:rsidRPr="00CB317A">
              <w:rPr>
                <w:lang w:val="en-GB"/>
              </w:rPr>
              <w:t>SF3</w:t>
            </w:r>
          </w:p>
        </w:tc>
        <w:tc>
          <w:tcPr>
            <w:tcW w:w="3458" w:type="dxa"/>
            <w:vAlign w:val="center"/>
          </w:tcPr>
          <w:p w14:paraId="03ECBA65"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Satellite – GEO (Ku-band)</w:t>
            </w:r>
          </w:p>
        </w:tc>
        <w:tc>
          <w:tcPr>
            <w:tcW w:w="1779" w:type="dxa"/>
            <w:vAlign w:val="center"/>
          </w:tcPr>
          <w:p w14:paraId="2BB771C2"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HW</w:t>
            </w:r>
          </w:p>
        </w:tc>
        <w:tc>
          <w:tcPr>
            <w:tcW w:w="2269" w:type="dxa"/>
            <w:vAlign w:val="center"/>
          </w:tcPr>
          <w:p w14:paraId="3793FABD"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Eutelsat</w:t>
            </w:r>
          </w:p>
        </w:tc>
      </w:tr>
      <w:tr w:rsidR="008114EB" w:rsidRPr="00C80238" w14:paraId="77BDDE21" w14:textId="77777777" w:rsidTr="003E73C1">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7FBCF664" w14:textId="77777777" w:rsidR="00737250" w:rsidRPr="00CB317A" w:rsidRDefault="00737250" w:rsidP="00414F4D">
            <w:pPr>
              <w:pStyle w:val="ParagraphText"/>
              <w:spacing w:after="0"/>
              <w:rPr>
                <w:lang w:val="en-GB"/>
              </w:rPr>
            </w:pPr>
            <w:r w:rsidRPr="00CB317A">
              <w:rPr>
                <w:lang w:val="en-GB"/>
              </w:rPr>
              <w:t>SF3</w:t>
            </w:r>
          </w:p>
        </w:tc>
        <w:tc>
          <w:tcPr>
            <w:tcW w:w="3458" w:type="dxa"/>
            <w:vAlign w:val="center"/>
          </w:tcPr>
          <w:p w14:paraId="0F45560A"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RX antenna</w:t>
            </w:r>
          </w:p>
        </w:tc>
        <w:tc>
          <w:tcPr>
            <w:tcW w:w="1779" w:type="dxa"/>
            <w:vAlign w:val="center"/>
          </w:tcPr>
          <w:p w14:paraId="72026CE9" w14:textId="62194274"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HW</w:t>
            </w:r>
          </w:p>
        </w:tc>
        <w:tc>
          <w:tcPr>
            <w:tcW w:w="2269" w:type="dxa"/>
            <w:vAlign w:val="center"/>
          </w:tcPr>
          <w:p w14:paraId="62191816"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LINKS</w:t>
            </w:r>
          </w:p>
        </w:tc>
      </w:tr>
      <w:tr w:rsidR="008114EB" w:rsidRPr="00C80238" w14:paraId="2B026B3B" w14:textId="77777777" w:rsidTr="003E73C1">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49FF8588" w14:textId="77777777" w:rsidR="00737250" w:rsidRPr="00CB317A" w:rsidRDefault="00737250" w:rsidP="00414F4D">
            <w:pPr>
              <w:pStyle w:val="ParagraphText"/>
              <w:spacing w:after="0"/>
              <w:rPr>
                <w:lang w:val="en-GB"/>
              </w:rPr>
            </w:pPr>
            <w:r w:rsidRPr="00CB317A">
              <w:rPr>
                <w:lang w:val="en-GB"/>
              </w:rPr>
              <w:t>SF3</w:t>
            </w:r>
          </w:p>
        </w:tc>
        <w:tc>
          <w:tcPr>
            <w:tcW w:w="3458" w:type="dxa"/>
            <w:vAlign w:val="center"/>
          </w:tcPr>
          <w:p w14:paraId="6AB2A1D3"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ACU + Controller</w:t>
            </w:r>
          </w:p>
        </w:tc>
        <w:tc>
          <w:tcPr>
            <w:tcW w:w="1779" w:type="dxa"/>
            <w:vAlign w:val="center"/>
          </w:tcPr>
          <w:p w14:paraId="61F6F950" w14:textId="647788F7" w:rsidR="00737250" w:rsidRPr="00CB317A" w:rsidRDefault="00F66D4C"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HW+</w:t>
            </w:r>
            <w:r w:rsidR="00737250" w:rsidRPr="00CB317A">
              <w:rPr>
                <w:lang w:val="en-GB"/>
              </w:rPr>
              <w:t>SW</w:t>
            </w:r>
          </w:p>
        </w:tc>
        <w:tc>
          <w:tcPr>
            <w:tcW w:w="2269" w:type="dxa"/>
            <w:vAlign w:val="center"/>
          </w:tcPr>
          <w:p w14:paraId="5AC74DD9"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LINKS</w:t>
            </w:r>
          </w:p>
        </w:tc>
      </w:tr>
      <w:tr w:rsidR="008114EB" w:rsidRPr="00C80238" w14:paraId="7A13A5D1" w14:textId="77777777" w:rsidTr="003E73C1">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16D87168" w14:textId="77777777" w:rsidR="00737250" w:rsidRPr="00CB317A" w:rsidRDefault="00737250" w:rsidP="00414F4D">
            <w:pPr>
              <w:pStyle w:val="ParagraphText"/>
              <w:spacing w:after="0"/>
              <w:rPr>
                <w:lang w:val="en-GB"/>
              </w:rPr>
            </w:pPr>
            <w:r w:rsidRPr="00CB317A">
              <w:rPr>
                <w:lang w:val="en-GB"/>
              </w:rPr>
              <w:t>SF3</w:t>
            </w:r>
          </w:p>
        </w:tc>
        <w:tc>
          <w:tcPr>
            <w:tcW w:w="3458" w:type="dxa"/>
            <w:vAlign w:val="center"/>
          </w:tcPr>
          <w:p w14:paraId="08835463"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LNB</w:t>
            </w:r>
          </w:p>
        </w:tc>
        <w:tc>
          <w:tcPr>
            <w:tcW w:w="1779" w:type="dxa"/>
            <w:vAlign w:val="center"/>
          </w:tcPr>
          <w:p w14:paraId="314916E2"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HW</w:t>
            </w:r>
          </w:p>
        </w:tc>
        <w:tc>
          <w:tcPr>
            <w:tcW w:w="2269" w:type="dxa"/>
            <w:vAlign w:val="center"/>
          </w:tcPr>
          <w:p w14:paraId="5BFFA96D"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LINKS</w:t>
            </w:r>
          </w:p>
        </w:tc>
      </w:tr>
      <w:tr w:rsidR="008114EB" w:rsidRPr="00C80238" w14:paraId="39E3FA65" w14:textId="77777777" w:rsidTr="003E73C1">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5ECD405B" w14:textId="77777777" w:rsidR="00737250" w:rsidRPr="00CB317A" w:rsidRDefault="00737250" w:rsidP="00414F4D">
            <w:pPr>
              <w:pStyle w:val="ParagraphText"/>
              <w:spacing w:after="0"/>
              <w:rPr>
                <w:lang w:val="en-GB"/>
              </w:rPr>
            </w:pPr>
            <w:r w:rsidRPr="00CB317A">
              <w:rPr>
                <w:lang w:val="en-GB"/>
              </w:rPr>
              <w:t>SF3</w:t>
            </w:r>
          </w:p>
        </w:tc>
        <w:tc>
          <w:tcPr>
            <w:tcW w:w="3458" w:type="dxa"/>
            <w:vAlign w:val="center"/>
          </w:tcPr>
          <w:p w14:paraId="032ABF99"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Modem terminal</w:t>
            </w:r>
          </w:p>
        </w:tc>
        <w:tc>
          <w:tcPr>
            <w:tcW w:w="1779" w:type="dxa"/>
            <w:vAlign w:val="center"/>
          </w:tcPr>
          <w:p w14:paraId="1A051093"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HW+SW</w:t>
            </w:r>
          </w:p>
        </w:tc>
        <w:tc>
          <w:tcPr>
            <w:tcW w:w="2269" w:type="dxa"/>
            <w:vAlign w:val="center"/>
          </w:tcPr>
          <w:p w14:paraId="4F598F86" w14:textId="7CAEF164"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FTA</w:t>
            </w:r>
          </w:p>
        </w:tc>
      </w:tr>
      <w:tr w:rsidR="008114EB" w:rsidRPr="00C80238" w14:paraId="2F3C97F7" w14:textId="77777777" w:rsidTr="003E73C1">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7A09D20D" w14:textId="77777777" w:rsidR="00737250" w:rsidRPr="00CB317A" w:rsidRDefault="00737250" w:rsidP="00414F4D">
            <w:pPr>
              <w:pStyle w:val="ParagraphText"/>
              <w:spacing w:after="0"/>
              <w:rPr>
                <w:lang w:val="en-GB"/>
              </w:rPr>
            </w:pPr>
            <w:r w:rsidRPr="00CB317A">
              <w:rPr>
                <w:lang w:val="en-GB"/>
              </w:rPr>
              <w:t>SF4</w:t>
            </w:r>
          </w:p>
        </w:tc>
        <w:tc>
          <w:tcPr>
            <w:tcW w:w="3458" w:type="dxa"/>
            <w:vAlign w:val="center"/>
          </w:tcPr>
          <w:p w14:paraId="65CC22FF"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LAN Access Network</w:t>
            </w:r>
          </w:p>
        </w:tc>
        <w:tc>
          <w:tcPr>
            <w:tcW w:w="1779" w:type="dxa"/>
            <w:vAlign w:val="center"/>
          </w:tcPr>
          <w:p w14:paraId="63678E97" w14:textId="6D80859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HW</w:t>
            </w:r>
            <w:r w:rsidR="00820D6E" w:rsidRPr="00CB317A">
              <w:rPr>
                <w:lang w:val="en-GB"/>
              </w:rPr>
              <w:t>+SW</w:t>
            </w:r>
          </w:p>
        </w:tc>
        <w:tc>
          <w:tcPr>
            <w:tcW w:w="2269" w:type="dxa"/>
            <w:vAlign w:val="center"/>
          </w:tcPr>
          <w:p w14:paraId="16D61DA9"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LINKS/RAI</w:t>
            </w:r>
          </w:p>
        </w:tc>
      </w:tr>
      <w:tr w:rsidR="008114EB" w:rsidRPr="00C80238" w14:paraId="05CB246E" w14:textId="77777777" w:rsidTr="003E73C1">
        <w:trPr>
          <w:trHeight w:val="291"/>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429EA1B7" w14:textId="77777777" w:rsidR="00737250" w:rsidRPr="00CB317A" w:rsidRDefault="00737250" w:rsidP="00414F4D">
            <w:pPr>
              <w:pStyle w:val="ParagraphText"/>
              <w:spacing w:after="0"/>
              <w:rPr>
                <w:lang w:val="en-GB"/>
              </w:rPr>
            </w:pPr>
            <w:r w:rsidRPr="00CB317A">
              <w:rPr>
                <w:lang w:val="en-GB"/>
              </w:rPr>
              <w:t>SF4</w:t>
            </w:r>
          </w:p>
        </w:tc>
        <w:tc>
          <w:tcPr>
            <w:tcW w:w="3458" w:type="dxa"/>
            <w:vAlign w:val="center"/>
          </w:tcPr>
          <w:p w14:paraId="5AAED227"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5G-N3IWF technology (TBC)</w:t>
            </w:r>
          </w:p>
        </w:tc>
        <w:tc>
          <w:tcPr>
            <w:tcW w:w="1779" w:type="dxa"/>
            <w:vAlign w:val="center"/>
          </w:tcPr>
          <w:p w14:paraId="7FC118DA"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SW</w:t>
            </w:r>
          </w:p>
        </w:tc>
        <w:tc>
          <w:tcPr>
            <w:tcW w:w="2269" w:type="dxa"/>
            <w:vAlign w:val="center"/>
          </w:tcPr>
          <w:p w14:paraId="2DE3589C" w14:textId="77777777" w:rsidR="00737250" w:rsidRPr="00CB317A" w:rsidRDefault="0073725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Romars</w:t>
            </w:r>
          </w:p>
        </w:tc>
      </w:tr>
    </w:tbl>
    <w:p w14:paraId="29B12949" w14:textId="77777777" w:rsidR="00737250" w:rsidRPr="002C6C11" w:rsidRDefault="00737250" w:rsidP="00737250">
      <w:pPr>
        <w:jc w:val="both"/>
        <w:rPr>
          <w:rFonts w:ascii="Montserrat" w:hAnsi="Montserrat"/>
          <w:color w:val="auto"/>
          <w:sz w:val="18"/>
          <w:szCs w:val="18"/>
        </w:rPr>
      </w:pPr>
    </w:p>
    <w:p w14:paraId="0C89AA0B" w14:textId="5D153114" w:rsidR="00737250" w:rsidRPr="002C6C11" w:rsidRDefault="00737250" w:rsidP="00737250">
      <w:pPr>
        <w:spacing w:after="120"/>
        <w:jc w:val="both"/>
        <w:rPr>
          <w:rFonts w:ascii="Montserrat" w:hAnsi="Montserrat"/>
          <w:color w:val="auto"/>
          <w:sz w:val="18"/>
          <w:szCs w:val="18"/>
        </w:rPr>
      </w:pPr>
      <w:r w:rsidRPr="002C6C11">
        <w:rPr>
          <w:rFonts w:ascii="Montserrat" w:hAnsi="Montserrat"/>
          <w:color w:val="auto"/>
          <w:sz w:val="18"/>
          <w:szCs w:val="18"/>
        </w:rPr>
        <w:t xml:space="preserve">The main components of the LINKS Turin testbed are </w:t>
      </w:r>
      <w:r w:rsidR="00194699" w:rsidRPr="002C6C11">
        <w:rPr>
          <w:rFonts w:ascii="Montserrat" w:hAnsi="Montserrat"/>
          <w:color w:val="auto"/>
          <w:sz w:val="18"/>
          <w:szCs w:val="18"/>
        </w:rPr>
        <w:t>reported</w:t>
      </w:r>
      <w:r w:rsidRPr="002C6C11">
        <w:rPr>
          <w:rFonts w:ascii="Montserrat" w:hAnsi="Montserrat"/>
          <w:color w:val="auto"/>
          <w:sz w:val="18"/>
          <w:szCs w:val="18"/>
        </w:rPr>
        <w:t xml:space="preserve"> in</w:t>
      </w:r>
      <w:r w:rsidR="00A35C98" w:rsidRPr="002C6C11">
        <w:rPr>
          <w:rFonts w:ascii="Montserrat" w:hAnsi="Montserrat"/>
          <w:color w:val="auto"/>
          <w:sz w:val="18"/>
          <w:szCs w:val="18"/>
        </w:rPr>
        <w:t xml:space="preserve"> </w:t>
      </w:r>
      <w:r w:rsidR="00A35C98" w:rsidRPr="002C6C11">
        <w:rPr>
          <w:rFonts w:ascii="Montserrat" w:hAnsi="Montserrat"/>
          <w:color w:val="auto"/>
          <w:sz w:val="18"/>
          <w:szCs w:val="18"/>
        </w:rPr>
        <w:fldChar w:fldCharType="begin"/>
      </w:r>
      <w:r w:rsidR="00A35C98" w:rsidRPr="002C6C11">
        <w:rPr>
          <w:rFonts w:ascii="Montserrat" w:hAnsi="Montserrat"/>
          <w:color w:val="auto"/>
          <w:sz w:val="18"/>
          <w:szCs w:val="18"/>
        </w:rPr>
        <w:instrText xml:space="preserve"> REF _Ref196843067 \h </w:instrText>
      </w:r>
      <w:r w:rsidR="00A35C98" w:rsidRPr="002C6C11">
        <w:rPr>
          <w:rFonts w:ascii="Montserrat" w:hAnsi="Montserrat"/>
          <w:color w:val="auto"/>
          <w:sz w:val="18"/>
          <w:szCs w:val="18"/>
        </w:rPr>
      </w:r>
      <w:r w:rsidR="00A35C98" w:rsidRPr="002C6C11">
        <w:rPr>
          <w:rFonts w:ascii="Montserrat" w:hAnsi="Montserrat"/>
          <w:color w:val="auto"/>
          <w:sz w:val="18"/>
          <w:szCs w:val="18"/>
        </w:rPr>
        <w:fldChar w:fldCharType="separate"/>
      </w:r>
      <w:r w:rsidR="00A35C98" w:rsidRPr="002C6C11">
        <w:rPr>
          <w:rFonts w:ascii="Montserrat" w:hAnsi="Montserrat"/>
          <w:color w:val="auto"/>
        </w:rPr>
        <w:t xml:space="preserve">Table </w:t>
      </w:r>
      <w:r w:rsidR="00A35C98" w:rsidRPr="002C6C11">
        <w:rPr>
          <w:rFonts w:ascii="Montserrat" w:hAnsi="Montserrat"/>
          <w:i/>
          <w:color w:val="auto"/>
        </w:rPr>
        <w:t>9</w:t>
      </w:r>
      <w:r w:rsidR="00A35C98" w:rsidRPr="002C6C11">
        <w:rPr>
          <w:rFonts w:ascii="Montserrat" w:hAnsi="Montserrat"/>
          <w:color w:val="auto"/>
          <w:sz w:val="18"/>
          <w:szCs w:val="18"/>
        </w:rPr>
        <w:fldChar w:fldCharType="end"/>
      </w:r>
      <w:r w:rsidRPr="002C6C11">
        <w:rPr>
          <w:rFonts w:ascii="Montserrat" w:hAnsi="Montserrat"/>
          <w:color w:val="auto"/>
          <w:sz w:val="18"/>
          <w:szCs w:val="18"/>
        </w:rPr>
        <w:t>.</w:t>
      </w:r>
    </w:p>
    <w:p w14:paraId="184D1747" w14:textId="0C75D03C" w:rsidR="00737250" w:rsidRPr="00CB317A" w:rsidRDefault="00737250" w:rsidP="00737250">
      <w:pPr>
        <w:spacing w:after="120"/>
        <w:jc w:val="both"/>
        <w:rPr>
          <w:rFonts w:ascii="Montserrat" w:hAnsi="Montserrat"/>
          <w:color w:val="auto"/>
          <w:sz w:val="18"/>
          <w:szCs w:val="18"/>
        </w:rPr>
      </w:pPr>
      <w:r w:rsidRPr="00CB317A">
        <w:rPr>
          <w:rFonts w:ascii="Montserrat" w:hAnsi="Montserrat"/>
          <w:color w:val="auto"/>
          <w:sz w:val="18"/>
          <w:szCs w:val="18"/>
        </w:rPr>
        <w:t xml:space="preserve">The end-to-end tests are envisioned in the second year of Phase 2 (2026). Currently, work is focused on all integration tasks and preliminary testing aimed at finalizing the antenna system. </w:t>
      </w:r>
    </w:p>
    <w:p w14:paraId="6082C9DF" w14:textId="3749AB73" w:rsidR="00737250" w:rsidRPr="00CB317A" w:rsidRDefault="00737250" w:rsidP="00AD15AF">
      <w:pPr>
        <w:jc w:val="both"/>
        <w:rPr>
          <w:rFonts w:ascii="Montserrat" w:hAnsi="Montserrat"/>
          <w:color w:val="auto"/>
          <w:sz w:val="18"/>
          <w:szCs w:val="18"/>
        </w:rPr>
      </w:pPr>
      <w:r w:rsidRPr="00CB317A">
        <w:rPr>
          <w:rFonts w:ascii="Montserrat" w:hAnsi="Montserrat"/>
          <w:color w:val="auto"/>
          <w:sz w:val="18"/>
          <w:szCs w:val="18"/>
        </w:rPr>
        <w:t>The discussions regarding the implementation of the end-to-end test</w:t>
      </w:r>
      <w:r w:rsidR="00DB279A" w:rsidRPr="00CB317A">
        <w:rPr>
          <w:rFonts w:ascii="Montserrat" w:hAnsi="Montserrat"/>
          <w:color w:val="auto"/>
          <w:sz w:val="18"/>
          <w:szCs w:val="18"/>
        </w:rPr>
        <w:t>s</w:t>
      </w:r>
      <w:r w:rsidRPr="00CB317A">
        <w:rPr>
          <w:rFonts w:ascii="Montserrat" w:hAnsi="Montserrat"/>
          <w:color w:val="auto"/>
          <w:sz w:val="18"/>
          <w:szCs w:val="18"/>
        </w:rPr>
        <w:t xml:space="preserve"> with all the involved partners officially </w:t>
      </w:r>
      <w:r w:rsidR="00B23D61" w:rsidRPr="00CB317A">
        <w:rPr>
          <w:rFonts w:ascii="Montserrat" w:hAnsi="Montserrat"/>
          <w:color w:val="auto"/>
          <w:sz w:val="18"/>
          <w:szCs w:val="18"/>
        </w:rPr>
        <w:t>started</w:t>
      </w:r>
      <w:r w:rsidRPr="00CB317A">
        <w:rPr>
          <w:rFonts w:ascii="Montserrat" w:hAnsi="Montserrat"/>
          <w:color w:val="auto"/>
          <w:sz w:val="18"/>
          <w:szCs w:val="18"/>
        </w:rPr>
        <w:t xml:space="preserve"> in </w:t>
      </w:r>
      <w:r w:rsidR="00484DA6" w:rsidRPr="00CB317A">
        <w:rPr>
          <w:rFonts w:ascii="Montserrat" w:hAnsi="Montserrat"/>
          <w:color w:val="auto"/>
          <w:sz w:val="18"/>
          <w:szCs w:val="18"/>
        </w:rPr>
        <w:t>October</w:t>
      </w:r>
      <w:r w:rsidRPr="00CB317A">
        <w:rPr>
          <w:rFonts w:ascii="Montserrat" w:hAnsi="Montserrat"/>
          <w:color w:val="auto"/>
          <w:sz w:val="18"/>
          <w:szCs w:val="18"/>
        </w:rPr>
        <w:t xml:space="preserve"> 2025, alongside the start of WP 4.2.3 (“Integration, validation, and demonstration”).</w:t>
      </w:r>
    </w:p>
    <w:p w14:paraId="7B0CED40" w14:textId="77777777" w:rsidR="0076296D" w:rsidRPr="002C6C11" w:rsidRDefault="0076296D" w:rsidP="0076296D">
      <w:pPr>
        <w:rPr>
          <w:rFonts w:ascii="Montserrat" w:hAnsi="Montserrat"/>
          <w:color w:val="auto"/>
          <w:sz w:val="14"/>
          <w:szCs w:val="14"/>
        </w:rPr>
      </w:pPr>
    </w:p>
    <w:p w14:paraId="39F6B9BE" w14:textId="5E6F7838" w:rsidR="0076296D" w:rsidRPr="00CB317A" w:rsidRDefault="11B9637F" w:rsidP="006241F4">
      <w:pPr>
        <w:pStyle w:val="Heading3"/>
      </w:pPr>
      <w:bookmarkStart w:id="317" w:name="_Toc278232964"/>
      <w:r>
        <w:t>4</w:t>
      </w:r>
      <w:r w:rsidR="0076296D">
        <w:t>.2.3</w:t>
      </w:r>
      <w:r w:rsidR="00DB0738">
        <w:tab/>
      </w:r>
      <w:r w:rsidR="0076296D">
        <w:t>Validation methodology</w:t>
      </w:r>
      <w:bookmarkEnd w:id="317"/>
    </w:p>
    <w:p w14:paraId="494093DA" w14:textId="5CDC48B9" w:rsidR="0076296D" w:rsidRPr="002C6C11" w:rsidRDefault="0076296D" w:rsidP="00D417F6">
      <w:pPr>
        <w:spacing w:before="120" w:after="120" w:line="259" w:lineRule="auto"/>
        <w:jc w:val="both"/>
        <w:rPr>
          <w:rFonts w:ascii="Montserrat" w:eastAsia="Montserrat Medium" w:hAnsi="Montserrat" w:cs="Montserrat Medium"/>
          <w:color w:val="auto"/>
          <w:sz w:val="18"/>
          <w:szCs w:val="18"/>
        </w:rPr>
      </w:pPr>
      <w:r w:rsidRPr="002C6C11">
        <w:rPr>
          <w:rFonts w:ascii="Montserrat" w:eastAsia="Montserrat Medium" w:hAnsi="Montserrat" w:cs="Montserrat Medium"/>
          <w:color w:val="auto"/>
          <w:sz w:val="18"/>
          <w:szCs w:val="18"/>
        </w:rPr>
        <w:t xml:space="preserve">The validation of the proposed antenna and its application in the 5G-EMERGE vehicular scenario will be performed through the tests outlined in </w:t>
      </w:r>
      <w:r w:rsidR="00367283" w:rsidRPr="002C6C11">
        <w:rPr>
          <w:rFonts w:ascii="Montserrat" w:eastAsia="Montserrat Medium" w:hAnsi="Montserrat" w:cs="Montserrat Medium"/>
          <w:color w:val="auto"/>
          <w:sz w:val="18"/>
          <w:szCs w:val="18"/>
        </w:rPr>
        <w:fldChar w:fldCharType="begin"/>
      </w:r>
      <w:r w:rsidR="00367283" w:rsidRPr="002C6C11">
        <w:rPr>
          <w:rFonts w:ascii="Montserrat" w:eastAsia="Montserrat Medium" w:hAnsi="Montserrat" w:cs="Montserrat Medium"/>
          <w:color w:val="auto"/>
          <w:sz w:val="18"/>
          <w:szCs w:val="18"/>
        </w:rPr>
        <w:instrText xml:space="preserve"> REF _Ref199253868 \h  \* MERGEFORMAT </w:instrText>
      </w:r>
      <w:r w:rsidR="00367283" w:rsidRPr="002C6C11">
        <w:rPr>
          <w:rFonts w:ascii="Montserrat" w:eastAsia="Montserrat Medium" w:hAnsi="Montserrat" w:cs="Montserrat Medium"/>
          <w:color w:val="auto"/>
          <w:sz w:val="18"/>
          <w:szCs w:val="18"/>
        </w:rPr>
      </w:r>
      <w:r w:rsidR="00367283" w:rsidRPr="002C6C11">
        <w:rPr>
          <w:rFonts w:ascii="Montserrat" w:eastAsia="Montserrat Medium" w:hAnsi="Montserrat" w:cs="Montserrat Medium"/>
          <w:color w:val="auto"/>
          <w:sz w:val="18"/>
          <w:szCs w:val="18"/>
        </w:rPr>
        <w:fldChar w:fldCharType="separate"/>
      </w:r>
      <w:r w:rsidR="00367283" w:rsidRPr="002C6C11">
        <w:rPr>
          <w:rFonts w:ascii="Montserrat" w:eastAsia="Montserrat Medium" w:hAnsi="Montserrat" w:cs="Montserrat Medium"/>
          <w:color w:val="auto"/>
          <w:sz w:val="18"/>
          <w:szCs w:val="18"/>
        </w:rPr>
        <w:t>Figure 5</w:t>
      </w:r>
      <w:r w:rsidR="00367283" w:rsidRPr="002C6C11">
        <w:rPr>
          <w:rFonts w:ascii="Montserrat" w:eastAsia="Montserrat Medium" w:hAnsi="Montserrat" w:cs="Montserrat Medium"/>
          <w:color w:val="auto"/>
          <w:sz w:val="18"/>
          <w:szCs w:val="18"/>
        </w:rPr>
        <w:fldChar w:fldCharType="end"/>
      </w:r>
      <w:r w:rsidR="00367283" w:rsidRPr="002C6C11">
        <w:rPr>
          <w:rFonts w:ascii="Montserrat" w:eastAsia="Montserrat Medium" w:hAnsi="Montserrat" w:cs="Montserrat Medium"/>
          <w:color w:val="auto"/>
          <w:sz w:val="18"/>
          <w:szCs w:val="18"/>
        </w:rPr>
        <w:t xml:space="preserve"> </w:t>
      </w:r>
      <w:r w:rsidRPr="002C6C11">
        <w:rPr>
          <w:rFonts w:ascii="Montserrat" w:eastAsia="Montserrat Medium" w:hAnsi="Montserrat" w:cs="Montserrat Medium"/>
          <w:color w:val="auto"/>
          <w:sz w:val="18"/>
          <w:szCs w:val="18"/>
        </w:rPr>
        <w:t>and described below.</w:t>
      </w:r>
    </w:p>
    <w:p w14:paraId="4D74E644" w14:textId="5E8639A2" w:rsidR="0076296D" w:rsidRPr="00CB317A" w:rsidRDefault="00DB0738" w:rsidP="000F3A62">
      <w:pPr>
        <w:pStyle w:val="ParagraphText"/>
        <w:rPr>
          <w:b/>
          <w:bCs/>
        </w:rPr>
      </w:pPr>
      <w:r w:rsidRPr="00CB317A">
        <w:rPr>
          <w:b/>
          <w:bCs/>
        </w:rPr>
        <w:t>4</w:t>
      </w:r>
      <w:r w:rsidR="0076296D" w:rsidRPr="00CB317A">
        <w:rPr>
          <w:b/>
          <w:bCs/>
        </w:rPr>
        <w:t>.2.3.1</w:t>
      </w:r>
      <w:r w:rsidR="0076296D" w:rsidRPr="00CB317A">
        <w:rPr>
          <w:b/>
          <w:bCs/>
        </w:rPr>
        <w:tab/>
        <w:t>Beamforming and antenna tests</w:t>
      </w:r>
    </w:p>
    <w:p w14:paraId="18B290E7" w14:textId="416C16F6" w:rsidR="0076296D" w:rsidRPr="002C6C11" w:rsidRDefault="0076296D" w:rsidP="0076296D">
      <w:pPr>
        <w:spacing w:before="120" w:line="259" w:lineRule="auto"/>
        <w:jc w:val="both"/>
        <w:rPr>
          <w:rFonts w:ascii="Montserrat" w:eastAsia="Montserrat Medium" w:hAnsi="Montserrat" w:cs="Montserrat Medium"/>
          <w:color w:val="auto"/>
          <w:sz w:val="18"/>
          <w:szCs w:val="18"/>
        </w:rPr>
      </w:pPr>
      <w:r w:rsidRPr="002C6C11">
        <w:rPr>
          <w:rFonts w:ascii="Montserrat" w:eastAsia="Montserrat Medium" w:hAnsi="Montserrat" w:cs="Montserrat Medium"/>
          <w:color w:val="auto"/>
          <w:sz w:val="18"/>
          <w:szCs w:val="18"/>
        </w:rPr>
        <w:t xml:space="preserve">The tests concerning the passive and active electronic boards and the antenna are organized as follows according to the block diagram reported in </w:t>
      </w:r>
      <w:r w:rsidR="00AD6DB9" w:rsidRPr="002C6C11">
        <w:rPr>
          <w:rFonts w:ascii="Montserrat" w:eastAsia="Montserrat Medium" w:hAnsi="Montserrat" w:cs="Montserrat Medium"/>
          <w:color w:val="auto"/>
          <w:sz w:val="18"/>
          <w:szCs w:val="18"/>
        </w:rPr>
        <w:fldChar w:fldCharType="begin"/>
      </w:r>
      <w:r w:rsidR="00AD6DB9" w:rsidRPr="002C6C11">
        <w:rPr>
          <w:rFonts w:ascii="Montserrat" w:eastAsia="Montserrat Medium" w:hAnsi="Montserrat" w:cs="Montserrat Medium"/>
          <w:color w:val="auto"/>
          <w:sz w:val="18"/>
          <w:szCs w:val="18"/>
        </w:rPr>
        <w:instrText xml:space="preserve"> REF _Ref221883186 \h  \* MERGEFORMAT </w:instrText>
      </w:r>
      <w:r w:rsidR="00AD6DB9" w:rsidRPr="002C6C11">
        <w:rPr>
          <w:rFonts w:ascii="Montserrat" w:eastAsia="Montserrat Medium" w:hAnsi="Montserrat" w:cs="Montserrat Medium"/>
          <w:color w:val="auto"/>
          <w:sz w:val="18"/>
          <w:szCs w:val="18"/>
        </w:rPr>
      </w:r>
      <w:r w:rsidR="00AD6DB9" w:rsidRPr="002C6C11">
        <w:rPr>
          <w:rFonts w:ascii="Montserrat" w:eastAsia="Montserrat Medium" w:hAnsi="Montserrat" w:cs="Montserrat Medium"/>
          <w:color w:val="auto"/>
          <w:sz w:val="18"/>
          <w:szCs w:val="18"/>
        </w:rPr>
        <w:fldChar w:fldCharType="separate"/>
      </w:r>
      <w:r w:rsidR="00AD6DB9" w:rsidRPr="002C6C11">
        <w:rPr>
          <w:rFonts w:ascii="Montserrat" w:hAnsi="Montserrat"/>
          <w:color w:val="auto"/>
          <w:sz w:val="18"/>
          <w:szCs w:val="18"/>
        </w:rPr>
        <w:t>Figure 18: Block diagram of the LINKS Turin DTV testbed</w:t>
      </w:r>
      <w:r w:rsidR="00AD6DB9" w:rsidRPr="002C6C11">
        <w:rPr>
          <w:rFonts w:ascii="Montserrat" w:eastAsia="Montserrat Medium" w:hAnsi="Montserrat" w:cs="Montserrat Medium"/>
          <w:color w:val="auto"/>
          <w:sz w:val="18"/>
          <w:szCs w:val="18"/>
        </w:rPr>
        <w:fldChar w:fldCharType="end"/>
      </w:r>
      <w:r w:rsidR="00205685" w:rsidRPr="002C6C11">
        <w:rPr>
          <w:rFonts w:ascii="Montserrat" w:eastAsia="Montserrat Medium" w:hAnsi="Montserrat" w:cs="Montserrat Medium"/>
          <w:color w:val="auto"/>
          <w:sz w:val="18"/>
          <w:szCs w:val="18"/>
        </w:rPr>
        <w:t>.</w:t>
      </w:r>
    </w:p>
    <w:p w14:paraId="156DAB5D" w14:textId="047980A0" w:rsidR="0076296D" w:rsidRPr="00CB317A" w:rsidRDefault="0076296D" w:rsidP="00B3730E">
      <w:pPr>
        <w:pStyle w:val="ListParagraph"/>
        <w:numPr>
          <w:ilvl w:val="0"/>
          <w:numId w:val="212"/>
        </w:numPr>
        <w:spacing w:before="120"/>
        <w:contextualSpacing w:val="0"/>
        <w:jc w:val="both"/>
        <w:rPr>
          <w:rFonts w:ascii="Montserrat" w:eastAsia="Montserrat Medium" w:hAnsi="Montserrat" w:cs="Montserrat Medium"/>
          <w:color w:val="auto"/>
          <w:sz w:val="18"/>
          <w:szCs w:val="18"/>
        </w:rPr>
      </w:pPr>
      <w:r w:rsidRPr="00CB317A">
        <w:rPr>
          <w:rFonts w:ascii="Montserrat" w:eastAsia="Montserrat Medium" w:hAnsi="Montserrat" w:cs="Montserrat Medium"/>
          <w:b/>
          <w:color w:val="auto"/>
          <w:sz w:val="18"/>
          <w:szCs w:val="18"/>
        </w:rPr>
        <w:t>Passive beamforming network tests:</w:t>
      </w:r>
      <w:r w:rsidRPr="00CB317A">
        <w:rPr>
          <w:rFonts w:ascii="Montserrat" w:eastAsia="Montserrat Medium" w:hAnsi="Montserrat" w:cs="Montserrat Medium"/>
          <w:color w:val="auto"/>
          <w:sz w:val="18"/>
          <w:szCs w:val="18"/>
        </w:rPr>
        <w:t xml:space="preserve"> two passive beamforming networks were fabricated to test the antenna: one is formed by several outputs in order to test each row of the phased-array separately; the other one collects all rows together and allows us to perform the tests on the entire array in a broadside configuration. During the passive beamforming network tests, the two combiners will be tested without the antenna, to check the electrical connections, the impedance matching and to evaluate the losses. The tests </w:t>
      </w:r>
      <w:r w:rsidR="00C7074D" w:rsidRPr="00CB317A">
        <w:rPr>
          <w:rFonts w:ascii="Montserrat" w:eastAsia="Montserrat Medium" w:hAnsi="Montserrat" w:cs="Montserrat Medium"/>
          <w:color w:val="auto"/>
          <w:sz w:val="18"/>
          <w:szCs w:val="18"/>
        </w:rPr>
        <w:t>are</w:t>
      </w:r>
      <w:r w:rsidRPr="00CB317A">
        <w:rPr>
          <w:rFonts w:ascii="Montserrat" w:eastAsia="Montserrat Medium" w:hAnsi="Montserrat" w:cs="Montserrat Medium"/>
          <w:color w:val="auto"/>
          <w:sz w:val="18"/>
          <w:szCs w:val="18"/>
        </w:rPr>
        <w:t xml:space="preserve"> performed in the electronic laboratory at LINKS.</w:t>
      </w:r>
    </w:p>
    <w:p w14:paraId="2B53C02A" w14:textId="5D1B6E7D" w:rsidR="0076296D" w:rsidRPr="00CB317A" w:rsidRDefault="0076296D" w:rsidP="00B3730E">
      <w:pPr>
        <w:pStyle w:val="ListParagraph"/>
        <w:numPr>
          <w:ilvl w:val="0"/>
          <w:numId w:val="212"/>
        </w:numPr>
        <w:spacing w:before="120"/>
        <w:contextualSpacing w:val="0"/>
        <w:jc w:val="both"/>
        <w:rPr>
          <w:rFonts w:ascii="Montserrat" w:eastAsia="Montserrat Medium" w:hAnsi="Montserrat" w:cs="Montserrat Medium"/>
          <w:color w:val="auto"/>
          <w:sz w:val="18"/>
          <w:szCs w:val="18"/>
        </w:rPr>
      </w:pPr>
      <w:r w:rsidRPr="00CB317A">
        <w:rPr>
          <w:rFonts w:ascii="Montserrat" w:eastAsia="Montserrat Medium" w:hAnsi="Montserrat" w:cs="Montserrat Medium"/>
          <w:b/>
          <w:color w:val="auto"/>
          <w:sz w:val="18"/>
          <w:szCs w:val="18"/>
        </w:rPr>
        <w:t>Active beamforming network tests:</w:t>
      </w:r>
      <w:r w:rsidRPr="00CB317A">
        <w:rPr>
          <w:rFonts w:ascii="Montserrat" w:eastAsia="Montserrat Medium" w:hAnsi="Montserrat" w:cs="Montserrat Medium"/>
          <w:color w:val="auto"/>
          <w:sz w:val="18"/>
          <w:szCs w:val="18"/>
        </w:rPr>
        <w:t xml:space="preserve"> these tests involve the active control board with the phase shifters. The goal is to check the electrical connections, the impedance matching, the correct functioning of the phase shifters and to evaluate the losses. The tests </w:t>
      </w:r>
      <w:r w:rsidR="00436AE8" w:rsidRPr="00CB317A">
        <w:rPr>
          <w:rFonts w:ascii="Montserrat" w:eastAsia="Montserrat Medium" w:hAnsi="Montserrat" w:cs="Montserrat Medium"/>
          <w:color w:val="auto"/>
          <w:sz w:val="18"/>
          <w:szCs w:val="18"/>
        </w:rPr>
        <w:t>are</w:t>
      </w:r>
      <w:r w:rsidRPr="00CB317A">
        <w:rPr>
          <w:rFonts w:ascii="Montserrat" w:eastAsia="Montserrat Medium" w:hAnsi="Montserrat" w:cs="Montserrat Medium"/>
          <w:color w:val="auto"/>
          <w:sz w:val="18"/>
          <w:szCs w:val="18"/>
        </w:rPr>
        <w:t xml:space="preserve"> performed in the electronic laboratory at LINKS.</w:t>
      </w:r>
    </w:p>
    <w:p w14:paraId="46FFD9A2" w14:textId="24EAF1B4" w:rsidR="0076296D" w:rsidRPr="00CB317A" w:rsidRDefault="0076296D" w:rsidP="00B3730E">
      <w:pPr>
        <w:pStyle w:val="ListParagraph"/>
        <w:numPr>
          <w:ilvl w:val="0"/>
          <w:numId w:val="212"/>
        </w:numPr>
        <w:spacing w:before="120"/>
        <w:contextualSpacing w:val="0"/>
        <w:jc w:val="both"/>
        <w:rPr>
          <w:rFonts w:ascii="Montserrat" w:eastAsia="Montserrat Medium" w:hAnsi="Montserrat" w:cs="Montserrat Medium"/>
          <w:color w:val="auto"/>
          <w:sz w:val="18"/>
          <w:szCs w:val="18"/>
        </w:rPr>
      </w:pPr>
      <w:r w:rsidRPr="00CB317A">
        <w:rPr>
          <w:rFonts w:ascii="Montserrat" w:eastAsia="Montserrat Medium" w:hAnsi="Montserrat" w:cs="Montserrat Medium"/>
          <w:b/>
          <w:color w:val="auto"/>
          <w:sz w:val="18"/>
          <w:szCs w:val="18"/>
        </w:rPr>
        <w:t>Passive antenna tests:</w:t>
      </w:r>
      <w:r w:rsidRPr="00CB317A">
        <w:rPr>
          <w:rFonts w:ascii="Montserrat" w:eastAsia="Montserrat Medium" w:hAnsi="Montserrat" w:cs="Montserrat Medium"/>
          <w:color w:val="auto"/>
          <w:sz w:val="18"/>
          <w:szCs w:val="18"/>
        </w:rPr>
        <w:t xml:space="preserve"> during these tests the phased antenna array </w:t>
      </w:r>
      <w:r w:rsidR="00436AE8" w:rsidRPr="00CB317A">
        <w:rPr>
          <w:rFonts w:ascii="Montserrat" w:eastAsia="Montserrat Medium" w:hAnsi="Montserrat" w:cs="Montserrat Medium"/>
          <w:color w:val="auto"/>
          <w:sz w:val="18"/>
          <w:szCs w:val="18"/>
        </w:rPr>
        <w:t>is</w:t>
      </w:r>
      <w:r w:rsidRPr="00CB317A">
        <w:rPr>
          <w:rFonts w:ascii="Montserrat" w:eastAsia="Montserrat Medium" w:hAnsi="Montserrat" w:cs="Montserrat Medium"/>
          <w:color w:val="auto"/>
          <w:sz w:val="18"/>
          <w:szCs w:val="18"/>
        </w:rPr>
        <w:t xml:space="preserve"> connected to the passive combiners to test each row of the phased-array separately and the entire array in a broadside configuration. All RF tests </w:t>
      </w:r>
      <w:r w:rsidR="00CB00AA" w:rsidRPr="00CB317A">
        <w:rPr>
          <w:rFonts w:ascii="Montserrat" w:eastAsia="Montserrat Medium" w:hAnsi="Montserrat" w:cs="Montserrat Medium"/>
          <w:color w:val="auto"/>
          <w:sz w:val="18"/>
          <w:szCs w:val="18"/>
        </w:rPr>
        <w:t>are</w:t>
      </w:r>
      <w:r w:rsidRPr="00CB317A">
        <w:rPr>
          <w:rFonts w:ascii="Montserrat" w:eastAsia="Montserrat Medium" w:hAnsi="Montserrat" w:cs="Montserrat Medium"/>
          <w:color w:val="auto"/>
          <w:sz w:val="18"/>
          <w:szCs w:val="18"/>
        </w:rPr>
        <w:t xml:space="preserve"> performed in LINKS and Politecnico di Torino facilities.</w:t>
      </w:r>
    </w:p>
    <w:p w14:paraId="604CF58A" w14:textId="31B55588" w:rsidR="0076296D" w:rsidRPr="002C6C11" w:rsidRDefault="0076296D" w:rsidP="00B3730E">
      <w:pPr>
        <w:pStyle w:val="ListParagraph"/>
        <w:numPr>
          <w:ilvl w:val="0"/>
          <w:numId w:val="212"/>
        </w:numPr>
        <w:spacing w:before="120"/>
        <w:ind w:left="357" w:hanging="357"/>
        <w:contextualSpacing w:val="0"/>
        <w:jc w:val="both"/>
        <w:rPr>
          <w:rFonts w:ascii="Montserrat" w:eastAsia="Montserrat Medium" w:hAnsi="Montserrat" w:cs="Montserrat Medium"/>
          <w:color w:val="auto"/>
          <w:sz w:val="18"/>
          <w:szCs w:val="18"/>
        </w:rPr>
      </w:pPr>
      <w:r w:rsidRPr="002C6C11">
        <w:rPr>
          <w:rFonts w:ascii="Montserrat" w:eastAsia="Montserrat Medium" w:hAnsi="Montserrat" w:cs="Montserrat Medium"/>
          <w:b/>
          <w:color w:val="auto"/>
          <w:sz w:val="18"/>
          <w:szCs w:val="18"/>
        </w:rPr>
        <w:t xml:space="preserve">Active antenna tests: </w:t>
      </w:r>
      <w:r w:rsidRPr="002C6C11">
        <w:rPr>
          <w:rFonts w:ascii="Montserrat" w:eastAsia="Montserrat Medium" w:hAnsi="Montserrat" w:cs="Montserrat Medium"/>
          <w:color w:val="auto"/>
          <w:sz w:val="18"/>
          <w:szCs w:val="18"/>
        </w:rPr>
        <w:t xml:space="preserve">after performing the tests with the passive beamforming network, the active board </w:t>
      </w:r>
      <w:r w:rsidR="0041581B" w:rsidRPr="002C6C11">
        <w:rPr>
          <w:rFonts w:ascii="Montserrat" w:eastAsia="Montserrat Medium" w:hAnsi="Montserrat" w:cs="Montserrat Medium"/>
          <w:color w:val="auto"/>
          <w:sz w:val="18"/>
          <w:szCs w:val="18"/>
        </w:rPr>
        <w:t>is</w:t>
      </w:r>
      <w:r w:rsidRPr="002C6C11">
        <w:rPr>
          <w:rFonts w:ascii="Montserrat" w:eastAsia="Montserrat Medium" w:hAnsi="Montserrat" w:cs="Montserrat Medium"/>
          <w:color w:val="auto"/>
          <w:sz w:val="18"/>
          <w:szCs w:val="18"/>
        </w:rPr>
        <w:t xml:space="preserve"> connected to the RX antenna, and the tests made with the passive beamforming network </w:t>
      </w:r>
      <w:r w:rsidR="00E142C3" w:rsidRPr="002C6C11">
        <w:rPr>
          <w:rFonts w:ascii="Montserrat" w:eastAsia="Montserrat Medium" w:hAnsi="Montserrat" w:cs="Montserrat Medium"/>
          <w:color w:val="auto"/>
          <w:sz w:val="18"/>
          <w:szCs w:val="18"/>
        </w:rPr>
        <w:t>are</w:t>
      </w:r>
      <w:r w:rsidRPr="002C6C11">
        <w:rPr>
          <w:rFonts w:ascii="Montserrat" w:eastAsia="Montserrat Medium" w:hAnsi="Montserrat" w:cs="Montserrat Medium"/>
          <w:color w:val="auto"/>
          <w:sz w:val="18"/>
          <w:szCs w:val="18"/>
        </w:rPr>
        <w:t xml:space="preserve"> repeated to test the steerable capabilities of the realized phased array antenna.</w:t>
      </w:r>
    </w:p>
    <w:p w14:paraId="0374993C" w14:textId="42C09876" w:rsidR="0076296D" w:rsidRPr="002C6C11" w:rsidRDefault="0076296D" w:rsidP="003C2B03">
      <w:pPr>
        <w:spacing w:before="120"/>
        <w:jc w:val="both"/>
        <w:rPr>
          <w:rFonts w:ascii="Montserrat" w:eastAsia="Montserrat Medium" w:hAnsi="Montserrat" w:cs="Montserrat Medium"/>
          <w:color w:val="auto"/>
          <w:sz w:val="18"/>
          <w:szCs w:val="18"/>
        </w:rPr>
      </w:pPr>
      <w:r w:rsidRPr="002C6C11">
        <w:rPr>
          <w:rFonts w:ascii="Montserrat" w:eastAsia="Montserrat Medium" w:hAnsi="Montserrat" w:cs="Montserrat Medium"/>
          <w:color w:val="auto"/>
          <w:sz w:val="18"/>
          <w:szCs w:val="18"/>
        </w:rPr>
        <w:t xml:space="preserve">A more detailed description of the tests already </w:t>
      </w:r>
      <w:r w:rsidR="00E142C3" w:rsidRPr="002C6C11">
        <w:rPr>
          <w:rFonts w:ascii="Montserrat" w:eastAsia="Montserrat Medium" w:hAnsi="Montserrat" w:cs="Montserrat Medium"/>
          <w:color w:val="auto"/>
          <w:sz w:val="18"/>
          <w:szCs w:val="18"/>
        </w:rPr>
        <w:t>performed</w:t>
      </w:r>
      <w:r w:rsidRPr="002C6C11">
        <w:rPr>
          <w:rFonts w:ascii="Montserrat" w:eastAsia="Montserrat Medium" w:hAnsi="Montserrat" w:cs="Montserrat Medium"/>
          <w:color w:val="auto"/>
          <w:sz w:val="18"/>
          <w:szCs w:val="18"/>
        </w:rPr>
        <w:t xml:space="preserve"> is reported in the document “5G-EMERGE_Phase2_WOR_WP4.2”. </w:t>
      </w:r>
      <w:r w:rsidR="00AD6DB9" w:rsidRPr="002C6C11">
        <w:rPr>
          <w:rFonts w:ascii="Montserrat" w:eastAsia="Montserrat Medium" w:hAnsi="Montserrat" w:cs="Montserrat Medium"/>
          <w:color w:val="auto"/>
          <w:sz w:val="18"/>
          <w:szCs w:val="18"/>
        </w:rPr>
        <w:fldChar w:fldCharType="begin"/>
      </w:r>
      <w:r w:rsidR="00AD6DB9" w:rsidRPr="002C6C11">
        <w:rPr>
          <w:rFonts w:ascii="Montserrat" w:eastAsia="Montserrat Medium" w:hAnsi="Montserrat" w:cs="Montserrat Medium"/>
          <w:color w:val="auto"/>
          <w:sz w:val="18"/>
          <w:szCs w:val="18"/>
        </w:rPr>
        <w:instrText xml:space="preserve"> REF _Ref221883214 \h  \* MERGEFORMAT </w:instrText>
      </w:r>
      <w:r w:rsidR="00AD6DB9" w:rsidRPr="002C6C11">
        <w:rPr>
          <w:rFonts w:ascii="Montserrat" w:eastAsia="Montserrat Medium" w:hAnsi="Montserrat" w:cs="Montserrat Medium"/>
          <w:color w:val="auto"/>
          <w:sz w:val="18"/>
          <w:szCs w:val="18"/>
        </w:rPr>
      </w:r>
      <w:r w:rsidR="00AD6DB9" w:rsidRPr="002C6C11">
        <w:rPr>
          <w:rFonts w:ascii="Montserrat" w:eastAsia="Montserrat Medium" w:hAnsi="Montserrat" w:cs="Montserrat Medium"/>
          <w:color w:val="auto"/>
          <w:sz w:val="18"/>
          <w:szCs w:val="18"/>
        </w:rPr>
        <w:fldChar w:fldCharType="separate"/>
      </w:r>
      <w:r w:rsidR="00AD6DB9" w:rsidRPr="002C6C11">
        <w:rPr>
          <w:rFonts w:ascii="Montserrat" w:eastAsia="Montserrat Medium" w:hAnsi="Montserrat" w:cs="Montserrat Medium"/>
          <w:color w:val="auto"/>
          <w:sz w:val="18"/>
          <w:szCs w:val="18"/>
        </w:rPr>
        <w:fldChar w:fldCharType="end"/>
      </w:r>
      <w:r w:rsidR="00AD6DB9" w:rsidRPr="002C6C11">
        <w:rPr>
          <w:rFonts w:ascii="Montserrat" w:eastAsia="Montserrat Medium" w:hAnsi="Montserrat" w:cs="Montserrat Medium"/>
          <w:color w:val="auto"/>
          <w:sz w:val="18"/>
          <w:szCs w:val="18"/>
        </w:rPr>
        <w:fldChar w:fldCharType="begin"/>
      </w:r>
      <w:r w:rsidR="00AD6DB9" w:rsidRPr="002C6C11">
        <w:rPr>
          <w:rFonts w:ascii="Montserrat" w:eastAsia="Montserrat Medium" w:hAnsi="Montserrat" w:cs="Montserrat Medium"/>
          <w:color w:val="auto"/>
          <w:sz w:val="18"/>
          <w:szCs w:val="18"/>
        </w:rPr>
        <w:instrText xml:space="preserve"> REF _Ref196833536 \h  \* MERGEFORMAT </w:instrText>
      </w:r>
      <w:r w:rsidR="00AD6DB9" w:rsidRPr="002C6C11">
        <w:rPr>
          <w:rFonts w:ascii="Montserrat" w:eastAsia="Montserrat Medium" w:hAnsi="Montserrat" w:cs="Montserrat Medium"/>
          <w:color w:val="auto"/>
          <w:sz w:val="18"/>
          <w:szCs w:val="18"/>
        </w:rPr>
      </w:r>
      <w:r w:rsidR="00AD6DB9" w:rsidRPr="002C6C11">
        <w:rPr>
          <w:rFonts w:ascii="Montserrat" w:eastAsia="Montserrat Medium" w:hAnsi="Montserrat" w:cs="Montserrat Medium"/>
          <w:color w:val="auto"/>
          <w:sz w:val="18"/>
          <w:szCs w:val="18"/>
        </w:rPr>
        <w:fldChar w:fldCharType="separate"/>
      </w:r>
      <w:r w:rsidR="00AD6DB9" w:rsidRPr="002C6C11">
        <w:rPr>
          <w:rFonts w:ascii="Montserrat" w:hAnsi="Montserrat"/>
          <w:color w:val="auto"/>
          <w:sz w:val="18"/>
          <w:szCs w:val="18"/>
        </w:rPr>
        <w:t xml:space="preserve">Table </w:t>
      </w:r>
      <w:r w:rsidR="00AD6DB9" w:rsidRPr="002C6C11">
        <w:rPr>
          <w:rFonts w:ascii="Montserrat" w:hAnsi="Montserrat"/>
          <w:i/>
          <w:color w:val="auto"/>
          <w:sz w:val="18"/>
          <w:szCs w:val="18"/>
        </w:rPr>
        <w:t>10</w:t>
      </w:r>
      <w:r w:rsidR="00AD6DB9" w:rsidRPr="002C6C11">
        <w:rPr>
          <w:rFonts w:ascii="Montserrat" w:eastAsia="Montserrat Medium" w:hAnsi="Montserrat" w:cs="Montserrat Medium"/>
          <w:color w:val="auto"/>
          <w:sz w:val="18"/>
          <w:szCs w:val="18"/>
        </w:rPr>
        <w:fldChar w:fldCharType="end"/>
      </w:r>
      <w:r w:rsidRPr="002C6C11">
        <w:rPr>
          <w:rFonts w:ascii="Montserrat" w:eastAsia="Montserrat Medium" w:hAnsi="Montserrat" w:cs="Montserrat Medium"/>
          <w:color w:val="auto"/>
          <w:sz w:val="18"/>
          <w:szCs w:val="18"/>
        </w:rPr>
        <w:t xml:space="preserve"> provides a list of the tests already completed</w:t>
      </w:r>
      <w:r w:rsidR="0052338E" w:rsidRPr="00AD6DB9">
        <w:rPr>
          <w:rFonts w:ascii="Montserrat" w:eastAsia="Montserrat Medium" w:hAnsi="Montserrat" w:cs="Montserrat Medium"/>
          <w:color w:val="auto"/>
          <w:sz w:val="18"/>
          <w:szCs w:val="18"/>
        </w:rPr>
        <w:t>.</w:t>
      </w:r>
    </w:p>
    <w:p w14:paraId="2B274E11" w14:textId="7A14A276" w:rsidR="0076296D" w:rsidRPr="002C6C11" w:rsidRDefault="0076296D" w:rsidP="00414F4D">
      <w:pPr>
        <w:pStyle w:val="Caption"/>
        <w:spacing w:before="120" w:after="120"/>
        <w:rPr>
          <w:rFonts w:ascii="Montserrat" w:hAnsi="Montserrat"/>
          <w:color w:val="auto"/>
        </w:rPr>
      </w:pPr>
      <w:bookmarkStart w:id="318" w:name="_Ref196833536"/>
      <w:bookmarkStart w:id="319" w:name="_Ref221883214"/>
      <w:bookmarkStart w:id="320" w:name="_Toc221886679"/>
      <w:r w:rsidRPr="002C6C11">
        <w:rPr>
          <w:rFonts w:ascii="Montserrat" w:hAnsi="Montserrat"/>
          <w:color w:val="auto"/>
        </w:rPr>
        <w:t xml:space="preserve">Table </w:t>
      </w:r>
      <w:r w:rsidRPr="002C6C11">
        <w:rPr>
          <w:rFonts w:ascii="Montserrat" w:hAnsi="Montserrat"/>
          <w:color w:val="auto"/>
        </w:rPr>
        <w:fldChar w:fldCharType="begin"/>
      </w:r>
      <w:r w:rsidRPr="002C6C11">
        <w:rPr>
          <w:rFonts w:ascii="Montserrat" w:hAnsi="Montserrat"/>
          <w:i w:val="0"/>
          <w:color w:val="auto"/>
        </w:rPr>
        <w:instrText xml:space="preserve"> SEQ Table \* ARABIC </w:instrText>
      </w:r>
      <w:r w:rsidRPr="002C6C11">
        <w:rPr>
          <w:rFonts w:ascii="Montserrat" w:hAnsi="Montserrat"/>
          <w:color w:val="auto"/>
        </w:rPr>
        <w:fldChar w:fldCharType="separate"/>
      </w:r>
      <w:r w:rsidR="00A35C98" w:rsidRPr="002C6C11">
        <w:rPr>
          <w:rFonts w:ascii="Montserrat" w:hAnsi="Montserrat"/>
          <w:i w:val="0"/>
          <w:color w:val="auto"/>
        </w:rPr>
        <w:t>10</w:t>
      </w:r>
      <w:r w:rsidRPr="002C6C11">
        <w:rPr>
          <w:rFonts w:ascii="Montserrat" w:hAnsi="Montserrat"/>
          <w:color w:val="auto"/>
        </w:rPr>
        <w:fldChar w:fldCharType="end"/>
      </w:r>
      <w:bookmarkEnd w:id="318"/>
      <w:r w:rsidRPr="002C6C11">
        <w:rPr>
          <w:rFonts w:ascii="Montserrat" w:hAnsi="Montserrat"/>
          <w:color w:val="auto"/>
        </w:rPr>
        <w:t>: Beamforming and antenna tests performed</w:t>
      </w:r>
      <w:r w:rsidR="007B156F" w:rsidRPr="002C6C11">
        <w:rPr>
          <w:rFonts w:ascii="Montserrat" w:hAnsi="Montserrat"/>
          <w:color w:val="auto"/>
        </w:rPr>
        <w:t>/scheduled</w:t>
      </w:r>
      <w:bookmarkEnd w:id="319"/>
      <w:bookmarkEnd w:id="320"/>
    </w:p>
    <w:tbl>
      <w:tblPr>
        <w:tblStyle w:val="ScrollTableNormal"/>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111"/>
        <w:gridCol w:w="1984"/>
        <w:gridCol w:w="1336"/>
      </w:tblGrid>
      <w:tr w:rsidR="008114EB" w:rsidRPr="00C80238" w14:paraId="1B729A15" w14:textId="77777777" w:rsidTr="002306A2">
        <w:trPr>
          <w:cnfStyle w:val="100000000000" w:firstRow="1" w:lastRow="0" w:firstColumn="0" w:lastColumn="0" w:oddVBand="0" w:evenVBand="0" w:oddHBand="0" w:evenHBand="0" w:firstRowFirstColumn="0" w:firstRowLastColumn="0" w:lastRowFirstColumn="0" w:lastRowLastColumn="0"/>
          <w:trHeight w:val="439"/>
        </w:trPr>
        <w:tc>
          <w:tcPr>
            <w:cnfStyle w:val="001000000100" w:firstRow="0" w:lastRow="0" w:firstColumn="1" w:lastColumn="0" w:oddVBand="0" w:evenVBand="0" w:oddHBand="0" w:evenHBand="0" w:firstRowFirstColumn="1" w:firstRowLastColumn="0" w:lastRowFirstColumn="0" w:lastRowLastColumn="0"/>
            <w:tcW w:w="1838" w:type="dxa"/>
            <w:vAlign w:val="center"/>
          </w:tcPr>
          <w:p w14:paraId="1DEAAFA7" w14:textId="77777777" w:rsidR="0076296D" w:rsidRPr="00CB317A" w:rsidRDefault="0076296D" w:rsidP="00414F4D">
            <w:pPr>
              <w:pStyle w:val="ParagraphText"/>
              <w:spacing w:after="0"/>
              <w:rPr>
                <w:lang w:val="en-GB"/>
              </w:rPr>
            </w:pPr>
            <w:r w:rsidRPr="00CB317A">
              <w:rPr>
                <w:lang w:val="en-GB"/>
              </w:rPr>
              <w:t>Test ID</w:t>
            </w:r>
          </w:p>
        </w:tc>
        <w:tc>
          <w:tcPr>
            <w:tcW w:w="4111" w:type="dxa"/>
            <w:vAlign w:val="center"/>
          </w:tcPr>
          <w:p w14:paraId="4F616C77" w14:textId="13966D8D" w:rsidR="0076296D" w:rsidRPr="00CB317A" w:rsidRDefault="0076296D" w:rsidP="00414F4D">
            <w:pPr>
              <w:pStyle w:val="ParagraphText"/>
              <w:spacing w:after="0"/>
              <w:cnfStyle w:val="100000000000" w:firstRow="1" w:lastRow="0" w:firstColumn="0" w:lastColumn="0" w:oddVBand="0" w:evenVBand="0" w:oddHBand="0" w:evenHBand="0" w:firstRowFirstColumn="0" w:firstRowLastColumn="0" w:lastRowFirstColumn="0" w:lastRowLastColumn="0"/>
              <w:rPr>
                <w:lang w:val="en-GB"/>
              </w:rPr>
            </w:pPr>
            <w:r w:rsidRPr="00CB317A">
              <w:rPr>
                <w:lang w:val="en-GB"/>
              </w:rPr>
              <w:t>Title</w:t>
            </w:r>
            <w:r w:rsidR="008D06A0" w:rsidRPr="00CB317A">
              <w:rPr>
                <w:lang w:val="en-GB"/>
              </w:rPr>
              <w:t xml:space="preserve"> and associated KPIs</w:t>
            </w:r>
          </w:p>
        </w:tc>
        <w:tc>
          <w:tcPr>
            <w:tcW w:w="1984" w:type="dxa"/>
            <w:vAlign w:val="center"/>
          </w:tcPr>
          <w:p w14:paraId="678AE00E" w14:textId="77777777" w:rsidR="0076296D" w:rsidRPr="00CB317A" w:rsidRDefault="0076296D" w:rsidP="00414F4D">
            <w:pPr>
              <w:pStyle w:val="ParagraphText"/>
              <w:spacing w:after="0"/>
              <w:cnfStyle w:val="100000000000" w:firstRow="1" w:lastRow="0" w:firstColumn="0" w:lastColumn="0" w:oddVBand="0" w:evenVBand="0" w:oddHBand="0" w:evenHBand="0" w:firstRowFirstColumn="0" w:firstRowLastColumn="0" w:lastRowFirstColumn="0" w:lastRowLastColumn="0"/>
              <w:rPr>
                <w:lang w:val="en-GB"/>
              </w:rPr>
            </w:pPr>
            <w:r w:rsidRPr="00CB317A">
              <w:rPr>
                <w:lang w:val="en-GB"/>
              </w:rPr>
              <w:t>Status</w:t>
            </w:r>
          </w:p>
        </w:tc>
        <w:tc>
          <w:tcPr>
            <w:tcW w:w="1336" w:type="dxa"/>
            <w:vAlign w:val="center"/>
          </w:tcPr>
          <w:p w14:paraId="55C25639" w14:textId="77777777" w:rsidR="0076296D" w:rsidRPr="00CB317A" w:rsidRDefault="0076296D" w:rsidP="00414F4D">
            <w:pPr>
              <w:pStyle w:val="ParagraphText"/>
              <w:spacing w:after="0"/>
              <w:cnfStyle w:val="100000000000" w:firstRow="1" w:lastRow="0" w:firstColumn="0" w:lastColumn="0" w:oddVBand="0" w:evenVBand="0" w:oddHBand="0" w:evenHBand="0" w:firstRowFirstColumn="0" w:firstRowLastColumn="0" w:lastRowFirstColumn="0" w:lastRowLastColumn="0"/>
              <w:rPr>
                <w:lang w:val="en-GB"/>
              </w:rPr>
            </w:pPr>
            <w:r w:rsidRPr="00CB317A">
              <w:rPr>
                <w:lang w:val="en-GB"/>
              </w:rPr>
              <w:t>Pass/fail</w:t>
            </w:r>
          </w:p>
        </w:tc>
      </w:tr>
      <w:tr w:rsidR="008114EB" w:rsidRPr="00C80238" w14:paraId="07DFB831"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68DD526" w14:textId="77777777" w:rsidR="0076296D" w:rsidRPr="00CB317A" w:rsidRDefault="0076296D" w:rsidP="00414F4D">
            <w:pPr>
              <w:pStyle w:val="ParagraphText"/>
              <w:spacing w:after="0"/>
              <w:rPr>
                <w:lang w:val="en-GB"/>
              </w:rPr>
            </w:pPr>
            <w:r w:rsidRPr="00CB317A">
              <w:rPr>
                <w:lang w:val="en-GB"/>
              </w:rPr>
              <w:t>T-PBFN-BW-01</w:t>
            </w:r>
          </w:p>
        </w:tc>
        <w:tc>
          <w:tcPr>
            <w:tcW w:w="4111" w:type="dxa"/>
            <w:vAlign w:val="center"/>
          </w:tcPr>
          <w:p w14:paraId="5A36CB26" w14:textId="6770180C"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Passive beamforming: bandwidth</w:t>
            </w:r>
          </w:p>
        </w:tc>
        <w:tc>
          <w:tcPr>
            <w:tcW w:w="1984" w:type="dxa"/>
            <w:vAlign w:val="center"/>
          </w:tcPr>
          <w:p w14:paraId="031C616D" w14:textId="2FD055B8"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MAR </w:t>
            </w:r>
            <w:r w:rsidR="008A123F" w:rsidRPr="00CB317A">
              <w:rPr>
                <w:lang w:val="en-GB"/>
              </w:rPr>
              <w:t>20</w:t>
            </w:r>
            <w:r w:rsidRPr="00CB317A">
              <w:rPr>
                <w:lang w:val="en-GB"/>
              </w:rPr>
              <w:t>25</w:t>
            </w:r>
          </w:p>
        </w:tc>
        <w:tc>
          <w:tcPr>
            <w:tcW w:w="1336" w:type="dxa"/>
            <w:vAlign w:val="center"/>
          </w:tcPr>
          <w:p w14:paraId="72D2464C"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w:t>
            </w:r>
          </w:p>
        </w:tc>
      </w:tr>
      <w:tr w:rsidR="008114EB" w:rsidRPr="00C80238" w14:paraId="2B4AD6D9"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CA9ED78" w14:textId="77777777" w:rsidR="0076296D" w:rsidRPr="00CB317A" w:rsidRDefault="0076296D" w:rsidP="00414F4D">
            <w:pPr>
              <w:pStyle w:val="ParagraphText"/>
              <w:spacing w:after="0"/>
              <w:rPr>
                <w:lang w:val="en-GB"/>
              </w:rPr>
            </w:pPr>
            <w:r w:rsidRPr="00CB317A">
              <w:rPr>
                <w:lang w:val="en-GB"/>
              </w:rPr>
              <w:t>T-PBFN-IL-01</w:t>
            </w:r>
          </w:p>
        </w:tc>
        <w:tc>
          <w:tcPr>
            <w:tcW w:w="4111" w:type="dxa"/>
            <w:vAlign w:val="center"/>
          </w:tcPr>
          <w:p w14:paraId="0E07DAE1" w14:textId="7DBCA3B3"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Passive beamforming: losses</w:t>
            </w:r>
          </w:p>
        </w:tc>
        <w:tc>
          <w:tcPr>
            <w:tcW w:w="1984" w:type="dxa"/>
            <w:vAlign w:val="center"/>
          </w:tcPr>
          <w:p w14:paraId="5E64ABC0" w14:textId="3AAB4158"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MAR </w:t>
            </w:r>
            <w:r w:rsidR="008A123F" w:rsidRPr="00CB317A">
              <w:rPr>
                <w:lang w:val="en-GB"/>
              </w:rPr>
              <w:t>2025</w:t>
            </w:r>
          </w:p>
        </w:tc>
        <w:tc>
          <w:tcPr>
            <w:tcW w:w="1336" w:type="dxa"/>
            <w:vAlign w:val="center"/>
          </w:tcPr>
          <w:p w14:paraId="571DBF90"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w:t>
            </w:r>
          </w:p>
        </w:tc>
      </w:tr>
      <w:tr w:rsidR="008114EB" w:rsidRPr="00C80238" w14:paraId="5F5C80E4"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1210D02" w14:textId="77777777" w:rsidR="0076296D" w:rsidRPr="00CB317A" w:rsidRDefault="0076296D" w:rsidP="00414F4D">
            <w:pPr>
              <w:pStyle w:val="ParagraphText"/>
              <w:spacing w:after="0"/>
              <w:rPr>
                <w:lang w:val="en-GB"/>
              </w:rPr>
            </w:pPr>
            <w:r w:rsidRPr="00CB317A">
              <w:rPr>
                <w:lang w:val="en-GB"/>
              </w:rPr>
              <w:t>T-ABFN-BW-01</w:t>
            </w:r>
          </w:p>
        </w:tc>
        <w:tc>
          <w:tcPr>
            <w:tcW w:w="4111" w:type="dxa"/>
            <w:vAlign w:val="center"/>
          </w:tcPr>
          <w:p w14:paraId="1BFCFF30" w14:textId="3779799A"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Active beamforming: bandwidth</w:t>
            </w:r>
          </w:p>
        </w:tc>
        <w:tc>
          <w:tcPr>
            <w:tcW w:w="1984" w:type="dxa"/>
            <w:vAlign w:val="center"/>
          </w:tcPr>
          <w:p w14:paraId="53D698D9" w14:textId="5052FA65"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APR </w:t>
            </w:r>
            <w:r w:rsidR="008A123F" w:rsidRPr="00CB317A">
              <w:rPr>
                <w:lang w:val="en-GB"/>
              </w:rPr>
              <w:t>2025</w:t>
            </w:r>
          </w:p>
        </w:tc>
        <w:tc>
          <w:tcPr>
            <w:tcW w:w="1336" w:type="dxa"/>
            <w:vAlign w:val="center"/>
          </w:tcPr>
          <w:p w14:paraId="6AB29073"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w:t>
            </w:r>
          </w:p>
        </w:tc>
      </w:tr>
      <w:tr w:rsidR="008114EB" w:rsidRPr="00C80238" w14:paraId="0F979C1E"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AC980FE" w14:textId="77777777" w:rsidR="0076296D" w:rsidRPr="00CB317A" w:rsidRDefault="0076296D" w:rsidP="00414F4D">
            <w:pPr>
              <w:pStyle w:val="ParagraphText"/>
              <w:spacing w:after="0"/>
              <w:rPr>
                <w:lang w:val="en-GB"/>
              </w:rPr>
            </w:pPr>
            <w:r w:rsidRPr="00CB317A">
              <w:rPr>
                <w:lang w:val="en-GB"/>
              </w:rPr>
              <w:t>T-ABFN-PC-01</w:t>
            </w:r>
          </w:p>
        </w:tc>
        <w:tc>
          <w:tcPr>
            <w:tcW w:w="4111" w:type="dxa"/>
            <w:vAlign w:val="center"/>
          </w:tcPr>
          <w:p w14:paraId="1F668C22"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Active beamforming: phase control</w:t>
            </w:r>
          </w:p>
        </w:tc>
        <w:tc>
          <w:tcPr>
            <w:tcW w:w="1984" w:type="dxa"/>
            <w:vAlign w:val="center"/>
          </w:tcPr>
          <w:p w14:paraId="3C1AB192" w14:textId="77129610"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APR </w:t>
            </w:r>
            <w:r w:rsidR="008A123F" w:rsidRPr="00CB317A">
              <w:rPr>
                <w:lang w:val="en-GB"/>
              </w:rPr>
              <w:t>2025</w:t>
            </w:r>
          </w:p>
        </w:tc>
        <w:tc>
          <w:tcPr>
            <w:tcW w:w="1336" w:type="dxa"/>
            <w:vAlign w:val="center"/>
          </w:tcPr>
          <w:p w14:paraId="671AF0DF"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w:t>
            </w:r>
          </w:p>
        </w:tc>
      </w:tr>
      <w:tr w:rsidR="008114EB" w:rsidRPr="00C80238" w14:paraId="7DE02DCC"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64CDD1A" w14:textId="77777777" w:rsidR="0076296D" w:rsidRPr="00CB317A" w:rsidRDefault="0076296D" w:rsidP="00414F4D">
            <w:pPr>
              <w:pStyle w:val="ParagraphText"/>
              <w:spacing w:after="0"/>
              <w:rPr>
                <w:lang w:val="en-GB"/>
              </w:rPr>
            </w:pPr>
            <w:r w:rsidRPr="00CB317A">
              <w:rPr>
                <w:lang w:val="en-GB"/>
              </w:rPr>
              <w:t>T-ABFN-GC-01</w:t>
            </w:r>
          </w:p>
        </w:tc>
        <w:tc>
          <w:tcPr>
            <w:tcW w:w="4111" w:type="dxa"/>
            <w:vAlign w:val="center"/>
          </w:tcPr>
          <w:p w14:paraId="0DCAFCC0"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Active beamforming: gain control</w:t>
            </w:r>
          </w:p>
        </w:tc>
        <w:tc>
          <w:tcPr>
            <w:tcW w:w="1984" w:type="dxa"/>
            <w:vAlign w:val="center"/>
          </w:tcPr>
          <w:p w14:paraId="3F4EFE1C" w14:textId="5A419210"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APR </w:t>
            </w:r>
            <w:r w:rsidR="008A123F" w:rsidRPr="00CB317A">
              <w:rPr>
                <w:lang w:val="en-GB"/>
              </w:rPr>
              <w:t>2025</w:t>
            </w:r>
          </w:p>
        </w:tc>
        <w:tc>
          <w:tcPr>
            <w:tcW w:w="1336" w:type="dxa"/>
            <w:vAlign w:val="center"/>
          </w:tcPr>
          <w:p w14:paraId="54774007"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w:t>
            </w:r>
          </w:p>
        </w:tc>
      </w:tr>
      <w:tr w:rsidR="008114EB" w:rsidRPr="00C80238" w14:paraId="7D83A5BE"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C49E279" w14:textId="77777777" w:rsidR="0076296D" w:rsidRPr="00CB317A" w:rsidRDefault="0076296D" w:rsidP="00414F4D">
            <w:pPr>
              <w:pStyle w:val="ParagraphText"/>
              <w:spacing w:after="0"/>
              <w:rPr>
                <w:lang w:val="en-GB"/>
              </w:rPr>
            </w:pPr>
            <w:r w:rsidRPr="00CB317A">
              <w:rPr>
                <w:lang w:val="en-GB"/>
              </w:rPr>
              <w:t>T-ABFN-TS-01</w:t>
            </w:r>
          </w:p>
        </w:tc>
        <w:tc>
          <w:tcPr>
            <w:tcW w:w="4111" w:type="dxa"/>
            <w:vAlign w:val="center"/>
          </w:tcPr>
          <w:p w14:paraId="5981FD12"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Active beamforming: temperature stability</w:t>
            </w:r>
          </w:p>
        </w:tc>
        <w:tc>
          <w:tcPr>
            <w:tcW w:w="1984" w:type="dxa"/>
            <w:vAlign w:val="center"/>
          </w:tcPr>
          <w:p w14:paraId="6AD66F75" w14:textId="03977985" w:rsidR="0076296D" w:rsidRPr="00CB317A" w:rsidRDefault="007B156F"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SCHEDULED</w:t>
            </w:r>
          </w:p>
        </w:tc>
        <w:tc>
          <w:tcPr>
            <w:tcW w:w="1336" w:type="dxa"/>
            <w:vAlign w:val="center"/>
          </w:tcPr>
          <w:p w14:paraId="3F7EC621"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w:t>
            </w:r>
          </w:p>
        </w:tc>
      </w:tr>
      <w:tr w:rsidR="008114EB" w:rsidRPr="00C80238" w14:paraId="2A6F037E"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E7A6E59" w14:textId="77777777" w:rsidR="0076296D" w:rsidRPr="00CB317A" w:rsidRDefault="0076296D" w:rsidP="00414F4D">
            <w:pPr>
              <w:pStyle w:val="ParagraphText"/>
              <w:spacing w:after="0"/>
              <w:rPr>
                <w:lang w:val="en-GB"/>
              </w:rPr>
            </w:pPr>
            <w:r w:rsidRPr="00CB317A">
              <w:rPr>
                <w:lang w:val="en-GB"/>
              </w:rPr>
              <w:t>T-PANT-BW-01</w:t>
            </w:r>
          </w:p>
        </w:tc>
        <w:tc>
          <w:tcPr>
            <w:tcW w:w="4111" w:type="dxa"/>
            <w:vAlign w:val="center"/>
          </w:tcPr>
          <w:p w14:paraId="79E81DC7"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Passive antenna: bandwidth</w:t>
            </w:r>
          </w:p>
        </w:tc>
        <w:tc>
          <w:tcPr>
            <w:tcW w:w="1984" w:type="dxa"/>
            <w:vAlign w:val="center"/>
          </w:tcPr>
          <w:p w14:paraId="3D0FC171" w14:textId="681B7428"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MAR </w:t>
            </w:r>
            <w:r w:rsidR="008A123F" w:rsidRPr="00CB317A">
              <w:rPr>
                <w:lang w:val="en-GB"/>
              </w:rPr>
              <w:t>2025</w:t>
            </w:r>
          </w:p>
          <w:p w14:paraId="58CB4624" w14:textId="3089BD13" w:rsidR="0076296D" w:rsidRPr="00CB317A" w:rsidRDefault="005B67C5"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REP – SEP </w:t>
            </w:r>
            <w:r w:rsidR="0076296D" w:rsidRPr="00CB317A">
              <w:rPr>
                <w:lang w:val="en-GB"/>
              </w:rPr>
              <w:t>2025</w:t>
            </w:r>
          </w:p>
        </w:tc>
        <w:tc>
          <w:tcPr>
            <w:tcW w:w="1336" w:type="dxa"/>
            <w:vAlign w:val="center"/>
          </w:tcPr>
          <w:p w14:paraId="094EADD2" w14:textId="00440A3C" w:rsidR="0076296D" w:rsidRPr="00CB317A" w:rsidRDefault="005B67C5"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Fail</w:t>
            </w:r>
            <w:r w:rsidR="007B430F" w:rsidRPr="00CB317A">
              <w:rPr>
                <w:lang w:val="en-GB"/>
              </w:rPr>
              <w:t>*</w:t>
            </w:r>
          </w:p>
        </w:tc>
      </w:tr>
      <w:tr w:rsidR="008114EB" w:rsidRPr="00C80238" w14:paraId="6010DD0C"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FE5C712" w14:textId="77777777" w:rsidR="0076296D" w:rsidRPr="00CB317A" w:rsidRDefault="0076296D" w:rsidP="00414F4D">
            <w:pPr>
              <w:pStyle w:val="ParagraphText"/>
              <w:spacing w:after="0"/>
              <w:rPr>
                <w:lang w:val="en-GB"/>
              </w:rPr>
            </w:pPr>
            <w:r w:rsidRPr="00CB317A">
              <w:rPr>
                <w:lang w:val="en-GB"/>
              </w:rPr>
              <w:t>T-PANT-G-01</w:t>
            </w:r>
          </w:p>
        </w:tc>
        <w:tc>
          <w:tcPr>
            <w:tcW w:w="4111" w:type="dxa"/>
            <w:vAlign w:val="center"/>
          </w:tcPr>
          <w:p w14:paraId="2D12F6A0"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Passive antenna: gain</w:t>
            </w:r>
          </w:p>
        </w:tc>
        <w:tc>
          <w:tcPr>
            <w:tcW w:w="1984" w:type="dxa"/>
            <w:vAlign w:val="center"/>
          </w:tcPr>
          <w:p w14:paraId="5C66C1E0" w14:textId="4D496242" w:rsidR="0076296D" w:rsidRPr="00CB317A" w:rsidRDefault="00B85C9E"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JUL </w:t>
            </w:r>
            <w:r w:rsidR="008A123F" w:rsidRPr="00CB317A">
              <w:rPr>
                <w:lang w:val="en-GB"/>
              </w:rPr>
              <w:t>2025</w:t>
            </w:r>
          </w:p>
          <w:p w14:paraId="4B8C1FFB" w14:textId="0B976133" w:rsidR="0076296D" w:rsidRPr="00CB317A" w:rsidRDefault="00F17901"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REP – SEP </w:t>
            </w:r>
            <w:r w:rsidR="008A123F" w:rsidRPr="00CB317A">
              <w:rPr>
                <w:lang w:val="en-GB"/>
              </w:rPr>
              <w:t>20</w:t>
            </w:r>
            <w:r w:rsidRPr="00CB317A">
              <w:rPr>
                <w:lang w:val="en-GB"/>
              </w:rPr>
              <w:t>25</w:t>
            </w:r>
          </w:p>
        </w:tc>
        <w:tc>
          <w:tcPr>
            <w:tcW w:w="1336" w:type="dxa"/>
            <w:vAlign w:val="center"/>
          </w:tcPr>
          <w:p w14:paraId="59B3C170" w14:textId="134B5C3E" w:rsidR="0076296D" w:rsidRPr="00CB317A" w:rsidRDefault="00A62E5F"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Fail</w:t>
            </w:r>
            <w:r w:rsidR="007B430F" w:rsidRPr="00CB317A">
              <w:rPr>
                <w:lang w:val="en-GB"/>
              </w:rPr>
              <w:t>*</w:t>
            </w:r>
          </w:p>
        </w:tc>
      </w:tr>
      <w:tr w:rsidR="008114EB" w:rsidRPr="00C80238" w14:paraId="7F1BDA6B"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1FCFCC4" w14:textId="77777777" w:rsidR="0076296D" w:rsidRPr="00CB317A" w:rsidRDefault="0076296D" w:rsidP="00414F4D">
            <w:pPr>
              <w:pStyle w:val="ParagraphText"/>
              <w:spacing w:after="0"/>
              <w:rPr>
                <w:lang w:val="en-GB"/>
              </w:rPr>
            </w:pPr>
            <w:r w:rsidRPr="00CB317A">
              <w:rPr>
                <w:lang w:val="en-GB"/>
              </w:rPr>
              <w:t>T-PANT-EFF-01</w:t>
            </w:r>
          </w:p>
        </w:tc>
        <w:tc>
          <w:tcPr>
            <w:tcW w:w="4111" w:type="dxa"/>
            <w:vAlign w:val="center"/>
          </w:tcPr>
          <w:p w14:paraId="617991CA"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Passive antenna: losses/efficiency</w:t>
            </w:r>
          </w:p>
        </w:tc>
        <w:tc>
          <w:tcPr>
            <w:tcW w:w="1984" w:type="dxa"/>
            <w:vAlign w:val="center"/>
          </w:tcPr>
          <w:p w14:paraId="13FADEAA" w14:textId="4D1E655A" w:rsidR="0076296D" w:rsidRPr="00CB317A" w:rsidRDefault="00875EB8"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JUL </w:t>
            </w:r>
            <w:r w:rsidR="008A123F" w:rsidRPr="00CB317A">
              <w:rPr>
                <w:lang w:val="en-GB"/>
              </w:rPr>
              <w:t>2025</w:t>
            </w:r>
          </w:p>
          <w:p w14:paraId="0FDAE122" w14:textId="350353D7" w:rsidR="0076296D" w:rsidRPr="00CB317A" w:rsidRDefault="00F17901"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REP – SEP </w:t>
            </w:r>
            <w:r w:rsidR="008A123F" w:rsidRPr="00CB317A">
              <w:rPr>
                <w:lang w:val="en-GB"/>
              </w:rPr>
              <w:t>20</w:t>
            </w:r>
            <w:r w:rsidRPr="00CB317A">
              <w:rPr>
                <w:lang w:val="en-GB"/>
              </w:rPr>
              <w:t>25</w:t>
            </w:r>
          </w:p>
        </w:tc>
        <w:tc>
          <w:tcPr>
            <w:tcW w:w="1336" w:type="dxa"/>
            <w:vAlign w:val="center"/>
          </w:tcPr>
          <w:p w14:paraId="5AFB8B4C" w14:textId="04A98421" w:rsidR="0076296D" w:rsidRPr="00CB317A" w:rsidRDefault="00022F87"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Fail</w:t>
            </w:r>
          </w:p>
        </w:tc>
      </w:tr>
      <w:tr w:rsidR="008114EB" w:rsidRPr="00C80238" w14:paraId="57F90A73"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A9725B7" w14:textId="77777777" w:rsidR="0076296D" w:rsidRPr="00CB317A" w:rsidRDefault="0076296D" w:rsidP="00414F4D">
            <w:pPr>
              <w:pStyle w:val="ParagraphText"/>
              <w:spacing w:after="0"/>
              <w:rPr>
                <w:lang w:val="en-GB"/>
              </w:rPr>
            </w:pPr>
            <w:r w:rsidRPr="00CB317A">
              <w:rPr>
                <w:lang w:val="en-GB"/>
              </w:rPr>
              <w:t>T-PANT-POL-01</w:t>
            </w:r>
          </w:p>
        </w:tc>
        <w:tc>
          <w:tcPr>
            <w:tcW w:w="4111" w:type="dxa"/>
            <w:vAlign w:val="center"/>
          </w:tcPr>
          <w:p w14:paraId="438EDE95"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Passive antenna: polarization</w:t>
            </w:r>
          </w:p>
        </w:tc>
        <w:tc>
          <w:tcPr>
            <w:tcW w:w="1984" w:type="dxa"/>
            <w:vAlign w:val="center"/>
          </w:tcPr>
          <w:p w14:paraId="349EC037" w14:textId="77DAAFD1"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DONE – MAR</w:t>
            </w:r>
            <w:r w:rsidR="00FD7FC4" w:rsidRPr="00CB317A">
              <w:rPr>
                <w:lang w:val="en-GB"/>
              </w:rPr>
              <w:t xml:space="preserve"> </w:t>
            </w:r>
            <w:r w:rsidR="008A123F" w:rsidRPr="00CB317A">
              <w:rPr>
                <w:lang w:val="en-GB"/>
              </w:rPr>
              <w:t>2025</w:t>
            </w:r>
          </w:p>
          <w:p w14:paraId="5AFDD2B1" w14:textId="530F2BAD" w:rsidR="0076296D" w:rsidRPr="00CB317A" w:rsidRDefault="00F17901"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REP – SEP </w:t>
            </w:r>
            <w:r w:rsidR="0076296D" w:rsidRPr="00CB317A">
              <w:rPr>
                <w:lang w:val="en-GB"/>
              </w:rPr>
              <w:t>2025</w:t>
            </w:r>
          </w:p>
        </w:tc>
        <w:tc>
          <w:tcPr>
            <w:tcW w:w="1336" w:type="dxa"/>
            <w:vAlign w:val="center"/>
          </w:tcPr>
          <w:p w14:paraId="5688C4F7"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w:t>
            </w:r>
          </w:p>
        </w:tc>
      </w:tr>
      <w:tr w:rsidR="008114EB" w:rsidRPr="00C80238" w14:paraId="5D219D0E"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812CC00" w14:textId="77777777" w:rsidR="0076296D" w:rsidRPr="00CB317A" w:rsidRDefault="0076296D" w:rsidP="00414F4D">
            <w:pPr>
              <w:pStyle w:val="ParagraphText"/>
              <w:spacing w:after="0"/>
              <w:rPr>
                <w:lang w:val="en-GB"/>
              </w:rPr>
            </w:pPr>
            <w:r w:rsidRPr="00CB317A">
              <w:rPr>
                <w:lang w:val="en-GB"/>
              </w:rPr>
              <w:t>T-AANT-BW-01</w:t>
            </w:r>
          </w:p>
        </w:tc>
        <w:tc>
          <w:tcPr>
            <w:tcW w:w="4111" w:type="dxa"/>
            <w:vAlign w:val="center"/>
          </w:tcPr>
          <w:p w14:paraId="5428D6E5"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Active antenna: bandwidth</w:t>
            </w:r>
          </w:p>
        </w:tc>
        <w:tc>
          <w:tcPr>
            <w:tcW w:w="1984" w:type="dxa"/>
            <w:vAlign w:val="center"/>
          </w:tcPr>
          <w:p w14:paraId="6822EB29" w14:textId="1B97E2CF" w:rsidR="0076296D" w:rsidRPr="00CB317A" w:rsidRDefault="007B0FC4"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JUL </w:t>
            </w:r>
            <w:r w:rsidR="008A123F" w:rsidRPr="00CB317A">
              <w:rPr>
                <w:lang w:val="en-GB"/>
              </w:rPr>
              <w:t>2025</w:t>
            </w:r>
          </w:p>
          <w:p w14:paraId="3DC8E030" w14:textId="7097B669" w:rsidR="0076296D" w:rsidRPr="00CB317A" w:rsidRDefault="00F17901"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REP – SEP </w:t>
            </w:r>
            <w:r w:rsidR="008A123F" w:rsidRPr="00CB317A">
              <w:rPr>
                <w:lang w:val="en-GB"/>
              </w:rPr>
              <w:t>20</w:t>
            </w:r>
            <w:r w:rsidRPr="00CB317A">
              <w:rPr>
                <w:lang w:val="en-GB"/>
              </w:rPr>
              <w:t>25</w:t>
            </w:r>
          </w:p>
        </w:tc>
        <w:tc>
          <w:tcPr>
            <w:tcW w:w="1336" w:type="dxa"/>
            <w:vAlign w:val="center"/>
          </w:tcPr>
          <w:p w14:paraId="5E4D78D6" w14:textId="2417B773" w:rsidR="0076296D" w:rsidRPr="00CB317A" w:rsidRDefault="00025F6F"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Pr>
                <w:lang w:val="en-GB"/>
              </w:rPr>
              <w:t>Pass</w:t>
            </w:r>
          </w:p>
        </w:tc>
      </w:tr>
      <w:tr w:rsidR="008114EB" w:rsidRPr="00C80238" w14:paraId="0C617808"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D9310D4" w14:textId="77777777" w:rsidR="0076296D" w:rsidRPr="00CB317A" w:rsidRDefault="0076296D" w:rsidP="00414F4D">
            <w:pPr>
              <w:pStyle w:val="ParagraphText"/>
              <w:spacing w:after="0"/>
              <w:rPr>
                <w:lang w:val="en-GB"/>
              </w:rPr>
            </w:pPr>
            <w:r w:rsidRPr="00CB317A">
              <w:rPr>
                <w:lang w:val="en-GB"/>
              </w:rPr>
              <w:t>T-AANT-STER-01</w:t>
            </w:r>
          </w:p>
        </w:tc>
        <w:tc>
          <w:tcPr>
            <w:tcW w:w="4111" w:type="dxa"/>
            <w:vAlign w:val="center"/>
          </w:tcPr>
          <w:p w14:paraId="3DF980B0"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Active antenna: steering</w:t>
            </w:r>
          </w:p>
        </w:tc>
        <w:tc>
          <w:tcPr>
            <w:tcW w:w="1984" w:type="dxa"/>
            <w:vAlign w:val="center"/>
          </w:tcPr>
          <w:p w14:paraId="05C345EC" w14:textId="6258FE2C" w:rsidR="0076296D" w:rsidRPr="00CB317A" w:rsidRDefault="007B0FC4"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JUL </w:t>
            </w:r>
            <w:r w:rsidR="008A123F" w:rsidRPr="00CB317A">
              <w:rPr>
                <w:lang w:val="en-GB"/>
              </w:rPr>
              <w:t>2025</w:t>
            </w:r>
          </w:p>
          <w:p w14:paraId="27CABA87" w14:textId="39F32661" w:rsidR="0076296D" w:rsidRPr="00CB317A" w:rsidRDefault="00F17901"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REP – SEP </w:t>
            </w:r>
            <w:r w:rsidR="008A123F" w:rsidRPr="00CB317A">
              <w:rPr>
                <w:lang w:val="en-GB"/>
              </w:rPr>
              <w:t>20</w:t>
            </w:r>
            <w:r w:rsidRPr="00CB317A">
              <w:rPr>
                <w:lang w:val="en-GB"/>
              </w:rPr>
              <w:t>25</w:t>
            </w:r>
          </w:p>
        </w:tc>
        <w:tc>
          <w:tcPr>
            <w:tcW w:w="1336" w:type="dxa"/>
            <w:vAlign w:val="center"/>
          </w:tcPr>
          <w:p w14:paraId="276297AC" w14:textId="0B1BC6F6" w:rsidR="0076296D" w:rsidRPr="00CB317A" w:rsidRDefault="00D77914"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w:t>
            </w:r>
          </w:p>
        </w:tc>
      </w:tr>
      <w:tr w:rsidR="008114EB" w:rsidRPr="00C80238" w14:paraId="5E0294F6"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2467685" w14:textId="77777777" w:rsidR="0076296D" w:rsidRPr="00CB317A" w:rsidRDefault="0076296D" w:rsidP="00414F4D">
            <w:pPr>
              <w:pStyle w:val="ParagraphText"/>
              <w:spacing w:after="0"/>
              <w:rPr>
                <w:lang w:val="en-GB"/>
              </w:rPr>
            </w:pPr>
            <w:r w:rsidRPr="00CB317A">
              <w:rPr>
                <w:lang w:val="en-GB"/>
              </w:rPr>
              <w:t>T-AANT-G-01</w:t>
            </w:r>
          </w:p>
        </w:tc>
        <w:tc>
          <w:tcPr>
            <w:tcW w:w="4111" w:type="dxa"/>
            <w:vAlign w:val="center"/>
          </w:tcPr>
          <w:p w14:paraId="343D74DB"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Active antenna: gain</w:t>
            </w:r>
          </w:p>
        </w:tc>
        <w:tc>
          <w:tcPr>
            <w:tcW w:w="1984" w:type="dxa"/>
            <w:vAlign w:val="center"/>
          </w:tcPr>
          <w:p w14:paraId="15B0AA98" w14:textId="43AC9133" w:rsidR="0076296D" w:rsidRPr="00CB317A" w:rsidRDefault="0056606A"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JUL </w:t>
            </w:r>
            <w:r w:rsidR="008A123F" w:rsidRPr="00CB317A">
              <w:rPr>
                <w:lang w:val="en-GB"/>
              </w:rPr>
              <w:t>2025</w:t>
            </w:r>
          </w:p>
          <w:p w14:paraId="34B8B34D" w14:textId="6E288CA2" w:rsidR="0076296D" w:rsidRPr="00CB317A" w:rsidRDefault="00F17901"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REP – SEP </w:t>
            </w:r>
            <w:r w:rsidR="008A123F" w:rsidRPr="00CB317A">
              <w:rPr>
                <w:lang w:val="en-GB"/>
              </w:rPr>
              <w:t>20</w:t>
            </w:r>
            <w:r w:rsidRPr="00CB317A">
              <w:rPr>
                <w:lang w:val="en-GB"/>
              </w:rPr>
              <w:t>25</w:t>
            </w:r>
          </w:p>
        </w:tc>
        <w:tc>
          <w:tcPr>
            <w:tcW w:w="1336" w:type="dxa"/>
            <w:vAlign w:val="center"/>
          </w:tcPr>
          <w:p w14:paraId="2CC35E3A" w14:textId="4E4B3675" w:rsidR="0076296D" w:rsidRPr="00CB317A" w:rsidRDefault="00010798"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Fail</w:t>
            </w:r>
            <w:r w:rsidR="007B430F" w:rsidRPr="00CB317A">
              <w:rPr>
                <w:lang w:val="en-GB"/>
              </w:rPr>
              <w:t>*</w:t>
            </w:r>
          </w:p>
        </w:tc>
      </w:tr>
      <w:tr w:rsidR="008114EB" w:rsidRPr="00C80238" w14:paraId="4A23681C"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4197C8F" w14:textId="77777777" w:rsidR="0076296D" w:rsidRPr="00CB317A" w:rsidRDefault="0076296D" w:rsidP="00414F4D">
            <w:pPr>
              <w:pStyle w:val="ParagraphText"/>
              <w:spacing w:after="0"/>
              <w:rPr>
                <w:lang w:val="en-GB"/>
              </w:rPr>
            </w:pPr>
            <w:r w:rsidRPr="00CB317A">
              <w:rPr>
                <w:lang w:val="en-GB"/>
              </w:rPr>
              <w:t>T-AANT-EFF-01</w:t>
            </w:r>
          </w:p>
        </w:tc>
        <w:tc>
          <w:tcPr>
            <w:tcW w:w="4111" w:type="dxa"/>
            <w:vAlign w:val="center"/>
          </w:tcPr>
          <w:p w14:paraId="00CC2F9A"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Active antenna: losses/efficiency</w:t>
            </w:r>
          </w:p>
        </w:tc>
        <w:tc>
          <w:tcPr>
            <w:tcW w:w="1984" w:type="dxa"/>
            <w:vAlign w:val="center"/>
          </w:tcPr>
          <w:p w14:paraId="5B9B7491" w14:textId="3674F3AE" w:rsidR="0076296D" w:rsidRPr="00CB317A" w:rsidRDefault="00831AC2"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JUL </w:t>
            </w:r>
            <w:r w:rsidR="008A123F" w:rsidRPr="00CB317A">
              <w:rPr>
                <w:lang w:val="en-GB"/>
              </w:rPr>
              <w:t>2025</w:t>
            </w:r>
          </w:p>
          <w:p w14:paraId="344ADC85" w14:textId="6C78EE1E" w:rsidR="0076296D" w:rsidRPr="00CB317A" w:rsidRDefault="00F17901"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REP – SEP </w:t>
            </w:r>
            <w:r w:rsidR="008A123F" w:rsidRPr="00CB317A">
              <w:rPr>
                <w:lang w:val="en-GB"/>
              </w:rPr>
              <w:t>20</w:t>
            </w:r>
            <w:r w:rsidRPr="00CB317A">
              <w:rPr>
                <w:lang w:val="en-GB"/>
              </w:rPr>
              <w:t>25</w:t>
            </w:r>
          </w:p>
        </w:tc>
        <w:tc>
          <w:tcPr>
            <w:tcW w:w="1336" w:type="dxa"/>
            <w:vAlign w:val="center"/>
          </w:tcPr>
          <w:p w14:paraId="36FAAF4A" w14:textId="763E91D1" w:rsidR="0076296D" w:rsidRPr="00CB317A" w:rsidRDefault="00674BFB"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Fail</w:t>
            </w:r>
          </w:p>
        </w:tc>
      </w:tr>
      <w:tr w:rsidR="008114EB" w:rsidRPr="00C80238" w14:paraId="61D99FC0" w14:textId="77777777" w:rsidTr="002306A2">
        <w:trPr>
          <w:trHeight w:val="439"/>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B5DE193" w14:textId="77777777" w:rsidR="0076296D" w:rsidRPr="00CB317A" w:rsidRDefault="0076296D" w:rsidP="00414F4D">
            <w:pPr>
              <w:pStyle w:val="ParagraphText"/>
              <w:spacing w:after="0"/>
              <w:rPr>
                <w:lang w:val="en-GB"/>
              </w:rPr>
            </w:pPr>
            <w:r w:rsidRPr="00CB317A">
              <w:rPr>
                <w:lang w:val="en-GB"/>
              </w:rPr>
              <w:t>T-AANT-POL-01</w:t>
            </w:r>
          </w:p>
        </w:tc>
        <w:tc>
          <w:tcPr>
            <w:tcW w:w="4111" w:type="dxa"/>
            <w:vAlign w:val="center"/>
          </w:tcPr>
          <w:p w14:paraId="6BA3915A" w14:textId="77777777" w:rsidR="0076296D" w:rsidRPr="00CB317A" w:rsidRDefault="0076296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Active antenna: polarization</w:t>
            </w:r>
          </w:p>
        </w:tc>
        <w:tc>
          <w:tcPr>
            <w:tcW w:w="1984" w:type="dxa"/>
            <w:vAlign w:val="center"/>
          </w:tcPr>
          <w:p w14:paraId="68F9296E" w14:textId="261EE273" w:rsidR="0076296D" w:rsidRPr="00CB317A" w:rsidRDefault="00F155D0"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DONE – JUL </w:t>
            </w:r>
            <w:r w:rsidR="008A123F" w:rsidRPr="00CB317A">
              <w:rPr>
                <w:lang w:val="en-GB"/>
              </w:rPr>
              <w:t>2025</w:t>
            </w:r>
          </w:p>
          <w:p w14:paraId="7D0C1870" w14:textId="0FAC5C68" w:rsidR="0076296D" w:rsidRPr="00CB317A" w:rsidRDefault="00F17901"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 xml:space="preserve">REP – SEP </w:t>
            </w:r>
            <w:r w:rsidR="008A123F" w:rsidRPr="00CB317A">
              <w:rPr>
                <w:lang w:val="en-GB"/>
              </w:rPr>
              <w:t>20</w:t>
            </w:r>
            <w:r w:rsidRPr="00CB317A">
              <w:rPr>
                <w:lang w:val="en-GB"/>
              </w:rPr>
              <w:t>25</w:t>
            </w:r>
          </w:p>
        </w:tc>
        <w:tc>
          <w:tcPr>
            <w:tcW w:w="1336" w:type="dxa"/>
            <w:vAlign w:val="center"/>
          </w:tcPr>
          <w:p w14:paraId="54126C82" w14:textId="09E20B0E" w:rsidR="0076296D" w:rsidRPr="00CB317A" w:rsidRDefault="00697CDD" w:rsidP="00414F4D">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Pass</w:t>
            </w:r>
          </w:p>
        </w:tc>
      </w:tr>
    </w:tbl>
    <w:p w14:paraId="1C32C0C0" w14:textId="77777777" w:rsidR="0076296D" w:rsidRPr="002C6C11" w:rsidRDefault="0076296D" w:rsidP="0076296D">
      <w:pPr>
        <w:rPr>
          <w:rFonts w:ascii="Montserrat" w:hAnsi="Montserrat"/>
          <w:color w:val="auto"/>
          <w:sz w:val="14"/>
          <w:szCs w:val="14"/>
        </w:rPr>
      </w:pPr>
    </w:p>
    <w:p w14:paraId="2F0966D9" w14:textId="6576A5B2" w:rsidR="007B430F" w:rsidRPr="00CB317A" w:rsidRDefault="009A71CD" w:rsidP="008114EB">
      <w:pPr>
        <w:jc w:val="both"/>
        <w:rPr>
          <w:rFonts w:ascii="Montserrat" w:eastAsia="Montserrat Medium" w:hAnsi="Montserrat" w:cs="Montserrat Medium"/>
          <w:color w:val="auto"/>
          <w:sz w:val="18"/>
          <w:szCs w:val="18"/>
        </w:rPr>
      </w:pPr>
      <w:r w:rsidRPr="00CB317A">
        <w:rPr>
          <w:rFonts w:ascii="Montserrat" w:eastAsia="Montserrat Medium" w:hAnsi="Montserrat" w:cs="Montserrat Medium"/>
          <w:color w:val="auto"/>
          <w:sz w:val="18"/>
          <w:szCs w:val="18"/>
        </w:rPr>
        <w:t xml:space="preserve">Most of the tests have been repeated </w:t>
      </w:r>
      <w:r w:rsidR="008B1D7D" w:rsidRPr="00CB317A">
        <w:rPr>
          <w:rFonts w:ascii="Montserrat" w:eastAsia="Montserrat Medium" w:hAnsi="Montserrat" w:cs="Montserrat Medium"/>
          <w:color w:val="auto"/>
          <w:sz w:val="18"/>
          <w:szCs w:val="18"/>
        </w:rPr>
        <w:t xml:space="preserve">(REP) </w:t>
      </w:r>
      <w:r w:rsidRPr="00CB317A">
        <w:rPr>
          <w:rFonts w:ascii="Montserrat" w:eastAsia="Montserrat Medium" w:hAnsi="Montserrat" w:cs="Montserrat Medium"/>
          <w:color w:val="auto"/>
          <w:sz w:val="18"/>
          <w:szCs w:val="18"/>
        </w:rPr>
        <w:t xml:space="preserve">in September 2025 to ensure the repeatability and stability of the results. </w:t>
      </w:r>
      <w:r w:rsidR="00900750" w:rsidRPr="00CB317A">
        <w:rPr>
          <w:rFonts w:ascii="Montserrat" w:eastAsia="Montserrat Medium" w:hAnsi="Montserrat" w:cs="Montserrat Medium"/>
          <w:color w:val="auto"/>
          <w:sz w:val="18"/>
          <w:szCs w:val="18"/>
        </w:rPr>
        <w:t xml:space="preserve">The tests concerning the estimation of the bandwidth and the gain for the passive and the active antenna are marked </w:t>
      </w:r>
      <w:r w:rsidR="00AF72C1" w:rsidRPr="00CB317A">
        <w:rPr>
          <w:rFonts w:ascii="Montserrat" w:eastAsia="Montserrat Medium" w:hAnsi="Montserrat" w:cs="Montserrat Medium"/>
          <w:color w:val="auto"/>
          <w:sz w:val="18"/>
          <w:szCs w:val="18"/>
        </w:rPr>
        <w:t xml:space="preserve">as Fail in </w:t>
      </w:r>
      <w:r w:rsidR="00AF72C1" w:rsidRPr="00CB317A">
        <w:rPr>
          <w:rFonts w:ascii="Montserrat" w:eastAsia="Montserrat Medium" w:hAnsi="Montserrat" w:cs="Montserrat Medium"/>
          <w:color w:val="auto"/>
          <w:sz w:val="18"/>
          <w:szCs w:val="18"/>
        </w:rPr>
        <w:fldChar w:fldCharType="begin"/>
      </w:r>
      <w:r w:rsidR="00AF72C1" w:rsidRPr="00CB317A">
        <w:rPr>
          <w:rFonts w:ascii="Montserrat" w:eastAsia="Montserrat Medium" w:hAnsi="Montserrat" w:cs="Montserrat Medium"/>
          <w:color w:val="auto"/>
          <w:sz w:val="18"/>
          <w:szCs w:val="18"/>
        </w:rPr>
        <w:instrText xml:space="preserve"> REF _Ref196833536 \h  \* MERGEFORMAT </w:instrText>
      </w:r>
      <w:r w:rsidR="00AF72C1" w:rsidRPr="00CB317A">
        <w:rPr>
          <w:rFonts w:ascii="Montserrat" w:eastAsia="Montserrat Medium" w:hAnsi="Montserrat" w:cs="Montserrat Medium"/>
          <w:color w:val="auto"/>
          <w:sz w:val="18"/>
          <w:szCs w:val="18"/>
        </w:rPr>
      </w:r>
      <w:r w:rsidR="00AF72C1" w:rsidRPr="00CB317A">
        <w:rPr>
          <w:rFonts w:ascii="Montserrat" w:eastAsia="Montserrat Medium" w:hAnsi="Montserrat" w:cs="Montserrat Medium"/>
          <w:color w:val="auto"/>
          <w:sz w:val="18"/>
          <w:szCs w:val="18"/>
        </w:rPr>
        <w:fldChar w:fldCharType="separate"/>
      </w:r>
      <w:r w:rsidR="00AF72C1" w:rsidRPr="00CB317A">
        <w:rPr>
          <w:rFonts w:ascii="Montserrat" w:eastAsia="Montserrat Medium" w:hAnsi="Montserrat" w:cs="Montserrat Medium"/>
          <w:color w:val="auto"/>
          <w:sz w:val="18"/>
          <w:szCs w:val="18"/>
        </w:rPr>
        <w:t xml:space="preserve">Table </w:t>
      </w:r>
      <w:r w:rsidR="00D51FB3" w:rsidRPr="00CB317A">
        <w:rPr>
          <w:rFonts w:ascii="Montserrat" w:eastAsia="Montserrat Medium" w:hAnsi="Montserrat" w:cs="Montserrat Medium"/>
          <w:color w:val="auto"/>
          <w:sz w:val="18"/>
          <w:szCs w:val="18"/>
        </w:rPr>
        <w:t>7</w:t>
      </w:r>
      <w:r w:rsidR="00AF72C1" w:rsidRPr="00CB317A">
        <w:rPr>
          <w:rFonts w:ascii="Montserrat" w:eastAsia="Montserrat Medium" w:hAnsi="Montserrat" w:cs="Montserrat Medium"/>
          <w:color w:val="auto"/>
          <w:sz w:val="18"/>
          <w:szCs w:val="18"/>
        </w:rPr>
        <w:fldChar w:fldCharType="end"/>
      </w:r>
      <w:r w:rsidR="00AF72C1" w:rsidRPr="00CB317A">
        <w:rPr>
          <w:rFonts w:ascii="Montserrat" w:eastAsia="Montserrat Medium" w:hAnsi="Montserrat" w:cs="Montserrat Medium"/>
          <w:color w:val="auto"/>
          <w:sz w:val="18"/>
          <w:szCs w:val="18"/>
        </w:rPr>
        <w:t xml:space="preserve">, since the criterium RL&gt;10 dB is not satisfied over the entire </w:t>
      </w:r>
      <w:r w:rsidR="00967DD5" w:rsidRPr="00CB317A">
        <w:rPr>
          <w:rFonts w:ascii="Montserrat" w:eastAsia="Montserrat Medium" w:hAnsi="Montserrat" w:cs="Montserrat Medium"/>
          <w:color w:val="auto"/>
          <w:sz w:val="18"/>
          <w:szCs w:val="18"/>
        </w:rPr>
        <w:t>Ku</w:t>
      </w:r>
      <w:r w:rsidR="00AF72C1" w:rsidRPr="00CB317A">
        <w:rPr>
          <w:rFonts w:ascii="Montserrat" w:eastAsia="Montserrat Medium" w:hAnsi="Montserrat" w:cs="Montserrat Medium"/>
          <w:color w:val="auto"/>
          <w:sz w:val="18"/>
          <w:szCs w:val="18"/>
        </w:rPr>
        <w:t xml:space="preserve"> bandwidth due to manufacturing issues </w:t>
      </w:r>
      <w:r w:rsidR="000348EB" w:rsidRPr="00CB317A">
        <w:rPr>
          <w:rFonts w:ascii="Montserrat" w:eastAsia="Montserrat Medium" w:hAnsi="Montserrat" w:cs="Montserrat Medium"/>
          <w:color w:val="auto"/>
          <w:sz w:val="18"/>
          <w:szCs w:val="18"/>
        </w:rPr>
        <w:t>in the realized prototype</w:t>
      </w:r>
      <w:r w:rsidR="00AF72C1" w:rsidRPr="00CB317A">
        <w:rPr>
          <w:rFonts w:ascii="Montserrat" w:eastAsia="Montserrat Medium" w:hAnsi="Montserrat" w:cs="Montserrat Medium"/>
          <w:color w:val="auto"/>
          <w:sz w:val="18"/>
          <w:szCs w:val="18"/>
        </w:rPr>
        <w:t xml:space="preserve">. </w:t>
      </w:r>
      <w:r w:rsidR="000348EB" w:rsidRPr="00CB317A">
        <w:rPr>
          <w:rFonts w:ascii="Montserrat" w:eastAsia="Montserrat Medium" w:hAnsi="Montserrat" w:cs="Montserrat Medium"/>
          <w:color w:val="auto"/>
          <w:sz w:val="18"/>
          <w:szCs w:val="18"/>
        </w:rPr>
        <w:t>However, t</w:t>
      </w:r>
      <w:r w:rsidR="00AF72C1" w:rsidRPr="00CB317A">
        <w:rPr>
          <w:rFonts w:ascii="Montserrat" w:eastAsia="Montserrat Medium" w:hAnsi="Montserrat" w:cs="Montserrat Medium"/>
          <w:color w:val="auto"/>
          <w:sz w:val="18"/>
          <w:szCs w:val="18"/>
        </w:rPr>
        <w:t>his</w:t>
      </w:r>
      <w:r w:rsidR="00BC1236" w:rsidRPr="00CB317A">
        <w:rPr>
          <w:rFonts w:ascii="Montserrat" w:eastAsia="Montserrat Medium" w:hAnsi="Montserrat" w:cs="Montserrat Medium"/>
          <w:color w:val="auto"/>
          <w:sz w:val="18"/>
          <w:szCs w:val="18"/>
        </w:rPr>
        <w:t xml:space="preserve"> limitation</w:t>
      </w:r>
      <w:r w:rsidR="00AF72C1" w:rsidRPr="00CB317A">
        <w:rPr>
          <w:rFonts w:ascii="Montserrat" w:eastAsia="Montserrat Medium" w:hAnsi="Montserrat" w:cs="Montserrat Medium"/>
          <w:color w:val="auto"/>
          <w:sz w:val="18"/>
          <w:szCs w:val="18"/>
        </w:rPr>
        <w:t xml:space="preserve"> does not hinder the </w:t>
      </w:r>
      <w:r w:rsidR="001225BA" w:rsidRPr="00CB317A">
        <w:rPr>
          <w:rFonts w:ascii="Montserrat" w:eastAsia="Montserrat Medium" w:hAnsi="Montserrat" w:cs="Montserrat Medium"/>
          <w:color w:val="auto"/>
          <w:sz w:val="18"/>
          <w:szCs w:val="18"/>
        </w:rPr>
        <w:t>development</w:t>
      </w:r>
      <w:r w:rsidR="00BC1236" w:rsidRPr="00CB317A">
        <w:rPr>
          <w:rFonts w:ascii="Montserrat" w:eastAsia="Montserrat Medium" w:hAnsi="Montserrat" w:cs="Montserrat Medium"/>
          <w:color w:val="auto"/>
          <w:sz w:val="18"/>
          <w:szCs w:val="18"/>
        </w:rPr>
        <w:t xml:space="preserve"> o</w:t>
      </w:r>
      <w:r w:rsidR="001225BA" w:rsidRPr="00CB317A">
        <w:rPr>
          <w:rFonts w:ascii="Montserrat" w:eastAsia="Montserrat Medium" w:hAnsi="Montserrat" w:cs="Montserrat Medium"/>
          <w:color w:val="auto"/>
          <w:sz w:val="18"/>
          <w:szCs w:val="18"/>
        </w:rPr>
        <w:t>f</w:t>
      </w:r>
      <w:r w:rsidR="00BC1236" w:rsidRPr="00CB317A">
        <w:rPr>
          <w:rFonts w:ascii="Montserrat" w:eastAsia="Montserrat Medium" w:hAnsi="Montserrat" w:cs="Montserrat Medium"/>
          <w:color w:val="auto"/>
          <w:sz w:val="18"/>
          <w:szCs w:val="18"/>
        </w:rPr>
        <w:t xml:space="preserve"> the </w:t>
      </w:r>
      <w:r w:rsidR="00AF72C1" w:rsidRPr="00CB317A">
        <w:rPr>
          <w:rFonts w:ascii="Montserrat" w:eastAsia="Montserrat Medium" w:hAnsi="Montserrat" w:cs="Montserrat Medium"/>
          <w:color w:val="auto"/>
          <w:sz w:val="18"/>
          <w:szCs w:val="18"/>
        </w:rPr>
        <w:t>demonstrator</w:t>
      </w:r>
      <w:r w:rsidR="001225BA" w:rsidRPr="00CB317A">
        <w:rPr>
          <w:rFonts w:ascii="Montserrat" w:eastAsia="Montserrat Medium" w:hAnsi="Montserrat" w:cs="Montserrat Medium"/>
          <w:color w:val="auto"/>
          <w:sz w:val="18"/>
          <w:szCs w:val="18"/>
        </w:rPr>
        <w:t xml:space="preserve"> and of the end-to-end test</w:t>
      </w:r>
      <w:r w:rsidR="008F4625" w:rsidRPr="00CB317A">
        <w:rPr>
          <w:rFonts w:ascii="Montserrat" w:eastAsia="Montserrat Medium" w:hAnsi="Montserrat" w:cs="Montserrat Medium"/>
          <w:color w:val="auto"/>
          <w:sz w:val="18"/>
          <w:szCs w:val="18"/>
        </w:rPr>
        <w:t>s</w:t>
      </w:r>
      <w:r w:rsidR="00BC1236" w:rsidRPr="00CB317A">
        <w:rPr>
          <w:rFonts w:ascii="Montserrat" w:eastAsia="Montserrat Medium" w:hAnsi="Montserrat" w:cs="Montserrat Medium"/>
          <w:color w:val="auto"/>
          <w:sz w:val="18"/>
          <w:szCs w:val="18"/>
        </w:rPr>
        <w:t xml:space="preserve">, </w:t>
      </w:r>
      <w:r w:rsidR="001225BA" w:rsidRPr="00CB317A">
        <w:rPr>
          <w:rFonts w:ascii="Montserrat" w:eastAsia="Montserrat Medium" w:hAnsi="Montserrat" w:cs="Montserrat Medium"/>
          <w:color w:val="auto"/>
          <w:sz w:val="18"/>
          <w:szCs w:val="18"/>
        </w:rPr>
        <w:t>since</w:t>
      </w:r>
      <w:r w:rsidR="00CA070E" w:rsidRPr="00CB317A">
        <w:rPr>
          <w:rFonts w:ascii="Montserrat" w:eastAsia="Montserrat Medium" w:hAnsi="Montserrat" w:cs="Montserrat Medium"/>
          <w:color w:val="auto"/>
          <w:sz w:val="18"/>
          <w:szCs w:val="18"/>
        </w:rPr>
        <w:t xml:space="preserve"> </w:t>
      </w:r>
      <w:r w:rsidR="00AB093A" w:rsidRPr="00CB317A">
        <w:rPr>
          <w:rFonts w:ascii="Montserrat" w:eastAsia="Montserrat Medium" w:hAnsi="Montserrat" w:cs="Montserrat Medium"/>
          <w:color w:val="auto"/>
          <w:sz w:val="18"/>
          <w:szCs w:val="18"/>
        </w:rPr>
        <w:t xml:space="preserve">the antenna </w:t>
      </w:r>
      <w:r w:rsidR="00BC1236" w:rsidRPr="00CB317A">
        <w:rPr>
          <w:rFonts w:ascii="Montserrat" w:eastAsia="Montserrat Medium" w:hAnsi="Montserrat" w:cs="Montserrat Medium"/>
          <w:color w:val="auto"/>
          <w:sz w:val="18"/>
          <w:szCs w:val="18"/>
        </w:rPr>
        <w:t>ensures</w:t>
      </w:r>
      <w:r w:rsidR="00AB093A" w:rsidRPr="00CB317A">
        <w:rPr>
          <w:rFonts w:ascii="Montserrat" w:eastAsia="Montserrat Medium" w:hAnsi="Montserrat" w:cs="Montserrat Medium"/>
          <w:color w:val="auto"/>
          <w:sz w:val="18"/>
          <w:szCs w:val="18"/>
        </w:rPr>
        <w:t xml:space="preserve"> acceptable performance </w:t>
      </w:r>
      <w:r w:rsidR="00BC1236" w:rsidRPr="00CB317A">
        <w:rPr>
          <w:rFonts w:ascii="Montserrat" w:eastAsia="Montserrat Medium" w:hAnsi="Montserrat" w:cs="Montserrat Medium"/>
          <w:color w:val="auto"/>
          <w:sz w:val="18"/>
          <w:szCs w:val="18"/>
        </w:rPr>
        <w:t>throughout most</w:t>
      </w:r>
      <w:r w:rsidR="00AB093A" w:rsidRPr="00CB317A">
        <w:rPr>
          <w:rFonts w:ascii="Montserrat" w:eastAsia="Montserrat Medium" w:hAnsi="Montserrat" w:cs="Montserrat Medium"/>
          <w:color w:val="auto"/>
          <w:sz w:val="18"/>
          <w:szCs w:val="18"/>
        </w:rPr>
        <w:t xml:space="preserve"> of the bandwidth</w:t>
      </w:r>
      <w:r w:rsidR="00AF72C1" w:rsidRPr="00CB317A">
        <w:rPr>
          <w:rFonts w:ascii="Montserrat" w:eastAsia="Montserrat Medium" w:hAnsi="Montserrat" w:cs="Montserrat Medium"/>
          <w:color w:val="auto"/>
          <w:sz w:val="18"/>
          <w:szCs w:val="18"/>
        </w:rPr>
        <w:t>.</w:t>
      </w:r>
      <w:r w:rsidR="00A45F7B" w:rsidRPr="00CB317A">
        <w:rPr>
          <w:rFonts w:ascii="Montserrat" w:eastAsia="Montserrat Medium" w:hAnsi="Montserrat" w:cs="Montserrat Medium"/>
          <w:color w:val="auto"/>
          <w:sz w:val="18"/>
          <w:szCs w:val="18"/>
        </w:rPr>
        <w:t xml:space="preserve"> For the antenna efficiency</w:t>
      </w:r>
      <w:r w:rsidR="00F315EF" w:rsidRPr="00CB317A">
        <w:rPr>
          <w:rFonts w:ascii="Montserrat" w:eastAsia="Montserrat Medium" w:hAnsi="Montserrat" w:cs="Montserrat Medium"/>
          <w:color w:val="auto"/>
          <w:sz w:val="18"/>
          <w:szCs w:val="18"/>
        </w:rPr>
        <w:t xml:space="preserve"> tests, the measured efficiency results lower th</w:t>
      </w:r>
      <w:r w:rsidR="00BE731D" w:rsidRPr="00CB317A">
        <w:rPr>
          <w:rFonts w:ascii="Montserrat" w:eastAsia="Montserrat Medium" w:hAnsi="Montserrat" w:cs="Montserrat Medium"/>
          <w:color w:val="auto"/>
          <w:sz w:val="18"/>
          <w:szCs w:val="18"/>
        </w:rPr>
        <w:t>an 60% (Pass criterium)</w:t>
      </w:r>
      <w:r w:rsidR="00EA7C2F" w:rsidRPr="00CB317A">
        <w:rPr>
          <w:rFonts w:ascii="Montserrat" w:eastAsia="Montserrat Medium" w:hAnsi="Montserrat" w:cs="Montserrat Medium"/>
          <w:color w:val="auto"/>
          <w:sz w:val="18"/>
          <w:szCs w:val="18"/>
        </w:rPr>
        <w:t xml:space="preserve">. This is probably related to fabrication inaccuracies that are currently </w:t>
      </w:r>
      <w:r w:rsidR="009F20E6" w:rsidRPr="00CB317A">
        <w:rPr>
          <w:rFonts w:ascii="Montserrat" w:eastAsia="Montserrat Medium" w:hAnsi="Montserrat" w:cs="Montserrat Medium"/>
          <w:color w:val="auto"/>
          <w:sz w:val="18"/>
          <w:szCs w:val="18"/>
        </w:rPr>
        <w:t>under investigation</w:t>
      </w:r>
      <w:r w:rsidR="00331098" w:rsidRPr="00CB317A">
        <w:rPr>
          <w:rFonts w:ascii="Montserrat" w:eastAsia="Montserrat Medium" w:hAnsi="Montserrat" w:cs="Montserrat Medium"/>
          <w:color w:val="auto"/>
          <w:sz w:val="18"/>
          <w:szCs w:val="18"/>
        </w:rPr>
        <w:t>.</w:t>
      </w:r>
    </w:p>
    <w:p w14:paraId="1AACEB38" w14:textId="31FB9A8D" w:rsidR="008544D2" w:rsidRPr="002C6C11" w:rsidRDefault="002306A2" w:rsidP="008544D2">
      <w:pPr>
        <w:spacing w:before="120"/>
        <w:jc w:val="both"/>
        <w:rPr>
          <w:rFonts w:ascii="Montserrat" w:eastAsia="Montserrat Medium" w:hAnsi="Montserrat" w:cs="Montserrat Medium"/>
          <w:color w:val="auto"/>
          <w:sz w:val="18"/>
          <w:szCs w:val="18"/>
        </w:rPr>
      </w:pPr>
      <w:r w:rsidRPr="00CB317A">
        <w:rPr>
          <w:rFonts w:ascii="Montserrat" w:eastAsia="Montserrat Medium" w:hAnsi="Montserrat" w:cs="Montserrat Medium"/>
          <w:color w:val="auto"/>
          <w:sz w:val="18"/>
          <w:szCs w:val="18"/>
        </w:rPr>
        <w:t xml:space="preserve">The </w:t>
      </w:r>
      <w:r w:rsidRPr="00CB317A">
        <w:rPr>
          <w:rFonts w:ascii="Montserrat" w:eastAsia="Montserrat Medium" w:hAnsi="Montserrat" w:cs="Montserrat Medium"/>
          <w:b/>
          <w:bCs/>
          <w:color w:val="auto"/>
          <w:sz w:val="18"/>
          <w:szCs w:val="18"/>
        </w:rPr>
        <w:t>KPIs</w:t>
      </w:r>
      <w:r w:rsidRPr="00CB317A">
        <w:rPr>
          <w:rFonts w:ascii="Montserrat" w:eastAsia="Montserrat Medium" w:hAnsi="Montserrat" w:cs="Montserrat Medium"/>
          <w:color w:val="auto"/>
          <w:sz w:val="18"/>
          <w:szCs w:val="18"/>
        </w:rPr>
        <w:t xml:space="preserve"> addressed by the tests reported </w:t>
      </w:r>
      <w:r w:rsidRPr="002C6C11">
        <w:rPr>
          <w:rFonts w:ascii="Montserrat" w:eastAsia="Montserrat Medium" w:hAnsi="Montserrat" w:cs="Montserrat Medium"/>
          <w:color w:val="auto"/>
          <w:sz w:val="18"/>
          <w:szCs w:val="18"/>
        </w:rPr>
        <w:t xml:space="preserve">in </w:t>
      </w:r>
      <w:r w:rsidR="00BD2BC3" w:rsidRPr="002C6C11">
        <w:rPr>
          <w:rFonts w:ascii="Montserrat" w:eastAsia="Montserrat Medium" w:hAnsi="Montserrat" w:cs="Montserrat Medium"/>
          <w:color w:val="auto"/>
          <w:sz w:val="18"/>
          <w:szCs w:val="18"/>
        </w:rPr>
        <w:fldChar w:fldCharType="begin"/>
      </w:r>
      <w:r w:rsidR="00BD2BC3" w:rsidRPr="002C6C11">
        <w:rPr>
          <w:rFonts w:ascii="Montserrat" w:eastAsia="Montserrat Medium" w:hAnsi="Montserrat" w:cs="Montserrat Medium"/>
          <w:color w:val="auto"/>
          <w:sz w:val="18"/>
          <w:szCs w:val="18"/>
        </w:rPr>
        <w:instrText xml:space="preserve"> REF _Ref196833536 \h  \* MERGEFORMAT </w:instrText>
      </w:r>
      <w:r w:rsidR="00BD2BC3" w:rsidRPr="002C6C11">
        <w:rPr>
          <w:rFonts w:ascii="Montserrat" w:eastAsia="Montserrat Medium" w:hAnsi="Montserrat" w:cs="Montserrat Medium"/>
          <w:color w:val="auto"/>
          <w:sz w:val="18"/>
          <w:szCs w:val="18"/>
        </w:rPr>
      </w:r>
      <w:r w:rsidR="00BD2BC3" w:rsidRPr="002C6C11">
        <w:rPr>
          <w:rFonts w:ascii="Montserrat" w:eastAsia="Montserrat Medium" w:hAnsi="Montserrat" w:cs="Montserrat Medium"/>
          <w:color w:val="auto"/>
          <w:sz w:val="18"/>
          <w:szCs w:val="18"/>
        </w:rPr>
        <w:fldChar w:fldCharType="separate"/>
      </w:r>
      <w:r w:rsidR="00BD2BC3" w:rsidRPr="002C6C11">
        <w:rPr>
          <w:rFonts w:ascii="Montserrat" w:eastAsia="Montserrat Medium" w:hAnsi="Montserrat" w:cs="Montserrat Medium"/>
          <w:color w:val="auto"/>
          <w:sz w:val="18"/>
          <w:szCs w:val="18"/>
        </w:rPr>
        <w:t>Table 7</w:t>
      </w:r>
      <w:r w:rsidR="00BD2BC3" w:rsidRPr="002C6C11">
        <w:rPr>
          <w:rFonts w:ascii="Montserrat" w:eastAsia="Montserrat Medium" w:hAnsi="Montserrat" w:cs="Montserrat Medium"/>
          <w:color w:val="auto"/>
          <w:sz w:val="18"/>
          <w:szCs w:val="18"/>
        </w:rPr>
        <w:fldChar w:fldCharType="end"/>
      </w:r>
      <w:r w:rsidR="008544D2" w:rsidRPr="002C6C11">
        <w:rPr>
          <w:rFonts w:ascii="Montserrat" w:eastAsia="Montserrat Medium" w:hAnsi="Montserrat" w:cs="Montserrat Medium"/>
          <w:color w:val="auto"/>
          <w:sz w:val="18"/>
          <w:szCs w:val="18"/>
        </w:rPr>
        <w:t xml:space="preserve"> are the gain-to-noise-temperature (G/T), the antenna efficiency, the scanning range </w:t>
      </w:r>
      <w:r w:rsidR="007E7F62" w:rsidRPr="002C6C11">
        <w:rPr>
          <w:rFonts w:ascii="Montserrat" w:eastAsia="Montserrat Medium" w:hAnsi="Montserrat" w:cs="Montserrat Medium"/>
          <w:color w:val="auto"/>
          <w:sz w:val="18"/>
          <w:szCs w:val="18"/>
        </w:rPr>
        <w:t xml:space="preserve">and </w:t>
      </w:r>
      <w:r w:rsidR="00055A18" w:rsidRPr="002C6C11">
        <w:rPr>
          <w:rFonts w:ascii="Montserrat" w:eastAsia="Montserrat Medium" w:hAnsi="Montserrat" w:cs="Montserrat Medium"/>
          <w:color w:val="auto"/>
          <w:sz w:val="18"/>
          <w:szCs w:val="18"/>
        </w:rPr>
        <w:t>the cross-polarization</w:t>
      </w:r>
      <w:r w:rsidR="00D0108D" w:rsidRPr="002C6C11">
        <w:rPr>
          <w:rFonts w:ascii="Montserrat" w:eastAsia="Montserrat Medium" w:hAnsi="Montserrat" w:cs="Montserrat Medium"/>
          <w:color w:val="auto"/>
          <w:sz w:val="18"/>
          <w:szCs w:val="18"/>
        </w:rPr>
        <w:t>. These</w:t>
      </w:r>
      <w:r w:rsidR="00D47E61" w:rsidRPr="00CB317A">
        <w:rPr>
          <w:rFonts w:ascii="Montserrat" w:eastAsia="Montserrat Medium" w:hAnsi="Montserrat" w:cs="Montserrat Medium"/>
          <w:color w:val="auto"/>
          <w:sz w:val="18"/>
          <w:szCs w:val="18"/>
        </w:rPr>
        <w:t xml:space="preserve"> parameters provide a direct measure of the antenna’s performance, radiation quality, and operational effectiveness.</w:t>
      </w:r>
    </w:p>
    <w:p w14:paraId="50C4CE16" w14:textId="77777777" w:rsidR="009A71CD" w:rsidRPr="002C6C11" w:rsidRDefault="009A71CD" w:rsidP="0076296D">
      <w:pPr>
        <w:rPr>
          <w:rFonts w:ascii="Montserrat" w:hAnsi="Montserrat"/>
          <w:color w:val="auto"/>
          <w:sz w:val="14"/>
          <w:szCs w:val="14"/>
        </w:rPr>
      </w:pPr>
    </w:p>
    <w:p w14:paraId="4F23424C" w14:textId="77777777" w:rsidR="00E56015" w:rsidRPr="002C6C11" w:rsidRDefault="00E56015" w:rsidP="0076296D">
      <w:pPr>
        <w:rPr>
          <w:rFonts w:ascii="Montserrat" w:hAnsi="Montserrat"/>
          <w:color w:val="auto"/>
          <w:sz w:val="14"/>
          <w:szCs w:val="14"/>
        </w:rPr>
      </w:pPr>
    </w:p>
    <w:p w14:paraId="621958C5" w14:textId="3FCED12E" w:rsidR="0076296D" w:rsidRPr="00CB317A" w:rsidRDefault="00DB0738" w:rsidP="000F3A62">
      <w:pPr>
        <w:pStyle w:val="ParagraphText"/>
        <w:rPr>
          <w:b/>
          <w:bCs/>
        </w:rPr>
      </w:pPr>
      <w:r w:rsidRPr="00CB317A">
        <w:rPr>
          <w:b/>
          <w:bCs/>
        </w:rPr>
        <w:t>4</w:t>
      </w:r>
      <w:r w:rsidR="0076296D" w:rsidRPr="00CB317A">
        <w:rPr>
          <w:b/>
          <w:bCs/>
        </w:rPr>
        <w:t>.2.3.2</w:t>
      </w:r>
      <w:r w:rsidR="0076296D" w:rsidRPr="00CB317A">
        <w:rPr>
          <w:b/>
          <w:bCs/>
        </w:rPr>
        <w:tab/>
        <w:t>Integration tests</w:t>
      </w:r>
    </w:p>
    <w:p w14:paraId="016F614D" w14:textId="394CE371" w:rsidR="0076296D" w:rsidRPr="00CB317A" w:rsidRDefault="0076296D" w:rsidP="0076296D">
      <w:pPr>
        <w:spacing w:before="120" w:line="259" w:lineRule="auto"/>
        <w:jc w:val="both"/>
        <w:rPr>
          <w:rFonts w:ascii="Montserrat" w:eastAsia="Montserrat Medium" w:hAnsi="Montserrat" w:cs="Montserrat Medium"/>
          <w:color w:val="auto"/>
          <w:sz w:val="18"/>
          <w:szCs w:val="18"/>
        </w:rPr>
      </w:pPr>
      <w:r w:rsidRPr="00CB317A">
        <w:rPr>
          <w:rFonts w:ascii="Montserrat" w:eastAsia="Montserrat Medium" w:hAnsi="Montserrat" w:cs="Montserrat Medium"/>
          <w:color w:val="auto"/>
          <w:sz w:val="18"/>
          <w:szCs w:val="18"/>
        </w:rPr>
        <w:t xml:space="preserve">To finalize the complete antenna system, the antenna must be interfaced with the LNB, the properly developed ACU and the modem terminal. Different test cases </w:t>
      </w:r>
      <w:r w:rsidR="00961D10" w:rsidRPr="00CB317A">
        <w:rPr>
          <w:rFonts w:ascii="Montserrat" w:eastAsia="Montserrat Medium" w:hAnsi="Montserrat" w:cs="Montserrat Medium"/>
          <w:color w:val="auto"/>
          <w:sz w:val="18"/>
          <w:szCs w:val="18"/>
        </w:rPr>
        <w:t>are</w:t>
      </w:r>
      <w:r w:rsidRPr="00CB317A">
        <w:rPr>
          <w:rFonts w:ascii="Montserrat" w:eastAsia="Montserrat Medium" w:hAnsi="Montserrat" w:cs="Montserrat Medium"/>
          <w:color w:val="auto"/>
          <w:sz w:val="18"/>
          <w:szCs w:val="18"/>
        </w:rPr>
        <w:t xml:space="preserve"> properly defined to test the integration of the antenna, the LNB, the ACU, the controller, and the modem terminal</w:t>
      </w:r>
      <w:r w:rsidR="00073C33" w:rsidRPr="00CB317A">
        <w:rPr>
          <w:rFonts w:ascii="Montserrat" w:eastAsia="Montserrat Medium" w:hAnsi="Montserrat" w:cs="Montserrat Medium"/>
          <w:color w:val="auto"/>
          <w:sz w:val="18"/>
          <w:szCs w:val="18"/>
        </w:rPr>
        <w:t xml:space="preserve"> (see </w:t>
      </w:r>
      <w:r w:rsidR="00073C33" w:rsidRPr="00CB317A">
        <w:rPr>
          <w:rFonts w:ascii="Montserrat" w:eastAsia="Montserrat Medium" w:hAnsi="Montserrat" w:cs="Montserrat Medium"/>
          <w:color w:val="auto"/>
          <w:sz w:val="18"/>
          <w:szCs w:val="18"/>
        </w:rPr>
        <w:fldChar w:fldCharType="begin"/>
      </w:r>
      <w:r w:rsidR="00073C33" w:rsidRPr="00CB317A">
        <w:rPr>
          <w:rFonts w:ascii="Montserrat" w:eastAsia="Montserrat Medium" w:hAnsi="Montserrat" w:cs="Montserrat Medium"/>
          <w:color w:val="auto"/>
          <w:sz w:val="18"/>
          <w:szCs w:val="18"/>
        </w:rPr>
        <w:instrText xml:space="preserve"> REF _Ref220923112 \h  \* MERGEFORMAT </w:instrText>
      </w:r>
      <w:r w:rsidR="00073C33" w:rsidRPr="00CB317A">
        <w:rPr>
          <w:rFonts w:ascii="Montserrat" w:eastAsia="Montserrat Medium" w:hAnsi="Montserrat" w:cs="Montserrat Medium"/>
          <w:color w:val="auto"/>
          <w:sz w:val="18"/>
          <w:szCs w:val="18"/>
        </w:rPr>
      </w:r>
      <w:r w:rsidR="00073C33" w:rsidRPr="00CB317A">
        <w:rPr>
          <w:rFonts w:ascii="Montserrat" w:eastAsia="Montserrat Medium" w:hAnsi="Montserrat" w:cs="Montserrat Medium"/>
          <w:color w:val="auto"/>
          <w:sz w:val="18"/>
          <w:szCs w:val="18"/>
        </w:rPr>
        <w:fldChar w:fldCharType="separate"/>
      </w:r>
      <w:r w:rsidR="00073C33" w:rsidRPr="002C6C11">
        <w:rPr>
          <w:rFonts w:ascii="Montserrat" w:eastAsia="Montserrat Medium" w:hAnsi="Montserrat" w:cs="Montserrat Medium"/>
          <w:color w:val="auto"/>
          <w:sz w:val="18"/>
          <w:szCs w:val="18"/>
        </w:rPr>
        <w:t>Table 8</w:t>
      </w:r>
      <w:r w:rsidR="00073C33" w:rsidRPr="00CB317A">
        <w:rPr>
          <w:rFonts w:ascii="Montserrat" w:eastAsia="Montserrat Medium" w:hAnsi="Montserrat" w:cs="Montserrat Medium"/>
          <w:color w:val="auto"/>
          <w:sz w:val="18"/>
          <w:szCs w:val="18"/>
        </w:rPr>
        <w:fldChar w:fldCharType="end"/>
      </w:r>
      <w:r w:rsidR="00073C33" w:rsidRPr="00CB317A">
        <w:rPr>
          <w:rFonts w:ascii="Montserrat" w:eastAsia="Montserrat Medium" w:hAnsi="Montserrat" w:cs="Montserrat Medium"/>
          <w:color w:val="auto"/>
          <w:sz w:val="18"/>
          <w:szCs w:val="18"/>
        </w:rPr>
        <w:t>)</w:t>
      </w:r>
      <w:r w:rsidRPr="00CB317A">
        <w:rPr>
          <w:rFonts w:ascii="Montserrat" w:eastAsia="Montserrat Medium" w:hAnsi="Montserrat" w:cs="Montserrat Medium"/>
          <w:color w:val="auto"/>
          <w:sz w:val="18"/>
          <w:szCs w:val="18"/>
        </w:rPr>
        <w:t>.</w:t>
      </w:r>
    </w:p>
    <w:p w14:paraId="28F47162" w14:textId="3D9AA0D9" w:rsidR="0076296D" w:rsidRPr="00CB317A" w:rsidRDefault="00BB7121" w:rsidP="0076296D">
      <w:pPr>
        <w:spacing w:before="120" w:line="259" w:lineRule="auto"/>
        <w:jc w:val="both"/>
        <w:rPr>
          <w:rFonts w:ascii="Montserrat" w:eastAsia="Montserrat Medium" w:hAnsi="Montserrat" w:cs="Montserrat Medium"/>
          <w:color w:val="auto"/>
          <w:sz w:val="18"/>
          <w:szCs w:val="18"/>
        </w:rPr>
      </w:pPr>
      <w:r w:rsidRPr="00CB317A">
        <w:rPr>
          <w:rFonts w:ascii="Montserrat" w:eastAsia="Montserrat Medium" w:hAnsi="Montserrat" w:cs="Montserrat Medium"/>
          <w:color w:val="auto"/>
          <w:sz w:val="18"/>
          <w:szCs w:val="18"/>
        </w:rPr>
        <w:t>We have confirmed</w:t>
      </w:r>
      <w:r w:rsidR="0076296D" w:rsidRPr="00CB317A">
        <w:rPr>
          <w:rFonts w:ascii="Montserrat" w:eastAsia="Montserrat Medium" w:hAnsi="Montserrat" w:cs="Montserrat Medium"/>
          <w:color w:val="auto"/>
          <w:sz w:val="18"/>
          <w:szCs w:val="18"/>
        </w:rPr>
        <w:t xml:space="preserve"> the possibility of integrating the Inverto airstream Live</w:t>
      </w:r>
      <w:r w:rsidR="0076296D" w:rsidRPr="00CB317A">
        <w:rPr>
          <w:rFonts w:ascii="Montserrat" w:eastAsia="Montserrat Medium" w:hAnsi="Montserrat" w:cs="Montserrat Medium"/>
          <w:color w:val="auto"/>
          <w:sz w:val="18"/>
          <w:szCs w:val="18"/>
          <w:vertAlign w:val="superscript"/>
        </w:rPr>
        <w:t>TM</w:t>
      </w:r>
      <w:r w:rsidR="0076296D" w:rsidRPr="00CB317A">
        <w:rPr>
          <w:rFonts w:ascii="Montserrat" w:eastAsia="Montserrat Medium" w:hAnsi="Montserrat" w:cs="Montserrat Medium"/>
          <w:color w:val="auto"/>
          <w:sz w:val="18"/>
          <w:szCs w:val="18"/>
        </w:rPr>
        <w:t xml:space="preserve"> Gateway within the far edge framework, utilizing it instead of the Egatel modem. A description of the test procedure adopted by MBI to validate this integration is reported in the document “5G-EMERGE_Phase2_WOR_WP4.2”.</w:t>
      </w:r>
    </w:p>
    <w:p w14:paraId="44AE8F19" w14:textId="783E889C" w:rsidR="0076296D" w:rsidRPr="00CB317A" w:rsidRDefault="0076296D" w:rsidP="00414F4D">
      <w:pPr>
        <w:spacing w:before="120"/>
        <w:jc w:val="both"/>
        <w:rPr>
          <w:rFonts w:ascii="Montserrat" w:eastAsia="Montserrat Medium" w:hAnsi="Montserrat" w:cs="Montserrat Medium"/>
          <w:color w:val="auto"/>
          <w:sz w:val="18"/>
          <w:szCs w:val="18"/>
        </w:rPr>
      </w:pPr>
      <w:r w:rsidRPr="00CB317A">
        <w:rPr>
          <w:rFonts w:ascii="Montserrat" w:eastAsia="Montserrat Medium" w:hAnsi="Montserrat" w:cs="Montserrat Medium"/>
          <w:color w:val="auto"/>
          <w:sz w:val="18"/>
          <w:szCs w:val="18"/>
        </w:rPr>
        <w:t>The Inverto airstream Live</w:t>
      </w:r>
      <w:r w:rsidRPr="00CB317A">
        <w:rPr>
          <w:rFonts w:ascii="Montserrat" w:eastAsia="Montserrat Medium" w:hAnsi="Montserrat" w:cs="Montserrat Medium"/>
          <w:color w:val="auto"/>
          <w:sz w:val="18"/>
          <w:szCs w:val="18"/>
          <w:vertAlign w:val="superscript"/>
        </w:rPr>
        <w:t>TM</w:t>
      </w:r>
      <w:r w:rsidRPr="00CB317A">
        <w:rPr>
          <w:rFonts w:ascii="Montserrat" w:eastAsia="Montserrat Medium" w:hAnsi="Montserrat" w:cs="Montserrat Medium"/>
          <w:color w:val="auto"/>
          <w:sz w:val="18"/>
          <w:szCs w:val="18"/>
        </w:rPr>
        <w:t xml:space="preserve"> Gateway provided by FTA seems to be a good candidate for the considered testbed</w:t>
      </w:r>
      <w:r w:rsidR="00484009" w:rsidRPr="00CB317A">
        <w:rPr>
          <w:rFonts w:ascii="Montserrat" w:eastAsia="Montserrat Medium" w:hAnsi="Montserrat" w:cs="Montserrat Medium"/>
          <w:color w:val="auto"/>
          <w:sz w:val="18"/>
          <w:szCs w:val="18"/>
        </w:rPr>
        <w:t xml:space="preserve">. </w:t>
      </w:r>
      <w:r w:rsidR="008052BE" w:rsidRPr="00CB317A">
        <w:rPr>
          <w:rFonts w:ascii="Montserrat" w:eastAsia="Montserrat Medium" w:hAnsi="Montserrat" w:cs="Montserrat Medium"/>
          <w:color w:val="auto"/>
          <w:sz w:val="18"/>
          <w:szCs w:val="18"/>
        </w:rPr>
        <w:t>FTA</w:t>
      </w:r>
      <w:r w:rsidR="00484009" w:rsidRPr="00CB317A">
        <w:rPr>
          <w:rFonts w:ascii="Montserrat" w:eastAsia="Montserrat Medium" w:hAnsi="Montserrat" w:cs="Montserrat Medium"/>
          <w:color w:val="auto"/>
          <w:sz w:val="18"/>
          <w:szCs w:val="18"/>
        </w:rPr>
        <w:t xml:space="preserve"> has already provided</w:t>
      </w:r>
      <w:r w:rsidRPr="00CB317A">
        <w:rPr>
          <w:rFonts w:ascii="Montserrat" w:eastAsia="Montserrat Medium" w:hAnsi="Montserrat" w:cs="Montserrat Medium"/>
          <w:color w:val="auto"/>
          <w:sz w:val="18"/>
          <w:szCs w:val="18"/>
        </w:rPr>
        <w:t xml:space="preserve"> the </w:t>
      </w:r>
      <w:r w:rsidR="00484009" w:rsidRPr="00CB317A">
        <w:rPr>
          <w:rFonts w:ascii="Montserrat" w:eastAsia="Montserrat Medium" w:hAnsi="Montserrat" w:cs="Montserrat Medium"/>
          <w:color w:val="auto"/>
          <w:sz w:val="18"/>
          <w:szCs w:val="18"/>
        </w:rPr>
        <w:t>FW version 1.26.17, with the bridge mode and the REST interface</w:t>
      </w:r>
      <w:r w:rsidR="00601F44" w:rsidRPr="00CB317A">
        <w:rPr>
          <w:rFonts w:ascii="Montserrat" w:eastAsia="Montserrat Medium" w:hAnsi="Montserrat" w:cs="Montserrat Medium"/>
          <w:color w:val="auto"/>
          <w:sz w:val="18"/>
          <w:szCs w:val="18"/>
        </w:rPr>
        <w:t xml:space="preserve">, </w:t>
      </w:r>
      <w:r w:rsidR="005F28C8" w:rsidRPr="00CB317A">
        <w:rPr>
          <w:rFonts w:ascii="Montserrat" w:eastAsia="Montserrat Medium" w:hAnsi="Montserrat" w:cs="Montserrat Medium"/>
          <w:color w:val="auto"/>
          <w:sz w:val="18"/>
          <w:szCs w:val="18"/>
        </w:rPr>
        <w:t>for interfacing with the controller</w:t>
      </w:r>
      <w:r w:rsidRPr="00CB317A">
        <w:rPr>
          <w:rFonts w:ascii="Montserrat" w:eastAsia="Montserrat Medium" w:hAnsi="Montserrat" w:cs="Montserrat Medium"/>
          <w:color w:val="auto"/>
          <w:sz w:val="18"/>
          <w:szCs w:val="18"/>
        </w:rPr>
        <w:t>.</w:t>
      </w:r>
      <w:r w:rsidR="004B4B0F" w:rsidRPr="00CB317A">
        <w:rPr>
          <w:rFonts w:ascii="Montserrat" w:eastAsia="Montserrat Medium" w:hAnsi="Montserrat" w:cs="Montserrat Medium"/>
          <w:color w:val="auto"/>
          <w:sz w:val="18"/>
          <w:szCs w:val="18"/>
        </w:rPr>
        <w:t xml:space="preserve"> Currently</w:t>
      </w:r>
      <w:r w:rsidR="00940B20" w:rsidRPr="00CB317A">
        <w:rPr>
          <w:rFonts w:ascii="Montserrat" w:eastAsia="Montserrat Medium" w:hAnsi="Montserrat" w:cs="Montserrat Medium"/>
          <w:color w:val="auto"/>
          <w:sz w:val="18"/>
          <w:szCs w:val="18"/>
        </w:rPr>
        <w:t>,</w:t>
      </w:r>
      <w:r w:rsidR="004B4B0F" w:rsidRPr="00CB317A">
        <w:rPr>
          <w:rFonts w:ascii="Montserrat" w:eastAsia="Montserrat Medium" w:hAnsi="Montserrat" w:cs="Montserrat Medium"/>
          <w:color w:val="auto"/>
          <w:sz w:val="18"/>
          <w:szCs w:val="18"/>
        </w:rPr>
        <w:t xml:space="preserve"> the modem provided by FTA is </w:t>
      </w:r>
      <w:r w:rsidR="00B4338B" w:rsidRPr="00CB317A">
        <w:rPr>
          <w:rFonts w:ascii="Montserrat" w:eastAsia="Montserrat Medium" w:hAnsi="Montserrat" w:cs="Montserrat Medium"/>
          <w:color w:val="auto"/>
          <w:sz w:val="18"/>
          <w:szCs w:val="18"/>
        </w:rPr>
        <w:t xml:space="preserve">at </w:t>
      </w:r>
      <w:r w:rsidR="004B4B0F" w:rsidRPr="00CB317A">
        <w:rPr>
          <w:rFonts w:ascii="Montserrat" w:eastAsia="Montserrat Medium" w:hAnsi="Montserrat" w:cs="Montserrat Medium"/>
          <w:color w:val="auto"/>
          <w:sz w:val="18"/>
          <w:szCs w:val="18"/>
        </w:rPr>
        <w:t>the LINKS laboratories</w:t>
      </w:r>
      <w:r w:rsidR="00F15A32" w:rsidRPr="00CB317A">
        <w:rPr>
          <w:rFonts w:ascii="Montserrat" w:eastAsia="Montserrat Medium" w:hAnsi="Montserrat" w:cs="Montserrat Medium"/>
          <w:color w:val="auto"/>
          <w:sz w:val="18"/>
          <w:szCs w:val="18"/>
        </w:rPr>
        <w:t xml:space="preserve">, where the </w:t>
      </w:r>
      <w:r w:rsidR="005A68E7" w:rsidRPr="00CB317A">
        <w:rPr>
          <w:rFonts w:ascii="Montserrat" w:eastAsia="Montserrat Medium" w:hAnsi="Montserrat" w:cs="Montserrat Medium"/>
          <w:color w:val="auto"/>
          <w:sz w:val="18"/>
          <w:szCs w:val="18"/>
        </w:rPr>
        <w:t xml:space="preserve">integration tests </w:t>
      </w:r>
      <w:r w:rsidR="00F15A32" w:rsidRPr="00CB317A">
        <w:rPr>
          <w:rFonts w:ascii="Montserrat" w:eastAsia="Montserrat Medium" w:hAnsi="Montserrat" w:cs="Montserrat Medium"/>
          <w:color w:val="auto"/>
          <w:sz w:val="18"/>
          <w:szCs w:val="18"/>
        </w:rPr>
        <w:t xml:space="preserve">with the antenna and the control unit </w:t>
      </w:r>
      <w:r w:rsidR="005A68E7" w:rsidRPr="00CB317A">
        <w:rPr>
          <w:rFonts w:ascii="Montserrat" w:eastAsia="Montserrat Medium" w:hAnsi="Montserrat" w:cs="Montserrat Medium"/>
          <w:color w:val="auto"/>
          <w:sz w:val="18"/>
          <w:szCs w:val="18"/>
        </w:rPr>
        <w:t xml:space="preserve">will be </w:t>
      </w:r>
      <w:r w:rsidR="00F15A32" w:rsidRPr="00CB317A">
        <w:rPr>
          <w:rFonts w:ascii="Montserrat" w:eastAsia="Montserrat Medium" w:hAnsi="Montserrat" w:cs="Montserrat Medium"/>
          <w:color w:val="auto"/>
          <w:sz w:val="18"/>
          <w:szCs w:val="18"/>
        </w:rPr>
        <w:t>performed.</w:t>
      </w:r>
      <w:r w:rsidR="005A68E7" w:rsidRPr="00CB317A">
        <w:rPr>
          <w:rFonts w:ascii="Montserrat" w:eastAsia="Montserrat Medium" w:hAnsi="Montserrat" w:cs="Montserrat Medium"/>
          <w:color w:val="auto"/>
          <w:sz w:val="18"/>
          <w:szCs w:val="18"/>
        </w:rPr>
        <w:t xml:space="preserve"> </w:t>
      </w:r>
    </w:p>
    <w:p w14:paraId="6C715EDA" w14:textId="6F106DB4" w:rsidR="00801326" w:rsidRPr="002C6C11" w:rsidRDefault="00801326" w:rsidP="00801326">
      <w:pPr>
        <w:pStyle w:val="Caption"/>
        <w:spacing w:before="120" w:after="120"/>
        <w:rPr>
          <w:rFonts w:ascii="Montserrat" w:hAnsi="Montserrat"/>
          <w:color w:val="auto"/>
        </w:rPr>
      </w:pPr>
      <w:bookmarkStart w:id="321" w:name="_Ref220923112"/>
      <w:bookmarkStart w:id="322" w:name="_Toc221886680"/>
      <w:r w:rsidRPr="002C6C11">
        <w:rPr>
          <w:rFonts w:ascii="Montserrat" w:hAnsi="Montserrat"/>
          <w:color w:val="auto"/>
        </w:rPr>
        <w:t xml:space="preserve">Table </w:t>
      </w:r>
      <w:r w:rsidRPr="002C6C11">
        <w:rPr>
          <w:rFonts w:ascii="Montserrat" w:hAnsi="Montserrat"/>
          <w:color w:val="auto"/>
        </w:rPr>
        <w:fldChar w:fldCharType="begin"/>
      </w:r>
      <w:r w:rsidRPr="002C6C11">
        <w:rPr>
          <w:rFonts w:ascii="Montserrat" w:hAnsi="Montserrat"/>
          <w:i w:val="0"/>
          <w:color w:val="auto"/>
        </w:rPr>
        <w:instrText xml:space="preserve"> SEQ Table \* ARABIC </w:instrText>
      </w:r>
      <w:r w:rsidRPr="002C6C11">
        <w:rPr>
          <w:rFonts w:ascii="Montserrat" w:hAnsi="Montserrat"/>
          <w:color w:val="auto"/>
        </w:rPr>
        <w:fldChar w:fldCharType="separate"/>
      </w:r>
      <w:r w:rsidR="00A35C98" w:rsidRPr="002C6C11">
        <w:rPr>
          <w:rFonts w:ascii="Montserrat" w:hAnsi="Montserrat"/>
          <w:i w:val="0"/>
          <w:color w:val="auto"/>
        </w:rPr>
        <w:t>11</w:t>
      </w:r>
      <w:r w:rsidRPr="002C6C11">
        <w:rPr>
          <w:rFonts w:ascii="Montserrat" w:hAnsi="Montserrat"/>
          <w:color w:val="auto"/>
        </w:rPr>
        <w:fldChar w:fldCharType="end"/>
      </w:r>
      <w:bookmarkEnd w:id="321"/>
      <w:r w:rsidRPr="002C6C11">
        <w:rPr>
          <w:rFonts w:ascii="Montserrat" w:hAnsi="Montserrat"/>
          <w:color w:val="auto"/>
        </w:rPr>
        <w:t xml:space="preserve">: Integration tests </w:t>
      </w:r>
      <w:r w:rsidR="0056791F" w:rsidRPr="002C6C11">
        <w:rPr>
          <w:rFonts w:ascii="Montserrat" w:hAnsi="Montserrat"/>
          <w:color w:val="auto"/>
        </w:rPr>
        <w:t>s</w:t>
      </w:r>
      <w:r w:rsidRPr="002C6C11">
        <w:rPr>
          <w:rFonts w:ascii="Montserrat" w:hAnsi="Montserrat"/>
          <w:color w:val="auto"/>
        </w:rPr>
        <w:t>cheduled</w:t>
      </w:r>
      <w:bookmarkEnd w:id="322"/>
    </w:p>
    <w:tbl>
      <w:tblPr>
        <w:tblStyle w:val="ScrollTableNormal"/>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110"/>
        <w:gridCol w:w="1701"/>
        <w:gridCol w:w="1336"/>
      </w:tblGrid>
      <w:tr w:rsidR="00801326" w:rsidRPr="00C80238" w14:paraId="0A0B099F" w14:textId="77777777" w:rsidTr="00F44F36">
        <w:trPr>
          <w:cnfStyle w:val="100000000000" w:firstRow="1" w:lastRow="0" w:firstColumn="0" w:lastColumn="0" w:oddVBand="0" w:evenVBand="0" w:oddHBand="0" w:evenHBand="0" w:firstRowFirstColumn="0" w:firstRowLastColumn="0" w:lastRowFirstColumn="0" w:lastRowLastColumn="0"/>
          <w:trHeight w:val="291"/>
        </w:trPr>
        <w:tc>
          <w:tcPr>
            <w:cnfStyle w:val="001000000100" w:firstRow="0" w:lastRow="0" w:firstColumn="1" w:lastColumn="0" w:oddVBand="0" w:evenVBand="0" w:oddHBand="0" w:evenHBand="0" w:firstRowFirstColumn="1" w:firstRowLastColumn="0" w:lastRowFirstColumn="0" w:lastRowLastColumn="0"/>
            <w:tcW w:w="2122" w:type="dxa"/>
            <w:vAlign w:val="center"/>
          </w:tcPr>
          <w:p w14:paraId="5450B91F" w14:textId="77777777" w:rsidR="00801326" w:rsidRPr="00CB317A" w:rsidRDefault="00801326">
            <w:pPr>
              <w:pStyle w:val="ParagraphText"/>
              <w:spacing w:after="0"/>
              <w:rPr>
                <w:lang w:val="en-GB"/>
              </w:rPr>
            </w:pPr>
            <w:r w:rsidRPr="00CB317A">
              <w:rPr>
                <w:lang w:val="en-GB"/>
              </w:rPr>
              <w:t>Test ID</w:t>
            </w:r>
          </w:p>
        </w:tc>
        <w:tc>
          <w:tcPr>
            <w:tcW w:w="4110" w:type="dxa"/>
            <w:vAlign w:val="center"/>
          </w:tcPr>
          <w:p w14:paraId="37DAB1B4" w14:textId="77777777" w:rsidR="00801326" w:rsidRPr="00CB317A" w:rsidRDefault="00801326">
            <w:pPr>
              <w:pStyle w:val="ParagraphText"/>
              <w:spacing w:after="0"/>
              <w:cnfStyle w:val="100000000000" w:firstRow="1" w:lastRow="0" w:firstColumn="0" w:lastColumn="0" w:oddVBand="0" w:evenVBand="0" w:oddHBand="0" w:evenHBand="0" w:firstRowFirstColumn="0" w:firstRowLastColumn="0" w:lastRowFirstColumn="0" w:lastRowLastColumn="0"/>
              <w:rPr>
                <w:lang w:val="en-GB"/>
              </w:rPr>
            </w:pPr>
            <w:r w:rsidRPr="00CB317A">
              <w:rPr>
                <w:lang w:val="en-GB"/>
              </w:rPr>
              <w:t>Title</w:t>
            </w:r>
          </w:p>
        </w:tc>
        <w:tc>
          <w:tcPr>
            <w:tcW w:w="1701" w:type="dxa"/>
            <w:vAlign w:val="center"/>
          </w:tcPr>
          <w:p w14:paraId="5BE01F41" w14:textId="77777777" w:rsidR="00801326" w:rsidRPr="00CB317A" w:rsidRDefault="00801326">
            <w:pPr>
              <w:pStyle w:val="ParagraphText"/>
              <w:spacing w:after="0"/>
              <w:cnfStyle w:val="100000000000" w:firstRow="1" w:lastRow="0" w:firstColumn="0" w:lastColumn="0" w:oddVBand="0" w:evenVBand="0" w:oddHBand="0" w:evenHBand="0" w:firstRowFirstColumn="0" w:firstRowLastColumn="0" w:lastRowFirstColumn="0" w:lastRowLastColumn="0"/>
              <w:rPr>
                <w:lang w:val="en-GB"/>
              </w:rPr>
            </w:pPr>
            <w:r w:rsidRPr="00CB317A">
              <w:rPr>
                <w:lang w:val="en-GB"/>
              </w:rPr>
              <w:t>Status</w:t>
            </w:r>
          </w:p>
        </w:tc>
        <w:tc>
          <w:tcPr>
            <w:tcW w:w="1336" w:type="dxa"/>
            <w:vAlign w:val="center"/>
          </w:tcPr>
          <w:p w14:paraId="401BEAC9" w14:textId="77777777" w:rsidR="00801326" w:rsidRPr="00CB317A" w:rsidRDefault="00801326">
            <w:pPr>
              <w:pStyle w:val="ParagraphText"/>
              <w:spacing w:after="0"/>
              <w:cnfStyle w:val="100000000000" w:firstRow="1" w:lastRow="0" w:firstColumn="0" w:lastColumn="0" w:oddVBand="0" w:evenVBand="0" w:oddHBand="0" w:evenHBand="0" w:firstRowFirstColumn="0" w:firstRowLastColumn="0" w:lastRowFirstColumn="0" w:lastRowLastColumn="0"/>
              <w:rPr>
                <w:lang w:val="en-GB"/>
              </w:rPr>
            </w:pPr>
            <w:r w:rsidRPr="00CB317A">
              <w:rPr>
                <w:lang w:val="en-GB"/>
              </w:rPr>
              <w:t>Pass/fail</w:t>
            </w:r>
          </w:p>
        </w:tc>
      </w:tr>
      <w:tr w:rsidR="00801326" w:rsidRPr="00C80238" w14:paraId="4DF93F3F" w14:textId="77777777" w:rsidTr="00F44F36">
        <w:trPr>
          <w:trHeight w:val="291"/>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47CE21D" w14:textId="31C9336D" w:rsidR="00801326" w:rsidRPr="00CB317A" w:rsidRDefault="00E6371B">
            <w:pPr>
              <w:pStyle w:val="ParagraphText"/>
              <w:spacing w:after="0"/>
              <w:rPr>
                <w:lang w:val="en-GB"/>
              </w:rPr>
            </w:pPr>
            <w:r w:rsidRPr="00CB317A">
              <w:rPr>
                <w:bCs/>
                <w:lang w:val="en-GB"/>
              </w:rPr>
              <w:t>T-INT-ANT-STER-01</w:t>
            </w:r>
          </w:p>
        </w:tc>
        <w:tc>
          <w:tcPr>
            <w:tcW w:w="4110" w:type="dxa"/>
            <w:vAlign w:val="center"/>
          </w:tcPr>
          <w:p w14:paraId="25FB6C12" w14:textId="1AA1EA2A" w:rsidR="00801326" w:rsidRPr="00CB317A" w:rsidRDefault="00DE182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Assembled antenna: steering capabilities</w:t>
            </w:r>
          </w:p>
        </w:tc>
        <w:tc>
          <w:tcPr>
            <w:tcW w:w="1701" w:type="dxa"/>
            <w:vAlign w:val="center"/>
          </w:tcPr>
          <w:p w14:paraId="396DB9D8" w14:textId="5A16A676" w:rsidR="00801326" w:rsidRPr="00CB317A" w:rsidRDefault="00DE182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IN PROGRESS</w:t>
            </w:r>
          </w:p>
        </w:tc>
        <w:tc>
          <w:tcPr>
            <w:tcW w:w="1336" w:type="dxa"/>
            <w:vAlign w:val="center"/>
          </w:tcPr>
          <w:p w14:paraId="417F5C00" w14:textId="53642009" w:rsidR="00801326" w:rsidRPr="00CB317A" w:rsidRDefault="0089154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w:t>
            </w:r>
          </w:p>
        </w:tc>
      </w:tr>
      <w:tr w:rsidR="00801326" w:rsidRPr="00C80238" w14:paraId="36AFCB0B" w14:textId="77777777" w:rsidTr="00F44F36">
        <w:trPr>
          <w:trHeight w:val="291"/>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DFC2628" w14:textId="7A5EB191" w:rsidR="00801326" w:rsidRPr="002C6C11" w:rsidRDefault="00FD7D5C" w:rsidP="00FD7D5C">
            <w:pPr>
              <w:pStyle w:val="ParagraphText"/>
              <w:spacing w:after="0"/>
              <w:rPr>
                <w:lang w:val="en-GB"/>
              </w:rPr>
            </w:pPr>
            <w:r w:rsidRPr="00CB317A">
              <w:rPr>
                <w:bCs/>
                <w:lang w:val="en-GB"/>
              </w:rPr>
              <w:t>T-INT-FUN-LNB-01</w:t>
            </w:r>
          </w:p>
        </w:tc>
        <w:tc>
          <w:tcPr>
            <w:tcW w:w="4110" w:type="dxa"/>
            <w:vAlign w:val="center"/>
          </w:tcPr>
          <w:p w14:paraId="7D50B74D" w14:textId="1C688F7D" w:rsidR="00801326" w:rsidRPr="00CB317A" w:rsidRDefault="00D85A51">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Subsystem: LNB functionality</w:t>
            </w:r>
          </w:p>
        </w:tc>
        <w:tc>
          <w:tcPr>
            <w:tcW w:w="1701" w:type="dxa"/>
            <w:vAlign w:val="center"/>
          </w:tcPr>
          <w:p w14:paraId="1C94FF09" w14:textId="394110D3" w:rsidR="00801326" w:rsidRPr="00CB317A" w:rsidRDefault="0089154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IN PROGRESS</w:t>
            </w:r>
          </w:p>
        </w:tc>
        <w:tc>
          <w:tcPr>
            <w:tcW w:w="1336" w:type="dxa"/>
            <w:vAlign w:val="center"/>
          </w:tcPr>
          <w:p w14:paraId="1B08ABB4" w14:textId="483FC5E8" w:rsidR="00801326" w:rsidRPr="00CB317A" w:rsidRDefault="0089154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w:t>
            </w:r>
          </w:p>
        </w:tc>
      </w:tr>
      <w:tr w:rsidR="00801326" w:rsidRPr="00C80238" w14:paraId="6A51D98E" w14:textId="77777777" w:rsidTr="00F44F36">
        <w:trPr>
          <w:trHeight w:val="291"/>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10D36BF" w14:textId="67C9164B" w:rsidR="00801326" w:rsidRPr="002C6C11" w:rsidRDefault="00FD7D5C" w:rsidP="00FD7D5C">
            <w:pPr>
              <w:pStyle w:val="ParagraphText"/>
              <w:spacing w:after="0"/>
              <w:rPr>
                <w:lang w:val="en-GB"/>
              </w:rPr>
            </w:pPr>
            <w:r w:rsidRPr="00CB317A">
              <w:rPr>
                <w:bCs/>
                <w:lang w:val="en-GB"/>
              </w:rPr>
              <w:t>T-INT-FUN-IMU-01</w:t>
            </w:r>
          </w:p>
        </w:tc>
        <w:tc>
          <w:tcPr>
            <w:tcW w:w="4110" w:type="dxa"/>
            <w:vAlign w:val="center"/>
          </w:tcPr>
          <w:p w14:paraId="42F9F762" w14:textId="0A29BB82" w:rsidR="00801326" w:rsidRPr="002C6C11" w:rsidRDefault="00D85A51" w:rsidP="00D85A51">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Subsystem: IMU functionality</w:t>
            </w:r>
          </w:p>
        </w:tc>
        <w:tc>
          <w:tcPr>
            <w:tcW w:w="1701" w:type="dxa"/>
            <w:vAlign w:val="center"/>
          </w:tcPr>
          <w:p w14:paraId="0A9434B6" w14:textId="1E3A7F9C" w:rsidR="00801326" w:rsidRPr="00CB317A" w:rsidRDefault="0089154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IN PROGRESS</w:t>
            </w:r>
          </w:p>
        </w:tc>
        <w:tc>
          <w:tcPr>
            <w:tcW w:w="1336" w:type="dxa"/>
            <w:vAlign w:val="center"/>
          </w:tcPr>
          <w:p w14:paraId="72B6CFE1" w14:textId="24AF460B" w:rsidR="00801326" w:rsidRPr="00CB317A" w:rsidRDefault="0089154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w:t>
            </w:r>
          </w:p>
        </w:tc>
      </w:tr>
      <w:tr w:rsidR="00801326" w:rsidRPr="00C80238" w14:paraId="3E7DA731" w14:textId="77777777" w:rsidTr="00F44F36">
        <w:trPr>
          <w:trHeight w:val="291"/>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1140F4D" w14:textId="7D3AF6D0" w:rsidR="00801326" w:rsidRPr="00CB317A" w:rsidRDefault="0089154A">
            <w:pPr>
              <w:pStyle w:val="ParagraphText"/>
              <w:spacing w:after="0"/>
              <w:rPr>
                <w:lang w:val="en-GB"/>
              </w:rPr>
            </w:pPr>
            <w:r w:rsidRPr="00CB317A">
              <w:rPr>
                <w:bCs/>
                <w:lang w:val="en-GB"/>
              </w:rPr>
              <w:t>T-INT-FUN-GPS-01</w:t>
            </w:r>
          </w:p>
        </w:tc>
        <w:tc>
          <w:tcPr>
            <w:tcW w:w="4110" w:type="dxa"/>
            <w:vAlign w:val="center"/>
          </w:tcPr>
          <w:p w14:paraId="599BDA55" w14:textId="39EDC971" w:rsidR="00801326" w:rsidRPr="00CB317A" w:rsidRDefault="009741C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Subsystem: GPS functionality</w:t>
            </w:r>
          </w:p>
        </w:tc>
        <w:tc>
          <w:tcPr>
            <w:tcW w:w="1701" w:type="dxa"/>
            <w:vAlign w:val="center"/>
          </w:tcPr>
          <w:p w14:paraId="4B13D528" w14:textId="38A484EB" w:rsidR="00801326" w:rsidRPr="00CB317A" w:rsidRDefault="0089154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IN PROGRESS</w:t>
            </w:r>
          </w:p>
        </w:tc>
        <w:tc>
          <w:tcPr>
            <w:tcW w:w="1336" w:type="dxa"/>
            <w:vAlign w:val="center"/>
          </w:tcPr>
          <w:p w14:paraId="52E5370C" w14:textId="380B79C1" w:rsidR="00801326" w:rsidRPr="00CB317A" w:rsidRDefault="0089154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w:t>
            </w:r>
          </w:p>
        </w:tc>
      </w:tr>
      <w:tr w:rsidR="00801326" w:rsidRPr="00C80238" w14:paraId="0BF0F7A1" w14:textId="77777777" w:rsidTr="00F44F36">
        <w:trPr>
          <w:trHeight w:val="291"/>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583E8DA" w14:textId="65240A1C" w:rsidR="00801326" w:rsidRPr="00CB317A" w:rsidRDefault="0089154A">
            <w:pPr>
              <w:pStyle w:val="ParagraphText"/>
              <w:spacing w:after="0"/>
              <w:rPr>
                <w:lang w:val="en-GB"/>
              </w:rPr>
            </w:pPr>
            <w:r w:rsidRPr="00CB317A">
              <w:rPr>
                <w:bCs/>
                <w:lang w:val="en-GB"/>
              </w:rPr>
              <w:t>T-INT-FUN-MCU-01</w:t>
            </w:r>
          </w:p>
        </w:tc>
        <w:tc>
          <w:tcPr>
            <w:tcW w:w="4110" w:type="dxa"/>
            <w:vAlign w:val="center"/>
          </w:tcPr>
          <w:p w14:paraId="6088DC2B" w14:textId="4C696097" w:rsidR="00801326" w:rsidRPr="00CB317A" w:rsidRDefault="009741C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Subsystem: MCU functionality</w:t>
            </w:r>
          </w:p>
        </w:tc>
        <w:tc>
          <w:tcPr>
            <w:tcW w:w="1701" w:type="dxa"/>
            <w:vAlign w:val="center"/>
          </w:tcPr>
          <w:p w14:paraId="7D7349E4" w14:textId="65ED832F" w:rsidR="00801326" w:rsidRPr="00CB317A" w:rsidRDefault="0089154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IN PROGRESS</w:t>
            </w:r>
          </w:p>
        </w:tc>
        <w:tc>
          <w:tcPr>
            <w:tcW w:w="1336" w:type="dxa"/>
            <w:vAlign w:val="center"/>
          </w:tcPr>
          <w:p w14:paraId="4AE69BB9" w14:textId="639B4060" w:rsidR="00801326" w:rsidRPr="00CB317A" w:rsidRDefault="0089154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w:t>
            </w:r>
          </w:p>
        </w:tc>
      </w:tr>
      <w:tr w:rsidR="00801326" w:rsidRPr="00C80238" w14:paraId="74914F2B" w14:textId="77777777" w:rsidTr="00F44F36">
        <w:trPr>
          <w:trHeight w:val="291"/>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65892C9" w14:textId="2D69974C" w:rsidR="00801326" w:rsidRPr="00CB317A" w:rsidRDefault="0089154A">
            <w:pPr>
              <w:pStyle w:val="ParagraphText"/>
              <w:spacing w:after="0"/>
              <w:rPr>
                <w:lang w:val="en-GB"/>
              </w:rPr>
            </w:pPr>
            <w:r w:rsidRPr="00CB317A">
              <w:rPr>
                <w:bCs/>
                <w:lang w:val="en-GB"/>
              </w:rPr>
              <w:t>T-INT-POINT-01</w:t>
            </w:r>
          </w:p>
        </w:tc>
        <w:tc>
          <w:tcPr>
            <w:tcW w:w="4110" w:type="dxa"/>
            <w:vAlign w:val="center"/>
          </w:tcPr>
          <w:p w14:paraId="7F0404CE" w14:textId="27C0D3AC" w:rsidR="00801326" w:rsidRPr="00CB317A" w:rsidRDefault="009741C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Pointing algorithm capabilities</w:t>
            </w:r>
          </w:p>
        </w:tc>
        <w:tc>
          <w:tcPr>
            <w:tcW w:w="1701" w:type="dxa"/>
            <w:vAlign w:val="center"/>
          </w:tcPr>
          <w:p w14:paraId="5839403B" w14:textId="1758320F" w:rsidR="00801326" w:rsidRPr="00CB317A" w:rsidRDefault="0089154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IN PROGRESS</w:t>
            </w:r>
          </w:p>
        </w:tc>
        <w:tc>
          <w:tcPr>
            <w:tcW w:w="1336" w:type="dxa"/>
            <w:vAlign w:val="center"/>
          </w:tcPr>
          <w:p w14:paraId="2761F8C4" w14:textId="77777777" w:rsidR="00801326" w:rsidRPr="00CB317A" w:rsidRDefault="00801326">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w:t>
            </w:r>
          </w:p>
        </w:tc>
      </w:tr>
      <w:tr w:rsidR="00801326" w:rsidRPr="00C80238" w14:paraId="002DF5D5" w14:textId="77777777" w:rsidTr="00F44F36">
        <w:trPr>
          <w:trHeight w:val="291"/>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059707E8" w14:textId="505FCF95" w:rsidR="00801326" w:rsidRPr="00CB317A" w:rsidRDefault="0089154A">
            <w:pPr>
              <w:pStyle w:val="ParagraphText"/>
              <w:spacing w:after="0"/>
              <w:rPr>
                <w:lang w:val="en-GB"/>
              </w:rPr>
            </w:pPr>
            <w:r w:rsidRPr="00CB317A">
              <w:rPr>
                <w:bCs/>
                <w:lang w:val="en-GB"/>
              </w:rPr>
              <w:t>T-INT-MODEM-01</w:t>
            </w:r>
          </w:p>
        </w:tc>
        <w:tc>
          <w:tcPr>
            <w:tcW w:w="4110" w:type="dxa"/>
            <w:vAlign w:val="center"/>
          </w:tcPr>
          <w:p w14:paraId="0E16F653" w14:textId="381565C6" w:rsidR="00801326" w:rsidRPr="00CB317A" w:rsidRDefault="009741C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FTA modem: integration</w:t>
            </w:r>
          </w:p>
        </w:tc>
        <w:tc>
          <w:tcPr>
            <w:tcW w:w="1701" w:type="dxa"/>
            <w:vAlign w:val="center"/>
          </w:tcPr>
          <w:p w14:paraId="3A044758" w14:textId="28D0F4E8" w:rsidR="00801326" w:rsidRPr="00CB317A" w:rsidRDefault="0089154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IN PROGRESS</w:t>
            </w:r>
          </w:p>
        </w:tc>
        <w:tc>
          <w:tcPr>
            <w:tcW w:w="1336" w:type="dxa"/>
            <w:vAlign w:val="center"/>
          </w:tcPr>
          <w:p w14:paraId="5131D7BB" w14:textId="7C42094E" w:rsidR="00801326" w:rsidRPr="00CB317A" w:rsidRDefault="0089154A">
            <w:pPr>
              <w:pStyle w:val="ParagraphText"/>
              <w:spacing w:after="0"/>
              <w:cnfStyle w:val="000000000000" w:firstRow="0" w:lastRow="0" w:firstColumn="0" w:lastColumn="0" w:oddVBand="0" w:evenVBand="0" w:oddHBand="0" w:evenHBand="0" w:firstRowFirstColumn="0" w:firstRowLastColumn="0" w:lastRowFirstColumn="0" w:lastRowLastColumn="0"/>
              <w:rPr>
                <w:lang w:val="en-GB"/>
              </w:rPr>
            </w:pPr>
            <w:r w:rsidRPr="00CB317A">
              <w:rPr>
                <w:lang w:val="en-GB"/>
              </w:rPr>
              <w:t>–</w:t>
            </w:r>
          </w:p>
        </w:tc>
      </w:tr>
    </w:tbl>
    <w:p w14:paraId="0F5782BE" w14:textId="77777777" w:rsidR="00801326" w:rsidRPr="002C6C11" w:rsidRDefault="00801326" w:rsidP="00414F4D">
      <w:pPr>
        <w:jc w:val="both"/>
        <w:rPr>
          <w:rFonts w:ascii="Montserrat" w:eastAsia="Montserrat Medium" w:hAnsi="Montserrat" w:cs="Montserrat Medium"/>
          <w:color w:val="auto"/>
          <w:sz w:val="18"/>
          <w:szCs w:val="18"/>
        </w:rPr>
      </w:pPr>
    </w:p>
    <w:p w14:paraId="432BC634" w14:textId="77777777" w:rsidR="008F4625" w:rsidRPr="002C6C11" w:rsidRDefault="008F4625" w:rsidP="00414F4D">
      <w:pPr>
        <w:jc w:val="both"/>
        <w:rPr>
          <w:rFonts w:ascii="Montserrat" w:eastAsia="Montserrat Medium" w:hAnsi="Montserrat" w:cs="Montserrat Medium"/>
          <w:color w:val="auto"/>
          <w:sz w:val="18"/>
          <w:szCs w:val="18"/>
        </w:rPr>
      </w:pPr>
    </w:p>
    <w:p w14:paraId="660DCB6C" w14:textId="7C3BBB48" w:rsidR="0076296D" w:rsidRPr="00CB317A" w:rsidRDefault="00DB0738" w:rsidP="002D570A">
      <w:pPr>
        <w:pStyle w:val="ParagraphText"/>
        <w:rPr>
          <w:b/>
          <w:bCs/>
        </w:rPr>
      </w:pPr>
      <w:r w:rsidRPr="00CB317A">
        <w:rPr>
          <w:b/>
          <w:bCs/>
        </w:rPr>
        <w:t>4</w:t>
      </w:r>
      <w:r w:rsidR="0076296D" w:rsidRPr="00CB317A">
        <w:rPr>
          <w:b/>
          <w:bCs/>
        </w:rPr>
        <w:t>.2.3.</w:t>
      </w:r>
      <w:r w:rsidR="000F3A62" w:rsidRPr="00CB317A">
        <w:rPr>
          <w:b/>
          <w:bCs/>
        </w:rPr>
        <w:t>3</w:t>
      </w:r>
      <w:r w:rsidR="009F79CA" w:rsidRPr="00CB317A">
        <w:rPr>
          <w:b/>
          <w:bCs/>
        </w:rPr>
        <w:tab/>
      </w:r>
      <w:r w:rsidR="0076296D" w:rsidRPr="00CB317A">
        <w:rPr>
          <w:b/>
          <w:bCs/>
        </w:rPr>
        <w:t>Full system validation</w:t>
      </w:r>
    </w:p>
    <w:p w14:paraId="3A41CE5E" w14:textId="683E085D" w:rsidR="0076296D" w:rsidRPr="00CB317A" w:rsidRDefault="0076296D" w:rsidP="0076296D">
      <w:pPr>
        <w:spacing w:before="120" w:line="259" w:lineRule="auto"/>
        <w:jc w:val="both"/>
        <w:rPr>
          <w:rFonts w:ascii="Montserrat" w:eastAsia="Montserrat Medium" w:hAnsi="Montserrat" w:cs="Montserrat Medium"/>
          <w:color w:val="auto"/>
          <w:sz w:val="18"/>
          <w:szCs w:val="18"/>
        </w:rPr>
      </w:pPr>
      <w:r w:rsidRPr="00CB317A">
        <w:rPr>
          <w:rFonts w:ascii="Montserrat" w:eastAsia="Montserrat Medium" w:hAnsi="Montserrat" w:cs="Montserrat Medium"/>
          <w:color w:val="auto"/>
          <w:sz w:val="18"/>
          <w:szCs w:val="18"/>
        </w:rPr>
        <w:t>Concerning the full system validation, a precise list of the test cases is not available yet. However, the test cases will be structured to encompass the following tests:</w:t>
      </w:r>
    </w:p>
    <w:p w14:paraId="0996C7B7" w14:textId="576F3162" w:rsidR="0076296D" w:rsidRPr="002C6C11" w:rsidRDefault="0076296D" w:rsidP="00B3730E">
      <w:pPr>
        <w:pStyle w:val="ListParagraph"/>
        <w:numPr>
          <w:ilvl w:val="0"/>
          <w:numId w:val="225"/>
        </w:numPr>
        <w:spacing w:before="60" w:after="60" w:line="259" w:lineRule="auto"/>
        <w:contextualSpacing w:val="0"/>
        <w:jc w:val="both"/>
        <w:rPr>
          <w:rFonts w:ascii="Montserrat" w:eastAsia="Montserrat Medium" w:hAnsi="Montserrat" w:cs="Montserrat Medium"/>
          <w:color w:val="auto"/>
          <w:sz w:val="18"/>
          <w:szCs w:val="18"/>
        </w:rPr>
      </w:pPr>
      <w:r w:rsidRPr="002C6C11">
        <w:rPr>
          <w:rFonts w:ascii="Montserrat" w:eastAsia="Montserrat Medium" w:hAnsi="Montserrat" w:cs="Montserrat Medium"/>
          <w:color w:val="auto"/>
          <w:sz w:val="18"/>
          <w:szCs w:val="18"/>
        </w:rPr>
        <w:t xml:space="preserve">Validating the pointing capabilities of the RX antenna system in a static </w:t>
      </w:r>
      <w:r w:rsidR="00C45AF0" w:rsidRPr="002C6C11">
        <w:rPr>
          <w:rFonts w:ascii="Montserrat" w:eastAsia="Montserrat Medium" w:hAnsi="Montserrat" w:cs="Montserrat Medium"/>
          <w:color w:val="auto"/>
          <w:sz w:val="18"/>
          <w:szCs w:val="18"/>
        </w:rPr>
        <w:t xml:space="preserve">realistic outdoor </w:t>
      </w:r>
      <w:r w:rsidRPr="002C6C11">
        <w:rPr>
          <w:rFonts w:ascii="Montserrat" w:eastAsia="Montserrat Medium" w:hAnsi="Montserrat" w:cs="Montserrat Medium"/>
          <w:color w:val="auto"/>
          <w:sz w:val="18"/>
          <w:szCs w:val="18"/>
        </w:rPr>
        <w:t>scenario.</w:t>
      </w:r>
    </w:p>
    <w:p w14:paraId="7878699B" w14:textId="1A8CB6BD" w:rsidR="0076296D" w:rsidRPr="00CB317A" w:rsidRDefault="0076296D" w:rsidP="00B3730E">
      <w:pPr>
        <w:pStyle w:val="ListParagraph"/>
        <w:numPr>
          <w:ilvl w:val="1"/>
          <w:numId w:val="212"/>
        </w:numPr>
        <w:spacing w:before="60" w:after="60" w:line="259" w:lineRule="auto"/>
        <w:ind w:left="714" w:hanging="357"/>
        <w:contextualSpacing w:val="0"/>
        <w:jc w:val="both"/>
        <w:rPr>
          <w:rFonts w:ascii="Montserrat" w:eastAsia="Montserrat Medium" w:hAnsi="Montserrat" w:cs="Montserrat Medium"/>
          <w:color w:val="auto"/>
          <w:sz w:val="18"/>
          <w:szCs w:val="18"/>
        </w:rPr>
      </w:pPr>
      <w:r w:rsidRPr="00CB317A">
        <w:rPr>
          <w:rFonts w:ascii="Montserrat" w:eastAsia="Montserrat Medium" w:hAnsi="Montserrat" w:cs="Montserrat Medium"/>
          <w:color w:val="auto"/>
          <w:sz w:val="18"/>
          <w:szCs w:val="18"/>
        </w:rPr>
        <w:t>Validating the reception, decoding</w:t>
      </w:r>
      <w:r w:rsidRPr="00CB317A">
        <w:rPr>
          <w:rFonts w:ascii="Times New Roman" w:eastAsia="Montserrat Medium" w:hAnsi="Times New Roman" w:cs="Times New Roman"/>
          <w:color w:val="auto"/>
          <w:sz w:val="18"/>
          <w:szCs w:val="18"/>
        </w:rPr>
        <w:t> </w:t>
      </w:r>
      <w:r w:rsidRPr="00CB317A">
        <w:rPr>
          <w:rFonts w:ascii="Montserrat" w:eastAsia="Montserrat Medium" w:hAnsi="Montserrat" w:cs="Montserrat Medium"/>
          <w:color w:val="auto"/>
          <w:sz w:val="18"/>
          <w:szCs w:val="18"/>
        </w:rPr>
        <w:t>and</w:t>
      </w:r>
      <w:r w:rsidRPr="00CB317A">
        <w:rPr>
          <w:rFonts w:ascii="Times New Roman" w:eastAsia="Montserrat Medium" w:hAnsi="Times New Roman" w:cs="Times New Roman"/>
          <w:color w:val="auto"/>
          <w:sz w:val="18"/>
          <w:szCs w:val="18"/>
        </w:rPr>
        <w:t> </w:t>
      </w:r>
      <w:r w:rsidRPr="00CB317A">
        <w:rPr>
          <w:rFonts w:ascii="Montserrat" w:eastAsia="Montserrat Medium" w:hAnsi="Montserrat" w:cs="Montserrat Medium"/>
          <w:color w:val="auto"/>
          <w:sz w:val="18"/>
          <w:szCs w:val="18"/>
        </w:rPr>
        <w:t>demodulation of a simple text message transmitted through the Eutelsat satellite</w:t>
      </w:r>
      <w:r w:rsidR="00E07303" w:rsidRPr="00CB317A">
        <w:rPr>
          <w:rFonts w:ascii="Montserrat" w:eastAsia="Montserrat Medium" w:hAnsi="Montserrat" w:cs="Montserrat Medium"/>
          <w:color w:val="auto"/>
          <w:sz w:val="18"/>
          <w:szCs w:val="18"/>
        </w:rPr>
        <w:t xml:space="preserve"> in a static realistic outdoor scenario.</w:t>
      </w:r>
    </w:p>
    <w:p w14:paraId="3E784D01" w14:textId="77777777" w:rsidR="0076296D" w:rsidRPr="002C6C11" w:rsidRDefault="0076296D" w:rsidP="00B3730E">
      <w:pPr>
        <w:pStyle w:val="ListParagraph"/>
        <w:numPr>
          <w:ilvl w:val="1"/>
          <w:numId w:val="212"/>
        </w:numPr>
        <w:spacing w:before="60" w:after="60" w:line="259" w:lineRule="auto"/>
        <w:ind w:left="714" w:hanging="357"/>
        <w:contextualSpacing w:val="0"/>
        <w:jc w:val="both"/>
        <w:rPr>
          <w:rFonts w:ascii="Montserrat" w:eastAsia="Montserrat Medium" w:hAnsi="Montserrat" w:cs="Montserrat Medium"/>
          <w:color w:val="auto"/>
          <w:sz w:val="18"/>
          <w:szCs w:val="18"/>
        </w:rPr>
      </w:pPr>
      <w:r w:rsidRPr="002C6C11">
        <w:rPr>
          <w:rFonts w:ascii="Montserrat" w:eastAsia="Montserrat Medium" w:hAnsi="Montserrat" w:cs="Montserrat Medium"/>
          <w:color w:val="auto"/>
          <w:sz w:val="18"/>
          <w:szCs w:val="18"/>
        </w:rPr>
        <w:t>Validating the tracking capabilities of the RX antenna system in a mobile scenario (antenna mounted on a moving vehicle).</w:t>
      </w:r>
    </w:p>
    <w:p w14:paraId="282EF635" w14:textId="77777777" w:rsidR="0076296D" w:rsidRPr="00CB317A" w:rsidRDefault="0076296D" w:rsidP="00B3730E">
      <w:pPr>
        <w:pStyle w:val="ListParagraph"/>
        <w:numPr>
          <w:ilvl w:val="1"/>
          <w:numId w:val="212"/>
        </w:numPr>
        <w:spacing w:before="60" w:after="60" w:line="259" w:lineRule="auto"/>
        <w:ind w:left="714" w:hanging="357"/>
        <w:contextualSpacing w:val="0"/>
        <w:jc w:val="both"/>
        <w:rPr>
          <w:rFonts w:ascii="Montserrat" w:eastAsia="Montserrat Medium" w:hAnsi="Montserrat" w:cs="Montserrat Medium"/>
          <w:color w:val="auto"/>
          <w:sz w:val="18"/>
          <w:szCs w:val="18"/>
        </w:rPr>
      </w:pPr>
      <w:r w:rsidRPr="00CB317A">
        <w:rPr>
          <w:rFonts w:ascii="Montserrat" w:eastAsia="Montserrat Medium" w:hAnsi="Montserrat" w:cs="Montserrat Medium"/>
          <w:color w:val="auto"/>
          <w:sz w:val="18"/>
          <w:szCs w:val="18"/>
        </w:rPr>
        <w:t>Validating the reception, decoding</w:t>
      </w:r>
      <w:r w:rsidRPr="00CB317A">
        <w:rPr>
          <w:rFonts w:ascii="Times New Roman" w:eastAsia="Montserrat Medium" w:hAnsi="Times New Roman" w:cs="Times New Roman"/>
          <w:color w:val="auto"/>
          <w:sz w:val="18"/>
          <w:szCs w:val="18"/>
        </w:rPr>
        <w:t> </w:t>
      </w:r>
      <w:r w:rsidRPr="00CB317A">
        <w:rPr>
          <w:rFonts w:ascii="Montserrat" w:eastAsia="Montserrat Medium" w:hAnsi="Montserrat" w:cs="Montserrat Medium"/>
          <w:color w:val="auto"/>
          <w:sz w:val="18"/>
          <w:szCs w:val="18"/>
        </w:rPr>
        <w:t>and</w:t>
      </w:r>
      <w:r w:rsidRPr="00CB317A">
        <w:rPr>
          <w:rFonts w:ascii="Times New Roman" w:eastAsia="Montserrat Medium" w:hAnsi="Times New Roman" w:cs="Times New Roman"/>
          <w:color w:val="auto"/>
          <w:sz w:val="18"/>
          <w:szCs w:val="18"/>
        </w:rPr>
        <w:t> </w:t>
      </w:r>
      <w:r w:rsidRPr="00CB317A">
        <w:rPr>
          <w:rFonts w:ascii="Montserrat" w:eastAsia="Montserrat Medium" w:hAnsi="Montserrat" w:cs="Montserrat Medium"/>
          <w:color w:val="auto"/>
          <w:sz w:val="18"/>
          <w:szCs w:val="18"/>
        </w:rPr>
        <w:t>demodulation of a simple text message transmitted through the Eutelsat satellite in a mobile scenario.</w:t>
      </w:r>
    </w:p>
    <w:p w14:paraId="2CA816BD" w14:textId="08B27644" w:rsidR="0076296D" w:rsidRPr="002C6C11" w:rsidRDefault="0076296D" w:rsidP="00B3730E">
      <w:pPr>
        <w:pStyle w:val="ListParagraph"/>
        <w:numPr>
          <w:ilvl w:val="1"/>
          <w:numId w:val="212"/>
        </w:numPr>
        <w:spacing w:before="60" w:after="60" w:line="259" w:lineRule="auto"/>
        <w:ind w:left="714" w:hanging="357"/>
        <w:contextualSpacing w:val="0"/>
        <w:jc w:val="both"/>
        <w:rPr>
          <w:rFonts w:ascii="Montserrat" w:eastAsia="Montserrat Medium" w:hAnsi="Montserrat" w:cs="Montserrat Medium"/>
          <w:color w:val="auto"/>
          <w:sz w:val="18"/>
          <w:szCs w:val="18"/>
        </w:rPr>
      </w:pPr>
      <w:r w:rsidRPr="002C6C11">
        <w:rPr>
          <w:rFonts w:ascii="Montserrat" w:eastAsia="Montserrat Medium" w:hAnsi="Montserrat" w:cs="Montserrat Medium"/>
          <w:color w:val="auto"/>
          <w:sz w:val="18"/>
          <w:szCs w:val="18"/>
        </w:rPr>
        <w:t xml:space="preserve">Validating the reception, </w:t>
      </w:r>
      <w:r w:rsidR="17865CB4" w:rsidRPr="002C6C11">
        <w:rPr>
          <w:rFonts w:ascii="Montserrat" w:eastAsia="Montserrat Medium" w:hAnsi="Montserrat" w:cs="Montserrat Medium"/>
          <w:color w:val="auto"/>
          <w:sz w:val="18"/>
          <w:szCs w:val="18"/>
        </w:rPr>
        <w:t>decoding</w:t>
      </w:r>
      <w:r w:rsidR="17865CB4" w:rsidRPr="002C6C11">
        <w:rPr>
          <w:rFonts w:ascii="Montserrat" w:eastAsia="Montserrat Medium" w:hAnsi="Montserrat" w:cs="Times New Roman"/>
          <w:color w:val="auto"/>
          <w:sz w:val="18"/>
          <w:szCs w:val="18"/>
        </w:rPr>
        <w:t> </w:t>
      </w:r>
      <w:r w:rsidR="17865CB4" w:rsidRPr="002C6C11">
        <w:rPr>
          <w:rFonts w:ascii="Montserrat" w:eastAsia="Montserrat Medium" w:hAnsi="Montserrat" w:cs="Montserrat Medium"/>
          <w:color w:val="auto"/>
          <w:sz w:val="18"/>
          <w:szCs w:val="18"/>
        </w:rPr>
        <w:t>and</w:t>
      </w:r>
      <w:r w:rsidR="17865CB4" w:rsidRPr="002C6C11">
        <w:rPr>
          <w:rFonts w:ascii="Montserrat" w:eastAsia="Montserrat Medium" w:hAnsi="Montserrat" w:cs="Times New Roman"/>
          <w:color w:val="auto"/>
          <w:sz w:val="18"/>
          <w:szCs w:val="18"/>
        </w:rPr>
        <w:t> </w:t>
      </w:r>
      <w:r w:rsidR="17865CB4" w:rsidRPr="002C6C11">
        <w:rPr>
          <w:rFonts w:ascii="Montserrat" w:eastAsia="Montserrat Medium" w:hAnsi="Montserrat" w:cs="Montserrat Medium"/>
          <w:color w:val="auto"/>
          <w:sz w:val="18"/>
          <w:szCs w:val="18"/>
        </w:rPr>
        <w:t>demodulation of</w:t>
      </w:r>
      <w:r w:rsidRPr="002C6C11">
        <w:rPr>
          <w:rFonts w:ascii="Montserrat" w:eastAsia="Montserrat Medium" w:hAnsi="Montserrat" w:cs="Montserrat Medium"/>
          <w:color w:val="auto"/>
          <w:sz w:val="18"/>
          <w:szCs w:val="18"/>
        </w:rPr>
        <w:t xml:space="preserve"> media content transmitted through the Eutelsat satellite in a mobile scenario.</w:t>
      </w:r>
    </w:p>
    <w:p w14:paraId="477D0F13" w14:textId="2E58856A" w:rsidR="0076296D" w:rsidRPr="00CB317A" w:rsidRDefault="0076296D" w:rsidP="00B3730E">
      <w:pPr>
        <w:pStyle w:val="ListParagraph"/>
        <w:numPr>
          <w:ilvl w:val="1"/>
          <w:numId w:val="212"/>
        </w:numPr>
        <w:spacing w:before="60" w:after="60" w:line="259" w:lineRule="auto"/>
        <w:ind w:left="714" w:hanging="357"/>
        <w:contextualSpacing w:val="0"/>
        <w:jc w:val="both"/>
        <w:rPr>
          <w:rFonts w:ascii="Montserrat" w:eastAsia="Montserrat Medium" w:hAnsi="Montserrat" w:cs="Montserrat Medium"/>
          <w:color w:val="auto"/>
          <w:sz w:val="18"/>
          <w:szCs w:val="18"/>
        </w:rPr>
      </w:pPr>
      <w:r w:rsidRPr="00CB317A">
        <w:rPr>
          <w:rFonts w:ascii="Montserrat" w:eastAsia="Montserrat Medium" w:hAnsi="Montserrat" w:cs="Montserrat Medium"/>
          <w:color w:val="auto"/>
          <w:sz w:val="18"/>
          <w:szCs w:val="18"/>
        </w:rPr>
        <w:t>Validation of the re-redistribution of the media content to the passengers’ personal devices.</w:t>
      </w:r>
    </w:p>
    <w:p w14:paraId="38AC222E" w14:textId="5F7A63DC" w:rsidR="00C319FB" w:rsidRPr="00CB317A" w:rsidRDefault="00FF2FF9" w:rsidP="00322DD1">
      <w:pPr>
        <w:spacing w:after="240" w:line="259" w:lineRule="auto"/>
        <w:jc w:val="both"/>
        <w:rPr>
          <w:rFonts w:ascii="Montserrat" w:eastAsia="Montserrat Medium" w:hAnsi="Montserrat" w:cs="Montserrat Medium"/>
          <w:color w:val="auto"/>
          <w:sz w:val="18"/>
          <w:szCs w:val="18"/>
        </w:rPr>
      </w:pPr>
      <w:r w:rsidRPr="00CB317A">
        <w:rPr>
          <w:rFonts w:ascii="Montserrat" w:eastAsia="Montserrat Medium" w:hAnsi="Montserrat" w:cs="Montserrat Medium"/>
          <w:color w:val="auto"/>
          <w:sz w:val="18"/>
          <w:szCs w:val="18"/>
        </w:rPr>
        <w:t xml:space="preserve">A preliminary evaluation of the throughput has been performed </w:t>
      </w:r>
      <w:r w:rsidR="00F26CB3" w:rsidRPr="00CB317A">
        <w:rPr>
          <w:rFonts w:ascii="Montserrat" w:eastAsia="Montserrat Medium" w:hAnsi="Montserrat" w:cs="Montserrat Medium"/>
          <w:color w:val="auto"/>
          <w:sz w:val="18"/>
          <w:szCs w:val="18"/>
        </w:rPr>
        <w:t xml:space="preserve">at the beginning of Phase </w:t>
      </w:r>
      <w:r w:rsidR="00F552E6" w:rsidRPr="00CB317A">
        <w:rPr>
          <w:rFonts w:ascii="Montserrat" w:eastAsia="Montserrat Medium" w:hAnsi="Montserrat" w:cs="Montserrat Medium"/>
          <w:color w:val="auto"/>
          <w:sz w:val="18"/>
          <w:szCs w:val="18"/>
        </w:rPr>
        <w:t>2</w:t>
      </w:r>
      <w:r w:rsidR="00F26CB3" w:rsidRPr="00CB317A">
        <w:rPr>
          <w:rFonts w:ascii="Montserrat" w:eastAsia="Montserrat Medium" w:hAnsi="Montserrat" w:cs="Montserrat Medium"/>
          <w:color w:val="auto"/>
          <w:sz w:val="18"/>
          <w:szCs w:val="18"/>
        </w:rPr>
        <w:t xml:space="preserve"> in collaboration with Eutelsat</w:t>
      </w:r>
      <w:r w:rsidR="00F552E6" w:rsidRPr="00CB317A">
        <w:rPr>
          <w:rFonts w:ascii="Montserrat" w:eastAsia="Montserrat Medium" w:hAnsi="Montserrat" w:cs="Montserrat Medium"/>
          <w:color w:val="auto"/>
          <w:sz w:val="18"/>
          <w:szCs w:val="18"/>
        </w:rPr>
        <w:t xml:space="preserve"> (see the document “5G-EMERGE_Phase2_WOR_WP4.2” for details)</w:t>
      </w:r>
      <w:r w:rsidR="00F26CB3" w:rsidRPr="00CB317A">
        <w:rPr>
          <w:rFonts w:ascii="Montserrat" w:eastAsia="Montserrat Medium" w:hAnsi="Montserrat" w:cs="Montserrat Medium"/>
          <w:color w:val="auto"/>
          <w:sz w:val="18"/>
          <w:szCs w:val="18"/>
        </w:rPr>
        <w:t xml:space="preserve">. </w:t>
      </w:r>
      <w:r w:rsidR="00C319FB" w:rsidRPr="00CB317A">
        <w:rPr>
          <w:rFonts w:ascii="Montserrat" w:eastAsia="Montserrat Medium" w:hAnsi="Montserrat" w:cs="Montserrat Medium"/>
          <w:color w:val="auto"/>
          <w:sz w:val="18"/>
          <w:szCs w:val="18"/>
        </w:rPr>
        <w:t>The throughput achievable with the current version of the fabricated antenna seems to be sufficient for the purposes of the demonstrator</w:t>
      </w:r>
      <w:r w:rsidR="00F13BF5" w:rsidRPr="00CB317A">
        <w:rPr>
          <w:rFonts w:ascii="Montserrat" w:eastAsia="Montserrat Medium" w:hAnsi="Montserrat" w:cs="Montserrat Medium"/>
          <w:color w:val="auto"/>
          <w:sz w:val="18"/>
          <w:szCs w:val="18"/>
        </w:rPr>
        <w:t>. However</w:t>
      </w:r>
      <w:r w:rsidR="0000190B" w:rsidRPr="00CB317A">
        <w:rPr>
          <w:rFonts w:ascii="Montserrat" w:eastAsia="Montserrat Medium" w:hAnsi="Montserrat" w:cs="Montserrat Medium"/>
          <w:color w:val="auto"/>
          <w:sz w:val="18"/>
          <w:szCs w:val="18"/>
        </w:rPr>
        <w:t>,</w:t>
      </w:r>
      <w:r w:rsidR="00F13BF5" w:rsidRPr="00CB317A">
        <w:rPr>
          <w:rFonts w:ascii="Montserrat" w:eastAsia="Montserrat Medium" w:hAnsi="Montserrat" w:cs="Montserrat Medium"/>
          <w:color w:val="auto"/>
          <w:sz w:val="18"/>
          <w:szCs w:val="18"/>
        </w:rPr>
        <w:t xml:space="preserve"> a more precise computation of the link budget will be performed using the measured antenna gain profile</w:t>
      </w:r>
      <w:r w:rsidR="0000190B" w:rsidRPr="00CB317A">
        <w:rPr>
          <w:rFonts w:ascii="Montserrat" w:eastAsia="Montserrat Medium" w:hAnsi="Montserrat" w:cs="Montserrat Medium"/>
          <w:color w:val="auto"/>
          <w:sz w:val="18"/>
          <w:szCs w:val="18"/>
        </w:rPr>
        <w:t xml:space="preserve"> </w:t>
      </w:r>
      <w:r w:rsidR="0021698E" w:rsidRPr="00CB317A">
        <w:rPr>
          <w:rFonts w:ascii="Montserrat" w:eastAsia="Montserrat Medium" w:hAnsi="Montserrat" w:cs="Montserrat Medium"/>
          <w:color w:val="auto"/>
          <w:sz w:val="18"/>
          <w:szCs w:val="18"/>
        </w:rPr>
        <w:t>(</w:t>
      </w:r>
      <w:r w:rsidR="0000190B" w:rsidRPr="00CB317A">
        <w:rPr>
          <w:rFonts w:ascii="Montserrat" w:eastAsia="Montserrat Medium" w:hAnsi="Montserrat" w:cs="Montserrat Medium"/>
          <w:color w:val="auto"/>
          <w:sz w:val="18"/>
          <w:szCs w:val="18"/>
        </w:rPr>
        <w:t xml:space="preserve">T-AANT-G-01 in </w:t>
      </w:r>
      <w:r w:rsidR="0021698E" w:rsidRPr="00CB317A">
        <w:rPr>
          <w:rFonts w:ascii="Montserrat" w:eastAsia="Montserrat Medium" w:hAnsi="Montserrat" w:cs="Montserrat Medium"/>
          <w:color w:val="auto"/>
          <w:sz w:val="18"/>
          <w:szCs w:val="18"/>
        </w:rPr>
        <w:fldChar w:fldCharType="begin"/>
      </w:r>
      <w:r w:rsidR="0021698E" w:rsidRPr="00CB317A">
        <w:rPr>
          <w:rFonts w:ascii="Montserrat" w:eastAsia="Montserrat Medium" w:hAnsi="Montserrat" w:cs="Montserrat Medium"/>
          <w:color w:val="auto"/>
          <w:sz w:val="18"/>
          <w:szCs w:val="18"/>
        </w:rPr>
        <w:instrText xml:space="preserve"> REF _Ref196833536 \h  \* MERGEFORMAT </w:instrText>
      </w:r>
      <w:r w:rsidR="0021698E" w:rsidRPr="00CB317A">
        <w:rPr>
          <w:rFonts w:ascii="Montserrat" w:eastAsia="Montserrat Medium" w:hAnsi="Montserrat" w:cs="Montserrat Medium"/>
          <w:color w:val="auto"/>
          <w:sz w:val="18"/>
          <w:szCs w:val="18"/>
        </w:rPr>
      </w:r>
      <w:r w:rsidR="0021698E" w:rsidRPr="00CB317A">
        <w:rPr>
          <w:rFonts w:ascii="Montserrat" w:eastAsia="Montserrat Medium" w:hAnsi="Montserrat" w:cs="Montserrat Medium"/>
          <w:color w:val="auto"/>
          <w:sz w:val="18"/>
          <w:szCs w:val="18"/>
        </w:rPr>
        <w:fldChar w:fldCharType="separate"/>
      </w:r>
      <w:r w:rsidR="0021698E" w:rsidRPr="00CB317A">
        <w:rPr>
          <w:rFonts w:ascii="Montserrat" w:eastAsia="Montserrat Medium" w:hAnsi="Montserrat" w:cs="Montserrat Medium"/>
          <w:color w:val="auto"/>
          <w:sz w:val="18"/>
          <w:szCs w:val="18"/>
        </w:rPr>
        <w:t xml:space="preserve">Table </w:t>
      </w:r>
      <w:r w:rsidR="00E7747D" w:rsidRPr="00CB317A">
        <w:rPr>
          <w:rFonts w:ascii="Montserrat" w:eastAsia="Montserrat Medium" w:hAnsi="Montserrat" w:cs="Montserrat Medium"/>
          <w:color w:val="auto"/>
          <w:sz w:val="18"/>
          <w:szCs w:val="18"/>
        </w:rPr>
        <w:t>7</w:t>
      </w:r>
      <w:r w:rsidR="0021698E" w:rsidRPr="00CB317A">
        <w:rPr>
          <w:rFonts w:ascii="Montserrat" w:eastAsia="Montserrat Medium" w:hAnsi="Montserrat" w:cs="Montserrat Medium"/>
          <w:color w:val="auto"/>
          <w:sz w:val="18"/>
          <w:szCs w:val="18"/>
        </w:rPr>
        <w:fldChar w:fldCharType="end"/>
      </w:r>
      <w:r w:rsidR="0021698E" w:rsidRPr="00CB317A">
        <w:rPr>
          <w:rFonts w:ascii="Montserrat" w:eastAsia="Montserrat Medium" w:hAnsi="Montserrat" w:cs="Montserrat Medium"/>
          <w:color w:val="auto"/>
          <w:sz w:val="18"/>
          <w:szCs w:val="18"/>
        </w:rPr>
        <w:t xml:space="preserve">). </w:t>
      </w:r>
    </w:p>
    <w:p w14:paraId="48299CA2" w14:textId="43AA9A52" w:rsidR="00322DD1" w:rsidRPr="00CB317A" w:rsidRDefault="00322DD1" w:rsidP="00322DD1">
      <w:pPr>
        <w:spacing w:after="80" w:line="259" w:lineRule="auto"/>
        <w:jc w:val="both"/>
        <w:rPr>
          <w:rFonts w:ascii="Montserrat" w:eastAsia="Montserrat Medium" w:hAnsi="Montserrat" w:cs="Montserrat Medium"/>
          <w:b/>
          <w:bCs/>
          <w:color w:val="auto"/>
          <w:sz w:val="18"/>
          <w:szCs w:val="18"/>
        </w:rPr>
      </w:pPr>
      <w:r w:rsidRPr="00CB317A">
        <w:rPr>
          <w:rFonts w:ascii="Montserrat" w:eastAsia="Montserrat Medium" w:hAnsi="Montserrat" w:cs="Montserrat Medium"/>
          <w:b/>
          <w:bCs/>
          <w:color w:val="auto"/>
          <w:sz w:val="18"/>
          <w:szCs w:val="18"/>
        </w:rPr>
        <w:t>KVIs</w:t>
      </w:r>
    </w:p>
    <w:p w14:paraId="66B9528D" w14:textId="6DF76D51" w:rsidR="00D0108D" w:rsidRPr="00CB317A" w:rsidRDefault="002229CF" w:rsidP="00C319FB">
      <w:pPr>
        <w:spacing w:after="120" w:line="259" w:lineRule="auto"/>
        <w:jc w:val="both"/>
        <w:rPr>
          <w:rFonts w:ascii="Montserrat" w:eastAsia="Montserrat Medium" w:hAnsi="Montserrat" w:cs="Montserrat Medium"/>
          <w:color w:val="auto"/>
          <w:sz w:val="18"/>
          <w:szCs w:val="18"/>
        </w:rPr>
      </w:pPr>
      <w:r w:rsidRPr="00CB317A">
        <w:rPr>
          <w:rFonts w:ascii="Montserrat" w:eastAsia="Montserrat Medium" w:hAnsi="Montserrat" w:cs="Montserrat Medium"/>
          <w:color w:val="auto"/>
          <w:sz w:val="18"/>
          <w:szCs w:val="18"/>
        </w:rPr>
        <w:t>The KVIs related to the end-to-end tests are not identified at this stage, as these tests will be defined after the MS2. At that time, the test procedures, conditions, and evaluation criteria will be specified in detail to ensure a comprehensive assessment of</w:t>
      </w:r>
      <w:r w:rsidR="00E7747D" w:rsidRPr="00CB317A">
        <w:rPr>
          <w:rFonts w:ascii="Montserrat" w:eastAsia="Montserrat Medium" w:hAnsi="Montserrat" w:cs="Montserrat Medium"/>
          <w:color w:val="auto"/>
          <w:sz w:val="18"/>
          <w:szCs w:val="18"/>
        </w:rPr>
        <w:t xml:space="preserve"> the </w:t>
      </w:r>
      <w:r w:rsidRPr="00CB317A">
        <w:rPr>
          <w:rFonts w:ascii="Montserrat" w:eastAsia="Montserrat Medium" w:hAnsi="Montserrat" w:cs="Montserrat Medium"/>
          <w:color w:val="auto"/>
          <w:sz w:val="18"/>
          <w:szCs w:val="18"/>
        </w:rPr>
        <w:t xml:space="preserve">system performance across </w:t>
      </w:r>
      <w:r w:rsidR="00C5429A" w:rsidRPr="00CB317A">
        <w:rPr>
          <w:rFonts w:ascii="Montserrat" w:eastAsia="Montserrat Medium" w:hAnsi="Montserrat" w:cs="Montserrat Medium"/>
          <w:color w:val="auto"/>
          <w:sz w:val="18"/>
          <w:szCs w:val="18"/>
        </w:rPr>
        <w:t>the considered</w:t>
      </w:r>
      <w:r w:rsidRPr="00CB317A">
        <w:rPr>
          <w:rFonts w:ascii="Montserrat" w:eastAsia="Montserrat Medium" w:hAnsi="Montserrat" w:cs="Montserrat Medium"/>
          <w:color w:val="auto"/>
          <w:sz w:val="18"/>
          <w:szCs w:val="18"/>
        </w:rPr>
        <w:t xml:space="preserve"> operational scenarios.</w:t>
      </w:r>
    </w:p>
    <w:p w14:paraId="553865E3" w14:textId="77777777" w:rsidR="0076296D" w:rsidRPr="002C6C11" w:rsidRDefault="0076296D" w:rsidP="0076296D">
      <w:pPr>
        <w:jc w:val="both"/>
        <w:rPr>
          <w:rFonts w:ascii="Montserrat" w:hAnsi="Montserrat"/>
          <w:color w:val="auto"/>
          <w:sz w:val="14"/>
          <w:szCs w:val="14"/>
        </w:rPr>
      </w:pPr>
    </w:p>
    <w:p w14:paraId="6FA9984B" w14:textId="234B349F" w:rsidR="0076296D" w:rsidRPr="00CB317A" w:rsidRDefault="11B9637F" w:rsidP="00C54BB7">
      <w:pPr>
        <w:pStyle w:val="Heading3"/>
      </w:pPr>
      <w:bookmarkStart w:id="323" w:name="_Toc1502508576"/>
      <w:r>
        <w:t>4</w:t>
      </w:r>
      <w:r w:rsidR="0076296D">
        <w:t>.2.4</w:t>
      </w:r>
      <w:r w:rsidR="00DB0738">
        <w:tab/>
      </w:r>
      <w:r w:rsidR="0076296D">
        <w:t>Key results</w:t>
      </w:r>
      <w:bookmarkEnd w:id="323"/>
    </w:p>
    <w:p w14:paraId="5844657D" w14:textId="77777777" w:rsidR="0076296D" w:rsidRPr="002C6C11" w:rsidRDefault="0076296D" w:rsidP="00C54BB7">
      <w:pPr>
        <w:spacing w:before="120" w:after="120"/>
        <w:ind w:left="567" w:hanging="567"/>
        <w:jc w:val="both"/>
        <w:rPr>
          <w:rFonts w:ascii="Montserrat" w:eastAsia="Montserrat Medium" w:hAnsi="Montserrat" w:cs="Montserrat Medium"/>
          <w:color w:val="auto"/>
          <w:sz w:val="18"/>
          <w:szCs w:val="18"/>
        </w:rPr>
      </w:pPr>
      <w:r w:rsidRPr="002C6C11">
        <w:rPr>
          <w:rFonts w:ascii="Montserrat" w:eastAsia="Montserrat Medium" w:hAnsi="Montserrat" w:cs="Montserrat Medium"/>
          <w:color w:val="auto"/>
          <w:sz w:val="18"/>
          <w:szCs w:val="18"/>
        </w:rPr>
        <w:t>The key results achieved so far can be briefly summarized as follows:</w:t>
      </w:r>
    </w:p>
    <w:p w14:paraId="52F64A25" w14:textId="4E2A0755" w:rsidR="0076296D" w:rsidRPr="002C6C11" w:rsidRDefault="0076296D" w:rsidP="00B3730E">
      <w:pPr>
        <w:pStyle w:val="ListParagraph"/>
        <w:numPr>
          <w:ilvl w:val="0"/>
          <w:numId w:val="226"/>
        </w:numPr>
        <w:spacing w:after="60"/>
        <w:ind w:left="714" w:hanging="357"/>
        <w:contextualSpacing w:val="0"/>
        <w:jc w:val="both"/>
        <w:rPr>
          <w:rFonts w:ascii="Montserrat" w:hAnsi="Montserrat"/>
          <w:color w:val="auto"/>
          <w:sz w:val="18"/>
          <w:szCs w:val="18"/>
        </w:rPr>
      </w:pPr>
      <w:r w:rsidRPr="002C6C11">
        <w:rPr>
          <w:rFonts w:ascii="Montserrat" w:eastAsia="Montserrat Medium" w:hAnsi="Montserrat" w:cs="Montserrat Medium"/>
          <w:color w:val="auto"/>
          <w:sz w:val="18"/>
          <w:szCs w:val="18"/>
        </w:rPr>
        <w:t>The passive beamforming networks fabricated to test the antenna work as expected</w:t>
      </w:r>
      <w:r w:rsidR="00C827A0" w:rsidRPr="002C6C11">
        <w:rPr>
          <w:rFonts w:ascii="Montserrat" w:eastAsia="Montserrat Medium" w:hAnsi="Montserrat" w:cs="Montserrat Medium"/>
          <w:color w:val="auto"/>
          <w:sz w:val="18"/>
          <w:szCs w:val="18"/>
        </w:rPr>
        <w:t>.</w:t>
      </w:r>
    </w:p>
    <w:p w14:paraId="4D875032" w14:textId="2845EB53" w:rsidR="0076296D" w:rsidRPr="002C6C11" w:rsidRDefault="0076296D" w:rsidP="00B3730E">
      <w:pPr>
        <w:pStyle w:val="ListParagraph"/>
        <w:numPr>
          <w:ilvl w:val="0"/>
          <w:numId w:val="226"/>
        </w:numPr>
        <w:spacing w:after="60"/>
        <w:ind w:left="714" w:hanging="357"/>
        <w:contextualSpacing w:val="0"/>
        <w:jc w:val="both"/>
        <w:rPr>
          <w:rFonts w:ascii="Montserrat" w:hAnsi="Montserrat"/>
          <w:color w:val="auto"/>
          <w:sz w:val="18"/>
          <w:szCs w:val="18"/>
        </w:rPr>
      </w:pPr>
      <w:r w:rsidRPr="002C6C11">
        <w:rPr>
          <w:rFonts w:ascii="Montserrat" w:eastAsia="Montserrat Medium" w:hAnsi="Montserrat" w:cs="Montserrat Medium"/>
          <w:color w:val="auto"/>
          <w:sz w:val="18"/>
          <w:szCs w:val="18"/>
        </w:rPr>
        <w:t xml:space="preserve">The active beamforming network </w:t>
      </w:r>
      <w:r w:rsidR="06D7DECB" w:rsidRPr="002C6C11">
        <w:rPr>
          <w:rFonts w:ascii="Montserrat" w:eastAsia="Montserrat Medium" w:hAnsi="Montserrat" w:cs="Montserrat Medium"/>
          <w:color w:val="auto"/>
          <w:sz w:val="18"/>
          <w:szCs w:val="18"/>
        </w:rPr>
        <w:t>works</w:t>
      </w:r>
      <w:r w:rsidRPr="002C6C11">
        <w:rPr>
          <w:rFonts w:ascii="Montserrat" w:eastAsia="Montserrat Medium" w:hAnsi="Montserrat" w:cs="Montserrat Medium"/>
          <w:color w:val="auto"/>
          <w:sz w:val="18"/>
          <w:szCs w:val="18"/>
        </w:rPr>
        <w:t xml:space="preserve"> as expected.</w:t>
      </w:r>
    </w:p>
    <w:p w14:paraId="5B1C7770" w14:textId="792486B4" w:rsidR="0076296D" w:rsidRPr="002C6C11" w:rsidRDefault="0076296D" w:rsidP="00B3730E">
      <w:pPr>
        <w:pStyle w:val="ListParagraph"/>
        <w:numPr>
          <w:ilvl w:val="0"/>
          <w:numId w:val="226"/>
        </w:numPr>
        <w:spacing w:after="60"/>
        <w:ind w:left="714" w:hanging="357"/>
        <w:contextualSpacing w:val="0"/>
        <w:jc w:val="both"/>
        <w:rPr>
          <w:rFonts w:ascii="Montserrat" w:hAnsi="Montserrat"/>
          <w:color w:val="auto"/>
          <w:sz w:val="18"/>
          <w:szCs w:val="18"/>
        </w:rPr>
      </w:pPr>
      <w:r w:rsidRPr="002C6C11">
        <w:rPr>
          <w:rFonts w:ascii="Montserrat" w:eastAsia="Montserrat Medium" w:hAnsi="Montserrat" w:cs="Montserrat Medium"/>
          <w:color w:val="auto"/>
          <w:sz w:val="18"/>
          <w:szCs w:val="18"/>
        </w:rPr>
        <w:t>The antenna shows a</w:t>
      </w:r>
      <w:r w:rsidR="00092748" w:rsidRPr="002C6C11">
        <w:rPr>
          <w:rFonts w:ascii="Montserrat" w:eastAsia="Montserrat Medium" w:hAnsi="Montserrat" w:cs="Montserrat Medium"/>
          <w:color w:val="auto"/>
          <w:sz w:val="18"/>
          <w:szCs w:val="18"/>
        </w:rPr>
        <w:t>n operational</w:t>
      </w:r>
      <w:r w:rsidRPr="002C6C11">
        <w:rPr>
          <w:rFonts w:ascii="Montserrat" w:eastAsia="Montserrat Medium" w:hAnsi="Montserrat" w:cs="Montserrat Medium"/>
          <w:color w:val="auto"/>
          <w:sz w:val="18"/>
          <w:szCs w:val="18"/>
        </w:rPr>
        <w:t xml:space="preserve"> bandwidth lower than expected due to manufacturing </w:t>
      </w:r>
      <w:r w:rsidR="00D034CE" w:rsidRPr="002C6C11">
        <w:rPr>
          <w:rFonts w:ascii="Montserrat" w:eastAsia="Montserrat Medium" w:hAnsi="Montserrat" w:cs="Montserrat Medium"/>
          <w:color w:val="auto"/>
          <w:sz w:val="18"/>
          <w:szCs w:val="18"/>
        </w:rPr>
        <w:t>issues</w:t>
      </w:r>
      <w:r w:rsidRPr="002C6C11">
        <w:rPr>
          <w:rFonts w:ascii="Montserrat" w:eastAsia="Montserrat Medium" w:hAnsi="Montserrat" w:cs="Montserrat Medium"/>
          <w:color w:val="auto"/>
          <w:sz w:val="18"/>
          <w:szCs w:val="18"/>
        </w:rPr>
        <w:t>. This does not hinder the development of the demonstrator, just limiting the antenna's use to frequencies sufficiently far from the bounds of the Ku-band</w:t>
      </w:r>
      <w:r w:rsidR="00385A8C" w:rsidRPr="002C6C11">
        <w:rPr>
          <w:rFonts w:ascii="Montserrat" w:eastAsia="Montserrat Medium" w:hAnsi="Montserrat" w:cs="Montserrat Medium"/>
          <w:color w:val="auto"/>
          <w:sz w:val="18"/>
          <w:szCs w:val="18"/>
        </w:rPr>
        <w:t xml:space="preserve"> (see the document “5G-EMERGE_Phase2_WOR_WP4.2” for details)</w:t>
      </w:r>
      <w:r w:rsidRPr="002C6C11">
        <w:rPr>
          <w:rFonts w:ascii="Montserrat" w:eastAsia="Montserrat Medium" w:hAnsi="Montserrat" w:cs="Montserrat Medium"/>
          <w:color w:val="auto"/>
          <w:sz w:val="18"/>
          <w:szCs w:val="18"/>
        </w:rPr>
        <w:t>.</w:t>
      </w:r>
    </w:p>
    <w:p w14:paraId="695B79BA" w14:textId="0735878E" w:rsidR="00C03BA5" w:rsidRPr="002C6C11" w:rsidRDefault="00C03BA5" w:rsidP="00B3730E">
      <w:pPr>
        <w:pStyle w:val="ListParagraph"/>
        <w:numPr>
          <w:ilvl w:val="0"/>
          <w:numId w:val="226"/>
        </w:numPr>
        <w:spacing w:after="60"/>
        <w:ind w:left="714" w:hanging="357"/>
        <w:contextualSpacing w:val="0"/>
        <w:jc w:val="both"/>
        <w:rPr>
          <w:rFonts w:ascii="Montserrat" w:hAnsi="Montserrat"/>
          <w:color w:val="auto"/>
          <w:sz w:val="18"/>
          <w:szCs w:val="18"/>
        </w:rPr>
      </w:pPr>
      <w:r w:rsidRPr="002C6C11">
        <w:rPr>
          <w:rFonts w:ascii="Montserrat" w:eastAsia="Montserrat Medium" w:hAnsi="Montserrat" w:cs="Montserrat Medium"/>
          <w:color w:val="auto"/>
          <w:sz w:val="18"/>
          <w:szCs w:val="18"/>
        </w:rPr>
        <w:t>Tests on the passive and active antenna have been repeated in the anechoic chamber</w:t>
      </w:r>
      <w:r w:rsidR="00BD6DBF" w:rsidRPr="002C6C11">
        <w:rPr>
          <w:rFonts w:ascii="Montserrat" w:eastAsia="Montserrat Medium" w:hAnsi="Montserrat" w:cs="Montserrat Medium"/>
          <w:color w:val="auto"/>
          <w:sz w:val="18"/>
          <w:szCs w:val="18"/>
        </w:rPr>
        <w:t xml:space="preserve"> during different test campaigns</w:t>
      </w:r>
      <w:r w:rsidRPr="002C6C11">
        <w:rPr>
          <w:rFonts w:ascii="Montserrat" w:eastAsia="Montserrat Medium" w:hAnsi="Montserrat" w:cs="Montserrat Medium"/>
          <w:color w:val="auto"/>
          <w:sz w:val="18"/>
          <w:szCs w:val="18"/>
        </w:rPr>
        <w:t xml:space="preserve">, confirming the </w:t>
      </w:r>
      <w:r w:rsidR="0022155B" w:rsidRPr="002C6C11">
        <w:rPr>
          <w:rFonts w:ascii="Montserrat" w:eastAsia="Montserrat Medium" w:hAnsi="Montserrat" w:cs="Montserrat Medium"/>
          <w:color w:val="auto"/>
          <w:sz w:val="18"/>
          <w:szCs w:val="18"/>
        </w:rPr>
        <w:t xml:space="preserve">behaviour of the </w:t>
      </w:r>
      <w:r w:rsidR="00E945ED" w:rsidRPr="002C6C11">
        <w:rPr>
          <w:rFonts w:ascii="Montserrat" w:eastAsia="Montserrat Medium" w:hAnsi="Montserrat" w:cs="Montserrat Medium"/>
          <w:color w:val="auto"/>
          <w:sz w:val="18"/>
          <w:szCs w:val="18"/>
        </w:rPr>
        <w:t>fabricate</w:t>
      </w:r>
      <w:r w:rsidR="005B5EFD" w:rsidRPr="002C6C11">
        <w:rPr>
          <w:rFonts w:ascii="Montserrat" w:eastAsia="Montserrat Medium" w:hAnsi="Montserrat" w:cs="Montserrat Medium"/>
          <w:color w:val="auto"/>
          <w:sz w:val="18"/>
          <w:szCs w:val="18"/>
        </w:rPr>
        <w:t>d</w:t>
      </w:r>
      <w:r w:rsidR="0022155B" w:rsidRPr="002C6C11">
        <w:rPr>
          <w:rFonts w:ascii="Montserrat" w:eastAsia="Montserrat Medium" w:hAnsi="Montserrat" w:cs="Montserrat Medium"/>
          <w:color w:val="auto"/>
          <w:sz w:val="18"/>
          <w:szCs w:val="18"/>
        </w:rPr>
        <w:t xml:space="preserve"> prototype.</w:t>
      </w:r>
    </w:p>
    <w:p w14:paraId="25E0DB6C" w14:textId="2709398D" w:rsidR="004D3700" w:rsidRPr="002C6C11" w:rsidRDefault="004D3700" w:rsidP="00B3730E">
      <w:pPr>
        <w:pStyle w:val="ListParagraph"/>
        <w:numPr>
          <w:ilvl w:val="0"/>
          <w:numId w:val="226"/>
        </w:numPr>
        <w:spacing w:after="60"/>
        <w:ind w:left="714" w:hanging="357"/>
        <w:contextualSpacing w:val="0"/>
        <w:jc w:val="both"/>
        <w:rPr>
          <w:rFonts w:ascii="Montserrat" w:hAnsi="Montserrat"/>
          <w:color w:val="auto"/>
          <w:sz w:val="18"/>
          <w:szCs w:val="18"/>
        </w:rPr>
      </w:pPr>
      <w:r w:rsidRPr="002C6C11">
        <w:rPr>
          <w:rFonts w:ascii="Montserrat" w:eastAsia="Montserrat Medium" w:hAnsi="Montserrat" w:cs="Montserrat Medium"/>
          <w:color w:val="auto"/>
          <w:sz w:val="18"/>
          <w:szCs w:val="18"/>
        </w:rPr>
        <w:t>A very good accordance between simulation</w:t>
      </w:r>
      <w:r w:rsidR="006A6CF6" w:rsidRPr="002C6C11">
        <w:rPr>
          <w:rFonts w:ascii="Montserrat" w:eastAsia="Montserrat Medium" w:hAnsi="Montserrat" w:cs="Montserrat Medium"/>
          <w:color w:val="auto"/>
          <w:sz w:val="18"/>
          <w:szCs w:val="18"/>
        </w:rPr>
        <w:t>s</w:t>
      </w:r>
      <w:r w:rsidRPr="002C6C11">
        <w:rPr>
          <w:rFonts w:ascii="Montserrat" w:eastAsia="Montserrat Medium" w:hAnsi="Montserrat" w:cs="Montserrat Medium"/>
          <w:color w:val="auto"/>
          <w:sz w:val="18"/>
          <w:szCs w:val="18"/>
        </w:rPr>
        <w:t xml:space="preserve"> and measurements has been achieved</w:t>
      </w:r>
      <w:r w:rsidR="00B578B4" w:rsidRPr="002C6C11">
        <w:rPr>
          <w:rFonts w:ascii="Montserrat" w:eastAsia="Montserrat Medium" w:hAnsi="Montserrat" w:cs="Montserrat Medium"/>
          <w:color w:val="auto"/>
          <w:sz w:val="18"/>
          <w:szCs w:val="18"/>
        </w:rPr>
        <w:t xml:space="preserve"> for the proposed antenna</w:t>
      </w:r>
      <w:r w:rsidRPr="002C6C11">
        <w:rPr>
          <w:rFonts w:ascii="Montserrat" w:eastAsia="Montserrat Medium" w:hAnsi="Montserrat" w:cs="Montserrat Medium"/>
          <w:color w:val="auto"/>
          <w:sz w:val="18"/>
          <w:szCs w:val="18"/>
        </w:rPr>
        <w:t xml:space="preserve">, </w:t>
      </w:r>
      <w:r w:rsidR="00B578B4" w:rsidRPr="002C6C11">
        <w:rPr>
          <w:rFonts w:ascii="Montserrat" w:eastAsia="Montserrat Medium" w:hAnsi="Montserrat" w:cs="Montserrat Medium"/>
          <w:color w:val="auto"/>
          <w:sz w:val="18"/>
          <w:szCs w:val="18"/>
        </w:rPr>
        <w:t>in terms of</w:t>
      </w:r>
      <w:r w:rsidRPr="002C6C11">
        <w:rPr>
          <w:rFonts w:ascii="Montserrat" w:eastAsia="Montserrat Medium" w:hAnsi="Montserrat" w:cs="Montserrat Medium"/>
          <w:color w:val="auto"/>
          <w:sz w:val="18"/>
          <w:szCs w:val="18"/>
        </w:rPr>
        <w:t xml:space="preserve"> directivity, </w:t>
      </w:r>
      <w:r w:rsidR="006A6CF6" w:rsidRPr="002C6C11">
        <w:rPr>
          <w:rFonts w:ascii="Montserrat" w:eastAsia="Montserrat Medium" w:hAnsi="Montserrat" w:cs="Montserrat Medium"/>
          <w:color w:val="auto"/>
          <w:sz w:val="18"/>
          <w:szCs w:val="18"/>
        </w:rPr>
        <w:t xml:space="preserve">polarization and steering capabilities. </w:t>
      </w:r>
    </w:p>
    <w:p w14:paraId="4BE4051C" w14:textId="0C857F74" w:rsidR="00275760" w:rsidRPr="002C6C11" w:rsidRDefault="0076296D" w:rsidP="00B3730E">
      <w:pPr>
        <w:pStyle w:val="ListParagraph"/>
        <w:numPr>
          <w:ilvl w:val="0"/>
          <w:numId w:val="226"/>
        </w:numPr>
        <w:spacing w:after="60"/>
        <w:ind w:left="714" w:hanging="357"/>
        <w:jc w:val="both"/>
        <w:rPr>
          <w:rFonts w:ascii="Montserrat" w:hAnsi="Montserrat"/>
          <w:color w:val="auto"/>
          <w:sz w:val="18"/>
          <w:szCs w:val="18"/>
        </w:rPr>
      </w:pPr>
      <w:r w:rsidRPr="002C6C11">
        <w:rPr>
          <w:rFonts w:ascii="Montserrat" w:eastAsia="Montserrat Medium" w:hAnsi="Montserrat" w:cs="Montserrat Medium"/>
          <w:color w:val="auto"/>
          <w:sz w:val="18"/>
          <w:szCs w:val="18"/>
        </w:rPr>
        <w:t>Preliminary tests on the modem terminal revealed that the airstream Live</w:t>
      </w:r>
      <w:r w:rsidRPr="002C6C11">
        <w:rPr>
          <w:rFonts w:ascii="Montserrat" w:eastAsia="Montserrat Medium" w:hAnsi="Montserrat" w:cs="Montserrat Medium"/>
          <w:color w:val="auto"/>
          <w:sz w:val="18"/>
          <w:szCs w:val="18"/>
          <w:vertAlign w:val="superscript"/>
        </w:rPr>
        <w:t>TM</w:t>
      </w:r>
      <w:r w:rsidRPr="002C6C11">
        <w:rPr>
          <w:rFonts w:ascii="Montserrat" w:eastAsia="Montserrat Medium" w:hAnsi="Montserrat" w:cs="Montserrat Medium"/>
          <w:color w:val="auto"/>
          <w:sz w:val="18"/>
          <w:szCs w:val="18"/>
        </w:rPr>
        <w:t xml:space="preserve"> Gateway can </w:t>
      </w:r>
      <w:r w:rsidR="005B5EFD" w:rsidRPr="002C6C11">
        <w:rPr>
          <w:rFonts w:ascii="Montserrat" w:eastAsia="Montserrat Medium" w:hAnsi="Montserrat" w:cs="Montserrat Medium"/>
          <w:color w:val="auto"/>
          <w:sz w:val="18"/>
          <w:szCs w:val="18"/>
        </w:rPr>
        <w:t xml:space="preserve">be </w:t>
      </w:r>
      <w:r w:rsidR="00C51554" w:rsidRPr="002C6C11">
        <w:rPr>
          <w:rFonts w:ascii="Montserrat" w:eastAsia="Montserrat Medium" w:hAnsi="Montserrat" w:cs="Montserrat Medium"/>
          <w:color w:val="auto"/>
          <w:sz w:val="18"/>
          <w:szCs w:val="18"/>
        </w:rPr>
        <w:t>used in</w:t>
      </w:r>
      <w:r w:rsidRPr="002C6C11">
        <w:rPr>
          <w:rFonts w:ascii="Montserrat" w:eastAsia="Montserrat Medium" w:hAnsi="Montserrat" w:cs="Montserrat Medium"/>
          <w:color w:val="auto"/>
          <w:sz w:val="18"/>
          <w:szCs w:val="18"/>
        </w:rPr>
        <w:t xml:space="preserve"> the considered testbed.</w:t>
      </w:r>
      <w:r w:rsidR="00275760" w:rsidRPr="002C6C11">
        <w:rPr>
          <w:rFonts w:ascii="Montserrat" w:eastAsia="Montserrat Medium" w:hAnsi="Montserrat" w:cs="Montserrat Medium"/>
          <w:color w:val="auto"/>
          <w:sz w:val="18"/>
          <w:szCs w:val="18"/>
        </w:rPr>
        <w:t xml:space="preserve"> </w:t>
      </w:r>
    </w:p>
    <w:p w14:paraId="4C9EC1DC" w14:textId="526B118C" w:rsidR="00B66287" w:rsidRPr="002C6C11" w:rsidRDefault="00B66287" w:rsidP="00F76698">
      <w:pPr>
        <w:rPr>
          <w:rFonts w:ascii="Montserrat" w:hAnsi="Montserrat"/>
          <w:color w:val="auto"/>
          <w:sz w:val="18"/>
          <w:szCs w:val="18"/>
        </w:rPr>
      </w:pPr>
    </w:p>
    <w:p w14:paraId="7CF7E04E" w14:textId="77777777" w:rsidR="00F76698" w:rsidRPr="002C6C11" w:rsidRDefault="00F76698" w:rsidP="00F76698">
      <w:pPr>
        <w:rPr>
          <w:rFonts w:ascii="Montserrat" w:hAnsi="Montserrat"/>
          <w:color w:val="auto"/>
          <w:sz w:val="18"/>
          <w:szCs w:val="18"/>
        </w:rPr>
      </w:pPr>
    </w:p>
    <w:p w14:paraId="52C95417" w14:textId="0950AB91" w:rsidR="005C2589" w:rsidRPr="00CB317A" w:rsidRDefault="11B9637F" w:rsidP="00523592">
      <w:pPr>
        <w:pStyle w:val="Heading1"/>
      </w:pPr>
      <w:bookmarkStart w:id="324" w:name="_Toc715617417"/>
      <w:r>
        <w:t>5</w:t>
      </w:r>
      <w:r w:rsidR="00DB0738">
        <w:tab/>
      </w:r>
      <w:r w:rsidR="2671BC4B">
        <w:t xml:space="preserve">Test and validation plan for </w:t>
      </w:r>
      <w:r w:rsidR="59DE9C31">
        <w:t>S</w:t>
      </w:r>
      <w:r w:rsidR="2671BC4B">
        <w:t xml:space="preserve">trand 5: </w:t>
      </w:r>
      <w:r w:rsidR="10A45F46">
        <w:t>Direct to edge</w:t>
      </w:r>
      <w:bookmarkEnd w:id="324"/>
    </w:p>
    <w:p w14:paraId="7C160022" w14:textId="7DEBA630" w:rsidR="00BF6253" w:rsidRPr="002C6C11" w:rsidRDefault="00BF6253" w:rsidP="3164B928">
      <w:pPr>
        <w:ind w:firstLine="1"/>
        <w:rPr>
          <w:rFonts w:ascii="Montserrat" w:hAnsi="Montserrat"/>
          <w:color w:val="auto"/>
        </w:rPr>
      </w:pPr>
    </w:p>
    <w:p w14:paraId="2548C47E" w14:textId="53556D55" w:rsidR="23A2DB71" w:rsidRPr="002C6C11" w:rsidRDefault="11B9637F" w:rsidP="00523592">
      <w:pPr>
        <w:pStyle w:val="Heading2"/>
        <w:rPr>
          <w:rFonts w:eastAsia="Aptos" w:cs="Aptos"/>
        </w:rPr>
      </w:pPr>
      <w:bookmarkStart w:id="325" w:name="_Toc131520270"/>
      <w:r>
        <w:t>5</w:t>
      </w:r>
      <w:r w:rsidR="62328D99">
        <w:t>.</w:t>
      </w:r>
      <w:r w:rsidR="676B0104">
        <w:t>1</w:t>
      </w:r>
      <w:r w:rsidR="00DB0738">
        <w:tab/>
      </w:r>
      <w:r w:rsidR="7EA3465C">
        <w:t xml:space="preserve">WP5.1 </w:t>
      </w:r>
      <w:r w:rsidR="3D2A03B7">
        <w:t xml:space="preserve">- </w:t>
      </w:r>
      <w:r w:rsidR="0F34C117">
        <w:t xml:space="preserve">EBU </w:t>
      </w:r>
      <w:r w:rsidR="5188A913">
        <w:t>DT</w:t>
      </w:r>
      <w:r w:rsidR="7ADA2922">
        <w:t>E</w:t>
      </w:r>
      <w:r w:rsidR="5188A913">
        <w:t xml:space="preserve"> </w:t>
      </w:r>
      <w:r w:rsidR="0F34C117">
        <w:t>Testbed</w:t>
      </w:r>
      <w:bookmarkEnd w:id="325"/>
    </w:p>
    <w:p w14:paraId="22C06470" w14:textId="0305054C" w:rsidR="1BF0E659" w:rsidRPr="002C6C11" w:rsidRDefault="1BF0E659" w:rsidP="1BF0E659">
      <w:pPr>
        <w:rPr>
          <w:rFonts w:ascii="Montserrat" w:eastAsia="Aptos" w:hAnsi="Montserrat" w:cs="Aptos"/>
          <w:color w:val="auto"/>
          <w:sz w:val="18"/>
          <w:szCs w:val="18"/>
        </w:rPr>
      </w:pPr>
    </w:p>
    <w:p w14:paraId="217455E0" w14:textId="17158E29" w:rsidR="4EE3ED0C" w:rsidRPr="002C6C11" w:rsidRDefault="11B9637F" w:rsidP="00523592">
      <w:pPr>
        <w:pStyle w:val="Heading3"/>
        <w:rPr>
          <w:rFonts w:eastAsia="Aptos" w:cs="Aptos"/>
          <w:sz w:val="24"/>
          <w:szCs w:val="24"/>
        </w:rPr>
      </w:pPr>
      <w:bookmarkStart w:id="326" w:name="_Toc183424536"/>
      <w:r>
        <w:t>5</w:t>
      </w:r>
      <w:r w:rsidR="0336713C">
        <w:t>.1.1</w:t>
      </w:r>
      <w:r w:rsidR="00DB0738">
        <w:tab/>
      </w:r>
      <w:r w:rsidR="56C43E80">
        <w:t>High level descripti</w:t>
      </w:r>
      <w:r w:rsidR="48F3772B">
        <w:t>o</w:t>
      </w:r>
      <w:r w:rsidR="56C43E80">
        <w:t xml:space="preserve">n of the EBU </w:t>
      </w:r>
      <w:r w:rsidR="7ADA2922">
        <w:t xml:space="preserve">DTE </w:t>
      </w:r>
      <w:r w:rsidR="56C43E80">
        <w:t>Testbed</w:t>
      </w:r>
      <w:bookmarkEnd w:id="326"/>
    </w:p>
    <w:p w14:paraId="47921A62" w14:textId="729B4BEE" w:rsidR="206084C9" w:rsidRPr="002C6C11" w:rsidRDefault="206084C9" w:rsidP="00523592">
      <w:pPr>
        <w:pStyle w:val="ParagraphText"/>
      </w:pPr>
    </w:p>
    <w:p w14:paraId="6ADB3961" w14:textId="61840584" w:rsidR="007C3AF2" w:rsidRPr="002C6C11" w:rsidRDefault="007C3AF2" w:rsidP="00523592">
      <w:pPr>
        <w:pStyle w:val="ParagraphText"/>
      </w:pPr>
      <w:r w:rsidRPr="002C6C11">
        <w:t xml:space="preserve">The functional bloc diagram of the EBU DTE </w:t>
      </w:r>
      <w:r w:rsidR="00D904B7" w:rsidRPr="002C6C11">
        <w:t xml:space="preserve">Testbed is shown in </w:t>
      </w:r>
      <w:r w:rsidR="00AD6DB9" w:rsidRPr="002C6C11">
        <w:fldChar w:fldCharType="begin"/>
      </w:r>
      <w:r w:rsidR="00AD6DB9" w:rsidRPr="002C6C11">
        <w:instrText xml:space="preserve"> REF _Ref221883329 \h </w:instrText>
      </w:r>
      <w:r w:rsidR="00AD6DB9" w:rsidRPr="002C6C11">
        <w:fldChar w:fldCharType="separate"/>
      </w:r>
      <w:r w:rsidR="00AD6DB9" w:rsidRPr="002C6C11">
        <w:t>Figure 1</w:t>
      </w:r>
      <w:r w:rsidR="00AC01A9">
        <w:t>6</w:t>
      </w:r>
      <w:r w:rsidR="00AD6DB9" w:rsidRPr="002C6C11">
        <w:fldChar w:fldCharType="end"/>
      </w:r>
      <w:r w:rsidR="00D904B7" w:rsidRPr="002C6C11">
        <w:t>.</w:t>
      </w:r>
    </w:p>
    <w:p w14:paraId="376C8F77" w14:textId="6A8E1F98" w:rsidR="007C3AF2" w:rsidRPr="002C6C11" w:rsidRDefault="007C3AF2" w:rsidP="00523592">
      <w:pPr>
        <w:pStyle w:val="ParagraphText"/>
      </w:pPr>
    </w:p>
    <w:p w14:paraId="261AA6C3" w14:textId="5FA847B8" w:rsidR="57D740A6" w:rsidRPr="002C6C11" w:rsidRDefault="2BE41D90">
      <w:pPr>
        <w:rPr>
          <w:rFonts w:ascii="Montserrat" w:hAnsi="Montserrat"/>
          <w:color w:val="auto"/>
        </w:rPr>
      </w:pPr>
      <w:r w:rsidRPr="002C6C11">
        <w:rPr>
          <w:rFonts w:ascii="Montserrat" w:hAnsi="Montserrat"/>
          <w:noProof/>
          <w:color w:val="auto"/>
        </w:rPr>
        <w:drawing>
          <wp:inline distT="0" distB="0" distL="0" distR="0" wp14:anchorId="12D47456" wp14:editId="719F88D0">
            <wp:extent cx="5724524" cy="2971800"/>
            <wp:effectExtent l="0" t="0" r="0" b="0"/>
            <wp:docPr id="1208097655" name="Picture 1208097655" descr="A diagram of a diagram&#10;&#10;AI-generated content may be incorre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097655"/>
                    <pic:cNvPicPr/>
                  </pic:nvPicPr>
                  <pic:blipFill>
                    <a:blip r:embed="rId56">
                      <a:extLst>
                        <a:ext uri="{28A0092B-C50C-407E-A947-70E740481C1C}">
                          <a14:useLocalDpi xmlns:a14="http://schemas.microsoft.com/office/drawing/2010/main" val="0"/>
                        </a:ext>
                      </a:extLst>
                    </a:blip>
                    <a:stretch>
                      <a:fillRect/>
                    </a:stretch>
                  </pic:blipFill>
                  <pic:spPr>
                    <a:xfrm>
                      <a:off x="0" y="0"/>
                      <a:ext cx="5724524" cy="2971800"/>
                    </a:xfrm>
                    <a:prstGeom prst="rect">
                      <a:avLst/>
                    </a:prstGeom>
                  </pic:spPr>
                </pic:pic>
              </a:graphicData>
            </a:graphic>
          </wp:inline>
        </w:drawing>
      </w:r>
      <w:r w:rsidR="57D740A6" w:rsidRPr="002C6C11">
        <w:rPr>
          <w:rFonts w:ascii="Montserrat" w:hAnsi="Montserrat"/>
          <w:color w:val="auto"/>
        </w:rPr>
        <w:br/>
      </w:r>
    </w:p>
    <w:p w14:paraId="521B6D3F" w14:textId="77887C37" w:rsidR="007C3AF2" w:rsidRPr="002C6C11" w:rsidRDefault="007C3AF2">
      <w:pPr>
        <w:pStyle w:val="Caption"/>
        <w:rPr>
          <w:rFonts w:ascii="Montserrat" w:hAnsi="Montserrat"/>
          <w:color w:val="auto"/>
        </w:rPr>
      </w:pPr>
      <w:bookmarkStart w:id="327" w:name="_Ref199255000"/>
      <w:bookmarkStart w:id="328" w:name="_Ref221883329"/>
      <w:bookmarkStart w:id="329" w:name="_Toc221886652"/>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16</w:t>
      </w:r>
      <w:r w:rsidRPr="002C6C11">
        <w:rPr>
          <w:rFonts w:ascii="Montserrat" w:hAnsi="Montserrat"/>
          <w:color w:val="auto"/>
        </w:rPr>
        <w:fldChar w:fldCharType="end"/>
      </w:r>
      <w:bookmarkEnd w:id="327"/>
      <w:r w:rsidRPr="002C6C11">
        <w:rPr>
          <w:rFonts w:ascii="Montserrat" w:hAnsi="Montserrat"/>
          <w:color w:val="auto"/>
        </w:rPr>
        <w:t>: Functional block diagram of EBU DTE Testbed</w:t>
      </w:r>
      <w:bookmarkEnd w:id="328"/>
      <w:bookmarkEnd w:id="329"/>
    </w:p>
    <w:p w14:paraId="52716B75" w14:textId="2797CE7D" w:rsidR="206084C9" w:rsidRPr="002C6C11" w:rsidRDefault="206084C9" w:rsidP="00D904B7">
      <w:pPr>
        <w:pStyle w:val="ParagraphText"/>
      </w:pPr>
    </w:p>
    <w:p w14:paraId="7B3A800C" w14:textId="407CEAC8" w:rsidR="00D904B7" w:rsidRPr="002C6C11" w:rsidRDefault="00AD6DB9" w:rsidP="00D904B7">
      <w:pPr>
        <w:pStyle w:val="ParagraphText"/>
      </w:pPr>
      <w:r w:rsidRPr="002C6C11">
        <w:fldChar w:fldCharType="begin"/>
      </w:r>
      <w:r w:rsidRPr="002C6C11">
        <w:instrText xml:space="preserve"> REF _Ref199255162 \h </w:instrText>
      </w:r>
      <w:r w:rsidRPr="002C6C11">
        <w:fldChar w:fldCharType="separate"/>
      </w:r>
      <w:r w:rsidRPr="002C6C11">
        <w:t xml:space="preserve">Figure </w:t>
      </w:r>
      <w:r w:rsidR="00AC01A9">
        <w:t>17</w:t>
      </w:r>
      <w:r w:rsidRPr="002C6C11">
        <w:fldChar w:fldCharType="end"/>
      </w:r>
      <w:r w:rsidR="0093064A" w:rsidRPr="002C6C11">
        <w:t xml:space="preserve"> illustrates the possible integration of the </w:t>
      </w:r>
      <w:r w:rsidR="0052237D" w:rsidRPr="002C6C11">
        <w:t xml:space="preserve">EBU DTE </w:t>
      </w:r>
      <w:r w:rsidR="001404F9" w:rsidRPr="002C6C11">
        <w:t xml:space="preserve">Far Edge </w:t>
      </w:r>
      <w:r w:rsidR="00307622" w:rsidRPr="002C6C11">
        <w:t>into a 5G Mobile Network infrastructure.</w:t>
      </w:r>
    </w:p>
    <w:p w14:paraId="125FAE14" w14:textId="5C3FBE8D" w:rsidR="00D904B7" w:rsidRPr="002C6C11" w:rsidRDefault="00D904B7" w:rsidP="00523592">
      <w:pPr>
        <w:pStyle w:val="ParagraphText"/>
      </w:pPr>
    </w:p>
    <w:p w14:paraId="1665F4D9" w14:textId="02AA4EEC" w:rsidR="27663EF6" w:rsidRPr="002C6C11" w:rsidRDefault="1DB90AA8" w:rsidP="1BF0E659">
      <w:pPr>
        <w:rPr>
          <w:rFonts w:ascii="Montserrat" w:hAnsi="Montserrat"/>
          <w:color w:val="auto"/>
        </w:rPr>
      </w:pPr>
      <w:r w:rsidRPr="002C6C11">
        <w:rPr>
          <w:rFonts w:ascii="Montserrat" w:hAnsi="Montserrat"/>
          <w:noProof/>
          <w:color w:val="auto"/>
        </w:rPr>
        <w:drawing>
          <wp:inline distT="0" distB="0" distL="0" distR="0" wp14:anchorId="1FC08F77" wp14:editId="78E999CF">
            <wp:extent cx="5724524" cy="2895600"/>
            <wp:effectExtent l="0" t="0" r="0" b="0"/>
            <wp:docPr id="1849767380" name="Picture 184976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76738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24524" cy="2895600"/>
                    </a:xfrm>
                    <a:prstGeom prst="rect">
                      <a:avLst/>
                    </a:prstGeom>
                  </pic:spPr>
                </pic:pic>
              </a:graphicData>
            </a:graphic>
          </wp:inline>
        </w:drawing>
      </w:r>
    </w:p>
    <w:p w14:paraId="724C5962" w14:textId="45E69293" w:rsidR="00307622" w:rsidRPr="002C6C11" w:rsidRDefault="00307622" w:rsidP="00523592">
      <w:pPr>
        <w:pStyle w:val="Caption"/>
        <w:spacing w:before="120"/>
        <w:rPr>
          <w:rFonts w:ascii="Montserrat" w:hAnsi="Montserrat"/>
          <w:color w:val="auto"/>
        </w:rPr>
      </w:pPr>
      <w:bookmarkStart w:id="330" w:name="_Ref199255162"/>
      <w:bookmarkStart w:id="331" w:name="_Toc221886653"/>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17</w:t>
      </w:r>
      <w:r w:rsidRPr="002C6C11">
        <w:rPr>
          <w:rFonts w:ascii="Montserrat" w:hAnsi="Montserrat"/>
          <w:color w:val="auto"/>
        </w:rPr>
        <w:fldChar w:fldCharType="end"/>
      </w:r>
      <w:bookmarkEnd w:id="330"/>
      <w:r w:rsidRPr="002C6C11">
        <w:rPr>
          <w:rFonts w:ascii="Montserrat" w:hAnsi="Montserrat"/>
          <w:color w:val="auto"/>
        </w:rPr>
        <w:t>: Simplified diagram of possible integration of the EBU DTE Far Edge into a 5G Mobile Network infrastructure</w:t>
      </w:r>
      <w:bookmarkEnd w:id="331"/>
    </w:p>
    <w:p w14:paraId="3D98A9FE" w14:textId="21C94EE2" w:rsidR="1BF0E659" w:rsidRPr="002C6C11" w:rsidRDefault="1BF0E659" w:rsidP="00523592">
      <w:pPr>
        <w:pStyle w:val="ParagraphText"/>
      </w:pPr>
    </w:p>
    <w:p w14:paraId="3B48E933" w14:textId="0EDFBF16" w:rsidR="46BA13B5" w:rsidRPr="00CB317A" w:rsidRDefault="11B9637F" w:rsidP="00523592">
      <w:pPr>
        <w:pStyle w:val="Heading3"/>
        <w:rPr>
          <w:rFonts w:eastAsia="Aptos" w:cs="Aptos"/>
        </w:rPr>
      </w:pPr>
      <w:bookmarkStart w:id="332" w:name="_Toc459193754"/>
      <w:r>
        <w:t>5</w:t>
      </w:r>
      <w:r w:rsidR="19B038B8">
        <w:t>.1.2</w:t>
      </w:r>
      <w:r w:rsidR="00DB0738">
        <w:tab/>
      </w:r>
      <w:r w:rsidR="19B038B8" w:rsidRPr="77A9CFF2">
        <w:rPr>
          <w:rFonts w:eastAsia="Aptos" w:cs="Aptos"/>
        </w:rPr>
        <w:t>WP5.1 planned tests</w:t>
      </w:r>
      <w:bookmarkEnd w:id="332"/>
    </w:p>
    <w:p w14:paraId="10621FCA" w14:textId="07E6230B" w:rsidR="307CABD6" w:rsidRPr="002C6C11" w:rsidRDefault="307CABD6" w:rsidP="00307622">
      <w:pPr>
        <w:pStyle w:val="ParagraphText"/>
      </w:pPr>
    </w:p>
    <w:p w14:paraId="6A0BF664" w14:textId="761519FD" w:rsidR="00EF06A6" w:rsidRPr="00CB317A" w:rsidRDefault="00EF06A6" w:rsidP="00EF06A6">
      <w:pPr>
        <w:pStyle w:val="ListBullet"/>
        <w:numPr>
          <w:ilvl w:val="0"/>
          <w:numId w:val="0"/>
        </w:numPr>
        <w:spacing w:before="0" w:after="0"/>
        <w:rPr>
          <w:rFonts w:ascii="Montserrat" w:hAnsi="Montserrat"/>
          <w:color w:val="auto"/>
          <w:sz w:val="18"/>
          <w:szCs w:val="18"/>
        </w:rPr>
      </w:pPr>
      <w:r w:rsidRPr="00CB317A">
        <w:rPr>
          <w:rFonts w:ascii="Montserrat" w:hAnsi="Montserrat"/>
          <w:color w:val="auto"/>
          <w:sz w:val="18"/>
          <w:szCs w:val="18"/>
        </w:rPr>
        <w:t>The key points of the test plan for the EBU DTE testbed in phase 2 are as follows:</w:t>
      </w:r>
    </w:p>
    <w:p w14:paraId="0BA03BD6" w14:textId="77777777" w:rsidR="0074447D" w:rsidRPr="00CB317A" w:rsidRDefault="0074447D" w:rsidP="0074447D">
      <w:pPr>
        <w:pStyle w:val="ParagraphText"/>
      </w:pPr>
    </w:p>
    <w:p w14:paraId="1D244B00" w14:textId="77777777" w:rsidR="0074447D" w:rsidRPr="00CB317A" w:rsidRDefault="0074447D" w:rsidP="00B3730E">
      <w:pPr>
        <w:pStyle w:val="ParagraphText"/>
        <w:numPr>
          <w:ilvl w:val="0"/>
          <w:numId w:val="255"/>
        </w:numPr>
      </w:pPr>
      <w:r w:rsidRPr="00CB317A">
        <w:rPr>
          <w:b/>
          <w:bCs/>
        </w:rPr>
        <w:t>5G Media Streaming</w:t>
      </w:r>
      <w:r w:rsidRPr="00CB317A">
        <w:t xml:space="preserve"> (on Unicast):</w:t>
      </w:r>
    </w:p>
    <w:p w14:paraId="145DF2B4" w14:textId="77777777" w:rsidR="0074447D" w:rsidRPr="00CB317A" w:rsidRDefault="0074447D" w:rsidP="00B3730E">
      <w:pPr>
        <w:pStyle w:val="ParagraphText"/>
        <w:numPr>
          <w:ilvl w:val="1"/>
          <w:numId w:val="255"/>
        </w:numPr>
      </w:pPr>
      <w:r w:rsidRPr="00CB317A">
        <w:t>Functional end-to-end tests:</w:t>
      </w:r>
    </w:p>
    <w:p w14:paraId="7334A39A" w14:textId="77777777" w:rsidR="0074447D" w:rsidRPr="00CB317A" w:rsidRDefault="0074447D" w:rsidP="00B3730E">
      <w:pPr>
        <w:pStyle w:val="ParagraphText"/>
        <w:numPr>
          <w:ilvl w:val="2"/>
          <w:numId w:val="255"/>
        </w:numPr>
      </w:pPr>
      <w:r w:rsidRPr="00CB317A">
        <w:t>Reception on a Client</w:t>
      </w:r>
    </w:p>
    <w:p w14:paraId="45753E56" w14:textId="77777777" w:rsidR="0074447D" w:rsidRPr="00CB317A" w:rsidRDefault="0074447D" w:rsidP="00B3730E">
      <w:pPr>
        <w:pStyle w:val="ParagraphText"/>
        <w:numPr>
          <w:ilvl w:val="2"/>
          <w:numId w:val="255"/>
        </w:numPr>
      </w:pPr>
      <w:r w:rsidRPr="00CB317A">
        <w:t>Reception on the Mobile FTA App – Pre-condition: FTA Player operational with 5G Unicast</w:t>
      </w:r>
    </w:p>
    <w:p w14:paraId="3DE53897" w14:textId="77777777" w:rsidR="0074447D" w:rsidRPr="00CB317A" w:rsidRDefault="0074447D" w:rsidP="00B3730E">
      <w:pPr>
        <w:pStyle w:val="ParagraphText"/>
        <w:numPr>
          <w:ilvl w:val="1"/>
          <w:numId w:val="255"/>
        </w:numPr>
      </w:pPr>
      <w:r w:rsidRPr="00CB317A">
        <w:t>Functional components tests:</w:t>
      </w:r>
    </w:p>
    <w:p w14:paraId="1DB8E069" w14:textId="77777777" w:rsidR="0074447D" w:rsidRPr="00CB317A" w:rsidRDefault="0074447D" w:rsidP="00B3730E">
      <w:pPr>
        <w:pStyle w:val="ParagraphText"/>
        <w:numPr>
          <w:ilvl w:val="2"/>
          <w:numId w:val="255"/>
        </w:numPr>
      </w:pPr>
      <w:r w:rsidRPr="00CB317A">
        <w:t xml:space="preserve">Publishing user data following 5G-MAG specs – Pre-condition: </w:t>
      </w:r>
      <w:r w:rsidRPr="002C6C11">
        <w:t>FTA Player App publishes the relevant data</w:t>
      </w:r>
    </w:p>
    <w:p w14:paraId="5885D0AB" w14:textId="1062061C" w:rsidR="0074447D" w:rsidRPr="00CB317A" w:rsidRDefault="0074447D" w:rsidP="00B3730E">
      <w:pPr>
        <w:pStyle w:val="ParagraphText"/>
        <w:numPr>
          <w:ilvl w:val="1"/>
          <w:numId w:val="255"/>
        </w:numPr>
      </w:pPr>
      <w:r w:rsidRPr="00CB317A">
        <w:t>Performance end-to-end tests:</w:t>
      </w:r>
    </w:p>
    <w:p w14:paraId="20A316A0" w14:textId="3775E5E3" w:rsidR="0074447D" w:rsidRPr="00CB317A" w:rsidRDefault="0074447D" w:rsidP="00B3730E">
      <w:pPr>
        <w:pStyle w:val="ParagraphText"/>
        <w:numPr>
          <w:ilvl w:val="2"/>
          <w:numId w:val="255"/>
        </w:numPr>
      </w:pPr>
      <w:r w:rsidRPr="00CB317A">
        <w:t>Directly test average startup times across methods – Precondition: FTA Player App can access the Streams delivered by the Application Server and can publish the relevant data</w:t>
      </w:r>
    </w:p>
    <w:p w14:paraId="2BA7BE2F" w14:textId="6E3D3724" w:rsidR="0074447D" w:rsidRPr="00CB317A" w:rsidRDefault="0074447D" w:rsidP="00B3730E">
      <w:pPr>
        <w:pStyle w:val="ParagraphText"/>
        <w:numPr>
          <w:ilvl w:val="2"/>
          <w:numId w:val="255"/>
        </w:numPr>
      </w:pPr>
      <w:r w:rsidRPr="00CB317A">
        <w:t>Compare buffering frequency under different methods - Precondition:</w:t>
      </w:r>
      <w:r w:rsidRPr="002C6C11">
        <w:t xml:space="preserve"> FTA Player App can access the Streams delivered by the Application Server and can publish the relevant data</w:t>
      </w:r>
    </w:p>
    <w:p w14:paraId="5D37E48B" w14:textId="015796E1" w:rsidR="0074447D" w:rsidRPr="00CB317A" w:rsidRDefault="0074447D" w:rsidP="00B3730E">
      <w:pPr>
        <w:pStyle w:val="ParagraphText"/>
        <w:numPr>
          <w:ilvl w:val="2"/>
          <w:numId w:val="255"/>
        </w:numPr>
      </w:pPr>
      <w:r w:rsidRPr="00CB317A">
        <w:t xml:space="preserve">Track frequency of resolution switches under different delivery - </w:t>
      </w:r>
      <w:r w:rsidRPr="002C6C11">
        <w:t>Precondition: FTA Player App can access the Streams delivered by the Application Server and can publish the relevant data</w:t>
      </w:r>
    </w:p>
    <w:p w14:paraId="44478FAC" w14:textId="3BD38E04" w:rsidR="0074447D" w:rsidRPr="00CB317A" w:rsidRDefault="0074447D" w:rsidP="00B3730E">
      <w:pPr>
        <w:pStyle w:val="ParagraphText"/>
        <w:numPr>
          <w:ilvl w:val="2"/>
          <w:numId w:val="255"/>
        </w:numPr>
      </w:pPr>
      <w:r w:rsidRPr="00CB317A">
        <w:t xml:space="preserve">Track downtime as resilience indicator - </w:t>
      </w:r>
      <w:r w:rsidRPr="002C6C11">
        <w:t>Precondition: FTA Player App can access the Streams delivered by the Application Server and can publish the relevant data</w:t>
      </w:r>
    </w:p>
    <w:p w14:paraId="085F97E6" w14:textId="77777777" w:rsidR="00C00F1C" w:rsidRPr="00CB317A" w:rsidRDefault="00C00F1C" w:rsidP="0074447D">
      <w:pPr>
        <w:pStyle w:val="ParagraphText"/>
      </w:pPr>
    </w:p>
    <w:p w14:paraId="565300EF" w14:textId="77777777" w:rsidR="0074447D" w:rsidRPr="00CB317A" w:rsidRDefault="0074447D" w:rsidP="00B3730E">
      <w:pPr>
        <w:pStyle w:val="ParagraphText"/>
        <w:numPr>
          <w:ilvl w:val="0"/>
          <w:numId w:val="255"/>
        </w:numPr>
      </w:pPr>
      <w:r w:rsidRPr="00CB317A">
        <w:rPr>
          <w:b/>
          <w:bCs/>
        </w:rPr>
        <w:t>5G MBS</w:t>
      </w:r>
      <w:r w:rsidRPr="00CB317A">
        <w:t>:</w:t>
      </w:r>
    </w:p>
    <w:p w14:paraId="4957BB5F" w14:textId="77777777" w:rsidR="0074447D" w:rsidRPr="00CB317A" w:rsidRDefault="0074447D" w:rsidP="00B3730E">
      <w:pPr>
        <w:pStyle w:val="ParagraphText"/>
        <w:numPr>
          <w:ilvl w:val="1"/>
          <w:numId w:val="255"/>
        </w:numPr>
      </w:pPr>
      <w:r w:rsidRPr="00CB317A">
        <w:t xml:space="preserve">Subject to availability of 5G NR MBS components from external sources (External entities following their own development time plan) </w:t>
      </w:r>
    </w:p>
    <w:p w14:paraId="45BC1097" w14:textId="77777777" w:rsidR="0074447D" w:rsidRPr="00CB317A" w:rsidRDefault="0074447D" w:rsidP="00B3730E">
      <w:pPr>
        <w:pStyle w:val="ParagraphText"/>
        <w:numPr>
          <w:ilvl w:val="1"/>
          <w:numId w:val="255"/>
        </w:numPr>
      </w:pPr>
      <w:r w:rsidRPr="00CB317A">
        <w:t>Component functional tests only. Integration test, communication between components. Progressive with missing components becoming available (See details further below, status at per September 2025).</w:t>
      </w:r>
    </w:p>
    <w:p w14:paraId="5AD54BF8" w14:textId="77777777" w:rsidR="0074447D" w:rsidRPr="00CB317A" w:rsidRDefault="0074447D" w:rsidP="00B3730E">
      <w:pPr>
        <w:pStyle w:val="ParagraphText"/>
        <w:numPr>
          <w:ilvl w:val="1"/>
          <w:numId w:val="255"/>
        </w:numPr>
      </w:pPr>
      <w:r w:rsidRPr="00CB317A">
        <w:t>Providing Logs, no need for telemetry</w:t>
      </w:r>
    </w:p>
    <w:p w14:paraId="43D03E23" w14:textId="77777777" w:rsidR="0074447D" w:rsidRPr="00CB317A" w:rsidRDefault="0074447D" w:rsidP="00B3730E">
      <w:pPr>
        <w:pStyle w:val="ParagraphText"/>
        <w:numPr>
          <w:ilvl w:val="1"/>
          <w:numId w:val="255"/>
        </w:numPr>
      </w:pPr>
      <w:r w:rsidRPr="00CB317A">
        <w:t>Component functional tests, using API calls:</w:t>
      </w:r>
    </w:p>
    <w:p w14:paraId="26ECA4C6" w14:textId="77777777" w:rsidR="0074447D" w:rsidRPr="00CB317A" w:rsidRDefault="0074447D" w:rsidP="00B3730E">
      <w:pPr>
        <w:pStyle w:val="ParagraphText"/>
        <w:numPr>
          <w:ilvl w:val="2"/>
          <w:numId w:val="255"/>
        </w:numPr>
      </w:pPr>
      <w:r w:rsidRPr="00CB317A">
        <w:t>MBSTF</w:t>
      </w:r>
    </w:p>
    <w:p w14:paraId="5F7A1486" w14:textId="77777777" w:rsidR="0074447D" w:rsidRPr="00CB317A" w:rsidRDefault="0074447D" w:rsidP="00B3730E">
      <w:pPr>
        <w:pStyle w:val="ParagraphText"/>
        <w:numPr>
          <w:ilvl w:val="2"/>
          <w:numId w:val="255"/>
        </w:numPr>
      </w:pPr>
      <w:r w:rsidRPr="00CB317A">
        <w:t>MB-UPF</w:t>
      </w:r>
    </w:p>
    <w:p w14:paraId="6972354A" w14:textId="77777777" w:rsidR="0074447D" w:rsidRPr="00CB317A" w:rsidRDefault="0074447D" w:rsidP="00B3730E">
      <w:pPr>
        <w:pStyle w:val="ParagraphText"/>
        <w:numPr>
          <w:ilvl w:val="2"/>
          <w:numId w:val="255"/>
        </w:numPr>
      </w:pPr>
      <w:r w:rsidRPr="00CB317A">
        <w:t>MB-SMF</w:t>
      </w:r>
    </w:p>
    <w:p w14:paraId="5D734534" w14:textId="77777777" w:rsidR="0074447D" w:rsidRPr="00CB317A" w:rsidRDefault="0074447D" w:rsidP="00B3730E">
      <w:pPr>
        <w:pStyle w:val="ParagraphText"/>
        <w:numPr>
          <w:ilvl w:val="2"/>
          <w:numId w:val="255"/>
        </w:numPr>
      </w:pPr>
      <w:r w:rsidRPr="00CB317A">
        <w:t>AF/AS with MBSTF</w:t>
      </w:r>
    </w:p>
    <w:p w14:paraId="2A32B641" w14:textId="77777777" w:rsidR="0074447D" w:rsidRPr="00CB317A" w:rsidRDefault="0074447D" w:rsidP="00B3730E">
      <w:pPr>
        <w:pStyle w:val="ParagraphText"/>
        <w:numPr>
          <w:ilvl w:val="2"/>
          <w:numId w:val="255"/>
        </w:numPr>
      </w:pPr>
      <w:r w:rsidRPr="00CB317A">
        <w:t>Verification that 5G MBS gNodeB transmits on the selected frequency a unidirectional signal.</w:t>
      </w:r>
    </w:p>
    <w:p w14:paraId="7686B7B2" w14:textId="77777777" w:rsidR="0074447D" w:rsidRPr="00CB317A" w:rsidRDefault="0074447D" w:rsidP="00B3730E">
      <w:pPr>
        <w:pStyle w:val="ParagraphText"/>
        <w:numPr>
          <w:ilvl w:val="2"/>
          <w:numId w:val="255"/>
        </w:numPr>
      </w:pPr>
      <w:r w:rsidRPr="00CB317A">
        <w:t>UE</w:t>
      </w:r>
    </w:p>
    <w:p w14:paraId="294230EF" w14:textId="77777777" w:rsidR="0074447D" w:rsidRPr="00CB317A" w:rsidRDefault="0074447D" w:rsidP="0074447D">
      <w:pPr>
        <w:pStyle w:val="ParagraphText"/>
      </w:pPr>
    </w:p>
    <w:p w14:paraId="6B5C11AB" w14:textId="0B8B0DF7" w:rsidR="0074447D" w:rsidRPr="00CB317A" w:rsidRDefault="0074447D" w:rsidP="0074447D">
      <w:pPr>
        <w:pStyle w:val="ParagraphText"/>
      </w:pPr>
      <w:r w:rsidRPr="00CB317A">
        <w:t>5G MBS component availability and development status:</w:t>
      </w:r>
    </w:p>
    <w:p w14:paraId="461ECCF3" w14:textId="37244881" w:rsidR="0074447D" w:rsidRPr="00CB317A" w:rsidRDefault="0074447D" w:rsidP="0074447D">
      <w:pPr>
        <w:pStyle w:val="ParagraphText"/>
      </w:pPr>
      <w:r w:rsidRPr="00CB317A">
        <w:rPr>
          <w:noProof/>
        </w:rPr>
        <w:drawing>
          <wp:inline distT="0" distB="0" distL="0" distR="0" wp14:anchorId="2D8CBFA1" wp14:editId="01850184">
            <wp:extent cx="5731510" cy="3208655"/>
            <wp:effectExtent l="0" t="0" r="2540" b="0"/>
            <wp:docPr id="890706559" name="Picture 890706559"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06559" name="Picture 7" descr="A diagram of a company structure&#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208655"/>
                    </a:xfrm>
                    <a:prstGeom prst="rect">
                      <a:avLst/>
                    </a:prstGeom>
                    <a:noFill/>
                    <a:ln>
                      <a:noFill/>
                    </a:ln>
                  </pic:spPr>
                </pic:pic>
              </a:graphicData>
            </a:graphic>
          </wp:inline>
        </w:drawing>
      </w:r>
    </w:p>
    <w:p w14:paraId="26A95B9F" w14:textId="77777777" w:rsidR="0074447D" w:rsidRPr="00CB317A" w:rsidRDefault="0074447D" w:rsidP="0074447D">
      <w:pPr>
        <w:pStyle w:val="ParagraphText"/>
      </w:pPr>
    </w:p>
    <w:tbl>
      <w:tblPr>
        <w:tblW w:w="9867" w:type="dxa"/>
        <w:tblInd w:w="-577" w:type="dxa"/>
        <w:tblLayout w:type="fixed"/>
        <w:tblCellMar>
          <w:left w:w="0" w:type="dxa"/>
          <w:right w:w="0" w:type="dxa"/>
        </w:tblCellMar>
        <w:tblLook w:val="04A0" w:firstRow="1" w:lastRow="0" w:firstColumn="1" w:lastColumn="0" w:noHBand="0" w:noVBand="1"/>
      </w:tblPr>
      <w:tblGrid>
        <w:gridCol w:w="1278"/>
        <w:gridCol w:w="1383"/>
        <w:gridCol w:w="1734"/>
        <w:gridCol w:w="1232"/>
        <w:gridCol w:w="1422"/>
        <w:gridCol w:w="1409"/>
        <w:gridCol w:w="1409"/>
      </w:tblGrid>
      <w:tr w:rsidR="008114EB" w:rsidRPr="00C80238" w14:paraId="0F2EC1E9" w14:textId="77777777" w:rsidTr="008114EB">
        <w:trPr>
          <w:trHeight w:val="330"/>
        </w:trPr>
        <w:tc>
          <w:tcPr>
            <w:tcW w:w="1278" w:type="dxa"/>
            <w:tcBorders>
              <w:top w:val="single" w:sz="8" w:space="0" w:color="ABABAB"/>
              <w:left w:val="single" w:sz="8" w:space="0" w:color="ABABAB"/>
              <w:bottom w:val="single" w:sz="8" w:space="0" w:color="ABABAB"/>
              <w:right w:val="single" w:sz="8" w:space="0" w:color="ABABAB"/>
            </w:tcBorders>
            <w:tcMar>
              <w:top w:w="0" w:type="dxa"/>
              <w:left w:w="108" w:type="dxa"/>
              <w:bottom w:w="0" w:type="dxa"/>
              <w:right w:w="108" w:type="dxa"/>
            </w:tcMar>
            <w:vAlign w:val="center"/>
          </w:tcPr>
          <w:p w14:paraId="4A2CB854" w14:textId="77777777" w:rsidR="0074447D" w:rsidRPr="00CB317A" w:rsidRDefault="0074447D" w:rsidP="0074447D">
            <w:pPr>
              <w:pStyle w:val="ParagraphText"/>
              <w:rPr>
                <w:b/>
              </w:rPr>
            </w:pPr>
          </w:p>
        </w:tc>
        <w:tc>
          <w:tcPr>
            <w:tcW w:w="1383" w:type="dxa"/>
            <w:tcBorders>
              <w:top w:val="single" w:sz="8" w:space="0" w:color="ABABAB"/>
              <w:left w:val="nil"/>
              <w:bottom w:val="single" w:sz="8" w:space="0" w:color="ABABAB"/>
              <w:right w:val="single" w:sz="8" w:space="0" w:color="ABABAB"/>
            </w:tcBorders>
            <w:tcMar>
              <w:top w:w="0" w:type="dxa"/>
              <w:left w:w="108" w:type="dxa"/>
              <w:bottom w:w="0" w:type="dxa"/>
              <w:right w:w="108" w:type="dxa"/>
            </w:tcMar>
            <w:vAlign w:val="center"/>
          </w:tcPr>
          <w:p w14:paraId="30A858FD" w14:textId="77777777" w:rsidR="0074447D" w:rsidRPr="00CB317A" w:rsidRDefault="0074447D" w:rsidP="008114EB">
            <w:pPr>
              <w:pStyle w:val="ParagraphText"/>
              <w:jc w:val="left"/>
              <w:rPr>
                <w:b/>
              </w:rPr>
            </w:pPr>
          </w:p>
        </w:tc>
        <w:tc>
          <w:tcPr>
            <w:tcW w:w="1734" w:type="dxa"/>
            <w:tcBorders>
              <w:top w:val="single" w:sz="8" w:space="0" w:color="ABABAB"/>
              <w:left w:val="nil"/>
              <w:bottom w:val="single" w:sz="8" w:space="0" w:color="ABABAB"/>
              <w:right w:val="single" w:sz="8" w:space="0" w:color="ABABAB"/>
            </w:tcBorders>
            <w:tcMar>
              <w:top w:w="0" w:type="dxa"/>
              <w:left w:w="108" w:type="dxa"/>
              <w:bottom w:w="0" w:type="dxa"/>
              <w:right w:w="108" w:type="dxa"/>
            </w:tcMar>
            <w:vAlign w:val="center"/>
          </w:tcPr>
          <w:p w14:paraId="456AC005" w14:textId="77777777" w:rsidR="0074447D" w:rsidRPr="00CB317A" w:rsidRDefault="0074447D" w:rsidP="008114EB">
            <w:pPr>
              <w:pStyle w:val="ParagraphText"/>
              <w:jc w:val="left"/>
              <w:rPr>
                <w:b/>
              </w:rPr>
            </w:pPr>
          </w:p>
        </w:tc>
        <w:tc>
          <w:tcPr>
            <w:tcW w:w="1232" w:type="dxa"/>
            <w:tcBorders>
              <w:top w:val="single" w:sz="8" w:space="0" w:color="ABABAB"/>
              <w:left w:val="nil"/>
              <w:bottom w:val="single" w:sz="8" w:space="0" w:color="ABABAB"/>
              <w:right w:val="single" w:sz="8" w:space="0" w:color="ABABAB"/>
            </w:tcBorders>
            <w:tcMar>
              <w:top w:w="0" w:type="dxa"/>
              <w:left w:w="108" w:type="dxa"/>
              <w:bottom w:w="0" w:type="dxa"/>
              <w:right w:w="108" w:type="dxa"/>
            </w:tcMar>
            <w:vAlign w:val="center"/>
          </w:tcPr>
          <w:p w14:paraId="2B555F0D" w14:textId="77777777" w:rsidR="0074447D" w:rsidRPr="00CB317A" w:rsidRDefault="0074447D" w:rsidP="0074447D">
            <w:pPr>
              <w:pStyle w:val="ParagraphText"/>
              <w:rPr>
                <w:b/>
              </w:rPr>
            </w:pPr>
          </w:p>
        </w:tc>
        <w:tc>
          <w:tcPr>
            <w:tcW w:w="4240" w:type="dxa"/>
            <w:gridSpan w:val="3"/>
            <w:tcBorders>
              <w:top w:val="single" w:sz="8" w:space="0" w:color="ABABAB"/>
              <w:left w:val="nil"/>
              <w:bottom w:val="single" w:sz="8" w:space="0" w:color="ABABAB"/>
              <w:right w:val="single" w:sz="8" w:space="0" w:color="ABABAB"/>
            </w:tcBorders>
            <w:tcMar>
              <w:top w:w="0" w:type="dxa"/>
              <w:left w:w="108" w:type="dxa"/>
              <w:bottom w:w="0" w:type="dxa"/>
              <w:right w:w="108" w:type="dxa"/>
            </w:tcMar>
            <w:vAlign w:val="center"/>
            <w:hideMark/>
          </w:tcPr>
          <w:p w14:paraId="052C4A65" w14:textId="77777777" w:rsidR="0074447D" w:rsidRPr="00CB317A" w:rsidRDefault="0074447D" w:rsidP="0074447D">
            <w:pPr>
              <w:pStyle w:val="ParagraphText"/>
              <w:rPr>
                <w:b/>
                <w:bCs/>
              </w:rPr>
            </w:pPr>
            <w:r w:rsidRPr="00CB317A">
              <w:rPr>
                <w:b/>
                <w:bCs/>
              </w:rPr>
              <w:t>Status as per September 2025</w:t>
            </w:r>
          </w:p>
        </w:tc>
      </w:tr>
      <w:tr w:rsidR="008114EB" w:rsidRPr="00C80238" w14:paraId="0E323FED" w14:textId="77777777" w:rsidTr="008114EB">
        <w:trPr>
          <w:trHeight w:val="330"/>
        </w:trPr>
        <w:tc>
          <w:tcPr>
            <w:tcW w:w="1278" w:type="dxa"/>
            <w:tcBorders>
              <w:top w:val="single" w:sz="8" w:space="0" w:color="ABABAB"/>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0FD1CA7C" w14:textId="77777777" w:rsidR="0074447D" w:rsidRPr="00CB317A" w:rsidRDefault="0074447D" w:rsidP="0074447D">
            <w:pPr>
              <w:pStyle w:val="ParagraphText"/>
              <w:rPr>
                <w:b/>
              </w:rPr>
            </w:pPr>
            <w:r w:rsidRPr="00CB317A">
              <w:rPr>
                <w:b/>
              </w:rPr>
              <w:t>Component</w:t>
            </w:r>
          </w:p>
        </w:tc>
        <w:tc>
          <w:tcPr>
            <w:tcW w:w="1383" w:type="dxa"/>
            <w:tcBorders>
              <w:top w:val="single" w:sz="8" w:space="0" w:color="ABABAB"/>
              <w:left w:val="nil"/>
              <w:bottom w:val="single" w:sz="8" w:space="0" w:color="ABABAB"/>
              <w:right w:val="single" w:sz="8" w:space="0" w:color="ABABAB"/>
            </w:tcBorders>
            <w:tcMar>
              <w:top w:w="0" w:type="dxa"/>
              <w:left w:w="108" w:type="dxa"/>
              <w:bottom w:w="0" w:type="dxa"/>
              <w:right w:w="108" w:type="dxa"/>
            </w:tcMar>
            <w:vAlign w:val="center"/>
            <w:hideMark/>
          </w:tcPr>
          <w:p w14:paraId="7E51AB6B" w14:textId="77777777" w:rsidR="0074447D" w:rsidRPr="00CB317A" w:rsidRDefault="0074447D" w:rsidP="008114EB">
            <w:pPr>
              <w:pStyle w:val="ParagraphText"/>
              <w:jc w:val="left"/>
              <w:rPr>
                <w:b/>
              </w:rPr>
            </w:pPr>
            <w:r w:rsidRPr="00CB317A">
              <w:rPr>
                <w:b/>
              </w:rPr>
              <w:t>Name</w:t>
            </w:r>
          </w:p>
        </w:tc>
        <w:tc>
          <w:tcPr>
            <w:tcW w:w="1734" w:type="dxa"/>
            <w:tcBorders>
              <w:top w:val="single" w:sz="8" w:space="0" w:color="ABABAB"/>
              <w:left w:val="nil"/>
              <w:bottom w:val="single" w:sz="8" w:space="0" w:color="ABABAB"/>
              <w:right w:val="single" w:sz="8" w:space="0" w:color="ABABAB"/>
            </w:tcBorders>
            <w:tcMar>
              <w:top w:w="0" w:type="dxa"/>
              <w:left w:w="108" w:type="dxa"/>
              <w:bottom w:w="0" w:type="dxa"/>
              <w:right w:w="108" w:type="dxa"/>
            </w:tcMar>
            <w:vAlign w:val="center"/>
            <w:hideMark/>
          </w:tcPr>
          <w:p w14:paraId="1E2A26CD" w14:textId="77777777" w:rsidR="0074447D" w:rsidRPr="00CB317A" w:rsidRDefault="0074447D" w:rsidP="008114EB">
            <w:pPr>
              <w:pStyle w:val="ParagraphText"/>
              <w:jc w:val="left"/>
              <w:rPr>
                <w:b/>
                <w:bCs/>
              </w:rPr>
            </w:pPr>
            <w:r w:rsidRPr="00CB317A">
              <w:rPr>
                <w:b/>
              </w:rPr>
              <w:t> </w:t>
            </w:r>
            <w:r w:rsidRPr="00CB317A">
              <w:rPr>
                <w:b/>
                <w:bCs/>
              </w:rPr>
              <w:t>Role</w:t>
            </w:r>
          </w:p>
        </w:tc>
        <w:tc>
          <w:tcPr>
            <w:tcW w:w="1232" w:type="dxa"/>
            <w:tcBorders>
              <w:top w:val="single" w:sz="8" w:space="0" w:color="ABABAB"/>
              <w:left w:val="nil"/>
              <w:bottom w:val="single" w:sz="8" w:space="0" w:color="ABABAB"/>
              <w:right w:val="single" w:sz="8" w:space="0" w:color="ABABAB"/>
            </w:tcBorders>
            <w:tcMar>
              <w:top w:w="0" w:type="dxa"/>
              <w:left w:w="108" w:type="dxa"/>
              <w:bottom w:w="0" w:type="dxa"/>
              <w:right w:w="108" w:type="dxa"/>
            </w:tcMar>
            <w:vAlign w:val="center"/>
            <w:hideMark/>
          </w:tcPr>
          <w:p w14:paraId="521F54EC" w14:textId="77777777" w:rsidR="0074447D" w:rsidRPr="00CB317A" w:rsidRDefault="0074447D" w:rsidP="008114EB">
            <w:pPr>
              <w:pStyle w:val="ParagraphText"/>
              <w:jc w:val="left"/>
              <w:rPr>
                <w:b/>
                <w:bCs/>
              </w:rPr>
            </w:pPr>
            <w:r w:rsidRPr="00CB317A">
              <w:rPr>
                <w:b/>
              </w:rPr>
              <w:t xml:space="preserve">Required for </w:t>
            </w:r>
            <w:r w:rsidRPr="00CB317A">
              <w:rPr>
                <w:b/>
                <w:bCs/>
              </w:rPr>
              <w:t xml:space="preserve">EBU </w:t>
            </w:r>
            <w:r w:rsidRPr="00CB317A">
              <w:rPr>
                <w:b/>
              </w:rPr>
              <w:t>DTE testbed</w:t>
            </w:r>
            <w:r w:rsidRPr="00CB317A">
              <w:rPr>
                <w:b/>
                <w:bCs/>
              </w:rPr>
              <w:t xml:space="preserve"> ?</w:t>
            </w:r>
          </w:p>
        </w:tc>
        <w:tc>
          <w:tcPr>
            <w:tcW w:w="1422" w:type="dxa"/>
            <w:tcBorders>
              <w:top w:val="single" w:sz="8" w:space="0" w:color="ABABAB"/>
              <w:left w:val="nil"/>
              <w:bottom w:val="single" w:sz="8" w:space="0" w:color="ABABAB"/>
              <w:right w:val="single" w:sz="8" w:space="0" w:color="ABABAB"/>
            </w:tcBorders>
            <w:tcMar>
              <w:top w:w="0" w:type="dxa"/>
              <w:left w:w="108" w:type="dxa"/>
              <w:bottom w:w="0" w:type="dxa"/>
              <w:right w:w="108" w:type="dxa"/>
            </w:tcMar>
            <w:vAlign w:val="center"/>
            <w:hideMark/>
          </w:tcPr>
          <w:p w14:paraId="1709C265" w14:textId="77777777" w:rsidR="0074447D" w:rsidRPr="00CB317A" w:rsidRDefault="0074447D" w:rsidP="008114EB">
            <w:pPr>
              <w:pStyle w:val="ParagraphText"/>
              <w:jc w:val="left"/>
              <w:rPr>
                <w:b/>
                <w:bCs/>
              </w:rPr>
            </w:pPr>
            <w:r w:rsidRPr="00CB317A">
              <w:rPr>
                <w:b/>
              </w:rPr>
              <w:t>(Fully) Available in 5G-MAG Reference Tools or in 5GCore</w:t>
            </w:r>
            <w:r w:rsidRPr="00CB317A">
              <w:rPr>
                <w:b/>
                <w:bCs/>
              </w:rPr>
              <w:t xml:space="preserve"> ?</w:t>
            </w:r>
          </w:p>
        </w:tc>
        <w:tc>
          <w:tcPr>
            <w:tcW w:w="1409" w:type="dxa"/>
            <w:tcBorders>
              <w:top w:val="single" w:sz="8" w:space="0" w:color="ABABAB"/>
              <w:left w:val="nil"/>
              <w:bottom w:val="single" w:sz="8" w:space="0" w:color="ABABAB"/>
              <w:right w:val="single" w:sz="8" w:space="0" w:color="ABABAB"/>
            </w:tcBorders>
            <w:tcMar>
              <w:top w:w="0" w:type="dxa"/>
              <w:left w:w="108" w:type="dxa"/>
              <w:bottom w:w="0" w:type="dxa"/>
              <w:right w:w="108" w:type="dxa"/>
            </w:tcMar>
            <w:vAlign w:val="center"/>
            <w:hideMark/>
          </w:tcPr>
          <w:p w14:paraId="6C735C4E" w14:textId="77777777" w:rsidR="0074447D" w:rsidRPr="00CB317A" w:rsidRDefault="0074447D" w:rsidP="008114EB">
            <w:pPr>
              <w:pStyle w:val="ParagraphText"/>
              <w:jc w:val="left"/>
              <w:rPr>
                <w:b/>
                <w:bCs/>
              </w:rPr>
            </w:pPr>
            <w:r w:rsidRPr="00CB317A">
              <w:rPr>
                <w:b/>
              </w:rPr>
              <w:t>Under development in UPV for 5G-MAG</w:t>
            </w:r>
            <w:r w:rsidRPr="00CB317A">
              <w:rPr>
                <w:b/>
                <w:bCs/>
              </w:rPr>
              <w:t xml:space="preserve"> ?</w:t>
            </w:r>
          </w:p>
        </w:tc>
        <w:tc>
          <w:tcPr>
            <w:tcW w:w="1409" w:type="dxa"/>
            <w:tcBorders>
              <w:top w:val="single" w:sz="8" w:space="0" w:color="ABABAB"/>
              <w:left w:val="nil"/>
              <w:bottom w:val="single" w:sz="8" w:space="0" w:color="ABABAB"/>
              <w:right w:val="single" w:sz="8" w:space="0" w:color="ABABAB"/>
            </w:tcBorders>
            <w:tcMar>
              <w:top w:w="0" w:type="dxa"/>
              <w:left w:w="108" w:type="dxa"/>
              <w:bottom w:w="0" w:type="dxa"/>
              <w:right w:w="108" w:type="dxa"/>
            </w:tcMar>
            <w:vAlign w:val="center"/>
            <w:hideMark/>
          </w:tcPr>
          <w:p w14:paraId="20A8FE58" w14:textId="77777777" w:rsidR="0074447D" w:rsidRPr="00CB317A" w:rsidRDefault="0074447D" w:rsidP="008114EB">
            <w:pPr>
              <w:pStyle w:val="ParagraphText"/>
              <w:jc w:val="left"/>
              <w:rPr>
                <w:b/>
                <w:bCs/>
              </w:rPr>
            </w:pPr>
            <w:r w:rsidRPr="00CB317A">
              <w:rPr>
                <w:b/>
              </w:rPr>
              <w:t>Under development in other members for 5G-MAG</w:t>
            </w:r>
            <w:r w:rsidRPr="00CB317A">
              <w:rPr>
                <w:b/>
                <w:bCs/>
              </w:rPr>
              <w:t xml:space="preserve"> ?</w:t>
            </w:r>
          </w:p>
        </w:tc>
      </w:tr>
      <w:tr w:rsidR="008114EB" w:rsidRPr="00C80238" w14:paraId="720E5077"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38CB254A" w14:textId="77777777" w:rsidR="0074447D" w:rsidRPr="00CB317A" w:rsidRDefault="0074447D" w:rsidP="0074447D">
            <w:pPr>
              <w:pStyle w:val="ParagraphText"/>
            </w:pPr>
            <w:r w:rsidRPr="00CB317A">
              <w:t>AF/AS</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64625894" w14:textId="33A88354" w:rsidR="0074447D" w:rsidRPr="00CB317A" w:rsidRDefault="0074447D" w:rsidP="008114EB">
            <w:pPr>
              <w:pStyle w:val="ParagraphText"/>
              <w:jc w:val="left"/>
            </w:pPr>
            <w:r w:rsidRPr="00CB317A">
              <w:t>Application Function/</w:t>
            </w:r>
            <w:r w:rsidRPr="00CB317A">
              <w:br/>
              <w:t>Application Server</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2BED17A8" w14:textId="77777777" w:rsidR="0074447D" w:rsidRPr="00CB317A" w:rsidRDefault="0074447D" w:rsidP="008114EB">
            <w:pPr>
              <w:pStyle w:val="ParagraphText"/>
              <w:jc w:val="left"/>
            </w:pPr>
            <w:r w:rsidRPr="00CB317A">
              <w:t>External application that requests and controls multicast/broadcast services</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41B16578" w14:textId="77777777" w:rsidR="0074447D" w:rsidRPr="00CB317A" w:rsidRDefault="0074447D" w:rsidP="0074447D">
            <w:pPr>
              <w:pStyle w:val="ParagraphText"/>
            </w:pPr>
            <w:r w:rsidRPr="00CB317A">
              <w:t>Yes</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4D8E737A" w14:textId="77777777" w:rsidR="0074447D" w:rsidRPr="00CB317A" w:rsidRDefault="0074447D" w:rsidP="0074447D">
            <w:pPr>
              <w:pStyle w:val="ParagraphText"/>
            </w:pPr>
            <w:r w:rsidRPr="00CB317A">
              <w:t>(No) Partial</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6CF0E2B7" w14:textId="77777777" w:rsidR="0074447D" w:rsidRPr="00CB317A" w:rsidRDefault="0074447D" w:rsidP="0074447D">
            <w:pPr>
              <w:pStyle w:val="ParagraphText"/>
            </w:pPr>
            <w:r w:rsidRPr="00CB317A">
              <w:t> </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03666B0" w14:textId="77777777" w:rsidR="0074447D" w:rsidRPr="00CB317A" w:rsidRDefault="0074447D" w:rsidP="0074447D">
            <w:pPr>
              <w:pStyle w:val="ParagraphText"/>
            </w:pPr>
            <w:r w:rsidRPr="00CB317A">
              <w:t>Yes</w:t>
            </w:r>
          </w:p>
        </w:tc>
      </w:tr>
      <w:tr w:rsidR="008114EB" w:rsidRPr="00C80238" w14:paraId="13015E35"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2A31E00A" w14:textId="77777777" w:rsidR="0074447D" w:rsidRPr="00CB317A" w:rsidRDefault="0074447D" w:rsidP="0074447D">
            <w:pPr>
              <w:pStyle w:val="ParagraphText"/>
            </w:pPr>
            <w:r w:rsidRPr="00CB317A">
              <w:t>NEF</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66CAE62" w14:textId="77777777" w:rsidR="0074447D" w:rsidRPr="00CB317A" w:rsidRDefault="0074447D" w:rsidP="008114EB">
            <w:pPr>
              <w:pStyle w:val="ParagraphText"/>
              <w:jc w:val="left"/>
            </w:pPr>
            <w:r w:rsidRPr="00CB317A">
              <w:t>Network Exposure Function</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226ABBC5" w14:textId="77777777" w:rsidR="0074447D" w:rsidRPr="00CB317A" w:rsidRDefault="0074447D" w:rsidP="008114EB">
            <w:pPr>
              <w:pStyle w:val="ParagraphText"/>
              <w:jc w:val="left"/>
            </w:pPr>
            <w:r w:rsidRPr="00CB317A">
              <w:t>Exposes network capabilities securely to external applications</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3B24A0F" w14:textId="77777777" w:rsidR="0074447D" w:rsidRPr="00CB317A" w:rsidRDefault="0074447D" w:rsidP="0074447D">
            <w:pPr>
              <w:pStyle w:val="ParagraphText"/>
            </w:pPr>
            <w:r w:rsidRPr="00CB317A">
              <w:t>No</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9D004F5" w14:textId="77777777" w:rsidR="0074447D" w:rsidRPr="00CB317A" w:rsidRDefault="0074447D" w:rsidP="0074447D">
            <w:pPr>
              <w:pStyle w:val="ParagraphText"/>
            </w:pPr>
            <w:r w:rsidRPr="00CB317A">
              <w:t>N/A</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C5AE6DF" w14:textId="77777777" w:rsidR="0074447D" w:rsidRPr="00CB317A" w:rsidRDefault="0074447D" w:rsidP="0074447D">
            <w:pPr>
              <w:pStyle w:val="ParagraphText"/>
            </w:pPr>
            <w:r w:rsidRPr="00CB317A">
              <w:t> N/A</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2657D7DF" w14:textId="77777777" w:rsidR="0074447D" w:rsidRPr="00CB317A" w:rsidRDefault="0074447D" w:rsidP="0074447D">
            <w:pPr>
              <w:pStyle w:val="ParagraphText"/>
            </w:pPr>
            <w:r w:rsidRPr="00CB317A">
              <w:t>N/A </w:t>
            </w:r>
          </w:p>
        </w:tc>
      </w:tr>
      <w:tr w:rsidR="008114EB" w:rsidRPr="00C80238" w14:paraId="2B963CFA"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3687C2B7" w14:textId="77777777" w:rsidR="0074447D" w:rsidRPr="00CB317A" w:rsidRDefault="0074447D" w:rsidP="0074447D">
            <w:pPr>
              <w:pStyle w:val="ParagraphText"/>
            </w:pPr>
            <w:r w:rsidRPr="00CB317A">
              <w:t>PCF</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145A772" w14:textId="77777777" w:rsidR="0074447D" w:rsidRPr="00CB317A" w:rsidRDefault="0074447D" w:rsidP="008114EB">
            <w:pPr>
              <w:pStyle w:val="ParagraphText"/>
              <w:jc w:val="left"/>
            </w:pPr>
            <w:r w:rsidRPr="00CB317A">
              <w:t>Policy Control Function</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38358666" w14:textId="77777777" w:rsidR="0074447D" w:rsidRPr="00CB317A" w:rsidRDefault="0074447D" w:rsidP="008114EB">
            <w:pPr>
              <w:pStyle w:val="ParagraphText"/>
              <w:jc w:val="left"/>
            </w:pPr>
            <w:r w:rsidRPr="00CB317A">
              <w:t>Provides policy rules for multicast/broadcast services</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871C38E" w14:textId="77777777" w:rsidR="0074447D" w:rsidRPr="00CB317A" w:rsidRDefault="0074447D" w:rsidP="0074447D">
            <w:pPr>
              <w:pStyle w:val="ParagraphText"/>
            </w:pPr>
            <w:r w:rsidRPr="00CB317A">
              <w:t>No</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3F6809E2" w14:textId="77777777" w:rsidR="0074447D" w:rsidRPr="00CB317A" w:rsidRDefault="0074447D" w:rsidP="0074447D">
            <w:pPr>
              <w:pStyle w:val="ParagraphText"/>
            </w:pPr>
            <w:r w:rsidRPr="00CB317A">
              <w:t>N/A</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5500124" w14:textId="77777777" w:rsidR="0074447D" w:rsidRPr="00CB317A" w:rsidRDefault="0074447D" w:rsidP="0074447D">
            <w:pPr>
              <w:pStyle w:val="ParagraphText"/>
            </w:pPr>
            <w:r w:rsidRPr="00CB317A">
              <w:t> N/A</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394873FB" w14:textId="77777777" w:rsidR="0074447D" w:rsidRPr="00CB317A" w:rsidRDefault="0074447D" w:rsidP="0074447D">
            <w:pPr>
              <w:pStyle w:val="ParagraphText"/>
            </w:pPr>
            <w:r w:rsidRPr="00CB317A">
              <w:t>N/A </w:t>
            </w:r>
          </w:p>
        </w:tc>
      </w:tr>
      <w:tr w:rsidR="008114EB" w:rsidRPr="00C80238" w14:paraId="10DE4508"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3DADFFAA" w14:textId="77777777" w:rsidR="0074447D" w:rsidRPr="00CB317A" w:rsidRDefault="0074447D" w:rsidP="0074447D">
            <w:pPr>
              <w:pStyle w:val="ParagraphText"/>
            </w:pPr>
            <w:r w:rsidRPr="00CB317A">
              <w:t>MBSF</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735E31D" w14:textId="34FA5191" w:rsidR="0074447D" w:rsidRPr="00CB317A" w:rsidRDefault="0074447D" w:rsidP="008114EB">
            <w:pPr>
              <w:pStyle w:val="ParagraphText"/>
              <w:jc w:val="left"/>
            </w:pPr>
            <w:r w:rsidRPr="00CB317A">
              <w:t>Multicast/</w:t>
            </w:r>
            <w:r w:rsidR="00D3216F" w:rsidRPr="00CB317A">
              <w:br/>
            </w:r>
            <w:r w:rsidRPr="00CB317A">
              <w:t>Broadcast Session Function</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4956BEE1" w14:textId="77777777" w:rsidR="0074447D" w:rsidRPr="00CB317A" w:rsidRDefault="0074447D" w:rsidP="008114EB">
            <w:pPr>
              <w:pStyle w:val="ParagraphText"/>
              <w:jc w:val="left"/>
            </w:pPr>
            <w:r w:rsidRPr="00CB317A">
              <w:t>Controls multicast/broadcast session lifecycle</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FE5946F" w14:textId="77777777" w:rsidR="0074447D" w:rsidRPr="00CB317A" w:rsidRDefault="0074447D" w:rsidP="0074447D">
            <w:pPr>
              <w:pStyle w:val="ParagraphText"/>
            </w:pPr>
            <w:r w:rsidRPr="00CB317A">
              <w:t>Yes</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457C1FDF" w14:textId="77777777" w:rsidR="0074447D" w:rsidRPr="00CB317A" w:rsidRDefault="0074447D" w:rsidP="0074447D">
            <w:pPr>
              <w:pStyle w:val="ParagraphText"/>
            </w:pPr>
            <w:r w:rsidRPr="00CB317A">
              <w:t>No</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45DF74AB" w14:textId="77777777" w:rsidR="0074447D" w:rsidRPr="00CB317A" w:rsidRDefault="0074447D" w:rsidP="0074447D">
            <w:pPr>
              <w:pStyle w:val="ParagraphText"/>
            </w:pPr>
            <w:r w:rsidRPr="00CB317A">
              <w:t> </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288BA8FA" w14:textId="77777777" w:rsidR="0074447D" w:rsidRPr="00CB317A" w:rsidRDefault="0074447D" w:rsidP="0074447D">
            <w:pPr>
              <w:pStyle w:val="ParagraphText"/>
            </w:pPr>
            <w:r w:rsidRPr="00CB317A">
              <w:t>Yes</w:t>
            </w:r>
          </w:p>
        </w:tc>
      </w:tr>
      <w:tr w:rsidR="008114EB" w:rsidRPr="00C80238" w14:paraId="02A93FE3"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3A0AFEF3" w14:textId="77777777" w:rsidR="0074447D" w:rsidRPr="00CB317A" w:rsidRDefault="0074447D" w:rsidP="0074447D">
            <w:pPr>
              <w:pStyle w:val="ParagraphText"/>
            </w:pPr>
            <w:r w:rsidRPr="00CB317A">
              <w:t>MBSTF</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2E38F36" w14:textId="32544D0C" w:rsidR="0074447D" w:rsidRPr="00CB317A" w:rsidRDefault="0074447D" w:rsidP="008114EB">
            <w:pPr>
              <w:pStyle w:val="ParagraphText"/>
              <w:jc w:val="left"/>
            </w:pPr>
            <w:r w:rsidRPr="00CB317A">
              <w:t>Multicast/</w:t>
            </w:r>
            <w:r w:rsidR="00D3216F" w:rsidRPr="00CB317A">
              <w:br/>
            </w:r>
            <w:r w:rsidRPr="00CB317A">
              <w:t>Broadcast Service Transport Function</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EF9E9C6" w14:textId="77777777" w:rsidR="0074447D" w:rsidRPr="00CB317A" w:rsidRDefault="0074447D" w:rsidP="008114EB">
            <w:pPr>
              <w:pStyle w:val="ParagraphText"/>
              <w:jc w:val="left"/>
            </w:pPr>
            <w:r w:rsidRPr="00CB317A">
              <w:t>Responsible for service transport for multicast/broadcast</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48A44FE" w14:textId="77777777" w:rsidR="0074447D" w:rsidRPr="00CB317A" w:rsidRDefault="0074447D" w:rsidP="0074447D">
            <w:pPr>
              <w:pStyle w:val="ParagraphText"/>
            </w:pPr>
            <w:r w:rsidRPr="00CB317A">
              <w:t>Yes</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785AC0C" w14:textId="77777777" w:rsidR="0074447D" w:rsidRPr="00CB317A" w:rsidRDefault="0074447D" w:rsidP="0074447D">
            <w:pPr>
              <w:pStyle w:val="ParagraphText"/>
            </w:pPr>
            <w:r w:rsidRPr="00CB317A">
              <w:t>Yes</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3E263827" w14:textId="77777777" w:rsidR="0074447D" w:rsidRPr="00CB317A" w:rsidRDefault="0074447D" w:rsidP="0074447D">
            <w:pPr>
              <w:pStyle w:val="ParagraphText"/>
            </w:pPr>
            <w:r w:rsidRPr="00CB317A">
              <w:t> </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tcPr>
          <w:p w14:paraId="5B450A4E" w14:textId="77777777" w:rsidR="0074447D" w:rsidRPr="00CB317A" w:rsidRDefault="0074447D" w:rsidP="0074447D">
            <w:pPr>
              <w:pStyle w:val="ParagraphText"/>
            </w:pPr>
          </w:p>
        </w:tc>
      </w:tr>
      <w:tr w:rsidR="008114EB" w:rsidRPr="00C80238" w14:paraId="10FAD4DA"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32048A02" w14:textId="77777777" w:rsidR="0074447D" w:rsidRPr="00CB317A" w:rsidRDefault="0074447D" w:rsidP="0074447D">
            <w:pPr>
              <w:pStyle w:val="ParagraphText"/>
            </w:pPr>
            <w:r w:rsidRPr="00CB317A">
              <w:t>MB-UPF</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32F3E73" w14:textId="0CB9E250" w:rsidR="0074447D" w:rsidRPr="00CB317A" w:rsidRDefault="0074447D" w:rsidP="008114EB">
            <w:pPr>
              <w:pStyle w:val="ParagraphText"/>
              <w:jc w:val="left"/>
            </w:pPr>
            <w:r w:rsidRPr="00CB317A">
              <w:t>Multicast/</w:t>
            </w:r>
            <w:r w:rsidR="00D3216F" w:rsidRPr="00CB317A">
              <w:br/>
            </w:r>
            <w:r w:rsidRPr="00CB317A">
              <w:t>Broadcast UPF</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67BBCCE" w14:textId="77777777" w:rsidR="0074447D" w:rsidRPr="00CB317A" w:rsidRDefault="0074447D" w:rsidP="008114EB">
            <w:pPr>
              <w:pStyle w:val="ParagraphText"/>
              <w:jc w:val="left"/>
            </w:pPr>
            <w:r w:rsidRPr="00CB317A">
              <w:t>Handles multicast/broadcast data delivery</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040734EF" w14:textId="77777777" w:rsidR="0074447D" w:rsidRPr="00CB317A" w:rsidRDefault="0074447D" w:rsidP="0074447D">
            <w:pPr>
              <w:pStyle w:val="ParagraphText"/>
            </w:pPr>
            <w:r w:rsidRPr="00CB317A">
              <w:t>Yes</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23865F50" w14:textId="77777777" w:rsidR="0074447D" w:rsidRPr="00CB317A" w:rsidRDefault="0074447D" w:rsidP="0074447D">
            <w:pPr>
              <w:pStyle w:val="ParagraphText"/>
            </w:pPr>
            <w:r w:rsidRPr="00CB317A">
              <w:t>(No) Partial</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5033329" w14:textId="77777777" w:rsidR="0074447D" w:rsidRPr="00CB317A" w:rsidRDefault="0074447D" w:rsidP="0074447D">
            <w:pPr>
              <w:pStyle w:val="ParagraphText"/>
            </w:pPr>
            <w:r w:rsidRPr="00CB317A">
              <w:t> Yes</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6CEA774" w14:textId="77777777" w:rsidR="0074447D" w:rsidRPr="00CB317A" w:rsidRDefault="0074447D" w:rsidP="0074447D">
            <w:pPr>
              <w:pStyle w:val="ParagraphText"/>
            </w:pPr>
            <w:r w:rsidRPr="00CB317A">
              <w:t> Yes</w:t>
            </w:r>
          </w:p>
        </w:tc>
      </w:tr>
      <w:tr w:rsidR="008114EB" w:rsidRPr="00C80238" w14:paraId="6C0DDB7C"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01C45C28" w14:textId="77777777" w:rsidR="0074447D" w:rsidRPr="00CB317A" w:rsidRDefault="0074447D" w:rsidP="0074447D">
            <w:pPr>
              <w:pStyle w:val="ParagraphText"/>
            </w:pPr>
            <w:r w:rsidRPr="00CB317A">
              <w:t>MB-SMF</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65101D68" w14:textId="0AE81A35" w:rsidR="0074447D" w:rsidRPr="00CB317A" w:rsidRDefault="0074447D" w:rsidP="008114EB">
            <w:pPr>
              <w:pStyle w:val="ParagraphText"/>
              <w:jc w:val="left"/>
            </w:pPr>
            <w:r w:rsidRPr="00CB317A">
              <w:t>Multicast/</w:t>
            </w:r>
            <w:r w:rsidR="00D3216F" w:rsidRPr="00CB317A">
              <w:br/>
            </w:r>
            <w:r w:rsidRPr="00CB317A">
              <w:t>Broadcast SMF</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36450570" w14:textId="77777777" w:rsidR="0074447D" w:rsidRPr="00CB317A" w:rsidRDefault="0074447D" w:rsidP="008114EB">
            <w:pPr>
              <w:pStyle w:val="ParagraphText"/>
              <w:jc w:val="left"/>
            </w:pPr>
            <w:r w:rsidRPr="00CB317A">
              <w:t>Specialized version of SMF for multicast/broadcast</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0EE5E53" w14:textId="77777777" w:rsidR="0074447D" w:rsidRPr="00CB317A" w:rsidRDefault="0074447D" w:rsidP="0074447D">
            <w:pPr>
              <w:pStyle w:val="ParagraphText"/>
            </w:pPr>
            <w:r w:rsidRPr="00CB317A">
              <w:t>Yes</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23A55851" w14:textId="77777777" w:rsidR="0074447D" w:rsidRPr="00CB317A" w:rsidRDefault="0074447D" w:rsidP="0074447D">
            <w:pPr>
              <w:pStyle w:val="ParagraphText"/>
            </w:pPr>
            <w:r w:rsidRPr="00CB317A">
              <w:t>(No) Partial</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939DDD1" w14:textId="77777777" w:rsidR="0074447D" w:rsidRPr="00CB317A" w:rsidRDefault="0074447D" w:rsidP="0074447D">
            <w:pPr>
              <w:pStyle w:val="ParagraphText"/>
            </w:pPr>
            <w:r w:rsidRPr="00CB317A">
              <w:t>Yes </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BFF4BDA" w14:textId="77777777" w:rsidR="0074447D" w:rsidRPr="00CB317A" w:rsidRDefault="0074447D" w:rsidP="0074447D">
            <w:pPr>
              <w:pStyle w:val="ParagraphText"/>
            </w:pPr>
            <w:r w:rsidRPr="00CB317A">
              <w:t> </w:t>
            </w:r>
          </w:p>
        </w:tc>
      </w:tr>
      <w:tr w:rsidR="008114EB" w:rsidRPr="00C80238" w14:paraId="02E55D1D"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6AAA1676" w14:textId="77777777" w:rsidR="0074447D" w:rsidRPr="00CB317A" w:rsidRDefault="0074447D" w:rsidP="0074447D">
            <w:pPr>
              <w:pStyle w:val="ParagraphText"/>
            </w:pPr>
            <w:r w:rsidRPr="00CB317A">
              <w:t>UPF</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A2C94CC" w14:textId="77777777" w:rsidR="0074447D" w:rsidRPr="00CB317A" w:rsidRDefault="0074447D" w:rsidP="008114EB">
            <w:pPr>
              <w:pStyle w:val="ParagraphText"/>
              <w:jc w:val="left"/>
            </w:pPr>
            <w:r w:rsidRPr="00CB317A">
              <w:t>User Plane Function</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3B55071D" w14:textId="77777777" w:rsidR="0074447D" w:rsidRPr="00CB317A" w:rsidRDefault="0074447D" w:rsidP="008114EB">
            <w:pPr>
              <w:pStyle w:val="ParagraphText"/>
              <w:jc w:val="left"/>
            </w:pPr>
            <w:r w:rsidRPr="00CB317A">
              <w:t>Routes and forwards unicast user data packets</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47FEB56E" w14:textId="77777777" w:rsidR="0074447D" w:rsidRPr="00CB317A" w:rsidRDefault="0074447D" w:rsidP="0074447D">
            <w:pPr>
              <w:pStyle w:val="ParagraphText"/>
            </w:pPr>
            <w:r w:rsidRPr="00CB317A">
              <w:t>Yes</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1832B42" w14:textId="77777777" w:rsidR="0074447D" w:rsidRPr="00CB317A" w:rsidRDefault="0074447D" w:rsidP="0074447D">
            <w:pPr>
              <w:pStyle w:val="ParagraphText"/>
            </w:pPr>
            <w:r w:rsidRPr="00CB317A">
              <w:t>Yes</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01F44D6" w14:textId="77777777" w:rsidR="0074447D" w:rsidRPr="00CB317A" w:rsidRDefault="0074447D" w:rsidP="0074447D">
            <w:pPr>
              <w:pStyle w:val="ParagraphText"/>
            </w:pP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AA0B8FB" w14:textId="77777777" w:rsidR="0074447D" w:rsidRPr="00CB317A" w:rsidRDefault="0074447D" w:rsidP="0074447D">
            <w:pPr>
              <w:pStyle w:val="ParagraphText"/>
            </w:pPr>
            <w:r w:rsidRPr="00CB317A">
              <w:t> </w:t>
            </w:r>
          </w:p>
        </w:tc>
      </w:tr>
      <w:tr w:rsidR="008114EB" w:rsidRPr="00C80238" w14:paraId="6FEF3263"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3431D29D" w14:textId="77777777" w:rsidR="0074447D" w:rsidRPr="00CB317A" w:rsidRDefault="0074447D" w:rsidP="0074447D">
            <w:pPr>
              <w:pStyle w:val="ParagraphText"/>
            </w:pPr>
            <w:r w:rsidRPr="00CB317A">
              <w:t>SMF</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669A9E6" w14:textId="77777777" w:rsidR="0074447D" w:rsidRPr="00CB317A" w:rsidRDefault="0074447D" w:rsidP="008114EB">
            <w:pPr>
              <w:pStyle w:val="ParagraphText"/>
              <w:jc w:val="left"/>
            </w:pPr>
            <w:r w:rsidRPr="00CB317A">
              <w:t>Session Management Function</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4EA7DDBB" w14:textId="77777777" w:rsidR="0074447D" w:rsidRPr="00CB317A" w:rsidRDefault="0074447D" w:rsidP="008114EB">
            <w:pPr>
              <w:pStyle w:val="ParagraphText"/>
              <w:jc w:val="left"/>
            </w:pPr>
            <w:r w:rsidRPr="00CB317A">
              <w:t>Manages session establishment, modification, and release for unicast services</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8F22E78" w14:textId="77777777" w:rsidR="0074447D" w:rsidRPr="00CB317A" w:rsidRDefault="0074447D" w:rsidP="0074447D">
            <w:pPr>
              <w:pStyle w:val="ParagraphText"/>
            </w:pPr>
            <w:r w:rsidRPr="00CB317A">
              <w:t>Yes</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DED7BC6" w14:textId="77777777" w:rsidR="0074447D" w:rsidRPr="00CB317A" w:rsidRDefault="0074447D" w:rsidP="0074447D">
            <w:pPr>
              <w:pStyle w:val="ParagraphText"/>
            </w:pPr>
            <w:r w:rsidRPr="00CB317A">
              <w:t>Yes</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3AB22E07" w14:textId="77777777" w:rsidR="0074447D" w:rsidRPr="00CB317A" w:rsidRDefault="0074447D" w:rsidP="0074447D">
            <w:pPr>
              <w:pStyle w:val="ParagraphText"/>
            </w:pPr>
            <w:r w:rsidRPr="00CB317A">
              <w:t> </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609C86E0" w14:textId="77777777" w:rsidR="0074447D" w:rsidRPr="00CB317A" w:rsidRDefault="0074447D" w:rsidP="0074447D">
            <w:pPr>
              <w:pStyle w:val="ParagraphText"/>
            </w:pPr>
            <w:r w:rsidRPr="00CB317A">
              <w:t> </w:t>
            </w:r>
          </w:p>
        </w:tc>
      </w:tr>
      <w:tr w:rsidR="008114EB" w:rsidRPr="00C80238" w14:paraId="2C5720D4"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466CF933" w14:textId="77777777" w:rsidR="0074447D" w:rsidRPr="00CB317A" w:rsidRDefault="0074447D" w:rsidP="0074447D">
            <w:pPr>
              <w:pStyle w:val="ParagraphText"/>
            </w:pPr>
            <w:r w:rsidRPr="00CB317A">
              <w:t>UDM</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DA0EF78" w14:textId="77777777" w:rsidR="0074447D" w:rsidRPr="00CB317A" w:rsidRDefault="0074447D" w:rsidP="008114EB">
            <w:pPr>
              <w:pStyle w:val="ParagraphText"/>
              <w:jc w:val="left"/>
            </w:pPr>
            <w:r w:rsidRPr="00CB317A">
              <w:t>Unified Data Management</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020FB58D" w14:textId="77777777" w:rsidR="0074447D" w:rsidRPr="00CB317A" w:rsidRDefault="0074447D" w:rsidP="008114EB">
            <w:pPr>
              <w:pStyle w:val="ParagraphText"/>
              <w:jc w:val="left"/>
            </w:pPr>
            <w:r w:rsidRPr="00CB317A">
              <w:t>Stores and manages subscriber data</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2FB4855E" w14:textId="77777777" w:rsidR="0074447D" w:rsidRPr="00CB317A" w:rsidRDefault="0074447D" w:rsidP="0074447D">
            <w:pPr>
              <w:pStyle w:val="ParagraphText"/>
            </w:pPr>
            <w:r w:rsidRPr="00CB317A">
              <w:t>No</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3B6D21E5" w14:textId="77777777" w:rsidR="0074447D" w:rsidRPr="00CB317A" w:rsidRDefault="0074447D" w:rsidP="0074447D">
            <w:pPr>
              <w:pStyle w:val="ParagraphText"/>
            </w:pPr>
            <w:r w:rsidRPr="00CB317A">
              <w:t>Yes</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64BA2841" w14:textId="77777777" w:rsidR="0074447D" w:rsidRPr="00CB317A" w:rsidRDefault="0074447D" w:rsidP="0074447D">
            <w:pPr>
              <w:pStyle w:val="ParagraphText"/>
            </w:pPr>
            <w:r w:rsidRPr="00CB317A">
              <w:t> </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4A72C30" w14:textId="77777777" w:rsidR="0074447D" w:rsidRPr="00CB317A" w:rsidRDefault="0074447D" w:rsidP="0074447D">
            <w:pPr>
              <w:pStyle w:val="ParagraphText"/>
            </w:pPr>
            <w:r w:rsidRPr="00CB317A">
              <w:t> </w:t>
            </w:r>
          </w:p>
        </w:tc>
      </w:tr>
      <w:tr w:rsidR="008114EB" w:rsidRPr="00C80238" w14:paraId="53575923"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2593345E" w14:textId="77777777" w:rsidR="0074447D" w:rsidRPr="00CB317A" w:rsidRDefault="0074447D" w:rsidP="0074447D">
            <w:pPr>
              <w:pStyle w:val="ParagraphText"/>
            </w:pPr>
            <w:r w:rsidRPr="00CB317A">
              <w:t>AMF</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B4CBB57" w14:textId="77777777" w:rsidR="0074447D" w:rsidRPr="00CB317A" w:rsidRDefault="0074447D" w:rsidP="008114EB">
            <w:pPr>
              <w:pStyle w:val="ParagraphText"/>
              <w:jc w:val="left"/>
            </w:pPr>
            <w:r w:rsidRPr="00CB317A">
              <w:t>Access and Mobility Management Function</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69BBAD21" w14:textId="77777777" w:rsidR="0074447D" w:rsidRPr="00CB317A" w:rsidRDefault="0074447D" w:rsidP="008114EB">
            <w:pPr>
              <w:pStyle w:val="ParagraphText"/>
              <w:jc w:val="left"/>
            </w:pPr>
            <w:r w:rsidRPr="00CB317A">
              <w:t>Manages registration, mobility, and connection management for the UE</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FEDB17D" w14:textId="77777777" w:rsidR="0074447D" w:rsidRPr="00CB317A" w:rsidRDefault="0074447D" w:rsidP="0074447D">
            <w:pPr>
              <w:pStyle w:val="ParagraphText"/>
            </w:pPr>
            <w:r w:rsidRPr="00CB317A">
              <w:t>Yes</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3CBEF4D5" w14:textId="77777777" w:rsidR="0074447D" w:rsidRPr="00CB317A" w:rsidRDefault="0074447D" w:rsidP="0074447D">
            <w:pPr>
              <w:pStyle w:val="ParagraphText"/>
            </w:pPr>
            <w:r w:rsidRPr="00CB317A">
              <w:t>Yes</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04C362DA" w14:textId="77777777" w:rsidR="0074447D" w:rsidRPr="00CB317A" w:rsidRDefault="0074447D" w:rsidP="0074447D">
            <w:pPr>
              <w:pStyle w:val="ParagraphText"/>
            </w:pPr>
            <w:r w:rsidRPr="00CB317A">
              <w:t> </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6B40602" w14:textId="77777777" w:rsidR="0074447D" w:rsidRPr="00CB317A" w:rsidRDefault="0074447D" w:rsidP="0074447D">
            <w:pPr>
              <w:pStyle w:val="ParagraphText"/>
            </w:pPr>
            <w:r w:rsidRPr="00CB317A">
              <w:t> </w:t>
            </w:r>
          </w:p>
        </w:tc>
      </w:tr>
      <w:tr w:rsidR="008114EB" w:rsidRPr="00C80238" w14:paraId="54CA34DB"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59036875" w14:textId="77777777" w:rsidR="0074447D" w:rsidRPr="00CB317A" w:rsidRDefault="0074447D" w:rsidP="0074447D">
            <w:pPr>
              <w:pStyle w:val="ParagraphText"/>
            </w:pPr>
            <w:r w:rsidRPr="00CB317A">
              <w:t>NG-RAN</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2CB3B0D" w14:textId="77777777" w:rsidR="0074447D" w:rsidRPr="00CB317A" w:rsidRDefault="0074447D" w:rsidP="008114EB">
            <w:pPr>
              <w:pStyle w:val="ParagraphText"/>
              <w:jc w:val="left"/>
            </w:pPr>
            <w:r w:rsidRPr="00CB317A">
              <w:t>Next Generation Radio Access Network</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9A546CC" w14:textId="77777777" w:rsidR="0074447D" w:rsidRPr="00CB317A" w:rsidRDefault="0074447D" w:rsidP="008114EB">
            <w:pPr>
              <w:pStyle w:val="ParagraphText"/>
              <w:jc w:val="left"/>
            </w:pPr>
            <w:r w:rsidRPr="00CB317A">
              <w:t>Handles radio communications and connects the UE to the core network</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49A01A9" w14:textId="77777777" w:rsidR="0074447D" w:rsidRPr="00CB317A" w:rsidRDefault="0074447D" w:rsidP="0074447D">
            <w:pPr>
              <w:pStyle w:val="ParagraphText"/>
            </w:pPr>
            <w:r w:rsidRPr="00CB317A">
              <w:t>Yes</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333E8C7C" w14:textId="77777777" w:rsidR="0074447D" w:rsidRPr="00CB317A" w:rsidRDefault="0074447D" w:rsidP="0074447D">
            <w:pPr>
              <w:pStyle w:val="ParagraphText"/>
            </w:pPr>
            <w:r w:rsidRPr="00CB317A">
              <w:t>Yes (MBS under development)</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01A02D98" w14:textId="77777777" w:rsidR="0074447D" w:rsidRPr="00CB317A" w:rsidRDefault="0074447D" w:rsidP="0074447D">
            <w:pPr>
              <w:pStyle w:val="ParagraphText"/>
            </w:pPr>
            <w:r w:rsidRPr="00CB317A">
              <w:t>Yes</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901CAB3" w14:textId="77777777" w:rsidR="0074447D" w:rsidRPr="00CB317A" w:rsidRDefault="0074447D" w:rsidP="0074447D">
            <w:pPr>
              <w:pStyle w:val="ParagraphText"/>
            </w:pPr>
            <w:r w:rsidRPr="00CB317A">
              <w:t> </w:t>
            </w:r>
          </w:p>
        </w:tc>
      </w:tr>
      <w:tr w:rsidR="008114EB" w:rsidRPr="00C80238" w14:paraId="430D1583" w14:textId="77777777" w:rsidTr="008114EB">
        <w:trPr>
          <w:trHeight w:val="330"/>
        </w:trPr>
        <w:tc>
          <w:tcPr>
            <w:tcW w:w="1278" w:type="dxa"/>
            <w:tcBorders>
              <w:top w:val="nil"/>
              <w:left w:val="single" w:sz="8" w:space="0" w:color="ABABAB"/>
              <w:bottom w:val="single" w:sz="8" w:space="0" w:color="ABABAB"/>
              <w:right w:val="single" w:sz="8" w:space="0" w:color="ABABAB"/>
            </w:tcBorders>
            <w:tcMar>
              <w:top w:w="0" w:type="dxa"/>
              <w:left w:w="108" w:type="dxa"/>
              <w:bottom w:w="0" w:type="dxa"/>
              <w:right w:w="108" w:type="dxa"/>
            </w:tcMar>
            <w:vAlign w:val="center"/>
            <w:hideMark/>
          </w:tcPr>
          <w:p w14:paraId="6C5A964A" w14:textId="77777777" w:rsidR="0074447D" w:rsidRPr="00CB317A" w:rsidRDefault="0074447D" w:rsidP="0074447D">
            <w:pPr>
              <w:pStyle w:val="ParagraphText"/>
            </w:pPr>
            <w:r w:rsidRPr="00CB317A">
              <w:t>UE</w:t>
            </w:r>
          </w:p>
        </w:tc>
        <w:tc>
          <w:tcPr>
            <w:tcW w:w="1383"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6A4481D4" w14:textId="77777777" w:rsidR="0074447D" w:rsidRPr="00CB317A" w:rsidRDefault="0074447D" w:rsidP="008114EB">
            <w:pPr>
              <w:pStyle w:val="ParagraphText"/>
              <w:jc w:val="left"/>
            </w:pPr>
            <w:r w:rsidRPr="00CB317A">
              <w:t>User Equipment</w:t>
            </w:r>
          </w:p>
        </w:tc>
        <w:tc>
          <w:tcPr>
            <w:tcW w:w="1734"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6135800D" w14:textId="77777777" w:rsidR="0074447D" w:rsidRPr="00CB317A" w:rsidRDefault="0074447D" w:rsidP="008114EB">
            <w:pPr>
              <w:pStyle w:val="ParagraphText"/>
              <w:jc w:val="left"/>
            </w:pPr>
            <w:r w:rsidRPr="00CB317A">
              <w:t>Represents the end-user device receiving unicast or multicast/broadcast data</w:t>
            </w:r>
          </w:p>
        </w:tc>
        <w:tc>
          <w:tcPr>
            <w:tcW w:w="123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5C7E4AFD" w14:textId="77777777" w:rsidR="0074447D" w:rsidRPr="00CB317A" w:rsidRDefault="0074447D" w:rsidP="0074447D">
            <w:pPr>
              <w:pStyle w:val="ParagraphText"/>
            </w:pPr>
            <w:r w:rsidRPr="00CB317A">
              <w:t>Yes</w:t>
            </w:r>
          </w:p>
        </w:tc>
        <w:tc>
          <w:tcPr>
            <w:tcW w:w="1422"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740FA4B3" w14:textId="77777777" w:rsidR="0074447D" w:rsidRPr="00CB317A" w:rsidRDefault="0074447D" w:rsidP="0074447D">
            <w:pPr>
              <w:pStyle w:val="ParagraphText"/>
            </w:pPr>
            <w:r w:rsidRPr="00CB317A">
              <w:t>Yes (MBS under development)</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172E4A3C" w14:textId="77777777" w:rsidR="0074447D" w:rsidRPr="00CB317A" w:rsidRDefault="0074447D" w:rsidP="0074447D">
            <w:pPr>
              <w:pStyle w:val="ParagraphText"/>
            </w:pPr>
            <w:r w:rsidRPr="00CB317A">
              <w:t>Yes</w:t>
            </w:r>
          </w:p>
        </w:tc>
        <w:tc>
          <w:tcPr>
            <w:tcW w:w="1409" w:type="dxa"/>
            <w:tcBorders>
              <w:top w:val="nil"/>
              <w:left w:val="nil"/>
              <w:bottom w:val="single" w:sz="8" w:space="0" w:color="ABABAB"/>
              <w:right w:val="single" w:sz="8" w:space="0" w:color="ABABAB"/>
            </w:tcBorders>
            <w:tcMar>
              <w:top w:w="0" w:type="dxa"/>
              <w:left w:w="108" w:type="dxa"/>
              <w:bottom w:w="0" w:type="dxa"/>
              <w:right w:w="108" w:type="dxa"/>
            </w:tcMar>
            <w:vAlign w:val="center"/>
            <w:hideMark/>
          </w:tcPr>
          <w:p w14:paraId="65E2A627" w14:textId="77777777" w:rsidR="0074447D" w:rsidRPr="00CB317A" w:rsidRDefault="0074447D" w:rsidP="0074447D">
            <w:pPr>
              <w:pStyle w:val="ParagraphText"/>
            </w:pPr>
            <w:r w:rsidRPr="00CB317A">
              <w:t> </w:t>
            </w:r>
          </w:p>
        </w:tc>
      </w:tr>
    </w:tbl>
    <w:p w14:paraId="67FF1948" w14:textId="77777777" w:rsidR="0074447D" w:rsidRPr="00CB317A" w:rsidRDefault="0074447D" w:rsidP="0074447D">
      <w:pPr>
        <w:pStyle w:val="ParagraphText"/>
      </w:pPr>
    </w:p>
    <w:p w14:paraId="0B405706" w14:textId="77777777" w:rsidR="0074447D" w:rsidRPr="002C6C11" w:rsidRDefault="0074447D" w:rsidP="00307622">
      <w:pPr>
        <w:pStyle w:val="ParagraphText"/>
      </w:pPr>
    </w:p>
    <w:p w14:paraId="1AABA36E" w14:textId="77777777" w:rsidR="0074447D" w:rsidRPr="002C6C11" w:rsidRDefault="0074447D" w:rsidP="00307622">
      <w:pPr>
        <w:pStyle w:val="ParagraphText"/>
      </w:pPr>
    </w:p>
    <w:p w14:paraId="4198E4CC" w14:textId="3CA4E45F" w:rsidR="00307622" w:rsidRPr="002C6C11" w:rsidRDefault="00CE0AFC" w:rsidP="00307622">
      <w:pPr>
        <w:pStyle w:val="ParagraphText"/>
      </w:pPr>
      <w:r w:rsidRPr="002C6C11">
        <w:fldChar w:fldCharType="begin"/>
      </w:r>
      <w:r w:rsidRPr="002C6C11">
        <w:instrText xml:space="preserve"> REF _Ref199255325 \h </w:instrText>
      </w:r>
      <w:r w:rsidRPr="002C6C11">
        <w:fldChar w:fldCharType="separate"/>
      </w:r>
      <w:r w:rsidRPr="002C6C11">
        <w:t>Table 12</w:t>
      </w:r>
      <w:r w:rsidRPr="002C6C11">
        <w:fldChar w:fldCharType="end"/>
      </w:r>
      <w:r w:rsidRPr="002C6C11">
        <w:t xml:space="preserve"> </w:t>
      </w:r>
      <w:r w:rsidR="00EC583A" w:rsidRPr="002C6C11">
        <w:t xml:space="preserve">shows the </w:t>
      </w:r>
      <w:r w:rsidR="003C0B55" w:rsidRPr="002C6C11">
        <w:t xml:space="preserve">big phases of </w:t>
      </w:r>
      <w:r w:rsidR="00526F42" w:rsidRPr="002C6C11">
        <w:t xml:space="preserve">planned </w:t>
      </w:r>
      <w:r w:rsidR="00B058D4" w:rsidRPr="002C6C11">
        <w:t xml:space="preserve">test </w:t>
      </w:r>
      <w:r w:rsidR="00526F42" w:rsidRPr="002C6C11">
        <w:t>of the EBU DTE T</w:t>
      </w:r>
      <w:r w:rsidR="00F55024" w:rsidRPr="002C6C11">
        <w:t>e</w:t>
      </w:r>
      <w:r w:rsidR="00526F42" w:rsidRPr="002C6C11">
        <w:t>stbed</w:t>
      </w:r>
    </w:p>
    <w:p w14:paraId="707838CC" w14:textId="5CD672F2" w:rsidR="00307622" w:rsidRPr="002C6C11" w:rsidRDefault="00307622" w:rsidP="00523592">
      <w:pPr>
        <w:pStyle w:val="ParagraphText"/>
      </w:pPr>
    </w:p>
    <w:p w14:paraId="31F3FE47" w14:textId="46CF4A4B" w:rsidR="00621724" w:rsidRPr="002C6C11" w:rsidRDefault="00526F42" w:rsidP="00523592">
      <w:pPr>
        <w:pStyle w:val="Caption"/>
        <w:keepNext/>
        <w:rPr>
          <w:rFonts w:ascii="Montserrat" w:eastAsia="Aptos" w:hAnsi="Montserrat" w:cs="Aptos"/>
          <w:color w:val="auto"/>
          <w:sz w:val="24"/>
          <w:szCs w:val="24"/>
        </w:rPr>
      </w:pPr>
      <w:bookmarkStart w:id="333" w:name="_Ref199255325"/>
      <w:bookmarkStart w:id="334" w:name="_Toc221886681"/>
      <w:r w:rsidRPr="002C6C11">
        <w:rPr>
          <w:rFonts w:ascii="Montserrat" w:hAnsi="Montserrat"/>
          <w:color w:val="auto"/>
        </w:rPr>
        <w:t xml:space="preserve">Table </w:t>
      </w:r>
      <w:r w:rsidRPr="002C6C11">
        <w:rPr>
          <w:rFonts w:ascii="Montserrat" w:hAnsi="Montserrat"/>
          <w:color w:val="auto"/>
        </w:rPr>
        <w:fldChar w:fldCharType="begin"/>
      </w:r>
      <w:r w:rsidRPr="002C6C11">
        <w:rPr>
          <w:rFonts w:ascii="Montserrat" w:hAnsi="Montserrat"/>
          <w:color w:val="auto"/>
        </w:rPr>
        <w:instrText xml:space="preserve"> SEQ Table \* ARABIC </w:instrText>
      </w:r>
      <w:r w:rsidRPr="002C6C11">
        <w:rPr>
          <w:rFonts w:ascii="Montserrat" w:hAnsi="Montserrat"/>
          <w:color w:val="auto"/>
        </w:rPr>
        <w:fldChar w:fldCharType="separate"/>
      </w:r>
      <w:r w:rsidR="00A35C98" w:rsidRPr="002C6C11">
        <w:rPr>
          <w:rFonts w:ascii="Montserrat" w:hAnsi="Montserrat"/>
          <w:color w:val="auto"/>
        </w:rPr>
        <w:t>12</w:t>
      </w:r>
      <w:r w:rsidRPr="002C6C11">
        <w:rPr>
          <w:rFonts w:ascii="Montserrat" w:hAnsi="Montserrat"/>
          <w:color w:val="auto"/>
        </w:rPr>
        <w:fldChar w:fldCharType="end"/>
      </w:r>
      <w:bookmarkEnd w:id="333"/>
      <w:r w:rsidRPr="002C6C11">
        <w:rPr>
          <w:rFonts w:ascii="Montserrat" w:hAnsi="Montserrat"/>
          <w:color w:val="auto"/>
        </w:rPr>
        <w:t>: Planned tests of the EBU DTE Testbed</w:t>
      </w:r>
      <w:bookmarkEnd w:id="334"/>
    </w:p>
    <w:tbl>
      <w:tblPr>
        <w:tblW w:w="870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86"/>
        <w:gridCol w:w="1681"/>
        <w:gridCol w:w="1477"/>
        <w:gridCol w:w="1153"/>
        <w:gridCol w:w="690"/>
        <w:gridCol w:w="1498"/>
        <w:gridCol w:w="915"/>
      </w:tblGrid>
      <w:tr w:rsidR="008114EB" w:rsidRPr="00C80238" w14:paraId="6877EB99" w14:textId="77777777" w:rsidTr="008114EB">
        <w:trPr>
          <w:trHeight w:val="405"/>
        </w:trPr>
        <w:tc>
          <w:tcPr>
            <w:tcW w:w="1286" w:type="dxa"/>
            <w:tcBorders>
              <w:top w:val="single" w:sz="8" w:space="0" w:color="FFFFFF" w:themeColor="background1"/>
              <w:left w:val="single" w:sz="8" w:space="0" w:color="FFFFFF" w:themeColor="background1"/>
              <w:bottom w:val="single" w:sz="18" w:space="0" w:color="FFFFFF" w:themeColor="background1"/>
              <w:right w:val="single" w:sz="8" w:space="0" w:color="FFFFFF" w:themeColor="background1"/>
            </w:tcBorders>
            <w:shd w:val="clear" w:color="auto" w:fill="009FE2"/>
            <w:tcMar>
              <w:top w:w="15" w:type="dxa"/>
              <w:left w:w="15" w:type="dxa"/>
              <w:bottom w:w="15" w:type="dxa"/>
              <w:right w:w="15" w:type="dxa"/>
            </w:tcMar>
            <w:vAlign w:val="center"/>
          </w:tcPr>
          <w:p w14:paraId="5F6BF001" w14:textId="2D6795FD" w:rsidR="00E36233" w:rsidRPr="002C6C11" w:rsidRDefault="00E36233" w:rsidP="00F55024">
            <w:pPr>
              <w:jc w:val="center"/>
              <w:rPr>
                <w:rFonts w:ascii="Montserrat" w:eastAsia="Aptos" w:hAnsi="Montserrat" w:cs="Aptos"/>
                <w:b/>
                <w:color w:val="auto"/>
                <w:sz w:val="18"/>
                <w:szCs w:val="18"/>
              </w:rPr>
            </w:pPr>
            <w:r w:rsidRPr="002C6C11">
              <w:rPr>
                <w:rFonts w:ascii="Montserrat" w:eastAsia="Aptos" w:hAnsi="Montserrat" w:cs="Aptos"/>
                <w:b/>
                <w:color w:val="auto"/>
                <w:sz w:val="18"/>
                <w:szCs w:val="18"/>
              </w:rPr>
              <w:t>Test name</w:t>
            </w:r>
          </w:p>
        </w:tc>
        <w:tc>
          <w:tcPr>
            <w:tcW w:w="1681" w:type="dxa"/>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009FE2"/>
            <w:tcMar>
              <w:top w:w="15" w:type="dxa"/>
              <w:left w:w="15" w:type="dxa"/>
              <w:bottom w:w="15" w:type="dxa"/>
              <w:right w:w="15" w:type="dxa"/>
            </w:tcMar>
            <w:vAlign w:val="center"/>
          </w:tcPr>
          <w:p w14:paraId="6CE962CE" w14:textId="6663ECC7" w:rsidR="00E36233" w:rsidRPr="002C6C11" w:rsidRDefault="00E36233" w:rsidP="00F55024">
            <w:pPr>
              <w:jc w:val="center"/>
              <w:rPr>
                <w:rFonts w:ascii="Montserrat" w:eastAsia="Aptos" w:hAnsi="Montserrat" w:cs="Aptos"/>
                <w:b/>
                <w:color w:val="auto"/>
                <w:sz w:val="18"/>
                <w:szCs w:val="18"/>
              </w:rPr>
            </w:pPr>
            <w:r w:rsidRPr="002C6C11">
              <w:rPr>
                <w:rFonts w:ascii="Montserrat" w:eastAsia="Aptos" w:hAnsi="Montserrat" w:cs="Aptos"/>
                <w:b/>
                <w:color w:val="auto"/>
                <w:sz w:val="18"/>
                <w:szCs w:val="18"/>
              </w:rPr>
              <w:t>Methodology</w:t>
            </w:r>
          </w:p>
        </w:tc>
        <w:tc>
          <w:tcPr>
            <w:tcW w:w="1477" w:type="dxa"/>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009FE2"/>
            <w:tcMar>
              <w:top w:w="15" w:type="dxa"/>
              <w:left w:w="15" w:type="dxa"/>
              <w:bottom w:w="15" w:type="dxa"/>
              <w:right w:w="15" w:type="dxa"/>
            </w:tcMar>
            <w:vAlign w:val="center"/>
          </w:tcPr>
          <w:p w14:paraId="41F2F34C" w14:textId="4C5BB3E3" w:rsidR="00E36233" w:rsidRPr="002C6C11" w:rsidRDefault="00E36233" w:rsidP="00F55024">
            <w:pPr>
              <w:jc w:val="center"/>
              <w:rPr>
                <w:rFonts w:ascii="Montserrat" w:eastAsia="Aptos" w:hAnsi="Montserrat" w:cs="Aptos"/>
                <w:b/>
                <w:color w:val="auto"/>
                <w:sz w:val="18"/>
                <w:szCs w:val="18"/>
              </w:rPr>
            </w:pPr>
            <w:r w:rsidRPr="002C6C11">
              <w:rPr>
                <w:rFonts w:ascii="Montserrat" w:eastAsia="Aptos" w:hAnsi="Montserrat" w:cs="Aptos"/>
                <w:b/>
                <w:color w:val="auto"/>
                <w:sz w:val="18"/>
                <w:szCs w:val="18"/>
              </w:rPr>
              <w:t>Tools</w:t>
            </w:r>
          </w:p>
        </w:tc>
        <w:tc>
          <w:tcPr>
            <w:tcW w:w="1153" w:type="dxa"/>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009FE2"/>
            <w:tcMar>
              <w:top w:w="15" w:type="dxa"/>
              <w:left w:w="15" w:type="dxa"/>
              <w:bottom w:w="15" w:type="dxa"/>
              <w:right w:w="15" w:type="dxa"/>
            </w:tcMar>
            <w:vAlign w:val="center"/>
          </w:tcPr>
          <w:p w14:paraId="1090F1E6" w14:textId="4F1366A4" w:rsidR="00E36233" w:rsidRPr="002C6C11" w:rsidRDefault="00E36233" w:rsidP="00F55024">
            <w:pPr>
              <w:jc w:val="center"/>
              <w:rPr>
                <w:rFonts w:ascii="Montserrat" w:eastAsia="Aptos" w:hAnsi="Montserrat" w:cs="Aptos"/>
                <w:b/>
                <w:color w:val="auto"/>
                <w:sz w:val="18"/>
                <w:szCs w:val="18"/>
              </w:rPr>
            </w:pPr>
            <w:r w:rsidRPr="002C6C11">
              <w:rPr>
                <w:rFonts w:ascii="Montserrat" w:eastAsia="Aptos" w:hAnsi="Montserrat" w:cs="Aptos"/>
                <w:b/>
                <w:color w:val="auto"/>
                <w:sz w:val="18"/>
                <w:szCs w:val="18"/>
              </w:rPr>
              <w:t>KPIs</w:t>
            </w:r>
          </w:p>
        </w:tc>
        <w:tc>
          <w:tcPr>
            <w:tcW w:w="690" w:type="dxa"/>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009FE2"/>
            <w:tcMar>
              <w:top w:w="15" w:type="dxa"/>
              <w:left w:w="15" w:type="dxa"/>
              <w:bottom w:w="15" w:type="dxa"/>
              <w:right w:w="15" w:type="dxa"/>
            </w:tcMar>
            <w:vAlign w:val="center"/>
          </w:tcPr>
          <w:p w14:paraId="658E7DEC" w14:textId="044F9447" w:rsidR="00E36233" w:rsidRPr="002C6C11" w:rsidRDefault="00E36233" w:rsidP="00F55024">
            <w:pPr>
              <w:jc w:val="center"/>
              <w:rPr>
                <w:rFonts w:ascii="Montserrat" w:eastAsia="Aptos" w:hAnsi="Montserrat" w:cs="Aptos"/>
                <w:b/>
                <w:color w:val="auto"/>
                <w:sz w:val="18"/>
                <w:szCs w:val="18"/>
              </w:rPr>
            </w:pPr>
            <w:r w:rsidRPr="002C6C11">
              <w:rPr>
                <w:rFonts w:ascii="Montserrat" w:eastAsia="Aptos" w:hAnsi="Montserrat" w:cs="Aptos"/>
                <w:b/>
                <w:color w:val="auto"/>
                <w:sz w:val="18"/>
                <w:szCs w:val="18"/>
              </w:rPr>
              <w:t>When</w:t>
            </w:r>
          </w:p>
        </w:tc>
        <w:tc>
          <w:tcPr>
            <w:tcW w:w="1498" w:type="dxa"/>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009FE2"/>
            <w:tcMar>
              <w:top w:w="15" w:type="dxa"/>
              <w:left w:w="15" w:type="dxa"/>
              <w:bottom w:w="15" w:type="dxa"/>
              <w:right w:w="15" w:type="dxa"/>
            </w:tcMar>
            <w:vAlign w:val="center"/>
          </w:tcPr>
          <w:p w14:paraId="2DE4D6B4" w14:textId="3748F9F3" w:rsidR="00E36233" w:rsidRPr="002C6C11" w:rsidRDefault="00E36233" w:rsidP="00F55024">
            <w:pPr>
              <w:jc w:val="center"/>
              <w:rPr>
                <w:rFonts w:ascii="Montserrat" w:eastAsia="Aptos" w:hAnsi="Montserrat" w:cs="Aptos"/>
                <w:b/>
                <w:color w:val="auto"/>
                <w:sz w:val="18"/>
                <w:szCs w:val="18"/>
              </w:rPr>
            </w:pPr>
            <w:r w:rsidRPr="002C6C11">
              <w:rPr>
                <w:rFonts w:ascii="Montserrat" w:eastAsia="Aptos" w:hAnsi="Montserrat" w:cs="Aptos"/>
                <w:b/>
                <w:color w:val="auto"/>
                <w:sz w:val="18"/>
                <w:szCs w:val="18"/>
              </w:rPr>
              <w:t>Comments</w:t>
            </w:r>
          </w:p>
        </w:tc>
        <w:tc>
          <w:tcPr>
            <w:tcW w:w="915" w:type="dxa"/>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009FE2"/>
            <w:tcMar>
              <w:top w:w="15" w:type="dxa"/>
              <w:left w:w="15" w:type="dxa"/>
              <w:bottom w:w="15" w:type="dxa"/>
              <w:right w:w="15" w:type="dxa"/>
            </w:tcMar>
            <w:vAlign w:val="center"/>
          </w:tcPr>
          <w:p w14:paraId="20E41469" w14:textId="79EB5754" w:rsidR="00E36233" w:rsidRPr="002C6C11" w:rsidRDefault="00E36233" w:rsidP="00F55024">
            <w:pPr>
              <w:jc w:val="center"/>
              <w:rPr>
                <w:rFonts w:ascii="Montserrat" w:eastAsia="Aptos" w:hAnsi="Montserrat" w:cs="Aptos"/>
                <w:b/>
                <w:color w:val="auto"/>
                <w:sz w:val="18"/>
                <w:szCs w:val="18"/>
              </w:rPr>
            </w:pPr>
            <w:r w:rsidRPr="002C6C11">
              <w:rPr>
                <w:rFonts w:ascii="Montserrat" w:eastAsia="Aptos" w:hAnsi="Montserrat" w:cs="Aptos"/>
                <w:b/>
                <w:color w:val="auto"/>
                <w:sz w:val="18"/>
                <w:szCs w:val="18"/>
              </w:rPr>
              <w:t>WP</w:t>
            </w:r>
          </w:p>
        </w:tc>
      </w:tr>
      <w:tr w:rsidR="008114EB" w:rsidRPr="00C80238" w14:paraId="4AC90DF4" w14:textId="77777777" w:rsidTr="008114EB">
        <w:trPr>
          <w:trHeight w:val="810"/>
        </w:trPr>
        <w:tc>
          <w:tcPr>
            <w:tcW w:w="1286" w:type="dxa"/>
            <w:tcBorders>
              <w:top w:val="single" w:sz="18" w:space="0" w:color="FFFFFF" w:themeColor="background1"/>
              <w:left w:val="single" w:sz="8" w:space="0" w:color="FFFFFF" w:themeColor="background1"/>
              <w:bottom w:val="single" w:sz="8" w:space="0" w:color="FFFFFF" w:themeColor="background1"/>
              <w:right w:val="single" w:sz="4" w:space="0" w:color="auto"/>
            </w:tcBorders>
            <w:shd w:val="clear" w:color="auto" w:fill="009FE2"/>
            <w:tcMar>
              <w:top w:w="15" w:type="dxa"/>
              <w:left w:w="15" w:type="dxa"/>
              <w:bottom w:w="15" w:type="dxa"/>
              <w:right w:w="15" w:type="dxa"/>
            </w:tcMar>
          </w:tcPr>
          <w:p w14:paraId="68AC22BC" w14:textId="2150F80C"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Integration of 5G media Streaming</w:t>
            </w:r>
          </w:p>
        </w:tc>
        <w:tc>
          <w:tcPr>
            <w:tcW w:w="1681" w:type="dxa"/>
            <w:tcBorders>
              <w:top w:val="single" w:sz="4" w:space="0" w:color="auto"/>
              <w:left w:val="single" w:sz="4"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6A32BB9D" w14:textId="00181FF1"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 xml:space="preserve">Test reception of 5G Emerge content from Far Edge on 5G NR UE through a real unicast 5G NR transmission </w:t>
            </w:r>
          </w:p>
        </w:tc>
        <w:tc>
          <w:tcPr>
            <w:tcW w:w="1477" w:type="dxa"/>
            <w:tcBorders>
              <w:top w:val="single" w:sz="4"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48AF7F13" w14:textId="396863FA" w:rsidR="00E36233" w:rsidRPr="002C6C11" w:rsidRDefault="00E36233" w:rsidP="00B3730E">
            <w:pPr>
              <w:pStyle w:val="ListParagraph"/>
              <w:numPr>
                <w:ilvl w:val="0"/>
                <w:numId w:val="213"/>
              </w:numPr>
              <w:ind w:left="306" w:hanging="234"/>
              <w:rPr>
                <w:rFonts w:ascii="Montserrat" w:eastAsia="Aptos" w:hAnsi="Montserrat" w:cs="Aptos"/>
                <w:color w:val="auto"/>
                <w:sz w:val="18"/>
                <w:szCs w:val="18"/>
              </w:rPr>
            </w:pPr>
            <w:r w:rsidRPr="002C6C11">
              <w:rPr>
                <w:rFonts w:ascii="Montserrat" w:eastAsia="Aptos" w:hAnsi="Montserrat" w:cs="Aptos"/>
                <w:color w:val="auto"/>
                <w:sz w:val="18"/>
                <w:szCs w:val="18"/>
              </w:rPr>
              <w:t>EBU Far Edge</w:t>
            </w:r>
          </w:p>
          <w:p w14:paraId="5757AF85" w14:textId="640B73A8" w:rsidR="00E36233" w:rsidRPr="002C6C11" w:rsidRDefault="00E36233" w:rsidP="00B3730E">
            <w:pPr>
              <w:pStyle w:val="ListParagraph"/>
              <w:numPr>
                <w:ilvl w:val="0"/>
                <w:numId w:val="213"/>
              </w:numPr>
              <w:ind w:left="306" w:hanging="234"/>
              <w:rPr>
                <w:rFonts w:ascii="Montserrat" w:eastAsia="Aptos" w:hAnsi="Montserrat" w:cs="Aptos"/>
                <w:color w:val="auto"/>
                <w:sz w:val="18"/>
                <w:szCs w:val="18"/>
              </w:rPr>
            </w:pPr>
            <w:r w:rsidRPr="002C6C11">
              <w:rPr>
                <w:rFonts w:ascii="Montserrat" w:eastAsia="Aptos" w:hAnsi="Montserrat" w:cs="Aptos"/>
                <w:color w:val="auto"/>
                <w:sz w:val="18"/>
                <w:szCs w:val="18"/>
              </w:rPr>
              <w:t>5G Radio Board (Software Defined Radio)</w:t>
            </w:r>
          </w:p>
          <w:p w14:paraId="1717A583" w14:textId="2A9C4E0E" w:rsidR="00E36233" w:rsidRPr="002C6C11" w:rsidRDefault="00E36233" w:rsidP="00B3730E">
            <w:pPr>
              <w:pStyle w:val="ListParagraph"/>
              <w:numPr>
                <w:ilvl w:val="0"/>
                <w:numId w:val="213"/>
              </w:numPr>
              <w:ind w:left="306" w:hanging="234"/>
              <w:rPr>
                <w:rFonts w:ascii="Montserrat" w:eastAsia="Aptos" w:hAnsi="Montserrat" w:cs="Aptos"/>
                <w:color w:val="auto"/>
                <w:sz w:val="18"/>
                <w:szCs w:val="18"/>
              </w:rPr>
            </w:pPr>
            <w:r w:rsidRPr="002C6C11">
              <w:rPr>
                <w:rFonts w:ascii="Montserrat" w:eastAsia="Aptos" w:hAnsi="Montserrat" w:cs="Aptos"/>
                <w:color w:val="auto"/>
                <w:sz w:val="18"/>
                <w:szCs w:val="18"/>
              </w:rPr>
              <w:t>5G MAG reference tools implementing 5G Media Streaming</w:t>
            </w:r>
          </w:p>
        </w:tc>
        <w:tc>
          <w:tcPr>
            <w:tcW w:w="1153" w:type="dxa"/>
            <w:tcBorders>
              <w:top w:val="single" w:sz="4"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5901A966" w14:textId="4CAC8D3B" w:rsidR="00E36233" w:rsidRPr="002C6C11" w:rsidRDefault="00E36233" w:rsidP="00B3730E">
            <w:pPr>
              <w:pStyle w:val="ListParagraph"/>
              <w:numPr>
                <w:ilvl w:val="0"/>
                <w:numId w:val="213"/>
              </w:numPr>
              <w:ind w:left="242" w:hanging="170"/>
              <w:rPr>
                <w:rFonts w:ascii="Montserrat" w:eastAsia="Aptos" w:hAnsi="Montserrat" w:cs="Aptos"/>
                <w:color w:val="auto"/>
                <w:sz w:val="18"/>
                <w:szCs w:val="18"/>
              </w:rPr>
            </w:pPr>
            <w:r w:rsidRPr="002C6C11">
              <w:rPr>
                <w:rFonts w:ascii="Montserrat" w:eastAsia="Aptos" w:hAnsi="Montserrat" w:cs="Aptos"/>
                <w:color w:val="auto"/>
                <w:sz w:val="18"/>
                <w:szCs w:val="18"/>
              </w:rPr>
              <w:t xml:space="preserve">Established connection between 5G NR UE and 5G NR gNB </w:t>
            </w:r>
          </w:p>
          <w:p w14:paraId="2064A6A7" w14:textId="432CE8B8" w:rsidR="00E36233" w:rsidRPr="002C6C11" w:rsidRDefault="00E36233" w:rsidP="00B3730E">
            <w:pPr>
              <w:pStyle w:val="ListParagraph"/>
              <w:numPr>
                <w:ilvl w:val="0"/>
                <w:numId w:val="213"/>
              </w:numPr>
              <w:ind w:left="242" w:hanging="170"/>
              <w:rPr>
                <w:rFonts w:ascii="Montserrat" w:eastAsia="Aptos" w:hAnsi="Montserrat" w:cs="Aptos"/>
                <w:color w:val="auto"/>
                <w:sz w:val="18"/>
                <w:szCs w:val="18"/>
              </w:rPr>
            </w:pPr>
            <w:r w:rsidRPr="002C6C11">
              <w:rPr>
                <w:rFonts w:ascii="Montserrat" w:eastAsia="Aptos" w:hAnsi="Montserrat" w:cs="Aptos"/>
                <w:color w:val="auto"/>
                <w:sz w:val="18"/>
                <w:szCs w:val="18"/>
              </w:rPr>
              <w:t>Playout of 5G Emerge content on the UE</w:t>
            </w:r>
          </w:p>
        </w:tc>
        <w:tc>
          <w:tcPr>
            <w:tcW w:w="690" w:type="dxa"/>
            <w:tcBorders>
              <w:top w:val="single" w:sz="4"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2EEB19F9" w14:textId="79780EB6"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Q1’25</w:t>
            </w:r>
          </w:p>
        </w:tc>
        <w:tc>
          <w:tcPr>
            <w:tcW w:w="1498" w:type="dxa"/>
            <w:tcBorders>
              <w:top w:val="single" w:sz="4"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5B23B2C9" w14:textId="3CE583BB" w:rsidR="00E36233" w:rsidRPr="002C6C11" w:rsidRDefault="00466C6C">
            <w:pPr>
              <w:rPr>
                <w:rFonts w:ascii="Montserrat" w:eastAsia="Aptos" w:hAnsi="Montserrat" w:cs="Aptos"/>
                <w:color w:val="auto"/>
                <w:sz w:val="18"/>
                <w:szCs w:val="18"/>
              </w:rPr>
            </w:pPr>
            <w:r>
              <w:rPr>
                <w:rFonts w:ascii="Montserrat" w:eastAsia="Aptos" w:hAnsi="Montserrat" w:cs="Aptos"/>
                <w:color w:val="auto"/>
                <w:sz w:val="18"/>
                <w:szCs w:val="18"/>
              </w:rPr>
              <w:t>Has been demonstrated</w:t>
            </w:r>
            <w:r w:rsidR="00E36233" w:rsidRPr="002C6C11">
              <w:rPr>
                <w:rFonts w:ascii="Montserrat" w:eastAsia="Aptos" w:hAnsi="Montserrat" w:cs="Aptos"/>
                <w:color w:val="auto"/>
                <w:sz w:val="18"/>
                <w:szCs w:val="18"/>
              </w:rPr>
              <w:t xml:space="preserve"> at MWC 2025 </w:t>
            </w:r>
          </w:p>
        </w:tc>
        <w:tc>
          <w:tcPr>
            <w:tcW w:w="915" w:type="dxa"/>
            <w:tcBorders>
              <w:top w:val="single" w:sz="4" w:space="0" w:color="auto"/>
              <w:left w:val="single" w:sz="6" w:space="0" w:color="auto"/>
              <w:bottom w:val="single" w:sz="6" w:space="0" w:color="auto"/>
              <w:right w:val="single" w:sz="4" w:space="0" w:color="auto"/>
            </w:tcBorders>
            <w:shd w:val="clear" w:color="auto" w:fill="FFFFFF" w:themeFill="background1"/>
            <w:tcMar>
              <w:top w:w="15" w:type="dxa"/>
              <w:left w:w="15" w:type="dxa"/>
              <w:bottom w:w="15" w:type="dxa"/>
              <w:right w:w="15" w:type="dxa"/>
            </w:tcMar>
          </w:tcPr>
          <w:p w14:paraId="54E13C72" w14:textId="4F378F09"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5.1.1 and 5.1.2</w:t>
            </w:r>
          </w:p>
        </w:tc>
      </w:tr>
      <w:tr w:rsidR="008114EB" w:rsidRPr="00C80238" w14:paraId="249AFA0C" w14:textId="77777777" w:rsidTr="008114EB">
        <w:trPr>
          <w:trHeight w:val="810"/>
        </w:trPr>
        <w:tc>
          <w:tcPr>
            <w:tcW w:w="1286" w:type="dxa"/>
            <w:tcBorders>
              <w:top w:val="single" w:sz="8" w:space="0" w:color="FFFFFF" w:themeColor="background1"/>
              <w:left w:val="single" w:sz="8" w:space="0" w:color="FFFFFF" w:themeColor="background1"/>
              <w:bottom w:val="single" w:sz="8" w:space="0" w:color="FFFFFF" w:themeColor="background1"/>
              <w:right w:val="single" w:sz="4" w:space="0" w:color="auto"/>
            </w:tcBorders>
            <w:shd w:val="clear" w:color="auto" w:fill="009FE2"/>
            <w:tcMar>
              <w:top w:w="15" w:type="dxa"/>
              <w:left w:w="15" w:type="dxa"/>
              <w:bottom w:w="15" w:type="dxa"/>
              <w:right w:w="15" w:type="dxa"/>
            </w:tcMar>
          </w:tcPr>
          <w:p w14:paraId="382B9145" w14:textId="403E0BBA"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First Integration of recommendation system, telemetry and user playout application</w:t>
            </w:r>
          </w:p>
        </w:tc>
        <w:tc>
          <w:tcPr>
            <w:tcW w:w="1681" w:type="dxa"/>
            <w:tcBorders>
              <w:top w:val="single" w:sz="6" w:space="0" w:color="auto"/>
              <w:left w:val="single" w:sz="4"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0E510F1A" w14:textId="2D02872C"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Test the recording of user data in the PEACH databases and metrics on the Telemetry platform</w:t>
            </w:r>
          </w:p>
        </w:tc>
        <w:tc>
          <w:tcPr>
            <w:tcW w:w="1477"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42F66F58" w14:textId="55087BA0" w:rsidR="00E36233" w:rsidRPr="002C6C11" w:rsidRDefault="00E36233" w:rsidP="00B3730E">
            <w:pPr>
              <w:pStyle w:val="ListParagraph"/>
              <w:numPr>
                <w:ilvl w:val="0"/>
                <w:numId w:val="213"/>
              </w:numPr>
              <w:ind w:left="306" w:hanging="234"/>
              <w:rPr>
                <w:rFonts w:ascii="Montserrat" w:eastAsia="Aptos" w:hAnsi="Montserrat" w:cs="Aptos"/>
                <w:color w:val="auto"/>
                <w:sz w:val="18"/>
                <w:szCs w:val="18"/>
              </w:rPr>
            </w:pPr>
            <w:r w:rsidRPr="002C6C11">
              <w:rPr>
                <w:rFonts w:ascii="Montserrat" w:eastAsia="Aptos" w:hAnsi="Montserrat" w:cs="Aptos"/>
                <w:color w:val="auto"/>
                <w:sz w:val="18"/>
                <w:szCs w:val="18"/>
              </w:rPr>
              <w:t xml:space="preserve">EBU PEACH Recommendation system </w:t>
            </w:r>
          </w:p>
          <w:p w14:paraId="75FAF3F6" w14:textId="1DA46B74" w:rsidR="00E36233" w:rsidRPr="002C6C11" w:rsidRDefault="00E36233" w:rsidP="00B3730E">
            <w:pPr>
              <w:pStyle w:val="ListParagraph"/>
              <w:numPr>
                <w:ilvl w:val="0"/>
                <w:numId w:val="213"/>
              </w:numPr>
              <w:ind w:left="306" w:hanging="234"/>
              <w:rPr>
                <w:rFonts w:ascii="Montserrat" w:eastAsia="Aptos" w:hAnsi="Montserrat" w:cs="Aptos"/>
                <w:color w:val="auto"/>
                <w:sz w:val="18"/>
                <w:szCs w:val="18"/>
              </w:rPr>
            </w:pPr>
            <w:r w:rsidRPr="002C6C11">
              <w:rPr>
                <w:rFonts w:ascii="Montserrat" w:eastAsia="Aptos" w:hAnsi="Montserrat" w:cs="Aptos"/>
                <w:color w:val="auto"/>
                <w:sz w:val="18"/>
                <w:szCs w:val="18"/>
              </w:rPr>
              <w:t>Open Telemetry (with SES)</w:t>
            </w:r>
          </w:p>
          <w:p w14:paraId="12418A18" w14:textId="417B7E65" w:rsidR="00E36233" w:rsidRPr="002C6C11" w:rsidRDefault="00E36233" w:rsidP="00B3730E">
            <w:pPr>
              <w:pStyle w:val="ListParagraph"/>
              <w:numPr>
                <w:ilvl w:val="0"/>
                <w:numId w:val="213"/>
              </w:numPr>
              <w:ind w:left="306" w:hanging="234"/>
              <w:rPr>
                <w:rFonts w:ascii="Montserrat" w:eastAsia="Aptos" w:hAnsi="Montserrat" w:cs="Aptos"/>
                <w:color w:val="auto"/>
                <w:sz w:val="18"/>
                <w:szCs w:val="18"/>
              </w:rPr>
            </w:pPr>
            <w:r w:rsidRPr="002C6C11">
              <w:rPr>
                <w:rFonts w:ascii="Montserrat" w:eastAsia="Aptos" w:hAnsi="Montserrat" w:cs="Aptos"/>
                <w:color w:val="auto"/>
                <w:sz w:val="18"/>
                <w:szCs w:val="18"/>
              </w:rPr>
              <w:t>FTA Player App</w:t>
            </w:r>
          </w:p>
        </w:tc>
        <w:tc>
          <w:tcPr>
            <w:tcW w:w="1153"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5D3A7A4D" w14:textId="39ACB74B"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Established connection between the Far Edge and the metrics platforms (PEACH and Telemetry)</w:t>
            </w:r>
          </w:p>
        </w:tc>
        <w:tc>
          <w:tcPr>
            <w:tcW w:w="69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0B080FE4" w14:textId="4BFB6550" w:rsidR="00E36233" w:rsidRPr="002C6C11" w:rsidRDefault="00E36233">
            <w:pPr>
              <w:rPr>
                <w:rFonts w:ascii="Montserrat" w:eastAsia="Aptos" w:hAnsi="Montserrat" w:cs="Aptos"/>
                <w:color w:val="auto"/>
                <w:sz w:val="18"/>
                <w:szCs w:val="18"/>
              </w:rPr>
            </w:pPr>
          </w:p>
        </w:tc>
        <w:tc>
          <w:tcPr>
            <w:tcW w:w="1498"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553ED544" w14:textId="066A99BD" w:rsidR="00E36233" w:rsidRPr="002C6C11" w:rsidRDefault="007337F9">
            <w:pPr>
              <w:rPr>
                <w:rFonts w:ascii="Montserrat" w:eastAsia="Aptos" w:hAnsi="Montserrat" w:cs="Aptos"/>
                <w:color w:val="auto"/>
                <w:sz w:val="18"/>
                <w:szCs w:val="18"/>
              </w:rPr>
            </w:pPr>
            <w:r>
              <w:rPr>
                <w:rFonts w:ascii="Montserrat" w:eastAsia="Aptos" w:hAnsi="Montserrat" w:cs="Aptos"/>
                <w:color w:val="auto"/>
                <w:sz w:val="18"/>
                <w:szCs w:val="18"/>
              </w:rPr>
              <w:t xml:space="preserve">Not realised due to the </w:t>
            </w:r>
            <w:r w:rsidR="001C2E99">
              <w:rPr>
                <w:rFonts w:ascii="Montserrat" w:eastAsia="Aptos" w:hAnsi="Montserrat" w:cs="Aptos"/>
                <w:color w:val="auto"/>
                <w:sz w:val="18"/>
                <w:szCs w:val="18"/>
              </w:rPr>
              <w:t>repurposing of the</w:t>
            </w:r>
            <w:r w:rsidR="00BD26AE">
              <w:rPr>
                <w:rFonts w:ascii="Montserrat" w:eastAsia="Aptos" w:hAnsi="Montserrat" w:cs="Aptos"/>
                <w:color w:val="auto"/>
                <w:sz w:val="18"/>
                <w:szCs w:val="18"/>
              </w:rPr>
              <w:t xml:space="preserve"> DTE testbed architecture</w:t>
            </w:r>
            <w:r>
              <w:rPr>
                <w:rFonts w:ascii="Montserrat" w:eastAsia="Aptos" w:hAnsi="Montserrat" w:cs="Aptos"/>
                <w:color w:val="auto"/>
                <w:sz w:val="18"/>
                <w:szCs w:val="18"/>
              </w:rPr>
              <w:t xml:space="preserve"> </w:t>
            </w:r>
            <w:r w:rsidR="009F7858">
              <w:rPr>
                <w:rFonts w:ascii="Montserrat" w:eastAsia="Aptos" w:hAnsi="Montserrat" w:cs="Aptos"/>
                <w:color w:val="auto"/>
                <w:sz w:val="18"/>
                <w:szCs w:val="18"/>
              </w:rPr>
              <w:t xml:space="preserve">for </w:t>
            </w:r>
            <w:r w:rsidR="00BD26AE">
              <w:rPr>
                <w:rFonts w:ascii="Montserrat" w:eastAsia="Aptos" w:hAnsi="Montserrat" w:cs="Aptos"/>
                <w:color w:val="auto"/>
                <w:sz w:val="18"/>
                <w:szCs w:val="18"/>
              </w:rPr>
              <w:t xml:space="preserve">the integration of </w:t>
            </w:r>
            <w:r w:rsidR="009F7858">
              <w:rPr>
                <w:rFonts w:ascii="Montserrat" w:eastAsia="Aptos" w:hAnsi="Montserrat" w:cs="Aptos"/>
                <w:color w:val="auto"/>
                <w:sz w:val="18"/>
                <w:szCs w:val="18"/>
              </w:rPr>
              <w:t>5G MBS components</w:t>
            </w:r>
            <w:r>
              <w:rPr>
                <w:rFonts w:ascii="Montserrat" w:eastAsia="Aptos" w:hAnsi="Montserrat" w:cs="Aptos"/>
                <w:color w:val="auto"/>
                <w:sz w:val="18"/>
                <w:szCs w:val="18"/>
              </w:rPr>
              <w:t xml:space="preserve"> </w:t>
            </w:r>
          </w:p>
        </w:tc>
        <w:tc>
          <w:tcPr>
            <w:tcW w:w="915" w:type="dxa"/>
            <w:tcBorders>
              <w:top w:val="single" w:sz="6" w:space="0" w:color="auto"/>
              <w:left w:val="single" w:sz="6" w:space="0" w:color="auto"/>
              <w:bottom w:val="single" w:sz="6" w:space="0" w:color="auto"/>
              <w:right w:val="single" w:sz="4" w:space="0" w:color="auto"/>
            </w:tcBorders>
            <w:shd w:val="clear" w:color="auto" w:fill="FFFFFF" w:themeFill="background1"/>
            <w:tcMar>
              <w:top w:w="15" w:type="dxa"/>
              <w:left w:w="15" w:type="dxa"/>
              <w:bottom w:w="15" w:type="dxa"/>
              <w:right w:w="15" w:type="dxa"/>
            </w:tcMar>
          </w:tcPr>
          <w:p w14:paraId="36B9EF08" w14:textId="58B9AF38"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5.1.2, 2.1,  2.4.6 and 3.2.3</w:t>
            </w:r>
          </w:p>
        </w:tc>
      </w:tr>
      <w:tr w:rsidR="008114EB" w:rsidRPr="00C80238" w14:paraId="47FFA453" w14:textId="77777777" w:rsidTr="008114EB">
        <w:trPr>
          <w:trHeight w:val="810"/>
        </w:trPr>
        <w:tc>
          <w:tcPr>
            <w:tcW w:w="1286" w:type="dxa"/>
            <w:tcBorders>
              <w:top w:val="single" w:sz="8" w:space="0" w:color="FFFFFF" w:themeColor="background1"/>
              <w:left w:val="single" w:sz="8" w:space="0" w:color="FFFFFF" w:themeColor="background1"/>
              <w:bottom w:val="single" w:sz="8" w:space="0" w:color="FFFFFF" w:themeColor="background1"/>
              <w:right w:val="single" w:sz="4" w:space="0" w:color="auto"/>
            </w:tcBorders>
            <w:shd w:val="clear" w:color="auto" w:fill="009FE2"/>
            <w:tcMar>
              <w:top w:w="15" w:type="dxa"/>
              <w:left w:w="15" w:type="dxa"/>
              <w:bottom w:w="15" w:type="dxa"/>
              <w:right w:w="15" w:type="dxa"/>
            </w:tcMar>
          </w:tcPr>
          <w:p w14:paraId="444D1EE9" w14:textId="3BDD5A3D"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Integration of 5G MBS</w:t>
            </w:r>
          </w:p>
        </w:tc>
        <w:tc>
          <w:tcPr>
            <w:tcW w:w="1681" w:type="dxa"/>
            <w:tcBorders>
              <w:top w:val="single" w:sz="6" w:space="0" w:color="auto"/>
              <w:left w:val="single" w:sz="4"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29213EF2" w14:textId="584DA60E"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Observation of logs from different components</w:t>
            </w:r>
          </w:p>
        </w:tc>
        <w:tc>
          <w:tcPr>
            <w:tcW w:w="1477"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14F935B4" w14:textId="4D3973D2" w:rsidR="00E36233" w:rsidRPr="002C6C11" w:rsidRDefault="00E36233" w:rsidP="00B3730E">
            <w:pPr>
              <w:pStyle w:val="ListParagraph"/>
              <w:numPr>
                <w:ilvl w:val="0"/>
                <w:numId w:val="213"/>
              </w:numPr>
              <w:ind w:left="306" w:hanging="234"/>
              <w:rPr>
                <w:rFonts w:ascii="Montserrat" w:eastAsia="Aptos" w:hAnsi="Montserrat" w:cs="Aptos"/>
                <w:color w:val="auto"/>
                <w:sz w:val="18"/>
                <w:szCs w:val="18"/>
              </w:rPr>
            </w:pPr>
            <w:r w:rsidRPr="002C6C11">
              <w:rPr>
                <w:rFonts w:ascii="Montserrat" w:eastAsia="Aptos" w:hAnsi="Montserrat" w:cs="Aptos"/>
                <w:color w:val="auto"/>
                <w:sz w:val="18"/>
                <w:szCs w:val="18"/>
              </w:rPr>
              <w:t>EBU Far Edge</w:t>
            </w:r>
          </w:p>
          <w:p w14:paraId="3DB9395B" w14:textId="7AACBCAE" w:rsidR="00E36233" w:rsidRPr="002C6C11" w:rsidRDefault="00E36233" w:rsidP="00B3730E">
            <w:pPr>
              <w:pStyle w:val="ListParagraph"/>
              <w:numPr>
                <w:ilvl w:val="0"/>
                <w:numId w:val="213"/>
              </w:numPr>
              <w:ind w:left="306" w:hanging="234"/>
              <w:rPr>
                <w:rFonts w:ascii="Montserrat" w:eastAsia="Aptos" w:hAnsi="Montserrat" w:cs="Aptos"/>
                <w:color w:val="auto"/>
                <w:sz w:val="18"/>
                <w:szCs w:val="18"/>
              </w:rPr>
            </w:pPr>
            <w:r w:rsidRPr="002C6C11">
              <w:rPr>
                <w:rFonts w:ascii="Montserrat" w:eastAsia="Aptos" w:hAnsi="Montserrat" w:cs="Aptos"/>
                <w:color w:val="auto"/>
                <w:sz w:val="18"/>
                <w:szCs w:val="18"/>
              </w:rPr>
              <w:t>5G MAG reference tools related to 5G MBS, as available.</w:t>
            </w:r>
          </w:p>
        </w:tc>
        <w:tc>
          <w:tcPr>
            <w:tcW w:w="1153"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7A9893C1" w14:textId="35E849D8" w:rsidR="00E36233" w:rsidRPr="002C6C11" w:rsidRDefault="00E36233" w:rsidP="00892B9B">
            <w:pPr>
              <w:ind w:left="72"/>
              <w:rPr>
                <w:rFonts w:ascii="Montserrat" w:eastAsia="Aptos" w:hAnsi="Montserrat" w:cs="Aptos"/>
                <w:color w:val="auto"/>
                <w:sz w:val="18"/>
                <w:szCs w:val="18"/>
              </w:rPr>
            </w:pPr>
            <w:r w:rsidRPr="002C6C11">
              <w:rPr>
                <w:rFonts w:ascii="Montserrat" w:eastAsia="Aptos" w:hAnsi="Montserrat" w:cs="Aptos"/>
                <w:color w:val="auto"/>
                <w:sz w:val="18"/>
                <w:szCs w:val="18"/>
              </w:rPr>
              <w:t>Correct integration of 5G-Media Streaming with 5G MBS components</w:t>
            </w:r>
          </w:p>
        </w:tc>
        <w:tc>
          <w:tcPr>
            <w:tcW w:w="69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16BF4E8D" w14:textId="2B65A662"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Q3’26</w:t>
            </w:r>
          </w:p>
        </w:tc>
        <w:tc>
          <w:tcPr>
            <w:tcW w:w="1498"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tcPr>
          <w:p w14:paraId="4D612072" w14:textId="75ACB8F1" w:rsidR="00E36233" w:rsidRPr="002C6C11" w:rsidRDefault="00E36233">
            <w:pPr>
              <w:rPr>
                <w:rFonts w:ascii="Montserrat" w:eastAsia="Aptos" w:hAnsi="Montserrat" w:cs="Aptos"/>
                <w:color w:val="auto"/>
                <w:sz w:val="18"/>
                <w:szCs w:val="18"/>
              </w:rPr>
            </w:pPr>
          </w:p>
          <w:p w14:paraId="00E1253B" w14:textId="1AC190F3"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To be shown at MS3 in October 2026</w:t>
            </w:r>
          </w:p>
        </w:tc>
        <w:tc>
          <w:tcPr>
            <w:tcW w:w="915" w:type="dxa"/>
            <w:tcBorders>
              <w:top w:val="single" w:sz="6" w:space="0" w:color="auto"/>
              <w:left w:val="single" w:sz="6" w:space="0" w:color="auto"/>
              <w:bottom w:val="single" w:sz="6" w:space="0" w:color="auto"/>
              <w:right w:val="single" w:sz="4" w:space="0" w:color="auto"/>
            </w:tcBorders>
            <w:shd w:val="clear" w:color="auto" w:fill="FFFFFF" w:themeFill="background1"/>
            <w:tcMar>
              <w:top w:w="15" w:type="dxa"/>
              <w:left w:w="15" w:type="dxa"/>
              <w:bottom w:w="15" w:type="dxa"/>
              <w:right w:w="15" w:type="dxa"/>
            </w:tcMar>
          </w:tcPr>
          <w:p w14:paraId="2AC74D65" w14:textId="635DC2CF"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5.1.1 and 5.1.2</w:t>
            </w:r>
          </w:p>
        </w:tc>
      </w:tr>
      <w:tr w:rsidR="008114EB" w:rsidRPr="00C80238" w14:paraId="158415A5" w14:textId="77777777" w:rsidTr="008114EB">
        <w:trPr>
          <w:trHeight w:val="1020"/>
        </w:trPr>
        <w:tc>
          <w:tcPr>
            <w:tcW w:w="1286" w:type="dxa"/>
            <w:tcBorders>
              <w:top w:val="single" w:sz="8" w:space="0" w:color="FFFFFF" w:themeColor="background1"/>
              <w:left w:val="single" w:sz="8" w:space="0" w:color="FFFFFF" w:themeColor="background1"/>
              <w:bottom w:val="single" w:sz="8" w:space="0" w:color="FFFFFF" w:themeColor="background1"/>
              <w:right w:val="single" w:sz="4" w:space="0" w:color="auto"/>
            </w:tcBorders>
            <w:shd w:val="clear" w:color="auto" w:fill="009FE2"/>
            <w:tcMar>
              <w:top w:w="15" w:type="dxa"/>
              <w:left w:w="15" w:type="dxa"/>
              <w:bottom w:w="15" w:type="dxa"/>
              <w:right w:w="15" w:type="dxa"/>
            </w:tcMar>
          </w:tcPr>
          <w:p w14:paraId="39D4B557" w14:textId="37258E51"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Support to Deployment and Orchestration</w:t>
            </w:r>
          </w:p>
        </w:tc>
        <w:tc>
          <w:tcPr>
            <w:tcW w:w="1681" w:type="dxa"/>
            <w:tcBorders>
              <w:top w:val="single" w:sz="6" w:space="0" w:color="auto"/>
              <w:left w:val="single" w:sz="4" w:space="0" w:color="auto"/>
              <w:bottom w:val="single" w:sz="4" w:space="0" w:color="auto"/>
              <w:right w:val="single" w:sz="6" w:space="0" w:color="auto"/>
            </w:tcBorders>
            <w:shd w:val="clear" w:color="auto" w:fill="FFFFFF" w:themeFill="background1"/>
            <w:tcMar>
              <w:top w:w="15" w:type="dxa"/>
              <w:left w:w="15" w:type="dxa"/>
              <w:bottom w:w="15" w:type="dxa"/>
              <w:right w:w="15" w:type="dxa"/>
            </w:tcMar>
          </w:tcPr>
          <w:p w14:paraId="45345E05" w14:textId="7E3FF05B"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Using the Nuvla Platform to deploy Media Streaming on the Far Edge</w:t>
            </w:r>
          </w:p>
        </w:tc>
        <w:tc>
          <w:tcPr>
            <w:tcW w:w="1477" w:type="dxa"/>
            <w:tcBorders>
              <w:top w:val="single" w:sz="6" w:space="0" w:color="auto"/>
              <w:left w:val="single" w:sz="6" w:space="0" w:color="auto"/>
              <w:bottom w:val="single" w:sz="4" w:space="0" w:color="auto"/>
              <w:right w:val="single" w:sz="6" w:space="0" w:color="auto"/>
            </w:tcBorders>
            <w:shd w:val="clear" w:color="auto" w:fill="FFFFFF" w:themeFill="background1"/>
            <w:tcMar>
              <w:top w:w="15" w:type="dxa"/>
              <w:left w:w="15" w:type="dxa"/>
              <w:bottom w:w="15" w:type="dxa"/>
              <w:right w:w="15" w:type="dxa"/>
            </w:tcMar>
          </w:tcPr>
          <w:p w14:paraId="7664080A" w14:textId="67CB8FD1" w:rsidR="00E36233" w:rsidRPr="002C6C11" w:rsidRDefault="00E36233" w:rsidP="00B3730E">
            <w:pPr>
              <w:pStyle w:val="ListParagraph"/>
              <w:numPr>
                <w:ilvl w:val="0"/>
                <w:numId w:val="213"/>
              </w:numPr>
              <w:ind w:left="306" w:hanging="234"/>
              <w:rPr>
                <w:rFonts w:ascii="Montserrat" w:eastAsia="Aptos" w:hAnsi="Montserrat" w:cs="Aptos"/>
                <w:color w:val="auto"/>
                <w:sz w:val="18"/>
                <w:szCs w:val="18"/>
              </w:rPr>
            </w:pPr>
            <w:r w:rsidRPr="002C6C11">
              <w:rPr>
                <w:rFonts w:ascii="Montserrat" w:eastAsia="Aptos" w:hAnsi="Montserrat" w:cs="Aptos"/>
                <w:color w:val="auto"/>
                <w:sz w:val="18"/>
                <w:szCs w:val="18"/>
              </w:rPr>
              <w:t>Nuvla</w:t>
            </w:r>
          </w:p>
          <w:p w14:paraId="38430CFD" w14:textId="75F4C82B" w:rsidR="00E36233" w:rsidRPr="002C6C11" w:rsidRDefault="00E36233" w:rsidP="00B3730E">
            <w:pPr>
              <w:pStyle w:val="ListParagraph"/>
              <w:numPr>
                <w:ilvl w:val="0"/>
                <w:numId w:val="213"/>
              </w:numPr>
              <w:ind w:left="306" w:hanging="234"/>
              <w:rPr>
                <w:rFonts w:ascii="Montserrat" w:eastAsia="Aptos" w:hAnsi="Montserrat" w:cs="Aptos"/>
                <w:color w:val="auto"/>
                <w:sz w:val="18"/>
                <w:szCs w:val="18"/>
              </w:rPr>
            </w:pPr>
            <w:r w:rsidRPr="002C6C11">
              <w:rPr>
                <w:rFonts w:ascii="Montserrat" w:eastAsia="Aptos" w:hAnsi="Montserrat" w:cs="Aptos"/>
                <w:color w:val="auto"/>
                <w:sz w:val="18"/>
                <w:szCs w:val="18"/>
              </w:rPr>
              <w:t>5G-MAG Media Streaming</w:t>
            </w:r>
          </w:p>
        </w:tc>
        <w:tc>
          <w:tcPr>
            <w:tcW w:w="1153" w:type="dxa"/>
            <w:tcBorders>
              <w:top w:val="single" w:sz="6" w:space="0" w:color="auto"/>
              <w:left w:val="single" w:sz="6" w:space="0" w:color="auto"/>
              <w:bottom w:val="single" w:sz="4" w:space="0" w:color="auto"/>
              <w:right w:val="single" w:sz="6" w:space="0" w:color="auto"/>
            </w:tcBorders>
            <w:shd w:val="clear" w:color="auto" w:fill="FFFFFF" w:themeFill="background1"/>
            <w:tcMar>
              <w:top w:w="15" w:type="dxa"/>
              <w:left w:w="15" w:type="dxa"/>
              <w:bottom w:w="15" w:type="dxa"/>
              <w:right w:w="15" w:type="dxa"/>
            </w:tcMar>
          </w:tcPr>
          <w:p w14:paraId="4C95CC7D" w14:textId="397456D3" w:rsidR="00E36233" w:rsidRPr="002C6C11" w:rsidRDefault="00E36233" w:rsidP="00B3730E">
            <w:pPr>
              <w:pStyle w:val="ListParagraph"/>
              <w:numPr>
                <w:ilvl w:val="0"/>
                <w:numId w:val="213"/>
              </w:numPr>
              <w:ind w:left="242" w:hanging="170"/>
              <w:rPr>
                <w:rFonts w:ascii="Montserrat" w:eastAsia="Aptos" w:hAnsi="Montserrat" w:cs="Aptos"/>
                <w:color w:val="auto"/>
                <w:sz w:val="18"/>
                <w:szCs w:val="18"/>
              </w:rPr>
            </w:pPr>
            <w:r w:rsidRPr="002C6C11">
              <w:rPr>
                <w:rFonts w:ascii="Montserrat" w:eastAsia="Aptos" w:hAnsi="Montserrat" w:cs="Aptos"/>
                <w:color w:val="auto"/>
                <w:sz w:val="18"/>
                <w:szCs w:val="18"/>
              </w:rPr>
              <w:t>Deployment time</w:t>
            </w:r>
          </w:p>
          <w:p w14:paraId="05E51C20" w14:textId="0232D1F7" w:rsidR="00E36233" w:rsidRPr="002C6C11" w:rsidRDefault="00E36233" w:rsidP="00B3730E">
            <w:pPr>
              <w:pStyle w:val="ListParagraph"/>
              <w:numPr>
                <w:ilvl w:val="0"/>
                <w:numId w:val="213"/>
              </w:numPr>
              <w:ind w:left="242" w:hanging="170"/>
              <w:rPr>
                <w:rFonts w:ascii="Montserrat" w:eastAsia="Aptos" w:hAnsi="Montserrat" w:cs="Aptos"/>
                <w:color w:val="auto"/>
                <w:sz w:val="18"/>
                <w:szCs w:val="18"/>
              </w:rPr>
            </w:pPr>
            <w:r w:rsidRPr="002C6C11">
              <w:rPr>
                <w:rFonts w:ascii="Montserrat" w:eastAsia="Aptos" w:hAnsi="Montserrat" w:cs="Aptos"/>
                <w:color w:val="auto"/>
                <w:sz w:val="18"/>
                <w:szCs w:val="18"/>
              </w:rPr>
              <w:t>100% of Monitoring indicators are green</w:t>
            </w:r>
          </w:p>
        </w:tc>
        <w:tc>
          <w:tcPr>
            <w:tcW w:w="690" w:type="dxa"/>
            <w:tcBorders>
              <w:top w:val="single" w:sz="6" w:space="0" w:color="auto"/>
              <w:left w:val="single" w:sz="6" w:space="0" w:color="auto"/>
              <w:bottom w:val="single" w:sz="4" w:space="0" w:color="auto"/>
              <w:right w:val="single" w:sz="6" w:space="0" w:color="auto"/>
            </w:tcBorders>
            <w:shd w:val="clear" w:color="auto" w:fill="FFFFFF" w:themeFill="background1"/>
            <w:tcMar>
              <w:top w:w="15" w:type="dxa"/>
              <w:left w:w="15" w:type="dxa"/>
              <w:bottom w:w="15" w:type="dxa"/>
              <w:right w:w="15" w:type="dxa"/>
            </w:tcMar>
          </w:tcPr>
          <w:p w14:paraId="7CC80E5B" w14:textId="43346ACC"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Q2’26</w:t>
            </w:r>
          </w:p>
        </w:tc>
        <w:tc>
          <w:tcPr>
            <w:tcW w:w="1498" w:type="dxa"/>
            <w:tcBorders>
              <w:top w:val="single" w:sz="6" w:space="0" w:color="auto"/>
              <w:left w:val="single" w:sz="6" w:space="0" w:color="auto"/>
              <w:bottom w:val="single" w:sz="4" w:space="0" w:color="auto"/>
              <w:right w:val="single" w:sz="6" w:space="0" w:color="auto"/>
            </w:tcBorders>
            <w:shd w:val="clear" w:color="auto" w:fill="FFFFFF" w:themeFill="background1"/>
            <w:tcMar>
              <w:top w:w="15" w:type="dxa"/>
              <w:left w:w="15" w:type="dxa"/>
              <w:bottom w:w="15" w:type="dxa"/>
              <w:right w:w="15" w:type="dxa"/>
            </w:tcMar>
          </w:tcPr>
          <w:p w14:paraId="4F671018" w14:textId="35E4AD06"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To be shown at MS3 in October 2026</w:t>
            </w:r>
          </w:p>
        </w:tc>
        <w:tc>
          <w:tcPr>
            <w:tcW w:w="915" w:type="dxa"/>
            <w:tcBorders>
              <w:top w:val="single" w:sz="6" w:space="0" w:color="auto"/>
              <w:left w:val="single" w:sz="6" w:space="0" w:color="auto"/>
              <w:bottom w:val="single" w:sz="4" w:space="0" w:color="auto"/>
              <w:right w:val="single" w:sz="4" w:space="0" w:color="auto"/>
            </w:tcBorders>
            <w:shd w:val="clear" w:color="auto" w:fill="FFFFFF" w:themeFill="background1"/>
            <w:tcMar>
              <w:top w:w="15" w:type="dxa"/>
              <w:left w:w="15" w:type="dxa"/>
              <w:bottom w:w="15" w:type="dxa"/>
              <w:right w:w="15" w:type="dxa"/>
            </w:tcMar>
          </w:tcPr>
          <w:p w14:paraId="20C66D10" w14:textId="4AB0163A" w:rsidR="00E36233" w:rsidRPr="002C6C11" w:rsidRDefault="00E36233">
            <w:pPr>
              <w:rPr>
                <w:rFonts w:ascii="Montserrat" w:eastAsia="Aptos" w:hAnsi="Montserrat" w:cs="Aptos"/>
                <w:color w:val="auto"/>
                <w:sz w:val="18"/>
                <w:szCs w:val="18"/>
              </w:rPr>
            </w:pPr>
            <w:r w:rsidRPr="002C6C11">
              <w:rPr>
                <w:rFonts w:ascii="Montserrat" w:eastAsia="Aptos" w:hAnsi="Montserrat" w:cs="Aptos"/>
                <w:color w:val="auto"/>
                <w:sz w:val="18"/>
                <w:szCs w:val="18"/>
              </w:rPr>
              <w:t>5.1.2, 2.3 (</w:t>
            </w:r>
          </w:p>
        </w:tc>
      </w:tr>
    </w:tbl>
    <w:p w14:paraId="429B1635" w14:textId="640B20E3" w:rsidR="1BF0E659" w:rsidRPr="002C6C11" w:rsidRDefault="1BF0E659" w:rsidP="1BF0E659">
      <w:pPr>
        <w:ind w:firstLine="1"/>
        <w:rPr>
          <w:rFonts w:ascii="Montserrat" w:hAnsi="Montserrat"/>
          <w:color w:val="auto"/>
        </w:rPr>
      </w:pPr>
    </w:p>
    <w:p w14:paraId="52F2BC48" w14:textId="60518B9B" w:rsidR="3D069620" w:rsidRPr="002C6C11" w:rsidRDefault="11B9637F" w:rsidP="00B84C69">
      <w:pPr>
        <w:pStyle w:val="Heading3"/>
        <w:tabs>
          <w:tab w:val="left" w:pos="720"/>
          <w:tab w:val="left" w:pos="1440"/>
          <w:tab w:val="left" w:pos="2160"/>
          <w:tab w:val="left" w:pos="7393"/>
        </w:tabs>
        <w:rPr>
          <w:rFonts w:eastAsia="Aptos" w:cs="Aptos"/>
          <w:sz w:val="24"/>
          <w:szCs w:val="24"/>
        </w:rPr>
      </w:pPr>
      <w:bookmarkStart w:id="335" w:name="_Toc1730016493"/>
      <w:r>
        <w:t>5</w:t>
      </w:r>
      <w:r w:rsidR="54D44AF5">
        <w:t>.1.</w:t>
      </w:r>
      <w:r w:rsidR="30369342">
        <w:t>3</w:t>
      </w:r>
      <w:r w:rsidR="00DB0738">
        <w:tab/>
      </w:r>
      <w:r w:rsidR="54D44AF5">
        <w:t>WP5.1</w:t>
      </w:r>
      <w:r w:rsidR="6B70B7E5">
        <w:t xml:space="preserve"> </w:t>
      </w:r>
      <w:r w:rsidR="79BDEC33">
        <w:t>t</w:t>
      </w:r>
      <w:r w:rsidR="54D44AF5">
        <w:t>est cases</w:t>
      </w:r>
      <w:bookmarkEnd w:id="335"/>
    </w:p>
    <w:p w14:paraId="264E2706" w14:textId="3F101C4D" w:rsidR="3D069620" w:rsidRPr="002C6C11" w:rsidRDefault="3D069620" w:rsidP="007465B0">
      <w:pPr>
        <w:pStyle w:val="ParagraphText"/>
      </w:pPr>
    </w:p>
    <w:p w14:paraId="3BE5F6C3" w14:textId="34C63E03" w:rsidR="3D069620" w:rsidRPr="002C6C11" w:rsidRDefault="2B9AEF66" w:rsidP="007465B0">
      <w:pPr>
        <w:pStyle w:val="ParagraphText"/>
      </w:pPr>
      <w:r w:rsidRPr="002C6C11">
        <w:t>This section contains some test cases identified so far. They should be completed moving forward.</w:t>
      </w:r>
    </w:p>
    <w:p w14:paraId="159A00F3" w14:textId="77777777" w:rsidR="3D069620" w:rsidRPr="002C6C11" w:rsidRDefault="3D069620" w:rsidP="0C991F5F">
      <w:pPr>
        <w:jc w:val="both"/>
        <w:rPr>
          <w:rFonts w:ascii="Montserrat" w:hAnsi="Montserrat"/>
          <w:color w:val="auto"/>
          <w:sz w:val="18"/>
          <w:szCs w:val="18"/>
        </w:rPr>
      </w:pPr>
    </w:p>
    <w:tbl>
      <w:tblPr>
        <w:tblW w:w="0" w:type="auto"/>
        <w:tblLook w:val="04A0" w:firstRow="1" w:lastRow="0" w:firstColumn="1" w:lastColumn="0" w:noHBand="0" w:noVBand="1"/>
      </w:tblPr>
      <w:tblGrid>
        <w:gridCol w:w="2506"/>
        <w:gridCol w:w="898"/>
        <w:gridCol w:w="5636"/>
      </w:tblGrid>
      <w:tr w:rsidR="008114EB" w:rsidRPr="00C80238" w14:paraId="40BCB486" w14:textId="77777777" w:rsidTr="007465B0">
        <w:trPr>
          <w:trHeight w:val="400"/>
        </w:trPr>
        <w:tc>
          <w:tcPr>
            <w:tcW w:w="9085"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1585FE16" w14:textId="77777777" w:rsidR="0C991F5F" w:rsidRPr="002C6C11" w:rsidRDefault="0C991F5F" w:rsidP="0C991F5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w:t>
            </w:r>
          </w:p>
        </w:tc>
      </w:tr>
      <w:tr w:rsidR="008114EB" w:rsidRPr="00C80238" w14:paraId="5140F200" w14:textId="77777777" w:rsidTr="007465B0">
        <w:trPr>
          <w:trHeight w:val="400"/>
        </w:trPr>
        <w:tc>
          <w:tcPr>
            <w:tcW w:w="2515" w:type="dxa"/>
            <w:tcBorders>
              <w:top w:val="single" w:sz="6" w:space="0" w:color="auto"/>
              <w:left w:val="single" w:sz="4" w:space="0" w:color="auto"/>
              <w:bottom w:val="single" w:sz="6" w:space="0" w:color="auto"/>
              <w:right w:val="single" w:sz="6" w:space="0" w:color="auto"/>
            </w:tcBorders>
            <w:vAlign w:val="center"/>
          </w:tcPr>
          <w:p w14:paraId="08B6C66E"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70" w:type="dxa"/>
            <w:gridSpan w:val="2"/>
            <w:tcBorders>
              <w:top w:val="single" w:sz="6" w:space="0" w:color="auto"/>
              <w:left w:val="single" w:sz="6" w:space="0" w:color="auto"/>
              <w:bottom w:val="single" w:sz="6" w:space="0" w:color="auto"/>
              <w:right w:val="single" w:sz="4" w:space="0" w:color="auto"/>
            </w:tcBorders>
            <w:vAlign w:val="center"/>
          </w:tcPr>
          <w:p w14:paraId="0F9B7465" w14:textId="2BEC738E" w:rsidR="0C991F5F" w:rsidRPr="002C6C11" w:rsidRDefault="002D4BA9"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Connecting </w:t>
            </w:r>
            <w:r w:rsidR="0015566B" w:rsidRPr="002C6C11">
              <w:rPr>
                <w:rFonts w:ascii="Montserrat" w:eastAsia="Times New Roman" w:hAnsi="Montserrat"/>
                <w:color w:val="auto"/>
                <w:sz w:val="18"/>
                <w:szCs w:val="18"/>
                <w:lang w:eastAsia="en-GB"/>
              </w:rPr>
              <w:t>a 5G User Equi</w:t>
            </w:r>
            <w:r w:rsidR="00207EC1" w:rsidRPr="002C6C11">
              <w:rPr>
                <w:rFonts w:ascii="Montserrat" w:eastAsia="Times New Roman" w:hAnsi="Montserrat"/>
                <w:color w:val="auto"/>
                <w:sz w:val="18"/>
                <w:szCs w:val="18"/>
                <w:lang w:eastAsia="en-GB"/>
              </w:rPr>
              <w:t>pment (smartphone, Tablet, ..)</w:t>
            </w:r>
            <w:r w:rsidR="00D942E9" w:rsidRPr="002C6C11">
              <w:rPr>
                <w:rFonts w:ascii="Montserrat" w:eastAsia="Times New Roman" w:hAnsi="Montserrat"/>
                <w:color w:val="auto"/>
                <w:sz w:val="18"/>
                <w:szCs w:val="18"/>
                <w:lang w:eastAsia="en-GB"/>
              </w:rPr>
              <w:t xml:space="preserve"> to the Far Edge</w:t>
            </w:r>
          </w:p>
        </w:tc>
      </w:tr>
      <w:tr w:rsidR="008114EB" w:rsidRPr="00C80238" w14:paraId="191585DC" w14:textId="77777777" w:rsidTr="007465B0">
        <w:trPr>
          <w:trHeight w:val="400"/>
        </w:trPr>
        <w:tc>
          <w:tcPr>
            <w:tcW w:w="2515" w:type="dxa"/>
            <w:tcBorders>
              <w:top w:val="single" w:sz="6" w:space="0" w:color="auto"/>
              <w:left w:val="single" w:sz="4" w:space="0" w:color="auto"/>
              <w:bottom w:val="single" w:sz="6" w:space="0" w:color="auto"/>
              <w:right w:val="single" w:sz="6" w:space="0" w:color="auto"/>
            </w:tcBorders>
            <w:vAlign w:val="center"/>
          </w:tcPr>
          <w:p w14:paraId="1BC0B559"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70" w:type="dxa"/>
            <w:gridSpan w:val="2"/>
            <w:tcBorders>
              <w:top w:val="single" w:sz="6" w:space="0" w:color="auto"/>
              <w:left w:val="single" w:sz="6" w:space="0" w:color="auto"/>
              <w:bottom w:val="single" w:sz="6" w:space="0" w:color="auto"/>
              <w:right w:val="single" w:sz="4" w:space="0" w:color="auto"/>
            </w:tcBorders>
            <w:vAlign w:val="center"/>
          </w:tcPr>
          <w:p w14:paraId="15D06E0E"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197FA63D" w14:textId="77777777" w:rsidTr="007465B0">
        <w:trPr>
          <w:trHeight w:val="400"/>
        </w:trPr>
        <w:tc>
          <w:tcPr>
            <w:tcW w:w="2515" w:type="dxa"/>
            <w:vMerge w:val="restart"/>
            <w:tcBorders>
              <w:top w:val="single" w:sz="6" w:space="0" w:color="auto"/>
              <w:left w:val="single" w:sz="4" w:space="0" w:color="auto"/>
              <w:bottom w:val="single" w:sz="6" w:space="0" w:color="auto"/>
              <w:right w:val="single" w:sz="6" w:space="0" w:color="auto"/>
            </w:tcBorders>
            <w:vAlign w:val="center"/>
          </w:tcPr>
          <w:p w14:paraId="45D0DCFE"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00" w:type="dxa"/>
            <w:tcBorders>
              <w:top w:val="single" w:sz="6" w:space="0" w:color="auto"/>
              <w:left w:val="single" w:sz="6" w:space="0" w:color="auto"/>
              <w:bottom w:val="single" w:sz="6" w:space="0" w:color="auto"/>
              <w:right w:val="single" w:sz="6" w:space="0" w:color="auto"/>
            </w:tcBorders>
            <w:vAlign w:val="center"/>
          </w:tcPr>
          <w:p w14:paraId="5CBFAAA7"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70" w:type="dxa"/>
            <w:tcBorders>
              <w:top w:val="single" w:sz="6" w:space="0" w:color="auto"/>
              <w:left w:val="single" w:sz="6" w:space="0" w:color="auto"/>
              <w:bottom w:val="single" w:sz="6" w:space="0" w:color="auto"/>
              <w:right w:val="single" w:sz="4" w:space="0" w:color="auto"/>
            </w:tcBorders>
            <w:vAlign w:val="center"/>
          </w:tcPr>
          <w:p w14:paraId="0E3C74A6" w14:textId="31318809"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r w:rsidR="00226BBD" w:rsidRPr="002C6C11">
              <w:rPr>
                <w:rFonts w:ascii="Montserrat" w:eastAsia="Times New Roman" w:hAnsi="Montserrat"/>
                <w:color w:val="auto"/>
                <w:sz w:val="18"/>
                <w:szCs w:val="18"/>
                <w:lang w:eastAsia="en-GB"/>
              </w:rPr>
              <w:t xml:space="preserve">Far Edge up and </w:t>
            </w:r>
            <w:r w:rsidR="004D0DED" w:rsidRPr="002C6C11">
              <w:rPr>
                <w:rFonts w:ascii="Montserrat" w:eastAsia="Times New Roman" w:hAnsi="Montserrat"/>
                <w:color w:val="auto"/>
                <w:sz w:val="18"/>
                <w:szCs w:val="18"/>
                <w:lang w:eastAsia="en-GB"/>
              </w:rPr>
              <w:t>5G Core and gNodeB up and running</w:t>
            </w:r>
          </w:p>
        </w:tc>
      </w:tr>
      <w:tr w:rsidR="008114EB" w:rsidRPr="00C80238" w14:paraId="29D192C4" w14:textId="77777777" w:rsidTr="007465B0">
        <w:trPr>
          <w:trHeight w:val="400"/>
        </w:trPr>
        <w:tc>
          <w:tcPr>
            <w:tcW w:w="2515" w:type="dxa"/>
            <w:vMerge/>
            <w:tcBorders>
              <w:top w:val="single" w:sz="6" w:space="0" w:color="auto"/>
              <w:left w:val="single" w:sz="4" w:space="0" w:color="auto"/>
              <w:bottom w:val="single" w:sz="6" w:space="0" w:color="auto"/>
              <w:right w:val="single" w:sz="6" w:space="0" w:color="auto"/>
            </w:tcBorders>
          </w:tcPr>
          <w:p w14:paraId="51A94B56" w14:textId="77777777" w:rsidR="00654C1C" w:rsidRPr="002C6C11" w:rsidRDefault="00654C1C">
            <w:pPr>
              <w:rPr>
                <w:rFonts w:ascii="Montserrat" w:hAnsi="Montserrat"/>
                <w:color w:val="auto"/>
              </w:rPr>
            </w:pPr>
          </w:p>
        </w:tc>
        <w:tc>
          <w:tcPr>
            <w:tcW w:w="900" w:type="dxa"/>
            <w:tcBorders>
              <w:top w:val="single" w:sz="6" w:space="0" w:color="auto"/>
              <w:left w:val="single" w:sz="6" w:space="0" w:color="auto"/>
              <w:bottom w:val="single" w:sz="6" w:space="0" w:color="auto"/>
              <w:right w:val="single" w:sz="6" w:space="0" w:color="auto"/>
            </w:tcBorders>
            <w:vAlign w:val="center"/>
          </w:tcPr>
          <w:p w14:paraId="29FA6570"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70" w:type="dxa"/>
            <w:tcBorders>
              <w:top w:val="single" w:sz="6" w:space="0" w:color="auto"/>
              <w:left w:val="single" w:sz="6" w:space="0" w:color="auto"/>
              <w:bottom w:val="single" w:sz="6" w:space="0" w:color="auto"/>
              <w:right w:val="single" w:sz="4" w:space="0" w:color="auto"/>
            </w:tcBorders>
            <w:vAlign w:val="center"/>
          </w:tcPr>
          <w:p w14:paraId="26A4FA80" w14:textId="3D3CC160" w:rsidR="0C991F5F" w:rsidRPr="002C6C11" w:rsidRDefault="00711A1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UE SIM card registered into the 5G </w:t>
            </w:r>
            <w:r w:rsidR="0053110C" w:rsidRPr="002C6C11">
              <w:rPr>
                <w:rFonts w:ascii="Montserrat" w:eastAsia="Times New Roman" w:hAnsi="Montserrat"/>
                <w:color w:val="auto"/>
                <w:sz w:val="18"/>
                <w:szCs w:val="18"/>
                <w:lang w:eastAsia="en-GB"/>
              </w:rPr>
              <w:t xml:space="preserve">Core and </w:t>
            </w:r>
            <w:r w:rsidR="00D2194E" w:rsidRPr="002C6C11">
              <w:rPr>
                <w:rFonts w:ascii="Montserrat" w:eastAsia="Times New Roman" w:hAnsi="Montserrat"/>
                <w:color w:val="auto"/>
                <w:sz w:val="18"/>
                <w:szCs w:val="18"/>
                <w:lang w:eastAsia="en-GB"/>
              </w:rPr>
              <w:t xml:space="preserve">UE connected </w:t>
            </w:r>
            <w:r w:rsidR="0053110C" w:rsidRPr="002C6C11">
              <w:rPr>
                <w:rFonts w:ascii="Montserrat" w:eastAsia="Times New Roman" w:hAnsi="Montserrat"/>
                <w:color w:val="auto"/>
                <w:sz w:val="18"/>
                <w:szCs w:val="18"/>
                <w:lang w:eastAsia="en-GB"/>
              </w:rPr>
              <w:t>to the 5G Network</w:t>
            </w:r>
          </w:p>
        </w:tc>
      </w:tr>
      <w:tr w:rsidR="008114EB" w:rsidRPr="00C80238" w14:paraId="7767B11B" w14:textId="77777777" w:rsidTr="007465B0">
        <w:trPr>
          <w:trHeight w:val="400"/>
        </w:trPr>
        <w:tc>
          <w:tcPr>
            <w:tcW w:w="2515" w:type="dxa"/>
            <w:tcBorders>
              <w:top w:val="single" w:sz="6" w:space="0" w:color="auto"/>
              <w:left w:val="single" w:sz="4" w:space="0" w:color="auto"/>
              <w:bottom w:val="single" w:sz="6" w:space="0" w:color="auto"/>
              <w:right w:val="single" w:sz="6" w:space="0" w:color="auto"/>
            </w:tcBorders>
            <w:vAlign w:val="center"/>
          </w:tcPr>
          <w:p w14:paraId="3F049CBE"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70" w:type="dxa"/>
            <w:gridSpan w:val="2"/>
            <w:tcBorders>
              <w:top w:val="single" w:sz="6" w:space="0" w:color="auto"/>
              <w:left w:val="single" w:sz="6" w:space="0" w:color="auto"/>
              <w:bottom w:val="single" w:sz="6" w:space="0" w:color="auto"/>
              <w:right w:val="single" w:sz="4" w:space="0" w:color="auto"/>
            </w:tcBorders>
            <w:vAlign w:val="center"/>
          </w:tcPr>
          <w:p w14:paraId="4878B07D" w14:textId="38045525"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This </w:t>
            </w:r>
            <w:r w:rsidR="00395868" w:rsidRPr="002C6C11">
              <w:rPr>
                <w:rFonts w:ascii="Montserrat" w:eastAsia="Times New Roman" w:hAnsi="Montserrat"/>
                <w:color w:val="auto"/>
                <w:sz w:val="18"/>
                <w:szCs w:val="18"/>
                <w:lang w:eastAsia="en-GB"/>
              </w:rPr>
              <w:t xml:space="preserve">Component/functional </w:t>
            </w:r>
            <w:r w:rsidRPr="002C6C11">
              <w:rPr>
                <w:rFonts w:ascii="Montserrat" w:eastAsia="Times New Roman" w:hAnsi="Montserrat"/>
                <w:color w:val="auto"/>
                <w:sz w:val="18"/>
                <w:szCs w:val="18"/>
                <w:lang w:eastAsia="en-GB"/>
              </w:rPr>
              <w:t xml:space="preserve">test is required to verify </w:t>
            </w:r>
            <w:r w:rsidR="000757AB" w:rsidRPr="002C6C11">
              <w:rPr>
                <w:rFonts w:ascii="Montserrat" w:eastAsia="Times New Roman" w:hAnsi="Montserrat"/>
                <w:color w:val="auto"/>
                <w:sz w:val="18"/>
                <w:szCs w:val="18"/>
                <w:lang w:eastAsia="en-GB"/>
              </w:rPr>
              <w:t xml:space="preserve">that </w:t>
            </w:r>
            <w:r w:rsidR="00507BC5" w:rsidRPr="002C6C11">
              <w:rPr>
                <w:rFonts w:ascii="Montserrat" w:eastAsia="Times New Roman" w:hAnsi="Montserrat"/>
                <w:color w:val="auto"/>
                <w:sz w:val="18"/>
                <w:szCs w:val="18"/>
                <w:lang w:eastAsia="en-GB"/>
              </w:rPr>
              <w:t xml:space="preserve">the </w:t>
            </w:r>
            <w:r w:rsidR="00EA308C" w:rsidRPr="002C6C11">
              <w:rPr>
                <w:rFonts w:ascii="Montserrat" w:eastAsia="Times New Roman" w:hAnsi="Montserrat"/>
                <w:color w:val="auto"/>
                <w:sz w:val="18"/>
                <w:szCs w:val="18"/>
                <w:lang w:eastAsia="en-GB"/>
              </w:rPr>
              <w:t xml:space="preserve">UE can access the Far Edge through </w:t>
            </w:r>
            <w:r w:rsidR="00106610" w:rsidRPr="002C6C11">
              <w:rPr>
                <w:rFonts w:ascii="Montserrat" w:eastAsia="Times New Roman" w:hAnsi="Montserrat"/>
                <w:color w:val="auto"/>
                <w:sz w:val="18"/>
                <w:szCs w:val="18"/>
                <w:lang w:eastAsia="en-GB"/>
              </w:rPr>
              <w:t xml:space="preserve">the </w:t>
            </w:r>
            <w:r w:rsidR="00306307" w:rsidRPr="002C6C11">
              <w:rPr>
                <w:rFonts w:ascii="Montserrat" w:eastAsia="Times New Roman" w:hAnsi="Montserrat"/>
                <w:color w:val="auto"/>
                <w:sz w:val="18"/>
                <w:szCs w:val="18"/>
                <w:lang w:eastAsia="en-GB"/>
              </w:rPr>
              <w:t>gNodeB</w:t>
            </w:r>
            <w:r w:rsidR="001332B8" w:rsidRPr="002C6C11">
              <w:rPr>
                <w:rFonts w:ascii="Montserrat" w:eastAsia="Times New Roman" w:hAnsi="Montserrat"/>
                <w:color w:val="auto"/>
                <w:sz w:val="18"/>
                <w:szCs w:val="18"/>
                <w:lang w:eastAsia="en-GB"/>
              </w:rPr>
              <w:t>, using media Streaming and Unicast</w:t>
            </w:r>
            <w:r w:rsidR="00BE5D62" w:rsidRPr="002C6C11">
              <w:rPr>
                <w:rFonts w:ascii="Montserrat" w:eastAsia="Times New Roman" w:hAnsi="Montserrat"/>
                <w:color w:val="auto"/>
                <w:sz w:val="18"/>
                <w:szCs w:val="18"/>
                <w:lang w:eastAsia="en-GB"/>
              </w:rPr>
              <w:t xml:space="preserve"> </w:t>
            </w:r>
          </w:p>
        </w:tc>
      </w:tr>
      <w:tr w:rsidR="008114EB" w:rsidRPr="00C80238" w14:paraId="42865E32" w14:textId="77777777" w:rsidTr="007465B0">
        <w:trPr>
          <w:trHeight w:val="400"/>
        </w:trPr>
        <w:tc>
          <w:tcPr>
            <w:tcW w:w="2515" w:type="dxa"/>
            <w:vMerge w:val="restart"/>
            <w:tcBorders>
              <w:top w:val="single" w:sz="6" w:space="0" w:color="auto"/>
              <w:left w:val="single" w:sz="4" w:space="0" w:color="auto"/>
              <w:bottom w:val="single" w:sz="6" w:space="0" w:color="auto"/>
              <w:right w:val="single" w:sz="6" w:space="0" w:color="auto"/>
            </w:tcBorders>
            <w:vAlign w:val="center"/>
          </w:tcPr>
          <w:p w14:paraId="10382276"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00" w:type="dxa"/>
            <w:tcBorders>
              <w:top w:val="single" w:sz="6" w:space="0" w:color="auto"/>
              <w:left w:val="single" w:sz="6" w:space="0" w:color="auto"/>
              <w:bottom w:val="single" w:sz="6" w:space="0" w:color="auto"/>
              <w:right w:val="single" w:sz="6" w:space="0" w:color="auto"/>
            </w:tcBorders>
            <w:vAlign w:val="center"/>
          </w:tcPr>
          <w:p w14:paraId="426B1C54"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70" w:type="dxa"/>
            <w:tcBorders>
              <w:top w:val="single" w:sz="6" w:space="0" w:color="auto"/>
              <w:left w:val="single" w:sz="6" w:space="0" w:color="auto"/>
              <w:bottom w:val="single" w:sz="6" w:space="0" w:color="auto"/>
              <w:right w:val="single" w:sz="4" w:space="0" w:color="auto"/>
            </w:tcBorders>
            <w:vAlign w:val="center"/>
          </w:tcPr>
          <w:p w14:paraId="346282D0" w14:textId="6912BF32" w:rsidR="0C991F5F" w:rsidRPr="002C6C11" w:rsidRDefault="00962965"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Send requests to the </w:t>
            </w:r>
            <w:r w:rsidR="008A48A9" w:rsidRPr="002C6C11">
              <w:rPr>
                <w:rFonts w:ascii="Montserrat" w:eastAsia="Times New Roman" w:hAnsi="Montserrat"/>
                <w:color w:val="auto"/>
                <w:sz w:val="18"/>
                <w:szCs w:val="18"/>
                <w:lang w:eastAsia="en-GB"/>
              </w:rPr>
              <w:t>F</w:t>
            </w:r>
            <w:r w:rsidR="00AC3D23" w:rsidRPr="002C6C11">
              <w:rPr>
                <w:rFonts w:ascii="Montserrat" w:eastAsia="Times New Roman" w:hAnsi="Montserrat"/>
                <w:color w:val="auto"/>
                <w:sz w:val="18"/>
                <w:szCs w:val="18"/>
                <w:lang w:eastAsia="en-GB"/>
              </w:rPr>
              <w:t>a</w:t>
            </w:r>
            <w:r w:rsidR="008A48A9" w:rsidRPr="002C6C11">
              <w:rPr>
                <w:rFonts w:ascii="Montserrat" w:eastAsia="Times New Roman" w:hAnsi="Montserrat"/>
                <w:color w:val="auto"/>
                <w:sz w:val="18"/>
                <w:szCs w:val="18"/>
                <w:lang w:eastAsia="en-GB"/>
              </w:rPr>
              <w:t>r Edge</w:t>
            </w:r>
            <w:r w:rsidR="00126950" w:rsidRPr="002C6C11">
              <w:rPr>
                <w:rFonts w:ascii="Montserrat" w:eastAsia="Times New Roman" w:hAnsi="Montserrat"/>
                <w:color w:val="auto"/>
                <w:sz w:val="18"/>
                <w:szCs w:val="18"/>
                <w:lang w:eastAsia="en-GB"/>
              </w:rPr>
              <w:t xml:space="preserve"> components</w:t>
            </w:r>
          </w:p>
        </w:tc>
      </w:tr>
      <w:tr w:rsidR="008114EB" w:rsidRPr="00C80238" w14:paraId="6EBD2659" w14:textId="77777777" w:rsidTr="007465B0">
        <w:trPr>
          <w:trHeight w:val="400"/>
        </w:trPr>
        <w:tc>
          <w:tcPr>
            <w:tcW w:w="2515" w:type="dxa"/>
            <w:vMerge/>
            <w:tcBorders>
              <w:top w:val="single" w:sz="6" w:space="0" w:color="auto"/>
              <w:left w:val="single" w:sz="4" w:space="0" w:color="auto"/>
              <w:bottom w:val="single" w:sz="6" w:space="0" w:color="auto"/>
              <w:right w:val="single" w:sz="6" w:space="0" w:color="auto"/>
            </w:tcBorders>
          </w:tcPr>
          <w:p w14:paraId="6BE62EF9" w14:textId="77777777" w:rsidR="00654C1C" w:rsidRPr="002C6C11" w:rsidRDefault="00654C1C">
            <w:pPr>
              <w:rPr>
                <w:rFonts w:ascii="Montserrat" w:hAnsi="Montserrat"/>
                <w:color w:val="auto"/>
              </w:rPr>
            </w:pPr>
          </w:p>
        </w:tc>
        <w:tc>
          <w:tcPr>
            <w:tcW w:w="900" w:type="dxa"/>
            <w:tcBorders>
              <w:top w:val="single" w:sz="6" w:space="0" w:color="auto"/>
              <w:left w:val="single" w:sz="6" w:space="0" w:color="auto"/>
              <w:bottom w:val="single" w:sz="6" w:space="0" w:color="auto"/>
              <w:right w:val="single" w:sz="6" w:space="0" w:color="auto"/>
            </w:tcBorders>
            <w:vAlign w:val="center"/>
          </w:tcPr>
          <w:p w14:paraId="24E9F494"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70" w:type="dxa"/>
            <w:tcBorders>
              <w:top w:val="single" w:sz="6" w:space="0" w:color="auto"/>
              <w:left w:val="single" w:sz="6" w:space="0" w:color="auto"/>
              <w:bottom w:val="single" w:sz="6" w:space="0" w:color="auto"/>
              <w:right w:val="single" w:sz="4" w:space="0" w:color="auto"/>
            </w:tcBorders>
            <w:vAlign w:val="center"/>
          </w:tcPr>
          <w:p w14:paraId="642E1DCF" w14:textId="067BA314" w:rsidR="0C991F5F" w:rsidRPr="002C6C11" w:rsidRDefault="00126950"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Check </w:t>
            </w:r>
            <w:r w:rsidR="00A6389E" w:rsidRPr="002C6C11">
              <w:rPr>
                <w:rFonts w:ascii="Montserrat" w:eastAsia="Times New Roman" w:hAnsi="Montserrat"/>
                <w:color w:val="auto"/>
                <w:sz w:val="18"/>
                <w:szCs w:val="18"/>
                <w:lang w:eastAsia="en-GB"/>
              </w:rPr>
              <w:t>the Logs of the</w:t>
            </w:r>
            <w:r w:rsidR="00FB48FC" w:rsidRPr="002C6C11">
              <w:rPr>
                <w:rFonts w:ascii="Montserrat" w:eastAsia="Times New Roman" w:hAnsi="Montserrat"/>
                <w:color w:val="auto"/>
                <w:sz w:val="18"/>
                <w:szCs w:val="18"/>
                <w:lang w:eastAsia="en-GB"/>
              </w:rPr>
              <w:t xml:space="preserve"> different Far Edge </w:t>
            </w:r>
            <w:r w:rsidR="00A6389E" w:rsidRPr="002C6C11">
              <w:rPr>
                <w:rFonts w:ascii="Montserrat" w:eastAsia="Times New Roman" w:hAnsi="Montserrat"/>
                <w:color w:val="auto"/>
                <w:sz w:val="18"/>
                <w:szCs w:val="18"/>
                <w:lang w:eastAsia="en-GB"/>
              </w:rPr>
              <w:t>components</w:t>
            </w:r>
          </w:p>
        </w:tc>
      </w:tr>
      <w:tr w:rsidR="008114EB" w:rsidRPr="00C80238" w14:paraId="246991A2" w14:textId="77777777" w:rsidTr="007465B0">
        <w:trPr>
          <w:trHeight w:val="400"/>
        </w:trPr>
        <w:tc>
          <w:tcPr>
            <w:tcW w:w="2515" w:type="dxa"/>
            <w:tcBorders>
              <w:top w:val="single" w:sz="6" w:space="0" w:color="auto"/>
              <w:left w:val="single" w:sz="4" w:space="0" w:color="auto"/>
              <w:bottom w:val="single" w:sz="6" w:space="0" w:color="auto"/>
              <w:right w:val="single" w:sz="6" w:space="0" w:color="auto"/>
            </w:tcBorders>
            <w:vAlign w:val="center"/>
          </w:tcPr>
          <w:p w14:paraId="12417CB2"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70" w:type="dxa"/>
            <w:gridSpan w:val="2"/>
            <w:tcBorders>
              <w:top w:val="single" w:sz="6" w:space="0" w:color="auto"/>
              <w:left w:val="single" w:sz="6" w:space="0" w:color="auto"/>
              <w:bottom w:val="single" w:sz="6" w:space="0" w:color="auto"/>
              <w:right w:val="single" w:sz="4" w:space="0" w:color="auto"/>
            </w:tcBorders>
            <w:vAlign w:val="center"/>
          </w:tcPr>
          <w:p w14:paraId="015D8C4F" w14:textId="533BA1C2" w:rsidR="0C991F5F" w:rsidRPr="002C6C11" w:rsidRDefault="008306C8"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Availability of the </w:t>
            </w:r>
            <w:r w:rsidR="00F17A8A" w:rsidRPr="002C6C11">
              <w:rPr>
                <w:rFonts w:ascii="Montserrat" w:eastAsia="Times New Roman" w:hAnsi="Montserrat"/>
                <w:color w:val="auto"/>
                <w:sz w:val="18"/>
                <w:szCs w:val="18"/>
                <w:lang w:eastAsia="en-GB"/>
              </w:rPr>
              <w:t>physical connection</w:t>
            </w:r>
          </w:p>
        </w:tc>
      </w:tr>
      <w:tr w:rsidR="0C991F5F" w:rsidRPr="00C80238" w14:paraId="19E4CB74" w14:textId="77777777" w:rsidTr="007465B0">
        <w:trPr>
          <w:trHeight w:val="400"/>
        </w:trPr>
        <w:tc>
          <w:tcPr>
            <w:tcW w:w="2515" w:type="dxa"/>
            <w:tcBorders>
              <w:top w:val="single" w:sz="6" w:space="0" w:color="auto"/>
              <w:left w:val="single" w:sz="4" w:space="0" w:color="auto"/>
              <w:bottom w:val="single" w:sz="4" w:space="0" w:color="auto"/>
              <w:right w:val="single" w:sz="6" w:space="0" w:color="auto"/>
            </w:tcBorders>
            <w:vAlign w:val="center"/>
          </w:tcPr>
          <w:p w14:paraId="7458F304"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70" w:type="dxa"/>
            <w:gridSpan w:val="2"/>
            <w:tcBorders>
              <w:top w:val="single" w:sz="6" w:space="0" w:color="auto"/>
              <w:left w:val="single" w:sz="6" w:space="0" w:color="auto"/>
              <w:bottom w:val="single" w:sz="4" w:space="0" w:color="auto"/>
              <w:right w:val="single" w:sz="4" w:space="0" w:color="auto"/>
            </w:tcBorders>
            <w:vAlign w:val="center"/>
          </w:tcPr>
          <w:p w14:paraId="03F8E275" w14:textId="0DC54C47" w:rsidR="0C991F5F" w:rsidRPr="002C6C11" w:rsidRDefault="00AC3D23"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Passed</w:t>
            </w:r>
          </w:p>
        </w:tc>
      </w:tr>
    </w:tbl>
    <w:p w14:paraId="4C6E4299" w14:textId="77777777" w:rsidR="3D069620" w:rsidRPr="002C6C11" w:rsidRDefault="3D069620" w:rsidP="0C991F5F">
      <w:pPr>
        <w:jc w:val="both"/>
        <w:rPr>
          <w:rFonts w:ascii="Montserrat" w:hAnsi="Montserrat"/>
          <w:color w:val="auto"/>
          <w:sz w:val="18"/>
          <w:szCs w:val="18"/>
        </w:rPr>
      </w:pPr>
    </w:p>
    <w:tbl>
      <w:tblPr>
        <w:tblW w:w="0" w:type="auto"/>
        <w:tblLook w:val="04A0" w:firstRow="1" w:lastRow="0" w:firstColumn="1" w:lastColumn="0" w:noHBand="0" w:noVBand="1"/>
      </w:tblPr>
      <w:tblGrid>
        <w:gridCol w:w="2502"/>
        <w:gridCol w:w="897"/>
        <w:gridCol w:w="5617"/>
      </w:tblGrid>
      <w:tr w:rsidR="008114EB" w:rsidRPr="00C80238" w14:paraId="5CD4B51D" w14:textId="77777777" w:rsidTr="007465B0">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771B592B" w14:textId="77777777" w:rsidR="0C991F5F" w:rsidRPr="002C6C11" w:rsidRDefault="0C991F5F" w:rsidP="0C991F5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2</w:t>
            </w:r>
          </w:p>
        </w:tc>
      </w:tr>
      <w:tr w:rsidR="008114EB" w:rsidRPr="00C80238" w14:paraId="6C3A5A40" w14:textId="77777777" w:rsidTr="007465B0">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2B22FD99" w14:textId="77777777" w:rsidR="0C991F5F" w:rsidRPr="002C6C11" w:rsidRDefault="0C991F5F" w:rsidP="0C991F5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349B51AB" w14:textId="461EDD15" w:rsidR="0C991F5F" w:rsidRPr="002C6C11" w:rsidRDefault="00A94CEE"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Playing content on the </w:t>
            </w:r>
            <w:r w:rsidR="00617694" w:rsidRPr="002C6C11">
              <w:rPr>
                <w:rFonts w:ascii="Montserrat" w:eastAsia="Times New Roman" w:hAnsi="Montserrat"/>
                <w:color w:val="auto"/>
                <w:sz w:val="18"/>
                <w:szCs w:val="18"/>
                <w:lang w:eastAsia="en-GB"/>
              </w:rPr>
              <w:t>FTA</w:t>
            </w:r>
            <w:r w:rsidR="00BC55DC" w:rsidRPr="002C6C11">
              <w:rPr>
                <w:rFonts w:ascii="Montserrat" w:eastAsia="Times New Roman" w:hAnsi="Montserrat"/>
                <w:color w:val="auto"/>
                <w:sz w:val="18"/>
                <w:szCs w:val="18"/>
                <w:lang w:eastAsia="en-GB"/>
              </w:rPr>
              <w:t xml:space="preserve"> </w:t>
            </w:r>
            <w:r w:rsidR="00617694" w:rsidRPr="002C6C11">
              <w:rPr>
                <w:rFonts w:ascii="Montserrat" w:eastAsia="Times New Roman" w:hAnsi="Montserrat"/>
                <w:color w:val="auto"/>
                <w:sz w:val="18"/>
                <w:szCs w:val="18"/>
                <w:lang w:eastAsia="en-GB"/>
              </w:rPr>
              <w:t xml:space="preserve">mobile </w:t>
            </w:r>
            <w:r w:rsidR="00BC55DC" w:rsidRPr="002C6C11">
              <w:rPr>
                <w:rFonts w:ascii="Montserrat" w:eastAsia="Times New Roman" w:hAnsi="Montserrat"/>
                <w:color w:val="auto"/>
                <w:sz w:val="18"/>
                <w:szCs w:val="18"/>
                <w:lang w:eastAsia="en-GB"/>
              </w:rPr>
              <w:t>application</w:t>
            </w:r>
            <w:r w:rsidR="00834A59" w:rsidRPr="002C6C11">
              <w:rPr>
                <w:rFonts w:ascii="Montserrat" w:eastAsia="Times New Roman" w:hAnsi="Montserrat"/>
                <w:color w:val="auto"/>
                <w:sz w:val="18"/>
                <w:szCs w:val="18"/>
                <w:lang w:eastAsia="en-GB"/>
              </w:rPr>
              <w:t xml:space="preserve"> from the Edge</w:t>
            </w:r>
          </w:p>
        </w:tc>
      </w:tr>
      <w:tr w:rsidR="008114EB" w:rsidRPr="00C80238" w14:paraId="5E737719" w14:textId="77777777" w:rsidTr="007465B0">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77FB2354" w14:textId="77777777" w:rsidR="0C991F5F" w:rsidRPr="002C6C11" w:rsidRDefault="0C991F5F" w:rsidP="0C991F5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41D2A7B8"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5B745208" w14:textId="77777777" w:rsidTr="007465B0">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4F074ED9" w14:textId="77777777" w:rsidR="002F32A0" w:rsidRPr="002C6C11" w:rsidRDefault="002F32A0" w:rsidP="0C991F5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78AEC682" w14:textId="77777777" w:rsidR="002F32A0" w:rsidRPr="002C6C11" w:rsidRDefault="002F32A0"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33395288" w14:textId="29144878" w:rsidR="002F32A0" w:rsidRPr="002C6C11" w:rsidRDefault="005D1964"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FTA Player App can access the Streams delivered by the Application Server </w:t>
            </w:r>
          </w:p>
        </w:tc>
      </w:tr>
      <w:tr w:rsidR="008114EB" w:rsidRPr="00C80238" w14:paraId="78AE1467" w14:textId="77777777" w:rsidTr="007465B0">
        <w:trPr>
          <w:trHeight w:val="400"/>
        </w:trPr>
        <w:tc>
          <w:tcPr>
            <w:tcW w:w="2502" w:type="dxa"/>
            <w:vMerge/>
            <w:tcBorders>
              <w:top w:val="single" w:sz="6" w:space="0" w:color="auto"/>
              <w:left w:val="single" w:sz="4" w:space="0" w:color="auto"/>
              <w:bottom w:val="single" w:sz="6" w:space="0" w:color="auto"/>
              <w:right w:val="single" w:sz="6" w:space="0" w:color="auto"/>
            </w:tcBorders>
          </w:tcPr>
          <w:p w14:paraId="29C654B8" w14:textId="77777777" w:rsidR="002F32A0" w:rsidRPr="002C6C11" w:rsidRDefault="002F32A0">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1B85B9A4" w14:textId="77777777" w:rsidR="002F32A0" w:rsidRPr="002C6C11" w:rsidRDefault="002F32A0"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4BF06C0A" w14:textId="0A2CF545" w:rsidR="002F32A0" w:rsidRPr="002C6C11" w:rsidRDefault="001B65B9"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publish the relevant data</w:t>
            </w:r>
            <w:r w:rsidRPr="002C6C11" w:rsidDel="005D1964">
              <w:rPr>
                <w:rFonts w:ascii="Montserrat" w:eastAsia="Times New Roman" w:hAnsi="Montserrat"/>
                <w:color w:val="auto"/>
                <w:sz w:val="18"/>
                <w:szCs w:val="18"/>
                <w:lang w:eastAsia="en-GB"/>
              </w:rPr>
              <w:t xml:space="preserve"> </w:t>
            </w:r>
          </w:p>
        </w:tc>
      </w:tr>
      <w:tr w:rsidR="008114EB" w:rsidRPr="00C80238" w14:paraId="119FD464" w14:textId="77777777" w:rsidTr="007465B0">
        <w:trPr>
          <w:trHeight w:val="400"/>
        </w:trPr>
        <w:tc>
          <w:tcPr>
            <w:tcW w:w="2502" w:type="dxa"/>
            <w:vMerge/>
            <w:tcBorders>
              <w:top w:val="single" w:sz="6" w:space="0" w:color="auto"/>
              <w:left w:val="single" w:sz="4" w:space="0" w:color="auto"/>
              <w:bottom w:val="single" w:sz="6" w:space="0" w:color="auto"/>
              <w:right w:val="single" w:sz="6" w:space="0" w:color="auto"/>
            </w:tcBorders>
          </w:tcPr>
          <w:p w14:paraId="3B0901C2" w14:textId="77777777" w:rsidR="002F32A0" w:rsidRPr="002C6C11" w:rsidRDefault="002F32A0">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63954126" w14:textId="79CA0B17" w:rsidR="002F32A0" w:rsidRPr="002C6C11" w:rsidRDefault="002F32A0" w:rsidP="0C991F5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6FF12831" w14:textId="5E0BC0AA" w:rsidR="002F32A0" w:rsidRPr="002C6C11" w:rsidRDefault="002F32A0" w:rsidP="0C991F5F">
            <w:pPr>
              <w:jc w:val="both"/>
              <w:rPr>
                <w:rFonts w:ascii="Montserrat" w:eastAsia="Times New Roman" w:hAnsi="Montserrat"/>
                <w:color w:val="auto"/>
                <w:sz w:val="18"/>
                <w:szCs w:val="18"/>
                <w:lang w:eastAsia="en-GB"/>
              </w:rPr>
            </w:pPr>
          </w:p>
        </w:tc>
      </w:tr>
      <w:tr w:rsidR="008114EB" w:rsidRPr="00C80238" w14:paraId="196D53FE" w14:textId="77777777" w:rsidTr="007465B0">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38852976" w14:textId="77777777" w:rsidR="0C991F5F" w:rsidRPr="002C6C11" w:rsidRDefault="0C991F5F" w:rsidP="0C991F5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502E5F6F" w14:textId="70079BF6"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w:t>
            </w:r>
            <w:r w:rsidR="008E3863" w:rsidRPr="002C6C11">
              <w:rPr>
                <w:rFonts w:ascii="Montserrat" w:eastAsia="Times New Roman" w:hAnsi="Montserrat"/>
                <w:color w:val="auto"/>
                <w:sz w:val="18"/>
                <w:szCs w:val="18"/>
                <w:lang w:eastAsia="en-GB"/>
              </w:rPr>
              <w:t>is</w:t>
            </w:r>
            <w:r w:rsidRPr="002C6C11">
              <w:rPr>
                <w:rFonts w:ascii="Montserrat" w:eastAsia="Times New Roman" w:hAnsi="Montserrat"/>
                <w:color w:val="auto"/>
                <w:sz w:val="18"/>
                <w:szCs w:val="18"/>
                <w:lang w:eastAsia="en-GB"/>
              </w:rPr>
              <w:t xml:space="preserve"> </w:t>
            </w:r>
            <w:r w:rsidR="00B00733" w:rsidRPr="002C6C11">
              <w:rPr>
                <w:rFonts w:ascii="Montserrat" w:eastAsia="Times New Roman" w:hAnsi="Montserrat"/>
                <w:color w:val="auto"/>
                <w:sz w:val="18"/>
                <w:szCs w:val="18"/>
                <w:lang w:eastAsia="en-GB"/>
              </w:rPr>
              <w:t xml:space="preserve">end-to-end/functional </w:t>
            </w:r>
            <w:r w:rsidRPr="002C6C11">
              <w:rPr>
                <w:rFonts w:ascii="Montserrat" w:eastAsia="Times New Roman" w:hAnsi="Montserrat"/>
                <w:color w:val="auto"/>
                <w:sz w:val="18"/>
                <w:szCs w:val="18"/>
                <w:lang w:eastAsia="en-GB"/>
              </w:rPr>
              <w:t xml:space="preserve">test is required to verify reception on a mobile device </w:t>
            </w:r>
            <w:r w:rsidR="00DC5542" w:rsidRPr="002C6C11">
              <w:rPr>
                <w:rFonts w:ascii="Montserrat" w:eastAsia="Times New Roman" w:hAnsi="Montserrat"/>
                <w:color w:val="auto"/>
                <w:sz w:val="18"/>
                <w:szCs w:val="18"/>
                <w:lang w:eastAsia="en-GB"/>
              </w:rPr>
              <w:t xml:space="preserve">from DTE </w:t>
            </w:r>
            <w:r w:rsidRPr="002C6C11">
              <w:rPr>
                <w:rFonts w:ascii="Montserrat" w:eastAsia="Times New Roman" w:hAnsi="Montserrat"/>
                <w:color w:val="auto"/>
                <w:sz w:val="18"/>
                <w:szCs w:val="18"/>
                <w:lang w:eastAsia="en-GB"/>
              </w:rPr>
              <w:t>with provision of analytics</w:t>
            </w:r>
            <w:r w:rsidR="008901D9" w:rsidRPr="002C6C11">
              <w:rPr>
                <w:rFonts w:ascii="Montserrat" w:eastAsia="Times New Roman" w:hAnsi="Montserrat"/>
                <w:color w:val="auto"/>
                <w:sz w:val="18"/>
                <w:szCs w:val="18"/>
                <w:lang w:eastAsia="en-GB"/>
              </w:rPr>
              <w:t>, using Media Streaming and Unicast</w:t>
            </w:r>
          </w:p>
        </w:tc>
      </w:tr>
      <w:tr w:rsidR="008114EB" w:rsidRPr="00C80238" w14:paraId="7859187B" w14:textId="77777777" w:rsidTr="007465B0">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5B01A1CC" w14:textId="77777777" w:rsidR="0C991F5F" w:rsidRPr="002C6C11" w:rsidRDefault="0C991F5F" w:rsidP="0C991F5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28E691F4"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223921A7" w14:textId="59898477" w:rsidR="0C991F5F" w:rsidRPr="002C6C11" w:rsidRDefault="00113A44"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Play </w:t>
            </w:r>
            <w:r w:rsidR="00C07182" w:rsidRPr="002C6C11">
              <w:rPr>
                <w:rFonts w:ascii="Montserrat" w:eastAsia="Times New Roman" w:hAnsi="Montserrat"/>
                <w:color w:val="auto"/>
                <w:sz w:val="18"/>
                <w:szCs w:val="18"/>
                <w:lang w:eastAsia="en-GB"/>
              </w:rPr>
              <w:t>Live content from the Far Edge</w:t>
            </w:r>
          </w:p>
        </w:tc>
      </w:tr>
      <w:tr w:rsidR="008114EB" w:rsidRPr="00C80238" w14:paraId="1CEA3A61" w14:textId="77777777" w:rsidTr="007465B0">
        <w:trPr>
          <w:trHeight w:val="400"/>
        </w:trPr>
        <w:tc>
          <w:tcPr>
            <w:tcW w:w="2502" w:type="dxa"/>
            <w:vMerge/>
            <w:tcBorders>
              <w:top w:val="single" w:sz="6" w:space="0" w:color="auto"/>
              <w:left w:val="single" w:sz="4" w:space="0" w:color="auto"/>
              <w:bottom w:val="single" w:sz="6" w:space="0" w:color="auto"/>
              <w:right w:val="single" w:sz="6" w:space="0" w:color="auto"/>
            </w:tcBorders>
          </w:tcPr>
          <w:p w14:paraId="5DA93506" w14:textId="77777777" w:rsidR="00654C1C" w:rsidRPr="002C6C11" w:rsidRDefault="00654C1C">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571933CE" w14:textId="77777777" w:rsidR="0C991F5F" w:rsidRPr="002C6C11" w:rsidRDefault="0C991F5F"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293D3EA0" w14:textId="03D1A8C1" w:rsidR="0C991F5F" w:rsidRPr="002C6C11" w:rsidRDefault="00E43D5B"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Check analytics dashboard</w:t>
            </w:r>
          </w:p>
        </w:tc>
      </w:tr>
      <w:tr w:rsidR="008114EB" w:rsidRPr="00C80238" w14:paraId="5FF25983" w14:textId="77777777" w:rsidTr="007465B0">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6EAB212C" w14:textId="77777777" w:rsidR="0C991F5F" w:rsidRPr="002C6C11" w:rsidRDefault="0C991F5F" w:rsidP="0C991F5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719124CA" w14:textId="1AA997E5" w:rsidR="0C991F5F" w:rsidRPr="002C6C11" w:rsidRDefault="008901D9" w:rsidP="0C991F5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Availability of the service</w:t>
            </w:r>
          </w:p>
        </w:tc>
      </w:tr>
      <w:tr w:rsidR="0C991F5F" w:rsidRPr="00C80238" w14:paraId="3D3CAD06" w14:textId="77777777" w:rsidTr="007465B0">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613D13B3" w14:textId="77777777" w:rsidR="0C991F5F" w:rsidRPr="002C6C11" w:rsidRDefault="0C991F5F" w:rsidP="0C991F5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3F6FDAB6" w14:textId="77777777" w:rsidR="0C991F5F" w:rsidRPr="002C6C11" w:rsidRDefault="0C991F5F" w:rsidP="0C991F5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p>
        </w:tc>
      </w:tr>
    </w:tbl>
    <w:p w14:paraId="35BE02D6" w14:textId="572A2361" w:rsidR="3D069620" w:rsidRPr="002C6C11" w:rsidRDefault="3D069620" w:rsidP="007465B0">
      <w:pPr>
        <w:pStyle w:val="ParagraphText"/>
      </w:pPr>
    </w:p>
    <w:tbl>
      <w:tblPr>
        <w:tblW w:w="0" w:type="auto"/>
        <w:tblLook w:val="04A0" w:firstRow="1" w:lastRow="0" w:firstColumn="1" w:lastColumn="0" w:noHBand="0" w:noVBand="1"/>
      </w:tblPr>
      <w:tblGrid>
        <w:gridCol w:w="2502"/>
        <w:gridCol w:w="897"/>
        <w:gridCol w:w="5617"/>
      </w:tblGrid>
      <w:tr w:rsidR="008114EB" w:rsidRPr="00C80238" w14:paraId="6010E66C"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3AF4E563" w14:textId="5B97A4BF" w:rsidR="00D83C89" w:rsidRPr="002C6C11" w:rsidRDefault="00D83C89"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3</w:t>
            </w:r>
          </w:p>
        </w:tc>
      </w:tr>
      <w:tr w:rsidR="008114EB" w:rsidRPr="00C80238" w14:paraId="4F480ED5"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0364A6D0" w14:textId="77777777" w:rsidR="00D83C89" w:rsidRPr="002C6C11" w:rsidRDefault="00D83C89"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47602A6A" w14:textId="14B0A4EB" w:rsidR="00D83C89" w:rsidRPr="002C6C11" w:rsidRDefault="00960AE4"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Reception of </w:t>
            </w:r>
            <w:r w:rsidR="00AD4755" w:rsidRPr="002C6C11">
              <w:rPr>
                <w:rFonts w:ascii="Montserrat" w:eastAsia="Times New Roman" w:hAnsi="Montserrat"/>
                <w:color w:val="auto"/>
                <w:sz w:val="18"/>
                <w:szCs w:val="18"/>
                <w:lang w:eastAsia="en-GB"/>
              </w:rPr>
              <w:t>user data on the telemetry platform</w:t>
            </w:r>
          </w:p>
        </w:tc>
      </w:tr>
      <w:tr w:rsidR="008114EB" w:rsidRPr="00C80238" w14:paraId="463AA7F2"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1A6DD18E" w14:textId="77777777" w:rsidR="00D83C89" w:rsidRPr="002C6C11" w:rsidRDefault="00D83C89"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020CF5B4" w14:textId="77777777" w:rsidR="00D83C89" w:rsidRPr="002C6C11" w:rsidRDefault="00D83C89"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3FBF1939"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5349D98A" w14:textId="77777777" w:rsidR="00D83C89" w:rsidRPr="002C6C11" w:rsidRDefault="00D83C89"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532B5FD1" w14:textId="77777777" w:rsidR="00D83C89" w:rsidRPr="002C6C11" w:rsidRDefault="00D83C89"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4207C937" w14:textId="77777777" w:rsidR="00D83C89" w:rsidRPr="002C6C11" w:rsidRDefault="00D83C89"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FTA Player App can access the Streams delivered by the Application Server </w:t>
            </w:r>
          </w:p>
        </w:tc>
      </w:tr>
      <w:tr w:rsidR="008114EB" w:rsidRPr="00C80238" w14:paraId="050AF26F" w14:textId="77777777" w:rsidTr="00A3172F">
        <w:trPr>
          <w:trHeight w:val="400"/>
        </w:trPr>
        <w:tc>
          <w:tcPr>
            <w:tcW w:w="2502" w:type="dxa"/>
            <w:vMerge/>
            <w:tcBorders>
              <w:top w:val="single" w:sz="6" w:space="0" w:color="auto"/>
              <w:left w:val="single" w:sz="4" w:space="0" w:color="auto"/>
              <w:bottom w:val="single" w:sz="6" w:space="0" w:color="auto"/>
              <w:right w:val="single" w:sz="6" w:space="0" w:color="auto"/>
            </w:tcBorders>
          </w:tcPr>
          <w:p w14:paraId="21377C2C" w14:textId="77777777" w:rsidR="00D83C89" w:rsidRPr="002C6C11" w:rsidRDefault="00D83C89"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68A35D01" w14:textId="77777777" w:rsidR="00D83C89" w:rsidRPr="002C6C11" w:rsidRDefault="00D83C89"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5E33D1F8" w14:textId="77777777" w:rsidR="00D83C89" w:rsidRPr="002C6C11" w:rsidRDefault="00D83C89"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publish the relevant data</w:t>
            </w:r>
            <w:r w:rsidRPr="002C6C11" w:rsidDel="005D1964">
              <w:rPr>
                <w:rFonts w:ascii="Montserrat" w:eastAsia="Times New Roman" w:hAnsi="Montserrat"/>
                <w:color w:val="auto"/>
                <w:sz w:val="18"/>
                <w:szCs w:val="18"/>
                <w:lang w:eastAsia="en-GB"/>
              </w:rPr>
              <w:t xml:space="preserve"> </w:t>
            </w:r>
          </w:p>
        </w:tc>
      </w:tr>
      <w:tr w:rsidR="008114EB" w:rsidRPr="00C80238" w14:paraId="2723FE33" w14:textId="77777777" w:rsidTr="00A3172F">
        <w:trPr>
          <w:trHeight w:val="400"/>
        </w:trPr>
        <w:tc>
          <w:tcPr>
            <w:tcW w:w="2502" w:type="dxa"/>
            <w:vMerge/>
            <w:tcBorders>
              <w:top w:val="single" w:sz="6" w:space="0" w:color="auto"/>
              <w:left w:val="single" w:sz="4" w:space="0" w:color="auto"/>
              <w:bottom w:val="single" w:sz="6" w:space="0" w:color="auto"/>
              <w:right w:val="single" w:sz="6" w:space="0" w:color="auto"/>
            </w:tcBorders>
          </w:tcPr>
          <w:p w14:paraId="10034FEA" w14:textId="77777777" w:rsidR="00D83C89" w:rsidRPr="002C6C11" w:rsidRDefault="00D83C89"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6A1D7156" w14:textId="77777777" w:rsidR="00D83C89" w:rsidRPr="002C6C11" w:rsidRDefault="00D83C89"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0691EC54" w14:textId="77777777" w:rsidR="00D83C89" w:rsidRPr="002C6C11" w:rsidRDefault="00D83C89" w:rsidP="00A3172F">
            <w:pPr>
              <w:jc w:val="both"/>
              <w:rPr>
                <w:rFonts w:ascii="Montserrat" w:eastAsia="Times New Roman" w:hAnsi="Montserrat"/>
                <w:color w:val="auto"/>
                <w:sz w:val="18"/>
                <w:szCs w:val="18"/>
                <w:lang w:eastAsia="en-GB"/>
              </w:rPr>
            </w:pPr>
          </w:p>
        </w:tc>
      </w:tr>
      <w:tr w:rsidR="008114EB" w:rsidRPr="00C80238" w14:paraId="3FE93479"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2ADBC066" w14:textId="77777777" w:rsidR="00D83C89" w:rsidRPr="002C6C11" w:rsidRDefault="00D83C89"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4B70C2AD" w14:textId="5A93B004" w:rsidR="00D83C89" w:rsidRPr="002C6C11" w:rsidRDefault="00D83C89"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w:t>
            </w:r>
            <w:r w:rsidR="008E3863" w:rsidRPr="002C6C11">
              <w:rPr>
                <w:rFonts w:ascii="Montserrat" w:eastAsia="Times New Roman" w:hAnsi="Montserrat"/>
                <w:color w:val="auto"/>
                <w:sz w:val="18"/>
                <w:szCs w:val="18"/>
                <w:lang w:eastAsia="en-GB"/>
              </w:rPr>
              <w:t>is</w:t>
            </w:r>
            <w:r w:rsidRPr="002C6C11">
              <w:rPr>
                <w:rFonts w:ascii="Montserrat" w:eastAsia="Times New Roman" w:hAnsi="Montserrat"/>
                <w:color w:val="auto"/>
                <w:sz w:val="18"/>
                <w:szCs w:val="18"/>
                <w:lang w:eastAsia="en-GB"/>
              </w:rPr>
              <w:t xml:space="preserve"> </w:t>
            </w:r>
            <w:r w:rsidR="006044EB" w:rsidRPr="002C6C11">
              <w:rPr>
                <w:rFonts w:ascii="Montserrat" w:eastAsia="Times New Roman" w:hAnsi="Montserrat"/>
                <w:color w:val="auto"/>
                <w:sz w:val="18"/>
                <w:szCs w:val="18"/>
                <w:lang w:eastAsia="en-GB"/>
              </w:rPr>
              <w:t xml:space="preserve">component/functional </w:t>
            </w:r>
            <w:r w:rsidRPr="002C6C11">
              <w:rPr>
                <w:rFonts w:ascii="Montserrat" w:eastAsia="Times New Roman" w:hAnsi="Montserrat"/>
                <w:color w:val="auto"/>
                <w:sz w:val="18"/>
                <w:szCs w:val="18"/>
                <w:lang w:eastAsia="en-GB"/>
              </w:rPr>
              <w:t xml:space="preserve">test is required to verify reception </w:t>
            </w:r>
            <w:r w:rsidR="00AD4755" w:rsidRPr="002C6C11">
              <w:rPr>
                <w:rFonts w:ascii="Montserrat" w:eastAsia="Times New Roman" w:hAnsi="Montserrat"/>
                <w:color w:val="auto"/>
                <w:sz w:val="18"/>
                <w:szCs w:val="18"/>
                <w:lang w:eastAsia="en-GB"/>
              </w:rPr>
              <w:t>of user data by the telemetry platform</w:t>
            </w:r>
            <w:r w:rsidRPr="002C6C11">
              <w:rPr>
                <w:rFonts w:ascii="Montserrat" w:eastAsia="Times New Roman" w:hAnsi="Montserrat"/>
                <w:color w:val="auto"/>
                <w:sz w:val="18"/>
                <w:szCs w:val="18"/>
                <w:lang w:eastAsia="en-GB"/>
              </w:rPr>
              <w:t>, using Media Streaming and Unicast</w:t>
            </w:r>
          </w:p>
        </w:tc>
      </w:tr>
      <w:tr w:rsidR="008114EB" w:rsidRPr="00C80238" w14:paraId="5C658CFB"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708EE6B0" w14:textId="77777777" w:rsidR="00D83C89" w:rsidRPr="002C6C11" w:rsidRDefault="00D83C89"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3534DAE2" w14:textId="77777777" w:rsidR="00D83C89" w:rsidRPr="002C6C11" w:rsidRDefault="00D83C89"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47BDEE23" w14:textId="1B934A4C" w:rsidR="00D83C89" w:rsidRPr="002C6C11" w:rsidRDefault="00927B26"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Start the FTA player</w:t>
            </w:r>
          </w:p>
        </w:tc>
      </w:tr>
      <w:tr w:rsidR="008114EB" w:rsidRPr="00C80238" w14:paraId="492727F4" w14:textId="77777777" w:rsidTr="00A3172F">
        <w:trPr>
          <w:trHeight w:val="400"/>
        </w:trPr>
        <w:tc>
          <w:tcPr>
            <w:tcW w:w="2502" w:type="dxa"/>
            <w:vMerge/>
            <w:tcBorders>
              <w:top w:val="single" w:sz="6" w:space="0" w:color="auto"/>
              <w:left w:val="single" w:sz="4" w:space="0" w:color="auto"/>
              <w:bottom w:val="single" w:sz="6" w:space="0" w:color="auto"/>
              <w:right w:val="single" w:sz="6" w:space="0" w:color="auto"/>
            </w:tcBorders>
          </w:tcPr>
          <w:p w14:paraId="3EDE51F9" w14:textId="77777777" w:rsidR="00D83C89" w:rsidRPr="002C6C11" w:rsidRDefault="00D83C89"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71FBA0A9" w14:textId="77777777" w:rsidR="00D83C89" w:rsidRPr="002C6C11" w:rsidRDefault="00D83C89"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5D4F601D" w14:textId="5D9AC027" w:rsidR="00D83C89" w:rsidRPr="002C6C11" w:rsidRDefault="00927B26"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Verify the presence of user data on the telemetry platform</w:t>
            </w:r>
          </w:p>
        </w:tc>
      </w:tr>
      <w:tr w:rsidR="008114EB" w:rsidRPr="00C80238" w14:paraId="2545D1F3"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7E34994C" w14:textId="77777777" w:rsidR="00D83C89" w:rsidRPr="002C6C11" w:rsidRDefault="00D83C89"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42E9FAC3" w14:textId="53079938" w:rsidR="00D83C89" w:rsidRPr="002C6C11" w:rsidRDefault="00E363A3"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Verify the reception of the telemetry data</w:t>
            </w:r>
          </w:p>
        </w:tc>
      </w:tr>
      <w:tr w:rsidR="00D83C89" w:rsidRPr="00C80238" w14:paraId="16165050" w14:textId="77777777" w:rsidTr="00A3172F">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02941938" w14:textId="77777777" w:rsidR="00D83C89" w:rsidRPr="002C6C11" w:rsidRDefault="00D83C89"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069826D4" w14:textId="77777777" w:rsidR="00D83C89" w:rsidRPr="002C6C11" w:rsidRDefault="00D83C89"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p>
        </w:tc>
      </w:tr>
    </w:tbl>
    <w:p w14:paraId="3D1913C9" w14:textId="77777777" w:rsidR="0073245D" w:rsidRPr="002C6C11" w:rsidRDefault="0073245D" w:rsidP="007465B0">
      <w:pPr>
        <w:pStyle w:val="ParagraphText"/>
      </w:pPr>
    </w:p>
    <w:p w14:paraId="341E5E26" w14:textId="77777777" w:rsidR="00D83C89" w:rsidRPr="002C6C11" w:rsidRDefault="00D83C89" w:rsidP="007465B0">
      <w:pPr>
        <w:pStyle w:val="ParagraphText"/>
      </w:pPr>
    </w:p>
    <w:p w14:paraId="6160CEB9" w14:textId="77777777" w:rsidR="00D83C89" w:rsidRPr="002C6C11" w:rsidRDefault="00D83C89" w:rsidP="007465B0">
      <w:pPr>
        <w:pStyle w:val="ParagraphText"/>
      </w:pPr>
    </w:p>
    <w:tbl>
      <w:tblPr>
        <w:tblW w:w="0" w:type="auto"/>
        <w:tblLook w:val="04A0" w:firstRow="1" w:lastRow="0" w:firstColumn="1" w:lastColumn="0" w:noHBand="0" w:noVBand="1"/>
      </w:tblPr>
      <w:tblGrid>
        <w:gridCol w:w="2502"/>
        <w:gridCol w:w="897"/>
        <w:gridCol w:w="5617"/>
      </w:tblGrid>
      <w:tr w:rsidR="008114EB" w:rsidRPr="00C80238" w14:paraId="04624EEC"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0F4C7CF4" w14:textId="65E1A8B1" w:rsidR="0073245D" w:rsidRPr="002C6C11" w:rsidRDefault="0073245D"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 xml:space="preserve">Test Case </w:t>
            </w:r>
            <w:r w:rsidR="00D83C89" w:rsidRPr="002C6C11">
              <w:rPr>
                <w:rFonts w:ascii="Montserrat" w:eastAsia="Times New Roman" w:hAnsi="Montserrat"/>
                <w:b/>
                <w:color w:val="auto"/>
                <w:sz w:val="18"/>
                <w:szCs w:val="18"/>
                <w:lang w:eastAsia="en-GB"/>
              </w:rPr>
              <w:t>4</w:t>
            </w:r>
          </w:p>
        </w:tc>
      </w:tr>
      <w:tr w:rsidR="008114EB" w:rsidRPr="00C80238" w14:paraId="76A538F0"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4A7A62A4" w14:textId="77777777" w:rsidR="0073245D" w:rsidRPr="002C6C11" w:rsidRDefault="0073245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5426FC2D" w14:textId="33089EC1" w:rsidR="0073245D" w:rsidRPr="002C6C11" w:rsidRDefault="009D11B3"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Average startup time</w:t>
            </w:r>
          </w:p>
        </w:tc>
      </w:tr>
      <w:tr w:rsidR="008114EB" w:rsidRPr="00C80238" w14:paraId="50D21893"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3B865349" w14:textId="77777777" w:rsidR="0073245D" w:rsidRPr="002C6C11" w:rsidRDefault="0073245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2B35FA5A" w14:textId="77777777" w:rsidR="0073245D" w:rsidRPr="002C6C11" w:rsidRDefault="0073245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540353F3"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27059CFD" w14:textId="77777777" w:rsidR="0073245D" w:rsidRPr="002C6C11" w:rsidRDefault="0073245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1D646ABB" w14:textId="77777777" w:rsidR="0073245D" w:rsidRPr="002C6C11" w:rsidRDefault="0073245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305F5317" w14:textId="70C004DE" w:rsidR="0073245D" w:rsidRPr="002C6C11" w:rsidRDefault="00C462A9"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access the Streams delivered by the Application Server</w:t>
            </w:r>
          </w:p>
        </w:tc>
      </w:tr>
      <w:tr w:rsidR="008114EB" w:rsidRPr="00C80238" w14:paraId="7DBFA7A5" w14:textId="77777777" w:rsidTr="00A3172F">
        <w:trPr>
          <w:trHeight w:val="400"/>
        </w:trPr>
        <w:tc>
          <w:tcPr>
            <w:tcW w:w="2502" w:type="dxa"/>
            <w:vMerge/>
            <w:tcBorders>
              <w:top w:val="single" w:sz="6" w:space="0" w:color="auto"/>
              <w:left w:val="single" w:sz="4" w:space="0" w:color="auto"/>
              <w:bottom w:val="single" w:sz="6" w:space="0" w:color="auto"/>
              <w:right w:val="single" w:sz="6" w:space="0" w:color="auto"/>
            </w:tcBorders>
          </w:tcPr>
          <w:p w14:paraId="1EB86CC4" w14:textId="77777777" w:rsidR="0073245D" w:rsidRPr="002C6C11" w:rsidRDefault="0073245D"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24316CBA" w14:textId="77777777" w:rsidR="0073245D" w:rsidRPr="002C6C11" w:rsidRDefault="0073245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1724E707" w14:textId="060A0DAB" w:rsidR="0073245D" w:rsidRPr="002C6C11" w:rsidRDefault="00C462A9"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publish the relevant data</w:t>
            </w:r>
          </w:p>
        </w:tc>
      </w:tr>
      <w:tr w:rsidR="008114EB" w:rsidRPr="00C80238" w14:paraId="06BE7F12" w14:textId="77777777" w:rsidTr="00A3172F">
        <w:trPr>
          <w:trHeight w:val="400"/>
        </w:trPr>
        <w:tc>
          <w:tcPr>
            <w:tcW w:w="2502" w:type="dxa"/>
            <w:vMerge/>
            <w:tcBorders>
              <w:top w:val="single" w:sz="6" w:space="0" w:color="auto"/>
              <w:left w:val="single" w:sz="4" w:space="0" w:color="auto"/>
              <w:bottom w:val="single" w:sz="6" w:space="0" w:color="auto"/>
              <w:right w:val="single" w:sz="6" w:space="0" w:color="auto"/>
            </w:tcBorders>
          </w:tcPr>
          <w:p w14:paraId="3C8F564F" w14:textId="77777777" w:rsidR="0073245D" w:rsidRPr="002C6C11" w:rsidRDefault="0073245D"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61EEE7CB" w14:textId="704C8636" w:rsidR="0073245D" w:rsidRPr="002C6C11" w:rsidRDefault="0073245D"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253F4172" w14:textId="28842357" w:rsidR="0073245D" w:rsidRPr="002C6C11" w:rsidRDefault="0073245D" w:rsidP="00A3172F">
            <w:pPr>
              <w:jc w:val="both"/>
              <w:rPr>
                <w:rFonts w:ascii="Montserrat" w:eastAsia="Times New Roman" w:hAnsi="Montserrat"/>
                <w:color w:val="auto"/>
                <w:sz w:val="18"/>
                <w:szCs w:val="18"/>
                <w:lang w:eastAsia="en-GB"/>
              </w:rPr>
            </w:pPr>
          </w:p>
        </w:tc>
      </w:tr>
      <w:tr w:rsidR="008114EB" w:rsidRPr="00C80238" w14:paraId="36949D2F"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551D820C" w14:textId="77777777" w:rsidR="0073245D" w:rsidRPr="002C6C11" w:rsidRDefault="0073245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6812DC26" w14:textId="6F281844" w:rsidR="0073245D" w:rsidRPr="002C6C11" w:rsidRDefault="0041050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This </w:t>
            </w:r>
            <w:r w:rsidR="006044EB" w:rsidRPr="002C6C11">
              <w:rPr>
                <w:rFonts w:ascii="Montserrat" w:eastAsia="Times New Roman" w:hAnsi="Montserrat"/>
                <w:color w:val="auto"/>
                <w:sz w:val="18"/>
                <w:szCs w:val="18"/>
                <w:lang w:eastAsia="en-GB"/>
              </w:rPr>
              <w:t>end-to-end</w:t>
            </w:r>
            <w:r w:rsidR="00C57C31" w:rsidRPr="002C6C11">
              <w:rPr>
                <w:rFonts w:ascii="Montserrat" w:eastAsia="Times New Roman" w:hAnsi="Montserrat"/>
                <w:color w:val="auto"/>
                <w:sz w:val="18"/>
                <w:szCs w:val="18"/>
                <w:lang w:eastAsia="en-GB"/>
              </w:rPr>
              <w:t xml:space="preserve">/performance </w:t>
            </w:r>
            <w:r w:rsidRPr="002C6C11">
              <w:rPr>
                <w:rFonts w:ascii="Montserrat" w:eastAsia="Times New Roman" w:hAnsi="Montserrat"/>
                <w:color w:val="auto"/>
                <w:sz w:val="18"/>
                <w:szCs w:val="18"/>
                <w:lang w:eastAsia="en-GB"/>
              </w:rPr>
              <w:t xml:space="preserve">test aims at measuring the quality of experience of </w:t>
            </w:r>
            <w:r w:rsidR="006549BD" w:rsidRPr="002C6C11">
              <w:rPr>
                <w:rFonts w:ascii="Montserrat" w:eastAsia="Times New Roman" w:hAnsi="Montserrat"/>
                <w:color w:val="auto"/>
                <w:sz w:val="18"/>
                <w:szCs w:val="18"/>
                <w:lang w:eastAsia="en-GB"/>
              </w:rPr>
              <w:t xml:space="preserve">receiving </w:t>
            </w:r>
            <w:r w:rsidRPr="002C6C11">
              <w:rPr>
                <w:rFonts w:ascii="Montserrat" w:eastAsia="Times New Roman" w:hAnsi="Montserrat"/>
                <w:color w:val="auto"/>
                <w:sz w:val="18"/>
                <w:szCs w:val="18"/>
                <w:lang w:eastAsia="en-GB"/>
              </w:rPr>
              <w:t>a stream using Media Streaming and 5G Unicast</w:t>
            </w:r>
          </w:p>
        </w:tc>
      </w:tr>
      <w:tr w:rsidR="008114EB" w:rsidRPr="00C80238" w14:paraId="23989B04"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7E5EE5D1" w14:textId="77777777" w:rsidR="0073245D" w:rsidRPr="002C6C11" w:rsidRDefault="0073245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19A389A6" w14:textId="77777777" w:rsidR="0073245D" w:rsidRPr="002C6C11" w:rsidRDefault="0073245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31E46F8F" w14:textId="427F06DF" w:rsidR="0073245D" w:rsidRPr="002C6C11" w:rsidRDefault="00D858DE"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The Player </w:t>
            </w:r>
            <w:r w:rsidR="000E2CF8" w:rsidRPr="002C6C11">
              <w:rPr>
                <w:rFonts w:ascii="Montserrat" w:eastAsia="Times New Roman" w:hAnsi="Montserrat"/>
                <w:color w:val="auto"/>
                <w:sz w:val="18"/>
                <w:szCs w:val="18"/>
                <w:lang w:eastAsia="en-GB"/>
              </w:rPr>
              <w:t>requests</w:t>
            </w:r>
            <w:r w:rsidR="00B62404" w:rsidRPr="002C6C11">
              <w:rPr>
                <w:rFonts w:ascii="Montserrat" w:eastAsia="Times New Roman" w:hAnsi="Montserrat"/>
                <w:color w:val="auto"/>
                <w:sz w:val="18"/>
                <w:szCs w:val="18"/>
                <w:lang w:eastAsia="en-GB"/>
              </w:rPr>
              <w:t xml:space="preserve"> the stream</w:t>
            </w:r>
          </w:p>
        </w:tc>
      </w:tr>
      <w:tr w:rsidR="008114EB" w:rsidRPr="00C80238" w14:paraId="585479B8" w14:textId="77777777" w:rsidTr="00A3172F">
        <w:trPr>
          <w:trHeight w:val="400"/>
        </w:trPr>
        <w:tc>
          <w:tcPr>
            <w:tcW w:w="2502" w:type="dxa"/>
            <w:vMerge/>
            <w:tcBorders>
              <w:top w:val="single" w:sz="6" w:space="0" w:color="auto"/>
              <w:left w:val="single" w:sz="4" w:space="0" w:color="auto"/>
              <w:bottom w:val="single" w:sz="6" w:space="0" w:color="auto"/>
              <w:right w:val="single" w:sz="6" w:space="0" w:color="auto"/>
            </w:tcBorders>
          </w:tcPr>
          <w:p w14:paraId="307FA8AB" w14:textId="77777777" w:rsidR="0073245D" w:rsidRPr="002C6C11" w:rsidRDefault="0073245D"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2C767526" w14:textId="77777777" w:rsidR="0073245D" w:rsidRPr="002C6C11" w:rsidRDefault="0073245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57790227" w14:textId="0ECC0812" w:rsidR="0073245D" w:rsidRPr="002C6C11" w:rsidRDefault="001D0EE9"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Measure </w:t>
            </w:r>
            <w:r w:rsidR="00AA1EB8" w:rsidRPr="002C6C11">
              <w:rPr>
                <w:rFonts w:ascii="Montserrat" w:eastAsia="Times New Roman" w:hAnsi="Montserrat"/>
                <w:color w:val="auto"/>
                <w:sz w:val="18"/>
                <w:szCs w:val="18"/>
                <w:lang w:eastAsia="en-GB"/>
              </w:rPr>
              <w:t xml:space="preserve">the </w:t>
            </w:r>
            <w:r w:rsidR="00BB1AB2" w:rsidRPr="002C6C11">
              <w:rPr>
                <w:rFonts w:ascii="Montserrat" w:eastAsia="Times New Roman" w:hAnsi="Montserrat"/>
                <w:color w:val="auto"/>
                <w:sz w:val="18"/>
                <w:szCs w:val="18"/>
                <w:lang w:eastAsia="en-GB"/>
              </w:rPr>
              <w:t>start time of the Playout</w:t>
            </w:r>
          </w:p>
        </w:tc>
      </w:tr>
      <w:tr w:rsidR="008114EB" w:rsidRPr="00C80238" w14:paraId="22EF3EEF"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3BCE62BB" w14:textId="77777777" w:rsidR="0073245D" w:rsidRPr="002C6C11" w:rsidRDefault="0073245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7D683CBE" w14:textId="68674255" w:rsidR="0073245D" w:rsidRPr="002C6C11" w:rsidRDefault="004C3C0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Start-up delay</w:t>
            </w:r>
          </w:p>
        </w:tc>
      </w:tr>
      <w:tr w:rsidR="0073245D" w:rsidRPr="00C80238" w14:paraId="12F8FE98" w14:textId="77777777" w:rsidTr="00A3172F">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4F4E1EAE" w14:textId="77777777" w:rsidR="0073245D" w:rsidRPr="002C6C11" w:rsidRDefault="0073245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02FBDA79" w14:textId="77777777" w:rsidR="0073245D" w:rsidRPr="002C6C11" w:rsidRDefault="0073245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p>
        </w:tc>
      </w:tr>
    </w:tbl>
    <w:p w14:paraId="03762AEB" w14:textId="77777777" w:rsidR="0073245D" w:rsidRPr="002C6C11" w:rsidRDefault="0073245D" w:rsidP="007465B0">
      <w:pPr>
        <w:pStyle w:val="ParagraphText"/>
      </w:pPr>
    </w:p>
    <w:p w14:paraId="2C5DB92E" w14:textId="77777777" w:rsidR="004C3C0D" w:rsidRPr="002C6C11" w:rsidRDefault="004C3C0D" w:rsidP="007465B0">
      <w:pPr>
        <w:pStyle w:val="ParagraphText"/>
      </w:pPr>
    </w:p>
    <w:tbl>
      <w:tblPr>
        <w:tblW w:w="0" w:type="auto"/>
        <w:tblLook w:val="04A0" w:firstRow="1" w:lastRow="0" w:firstColumn="1" w:lastColumn="0" w:noHBand="0" w:noVBand="1"/>
      </w:tblPr>
      <w:tblGrid>
        <w:gridCol w:w="2502"/>
        <w:gridCol w:w="897"/>
        <w:gridCol w:w="5617"/>
      </w:tblGrid>
      <w:tr w:rsidR="008114EB" w:rsidRPr="00C80238" w14:paraId="317C8761"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09C6FA49" w14:textId="5ED8CE56" w:rsidR="004C3C0D" w:rsidRPr="002C6C11" w:rsidRDefault="004C3C0D"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 xml:space="preserve">Test Case </w:t>
            </w:r>
            <w:r w:rsidR="00D83C89" w:rsidRPr="002C6C11">
              <w:rPr>
                <w:rFonts w:ascii="Montserrat" w:eastAsia="Times New Roman" w:hAnsi="Montserrat"/>
                <w:b/>
                <w:color w:val="auto"/>
                <w:sz w:val="18"/>
                <w:szCs w:val="18"/>
                <w:lang w:eastAsia="en-GB"/>
              </w:rPr>
              <w:t>5</w:t>
            </w:r>
          </w:p>
        </w:tc>
      </w:tr>
      <w:tr w:rsidR="008114EB" w:rsidRPr="00C80238" w14:paraId="3C20709F"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11626B4F" w14:textId="77777777" w:rsidR="004C3C0D" w:rsidRPr="002C6C11" w:rsidRDefault="004C3C0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07BB6BBA" w14:textId="70B121D1" w:rsidR="004C3C0D" w:rsidRPr="002C6C11" w:rsidRDefault="00BA618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Average buffering frequency</w:t>
            </w:r>
          </w:p>
        </w:tc>
      </w:tr>
      <w:tr w:rsidR="008114EB" w:rsidRPr="00C80238" w14:paraId="2D22E1FC"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438D6A7D" w14:textId="77777777" w:rsidR="004C3C0D" w:rsidRPr="002C6C11" w:rsidRDefault="004C3C0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233B1860" w14:textId="77777777" w:rsidR="004C3C0D" w:rsidRPr="002C6C11" w:rsidRDefault="004C3C0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2BA166DA"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2E44427C" w14:textId="77777777" w:rsidR="004C3C0D" w:rsidRPr="002C6C11" w:rsidRDefault="004C3C0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0BB762E5" w14:textId="77777777" w:rsidR="004C3C0D" w:rsidRPr="002C6C11" w:rsidRDefault="004C3C0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1559A87C" w14:textId="0F4E6731" w:rsidR="004C3C0D" w:rsidRPr="002C6C11" w:rsidRDefault="004C3C0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access the Streams delivered by the Application Server</w:t>
            </w:r>
          </w:p>
        </w:tc>
      </w:tr>
      <w:tr w:rsidR="008114EB" w:rsidRPr="00C80238" w14:paraId="4167AA0F" w14:textId="77777777" w:rsidTr="00BA618C">
        <w:trPr>
          <w:trHeight w:val="192"/>
        </w:trPr>
        <w:tc>
          <w:tcPr>
            <w:tcW w:w="2502" w:type="dxa"/>
            <w:vMerge/>
            <w:tcBorders>
              <w:top w:val="single" w:sz="6" w:space="0" w:color="auto"/>
              <w:left w:val="single" w:sz="4" w:space="0" w:color="auto"/>
              <w:bottom w:val="single" w:sz="6" w:space="0" w:color="auto"/>
              <w:right w:val="single" w:sz="6" w:space="0" w:color="auto"/>
            </w:tcBorders>
          </w:tcPr>
          <w:p w14:paraId="69F38FCF" w14:textId="77777777" w:rsidR="004C3C0D" w:rsidRPr="002C6C11" w:rsidRDefault="004C3C0D"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3FE0F781" w14:textId="77777777" w:rsidR="004C3C0D" w:rsidRPr="002C6C11" w:rsidRDefault="004C3C0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3483DAA5" w14:textId="77777777" w:rsidR="004C3C0D" w:rsidRPr="002C6C11" w:rsidRDefault="004C3C0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publish the relevant data</w:t>
            </w:r>
          </w:p>
        </w:tc>
      </w:tr>
      <w:tr w:rsidR="008114EB" w:rsidRPr="00C80238" w14:paraId="0F28F874" w14:textId="77777777" w:rsidTr="00BA618C">
        <w:trPr>
          <w:trHeight w:val="97"/>
        </w:trPr>
        <w:tc>
          <w:tcPr>
            <w:tcW w:w="2502" w:type="dxa"/>
            <w:vMerge/>
            <w:tcBorders>
              <w:top w:val="single" w:sz="6" w:space="0" w:color="auto"/>
              <w:left w:val="single" w:sz="4" w:space="0" w:color="auto"/>
              <w:bottom w:val="single" w:sz="6" w:space="0" w:color="auto"/>
              <w:right w:val="single" w:sz="6" w:space="0" w:color="auto"/>
            </w:tcBorders>
          </w:tcPr>
          <w:p w14:paraId="40F3CB2E" w14:textId="77777777" w:rsidR="004C3C0D" w:rsidRPr="002C6C11" w:rsidRDefault="004C3C0D"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63C6735C" w14:textId="218E2C12" w:rsidR="004C3C0D" w:rsidRPr="002C6C11" w:rsidRDefault="004C3C0D"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4F446D7B" w14:textId="7895B002" w:rsidR="004C3C0D" w:rsidRPr="002C6C11" w:rsidRDefault="004C3C0D" w:rsidP="00A3172F">
            <w:pPr>
              <w:jc w:val="both"/>
              <w:rPr>
                <w:rFonts w:ascii="Montserrat" w:eastAsia="Times New Roman" w:hAnsi="Montserrat"/>
                <w:color w:val="auto"/>
                <w:sz w:val="18"/>
                <w:szCs w:val="18"/>
                <w:lang w:eastAsia="en-GB"/>
              </w:rPr>
            </w:pPr>
          </w:p>
        </w:tc>
      </w:tr>
      <w:tr w:rsidR="008114EB" w:rsidRPr="00C80238" w14:paraId="2CD43144"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31D03BC7" w14:textId="77777777" w:rsidR="004C3C0D" w:rsidRPr="002C6C11" w:rsidRDefault="004C3C0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1C921FA1" w14:textId="2B6901EE" w:rsidR="004C3C0D" w:rsidRPr="002C6C11" w:rsidRDefault="004C3C0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This </w:t>
            </w:r>
            <w:r w:rsidR="00C57C31" w:rsidRPr="002C6C11">
              <w:rPr>
                <w:rFonts w:ascii="Montserrat" w:eastAsia="Times New Roman" w:hAnsi="Montserrat"/>
                <w:color w:val="auto"/>
                <w:sz w:val="18"/>
                <w:szCs w:val="18"/>
                <w:lang w:eastAsia="en-GB"/>
              </w:rPr>
              <w:t xml:space="preserve">end-to-end/performance </w:t>
            </w:r>
            <w:r w:rsidRPr="002C6C11">
              <w:rPr>
                <w:rFonts w:ascii="Montserrat" w:eastAsia="Times New Roman" w:hAnsi="Montserrat"/>
                <w:color w:val="auto"/>
                <w:sz w:val="18"/>
                <w:szCs w:val="18"/>
                <w:lang w:eastAsia="en-GB"/>
              </w:rPr>
              <w:t xml:space="preserve">test aims at </w:t>
            </w:r>
            <w:r w:rsidR="00BA618C" w:rsidRPr="002C6C11">
              <w:rPr>
                <w:rFonts w:ascii="Montserrat" w:eastAsia="Times New Roman" w:hAnsi="Montserrat"/>
                <w:color w:val="auto"/>
                <w:sz w:val="18"/>
                <w:szCs w:val="18"/>
                <w:lang w:eastAsia="en-GB"/>
              </w:rPr>
              <w:t xml:space="preserve">qualifying </w:t>
            </w:r>
            <w:r w:rsidR="00C253E0" w:rsidRPr="002C6C11">
              <w:rPr>
                <w:rFonts w:ascii="Montserrat" w:eastAsia="Times New Roman" w:hAnsi="Montserrat"/>
                <w:color w:val="auto"/>
                <w:sz w:val="18"/>
                <w:szCs w:val="18"/>
                <w:lang w:eastAsia="en-GB"/>
              </w:rPr>
              <w:t>the network quality</w:t>
            </w:r>
            <w:r w:rsidR="00293809" w:rsidRPr="002C6C11">
              <w:rPr>
                <w:rFonts w:ascii="Montserrat" w:eastAsia="Times New Roman" w:hAnsi="Montserrat"/>
                <w:color w:val="auto"/>
                <w:sz w:val="18"/>
                <w:szCs w:val="18"/>
                <w:lang w:eastAsia="en-GB"/>
              </w:rPr>
              <w:t>,</w:t>
            </w:r>
            <w:r w:rsidR="00C253E0" w:rsidRPr="002C6C11">
              <w:rPr>
                <w:rFonts w:ascii="Montserrat" w:eastAsia="Times New Roman" w:hAnsi="Montserrat"/>
                <w:color w:val="auto"/>
                <w:sz w:val="18"/>
                <w:szCs w:val="18"/>
                <w:lang w:eastAsia="en-GB"/>
              </w:rPr>
              <w:t xml:space="preserve"> </w:t>
            </w:r>
            <w:r w:rsidRPr="002C6C11">
              <w:rPr>
                <w:rFonts w:ascii="Montserrat" w:eastAsia="Times New Roman" w:hAnsi="Montserrat"/>
                <w:color w:val="auto"/>
                <w:sz w:val="18"/>
                <w:szCs w:val="18"/>
                <w:lang w:eastAsia="en-GB"/>
              </w:rPr>
              <w:t>using Media Streaming and 5G Unicast</w:t>
            </w:r>
          </w:p>
        </w:tc>
      </w:tr>
      <w:tr w:rsidR="008114EB" w:rsidRPr="00C80238" w14:paraId="279FB9DF"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6372C602" w14:textId="77777777" w:rsidR="004C3C0D" w:rsidRPr="002C6C11" w:rsidRDefault="004C3C0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45231F6E" w14:textId="77777777" w:rsidR="004C3C0D" w:rsidRPr="002C6C11" w:rsidRDefault="004C3C0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6F799D98" w14:textId="25BF2928" w:rsidR="004C3C0D" w:rsidRPr="002C6C11" w:rsidRDefault="004F2511"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playout starts and d</w:t>
            </w:r>
            <w:r w:rsidR="00293809" w:rsidRPr="002C6C11">
              <w:rPr>
                <w:rFonts w:ascii="Montserrat" w:eastAsia="Times New Roman" w:hAnsi="Montserrat"/>
                <w:color w:val="auto"/>
                <w:sz w:val="18"/>
                <w:szCs w:val="18"/>
                <w:lang w:eastAsia="en-GB"/>
              </w:rPr>
              <w:t>isplay</w:t>
            </w:r>
            <w:r w:rsidRPr="002C6C11">
              <w:rPr>
                <w:rFonts w:ascii="Montserrat" w:eastAsia="Times New Roman" w:hAnsi="Montserrat"/>
                <w:color w:val="auto"/>
                <w:sz w:val="18"/>
                <w:szCs w:val="18"/>
                <w:lang w:eastAsia="en-GB"/>
              </w:rPr>
              <w:t>s</w:t>
            </w:r>
            <w:r w:rsidR="00293809" w:rsidRPr="002C6C11">
              <w:rPr>
                <w:rFonts w:ascii="Montserrat" w:eastAsia="Times New Roman" w:hAnsi="Montserrat"/>
                <w:color w:val="auto"/>
                <w:sz w:val="18"/>
                <w:szCs w:val="18"/>
                <w:lang w:eastAsia="en-GB"/>
              </w:rPr>
              <w:t xml:space="preserve"> a stream</w:t>
            </w:r>
            <w:r w:rsidRPr="002C6C11">
              <w:rPr>
                <w:rFonts w:ascii="Montserrat" w:eastAsia="Times New Roman" w:hAnsi="Montserrat"/>
                <w:color w:val="auto"/>
                <w:sz w:val="18"/>
                <w:szCs w:val="18"/>
                <w:lang w:eastAsia="en-GB"/>
              </w:rPr>
              <w:t xml:space="preserve"> in one of the </w:t>
            </w:r>
            <w:r w:rsidR="00E41E10" w:rsidRPr="002C6C11">
              <w:rPr>
                <w:rFonts w:ascii="Montserrat" w:eastAsia="Times New Roman" w:hAnsi="Montserrat"/>
                <w:color w:val="auto"/>
                <w:sz w:val="18"/>
                <w:szCs w:val="18"/>
                <w:lang w:eastAsia="en-GB"/>
              </w:rPr>
              <w:t>available res</w:t>
            </w:r>
            <w:r w:rsidR="00410EAC" w:rsidRPr="002C6C11">
              <w:rPr>
                <w:rFonts w:ascii="Montserrat" w:eastAsia="Times New Roman" w:hAnsi="Montserrat"/>
                <w:color w:val="auto"/>
                <w:sz w:val="18"/>
                <w:szCs w:val="18"/>
                <w:lang w:eastAsia="en-GB"/>
              </w:rPr>
              <w:t>olutions</w:t>
            </w:r>
          </w:p>
        </w:tc>
      </w:tr>
      <w:tr w:rsidR="008114EB" w:rsidRPr="00C80238" w14:paraId="65A45135" w14:textId="77777777" w:rsidTr="00A3172F">
        <w:trPr>
          <w:trHeight w:val="400"/>
        </w:trPr>
        <w:tc>
          <w:tcPr>
            <w:tcW w:w="2502" w:type="dxa"/>
            <w:vMerge/>
            <w:tcBorders>
              <w:top w:val="single" w:sz="6" w:space="0" w:color="auto"/>
              <w:left w:val="single" w:sz="4" w:space="0" w:color="auto"/>
              <w:bottom w:val="single" w:sz="6" w:space="0" w:color="auto"/>
              <w:right w:val="single" w:sz="6" w:space="0" w:color="auto"/>
            </w:tcBorders>
          </w:tcPr>
          <w:p w14:paraId="35AA57FC" w14:textId="77777777" w:rsidR="004C3C0D" w:rsidRPr="002C6C11" w:rsidRDefault="004C3C0D"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62FE2C52" w14:textId="77777777" w:rsidR="004C3C0D" w:rsidRPr="002C6C11" w:rsidRDefault="004C3C0D"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4BF73475" w14:textId="2219C6E9" w:rsidR="004C3C0D" w:rsidRPr="002C6C11" w:rsidRDefault="004F2511"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Leave the stream playing during [30 minutes]</w:t>
            </w:r>
          </w:p>
        </w:tc>
      </w:tr>
      <w:tr w:rsidR="008114EB" w:rsidRPr="00C80238" w14:paraId="2218C8DF"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6BCC3CE3" w14:textId="77777777" w:rsidR="004C3C0D" w:rsidRPr="002C6C11" w:rsidRDefault="004C3C0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1548BA1E" w14:textId="0BB61E93" w:rsidR="004C3C0D" w:rsidRPr="002C6C11" w:rsidRDefault="00E23C4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Buffering Ratio / Rebuffering Events</w:t>
            </w:r>
          </w:p>
        </w:tc>
      </w:tr>
      <w:tr w:rsidR="004C3C0D" w:rsidRPr="00C80238" w14:paraId="7B16DDA3" w14:textId="77777777" w:rsidTr="00A3172F">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2BDEE0CA" w14:textId="77777777" w:rsidR="004C3C0D" w:rsidRPr="002C6C11" w:rsidRDefault="004C3C0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20626DB1" w14:textId="77777777" w:rsidR="004C3C0D" w:rsidRPr="002C6C11" w:rsidRDefault="004C3C0D"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p>
        </w:tc>
      </w:tr>
    </w:tbl>
    <w:p w14:paraId="24B5257D" w14:textId="77777777" w:rsidR="004C3C0D" w:rsidRPr="002C6C11" w:rsidRDefault="004C3C0D" w:rsidP="007465B0">
      <w:pPr>
        <w:pStyle w:val="ParagraphText"/>
      </w:pPr>
    </w:p>
    <w:p w14:paraId="39757AB3" w14:textId="77777777" w:rsidR="00E23C4A" w:rsidRPr="002C6C11" w:rsidRDefault="00E23C4A" w:rsidP="007465B0">
      <w:pPr>
        <w:pStyle w:val="ParagraphText"/>
      </w:pPr>
    </w:p>
    <w:tbl>
      <w:tblPr>
        <w:tblW w:w="0" w:type="auto"/>
        <w:tblLook w:val="04A0" w:firstRow="1" w:lastRow="0" w:firstColumn="1" w:lastColumn="0" w:noHBand="0" w:noVBand="1"/>
      </w:tblPr>
      <w:tblGrid>
        <w:gridCol w:w="2502"/>
        <w:gridCol w:w="897"/>
        <w:gridCol w:w="5617"/>
      </w:tblGrid>
      <w:tr w:rsidR="008114EB" w:rsidRPr="00C80238" w14:paraId="343FA78D"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641928D0" w14:textId="77777777" w:rsidR="00556D2C" w:rsidRPr="002C6C11" w:rsidRDefault="00556D2C"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6</w:t>
            </w:r>
          </w:p>
        </w:tc>
      </w:tr>
      <w:tr w:rsidR="008114EB" w:rsidRPr="00C80238" w14:paraId="60D1CD60"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090BACF5" w14:textId="77777777" w:rsidR="00556D2C" w:rsidRPr="002C6C11" w:rsidRDefault="00556D2C"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1FF6F997" w14:textId="3135A4D7" w:rsidR="00556D2C" w:rsidRPr="002C6C11" w:rsidRDefault="001474A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Frequency of resolution switches</w:t>
            </w:r>
          </w:p>
        </w:tc>
      </w:tr>
      <w:tr w:rsidR="008114EB" w:rsidRPr="00C80238" w14:paraId="3EB87D49"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6BC0CC91" w14:textId="77777777" w:rsidR="00556D2C" w:rsidRPr="002C6C11" w:rsidRDefault="00556D2C"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5E74B7B5" w14:textId="77777777" w:rsidR="00556D2C" w:rsidRPr="002C6C11" w:rsidRDefault="00556D2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2BB63D99"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46AB2DE4" w14:textId="77777777" w:rsidR="00556D2C" w:rsidRPr="002C6C11" w:rsidRDefault="00556D2C"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300C4B89" w14:textId="77777777" w:rsidR="00556D2C" w:rsidRPr="002C6C11" w:rsidRDefault="00556D2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62BA9A17" w14:textId="763E6CAD" w:rsidR="00556D2C" w:rsidRPr="002C6C11" w:rsidRDefault="00556D2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access the Streams delivered by the Application Server</w:t>
            </w:r>
          </w:p>
        </w:tc>
      </w:tr>
      <w:tr w:rsidR="008114EB" w:rsidRPr="00C80238" w14:paraId="7D5C7890" w14:textId="77777777" w:rsidTr="00A3172F">
        <w:trPr>
          <w:trHeight w:val="192"/>
        </w:trPr>
        <w:tc>
          <w:tcPr>
            <w:tcW w:w="2502" w:type="dxa"/>
            <w:vMerge/>
          </w:tcPr>
          <w:p w14:paraId="0965D6E0" w14:textId="77777777" w:rsidR="00556D2C" w:rsidRPr="002C6C11" w:rsidRDefault="00556D2C"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22F0FD02" w14:textId="77777777" w:rsidR="00556D2C" w:rsidRPr="002C6C11" w:rsidRDefault="00556D2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122700F5" w14:textId="77777777" w:rsidR="00556D2C" w:rsidRPr="002C6C11" w:rsidRDefault="00556D2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publish the relevant data</w:t>
            </w:r>
          </w:p>
        </w:tc>
      </w:tr>
      <w:tr w:rsidR="008114EB" w:rsidRPr="00C80238" w14:paraId="7729B744" w14:textId="77777777" w:rsidTr="00A3172F">
        <w:trPr>
          <w:trHeight w:val="97"/>
        </w:trPr>
        <w:tc>
          <w:tcPr>
            <w:tcW w:w="2502" w:type="dxa"/>
            <w:vMerge/>
          </w:tcPr>
          <w:p w14:paraId="5F8A2A0A" w14:textId="77777777" w:rsidR="00556D2C" w:rsidRPr="002C6C11" w:rsidRDefault="00556D2C"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527BBA0B" w14:textId="77777777" w:rsidR="00556D2C" w:rsidRPr="002C6C11" w:rsidRDefault="00556D2C"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6F9D0DDD" w14:textId="77777777" w:rsidR="00556D2C" w:rsidRPr="002C6C11" w:rsidRDefault="00556D2C" w:rsidP="00A3172F">
            <w:pPr>
              <w:jc w:val="both"/>
              <w:rPr>
                <w:rFonts w:ascii="Montserrat" w:eastAsia="Times New Roman" w:hAnsi="Montserrat"/>
                <w:color w:val="auto"/>
                <w:sz w:val="18"/>
                <w:szCs w:val="18"/>
                <w:lang w:eastAsia="en-GB"/>
              </w:rPr>
            </w:pPr>
          </w:p>
        </w:tc>
      </w:tr>
      <w:tr w:rsidR="008114EB" w:rsidRPr="00C80238" w14:paraId="3679AB9D"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16689FC5" w14:textId="77777777" w:rsidR="00556D2C" w:rsidRPr="002C6C11" w:rsidRDefault="00556D2C"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46C609FB" w14:textId="18F9648C" w:rsidR="00556D2C" w:rsidRPr="002C6C11" w:rsidRDefault="00556D2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This </w:t>
            </w:r>
            <w:r w:rsidR="00C57C31" w:rsidRPr="002C6C11">
              <w:rPr>
                <w:rFonts w:ascii="Montserrat" w:eastAsia="Times New Roman" w:hAnsi="Montserrat"/>
                <w:color w:val="auto"/>
                <w:sz w:val="18"/>
                <w:szCs w:val="18"/>
                <w:lang w:eastAsia="en-GB"/>
              </w:rPr>
              <w:t xml:space="preserve">end-to-end/performance </w:t>
            </w:r>
            <w:r w:rsidRPr="002C6C11">
              <w:rPr>
                <w:rFonts w:ascii="Montserrat" w:eastAsia="Times New Roman" w:hAnsi="Montserrat"/>
                <w:color w:val="auto"/>
                <w:sz w:val="18"/>
                <w:szCs w:val="18"/>
                <w:lang w:eastAsia="en-GB"/>
              </w:rPr>
              <w:t xml:space="preserve">test aims at </w:t>
            </w:r>
            <w:r w:rsidR="00DC1A03" w:rsidRPr="002C6C11">
              <w:rPr>
                <w:rFonts w:ascii="Montserrat" w:eastAsia="Times New Roman" w:hAnsi="Montserrat"/>
                <w:color w:val="auto"/>
                <w:sz w:val="18"/>
                <w:szCs w:val="18"/>
                <w:lang w:eastAsia="en-GB"/>
              </w:rPr>
              <w:t xml:space="preserve">checking that the player </w:t>
            </w:r>
            <w:r w:rsidR="00F84A93" w:rsidRPr="002C6C11">
              <w:rPr>
                <w:rFonts w:ascii="Montserrat" w:eastAsia="Times New Roman" w:hAnsi="Montserrat"/>
                <w:color w:val="auto"/>
                <w:sz w:val="18"/>
                <w:szCs w:val="18"/>
                <w:lang w:eastAsia="en-GB"/>
              </w:rPr>
              <w:t xml:space="preserve">switches between different </w:t>
            </w:r>
            <w:r w:rsidR="00F92701" w:rsidRPr="002C6C11">
              <w:rPr>
                <w:rFonts w:ascii="Montserrat" w:eastAsia="Times New Roman" w:hAnsi="Montserrat"/>
                <w:color w:val="auto"/>
                <w:sz w:val="18"/>
                <w:szCs w:val="18"/>
                <w:lang w:eastAsia="en-GB"/>
              </w:rPr>
              <w:t>resolutions</w:t>
            </w:r>
            <w:r w:rsidRPr="002C6C11">
              <w:rPr>
                <w:rFonts w:ascii="Montserrat" w:eastAsia="Times New Roman" w:hAnsi="Montserrat"/>
                <w:color w:val="auto"/>
                <w:sz w:val="18"/>
                <w:szCs w:val="18"/>
                <w:lang w:eastAsia="en-GB"/>
              </w:rPr>
              <w:t>, using Media Streaming and 5G Unicast</w:t>
            </w:r>
            <w:r w:rsidR="009420AF" w:rsidRPr="002C6C11">
              <w:rPr>
                <w:rFonts w:ascii="Montserrat" w:eastAsia="Times New Roman" w:hAnsi="Montserrat"/>
                <w:color w:val="auto"/>
                <w:sz w:val="18"/>
                <w:szCs w:val="18"/>
                <w:lang w:eastAsia="en-GB"/>
              </w:rPr>
              <w:t>, wh</w:t>
            </w:r>
            <w:r w:rsidR="00F92701" w:rsidRPr="002C6C11">
              <w:rPr>
                <w:rFonts w:ascii="Montserrat" w:eastAsia="Times New Roman" w:hAnsi="Montserrat"/>
                <w:color w:val="auto"/>
                <w:sz w:val="18"/>
                <w:szCs w:val="18"/>
                <w:lang w:eastAsia="en-GB"/>
              </w:rPr>
              <w:t>en the quality of the network changes.</w:t>
            </w:r>
          </w:p>
        </w:tc>
      </w:tr>
      <w:tr w:rsidR="008114EB" w:rsidRPr="00C80238" w14:paraId="7C8ABB86"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74B9802C" w14:textId="77777777" w:rsidR="00556D2C" w:rsidRPr="002C6C11" w:rsidRDefault="00556D2C"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0B770588" w14:textId="77777777" w:rsidR="00556D2C" w:rsidRPr="002C6C11" w:rsidRDefault="00556D2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701BFB75" w14:textId="77777777" w:rsidR="00556D2C" w:rsidRPr="002C6C11" w:rsidRDefault="00556D2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playout starts and displays a stream in one of the available resolutions</w:t>
            </w:r>
          </w:p>
        </w:tc>
      </w:tr>
      <w:tr w:rsidR="008114EB" w:rsidRPr="00C80238" w14:paraId="2D8AEE74" w14:textId="77777777" w:rsidTr="00A3172F">
        <w:trPr>
          <w:trHeight w:val="400"/>
        </w:trPr>
        <w:tc>
          <w:tcPr>
            <w:tcW w:w="2502" w:type="dxa"/>
            <w:vMerge/>
          </w:tcPr>
          <w:p w14:paraId="714905FA" w14:textId="77777777" w:rsidR="00556D2C" w:rsidRPr="002C6C11" w:rsidRDefault="00556D2C"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1977433B" w14:textId="77777777" w:rsidR="00556D2C" w:rsidRPr="002C6C11" w:rsidRDefault="00556D2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0F5AE835" w14:textId="3D352B77" w:rsidR="00556D2C" w:rsidRPr="002C6C11" w:rsidRDefault="00556D2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Leave the stream playing during [</w:t>
            </w:r>
            <w:r w:rsidR="00F92701" w:rsidRPr="002C6C11">
              <w:rPr>
                <w:rFonts w:ascii="Montserrat" w:eastAsia="Times New Roman" w:hAnsi="Montserrat"/>
                <w:color w:val="auto"/>
                <w:sz w:val="18"/>
                <w:szCs w:val="18"/>
                <w:lang w:eastAsia="en-GB"/>
              </w:rPr>
              <w:t>30</w:t>
            </w:r>
            <w:r w:rsidRPr="002C6C11">
              <w:rPr>
                <w:rFonts w:ascii="Montserrat" w:eastAsia="Times New Roman" w:hAnsi="Montserrat"/>
                <w:color w:val="auto"/>
                <w:sz w:val="18"/>
                <w:szCs w:val="18"/>
                <w:lang w:eastAsia="en-GB"/>
              </w:rPr>
              <w:t xml:space="preserve"> hours]</w:t>
            </w:r>
            <w:r w:rsidR="00F92701" w:rsidRPr="002C6C11">
              <w:rPr>
                <w:rFonts w:ascii="Montserrat" w:eastAsia="Times New Roman" w:hAnsi="Montserrat"/>
                <w:color w:val="auto"/>
                <w:sz w:val="18"/>
                <w:szCs w:val="18"/>
                <w:lang w:eastAsia="en-GB"/>
              </w:rPr>
              <w:t xml:space="preserve">, while modifying the </w:t>
            </w:r>
            <w:r w:rsidR="00B43344" w:rsidRPr="002C6C11">
              <w:rPr>
                <w:rFonts w:ascii="Montserrat" w:eastAsia="Times New Roman" w:hAnsi="Montserrat"/>
                <w:color w:val="auto"/>
                <w:sz w:val="18"/>
                <w:szCs w:val="18"/>
                <w:lang w:eastAsia="en-GB"/>
              </w:rPr>
              <w:t>transmit power and moving the UE in space.</w:t>
            </w:r>
            <w:r w:rsidRPr="002C6C11">
              <w:rPr>
                <w:rFonts w:ascii="Montserrat" w:eastAsia="Times New Roman" w:hAnsi="Montserrat"/>
                <w:color w:val="auto"/>
                <w:sz w:val="18"/>
                <w:szCs w:val="18"/>
                <w:lang w:eastAsia="en-GB"/>
              </w:rPr>
              <w:t xml:space="preserve"> </w:t>
            </w:r>
          </w:p>
        </w:tc>
      </w:tr>
      <w:tr w:rsidR="008114EB" w:rsidRPr="00C80238" w14:paraId="70D227EA"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45EAB0A2" w14:textId="77777777" w:rsidR="00556D2C" w:rsidRPr="002C6C11" w:rsidRDefault="00556D2C"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5786FE2F" w14:textId="36AC15EE" w:rsidR="00556D2C" w:rsidRPr="002C6C11" w:rsidRDefault="004135C3"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Bitrate Stability / QoE</w:t>
            </w:r>
          </w:p>
        </w:tc>
      </w:tr>
      <w:tr w:rsidR="00556D2C" w:rsidRPr="00C80238" w14:paraId="0EC619CE" w14:textId="77777777" w:rsidTr="00A3172F">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495229DA" w14:textId="77777777" w:rsidR="00556D2C" w:rsidRPr="002C6C11" w:rsidRDefault="00556D2C"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701C751F" w14:textId="77777777" w:rsidR="00556D2C" w:rsidRPr="002C6C11" w:rsidRDefault="00556D2C"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p>
        </w:tc>
      </w:tr>
    </w:tbl>
    <w:p w14:paraId="04138B58" w14:textId="77777777" w:rsidR="00556D2C" w:rsidRPr="002C6C11" w:rsidRDefault="00556D2C" w:rsidP="007465B0">
      <w:pPr>
        <w:pStyle w:val="ParagraphText"/>
      </w:pPr>
    </w:p>
    <w:p w14:paraId="39C1E33A" w14:textId="77777777" w:rsidR="00E23C4A" w:rsidRPr="002C6C11" w:rsidRDefault="00E23C4A" w:rsidP="007465B0">
      <w:pPr>
        <w:pStyle w:val="ParagraphText"/>
      </w:pPr>
    </w:p>
    <w:tbl>
      <w:tblPr>
        <w:tblW w:w="0" w:type="auto"/>
        <w:tblLook w:val="04A0" w:firstRow="1" w:lastRow="0" w:firstColumn="1" w:lastColumn="0" w:noHBand="0" w:noVBand="1"/>
      </w:tblPr>
      <w:tblGrid>
        <w:gridCol w:w="2502"/>
        <w:gridCol w:w="897"/>
        <w:gridCol w:w="5617"/>
      </w:tblGrid>
      <w:tr w:rsidR="008114EB" w:rsidRPr="00C80238" w14:paraId="7C9DEA16"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2772DD3B" w14:textId="68885BAB" w:rsidR="00E23C4A" w:rsidRPr="002C6C11" w:rsidRDefault="00E23C4A"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 xml:space="preserve">Test Case </w:t>
            </w:r>
            <w:r w:rsidR="00556D2C" w:rsidRPr="002C6C11">
              <w:rPr>
                <w:rFonts w:ascii="Montserrat" w:eastAsia="Times New Roman" w:hAnsi="Montserrat"/>
                <w:b/>
                <w:color w:val="auto"/>
                <w:sz w:val="18"/>
                <w:szCs w:val="18"/>
                <w:lang w:eastAsia="en-GB"/>
              </w:rPr>
              <w:t>7</w:t>
            </w:r>
          </w:p>
        </w:tc>
      </w:tr>
      <w:tr w:rsidR="008114EB" w:rsidRPr="00C80238" w14:paraId="781DE2E8"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512A3D09" w14:textId="77777777" w:rsidR="00E23C4A" w:rsidRPr="002C6C11" w:rsidRDefault="00E23C4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5C74639A" w14:textId="67D43EC7" w:rsidR="00E23C4A" w:rsidRPr="002C6C11" w:rsidRDefault="00597ED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Percentage of uptime vs downtime</w:t>
            </w:r>
          </w:p>
        </w:tc>
      </w:tr>
      <w:tr w:rsidR="008114EB" w:rsidRPr="00C80238" w14:paraId="34B9C654"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2D96E7ED" w14:textId="77777777" w:rsidR="00E23C4A" w:rsidRPr="002C6C11" w:rsidRDefault="00E23C4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114C3C80" w14:textId="77777777" w:rsidR="00E23C4A" w:rsidRPr="002C6C11" w:rsidRDefault="00E23C4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775C58CB"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55FA5776" w14:textId="77777777" w:rsidR="00E23C4A" w:rsidRPr="002C6C11" w:rsidRDefault="00E23C4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7FFA26A0" w14:textId="77777777" w:rsidR="00E23C4A" w:rsidRPr="002C6C11" w:rsidRDefault="00E23C4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3AA8C362" w14:textId="16D19031" w:rsidR="00E23C4A" w:rsidRPr="002C6C11" w:rsidRDefault="00E23C4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access the Streams delivered by the Application Server</w:t>
            </w:r>
          </w:p>
        </w:tc>
      </w:tr>
      <w:tr w:rsidR="008114EB" w:rsidRPr="00C80238" w14:paraId="7816B276" w14:textId="77777777" w:rsidTr="67399BD3">
        <w:trPr>
          <w:trHeight w:val="192"/>
        </w:trPr>
        <w:tc>
          <w:tcPr>
            <w:tcW w:w="2502" w:type="dxa"/>
            <w:vMerge/>
          </w:tcPr>
          <w:p w14:paraId="2CC76DEA" w14:textId="77777777" w:rsidR="00E23C4A" w:rsidRPr="002C6C11" w:rsidRDefault="00E23C4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79D081BF" w14:textId="77777777" w:rsidR="00E23C4A" w:rsidRPr="002C6C11" w:rsidRDefault="00E23C4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4F0E7120" w14:textId="77777777" w:rsidR="00E23C4A" w:rsidRPr="002C6C11" w:rsidRDefault="00E23C4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FTA Player App can publish the relevant data</w:t>
            </w:r>
          </w:p>
        </w:tc>
      </w:tr>
      <w:tr w:rsidR="008114EB" w:rsidRPr="00C80238" w14:paraId="5B96B6A1" w14:textId="77777777" w:rsidTr="67399BD3">
        <w:trPr>
          <w:trHeight w:val="97"/>
        </w:trPr>
        <w:tc>
          <w:tcPr>
            <w:tcW w:w="2502" w:type="dxa"/>
            <w:vMerge/>
          </w:tcPr>
          <w:p w14:paraId="19C950E8" w14:textId="77777777" w:rsidR="00E23C4A" w:rsidRPr="002C6C11" w:rsidRDefault="00E23C4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5B318775" w14:textId="77777777" w:rsidR="00E23C4A" w:rsidRPr="002C6C11" w:rsidRDefault="00E23C4A"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16266FAB" w14:textId="77777777" w:rsidR="00E23C4A" w:rsidRPr="002C6C11" w:rsidRDefault="00E23C4A" w:rsidP="00A3172F">
            <w:pPr>
              <w:jc w:val="both"/>
              <w:rPr>
                <w:rFonts w:ascii="Montserrat" w:eastAsia="Times New Roman" w:hAnsi="Montserrat"/>
                <w:color w:val="auto"/>
                <w:sz w:val="18"/>
                <w:szCs w:val="18"/>
                <w:lang w:eastAsia="en-GB"/>
              </w:rPr>
            </w:pPr>
          </w:p>
        </w:tc>
      </w:tr>
      <w:tr w:rsidR="008114EB" w:rsidRPr="00C80238" w14:paraId="102C0FFC"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3FE93194" w14:textId="77777777" w:rsidR="00E23C4A" w:rsidRPr="002C6C11" w:rsidRDefault="00E23C4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701FD49A" w14:textId="5F898C2F" w:rsidR="00E23C4A" w:rsidRPr="002C6C11" w:rsidRDefault="00E23C4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This </w:t>
            </w:r>
            <w:r w:rsidR="00C57C31" w:rsidRPr="002C6C11">
              <w:rPr>
                <w:rFonts w:ascii="Montserrat" w:eastAsia="Times New Roman" w:hAnsi="Montserrat"/>
                <w:color w:val="auto"/>
                <w:sz w:val="18"/>
                <w:szCs w:val="18"/>
                <w:lang w:eastAsia="en-GB"/>
              </w:rPr>
              <w:t xml:space="preserve">end-to-end/performance </w:t>
            </w:r>
            <w:r w:rsidRPr="002C6C11">
              <w:rPr>
                <w:rFonts w:ascii="Montserrat" w:eastAsia="Times New Roman" w:hAnsi="Montserrat"/>
                <w:color w:val="auto"/>
                <w:sz w:val="18"/>
                <w:szCs w:val="18"/>
                <w:lang w:eastAsia="en-GB"/>
              </w:rPr>
              <w:t xml:space="preserve">test aims at qualifying the </w:t>
            </w:r>
            <w:r w:rsidR="00FA2C3B" w:rsidRPr="002C6C11">
              <w:rPr>
                <w:rFonts w:ascii="Montserrat" w:eastAsia="Times New Roman" w:hAnsi="Montserrat"/>
                <w:color w:val="auto"/>
                <w:sz w:val="18"/>
                <w:szCs w:val="18"/>
                <w:lang w:eastAsia="en-GB"/>
              </w:rPr>
              <w:t>availability of the stream</w:t>
            </w:r>
            <w:r w:rsidRPr="002C6C11">
              <w:rPr>
                <w:rFonts w:ascii="Montserrat" w:eastAsia="Times New Roman" w:hAnsi="Montserrat"/>
                <w:color w:val="auto"/>
                <w:sz w:val="18"/>
                <w:szCs w:val="18"/>
                <w:lang w:eastAsia="en-GB"/>
              </w:rPr>
              <w:t>, using Media Streaming and 5G Unicast</w:t>
            </w:r>
          </w:p>
        </w:tc>
      </w:tr>
      <w:tr w:rsidR="008114EB" w:rsidRPr="00C80238" w14:paraId="6DE83CE7"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056DE9BA" w14:textId="77777777" w:rsidR="00E23C4A" w:rsidRPr="002C6C11" w:rsidRDefault="00E23C4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64AC3A5E" w14:textId="77777777" w:rsidR="00E23C4A" w:rsidRPr="002C6C11" w:rsidRDefault="00E23C4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3E481206" w14:textId="77777777" w:rsidR="00E23C4A" w:rsidRPr="002C6C11" w:rsidRDefault="00E23C4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playout starts and displays a stream in one of the available resolutions</w:t>
            </w:r>
          </w:p>
        </w:tc>
      </w:tr>
      <w:tr w:rsidR="008114EB" w:rsidRPr="00C80238" w14:paraId="7233FB98" w14:textId="77777777" w:rsidTr="67399BD3">
        <w:trPr>
          <w:trHeight w:val="400"/>
        </w:trPr>
        <w:tc>
          <w:tcPr>
            <w:tcW w:w="2502" w:type="dxa"/>
            <w:vMerge/>
          </w:tcPr>
          <w:p w14:paraId="01756A20" w14:textId="77777777" w:rsidR="00E23C4A" w:rsidRPr="002C6C11" w:rsidRDefault="00E23C4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1074F903" w14:textId="77777777" w:rsidR="00E23C4A" w:rsidRPr="002C6C11" w:rsidRDefault="00E23C4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7281A215" w14:textId="24D9A3C4" w:rsidR="00E23C4A" w:rsidRPr="002C6C11" w:rsidRDefault="00E23C4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Leave the stream playing during [</w:t>
            </w:r>
            <w:r w:rsidR="00BE653A" w:rsidRPr="002C6C11">
              <w:rPr>
                <w:rFonts w:ascii="Montserrat" w:eastAsia="Times New Roman" w:hAnsi="Montserrat"/>
                <w:color w:val="auto"/>
                <w:sz w:val="18"/>
                <w:szCs w:val="18"/>
                <w:lang w:eastAsia="en-GB"/>
              </w:rPr>
              <w:t>24 hours</w:t>
            </w:r>
            <w:r w:rsidRPr="002C6C11">
              <w:rPr>
                <w:rFonts w:ascii="Montserrat" w:eastAsia="Times New Roman" w:hAnsi="Montserrat"/>
                <w:color w:val="auto"/>
                <w:sz w:val="18"/>
                <w:szCs w:val="18"/>
                <w:lang w:eastAsia="en-GB"/>
              </w:rPr>
              <w:t>]</w:t>
            </w:r>
            <w:r w:rsidR="007D5B12" w:rsidRPr="002C6C11">
              <w:rPr>
                <w:rFonts w:ascii="Montserrat" w:eastAsia="Times New Roman" w:hAnsi="Montserrat"/>
                <w:color w:val="auto"/>
                <w:sz w:val="18"/>
                <w:szCs w:val="18"/>
                <w:lang w:eastAsia="en-GB"/>
              </w:rPr>
              <w:t xml:space="preserve"> </w:t>
            </w:r>
          </w:p>
        </w:tc>
      </w:tr>
      <w:tr w:rsidR="008114EB" w:rsidRPr="00C80238" w14:paraId="34B36E03"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4F47F778" w14:textId="77777777" w:rsidR="00E23C4A" w:rsidRPr="002C6C11" w:rsidRDefault="00E23C4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16ED9D2C" w14:textId="7854764F" w:rsidR="00E23C4A" w:rsidRPr="002C6C11" w:rsidRDefault="00617694"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Availability (Uptime %)</w:t>
            </w:r>
          </w:p>
        </w:tc>
      </w:tr>
      <w:tr w:rsidR="00E23C4A" w:rsidRPr="00C80238" w14:paraId="0192E70D" w14:textId="77777777" w:rsidTr="00A3172F">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62903870" w14:textId="77777777" w:rsidR="00E23C4A" w:rsidRPr="002C6C11" w:rsidRDefault="00E23C4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51D2083D" w14:textId="77777777" w:rsidR="00E23C4A" w:rsidRPr="002C6C11" w:rsidRDefault="00E23C4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p>
        </w:tc>
      </w:tr>
    </w:tbl>
    <w:p w14:paraId="5F27669F" w14:textId="77777777" w:rsidR="00E23C4A" w:rsidRPr="002C6C11" w:rsidRDefault="00E23C4A" w:rsidP="007465B0">
      <w:pPr>
        <w:pStyle w:val="ParagraphText"/>
      </w:pPr>
    </w:p>
    <w:p w14:paraId="05F273CA" w14:textId="77777777" w:rsidR="00E23C4A" w:rsidRPr="002C6C11" w:rsidRDefault="00E23C4A" w:rsidP="007465B0">
      <w:pPr>
        <w:pStyle w:val="ParagraphText"/>
      </w:pPr>
    </w:p>
    <w:p w14:paraId="3AF33602" w14:textId="77777777" w:rsidR="00E23C4A" w:rsidRPr="002C6C11" w:rsidRDefault="00E23C4A" w:rsidP="007465B0">
      <w:pPr>
        <w:pStyle w:val="ParagraphText"/>
      </w:pPr>
    </w:p>
    <w:tbl>
      <w:tblPr>
        <w:tblW w:w="0" w:type="auto"/>
        <w:tblLook w:val="04A0" w:firstRow="1" w:lastRow="0" w:firstColumn="1" w:lastColumn="0" w:noHBand="0" w:noVBand="1"/>
      </w:tblPr>
      <w:tblGrid>
        <w:gridCol w:w="2502"/>
        <w:gridCol w:w="897"/>
        <w:gridCol w:w="5617"/>
      </w:tblGrid>
      <w:tr w:rsidR="008114EB" w:rsidRPr="00C80238" w14:paraId="056AF133"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505C7114" w14:textId="29339E04" w:rsidR="00A04132" w:rsidRPr="002C6C11" w:rsidRDefault="00A04132"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 xml:space="preserve">Test Case </w:t>
            </w:r>
            <w:r w:rsidR="00D838D3" w:rsidRPr="002C6C11">
              <w:rPr>
                <w:rFonts w:ascii="Montserrat" w:eastAsia="Times New Roman" w:hAnsi="Montserrat"/>
                <w:b/>
                <w:color w:val="auto"/>
                <w:sz w:val="18"/>
                <w:szCs w:val="18"/>
                <w:lang w:eastAsia="en-GB"/>
              </w:rPr>
              <w:t>8</w:t>
            </w:r>
          </w:p>
        </w:tc>
      </w:tr>
      <w:tr w:rsidR="008114EB" w:rsidRPr="00C80238" w14:paraId="49683036"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72B3D856" w14:textId="77777777" w:rsidR="00A04132" w:rsidRPr="002C6C11" w:rsidRDefault="00A04132"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74FA4483" w14:textId="77777777" w:rsidR="00A04132" w:rsidRPr="002C6C11" w:rsidRDefault="00C17287"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MBS individual component test: MBSTF</w:t>
            </w:r>
          </w:p>
          <w:p w14:paraId="787F5EE3" w14:textId="177E3A41" w:rsidR="003B64B7" w:rsidRPr="002C6C11" w:rsidRDefault="003B64B7"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Create a streaming MBS Distribution Session for pull operation on the DASH manifest</w:t>
            </w:r>
          </w:p>
        </w:tc>
      </w:tr>
      <w:tr w:rsidR="008114EB" w:rsidRPr="00C80238" w14:paraId="37D241D6"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3D0E6A4C" w14:textId="77777777" w:rsidR="00A04132" w:rsidRPr="002C6C11" w:rsidRDefault="00A04132"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6D10C7EA" w14:textId="77777777" w:rsidR="00A04132" w:rsidRPr="002C6C11" w:rsidRDefault="00A04132"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6E0F7F19"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183482E4" w14:textId="77777777" w:rsidR="00A04132" w:rsidRPr="002C6C11" w:rsidRDefault="00A04132"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318E17A1" w14:textId="77777777" w:rsidR="00A04132" w:rsidRPr="002C6C11" w:rsidRDefault="00A04132"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332D5B2C" w14:textId="204FA690" w:rsidR="00A04132" w:rsidRPr="002C6C11" w:rsidRDefault="00E8595B"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Tool to capture network packets (Wireshark)</w:t>
            </w:r>
          </w:p>
        </w:tc>
      </w:tr>
      <w:tr w:rsidR="008114EB" w:rsidRPr="00C80238" w14:paraId="5984705D" w14:textId="77777777" w:rsidTr="00A3172F">
        <w:trPr>
          <w:trHeight w:val="192"/>
        </w:trPr>
        <w:tc>
          <w:tcPr>
            <w:tcW w:w="2502" w:type="dxa"/>
            <w:vMerge/>
          </w:tcPr>
          <w:p w14:paraId="638BD34C" w14:textId="77777777" w:rsidR="00A04132" w:rsidRPr="002C6C11" w:rsidRDefault="00A04132"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0635F623" w14:textId="77777777" w:rsidR="00A04132" w:rsidRPr="002C6C11" w:rsidRDefault="00A04132"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5F3042ED" w14:textId="5EB9023B" w:rsidR="00A04132" w:rsidRPr="002C6C11" w:rsidRDefault="00E8595B"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MBSTF component </w:t>
            </w:r>
            <w:r w:rsidR="00DF31E7" w:rsidRPr="002C6C11">
              <w:rPr>
                <w:rFonts w:ascii="Montserrat" w:eastAsia="Times New Roman" w:hAnsi="Montserrat"/>
                <w:color w:val="auto"/>
                <w:sz w:val="18"/>
                <w:szCs w:val="18"/>
                <w:lang w:eastAsia="en-GB"/>
              </w:rPr>
              <w:t>u</w:t>
            </w:r>
            <w:r w:rsidRPr="002C6C11">
              <w:rPr>
                <w:rFonts w:ascii="Montserrat" w:eastAsia="Times New Roman" w:hAnsi="Montserrat"/>
                <w:color w:val="auto"/>
                <w:sz w:val="18"/>
                <w:szCs w:val="18"/>
                <w:lang w:eastAsia="en-GB"/>
              </w:rPr>
              <w:t>p and running</w:t>
            </w:r>
          </w:p>
        </w:tc>
      </w:tr>
      <w:tr w:rsidR="008114EB" w:rsidRPr="00C80238" w14:paraId="5B93EBED" w14:textId="77777777" w:rsidTr="00A3172F">
        <w:trPr>
          <w:trHeight w:val="97"/>
        </w:trPr>
        <w:tc>
          <w:tcPr>
            <w:tcW w:w="2502" w:type="dxa"/>
            <w:vMerge/>
          </w:tcPr>
          <w:p w14:paraId="48D779B3" w14:textId="77777777" w:rsidR="00A04132" w:rsidRPr="002C6C11" w:rsidRDefault="00A04132"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0D64A0AC" w14:textId="77777777" w:rsidR="00A04132" w:rsidRPr="002C6C11" w:rsidRDefault="00A04132"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68749563" w14:textId="77777777" w:rsidR="00A04132" w:rsidRPr="002C6C11" w:rsidRDefault="00A04132" w:rsidP="00A3172F">
            <w:pPr>
              <w:jc w:val="both"/>
              <w:rPr>
                <w:rFonts w:ascii="Montserrat" w:eastAsia="Times New Roman" w:hAnsi="Montserrat"/>
                <w:color w:val="auto"/>
                <w:sz w:val="18"/>
                <w:szCs w:val="18"/>
                <w:lang w:eastAsia="en-GB"/>
              </w:rPr>
            </w:pPr>
          </w:p>
        </w:tc>
      </w:tr>
      <w:tr w:rsidR="008114EB" w:rsidRPr="00C80238" w14:paraId="06E4A907"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54CED1B1" w14:textId="77777777" w:rsidR="00A04132" w:rsidRPr="002C6C11" w:rsidRDefault="00A04132"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1D4F510A" w14:textId="2D58DE20" w:rsidR="00A04132" w:rsidRPr="00CB317A" w:rsidRDefault="007D329E" w:rsidP="00A3172F">
            <w:pPr>
              <w:jc w:val="both"/>
              <w:rPr>
                <w:rFonts w:ascii="Montserrat" w:eastAsia="Times New Roman" w:hAnsi="Montserrat"/>
                <w:color w:val="auto"/>
                <w:sz w:val="18"/>
                <w:szCs w:val="18"/>
                <w:lang w:eastAsia="en-GB"/>
              </w:rPr>
            </w:pPr>
            <w:r w:rsidRPr="00CB317A">
              <w:rPr>
                <w:rFonts w:ascii="Montserrat" w:eastAsia="Times New Roman" w:hAnsi="Montserrat"/>
                <w:color w:val="auto"/>
                <w:sz w:val="18"/>
                <w:szCs w:val="18"/>
                <w:lang w:eastAsia="en-GB"/>
              </w:rPr>
              <w:t>This tests the STREAMING distribution mode for PULLed DASH manifest file (MPD). This executes the following highlighted steps from MBS User Service provisioning using the command line to perform the actions that the MBSF would otherwise perform.</w:t>
            </w:r>
          </w:p>
        </w:tc>
      </w:tr>
      <w:tr w:rsidR="008114EB" w:rsidRPr="00C80238" w14:paraId="03AA6679"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0D353475" w14:textId="77777777" w:rsidR="00A04132" w:rsidRPr="002C6C11" w:rsidRDefault="00A04132"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4D2A27D9" w14:textId="77777777" w:rsidR="00A04132" w:rsidRPr="002C6C11" w:rsidRDefault="00A04132"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65478446" w14:textId="043D9071" w:rsidR="00A04132" w:rsidRPr="002C6C11" w:rsidRDefault="006567A9"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Create a jason request to pull </w:t>
            </w:r>
            <w:r w:rsidR="005E27AB" w:rsidRPr="002C6C11">
              <w:rPr>
                <w:rFonts w:ascii="Montserrat" w:eastAsia="Times New Roman" w:hAnsi="Montserrat"/>
                <w:color w:val="auto"/>
                <w:sz w:val="18"/>
                <w:szCs w:val="18"/>
                <w:lang w:eastAsia="en-GB"/>
              </w:rPr>
              <w:t>a DASH distribution session</w:t>
            </w:r>
          </w:p>
        </w:tc>
      </w:tr>
      <w:tr w:rsidR="008114EB" w:rsidRPr="00C80238" w14:paraId="0BD5E7FB" w14:textId="77777777" w:rsidTr="00A3172F">
        <w:trPr>
          <w:trHeight w:val="400"/>
        </w:trPr>
        <w:tc>
          <w:tcPr>
            <w:tcW w:w="2502" w:type="dxa"/>
            <w:vMerge/>
          </w:tcPr>
          <w:p w14:paraId="3B29D8CB" w14:textId="77777777" w:rsidR="00A04132" w:rsidRPr="002C6C11" w:rsidRDefault="00A04132"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4F6EBD5C" w14:textId="77777777" w:rsidR="00A04132" w:rsidRPr="002C6C11" w:rsidRDefault="00A04132"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6663558D" w14:textId="159C8E2E" w:rsidR="00A04132" w:rsidRPr="002C6C11" w:rsidRDefault="006A46E2"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Adapt MB-UPF tunnel configuration</w:t>
            </w:r>
          </w:p>
        </w:tc>
      </w:tr>
      <w:tr w:rsidR="008114EB" w:rsidRPr="00C80238" w14:paraId="3F190ADC" w14:textId="77777777" w:rsidTr="00A3172F">
        <w:trPr>
          <w:trHeight w:val="400"/>
        </w:trPr>
        <w:tc>
          <w:tcPr>
            <w:tcW w:w="2502" w:type="dxa"/>
          </w:tcPr>
          <w:p w14:paraId="2F62F7BB" w14:textId="77777777" w:rsidR="00C758CB" w:rsidRPr="002C6C11" w:rsidRDefault="00C758CB"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02C68B57" w14:textId="5C96D594" w:rsidR="00C758CB" w:rsidRPr="002C6C11" w:rsidRDefault="00C758CB"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S3:</w:t>
            </w:r>
          </w:p>
        </w:tc>
        <w:tc>
          <w:tcPr>
            <w:tcW w:w="5617" w:type="dxa"/>
            <w:tcBorders>
              <w:top w:val="single" w:sz="6" w:space="0" w:color="auto"/>
              <w:left w:val="single" w:sz="6" w:space="0" w:color="auto"/>
              <w:bottom w:val="single" w:sz="6" w:space="0" w:color="auto"/>
              <w:right w:val="single" w:sz="4" w:space="0" w:color="auto"/>
            </w:tcBorders>
            <w:vAlign w:val="center"/>
          </w:tcPr>
          <w:p w14:paraId="15DC4A3F" w14:textId="64255911" w:rsidR="00C758CB" w:rsidRPr="002C6C11" w:rsidRDefault="00C758CB"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API call to push</w:t>
            </w:r>
            <w:r w:rsidR="00566DCE" w:rsidRPr="002C6C11">
              <w:rPr>
                <w:rFonts w:ascii="Montserrat" w:eastAsia="Times New Roman" w:hAnsi="Montserrat"/>
                <w:color w:val="auto"/>
                <w:sz w:val="18"/>
                <w:szCs w:val="18"/>
                <w:lang w:eastAsia="en-GB"/>
              </w:rPr>
              <w:t xml:space="preserve"> the session to the MBSTF</w:t>
            </w:r>
          </w:p>
        </w:tc>
      </w:tr>
      <w:tr w:rsidR="008114EB" w:rsidRPr="00C80238" w14:paraId="64B69F5E" w14:textId="77777777" w:rsidTr="00A3172F">
        <w:trPr>
          <w:trHeight w:val="400"/>
        </w:trPr>
        <w:tc>
          <w:tcPr>
            <w:tcW w:w="2502" w:type="dxa"/>
          </w:tcPr>
          <w:p w14:paraId="5E72F811" w14:textId="77777777" w:rsidR="00C758CB" w:rsidRPr="002C6C11" w:rsidRDefault="00C758CB"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7BA39CA8" w14:textId="5AB5CB8E" w:rsidR="00C758CB" w:rsidRPr="002C6C11" w:rsidRDefault="00E518F4"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S4:</w:t>
            </w:r>
          </w:p>
        </w:tc>
        <w:tc>
          <w:tcPr>
            <w:tcW w:w="5617" w:type="dxa"/>
            <w:tcBorders>
              <w:top w:val="single" w:sz="6" w:space="0" w:color="auto"/>
              <w:left w:val="single" w:sz="6" w:space="0" w:color="auto"/>
              <w:bottom w:val="single" w:sz="6" w:space="0" w:color="auto"/>
              <w:right w:val="single" w:sz="4" w:space="0" w:color="auto"/>
            </w:tcBorders>
            <w:vAlign w:val="center"/>
          </w:tcPr>
          <w:p w14:paraId="4EBDDC3B" w14:textId="1340B9A1" w:rsidR="00C758CB" w:rsidRPr="002C6C11" w:rsidRDefault="00E518F4"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Capture the packets of the response</w:t>
            </w:r>
          </w:p>
        </w:tc>
      </w:tr>
      <w:tr w:rsidR="008114EB" w:rsidRPr="00C80238" w14:paraId="52DCD827"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28312EEC" w14:textId="77777777" w:rsidR="00A04132" w:rsidRPr="002C6C11" w:rsidRDefault="00A04132"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01E1EA0E" w14:textId="70B12C03" w:rsidR="00A04132" w:rsidRPr="002C6C11" w:rsidRDefault="000F2867"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MBSTF works properly</w:t>
            </w:r>
          </w:p>
        </w:tc>
      </w:tr>
      <w:tr w:rsidR="00A04132" w:rsidRPr="00C80238" w14:paraId="202856AA" w14:textId="77777777" w:rsidTr="00A3172F">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7D5D2B6E" w14:textId="77777777" w:rsidR="00A04132" w:rsidRPr="002C6C11" w:rsidRDefault="00A04132"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7A5814F1" w14:textId="77777777" w:rsidR="00A04132" w:rsidRPr="002C6C11" w:rsidRDefault="00A04132"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p>
        </w:tc>
      </w:tr>
    </w:tbl>
    <w:p w14:paraId="48557CD5" w14:textId="77777777" w:rsidR="000164CD" w:rsidRPr="002C6C11" w:rsidRDefault="000164CD" w:rsidP="007465B0">
      <w:pPr>
        <w:pStyle w:val="ParagraphText"/>
      </w:pPr>
    </w:p>
    <w:tbl>
      <w:tblPr>
        <w:tblW w:w="0" w:type="auto"/>
        <w:tblLook w:val="04A0" w:firstRow="1" w:lastRow="0" w:firstColumn="1" w:lastColumn="0" w:noHBand="0" w:noVBand="1"/>
      </w:tblPr>
      <w:tblGrid>
        <w:gridCol w:w="2502"/>
        <w:gridCol w:w="897"/>
        <w:gridCol w:w="5617"/>
      </w:tblGrid>
      <w:tr w:rsidR="008114EB" w:rsidRPr="00C80238" w14:paraId="4692DC4D"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42FEDDE1" w14:textId="14DE45B7" w:rsidR="00B309CA" w:rsidRPr="002C6C11" w:rsidRDefault="00B309CA"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9</w:t>
            </w:r>
          </w:p>
        </w:tc>
      </w:tr>
      <w:tr w:rsidR="008114EB" w:rsidRPr="00C80238" w14:paraId="55A65527"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0B1A4E77"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0B40F291" w14:textId="4B3BBE95"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MBS individual component test: MB-</w:t>
            </w:r>
            <w:r w:rsidR="6FA4AD9C" w:rsidRPr="002C6C11">
              <w:rPr>
                <w:rFonts w:ascii="Montserrat" w:eastAsia="Times New Roman" w:hAnsi="Montserrat"/>
                <w:color w:val="auto"/>
                <w:sz w:val="18"/>
                <w:szCs w:val="18"/>
                <w:lang w:eastAsia="en-GB"/>
              </w:rPr>
              <w:t>SMF</w:t>
            </w:r>
            <w:r w:rsidR="627B6BAE" w:rsidRPr="002C6C11">
              <w:rPr>
                <w:rFonts w:ascii="Montserrat" w:eastAsia="Times New Roman" w:hAnsi="Montserrat"/>
                <w:color w:val="auto"/>
                <w:sz w:val="18"/>
                <w:szCs w:val="18"/>
                <w:lang w:eastAsia="en-GB"/>
              </w:rPr>
              <w:t>: create a Nmb9 ingress tunnel</w:t>
            </w:r>
          </w:p>
        </w:tc>
      </w:tr>
      <w:tr w:rsidR="008114EB" w:rsidRPr="00C80238" w14:paraId="6F83E440"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691DA703"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319D02DF"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3C1CD692"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31D850C7"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529FC0ED"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55B92DBF" w14:textId="3D4A78FA" w:rsidR="00B309CA" w:rsidRPr="002C6C11" w:rsidRDefault="789FE7D0"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MBSF and MB-SM</w:t>
            </w:r>
            <w:r w:rsidR="48368F88" w:rsidRPr="002C6C11">
              <w:rPr>
                <w:rFonts w:ascii="Montserrat" w:eastAsia="Times New Roman" w:hAnsi="Montserrat"/>
                <w:color w:val="auto"/>
                <w:sz w:val="18"/>
                <w:szCs w:val="18"/>
                <w:lang w:eastAsia="en-GB"/>
              </w:rPr>
              <w:t>F</w:t>
            </w:r>
            <w:r w:rsidRPr="002C6C11">
              <w:rPr>
                <w:rFonts w:ascii="Montserrat" w:eastAsia="Times New Roman" w:hAnsi="Montserrat"/>
                <w:color w:val="auto"/>
                <w:sz w:val="18"/>
                <w:szCs w:val="18"/>
                <w:lang w:eastAsia="en-GB"/>
              </w:rPr>
              <w:t xml:space="preserve"> up &amp; running</w:t>
            </w:r>
          </w:p>
        </w:tc>
      </w:tr>
      <w:tr w:rsidR="008114EB" w:rsidRPr="00C80238" w14:paraId="21221174" w14:textId="77777777" w:rsidTr="00A3172F">
        <w:trPr>
          <w:trHeight w:val="192"/>
        </w:trPr>
        <w:tc>
          <w:tcPr>
            <w:tcW w:w="2502" w:type="dxa"/>
            <w:vMerge/>
          </w:tcPr>
          <w:p w14:paraId="3960853E" w14:textId="77777777" w:rsidR="00B309CA" w:rsidRPr="002C6C11" w:rsidRDefault="00B309C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46E46C12"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4412D27E" w14:textId="77777777" w:rsidR="00B309CA" w:rsidRPr="002C6C11" w:rsidRDefault="00B309CA" w:rsidP="00A3172F">
            <w:pPr>
              <w:jc w:val="both"/>
              <w:rPr>
                <w:rFonts w:ascii="Montserrat" w:eastAsia="Times New Roman" w:hAnsi="Montserrat"/>
                <w:color w:val="auto"/>
                <w:sz w:val="18"/>
                <w:szCs w:val="18"/>
                <w:lang w:eastAsia="en-GB"/>
              </w:rPr>
            </w:pPr>
          </w:p>
        </w:tc>
      </w:tr>
      <w:tr w:rsidR="008114EB" w:rsidRPr="00C80238" w14:paraId="2EC1FB2D" w14:textId="77777777" w:rsidTr="00A3172F">
        <w:trPr>
          <w:trHeight w:val="97"/>
        </w:trPr>
        <w:tc>
          <w:tcPr>
            <w:tcW w:w="2502" w:type="dxa"/>
            <w:vMerge/>
          </w:tcPr>
          <w:p w14:paraId="33045546" w14:textId="77777777" w:rsidR="00B309CA" w:rsidRPr="002C6C11" w:rsidRDefault="00B309C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484838DE" w14:textId="77777777" w:rsidR="00B309CA" w:rsidRPr="002C6C11" w:rsidRDefault="00B309CA"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15BA7FB5" w14:textId="77777777" w:rsidR="00B309CA" w:rsidRPr="002C6C11" w:rsidRDefault="00B309CA" w:rsidP="00A3172F">
            <w:pPr>
              <w:jc w:val="both"/>
              <w:rPr>
                <w:rFonts w:ascii="Montserrat" w:eastAsia="Times New Roman" w:hAnsi="Montserrat"/>
                <w:color w:val="auto"/>
                <w:sz w:val="18"/>
                <w:szCs w:val="18"/>
                <w:lang w:eastAsia="en-GB"/>
              </w:rPr>
            </w:pPr>
          </w:p>
        </w:tc>
      </w:tr>
      <w:tr w:rsidR="008114EB" w:rsidRPr="00C80238" w14:paraId="58A2D022"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62CDBE91"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0A14BCFC" w14:textId="350675B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This </w:t>
            </w:r>
            <w:r w:rsidR="0B439E1B" w:rsidRPr="002C6C11">
              <w:rPr>
                <w:rFonts w:ascii="Montserrat" w:eastAsia="Times New Roman" w:hAnsi="Montserrat"/>
                <w:color w:val="auto"/>
                <w:sz w:val="18"/>
                <w:szCs w:val="18"/>
                <w:lang w:eastAsia="en-GB"/>
              </w:rPr>
              <w:t>tests the communication between MB</w:t>
            </w:r>
            <w:r w:rsidR="506C552E" w:rsidRPr="002C6C11">
              <w:rPr>
                <w:rFonts w:ascii="Montserrat" w:eastAsia="Times New Roman" w:hAnsi="Montserrat"/>
                <w:color w:val="auto"/>
                <w:sz w:val="18"/>
                <w:szCs w:val="18"/>
                <w:lang w:eastAsia="en-GB"/>
              </w:rPr>
              <w:t>-</w:t>
            </w:r>
            <w:r w:rsidR="0B439E1B" w:rsidRPr="002C6C11">
              <w:rPr>
                <w:rFonts w:ascii="Montserrat" w:eastAsia="Times New Roman" w:hAnsi="Montserrat"/>
                <w:color w:val="auto"/>
                <w:sz w:val="18"/>
                <w:szCs w:val="18"/>
                <w:lang w:eastAsia="en-GB"/>
              </w:rPr>
              <w:t>S</w:t>
            </w:r>
            <w:r w:rsidR="3AB7ED07" w:rsidRPr="002C6C11">
              <w:rPr>
                <w:rFonts w:ascii="Montserrat" w:eastAsia="Times New Roman" w:hAnsi="Montserrat"/>
                <w:color w:val="auto"/>
                <w:sz w:val="18"/>
                <w:szCs w:val="18"/>
                <w:lang w:eastAsia="en-GB"/>
              </w:rPr>
              <w:t>MF</w:t>
            </w:r>
            <w:r w:rsidR="0B439E1B" w:rsidRPr="002C6C11">
              <w:rPr>
                <w:rFonts w:ascii="Montserrat" w:eastAsia="Times New Roman" w:hAnsi="Montserrat"/>
                <w:color w:val="auto"/>
                <w:sz w:val="18"/>
                <w:szCs w:val="18"/>
                <w:lang w:eastAsia="en-GB"/>
              </w:rPr>
              <w:t xml:space="preserve"> </w:t>
            </w:r>
            <w:r w:rsidR="4BFBE158" w:rsidRPr="002C6C11">
              <w:rPr>
                <w:rFonts w:ascii="Montserrat" w:eastAsia="Times New Roman" w:hAnsi="Montserrat"/>
                <w:color w:val="auto"/>
                <w:sz w:val="18"/>
                <w:szCs w:val="18"/>
                <w:lang w:eastAsia="en-GB"/>
              </w:rPr>
              <w:t>and MB-UPF</w:t>
            </w:r>
          </w:p>
        </w:tc>
      </w:tr>
      <w:tr w:rsidR="008114EB" w:rsidRPr="00C80238" w14:paraId="75602A2B"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79179837" w14:textId="54973E62" w:rsidR="00B309CA" w:rsidRPr="002C6C11" w:rsidRDefault="00B309CA" w:rsidP="00F36592">
            <w:pPr>
              <w:spacing w:line="259" w:lineRule="auto"/>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19377D74"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00D48E35" w14:textId="49411FA0" w:rsidR="00B309CA" w:rsidRPr="002C6C11" w:rsidRDefault="234F4B2F"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Create a MBS Session from MBSF to MB-SMF</w:t>
            </w:r>
          </w:p>
        </w:tc>
      </w:tr>
      <w:tr w:rsidR="008114EB" w:rsidRPr="00C80238" w14:paraId="742DAEDE" w14:textId="77777777" w:rsidTr="00A3172F">
        <w:trPr>
          <w:trHeight w:val="400"/>
        </w:trPr>
        <w:tc>
          <w:tcPr>
            <w:tcW w:w="2502" w:type="dxa"/>
            <w:vMerge/>
          </w:tcPr>
          <w:p w14:paraId="053EA631" w14:textId="77777777" w:rsidR="00B309CA" w:rsidRPr="002C6C11" w:rsidRDefault="00B309C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4F7A5A7A"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23EDC866" w14:textId="03D1D2AB" w:rsidR="00B309CA" w:rsidRPr="002C6C11" w:rsidRDefault="6A76AA45"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Create a Nmb9 ingress tunnel from MB-SMF component</w:t>
            </w:r>
          </w:p>
        </w:tc>
      </w:tr>
      <w:tr w:rsidR="008114EB" w:rsidRPr="00C80238" w14:paraId="06D6EE3E"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179A753C"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1B903892" w14:textId="7A7E267B" w:rsidR="00B309CA" w:rsidRPr="002C6C11" w:rsidRDefault="001C073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MB-SMF works properly</w:t>
            </w:r>
          </w:p>
        </w:tc>
      </w:tr>
      <w:tr w:rsidR="00B309CA" w:rsidRPr="00C80238" w14:paraId="4DCE2ED7" w14:textId="77777777" w:rsidTr="00A3172F">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7E7E72A6"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54013800"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p>
        </w:tc>
      </w:tr>
    </w:tbl>
    <w:p w14:paraId="6B22889C" w14:textId="77777777" w:rsidR="000164CD" w:rsidRPr="002C6C11" w:rsidRDefault="000164CD" w:rsidP="007465B0">
      <w:pPr>
        <w:pStyle w:val="ParagraphText"/>
      </w:pPr>
    </w:p>
    <w:p w14:paraId="11E6AB1A" w14:textId="77777777" w:rsidR="00B309CA" w:rsidRPr="002C6C11" w:rsidRDefault="00B309CA" w:rsidP="007465B0">
      <w:pPr>
        <w:pStyle w:val="ParagraphText"/>
      </w:pPr>
    </w:p>
    <w:tbl>
      <w:tblPr>
        <w:tblW w:w="0" w:type="auto"/>
        <w:tblLook w:val="04A0" w:firstRow="1" w:lastRow="0" w:firstColumn="1" w:lastColumn="0" w:noHBand="0" w:noVBand="1"/>
      </w:tblPr>
      <w:tblGrid>
        <w:gridCol w:w="2502"/>
        <w:gridCol w:w="897"/>
        <w:gridCol w:w="5617"/>
      </w:tblGrid>
      <w:tr w:rsidR="008114EB" w:rsidRPr="00C80238" w14:paraId="754A92C8"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29C7E936" w14:textId="533A90B3" w:rsidR="00B309CA" w:rsidRPr="002C6C11" w:rsidRDefault="00B309CA"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10</w:t>
            </w:r>
          </w:p>
        </w:tc>
      </w:tr>
      <w:tr w:rsidR="008114EB" w:rsidRPr="00C80238" w14:paraId="430419D2"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48EDFE83"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6D49CB2B" w14:textId="1CDAF534"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MBS individual component test: MB-</w:t>
            </w:r>
            <w:r w:rsidR="29B285E1" w:rsidRPr="002C6C11">
              <w:rPr>
                <w:rFonts w:ascii="Montserrat" w:eastAsia="Times New Roman" w:hAnsi="Montserrat"/>
                <w:color w:val="auto"/>
                <w:sz w:val="18"/>
                <w:szCs w:val="18"/>
                <w:lang w:eastAsia="en-GB"/>
              </w:rPr>
              <w:t>UPF</w:t>
            </w:r>
          </w:p>
        </w:tc>
      </w:tr>
      <w:tr w:rsidR="008114EB" w:rsidRPr="00C80238" w14:paraId="18CBD97A"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0F5F6808"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5A26AD1B"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550CEC78"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5F62C9AD"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6BDFE011"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06A3CD70" w14:textId="4809CBFF" w:rsidR="00B309CA" w:rsidRPr="002C6C11" w:rsidRDefault="288766DF"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Case 9 succeed</w:t>
            </w:r>
          </w:p>
        </w:tc>
      </w:tr>
      <w:tr w:rsidR="008114EB" w:rsidRPr="00C80238" w14:paraId="6FEDA520" w14:textId="77777777" w:rsidTr="00A3172F">
        <w:trPr>
          <w:trHeight w:val="192"/>
        </w:trPr>
        <w:tc>
          <w:tcPr>
            <w:tcW w:w="2502" w:type="dxa"/>
            <w:vMerge/>
          </w:tcPr>
          <w:p w14:paraId="6BD8ACEE" w14:textId="77777777" w:rsidR="00B309CA" w:rsidRPr="002C6C11" w:rsidRDefault="00B309C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726F1188"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2A007DFA" w14:textId="363AB25A" w:rsidR="00B309CA" w:rsidRPr="002C6C11" w:rsidRDefault="68D30A12"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MB-UPF and gNB up &amp; running</w:t>
            </w:r>
          </w:p>
        </w:tc>
      </w:tr>
      <w:tr w:rsidR="008114EB" w:rsidRPr="00C80238" w14:paraId="70955D90" w14:textId="77777777" w:rsidTr="00A3172F">
        <w:trPr>
          <w:trHeight w:val="97"/>
        </w:trPr>
        <w:tc>
          <w:tcPr>
            <w:tcW w:w="2502" w:type="dxa"/>
            <w:vMerge/>
          </w:tcPr>
          <w:p w14:paraId="0AE4BD81" w14:textId="77777777" w:rsidR="00B309CA" w:rsidRPr="002C6C11" w:rsidRDefault="00B309C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0446C187" w14:textId="77777777" w:rsidR="00B309CA" w:rsidRPr="002C6C11" w:rsidRDefault="00B309CA"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297B0C58" w14:textId="77777777" w:rsidR="00B309CA" w:rsidRPr="002C6C11" w:rsidRDefault="00B309CA" w:rsidP="00A3172F">
            <w:pPr>
              <w:jc w:val="both"/>
              <w:rPr>
                <w:rFonts w:ascii="Montserrat" w:eastAsia="Times New Roman" w:hAnsi="Montserrat"/>
                <w:color w:val="auto"/>
                <w:sz w:val="18"/>
                <w:szCs w:val="18"/>
                <w:lang w:eastAsia="en-GB"/>
              </w:rPr>
            </w:pPr>
          </w:p>
        </w:tc>
      </w:tr>
      <w:tr w:rsidR="008114EB" w:rsidRPr="00C80238" w14:paraId="73747A56"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2D335619"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257ACF6E" w14:textId="13B562F2"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This </w:t>
            </w:r>
            <w:r w:rsidR="1778CC1E" w:rsidRPr="002C6C11">
              <w:rPr>
                <w:rFonts w:ascii="Montserrat" w:eastAsia="Times New Roman" w:hAnsi="Montserrat"/>
                <w:color w:val="auto"/>
                <w:sz w:val="18"/>
                <w:szCs w:val="18"/>
                <w:lang w:eastAsia="en-GB"/>
              </w:rPr>
              <w:t>tests the transport o</w:t>
            </w:r>
            <w:r w:rsidR="000A09A4" w:rsidRPr="002C6C11">
              <w:rPr>
                <w:rFonts w:ascii="Montserrat" w:eastAsia="Times New Roman" w:hAnsi="Montserrat"/>
                <w:color w:val="auto"/>
                <w:sz w:val="18"/>
                <w:szCs w:val="18"/>
                <w:lang w:eastAsia="en-GB"/>
              </w:rPr>
              <w:t>f</w:t>
            </w:r>
            <w:r w:rsidR="1778CC1E" w:rsidRPr="002C6C11">
              <w:rPr>
                <w:rFonts w:ascii="Montserrat" w:eastAsia="Times New Roman" w:hAnsi="Montserrat"/>
                <w:color w:val="auto"/>
                <w:sz w:val="18"/>
                <w:szCs w:val="18"/>
                <w:lang w:eastAsia="en-GB"/>
              </w:rPr>
              <w:t xml:space="preserve"> </w:t>
            </w:r>
            <w:r w:rsidR="000A09A4" w:rsidRPr="002C6C11">
              <w:rPr>
                <w:rFonts w:ascii="Montserrat" w:eastAsia="Times New Roman" w:hAnsi="Montserrat"/>
                <w:color w:val="auto"/>
                <w:sz w:val="18"/>
                <w:szCs w:val="18"/>
                <w:lang w:eastAsia="en-GB"/>
              </w:rPr>
              <w:t>FLUTE</w:t>
            </w:r>
            <w:r w:rsidR="1778CC1E" w:rsidRPr="002C6C11">
              <w:rPr>
                <w:rFonts w:ascii="Montserrat" w:eastAsia="Times New Roman" w:hAnsi="Montserrat"/>
                <w:color w:val="auto"/>
                <w:sz w:val="18"/>
                <w:szCs w:val="18"/>
                <w:lang w:eastAsia="en-GB"/>
              </w:rPr>
              <w:t xml:space="preserve"> packets from MB-UPF to the gNb</w:t>
            </w:r>
          </w:p>
        </w:tc>
      </w:tr>
      <w:tr w:rsidR="008114EB" w:rsidRPr="00C80238" w14:paraId="6CA684BC"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56862B1A"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74307A01"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02C57858" w14:textId="3676A914" w:rsidR="00B309CA" w:rsidRPr="002C6C11" w:rsidRDefault="7DC866DE"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Set up Multicast/Broadcast service </w:t>
            </w:r>
          </w:p>
        </w:tc>
      </w:tr>
      <w:tr w:rsidR="008114EB" w:rsidRPr="00C80238" w14:paraId="09C9ACDA" w14:textId="77777777" w:rsidTr="00A3172F">
        <w:trPr>
          <w:trHeight w:val="400"/>
        </w:trPr>
        <w:tc>
          <w:tcPr>
            <w:tcW w:w="2502" w:type="dxa"/>
            <w:vMerge/>
          </w:tcPr>
          <w:p w14:paraId="4B3F060D" w14:textId="77777777" w:rsidR="00B309CA" w:rsidRPr="002C6C11" w:rsidRDefault="00B309C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4BD804E7"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3940E623" w14:textId="1C0D8397" w:rsidR="00B309CA" w:rsidRPr="002C6C11" w:rsidRDefault="572F33A1"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Create a Nmb9 ingress tunnel</w:t>
            </w:r>
          </w:p>
        </w:tc>
      </w:tr>
      <w:tr w:rsidR="008114EB" w:rsidRPr="00C80238" w14:paraId="2327F611" w14:textId="77777777" w:rsidTr="606B649A">
        <w:trPr>
          <w:trHeight w:val="300"/>
        </w:trPr>
        <w:tc>
          <w:tcPr>
            <w:tcW w:w="2502" w:type="dxa"/>
            <w:tcBorders>
              <w:top w:val="single" w:sz="6" w:space="0" w:color="auto"/>
              <w:left w:val="single" w:sz="4" w:space="0" w:color="auto"/>
              <w:bottom w:val="single" w:sz="6" w:space="0" w:color="auto"/>
              <w:right w:val="single" w:sz="6" w:space="0" w:color="auto"/>
            </w:tcBorders>
            <w:vAlign w:val="center"/>
          </w:tcPr>
          <w:p w14:paraId="15F0A76D" w14:textId="65C070A6" w:rsidR="606B649A" w:rsidRPr="002C6C11" w:rsidRDefault="606B649A" w:rsidP="606B649A">
            <w:pPr>
              <w:rPr>
                <w:rFonts w:ascii="Montserrat" w:eastAsia="Times New Roman" w:hAnsi="Montserrat"/>
                <w:color w:val="auto"/>
                <w:sz w:val="18"/>
                <w:szCs w:val="18"/>
                <w:lang w:eastAsia="en-GB"/>
              </w:rPr>
            </w:pPr>
          </w:p>
        </w:tc>
        <w:tc>
          <w:tcPr>
            <w:tcW w:w="897" w:type="dxa"/>
            <w:tcBorders>
              <w:top w:val="single" w:sz="6" w:space="0" w:color="auto"/>
              <w:left w:val="single" w:sz="6" w:space="0" w:color="auto"/>
              <w:bottom w:val="single" w:sz="6" w:space="0" w:color="auto"/>
              <w:right w:val="single" w:sz="6" w:space="0" w:color="auto"/>
            </w:tcBorders>
            <w:vAlign w:val="center"/>
          </w:tcPr>
          <w:p w14:paraId="25D59DCE" w14:textId="5EB7FE40" w:rsidR="572F33A1" w:rsidRPr="002C6C11" w:rsidRDefault="572F33A1" w:rsidP="606B649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S3:</w:t>
            </w:r>
          </w:p>
        </w:tc>
        <w:tc>
          <w:tcPr>
            <w:tcW w:w="5617" w:type="dxa"/>
            <w:tcBorders>
              <w:top w:val="single" w:sz="6" w:space="0" w:color="auto"/>
              <w:left w:val="single" w:sz="6" w:space="0" w:color="auto"/>
              <w:bottom w:val="single" w:sz="6" w:space="0" w:color="auto"/>
              <w:right w:val="single" w:sz="4" w:space="0" w:color="auto"/>
            </w:tcBorders>
            <w:vAlign w:val="center"/>
          </w:tcPr>
          <w:p w14:paraId="6EF77B07" w14:textId="4E1B886A" w:rsidR="572F33A1" w:rsidRPr="002C6C11" w:rsidRDefault="572F33A1" w:rsidP="606B649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Send DASH manifest or segment in </w:t>
            </w:r>
            <w:r w:rsidR="002675DA" w:rsidRPr="002C6C11">
              <w:rPr>
                <w:rFonts w:ascii="Montserrat" w:eastAsia="Times New Roman" w:hAnsi="Montserrat"/>
                <w:color w:val="auto"/>
                <w:sz w:val="18"/>
                <w:szCs w:val="18"/>
                <w:lang w:eastAsia="en-GB"/>
              </w:rPr>
              <w:t>FLUTE</w:t>
            </w:r>
            <w:r w:rsidRPr="002C6C11">
              <w:rPr>
                <w:rFonts w:ascii="Montserrat" w:eastAsia="Times New Roman" w:hAnsi="Montserrat"/>
                <w:color w:val="auto"/>
                <w:sz w:val="18"/>
                <w:szCs w:val="18"/>
                <w:lang w:eastAsia="en-GB"/>
              </w:rPr>
              <w:t xml:space="preserve"> format to Mb</w:t>
            </w:r>
            <w:r w:rsidR="2D7EBD10" w:rsidRPr="002C6C11">
              <w:rPr>
                <w:rFonts w:ascii="Montserrat" w:eastAsia="Times New Roman" w:hAnsi="Montserrat"/>
                <w:color w:val="auto"/>
                <w:sz w:val="18"/>
                <w:szCs w:val="18"/>
                <w:lang w:eastAsia="en-GB"/>
              </w:rPr>
              <w:t>-UPF</w:t>
            </w:r>
          </w:p>
        </w:tc>
      </w:tr>
      <w:tr w:rsidR="008114EB" w:rsidRPr="00C80238" w14:paraId="75C7F715" w14:textId="77777777" w:rsidTr="606B649A">
        <w:trPr>
          <w:trHeight w:val="300"/>
        </w:trPr>
        <w:tc>
          <w:tcPr>
            <w:tcW w:w="2502" w:type="dxa"/>
            <w:tcBorders>
              <w:top w:val="single" w:sz="6" w:space="0" w:color="auto"/>
              <w:left w:val="single" w:sz="4" w:space="0" w:color="auto"/>
              <w:bottom w:val="single" w:sz="6" w:space="0" w:color="auto"/>
              <w:right w:val="single" w:sz="6" w:space="0" w:color="auto"/>
            </w:tcBorders>
            <w:vAlign w:val="center"/>
          </w:tcPr>
          <w:p w14:paraId="425A8B07" w14:textId="49F14CFD" w:rsidR="606B649A" w:rsidRPr="002C6C11" w:rsidRDefault="606B649A" w:rsidP="606B649A">
            <w:pPr>
              <w:rPr>
                <w:rFonts w:ascii="Montserrat" w:eastAsia="Times New Roman" w:hAnsi="Montserrat"/>
                <w:color w:val="auto"/>
                <w:sz w:val="18"/>
                <w:szCs w:val="18"/>
                <w:lang w:eastAsia="en-GB"/>
              </w:rPr>
            </w:pPr>
          </w:p>
        </w:tc>
        <w:tc>
          <w:tcPr>
            <w:tcW w:w="897" w:type="dxa"/>
            <w:tcBorders>
              <w:top w:val="single" w:sz="6" w:space="0" w:color="auto"/>
              <w:left w:val="single" w:sz="6" w:space="0" w:color="auto"/>
              <w:bottom w:val="single" w:sz="6" w:space="0" w:color="auto"/>
              <w:right w:val="single" w:sz="6" w:space="0" w:color="auto"/>
            </w:tcBorders>
            <w:vAlign w:val="center"/>
          </w:tcPr>
          <w:p w14:paraId="2AE6DEB3" w14:textId="5E7F8A63" w:rsidR="2D7EBD10" w:rsidRPr="002C6C11" w:rsidRDefault="2D7EBD10" w:rsidP="606B649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S4: </w:t>
            </w:r>
          </w:p>
        </w:tc>
        <w:tc>
          <w:tcPr>
            <w:tcW w:w="5617" w:type="dxa"/>
            <w:tcBorders>
              <w:top w:val="single" w:sz="6" w:space="0" w:color="auto"/>
              <w:left w:val="single" w:sz="6" w:space="0" w:color="auto"/>
              <w:bottom w:val="single" w:sz="6" w:space="0" w:color="auto"/>
              <w:right w:val="single" w:sz="4" w:space="0" w:color="auto"/>
            </w:tcBorders>
            <w:vAlign w:val="center"/>
          </w:tcPr>
          <w:p w14:paraId="57B75071" w14:textId="113A1382" w:rsidR="2D7EBD10" w:rsidRPr="002C6C11" w:rsidRDefault="2D7EBD10" w:rsidP="606B649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Check if multicast </w:t>
            </w:r>
            <w:r w:rsidR="002675DA" w:rsidRPr="002C6C11">
              <w:rPr>
                <w:rFonts w:ascii="Montserrat" w:eastAsia="Times New Roman" w:hAnsi="Montserrat"/>
                <w:color w:val="auto"/>
                <w:sz w:val="18"/>
                <w:szCs w:val="18"/>
                <w:lang w:eastAsia="en-GB"/>
              </w:rPr>
              <w:t>FLUTE</w:t>
            </w:r>
            <w:r w:rsidRPr="002C6C11">
              <w:rPr>
                <w:rFonts w:ascii="Montserrat" w:eastAsia="Times New Roman" w:hAnsi="Montserrat"/>
                <w:color w:val="auto"/>
                <w:sz w:val="18"/>
                <w:szCs w:val="18"/>
                <w:lang w:eastAsia="en-GB"/>
              </w:rPr>
              <w:t xml:space="preserve"> packets are sent to the gNb</w:t>
            </w:r>
          </w:p>
        </w:tc>
      </w:tr>
      <w:tr w:rsidR="008114EB" w:rsidRPr="00C80238" w14:paraId="1550BD69"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18F8DC66"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1E2BE72F" w14:textId="4AC7501D" w:rsidR="00B309CA" w:rsidRPr="002C6C11" w:rsidRDefault="001C073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MB-UPF works properly</w:t>
            </w:r>
          </w:p>
        </w:tc>
      </w:tr>
      <w:tr w:rsidR="00B309CA" w:rsidRPr="00C80238" w14:paraId="0A6CB917" w14:textId="77777777" w:rsidTr="00A3172F">
        <w:trPr>
          <w:trHeight w:val="400"/>
        </w:trPr>
        <w:tc>
          <w:tcPr>
            <w:tcW w:w="2502" w:type="dxa"/>
            <w:tcBorders>
              <w:top w:val="single" w:sz="6" w:space="0" w:color="auto"/>
              <w:left w:val="single" w:sz="4" w:space="0" w:color="auto"/>
              <w:bottom w:val="single" w:sz="4" w:space="0" w:color="auto"/>
              <w:right w:val="single" w:sz="6" w:space="0" w:color="auto"/>
            </w:tcBorders>
            <w:vAlign w:val="center"/>
          </w:tcPr>
          <w:p w14:paraId="557F159F"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076D629C"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p>
        </w:tc>
      </w:tr>
    </w:tbl>
    <w:p w14:paraId="01E80D92" w14:textId="77777777" w:rsidR="00E23C4A" w:rsidRPr="002C6C11" w:rsidRDefault="00E23C4A" w:rsidP="007465B0">
      <w:pPr>
        <w:pStyle w:val="ParagraphText"/>
      </w:pPr>
    </w:p>
    <w:p w14:paraId="48112375" w14:textId="77777777" w:rsidR="00B309CA" w:rsidRPr="002C6C11" w:rsidRDefault="00B309CA" w:rsidP="007465B0">
      <w:pPr>
        <w:pStyle w:val="ParagraphText"/>
      </w:pPr>
    </w:p>
    <w:tbl>
      <w:tblPr>
        <w:tblW w:w="0" w:type="auto"/>
        <w:tblLook w:val="04A0" w:firstRow="1" w:lastRow="0" w:firstColumn="1" w:lastColumn="0" w:noHBand="0" w:noVBand="1"/>
      </w:tblPr>
      <w:tblGrid>
        <w:gridCol w:w="2502"/>
        <w:gridCol w:w="897"/>
        <w:gridCol w:w="5617"/>
      </w:tblGrid>
      <w:tr w:rsidR="008114EB" w:rsidRPr="00C80238" w14:paraId="144C3380" w14:textId="77777777" w:rsidTr="00A3172F">
        <w:trPr>
          <w:trHeight w:val="4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121D9790" w14:textId="72F8C79F" w:rsidR="00B309CA" w:rsidRPr="002C6C11" w:rsidRDefault="00B309CA"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11</w:t>
            </w:r>
          </w:p>
        </w:tc>
      </w:tr>
      <w:tr w:rsidR="008114EB" w:rsidRPr="00C80238" w14:paraId="3ACF96C3"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4A607437"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71573D17" w14:textId="739E0E51"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MBS individual component test: AF/AS with MBSTF</w:t>
            </w:r>
          </w:p>
        </w:tc>
      </w:tr>
      <w:tr w:rsidR="008114EB" w:rsidRPr="00C80238" w14:paraId="33D25A4F"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48D796F9"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11C7AA06"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23A29637"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27DF5008"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3D0E19C0"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60FEA23B" w14:textId="63EBCCD6" w:rsidR="00B309CA" w:rsidRPr="002C6C11" w:rsidRDefault="03D314F0"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MBSF has created a MBS Session through MB-SMF and MB-UPF (test case 9</w:t>
            </w:r>
            <w:r w:rsidR="5F125461" w:rsidRPr="002C6C11">
              <w:rPr>
                <w:rFonts w:ascii="Montserrat" w:eastAsia="Times New Roman" w:hAnsi="Montserrat"/>
                <w:color w:val="auto"/>
                <w:sz w:val="18"/>
                <w:szCs w:val="18"/>
                <w:lang w:eastAsia="en-GB"/>
              </w:rPr>
              <w:t xml:space="preserve"> &amp; 10</w:t>
            </w:r>
            <w:r w:rsidRPr="002C6C11">
              <w:rPr>
                <w:rFonts w:ascii="Montserrat" w:eastAsia="Times New Roman" w:hAnsi="Montserrat"/>
                <w:color w:val="auto"/>
                <w:sz w:val="18"/>
                <w:szCs w:val="18"/>
                <w:lang w:eastAsia="en-GB"/>
              </w:rPr>
              <w:t>)</w:t>
            </w:r>
          </w:p>
        </w:tc>
      </w:tr>
      <w:tr w:rsidR="008114EB" w:rsidRPr="00C80238" w14:paraId="018C00E0" w14:textId="77777777" w:rsidTr="00A3172F">
        <w:trPr>
          <w:trHeight w:val="192"/>
        </w:trPr>
        <w:tc>
          <w:tcPr>
            <w:tcW w:w="2502" w:type="dxa"/>
            <w:vMerge/>
          </w:tcPr>
          <w:p w14:paraId="2F697B39" w14:textId="77777777" w:rsidR="00B309CA" w:rsidRPr="002C6C11" w:rsidRDefault="00B309C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7CA8F8DE"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79606191" w14:textId="6A93197B" w:rsidR="00B309CA" w:rsidRPr="002C6C11" w:rsidRDefault="41E3B28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MBSF has created a Distributed Session to MBSTF</w:t>
            </w:r>
          </w:p>
        </w:tc>
      </w:tr>
      <w:tr w:rsidR="008114EB" w:rsidRPr="00C80238" w14:paraId="596124F4" w14:textId="77777777" w:rsidTr="00A3172F">
        <w:trPr>
          <w:trHeight w:val="97"/>
        </w:trPr>
        <w:tc>
          <w:tcPr>
            <w:tcW w:w="2502" w:type="dxa"/>
            <w:vMerge/>
          </w:tcPr>
          <w:p w14:paraId="730A34F7" w14:textId="77777777" w:rsidR="00B309CA" w:rsidRPr="002C6C11" w:rsidRDefault="00B309C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699ECC48" w14:textId="77777777" w:rsidR="00B309CA" w:rsidRPr="002C6C11" w:rsidRDefault="00B309CA"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0C0FE8C2" w14:textId="77777777" w:rsidR="00B309CA" w:rsidRPr="002C6C11" w:rsidRDefault="00B309CA" w:rsidP="00A3172F">
            <w:pPr>
              <w:jc w:val="both"/>
              <w:rPr>
                <w:rFonts w:ascii="Montserrat" w:eastAsia="Times New Roman" w:hAnsi="Montserrat"/>
                <w:color w:val="auto"/>
                <w:sz w:val="18"/>
                <w:szCs w:val="18"/>
                <w:lang w:eastAsia="en-GB"/>
              </w:rPr>
            </w:pPr>
          </w:p>
        </w:tc>
      </w:tr>
      <w:tr w:rsidR="008114EB" w:rsidRPr="00C80238" w14:paraId="4C994F9D" w14:textId="77777777" w:rsidTr="00A3172F">
        <w:trPr>
          <w:trHeight w:val="400"/>
        </w:trPr>
        <w:tc>
          <w:tcPr>
            <w:tcW w:w="2502" w:type="dxa"/>
            <w:tcBorders>
              <w:top w:val="single" w:sz="6" w:space="0" w:color="auto"/>
              <w:left w:val="single" w:sz="4" w:space="0" w:color="auto"/>
              <w:bottom w:val="single" w:sz="6" w:space="0" w:color="auto"/>
              <w:right w:val="single" w:sz="6" w:space="0" w:color="auto"/>
            </w:tcBorders>
            <w:vAlign w:val="center"/>
          </w:tcPr>
          <w:p w14:paraId="7ED3939B"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15D2A1E3" w14:textId="650F8A6F"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This </w:t>
            </w:r>
            <w:r w:rsidR="45CADDEA" w:rsidRPr="002C6C11">
              <w:rPr>
                <w:rFonts w:ascii="Montserrat" w:eastAsia="Times New Roman" w:hAnsi="Montserrat"/>
                <w:color w:val="auto"/>
                <w:sz w:val="18"/>
                <w:szCs w:val="18"/>
                <w:lang w:eastAsia="en-GB"/>
              </w:rPr>
              <w:t xml:space="preserve">tests </w:t>
            </w:r>
            <w:r w:rsidR="2650B2D0" w:rsidRPr="002C6C11">
              <w:rPr>
                <w:rFonts w:ascii="Montserrat" w:eastAsia="Times New Roman" w:hAnsi="Montserrat"/>
                <w:color w:val="auto"/>
                <w:sz w:val="18"/>
                <w:szCs w:val="18"/>
                <w:lang w:eastAsia="en-GB"/>
              </w:rPr>
              <w:t>how MBSTF pull</w:t>
            </w:r>
            <w:r w:rsidR="00AE05D6" w:rsidRPr="002C6C11">
              <w:rPr>
                <w:rFonts w:ascii="Montserrat" w:eastAsia="Times New Roman" w:hAnsi="Montserrat"/>
                <w:color w:val="auto"/>
                <w:sz w:val="18"/>
                <w:szCs w:val="18"/>
                <w:lang w:eastAsia="en-GB"/>
              </w:rPr>
              <w:t>s</w:t>
            </w:r>
            <w:r w:rsidR="2650B2D0" w:rsidRPr="002C6C11">
              <w:rPr>
                <w:rFonts w:ascii="Montserrat" w:eastAsia="Times New Roman" w:hAnsi="Montserrat"/>
                <w:color w:val="auto"/>
                <w:sz w:val="18"/>
                <w:szCs w:val="18"/>
                <w:lang w:eastAsia="en-GB"/>
              </w:rPr>
              <w:t xml:space="preserve"> segments from AF/AS</w:t>
            </w:r>
            <w:r w:rsidRPr="002C6C11">
              <w:rPr>
                <w:rFonts w:ascii="Montserrat" w:eastAsia="Times New Roman" w:hAnsi="Montserrat"/>
                <w:color w:val="auto"/>
                <w:sz w:val="18"/>
                <w:szCs w:val="18"/>
                <w:lang w:eastAsia="en-GB"/>
              </w:rPr>
              <w:t xml:space="preserve"> </w:t>
            </w:r>
          </w:p>
        </w:tc>
      </w:tr>
      <w:tr w:rsidR="008114EB" w:rsidRPr="00C80238" w14:paraId="3400FDD1" w14:textId="77777777" w:rsidTr="00A3172F">
        <w:trPr>
          <w:trHeight w:val="4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3090252F"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24EF4C2D"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0B4A147F" w14:textId="44ADD046" w:rsidR="00B309CA" w:rsidRPr="002C6C11" w:rsidRDefault="1F363866"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AF/AS send</w:t>
            </w:r>
            <w:r w:rsidR="00AE05D6" w:rsidRPr="002C6C11">
              <w:rPr>
                <w:rFonts w:ascii="Montserrat" w:eastAsia="Times New Roman" w:hAnsi="Montserrat"/>
                <w:color w:val="auto"/>
                <w:sz w:val="18"/>
                <w:szCs w:val="18"/>
                <w:lang w:eastAsia="en-GB"/>
              </w:rPr>
              <w:t>s</w:t>
            </w:r>
            <w:r w:rsidRPr="002C6C11">
              <w:rPr>
                <w:rFonts w:ascii="Montserrat" w:eastAsia="Times New Roman" w:hAnsi="Montserrat"/>
                <w:color w:val="auto"/>
                <w:sz w:val="18"/>
                <w:szCs w:val="18"/>
                <w:lang w:eastAsia="en-GB"/>
              </w:rPr>
              <w:t xml:space="preserve"> a DASH manifest to MBSTF</w:t>
            </w:r>
          </w:p>
        </w:tc>
      </w:tr>
      <w:tr w:rsidR="008114EB" w:rsidRPr="00C80238" w14:paraId="5708F804" w14:textId="77777777" w:rsidTr="00A3172F">
        <w:trPr>
          <w:trHeight w:val="400"/>
        </w:trPr>
        <w:tc>
          <w:tcPr>
            <w:tcW w:w="2502" w:type="dxa"/>
            <w:vMerge/>
          </w:tcPr>
          <w:p w14:paraId="2515FED0" w14:textId="77777777" w:rsidR="00B309CA" w:rsidRPr="002C6C11" w:rsidRDefault="00B309C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57DD3AC4"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5D245CCC" w14:textId="5466AA34" w:rsidR="00B309CA" w:rsidRPr="002C6C11" w:rsidRDefault="149576D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MBSTF get</w:t>
            </w:r>
            <w:r w:rsidR="00AE05D6" w:rsidRPr="002C6C11">
              <w:rPr>
                <w:rFonts w:ascii="Montserrat" w:eastAsia="Times New Roman" w:hAnsi="Montserrat"/>
                <w:color w:val="auto"/>
                <w:sz w:val="18"/>
                <w:szCs w:val="18"/>
                <w:lang w:eastAsia="en-GB"/>
              </w:rPr>
              <w:t>s</w:t>
            </w:r>
            <w:r w:rsidRPr="002C6C11">
              <w:rPr>
                <w:rFonts w:ascii="Montserrat" w:eastAsia="Times New Roman" w:hAnsi="Montserrat"/>
                <w:color w:val="auto"/>
                <w:sz w:val="18"/>
                <w:szCs w:val="18"/>
                <w:lang w:eastAsia="en-GB"/>
              </w:rPr>
              <w:t xml:space="preserve"> a first segment to AF/AS</w:t>
            </w:r>
          </w:p>
        </w:tc>
      </w:tr>
      <w:tr w:rsidR="008114EB" w:rsidRPr="00C80238" w14:paraId="7B94C5D2" w14:textId="77777777" w:rsidTr="606B649A">
        <w:trPr>
          <w:trHeight w:val="300"/>
        </w:trPr>
        <w:tc>
          <w:tcPr>
            <w:tcW w:w="2502" w:type="dxa"/>
            <w:tcBorders>
              <w:top w:val="single" w:sz="6" w:space="0" w:color="auto"/>
              <w:left w:val="single" w:sz="4" w:space="0" w:color="auto"/>
              <w:bottom w:val="single" w:sz="6" w:space="0" w:color="auto"/>
              <w:right w:val="single" w:sz="6" w:space="0" w:color="auto"/>
            </w:tcBorders>
            <w:vAlign w:val="center"/>
          </w:tcPr>
          <w:p w14:paraId="350BD0CB" w14:textId="294FF598" w:rsidR="606B649A" w:rsidRPr="002C6C11" w:rsidRDefault="606B649A" w:rsidP="606B649A">
            <w:pPr>
              <w:rPr>
                <w:rFonts w:ascii="Montserrat" w:eastAsia="Times New Roman" w:hAnsi="Montserrat"/>
                <w:color w:val="auto"/>
                <w:sz w:val="18"/>
                <w:szCs w:val="18"/>
                <w:lang w:eastAsia="en-GB"/>
              </w:rPr>
            </w:pPr>
          </w:p>
        </w:tc>
        <w:tc>
          <w:tcPr>
            <w:tcW w:w="897" w:type="dxa"/>
            <w:tcBorders>
              <w:top w:val="single" w:sz="6" w:space="0" w:color="auto"/>
              <w:left w:val="single" w:sz="6" w:space="0" w:color="auto"/>
              <w:bottom w:val="single" w:sz="6" w:space="0" w:color="auto"/>
              <w:right w:val="single" w:sz="6" w:space="0" w:color="auto"/>
            </w:tcBorders>
            <w:vAlign w:val="center"/>
          </w:tcPr>
          <w:p w14:paraId="0A6F5C1D" w14:textId="1ED56587" w:rsidR="149576DA" w:rsidRPr="002C6C11" w:rsidRDefault="149576DA" w:rsidP="606B649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S3:</w:t>
            </w:r>
          </w:p>
        </w:tc>
        <w:tc>
          <w:tcPr>
            <w:tcW w:w="5617" w:type="dxa"/>
            <w:tcBorders>
              <w:top w:val="single" w:sz="6" w:space="0" w:color="auto"/>
              <w:left w:val="single" w:sz="6" w:space="0" w:color="auto"/>
              <w:bottom w:val="single" w:sz="6" w:space="0" w:color="auto"/>
              <w:right w:val="single" w:sz="4" w:space="0" w:color="auto"/>
            </w:tcBorders>
            <w:vAlign w:val="center"/>
          </w:tcPr>
          <w:p w14:paraId="5CBA2F18" w14:textId="73F48370" w:rsidR="149576DA" w:rsidRPr="002C6C11" w:rsidRDefault="149576DA" w:rsidP="606B649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MBSTG pull</w:t>
            </w:r>
            <w:r w:rsidR="00AE05D6" w:rsidRPr="002C6C11">
              <w:rPr>
                <w:rFonts w:ascii="Montserrat" w:eastAsia="Times New Roman" w:hAnsi="Montserrat"/>
                <w:color w:val="auto"/>
                <w:sz w:val="18"/>
                <w:szCs w:val="18"/>
                <w:lang w:eastAsia="en-GB"/>
              </w:rPr>
              <w:t>s</w:t>
            </w:r>
            <w:r w:rsidRPr="002C6C11">
              <w:rPr>
                <w:rFonts w:ascii="Montserrat" w:eastAsia="Times New Roman" w:hAnsi="Montserrat"/>
                <w:color w:val="auto"/>
                <w:sz w:val="18"/>
                <w:szCs w:val="18"/>
                <w:lang w:eastAsia="en-GB"/>
              </w:rPr>
              <w:t xml:space="preserve"> next s</w:t>
            </w:r>
            <w:r w:rsidR="00AE05D6" w:rsidRPr="002C6C11">
              <w:rPr>
                <w:rFonts w:ascii="Montserrat" w:eastAsia="Times New Roman" w:hAnsi="Montserrat"/>
                <w:color w:val="auto"/>
                <w:sz w:val="18"/>
                <w:szCs w:val="18"/>
                <w:lang w:eastAsia="en-GB"/>
              </w:rPr>
              <w:t>e</w:t>
            </w:r>
            <w:r w:rsidRPr="002C6C11">
              <w:rPr>
                <w:rFonts w:ascii="Montserrat" w:eastAsia="Times New Roman" w:hAnsi="Montserrat"/>
                <w:color w:val="auto"/>
                <w:sz w:val="18"/>
                <w:szCs w:val="18"/>
                <w:lang w:eastAsia="en-GB"/>
              </w:rPr>
              <w:t>gments to AF/AS</w:t>
            </w:r>
          </w:p>
        </w:tc>
      </w:tr>
      <w:tr w:rsidR="008114EB" w:rsidRPr="00C80238" w14:paraId="56EE6221" w14:textId="77777777" w:rsidTr="606B649A">
        <w:trPr>
          <w:trHeight w:val="300"/>
        </w:trPr>
        <w:tc>
          <w:tcPr>
            <w:tcW w:w="2502" w:type="dxa"/>
            <w:tcBorders>
              <w:top w:val="single" w:sz="6" w:space="0" w:color="auto"/>
              <w:left w:val="single" w:sz="4" w:space="0" w:color="auto"/>
              <w:bottom w:val="single" w:sz="6" w:space="0" w:color="auto"/>
              <w:right w:val="single" w:sz="6" w:space="0" w:color="auto"/>
            </w:tcBorders>
            <w:vAlign w:val="center"/>
          </w:tcPr>
          <w:p w14:paraId="0E1F9F9A"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6E3A8ADE" w14:textId="45477340" w:rsidR="00B309CA" w:rsidRPr="002C6C11" w:rsidRDefault="001C073C"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AF</w:t>
            </w:r>
            <w:r w:rsidR="00151060" w:rsidRPr="002C6C11">
              <w:rPr>
                <w:rFonts w:ascii="Montserrat" w:eastAsia="Times New Roman" w:hAnsi="Montserrat"/>
                <w:color w:val="auto"/>
                <w:sz w:val="18"/>
                <w:szCs w:val="18"/>
                <w:lang w:eastAsia="en-GB"/>
              </w:rPr>
              <w:t>/AS with MBS</w:t>
            </w:r>
            <w:r w:rsidR="005D6E99" w:rsidRPr="002C6C11">
              <w:rPr>
                <w:rFonts w:ascii="Montserrat" w:eastAsia="Times New Roman" w:hAnsi="Montserrat"/>
                <w:color w:val="auto"/>
                <w:sz w:val="18"/>
                <w:szCs w:val="18"/>
                <w:lang w:eastAsia="en-GB"/>
              </w:rPr>
              <w:t>T</w:t>
            </w:r>
            <w:r w:rsidR="00151060" w:rsidRPr="002C6C11">
              <w:rPr>
                <w:rFonts w:ascii="Montserrat" w:eastAsia="Times New Roman" w:hAnsi="Montserrat"/>
                <w:color w:val="auto"/>
                <w:sz w:val="18"/>
                <w:szCs w:val="18"/>
                <w:lang w:eastAsia="en-GB"/>
              </w:rPr>
              <w:t>F works properly</w:t>
            </w:r>
          </w:p>
        </w:tc>
      </w:tr>
      <w:tr w:rsidR="00B309CA" w:rsidRPr="00C80238" w14:paraId="7715D115" w14:textId="77777777" w:rsidTr="606B649A">
        <w:trPr>
          <w:trHeight w:val="300"/>
        </w:trPr>
        <w:tc>
          <w:tcPr>
            <w:tcW w:w="2502" w:type="dxa"/>
            <w:tcBorders>
              <w:top w:val="single" w:sz="6" w:space="0" w:color="auto"/>
              <w:left w:val="single" w:sz="4" w:space="0" w:color="auto"/>
              <w:bottom w:val="single" w:sz="4" w:space="0" w:color="auto"/>
              <w:right w:val="single" w:sz="6" w:space="0" w:color="auto"/>
            </w:tcBorders>
            <w:vAlign w:val="center"/>
          </w:tcPr>
          <w:p w14:paraId="12377305"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744430EC"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p>
        </w:tc>
      </w:tr>
    </w:tbl>
    <w:p w14:paraId="6307189E" w14:textId="77777777" w:rsidR="00B309CA" w:rsidRPr="002C6C11" w:rsidRDefault="00B309CA" w:rsidP="007465B0">
      <w:pPr>
        <w:pStyle w:val="ParagraphText"/>
      </w:pPr>
    </w:p>
    <w:p w14:paraId="5A9B97D4" w14:textId="77777777" w:rsidR="00B309CA" w:rsidRPr="002C6C11" w:rsidRDefault="00B309CA" w:rsidP="007465B0">
      <w:pPr>
        <w:pStyle w:val="ParagraphText"/>
      </w:pPr>
    </w:p>
    <w:tbl>
      <w:tblPr>
        <w:tblW w:w="0" w:type="auto"/>
        <w:tblLook w:val="04A0" w:firstRow="1" w:lastRow="0" w:firstColumn="1" w:lastColumn="0" w:noHBand="0" w:noVBand="1"/>
      </w:tblPr>
      <w:tblGrid>
        <w:gridCol w:w="2502"/>
        <w:gridCol w:w="897"/>
        <w:gridCol w:w="5617"/>
      </w:tblGrid>
      <w:tr w:rsidR="008114EB" w:rsidRPr="00C80238" w14:paraId="2B3C17B6" w14:textId="77777777" w:rsidTr="606B649A">
        <w:trPr>
          <w:trHeight w:val="300"/>
        </w:trPr>
        <w:tc>
          <w:tcPr>
            <w:tcW w:w="9016" w:type="dxa"/>
            <w:gridSpan w:val="3"/>
            <w:tcBorders>
              <w:top w:val="single" w:sz="4" w:space="0" w:color="auto"/>
              <w:left w:val="single" w:sz="4" w:space="0" w:color="auto"/>
              <w:bottom w:val="single" w:sz="6" w:space="0" w:color="auto"/>
              <w:right w:val="single" w:sz="4" w:space="0" w:color="auto"/>
            </w:tcBorders>
            <w:shd w:val="clear" w:color="auto" w:fill="A6C9EC"/>
            <w:vAlign w:val="center"/>
          </w:tcPr>
          <w:p w14:paraId="5ED4F807" w14:textId="3A22CE1E" w:rsidR="00B309CA" w:rsidRPr="002C6C11" w:rsidRDefault="00B309CA" w:rsidP="00A3172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12</w:t>
            </w:r>
          </w:p>
        </w:tc>
      </w:tr>
      <w:tr w:rsidR="008114EB" w:rsidRPr="00C80238" w14:paraId="2A9DA80D" w14:textId="77777777" w:rsidTr="606B649A">
        <w:trPr>
          <w:trHeight w:val="300"/>
        </w:trPr>
        <w:tc>
          <w:tcPr>
            <w:tcW w:w="2502" w:type="dxa"/>
            <w:tcBorders>
              <w:top w:val="single" w:sz="6" w:space="0" w:color="auto"/>
              <w:left w:val="single" w:sz="4" w:space="0" w:color="auto"/>
              <w:bottom w:val="single" w:sz="6" w:space="0" w:color="auto"/>
              <w:right w:val="single" w:sz="6" w:space="0" w:color="auto"/>
            </w:tcBorders>
            <w:vAlign w:val="center"/>
          </w:tcPr>
          <w:p w14:paraId="3B665B90"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Title:</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60D370DD" w14:textId="46B26EFE"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MBS individual component test: AF/AS with </w:t>
            </w:r>
            <w:r w:rsidR="000F1362" w:rsidRPr="002C6C11">
              <w:rPr>
                <w:rFonts w:ascii="Montserrat" w:eastAsia="Times New Roman" w:hAnsi="Montserrat"/>
                <w:color w:val="auto"/>
                <w:sz w:val="18"/>
                <w:szCs w:val="18"/>
                <w:lang w:eastAsia="en-GB"/>
              </w:rPr>
              <w:t>gNodeB</w:t>
            </w:r>
          </w:p>
        </w:tc>
      </w:tr>
      <w:tr w:rsidR="008114EB" w:rsidRPr="00C80238" w14:paraId="65AE3405" w14:textId="77777777" w:rsidTr="606B649A">
        <w:trPr>
          <w:trHeight w:val="300"/>
        </w:trPr>
        <w:tc>
          <w:tcPr>
            <w:tcW w:w="2502" w:type="dxa"/>
            <w:tcBorders>
              <w:top w:val="single" w:sz="6" w:space="0" w:color="auto"/>
              <w:left w:val="single" w:sz="4" w:space="0" w:color="auto"/>
              <w:bottom w:val="single" w:sz="6" w:space="0" w:color="auto"/>
              <w:right w:val="single" w:sz="6" w:space="0" w:color="auto"/>
            </w:tcBorders>
            <w:vAlign w:val="center"/>
          </w:tcPr>
          <w:p w14:paraId="7D44C56C"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5256C41B"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EBU</w:t>
            </w:r>
          </w:p>
        </w:tc>
      </w:tr>
      <w:tr w:rsidR="008114EB" w:rsidRPr="00C80238" w14:paraId="64B12B1B" w14:textId="77777777" w:rsidTr="606B649A">
        <w:trPr>
          <w:trHeight w:val="3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670E9974"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tcBorders>
              <w:top w:val="single" w:sz="6" w:space="0" w:color="auto"/>
              <w:left w:val="single" w:sz="6" w:space="0" w:color="auto"/>
              <w:bottom w:val="single" w:sz="6" w:space="0" w:color="auto"/>
              <w:right w:val="single" w:sz="6" w:space="0" w:color="auto"/>
            </w:tcBorders>
            <w:vAlign w:val="center"/>
          </w:tcPr>
          <w:p w14:paraId="3621D7B9"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5617" w:type="dxa"/>
            <w:tcBorders>
              <w:top w:val="single" w:sz="6" w:space="0" w:color="auto"/>
              <w:left w:val="single" w:sz="6" w:space="0" w:color="auto"/>
              <w:bottom w:val="single" w:sz="6" w:space="0" w:color="auto"/>
              <w:right w:val="single" w:sz="4" w:space="0" w:color="auto"/>
            </w:tcBorders>
            <w:vAlign w:val="center"/>
          </w:tcPr>
          <w:p w14:paraId="4B5DB337" w14:textId="2C72EDC2" w:rsidR="00B309CA" w:rsidRPr="002C6C11" w:rsidRDefault="147D8868"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case 8, 9,10&amp;11</w:t>
            </w:r>
          </w:p>
        </w:tc>
      </w:tr>
      <w:tr w:rsidR="008114EB" w:rsidRPr="00C80238" w14:paraId="4AA1CE87" w14:textId="77777777" w:rsidTr="606B649A">
        <w:trPr>
          <w:trHeight w:val="300"/>
        </w:trPr>
        <w:tc>
          <w:tcPr>
            <w:tcW w:w="2502" w:type="dxa"/>
            <w:vMerge/>
          </w:tcPr>
          <w:p w14:paraId="7BCF9AC0" w14:textId="77777777" w:rsidR="00B309CA" w:rsidRPr="002C6C11" w:rsidRDefault="00B309C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66709FD3"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5617" w:type="dxa"/>
            <w:tcBorders>
              <w:top w:val="single" w:sz="6" w:space="0" w:color="auto"/>
              <w:left w:val="single" w:sz="6" w:space="0" w:color="auto"/>
              <w:bottom w:val="single" w:sz="6" w:space="0" w:color="auto"/>
              <w:right w:val="single" w:sz="4" w:space="0" w:color="auto"/>
            </w:tcBorders>
            <w:vAlign w:val="center"/>
          </w:tcPr>
          <w:p w14:paraId="09B04709" w14:textId="77777777" w:rsidR="00B309CA" w:rsidRPr="002C6C11" w:rsidRDefault="00B309CA" w:rsidP="00A3172F">
            <w:pPr>
              <w:jc w:val="both"/>
              <w:rPr>
                <w:rFonts w:ascii="Montserrat" w:eastAsia="Times New Roman" w:hAnsi="Montserrat"/>
                <w:color w:val="auto"/>
                <w:sz w:val="18"/>
                <w:szCs w:val="18"/>
                <w:lang w:eastAsia="en-GB"/>
              </w:rPr>
            </w:pPr>
          </w:p>
        </w:tc>
      </w:tr>
      <w:tr w:rsidR="008114EB" w:rsidRPr="00C80238" w14:paraId="3C5BD03F" w14:textId="77777777" w:rsidTr="606B649A">
        <w:trPr>
          <w:trHeight w:val="300"/>
        </w:trPr>
        <w:tc>
          <w:tcPr>
            <w:tcW w:w="2502" w:type="dxa"/>
            <w:vMerge/>
          </w:tcPr>
          <w:p w14:paraId="3C7CFBF7" w14:textId="77777777" w:rsidR="00B309CA" w:rsidRPr="002C6C11" w:rsidRDefault="00B309C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21DB144A" w14:textId="77777777" w:rsidR="00B309CA" w:rsidRPr="002C6C11" w:rsidRDefault="00B309CA" w:rsidP="00A3172F">
            <w:pPr>
              <w:jc w:val="both"/>
              <w:rPr>
                <w:rFonts w:ascii="Montserrat" w:eastAsia="Times New Roman" w:hAnsi="Montserrat"/>
                <w:color w:val="auto"/>
                <w:sz w:val="18"/>
                <w:szCs w:val="18"/>
                <w:lang w:eastAsia="en-GB"/>
              </w:rPr>
            </w:pPr>
          </w:p>
        </w:tc>
        <w:tc>
          <w:tcPr>
            <w:tcW w:w="5617" w:type="dxa"/>
            <w:tcBorders>
              <w:top w:val="single" w:sz="6" w:space="0" w:color="auto"/>
              <w:left w:val="single" w:sz="6" w:space="0" w:color="auto"/>
              <w:bottom w:val="single" w:sz="6" w:space="0" w:color="auto"/>
              <w:right w:val="single" w:sz="4" w:space="0" w:color="auto"/>
            </w:tcBorders>
            <w:vAlign w:val="center"/>
          </w:tcPr>
          <w:p w14:paraId="6CA62163" w14:textId="77777777" w:rsidR="00B309CA" w:rsidRPr="002C6C11" w:rsidRDefault="00B309CA" w:rsidP="00A3172F">
            <w:pPr>
              <w:jc w:val="both"/>
              <w:rPr>
                <w:rFonts w:ascii="Montserrat" w:eastAsia="Times New Roman" w:hAnsi="Montserrat"/>
                <w:color w:val="auto"/>
                <w:sz w:val="18"/>
                <w:szCs w:val="18"/>
                <w:lang w:eastAsia="en-GB"/>
              </w:rPr>
            </w:pPr>
          </w:p>
        </w:tc>
      </w:tr>
      <w:tr w:rsidR="008114EB" w:rsidRPr="00C80238" w14:paraId="50C2BB88" w14:textId="77777777" w:rsidTr="606B649A">
        <w:trPr>
          <w:trHeight w:val="300"/>
        </w:trPr>
        <w:tc>
          <w:tcPr>
            <w:tcW w:w="2502" w:type="dxa"/>
            <w:tcBorders>
              <w:top w:val="single" w:sz="6" w:space="0" w:color="auto"/>
              <w:left w:val="single" w:sz="4" w:space="0" w:color="auto"/>
              <w:bottom w:val="single" w:sz="6" w:space="0" w:color="auto"/>
              <w:right w:val="single" w:sz="6" w:space="0" w:color="auto"/>
            </w:tcBorders>
            <w:vAlign w:val="center"/>
          </w:tcPr>
          <w:p w14:paraId="2950CF57"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1C2EF6E7" w14:textId="690BAE30"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This </w:t>
            </w:r>
            <w:r w:rsidR="1B77A7DC" w:rsidRPr="002C6C11">
              <w:rPr>
                <w:rFonts w:ascii="Montserrat" w:eastAsia="Times New Roman" w:hAnsi="Montserrat"/>
                <w:color w:val="auto"/>
                <w:sz w:val="18"/>
                <w:szCs w:val="18"/>
                <w:lang w:eastAsia="en-GB"/>
              </w:rPr>
              <w:t xml:space="preserve">tests the </w:t>
            </w:r>
            <w:r w:rsidR="1501DEFC" w:rsidRPr="002C6C11">
              <w:rPr>
                <w:rFonts w:ascii="Montserrat" w:eastAsia="Times New Roman" w:hAnsi="Montserrat"/>
                <w:color w:val="auto"/>
                <w:sz w:val="18"/>
                <w:szCs w:val="18"/>
                <w:lang w:eastAsia="en-GB"/>
              </w:rPr>
              <w:t>segments sen</w:t>
            </w:r>
            <w:r w:rsidR="000D5801" w:rsidRPr="002C6C11">
              <w:rPr>
                <w:rFonts w:ascii="Montserrat" w:eastAsia="Times New Roman" w:hAnsi="Montserrat"/>
                <w:color w:val="auto"/>
                <w:sz w:val="18"/>
                <w:szCs w:val="18"/>
                <w:lang w:eastAsia="en-GB"/>
              </w:rPr>
              <w:t>t</w:t>
            </w:r>
            <w:r w:rsidR="1501DEFC" w:rsidRPr="002C6C11">
              <w:rPr>
                <w:rFonts w:ascii="Montserrat" w:eastAsia="Times New Roman" w:hAnsi="Montserrat"/>
                <w:color w:val="auto"/>
                <w:sz w:val="18"/>
                <w:szCs w:val="18"/>
                <w:lang w:eastAsia="en-GB"/>
              </w:rPr>
              <w:t xml:space="preserve"> to the gNb from the AS</w:t>
            </w:r>
            <w:r w:rsidRPr="002C6C11">
              <w:rPr>
                <w:rFonts w:ascii="Montserrat" w:eastAsia="Times New Roman" w:hAnsi="Montserrat"/>
                <w:color w:val="auto"/>
                <w:sz w:val="18"/>
                <w:szCs w:val="18"/>
                <w:lang w:eastAsia="en-GB"/>
              </w:rPr>
              <w:t xml:space="preserve"> </w:t>
            </w:r>
          </w:p>
        </w:tc>
      </w:tr>
      <w:tr w:rsidR="008114EB" w:rsidRPr="00C80238" w14:paraId="2CBF6CEF" w14:textId="77777777" w:rsidTr="606B649A">
        <w:trPr>
          <w:trHeight w:val="300"/>
        </w:trPr>
        <w:tc>
          <w:tcPr>
            <w:tcW w:w="2502" w:type="dxa"/>
            <w:vMerge w:val="restart"/>
            <w:tcBorders>
              <w:top w:val="single" w:sz="6" w:space="0" w:color="auto"/>
              <w:left w:val="single" w:sz="4" w:space="0" w:color="auto"/>
              <w:bottom w:val="single" w:sz="6" w:space="0" w:color="auto"/>
              <w:right w:val="single" w:sz="6" w:space="0" w:color="auto"/>
            </w:tcBorders>
            <w:vAlign w:val="center"/>
          </w:tcPr>
          <w:p w14:paraId="59A13269"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tcBorders>
              <w:top w:val="single" w:sz="6" w:space="0" w:color="auto"/>
              <w:left w:val="single" w:sz="6" w:space="0" w:color="auto"/>
              <w:bottom w:val="single" w:sz="6" w:space="0" w:color="auto"/>
              <w:right w:val="single" w:sz="6" w:space="0" w:color="auto"/>
            </w:tcBorders>
            <w:vAlign w:val="center"/>
          </w:tcPr>
          <w:p w14:paraId="1817D677"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5617" w:type="dxa"/>
            <w:tcBorders>
              <w:top w:val="single" w:sz="6" w:space="0" w:color="auto"/>
              <w:left w:val="single" w:sz="6" w:space="0" w:color="auto"/>
              <w:bottom w:val="single" w:sz="6" w:space="0" w:color="auto"/>
              <w:right w:val="single" w:sz="4" w:space="0" w:color="auto"/>
            </w:tcBorders>
            <w:vAlign w:val="center"/>
          </w:tcPr>
          <w:p w14:paraId="658B516B" w14:textId="5A5E4AAB" w:rsidR="00B309CA" w:rsidRPr="002C6C11" w:rsidRDefault="1A613180"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Create a MBS User Session by creating a Distributed session ain ingress tunnel</w:t>
            </w:r>
          </w:p>
        </w:tc>
      </w:tr>
      <w:tr w:rsidR="008114EB" w:rsidRPr="00C80238" w14:paraId="417ADB17" w14:textId="77777777" w:rsidTr="606B649A">
        <w:trPr>
          <w:trHeight w:val="300"/>
        </w:trPr>
        <w:tc>
          <w:tcPr>
            <w:tcW w:w="2502" w:type="dxa"/>
            <w:vMerge/>
          </w:tcPr>
          <w:p w14:paraId="46C2D85A" w14:textId="77777777" w:rsidR="00B309CA" w:rsidRPr="002C6C11" w:rsidRDefault="00B309CA" w:rsidP="00A3172F">
            <w:pPr>
              <w:rPr>
                <w:rFonts w:ascii="Montserrat" w:hAnsi="Montserrat"/>
                <w:color w:val="auto"/>
              </w:rPr>
            </w:pPr>
          </w:p>
        </w:tc>
        <w:tc>
          <w:tcPr>
            <w:tcW w:w="897" w:type="dxa"/>
            <w:tcBorders>
              <w:top w:val="single" w:sz="6" w:space="0" w:color="auto"/>
              <w:left w:val="single" w:sz="6" w:space="0" w:color="auto"/>
              <w:bottom w:val="single" w:sz="6" w:space="0" w:color="auto"/>
              <w:right w:val="single" w:sz="6" w:space="0" w:color="auto"/>
            </w:tcBorders>
            <w:vAlign w:val="center"/>
          </w:tcPr>
          <w:p w14:paraId="3BF2D222" w14:textId="77777777" w:rsidR="00B309CA" w:rsidRPr="002C6C11" w:rsidRDefault="00B309CA"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5617" w:type="dxa"/>
            <w:tcBorders>
              <w:top w:val="single" w:sz="6" w:space="0" w:color="auto"/>
              <w:left w:val="single" w:sz="6" w:space="0" w:color="auto"/>
              <w:bottom w:val="single" w:sz="6" w:space="0" w:color="auto"/>
              <w:right w:val="single" w:sz="4" w:space="0" w:color="auto"/>
            </w:tcBorders>
            <w:vAlign w:val="center"/>
          </w:tcPr>
          <w:p w14:paraId="6D74293B" w14:textId="2802440B" w:rsidR="00B309CA" w:rsidRPr="002C6C11" w:rsidRDefault="351C221F"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Send a Dash manifest from the AS</w:t>
            </w:r>
          </w:p>
        </w:tc>
      </w:tr>
      <w:tr w:rsidR="008114EB" w:rsidRPr="00C80238" w14:paraId="2326F142" w14:textId="77777777" w:rsidTr="606B649A">
        <w:trPr>
          <w:trHeight w:val="300"/>
        </w:trPr>
        <w:tc>
          <w:tcPr>
            <w:tcW w:w="2502" w:type="dxa"/>
            <w:tcBorders>
              <w:top w:val="single" w:sz="6" w:space="0" w:color="auto"/>
              <w:left w:val="single" w:sz="4" w:space="0" w:color="auto"/>
              <w:bottom w:val="single" w:sz="6" w:space="0" w:color="auto"/>
              <w:right w:val="single" w:sz="6" w:space="0" w:color="auto"/>
            </w:tcBorders>
            <w:vAlign w:val="center"/>
          </w:tcPr>
          <w:p w14:paraId="40C87139" w14:textId="2BAED891" w:rsidR="606B649A" w:rsidRPr="002C6C11" w:rsidRDefault="606B649A" w:rsidP="606B649A">
            <w:pPr>
              <w:rPr>
                <w:rFonts w:ascii="Montserrat" w:eastAsia="Times New Roman" w:hAnsi="Montserrat"/>
                <w:color w:val="auto"/>
                <w:sz w:val="18"/>
                <w:szCs w:val="18"/>
                <w:lang w:eastAsia="en-GB"/>
              </w:rPr>
            </w:pPr>
          </w:p>
        </w:tc>
        <w:tc>
          <w:tcPr>
            <w:tcW w:w="897" w:type="dxa"/>
            <w:tcBorders>
              <w:top w:val="single" w:sz="6" w:space="0" w:color="auto"/>
              <w:left w:val="single" w:sz="6" w:space="0" w:color="auto"/>
              <w:bottom w:val="single" w:sz="6" w:space="0" w:color="auto"/>
              <w:right w:val="single" w:sz="6" w:space="0" w:color="auto"/>
            </w:tcBorders>
            <w:vAlign w:val="center"/>
          </w:tcPr>
          <w:p w14:paraId="38284EAF" w14:textId="591B0446" w:rsidR="351C221F" w:rsidRPr="002C6C11" w:rsidRDefault="351C221F" w:rsidP="606B649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S3:</w:t>
            </w:r>
          </w:p>
        </w:tc>
        <w:tc>
          <w:tcPr>
            <w:tcW w:w="5617" w:type="dxa"/>
            <w:tcBorders>
              <w:top w:val="single" w:sz="6" w:space="0" w:color="auto"/>
              <w:left w:val="single" w:sz="6" w:space="0" w:color="auto"/>
              <w:bottom w:val="single" w:sz="6" w:space="0" w:color="auto"/>
              <w:right w:val="single" w:sz="4" w:space="0" w:color="auto"/>
            </w:tcBorders>
            <w:vAlign w:val="center"/>
          </w:tcPr>
          <w:p w14:paraId="19AF9DBD" w14:textId="6FE35D53" w:rsidR="351C221F" w:rsidRPr="002C6C11" w:rsidRDefault="351C221F" w:rsidP="606B649A">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Segments are sent through the gNB in </w:t>
            </w:r>
            <w:r w:rsidR="000D5801" w:rsidRPr="002C6C11">
              <w:rPr>
                <w:rFonts w:ascii="Montserrat" w:eastAsia="Times New Roman" w:hAnsi="Montserrat"/>
                <w:color w:val="auto"/>
                <w:sz w:val="18"/>
                <w:szCs w:val="18"/>
                <w:lang w:eastAsia="en-GB"/>
              </w:rPr>
              <w:t>FLUTE</w:t>
            </w:r>
            <w:r w:rsidRPr="002C6C11">
              <w:rPr>
                <w:rFonts w:ascii="Montserrat" w:eastAsia="Times New Roman" w:hAnsi="Montserrat"/>
                <w:color w:val="auto"/>
                <w:sz w:val="18"/>
                <w:szCs w:val="18"/>
                <w:lang w:eastAsia="en-GB"/>
              </w:rPr>
              <w:t xml:space="preserve"> format</w:t>
            </w:r>
          </w:p>
        </w:tc>
      </w:tr>
      <w:tr w:rsidR="008114EB" w:rsidRPr="00C80238" w14:paraId="5862BB3C" w14:textId="77777777" w:rsidTr="606B649A">
        <w:trPr>
          <w:trHeight w:val="300"/>
        </w:trPr>
        <w:tc>
          <w:tcPr>
            <w:tcW w:w="2502" w:type="dxa"/>
            <w:tcBorders>
              <w:top w:val="single" w:sz="6" w:space="0" w:color="auto"/>
              <w:left w:val="single" w:sz="4" w:space="0" w:color="auto"/>
              <w:bottom w:val="single" w:sz="6" w:space="0" w:color="auto"/>
              <w:right w:val="single" w:sz="6" w:space="0" w:color="auto"/>
            </w:tcBorders>
            <w:vAlign w:val="center"/>
          </w:tcPr>
          <w:p w14:paraId="78805615"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6514" w:type="dxa"/>
            <w:gridSpan w:val="2"/>
            <w:tcBorders>
              <w:top w:val="single" w:sz="6" w:space="0" w:color="auto"/>
              <w:left w:val="single" w:sz="6" w:space="0" w:color="auto"/>
              <w:bottom w:val="single" w:sz="6" w:space="0" w:color="auto"/>
              <w:right w:val="single" w:sz="4" w:space="0" w:color="auto"/>
            </w:tcBorders>
            <w:vAlign w:val="center"/>
          </w:tcPr>
          <w:p w14:paraId="6E734D20" w14:textId="2D4EC5B2" w:rsidR="00B309CA" w:rsidRPr="002C6C11" w:rsidRDefault="00CC7206" w:rsidP="00A3172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AF/AS with gNodeB works properly</w:t>
            </w:r>
          </w:p>
        </w:tc>
      </w:tr>
      <w:tr w:rsidR="00B309CA" w:rsidRPr="00C80238" w14:paraId="2CBB03AE" w14:textId="77777777" w:rsidTr="606B649A">
        <w:trPr>
          <w:trHeight w:val="300"/>
        </w:trPr>
        <w:tc>
          <w:tcPr>
            <w:tcW w:w="2502" w:type="dxa"/>
            <w:tcBorders>
              <w:top w:val="single" w:sz="6" w:space="0" w:color="auto"/>
              <w:left w:val="single" w:sz="4" w:space="0" w:color="auto"/>
              <w:bottom w:val="single" w:sz="4" w:space="0" w:color="auto"/>
              <w:right w:val="single" w:sz="6" w:space="0" w:color="auto"/>
            </w:tcBorders>
            <w:vAlign w:val="center"/>
          </w:tcPr>
          <w:p w14:paraId="5EB5DB51"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Actual Result:</w:t>
            </w:r>
          </w:p>
        </w:tc>
        <w:tc>
          <w:tcPr>
            <w:tcW w:w="6514" w:type="dxa"/>
            <w:gridSpan w:val="2"/>
            <w:tcBorders>
              <w:top w:val="single" w:sz="6" w:space="0" w:color="auto"/>
              <w:left w:val="single" w:sz="6" w:space="0" w:color="auto"/>
              <w:bottom w:val="single" w:sz="4" w:space="0" w:color="auto"/>
              <w:right w:val="single" w:sz="4" w:space="0" w:color="auto"/>
            </w:tcBorders>
            <w:vAlign w:val="center"/>
          </w:tcPr>
          <w:p w14:paraId="01AB8932" w14:textId="77777777" w:rsidR="00B309CA" w:rsidRPr="002C6C11" w:rsidRDefault="00B309CA" w:rsidP="00A3172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w:t>
            </w:r>
          </w:p>
        </w:tc>
      </w:tr>
    </w:tbl>
    <w:p w14:paraId="5C1BD35A" w14:textId="77777777" w:rsidR="00B309CA" w:rsidRPr="002C6C11" w:rsidRDefault="00B309CA" w:rsidP="007465B0">
      <w:pPr>
        <w:pStyle w:val="ParagraphText"/>
      </w:pPr>
    </w:p>
    <w:p w14:paraId="1CA272CD" w14:textId="77777777" w:rsidR="00E62F78" w:rsidRPr="002C6C11" w:rsidRDefault="00E62F78" w:rsidP="007465B0">
      <w:pPr>
        <w:pStyle w:val="ParagraphText"/>
      </w:pPr>
    </w:p>
    <w:p w14:paraId="643788AB" w14:textId="77777777" w:rsidR="00CE0AFC" w:rsidRPr="002C6C11" w:rsidRDefault="00CE0AFC" w:rsidP="007465B0">
      <w:pPr>
        <w:pStyle w:val="ParagraphText"/>
      </w:pPr>
    </w:p>
    <w:p w14:paraId="3F955784" w14:textId="7734F757" w:rsidR="4A443B69" w:rsidRPr="002C6C11" w:rsidRDefault="11B9637F" w:rsidP="00CE0AFC">
      <w:pPr>
        <w:pStyle w:val="Heading2"/>
        <w:rPr>
          <w:rFonts w:eastAsia="Aptos" w:cs="Aptos"/>
        </w:rPr>
      </w:pPr>
      <w:bookmarkStart w:id="336" w:name="_Toc1925196740"/>
      <w:r>
        <w:t>5</w:t>
      </w:r>
      <w:r w:rsidR="3B3C4EEB">
        <w:t>.</w:t>
      </w:r>
      <w:r w:rsidR="2CCDD70A">
        <w:t>2</w:t>
      </w:r>
      <w:r w:rsidR="00DB0738">
        <w:tab/>
      </w:r>
      <w:r w:rsidR="2CCDD70A">
        <w:t>WP</w:t>
      </w:r>
      <w:r w:rsidR="272E7237">
        <w:t xml:space="preserve">5.2 Arctic Space </w:t>
      </w:r>
      <w:r w:rsidR="3B3C4EEB">
        <w:t>(WIP)</w:t>
      </w:r>
      <w:r w:rsidR="272E7237">
        <w:t xml:space="preserve"> </w:t>
      </w:r>
      <w:r w:rsidR="7ADA2922">
        <w:t xml:space="preserve">DTE </w:t>
      </w:r>
      <w:r w:rsidR="272E7237">
        <w:t>Testbed</w:t>
      </w:r>
      <w:bookmarkEnd w:id="336"/>
    </w:p>
    <w:p w14:paraId="5719A38E" w14:textId="06CA9187" w:rsidR="1BF0E659" w:rsidRPr="002C6C11" w:rsidRDefault="00CE0AFC" w:rsidP="00A0320F">
      <w:pPr>
        <w:pStyle w:val="ParagraphText"/>
        <w:spacing w:before="120"/>
      </w:pPr>
      <w:r w:rsidRPr="002C6C11">
        <w:fldChar w:fldCharType="begin"/>
      </w:r>
      <w:r w:rsidRPr="002C6C11">
        <w:instrText xml:space="preserve"> REF _Ref199255540 \h </w:instrText>
      </w:r>
      <w:r w:rsidRPr="002C6C11">
        <w:fldChar w:fldCharType="separate"/>
      </w:r>
      <w:r w:rsidRPr="002C6C11">
        <w:t xml:space="preserve">Figure </w:t>
      </w:r>
      <w:r w:rsidR="00AC01A9">
        <w:t>18</w:t>
      </w:r>
      <w:r w:rsidRPr="002C6C11">
        <w:fldChar w:fldCharType="end"/>
      </w:r>
      <w:r w:rsidR="00EF7356" w:rsidRPr="002C6C11">
        <w:t xml:space="preserve"> shows the Phase 2 planned architecture of the Arctic Space</w:t>
      </w:r>
      <w:r w:rsidR="00DE3ACD" w:rsidRPr="002C6C11">
        <w:t xml:space="preserve"> DTE T</w:t>
      </w:r>
      <w:r w:rsidR="007465B0" w:rsidRPr="002C6C11">
        <w:t>e</w:t>
      </w:r>
      <w:r w:rsidR="00DE3ACD" w:rsidRPr="002C6C11">
        <w:t>stbed</w:t>
      </w:r>
    </w:p>
    <w:p w14:paraId="3C6DF956" w14:textId="4E4A973C" w:rsidR="396D0C76" w:rsidRPr="002C6C11" w:rsidRDefault="396D0C76" w:rsidP="007465B0">
      <w:pPr>
        <w:pStyle w:val="ParagraphText"/>
      </w:pPr>
    </w:p>
    <w:p w14:paraId="5641382A" w14:textId="45716715" w:rsidR="0E8EA3A2" w:rsidRPr="002C6C11" w:rsidRDefault="22504B8F" w:rsidP="58D793E5">
      <w:pPr>
        <w:ind w:firstLine="1"/>
        <w:rPr>
          <w:rFonts w:ascii="Montserrat" w:hAnsi="Montserrat"/>
        </w:rPr>
      </w:pPr>
      <w:r w:rsidRPr="002C6C11">
        <w:rPr>
          <w:rFonts w:ascii="Montserrat" w:hAnsi="Montserrat"/>
          <w:noProof/>
        </w:rPr>
        <w:drawing>
          <wp:inline distT="0" distB="0" distL="0" distR="0" wp14:anchorId="7AA8EF50" wp14:editId="372FC14C">
            <wp:extent cx="5724525" cy="5191125"/>
            <wp:effectExtent l="0" t="0" r="0" b="0"/>
            <wp:docPr id="1726692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92278" name="Picture 1726692278"/>
                    <pic:cNvPicPr/>
                  </pic:nvPicPr>
                  <pic:blipFill>
                    <a:blip r:embed="rId59">
                      <a:extLst>
                        <a:ext uri="{28A0092B-C50C-407E-A947-70E740481C1C}">
                          <a14:useLocalDpi xmlns:a14="http://schemas.microsoft.com/office/drawing/2010/main"/>
                        </a:ext>
                      </a:extLst>
                    </a:blip>
                    <a:stretch>
                      <a:fillRect/>
                    </a:stretch>
                  </pic:blipFill>
                  <pic:spPr>
                    <a:xfrm>
                      <a:off x="0" y="0"/>
                      <a:ext cx="5724525" cy="5191125"/>
                    </a:xfrm>
                    <a:prstGeom prst="rect">
                      <a:avLst/>
                    </a:prstGeom>
                  </pic:spPr>
                </pic:pic>
              </a:graphicData>
            </a:graphic>
          </wp:inline>
        </w:drawing>
      </w:r>
    </w:p>
    <w:p w14:paraId="51860509" w14:textId="1BD5E4CB" w:rsidR="58D793E5" w:rsidRPr="002C6C11" w:rsidRDefault="58D793E5" w:rsidP="58D793E5">
      <w:pPr>
        <w:ind w:firstLine="1"/>
        <w:rPr>
          <w:rFonts w:ascii="Montserrat" w:hAnsi="Montserrat"/>
          <w:color w:val="auto"/>
        </w:rPr>
      </w:pPr>
    </w:p>
    <w:p w14:paraId="3CEA8C28" w14:textId="58D43C91" w:rsidR="00EF7356" w:rsidRPr="002C6C11" w:rsidRDefault="00EF7356" w:rsidP="00EF7356">
      <w:pPr>
        <w:pStyle w:val="Caption"/>
        <w:rPr>
          <w:rFonts w:ascii="Montserrat" w:hAnsi="Montserrat"/>
          <w:color w:val="auto"/>
        </w:rPr>
      </w:pPr>
      <w:bookmarkStart w:id="337" w:name="_Ref199255540"/>
      <w:bookmarkStart w:id="338" w:name="_Toc221886654"/>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18</w:t>
      </w:r>
      <w:r w:rsidRPr="002C6C11">
        <w:rPr>
          <w:rFonts w:ascii="Montserrat" w:hAnsi="Montserrat"/>
          <w:color w:val="auto"/>
        </w:rPr>
        <w:fldChar w:fldCharType="end"/>
      </w:r>
      <w:bookmarkEnd w:id="337"/>
      <w:r w:rsidRPr="002C6C11">
        <w:rPr>
          <w:rFonts w:ascii="Montserrat" w:hAnsi="Montserrat"/>
          <w:color w:val="auto"/>
        </w:rPr>
        <w:t>: Planned architecture for Phase 2 - DTE Arctic Space</w:t>
      </w:r>
      <w:bookmarkEnd w:id="338"/>
    </w:p>
    <w:p w14:paraId="27FABB9F" w14:textId="4464DF82" w:rsidR="005C2589" w:rsidRPr="00CB317A" w:rsidRDefault="2931ABC8" w:rsidP="00E248B2">
      <w:pPr>
        <w:pStyle w:val="ParagraphText"/>
        <w:rPr>
          <w:b/>
        </w:rPr>
      </w:pPr>
      <w:r w:rsidRPr="002C6C11">
        <w:t>Local Caching (5G Campus Network)</w:t>
      </w:r>
      <w:r w:rsidR="21514917" w:rsidRPr="002C6C11">
        <w:t xml:space="preserve"> </w:t>
      </w:r>
      <w:r w:rsidR="327DD5D6" w:rsidRPr="002C6C11">
        <w:t>c</w:t>
      </w:r>
      <w:r w:rsidRPr="002C6C11">
        <w:t>ontent is first retrieved from Varnish Cache on campus premises via a 5G network to minimize latency. If the content is unavailable it is retrieved from the Far Edge</w:t>
      </w:r>
      <w:r w:rsidR="3BD8D8FF" w:rsidRPr="002C6C11">
        <w:t xml:space="preserve"> origin server, which contains content that was transmitted via the satellite</w:t>
      </w:r>
      <w:r w:rsidR="3DFEB408" w:rsidRPr="002C6C11">
        <w:t>.</w:t>
      </w:r>
      <w:r w:rsidRPr="002C6C11">
        <w:t xml:space="preserve"> The content that is unavai</w:t>
      </w:r>
      <w:r w:rsidR="34917614" w:rsidRPr="002C6C11">
        <w:t xml:space="preserve">lable is requested via the </w:t>
      </w:r>
      <w:r w:rsidR="191FB87A" w:rsidRPr="002C6C11">
        <w:t>N</w:t>
      </w:r>
      <w:r w:rsidR="58B848DA" w:rsidRPr="002C6C11">
        <w:t xml:space="preserve">ear </w:t>
      </w:r>
      <w:r w:rsidR="63B96C54" w:rsidRPr="002C6C11">
        <w:t>E</w:t>
      </w:r>
      <w:r w:rsidR="58B848DA" w:rsidRPr="002C6C11">
        <w:t>dge</w:t>
      </w:r>
      <w:r w:rsidR="00D4CA49" w:rsidRPr="002C6C11">
        <w:t xml:space="preserve"> over terrestrial internet.</w:t>
      </w:r>
    </w:p>
    <w:p w14:paraId="6791F2D6" w14:textId="56591803" w:rsidR="005C2589" w:rsidRPr="00CB317A" w:rsidRDefault="00D4CA49" w:rsidP="00A0320F">
      <w:pPr>
        <w:pStyle w:val="ParagraphText"/>
        <w:spacing w:before="120"/>
        <w:rPr>
          <w:b/>
        </w:rPr>
      </w:pPr>
      <w:r w:rsidRPr="002C6C11">
        <w:t>If the requested content is not available on the Far Edge origin server and is deemed popular</w:t>
      </w:r>
      <w:r w:rsidR="420123F4" w:rsidRPr="002C6C11">
        <w:t xml:space="preserve"> enough</w:t>
      </w:r>
      <w:r w:rsidRPr="002C6C11">
        <w:t xml:space="preserve"> </w:t>
      </w:r>
      <w:r w:rsidR="4CA051D6" w:rsidRPr="002C6C11">
        <w:t>based on aggregated consumption metrics (through</w:t>
      </w:r>
      <w:r w:rsidR="2EF88F5F" w:rsidRPr="002C6C11">
        <w:t xml:space="preserve"> </w:t>
      </w:r>
      <w:r w:rsidR="4CA051D6" w:rsidRPr="002C6C11">
        <w:t>the C</w:t>
      </w:r>
      <w:r w:rsidR="36E62197" w:rsidRPr="002C6C11">
        <w:t xml:space="preserve">ontent </w:t>
      </w:r>
      <w:r w:rsidR="4CA051D6" w:rsidRPr="002C6C11">
        <w:t>Popularity Component)</w:t>
      </w:r>
      <w:r w:rsidR="0F115177" w:rsidRPr="002C6C11">
        <w:t xml:space="preserve">, it </w:t>
      </w:r>
      <w:r w:rsidR="37DF8F7F" w:rsidRPr="002C6C11">
        <w:t>triggers the</w:t>
      </w:r>
      <w:r w:rsidR="121E0703" w:rsidRPr="002C6C11">
        <w:t xml:space="preserve"> transmission of the unavailable content </w:t>
      </w:r>
      <w:r w:rsidR="768B5587" w:rsidRPr="002C6C11">
        <w:t>over GEO satellite</w:t>
      </w:r>
      <w:r w:rsidR="60015D36" w:rsidRPr="002C6C11">
        <w:t xml:space="preserve"> via multicast or using </w:t>
      </w:r>
      <w:r w:rsidR="768B5587" w:rsidRPr="002C6C11">
        <w:t xml:space="preserve">Eutelsat LEO </w:t>
      </w:r>
      <w:r w:rsidR="60015D36" w:rsidRPr="002C6C11">
        <w:t>constellation</w:t>
      </w:r>
      <w:r w:rsidR="6F4F1E7C" w:rsidRPr="002C6C11">
        <w:t>.</w:t>
      </w:r>
    </w:p>
    <w:p w14:paraId="5053C051" w14:textId="57FCABD5" w:rsidR="00DE3ACD" w:rsidRPr="00CB317A" w:rsidRDefault="16777C58" w:rsidP="00A0320F">
      <w:pPr>
        <w:pStyle w:val="ParagraphText"/>
        <w:spacing w:before="120"/>
      </w:pPr>
      <w:r w:rsidRPr="002C6C11">
        <w:t>The LEO link</w:t>
      </w:r>
      <w:r w:rsidR="15B2E732" w:rsidRPr="002C6C11">
        <w:t xml:space="preserve"> also provides the possibility to retrieve repair packets in case of packet loss</w:t>
      </w:r>
      <w:r w:rsidR="2C9FB5F2" w:rsidRPr="002C6C11">
        <w:t xml:space="preserve"> through multicasting over GEO satellite.</w:t>
      </w:r>
      <w:r w:rsidR="78C513A1" w:rsidRPr="002C6C11">
        <w:t xml:space="preserve"> </w:t>
      </w:r>
      <w:r w:rsidR="68CBBA46" w:rsidRPr="002C6C11">
        <w:t>T</w:t>
      </w:r>
      <w:r w:rsidR="58A0ED7C" w:rsidRPr="002C6C11">
        <w:t xml:space="preserve">o stress test the system and measure </w:t>
      </w:r>
      <w:r w:rsidR="2631E084" w:rsidRPr="002C6C11">
        <w:t>metrics the K6 load testing server is used, this data is transmitted to the dashboard on the far edge.</w:t>
      </w:r>
    </w:p>
    <w:p w14:paraId="2C6A8594" w14:textId="77777777" w:rsidR="00A0320F" w:rsidRPr="00CE0AFC" w:rsidRDefault="00A0320F" w:rsidP="4D8BA81C">
      <w:pPr>
        <w:pStyle w:val="NoSpacing"/>
        <w:spacing w:line="259" w:lineRule="auto"/>
        <w:rPr>
          <w:rFonts w:ascii="Montserrat" w:hAnsi="Montserrat"/>
        </w:rPr>
      </w:pPr>
    </w:p>
    <w:p w14:paraId="10ABD9CA" w14:textId="0C101900" w:rsidR="005C2589" w:rsidRPr="002C6C11" w:rsidRDefault="11B9637F" w:rsidP="0096634E">
      <w:pPr>
        <w:pStyle w:val="Heading3"/>
      </w:pPr>
      <w:bookmarkStart w:id="339" w:name="_Toc27199906"/>
      <w:r>
        <w:t>5</w:t>
      </w:r>
      <w:r w:rsidR="10A45F46">
        <w:t>.</w:t>
      </w:r>
      <w:r w:rsidR="47FC4E33">
        <w:t>2.1</w:t>
      </w:r>
      <w:r w:rsidR="00DB0738">
        <w:tab/>
      </w:r>
      <w:bookmarkStart w:id="340" w:name="_Hlk190988929"/>
      <w:r w:rsidR="10A45F46">
        <w:t xml:space="preserve">High-level </w:t>
      </w:r>
      <w:r w:rsidR="7363D7FA">
        <w:t xml:space="preserve">description </w:t>
      </w:r>
      <w:r w:rsidR="538D5D3D">
        <w:t>of</w:t>
      </w:r>
      <w:r w:rsidR="10A45F46">
        <w:t xml:space="preserve"> the </w:t>
      </w:r>
      <w:r w:rsidR="7DD89459">
        <w:t>T</w:t>
      </w:r>
      <w:r w:rsidR="1F2CD029">
        <w:t xml:space="preserve">est </w:t>
      </w:r>
      <w:r w:rsidR="1C4120FC">
        <w:t>P</w:t>
      </w:r>
      <w:r w:rsidR="1F2CD029">
        <w:t>lan</w:t>
      </w:r>
      <w:r w:rsidR="5A6CE957">
        <w:t xml:space="preserve"> (WIP)</w:t>
      </w:r>
      <w:bookmarkEnd w:id="339"/>
      <w:bookmarkEnd w:id="340"/>
    </w:p>
    <w:p w14:paraId="7067587C" w14:textId="5D4A5DA9" w:rsidR="0096634E" w:rsidRPr="00CB317A" w:rsidRDefault="0096634E" w:rsidP="00E248B2">
      <w:pPr>
        <w:pStyle w:val="ParagraphText"/>
      </w:pPr>
    </w:p>
    <w:p w14:paraId="65810802" w14:textId="14A94143" w:rsidR="27F816D0" w:rsidRPr="002C6C11" w:rsidRDefault="00DB0738" w:rsidP="00875EC0">
      <w:pPr>
        <w:pStyle w:val="ParagraphText"/>
        <w:rPr>
          <w:b/>
          <w:i/>
        </w:rPr>
      </w:pPr>
      <w:r w:rsidRPr="002C6C11">
        <w:rPr>
          <w:b/>
          <w:i/>
        </w:rPr>
        <w:t>5</w:t>
      </w:r>
      <w:r w:rsidR="27F816D0" w:rsidRPr="002C6C11">
        <w:rPr>
          <w:b/>
          <w:i/>
        </w:rPr>
        <w:t>.</w:t>
      </w:r>
      <w:r w:rsidR="00EB43B2" w:rsidRPr="002C6C11">
        <w:rPr>
          <w:b/>
          <w:i/>
        </w:rPr>
        <w:t>2</w:t>
      </w:r>
      <w:r w:rsidR="27F816D0" w:rsidRPr="002C6C11">
        <w:rPr>
          <w:b/>
          <w:i/>
        </w:rPr>
        <w:t xml:space="preserve">.1.1 </w:t>
      </w:r>
      <w:r w:rsidR="27F816D0" w:rsidRPr="00CB317A">
        <w:rPr>
          <w:b/>
          <w:i/>
          <w:iCs/>
        </w:rPr>
        <w:tab/>
      </w:r>
      <w:r w:rsidR="1624C7F8" w:rsidRPr="002C6C11">
        <w:rPr>
          <w:b/>
          <w:i/>
        </w:rPr>
        <w:t>WP 5.2.1</w:t>
      </w:r>
      <w:r w:rsidR="158A37D5" w:rsidRPr="002C6C11">
        <w:rPr>
          <w:b/>
          <w:i/>
        </w:rPr>
        <w:t xml:space="preserve"> - End-To-End testbed for DTE Micro Data Center use case</w:t>
      </w:r>
    </w:p>
    <w:p w14:paraId="44A2E4D7" w14:textId="40514E25" w:rsidR="00E248B2" w:rsidRPr="002C6C11" w:rsidRDefault="4C501057" w:rsidP="00A0320F">
      <w:pPr>
        <w:pStyle w:val="ParagraphText"/>
        <w:spacing w:before="120"/>
      </w:pPr>
      <w:r w:rsidRPr="002C6C11">
        <w:rPr>
          <w:b/>
        </w:rPr>
        <w:t>Throughput measurement</w:t>
      </w:r>
      <w:r w:rsidR="6AC629C2" w:rsidRPr="002C6C11">
        <w:rPr>
          <w:b/>
        </w:rPr>
        <w:t xml:space="preserve"> </w:t>
      </w:r>
      <w:r w:rsidR="6AC629C2" w:rsidRPr="002C6C11">
        <w:t>verify that the mABR Server and Gateway can meet the expected throughput levels. FAIL/PASS</w:t>
      </w:r>
      <w:r w:rsidR="00942EF2" w:rsidRPr="002C6C11">
        <w:t>.</w:t>
      </w:r>
    </w:p>
    <w:p w14:paraId="5B086D2D" w14:textId="37F0837C" w:rsidR="00942EF2" w:rsidRPr="002C6C11" w:rsidRDefault="401E0F35" w:rsidP="00A0320F">
      <w:pPr>
        <w:pStyle w:val="ParagraphText"/>
        <w:spacing w:before="120"/>
        <w:jc w:val="left"/>
      </w:pPr>
      <w:r w:rsidRPr="002C6C11">
        <w:rPr>
          <w:b/>
        </w:rPr>
        <w:t xml:space="preserve">Load &amp; Stress Testing </w:t>
      </w:r>
      <w:r w:rsidRPr="002C6C11">
        <w:t>evaluate the system performance under high load and measure metrics.</w:t>
      </w:r>
      <w:r w:rsidR="7367E3F7" w:rsidRPr="002C6C11">
        <w:t xml:space="preserve"> </w:t>
      </w:r>
    </w:p>
    <w:p w14:paraId="3F3C0B7F" w14:textId="7E50B06E" w:rsidR="05A0C9C4" w:rsidRPr="00CB317A" w:rsidRDefault="3B112149" w:rsidP="00A0320F">
      <w:pPr>
        <w:pStyle w:val="ParagraphText"/>
        <w:spacing w:before="120"/>
        <w:jc w:val="left"/>
      </w:pPr>
      <w:r w:rsidRPr="00CB317A">
        <w:rPr>
          <w:b/>
        </w:rPr>
        <w:t xml:space="preserve">Packet loss measurement </w:t>
      </w:r>
      <w:r w:rsidR="4204671F" w:rsidRPr="00CB317A">
        <w:rPr>
          <w:b/>
        </w:rPr>
        <w:t xml:space="preserve">&amp; Recovery </w:t>
      </w:r>
      <w:r w:rsidRPr="00CB317A">
        <w:t>Measure the packet loss percentage over the network and v</w:t>
      </w:r>
      <w:r w:rsidR="58929529" w:rsidRPr="00CB317A">
        <w:t>e</w:t>
      </w:r>
      <w:r w:rsidRPr="00CB317A">
        <w:t>rify th</w:t>
      </w:r>
      <w:r w:rsidR="7BDC27AE" w:rsidRPr="00CB317A">
        <w:t>a</w:t>
      </w:r>
      <w:r w:rsidRPr="00CB317A">
        <w:t xml:space="preserve">t the loss can either be recovered </w:t>
      </w:r>
      <w:r w:rsidR="48B172C5" w:rsidRPr="00CB317A">
        <w:t xml:space="preserve">via FEC </w:t>
      </w:r>
      <w:r w:rsidR="14A90085" w:rsidRPr="00CB317A">
        <w:t xml:space="preserve">with </w:t>
      </w:r>
      <w:r w:rsidR="0DE649A7" w:rsidRPr="00CB317A">
        <w:t>fallback on</w:t>
      </w:r>
      <w:r w:rsidR="48B172C5" w:rsidRPr="00CB317A">
        <w:t xml:space="preserve"> recover via unicast transmission</w:t>
      </w:r>
      <w:r w:rsidR="09AEE6C7" w:rsidRPr="00CB317A">
        <w:t xml:space="preserve"> over</w:t>
      </w:r>
      <w:r w:rsidR="3EF8953D" w:rsidRPr="00CB317A">
        <w:t xml:space="preserve"> LEO. </w:t>
      </w:r>
      <w:r w:rsidR="06DF8D9F" w:rsidRPr="00CB317A">
        <w:t>FAIL/PASS</w:t>
      </w:r>
    </w:p>
    <w:p w14:paraId="5690A523" w14:textId="76FB4B1E" w:rsidR="05A0C9C4" w:rsidRPr="00CB317A" w:rsidRDefault="7FCF8606" w:rsidP="00A0320F">
      <w:pPr>
        <w:pStyle w:val="ParagraphText"/>
        <w:spacing w:before="120"/>
        <w:jc w:val="left"/>
      </w:pPr>
      <w:r w:rsidRPr="00CB317A">
        <w:rPr>
          <w:b/>
        </w:rPr>
        <w:t xml:space="preserve">API-Based Transmission </w:t>
      </w:r>
      <w:r w:rsidRPr="00CB317A">
        <w:t xml:space="preserve">develop and verify that API for transmission over GEO </w:t>
      </w:r>
      <w:r w:rsidR="4CB56FFC" w:rsidRPr="00CB317A">
        <w:t>/ LEO</w:t>
      </w:r>
      <w:r w:rsidR="664D29F5" w:rsidRPr="00CB317A">
        <w:t xml:space="preserve"> </w:t>
      </w:r>
      <w:r w:rsidRPr="00CB317A">
        <w:t xml:space="preserve">through the mABR server </w:t>
      </w:r>
      <w:r w:rsidR="79F82D50" w:rsidRPr="00CB317A">
        <w:t xml:space="preserve">is working as expected. </w:t>
      </w:r>
      <w:r w:rsidR="5186A6FB" w:rsidRPr="00CB317A">
        <w:t>FAIL/PASS</w:t>
      </w:r>
    </w:p>
    <w:p w14:paraId="1F0A0AE7" w14:textId="3D0D9DEF" w:rsidR="3254E11E" w:rsidRPr="002C6C11" w:rsidRDefault="3254E11E" w:rsidP="001B222B">
      <w:pPr>
        <w:pStyle w:val="ParagraphText"/>
        <w:spacing w:before="120"/>
        <w:jc w:val="left"/>
      </w:pPr>
      <w:r w:rsidRPr="002C6C11">
        <w:rPr>
          <w:b/>
        </w:rPr>
        <w:t>Caching</w:t>
      </w:r>
      <w:r w:rsidR="4C943DD3" w:rsidRPr="002C6C11">
        <w:rPr>
          <w:b/>
        </w:rPr>
        <w:t xml:space="preserve"> efficiency</w:t>
      </w:r>
      <w:r w:rsidRPr="002C6C11">
        <w:rPr>
          <w:b/>
        </w:rPr>
        <w:t xml:space="preserve"> </w:t>
      </w:r>
      <w:r w:rsidR="2679D234" w:rsidRPr="002C6C11">
        <w:t>measure</w:t>
      </w:r>
      <w:r w:rsidR="00001082" w:rsidRPr="002C6C11">
        <w:t>s</w:t>
      </w:r>
      <w:r w:rsidRPr="002C6C11">
        <w:t xml:space="preserve"> latency &amp; throughput improvements when requested content is cached on the </w:t>
      </w:r>
      <w:r w:rsidR="2B4F61A4" w:rsidRPr="002C6C11">
        <w:t xml:space="preserve">Far </w:t>
      </w:r>
      <w:r w:rsidRPr="002C6C11">
        <w:t xml:space="preserve">Edge, versus uncached </w:t>
      </w:r>
      <w:r w:rsidR="54BFBD2D" w:rsidRPr="002C6C11">
        <w:t>content</w:t>
      </w:r>
      <w:r w:rsidRPr="002C6C11">
        <w:t xml:space="preserve"> hosted on the Far Edge origin server, versus content that needs to be pulled from the Near Edge.</w:t>
      </w:r>
    </w:p>
    <w:p w14:paraId="6E58DA05" w14:textId="7865EB9A" w:rsidR="3254E11E" w:rsidRPr="002C6C11" w:rsidRDefault="483D3BD2" w:rsidP="001B222B">
      <w:pPr>
        <w:pStyle w:val="ParagraphText"/>
        <w:spacing w:before="120"/>
        <w:jc w:val="left"/>
      </w:pPr>
      <w:r w:rsidRPr="00CB317A">
        <w:t>The primary KPIs monitored during the performance evaluation include CPU utilization, memory utilization, throughput, and latency metrics such as Time</w:t>
      </w:r>
      <w:r w:rsidR="235F7B5B" w:rsidRPr="00CB317A">
        <w:t xml:space="preserve"> </w:t>
      </w:r>
      <w:r w:rsidRPr="00CB317A">
        <w:t>to</w:t>
      </w:r>
      <w:r w:rsidR="695A4D68" w:rsidRPr="00CB317A">
        <w:t xml:space="preserve"> f</w:t>
      </w:r>
      <w:r w:rsidRPr="00CB317A">
        <w:t>irst</w:t>
      </w:r>
      <w:r w:rsidR="0A4D00AC" w:rsidRPr="00CB317A">
        <w:t xml:space="preserve"> b</w:t>
      </w:r>
      <w:r w:rsidRPr="00CB317A">
        <w:t xml:space="preserve">yte (TTFB) and </w:t>
      </w:r>
      <w:r w:rsidR="246C163B" w:rsidRPr="00CB317A">
        <w:t>Time to last byte</w:t>
      </w:r>
      <w:r w:rsidRPr="00CB317A">
        <w:t xml:space="preserve"> (TTLB). These indicators collectively provide a comprehensive view of system responsiveness, resource efficiency, and data delivery performance under load.</w:t>
      </w:r>
    </w:p>
    <w:p w14:paraId="3126B246" w14:textId="4C2C2B49" w:rsidR="3A24EA49" w:rsidRPr="002C6C11" w:rsidRDefault="3A24EA49" w:rsidP="4D8BA81C">
      <w:pPr>
        <w:spacing w:line="259" w:lineRule="auto"/>
        <w:rPr>
          <w:rFonts w:ascii="Montserrat" w:hAnsi="Montserrat"/>
          <w:color w:val="auto"/>
        </w:rPr>
      </w:pPr>
    </w:p>
    <w:p w14:paraId="7D804140" w14:textId="3C3960CF" w:rsidR="1624C7F8" w:rsidRPr="002C6C11" w:rsidRDefault="00DB0738" w:rsidP="006B5581">
      <w:pPr>
        <w:pStyle w:val="ParagraphText"/>
        <w:rPr>
          <w:b/>
          <w:i/>
        </w:rPr>
      </w:pPr>
      <w:r w:rsidRPr="002C6C11">
        <w:rPr>
          <w:b/>
          <w:i/>
        </w:rPr>
        <w:t>5</w:t>
      </w:r>
      <w:r w:rsidR="6EA0182E" w:rsidRPr="002C6C11">
        <w:rPr>
          <w:b/>
          <w:i/>
        </w:rPr>
        <w:t>.</w:t>
      </w:r>
      <w:r w:rsidR="0044259F" w:rsidRPr="002C6C11">
        <w:rPr>
          <w:b/>
          <w:i/>
        </w:rPr>
        <w:t>2</w:t>
      </w:r>
      <w:r w:rsidR="6EA0182E" w:rsidRPr="002C6C11">
        <w:rPr>
          <w:b/>
          <w:i/>
        </w:rPr>
        <w:t xml:space="preserve">.1.2 </w:t>
      </w:r>
      <w:r w:rsidR="1624C7F8" w:rsidRPr="002C6C11">
        <w:rPr>
          <w:b/>
          <w:i/>
        </w:rPr>
        <w:tab/>
        <w:t>WP 5.2.2</w:t>
      </w:r>
      <w:r w:rsidR="73DA4BFD" w:rsidRPr="002C6C11">
        <w:rPr>
          <w:b/>
          <w:i/>
        </w:rPr>
        <w:t xml:space="preserve"> - </w:t>
      </w:r>
      <w:r w:rsidR="584937BD" w:rsidRPr="002C6C11">
        <w:rPr>
          <w:b/>
          <w:i/>
        </w:rPr>
        <w:t xml:space="preserve">Near Edge and Far Edge development </w:t>
      </w:r>
    </w:p>
    <w:p w14:paraId="080082C0" w14:textId="02242D2E" w:rsidR="0FCA8ED9" w:rsidRPr="00CB317A" w:rsidRDefault="53DA6CC9" w:rsidP="00FB3504">
      <w:pPr>
        <w:pStyle w:val="ParagraphText"/>
        <w:spacing w:before="120" w:line="200" w:lineRule="exact"/>
      </w:pPr>
      <w:r w:rsidRPr="00CB317A">
        <w:t>New features and innovations are being introduced with entering phase 2, which will need testing. While individual components will be tested separately, integration tests are expected to provide more valuable insights due to these phase 2 innovations.</w:t>
      </w:r>
      <w:r w:rsidR="3BC3B813" w:rsidRPr="00CB317A">
        <w:t xml:space="preserve"> Section 4.2 provides a detailed overview of the test plan for the Arctic Space Test Bed, which is a Direct-To-Edge use case.</w:t>
      </w:r>
      <w:r w:rsidR="2B435429" w:rsidRPr="00CB317A">
        <w:t xml:space="preserve"> </w:t>
      </w:r>
    </w:p>
    <w:p w14:paraId="7E2F9523" w14:textId="606B75D6" w:rsidR="0FCA8ED9" w:rsidRPr="00CB317A" w:rsidRDefault="2B435429" w:rsidP="00B26010">
      <w:pPr>
        <w:pStyle w:val="ParagraphText"/>
        <w:spacing w:before="120"/>
      </w:pPr>
      <w:r w:rsidRPr="002C6C11">
        <w:t>They include</w:t>
      </w:r>
      <w:r w:rsidR="6409C104" w:rsidRPr="002C6C11">
        <w:t>:</w:t>
      </w:r>
    </w:p>
    <w:p w14:paraId="7142E624" w14:textId="72879898" w:rsidR="0FCA8ED9" w:rsidRPr="00CB317A" w:rsidRDefault="2B435429" w:rsidP="001E456E">
      <w:pPr>
        <w:pStyle w:val="ParagraphText"/>
        <w:spacing w:before="120"/>
        <w:ind w:left="284"/>
      </w:pPr>
      <w:r w:rsidRPr="002C6C11">
        <w:t>1. Satellite transmission tests</w:t>
      </w:r>
      <w:r w:rsidR="1B2B3335" w:rsidRPr="002C6C11">
        <w:t>.</w:t>
      </w:r>
      <w:r w:rsidRPr="002C6C11">
        <w:t xml:space="preserve"> </w:t>
      </w:r>
    </w:p>
    <w:p w14:paraId="2F209D74" w14:textId="68A10EC4" w:rsidR="0FCA8ED9" w:rsidRPr="00CB317A" w:rsidRDefault="2B435429" w:rsidP="001E456E">
      <w:pPr>
        <w:pStyle w:val="ParagraphText"/>
        <w:ind w:left="284"/>
      </w:pPr>
      <w:r w:rsidRPr="002C6C11">
        <w:t>2. Satellite transmissions API tests</w:t>
      </w:r>
      <w:r w:rsidR="52AF7C07" w:rsidRPr="002C6C11">
        <w:t>.</w:t>
      </w:r>
      <w:r w:rsidR="1C0384A8" w:rsidRPr="002C6C11">
        <w:t xml:space="preserve"> </w:t>
      </w:r>
    </w:p>
    <w:p w14:paraId="1F6DB6A5" w14:textId="57860007" w:rsidR="371165D2" w:rsidRPr="00CB317A" w:rsidRDefault="371165D2" w:rsidP="001E456E">
      <w:pPr>
        <w:pStyle w:val="ParagraphText"/>
        <w:ind w:left="284"/>
      </w:pPr>
      <w:r w:rsidRPr="002C6C11">
        <w:t xml:space="preserve">3. </w:t>
      </w:r>
      <w:r w:rsidR="253CF5B7" w:rsidRPr="002C6C11">
        <w:t>Cache efficiency tests.</w:t>
      </w:r>
    </w:p>
    <w:p w14:paraId="108D82C3" w14:textId="5E77EDF5" w:rsidR="0FCA8ED9" w:rsidRPr="00CB317A" w:rsidRDefault="371165D2" w:rsidP="001E456E">
      <w:pPr>
        <w:pStyle w:val="ParagraphText"/>
        <w:ind w:left="284"/>
      </w:pPr>
      <w:r w:rsidRPr="00CB317A">
        <w:t>4</w:t>
      </w:r>
      <w:r w:rsidR="1C0384A8" w:rsidRPr="00CB317A">
        <w:t>. Content popularity component tests</w:t>
      </w:r>
      <w:r w:rsidR="0860669F" w:rsidRPr="00CB317A">
        <w:t>.</w:t>
      </w:r>
      <w:r w:rsidR="1C0384A8" w:rsidRPr="00CB317A">
        <w:t xml:space="preserve"> </w:t>
      </w:r>
    </w:p>
    <w:p w14:paraId="3825C362" w14:textId="45DA353A" w:rsidR="0FCA8ED9" w:rsidRPr="00CB317A" w:rsidRDefault="6682F44C" w:rsidP="001E456E">
      <w:pPr>
        <w:pStyle w:val="ParagraphText"/>
        <w:ind w:left="284"/>
      </w:pPr>
      <w:r w:rsidRPr="002C6C11">
        <w:t>5</w:t>
      </w:r>
      <w:r w:rsidR="1C0384A8" w:rsidRPr="002C6C11">
        <w:t xml:space="preserve">. Brightcove </w:t>
      </w:r>
      <w:r w:rsidR="1293C24E" w:rsidRPr="002C6C11">
        <w:t>V</w:t>
      </w:r>
      <w:r w:rsidR="508005E0" w:rsidRPr="002C6C11">
        <w:t>ideo</w:t>
      </w:r>
      <w:r w:rsidR="1C0384A8" w:rsidRPr="002C6C11">
        <w:t xml:space="preserve"> player &amp; platform tests</w:t>
      </w:r>
      <w:r w:rsidR="3787088E" w:rsidRPr="002C6C11">
        <w:t>.</w:t>
      </w:r>
      <w:r w:rsidR="07972608" w:rsidRPr="002C6C11">
        <w:t xml:space="preserve"> </w:t>
      </w:r>
    </w:p>
    <w:p w14:paraId="5F7D8E3C" w14:textId="32E5536C" w:rsidR="0FCA8ED9" w:rsidRPr="00CB317A" w:rsidRDefault="3C0CFA8C" w:rsidP="001E456E">
      <w:pPr>
        <w:pStyle w:val="ParagraphText"/>
        <w:ind w:left="284"/>
      </w:pPr>
      <w:r w:rsidRPr="002C6C11">
        <w:t>6</w:t>
      </w:r>
      <w:r w:rsidR="07972608" w:rsidRPr="002C6C11">
        <w:t>. Far Edge benchmarks over 5G</w:t>
      </w:r>
      <w:r w:rsidR="3E01E8A0" w:rsidRPr="002C6C11">
        <w:t>.</w:t>
      </w:r>
      <w:r w:rsidR="07972608" w:rsidRPr="002C6C11">
        <w:t xml:space="preserve"> </w:t>
      </w:r>
    </w:p>
    <w:p w14:paraId="092E23DF" w14:textId="0D6E64A8" w:rsidR="0FCA8ED9" w:rsidRPr="00CB317A" w:rsidRDefault="48747F5D" w:rsidP="001E456E">
      <w:pPr>
        <w:pStyle w:val="ParagraphText"/>
        <w:ind w:left="284"/>
      </w:pPr>
      <w:r w:rsidRPr="00CB317A">
        <w:t>7</w:t>
      </w:r>
      <w:r w:rsidR="07972608" w:rsidRPr="00CB317A">
        <w:t xml:space="preserve">. </w:t>
      </w:r>
      <w:r w:rsidR="7B2997B9" w:rsidRPr="00CB317A">
        <w:t xml:space="preserve">Component orchestration tests. </w:t>
      </w:r>
    </w:p>
    <w:p w14:paraId="62D5476B" w14:textId="4B801582" w:rsidR="0FCA8ED9" w:rsidRPr="00CB317A" w:rsidRDefault="235C3E18" w:rsidP="001E456E">
      <w:pPr>
        <w:pStyle w:val="ParagraphText"/>
        <w:ind w:left="284"/>
      </w:pPr>
      <w:r w:rsidRPr="002C6C11">
        <w:t>8</w:t>
      </w:r>
      <w:r w:rsidR="7B2997B9" w:rsidRPr="002C6C11">
        <w:t xml:space="preserve">. Integration tests. </w:t>
      </w:r>
    </w:p>
    <w:p w14:paraId="21B9620B" w14:textId="72A23005" w:rsidR="0C5A0E2F" w:rsidRPr="00CB317A" w:rsidRDefault="0C5A0E2F" w:rsidP="00FB3504">
      <w:pPr>
        <w:pStyle w:val="ParagraphText"/>
        <w:spacing w:before="120"/>
      </w:pPr>
      <w:r w:rsidRPr="002C6C11">
        <w:t xml:space="preserve">The tests are </w:t>
      </w:r>
      <w:r w:rsidR="217AED03" w:rsidRPr="002C6C11">
        <w:t>desc</w:t>
      </w:r>
      <w:r w:rsidR="27C89F87" w:rsidRPr="002C6C11">
        <w:t>r</w:t>
      </w:r>
      <w:r w:rsidR="217AED03" w:rsidRPr="002C6C11">
        <w:t>ibed</w:t>
      </w:r>
      <w:r w:rsidRPr="002C6C11">
        <w:t xml:space="preserve"> in 4.2.2.</w:t>
      </w:r>
    </w:p>
    <w:p w14:paraId="6A641AB0" w14:textId="0C9CBDD5" w:rsidR="3164B928" w:rsidRPr="002C6C11" w:rsidRDefault="3164B928" w:rsidP="3164B928">
      <w:pPr>
        <w:ind w:firstLine="1"/>
        <w:rPr>
          <w:rFonts w:ascii="Montserrat" w:eastAsiaTheme="minorEastAsia" w:hAnsi="Montserrat" w:cstheme="minorBidi"/>
          <w:color w:val="auto"/>
          <w:sz w:val="18"/>
          <w:szCs w:val="18"/>
        </w:rPr>
      </w:pPr>
    </w:p>
    <w:p w14:paraId="518B6A98" w14:textId="0043CB41" w:rsidR="1624C7F8" w:rsidRPr="002C6C11" w:rsidRDefault="00DB0738" w:rsidP="006B5581">
      <w:pPr>
        <w:pStyle w:val="ParagraphText"/>
        <w:rPr>
          <w:b/>
          <w:i/>
        </w:rPr>
      </w:pPr>
      <w:r w:rsidRPr="002C6C11">
        <w:rPr>
          <w:b/>
          <w:i/>
        </w:rPr>
        <w:t>5</w:t>
      </w:r>
      <w:r w:rsidR="50F6B275" w:rsidRPr="002C6C11">
        <w:rPr>
          <w:b/>
          <w:i/>
        </w:rPr>
        <w:t>.</w:t>
      </w:r>
      <w:r w:rsidR="009E0FAA" w:rsidRPr="002C6C11">
        <w:rPr>
          <w:b/>
          <w:i/>
        </w:rPr>
        <w:t>2.1</w:t>
      </w:r>
      <w:r w:rsidR="50F6B275" w:rsidRPr="002C6C11">
        <w:rPr>
          <w:b/>
          <w:i/>
        </w:rPr>
        <w:t xml:space="preserve">.3 </w:t>
      </w:r>
      <w:r w:rsidR="1624C7F8" w:rsidRPr="002C6C11">
        <w:rPr>
          <w:b/>
          <w:i/>
        </w:rPr>
        <w:tab/>
        <w:t>WP 5.2.3</w:t>
      </w:r>
    </w:p>
    <w:p w14:paraId="5AA594F5" w14:textId="3C582461" w:rsidR="644C63D9" w:rsidRPr="00CB317A" w:rsidRDefault="37508ED7" w:rsidP="000A6D23">
      <w:pPr>
        <w:pStyle w:val="ParagraphText"/>
        <w:spacing w:before="100" w:line="200" w:lineRule="exact"/>
        <w:rPr>
          <w:b/>
        </w:rPr>
      </w:pPr>
      <w:r w:rsidRPr="002C6C11">
        <w:t xml:space="preserve">To verify that the system </w:t>
      </w:r>
      <w:r w:rsidR="6A1BDA20" w:rsidRPr="002C6C11">
        <w:t xml:space="preserve">is working as </w:t>
      </w:r>
      <w:r w:rsidR="501D7A4F" w:rsidRPr="002C6C11">
        <w:t>expected</w:t>
      </w:r>
      <w:r w:rsidR="6A1BDA20" w:rsidRPr="002C6C11">
        <w:t xml:space="preserve"> the test plan from</w:t>
      </w:r>
      <w:r w:rsidR="29412F81" w:rsidRPr="002C6C11">
        <w:t xml:space="preserve"> parts from </w:t>
      </w:r>
      <w:r w:rsidR="6A1BDA20" w:rsidRPr="002C6C11">
        <w:t>WP 5.2.</w:t>
      </w:r>
      <w:r w:rsidR="463C4604" w:rsidRPr="002C6C11">
        <w:t>1</w:t>
      </w:r>
      <w:r w:rsidR="6A1BDA20" w:rsidRPr="002C6C11">
        <w:t xml:space="preserve"> and 5.2.</w:t>
      </w:r>
      <w:r w:rsidR="251EE405" w:rsidRPr="002C6C11">
        <w:t>2</w:t>
      </w:r>
      <w:r w:rsidR="6A1BDA20" w:rsidRPr="002C6C11">
        <w:t xml:space="preserve"> </w:t>
      </w:r>
      <w:r w:rsidR="042C92E6" w:rsidRPr="002C6C11">
        <w:t xml:space="preserve">can be used to verify the </w:t>
      </w:r>
      <w:r w:rsidR="5BE82CCF" w:rsidRPr="002C6C11">
        <w:t>components</w:t>
      </w:r>
      <w:r w:rsidR="042C92E6" w:rsidRPr="002C6C11">
        <w:t xml:space="preserve"> </w:t>
      </w:r>
      <w:r w:rsidR="6474972E" w:rsidRPr="002C6C11">
        <w:t>separately</w:t>
      </w:r>
      <w:r w:rsidR="248B3A14" w:rsidRPr="002C6C11">
        <w:t xml:space="preserve"> </w:t>
      </w:r>
      <w:r w:rsidR="198D1EB5" w:rsidRPr="002C6C11">
        <w:t xml:space="preserve">and </w:t>
      </w:r>
      <w:r w:rsidR="46541BF6" w:rsidRPr="002C6C11">
        <w:t xml:space="preserve">for the final </w:t>
      </w:r>
      <w:r w:rsidR="198D1EB5" w:rsidRPr="002C6C11">
        <w:t>integrated</w:t>
      </w:r>
      <w:r w:rsidR="7F5124B0" w:rsidRPr="002C6C11">
        <w:t xml:space="preserve"> plan. </w:t>
      </w:r>
      <w:r w:rsidR="3DF5BED4" w:rsidRPr="002C6C11">
        <w:t>With live data stream in a real</w:t>
      </w:r>
      <w:r w:rsidR="7664BC29" w:rsidRPr="002C6C11">
        <w:t>-</w:t>
      </w:r>
      <w:r w:rsidR="3DF5BED4" w:rsidRPr="002C6C11">
        <w:t xml:space="preserve">world scenario and failure </w:t>
      </w:r>
      <w:r w:rsidR="1DE661C6" w:rsidRPr="002C6C11">
        <w:t>recovery</w:t>
      </w:r>
      <w:r w:rsidR="244A2766" w:rsidRPr="002C6C11">
        <w:t>. M</w:t>
      </w:r>
      <w:r w:rsidR="3DF5BED4" w:rsidRPr="002C6C11">
        <w:t>easur</w:t>
      </w:r>
      <w:r w:rsidR="07978A9C" w:rsidRPr="002C6C11">
        <w:t>ing</w:t>
      </w:r>
      <w:r w:rsidR="3DF5BED4" w:rsidRPr="002C6C11">
        <w:t xml:space="preserve"> the system performance</w:t>
      </w:r>
      <w:r w:rsidR="379607C8" w:rsidRPr="002C6C11">
        <w:t xml:space="preserve"> of this scenario</w:t>
      </w:r>
      <w:r w:rsidR="3DF5BED4" w:rsidRPr="002C6C11">
        <w:t>.</w:t>
      </w:r>
      <w:r w:rsidR="0305915D" w:rsidRPr="002C6C11">
        <w:t xml:space="preserve"> </w:t>
      </w:r>
    </w:p>
    <w:p w14:paraId="5A90792B" w14:textId="6DD560D9" w:rsidR="644C63D9" w:rsidRPr="00CB317A" w:rsidRDefault="74459396" w:rsidP="16D2C322">
      <w:pPr>
        <w:pStyle w:val="ParagraphText"/>
        <w:spacing w:before="100" w:line="200" w:lineRule="exact"/>
        <w:rPr>
          <w:rFonts w:eastAsia="Aptos" w:cs="Aptos"/>
        </w:rPr>
      </w:pPr>
      <w:r w:rsidRPr="00CB317A">
        <w:rPr>
          <w:b/>
          <w:bCs/>
        </w:rPr>
        <w:t xml:space="preserve">End-To-End Testing </w:t>
      </w:r>
    </w:p>
    <w:p w14:paraId="250E01DF" w14:textId="10E97846" w:rsidR="644C63D9" w:rsidRPr="00CB317A" w:rsidRDefault="4BCC6640" w:rsidP="00B3730E">
      <w:pPr>
        <w:pStyle w:val="ParagraphText"/>
        <w:numPr>
          <w:ilvl w:val="0"/>
          <w:numId w:val="170"/>
        </w:numPr>
        <w:spacing w:before="100" w:line="200" w:lineRule="exact"/>
        <w:ind w:left="360"/>
        <w:jc w:val="left"/>
        <w:rPr>
          <w:rFonts w:eastAsia="Aptos" w:cs="Aptos"/>
        </w:rPr>
      </w:pPr>
      <w:r w:rsidRPr="00CB317A">
        <w:rPr>
          <w:rFonts w:eastAsia="Aptos" w:cs="Aptos"/>
          <w:b/>
          <w:bCs/>
        </w:rPr>
        <w:t>Linear Stream performance tests E2E</w:t>
      </w:r>
      <w:r w:rsidR="75185153" w:rsidRPr="00CB317A">
        <w:br/>
      </w:r>
      <w:r w:rsidRPr="00CB317A">
        <w:rPr>
          <w:rFonts w:eastAsia="Aptos" w:cs="Aptos"/>
        </w:rPr>
        <w:t>Linear Video Stream ingested from RAI source processed using FENIX protocol, transmitted over GEO link.  Measure the different KPIs such as timing in each step of the chain and latency how far behind the player receives segments.</w:t>
      </w:r>
    </w:p>
    <w:p w14:paraId="1C986CBE" w14:textId="564511E5" w:rsidR="644C63D9" w:rsidRPr="00CB317A" w:rsidRDefault="4BCC6640" w:rsidP="00B3730E">
      <w:pPr>
        <w:pStyle w:val="ListParagraph"/>
        <w:numPr>
          <w:ilvl w:val="0"/>
          <w:numId w:val="170"/>
        </w:numPr>
        <w:shd w:val="clear" w:color="auto" w:fill="FFFFFF" w:themeFill="background1"/>
        <w:spacing w:line="276" w:lineRule="auto"/>
        <w:ind w:left="360"/>
        <w:rPr>
          <w:rFonts w:ascii="Montserrat" w:eastAsia="Aptos" w:hAnsi="Montserrat" w:cs="Aptos"/>
          <w:b/>
          <w:bCs/>
          <w:color w:val="auto"/>
          <w:sz w:val="18"/>
          <w:szCs w:val="18"/>
        </w:rPr>
      </w:pPr>
      <w:r w:rsidRPr="00CB317A">
        <w:rPr>
          <w:rFonts w:ascii="Montserrat" w:eastAsia="Aptos" w:hAnsi="Montserrat" w:cs="Aptos"/>
          <w:b/>
          <w:bCs/>
          <w:color w:val="auto"/>
          <w:sz w:val="18"/>
          <w:szCs w:val="18"/>
        </w:rPr>
        <w:t>Cache miss E2E</w:t>
      </w:r>
    </w:p>
    <w:p w14:paraId="6A1CC9F3" w14:textId="21A12C72" w:rsidR="644C63D9" w:rsidRPr="00CB317A" w:rsidRDefault="4BCC6640" w:rsidP="008846F8">
      <w:pPr>
        <w:pStyle w:val="ListParagraph"/>
        <w:shd w:val="clear" w:color="auto" w:fill="FFFFFF" w:themeFill="background1"/>
        <w:spacing w:line="276" w:lineRule="auto"/>
        <w:ind w:left="360"/>
        <w:rPr>
          <w:rFonts w:ascii="Montserrat" w:eastAsia="Aptos" w:hAnsi="Montserrat" w:cs="Aptos"/>
          <w:color w:val="auto"/>
          <w:sz w:val="18"/>
          <w:szCs w:val="18"/>
        </w:rPr>
      </w:pPr>
      <w:r w:rsidRPr="00CB317A">
        <w:rPr>
          <w:rFonts w:ascii="Montserrat" w:eastAsia="Aptos" w:hAnsi="Montserrat" w:cs="Aptos"/>
          <w:color w:val="auto"/>
          <w:sz w:val="18"/>
          <w:szCs w:val="18"/>
        </w:rPr>
        <w:t>Content that is not stored in cache, measure how long it takes until this is available in cache from the first request by requesting content to be populated via API</w:t>
      </w:r>
    </w:p>
    <w:p w14:paraId="42A65614" w14:textId="35ED1809" w:rsidR="644C63D9" w:rsidRPr="00CB317A" w:rsidRDefault="4BCC6640" w:rsidP="00B3730E">
      <w:pPr>
        <w:pStyle w:val="ListParagraph"/>
        <w:numPr>
          <w:ilvl w:val="0"/>
          <w:numId w:val="170"/>
        </w:numPr>
        <w:shd w:val="clear" w:color="auto" w:fill="FFFFFF" w:themeFill="background1"/>
        <w:spacing w:line="276" w:lineRule="auto"/>
        <w:ind w:left="360"/>
        <w:rPr>
          <w:rFonts w:ascii="Montserrat" w:eastAsia="Aptos" w:hAnsi="Montserrat" w:cs="Aptos"/>
          <w:color w:val="auto"/>
          <w:sz w:val="18"/>
          <w:szCs w:val="18"/>
        </w:rPr>
      </w:pPr>
      <w:r w:rsidRPr="00CB317A">
        <w:rPr>
          <w:rFonts w:ascii="Montserrat" w:eastAsia="Aptos" w:hAnsi="Montserrat" w:cs="Aptos"/>
          <w:b/>
          <w:bCs/>
          <w:color w:val="auto"/>
          <w:sz w:val="18"/>
          <w:szCs w:val="18"/>
        </w:rPr>
        <w:t>Pre-cached content over 5G: </w:t>
      </w:r>
      <w:r w:rsidR="75185153" w:rsidRPr="00CB317A">
        <w:rPr>
          <w:rFonts w:ascii="Montserrat" w:hAnsi="Montserrat"/>
          <w:color w:val="auto"/>
          <w:sz w:val="18"/>
          <w:szCs w:val="18"/>
        </w:rPr>
        <w:br/>
      </w:r>
      <w:r w:rsidRPr="00CB317A">
        <w:rPr>
          <w:rFonts w:ascii="Montserrat" w:eastAsia="Aptos" w:hAnsi="Montserrat" w:cs="Aptos"/>
          <w:color w:val="auto"/>
          <w:sz w:val="18"/>
          <w:szCs w:val="18"/>
        </w:rPr>
        <w:t>Measure the throughput / performance of precached content over 5G network</w:t>
      </w:r>
    </w:p>
    <w:p w14:paraId="4A8FC26B" w14:textId="407D6A96" w:rsidR="007853CA" w:rsidRPr="002C6C11" w:rsidRDefault="007853CA" w:rsidP="001E456E">
      <w:pPr>
        <w:pStyle w:val="ParagraphText"/>
      </w:pPr>
    </w:p>
    <w:p w14:paraId="094E18E4" w14:textId="43D93F3A" w:rsidR="644C63D9" w:rsidRPr="00CB317A" w:rsidRDefault="11B9637F" w:rsidP="001E456E">
      <w:pPr>
        <w:pStyle w:val="Heading3"/>
        <w:rPr>
          <w:sz w:val="24"/>
          <w:szCs w:val="24"/>
        </w:rPr>
      </w:pPr>
      <w:bookmarkStart w:id="341" w:name="_Toc63884164"/>
      <w:r>
        <w:t>5</w:t>
      </w:r>
      <w:r w:rsidR="1FFE5284">
        <w:t>.2</w:t>
      </w:r>
      <w:r w:rsidR="3FF53103">
        <w:t>.2</w:t>
      </w:r>
      <w:r w:rsidR="00DB0738">
        <w:tab/>
      </w:r>
      <w:r w:rsidR="1FFE5284" w:rsidRPr="77A9CFF2">
        <w:rPr>
          <w:sz w:val="24"/>
          <w:szCs w:val="24"/>
        </w:rPr>
        <w:t>Test bed and setup</w:t>
      </w:r>
      <w:r w:rsidR="5D4DAAAE" w:rsidRPr="77A9CFF2">
        <w:rPr>
          <w:sz w:val="24"/>
          <w:szCs w:val="24"/>
        </w:rPr>
        <w:t xml:space="preserve"> (WIP)</w:t>
      </w:r>
      <w:bookmarkEnd w:id="341"/>
    </w:p>
    <w:p w14:paraId="2AF00BEE" w14:textId="4922E085" w:rsidR="00BF6253" w:rsidRPr="00CB317A" w:rsidRDefault="00DB0738" w:rsidP="00DF4F59">
      <w:pPr>
        <w:pStyle w:val="ParagraphText"/>
        <w:spacing w:before="120"/>
        <w:rPr>
          <w:b/>
          <w:bCs/>
          <w:i/>
          <w:iCs/>
        </w:rPr>
      </w:pPr>
      <w:r w:rsidRPr="002C6C11">
        <w:rPr>
          <w:b/>
          <w:i/>
        </w:rPr>
        <w:t>5</w:t>
      </w:r>
      <w:r w:rsidR="2FD64F10" w:rsidRPr="002C6C11">
        <w:rPr>
          <w:b/>
          <w:i/>
        </w:rPr>
        <w:t>.</w:t>
      </w:r>
      <w:r w:rsidR="00FF3BAB" w:rsidRPr="002C6C11">
        <w:rPr>
          <w:b/>
          <w:i/>
        </w:rPr>
        <w:t>2</w:t>
      </w:r>
      <w:r w:rsidR="2FD64F10" w:rsidRPr="002C6C11">
        <w:rPr>
          <w:b/>
          <w:i/>
        </w:rPr>
        <w:t xml:space="preserve">.2.1 </w:t>
      </w:r>
      <w:r w:rsidR="24DA6EAF" w:rsidRPr="002C6C11">
        <w:rPr>
          <w:b/>
          <w:i/>
        </w:rPr>
        <w:tab/>
      </w:r>
      <w:r w:rsidR="4FE8CCB0" w:rsidRPr="002C6C11">
        <w:rPr>
          <w:b/>
          <w:i/>
        </w:rPr>
        <w:t>WP 5.2.1 - End-To-End testbed for DTE Micro Data Center use case</w:t>
      </w:r>
    </w:p>
    <w:p w14:paraId="2BBB762D" w14:textId="0C8453FA" w:rsidR="00BF6253" w:rsidRPr="00CB317A" w:rsidRDefault="34697168" w:rsidP="002461CB">
      <w:pPr>
        <w:pStyle w:val="NoSpacing"/>
        <w:keepNext/>
        <w:keepLines/>
        <w:spacing w:before="120"/>
        <w:rPr>
          <w:rFonts w:ascii="Montserrat" w:hAnsi="Montserrat"/>
          <w:b/>
          <w:bCs/>
          <w:sz w:val="20"/>
          <w:szCs w:val="20"/>
        </w:rPr>
      </w:pPr>
      <w:r w:rsidRPr="00CB317A">
        <w:rPr>
          <w:rFonts w:ascii="Montserrat" w:hAnsi="Montserrat"/>
          <w:b/>
          <w:sz w:val="20"/>
          <w:szCs w:val="20"/>
        </w:rPr>
        <w:t>API Implementation Test</w:t>
      </w:r>
    </w:p>
    <w:p w14:paraId="26C219FF" w14:textId="6ECD27A4" w:rsidR="00BF6253" w:rsidRPr="002C6C11" w:rsidRDefault="34697168" w:rsidP="002461CB">
      <w:pPr>
        <w:pStyle w:val="ParagraphText"/>
        <w:spacing w:before="120"/>
      </w:pPr>
      <w:r w:rsidRPr="002C6C11">
        <w:t>To allow fast and effortless integration of our file transmission software Arctic Space is creating API calls which can be used by Consortium Partners or third parties to integrate and connect to our solution.</w:t>
      </w:r>
    </w:p>
    <w:p w14:paraId="59FE9599" w14:textId="0A90883C" w:rsidR="00BF6253" w:rsidRPr="00CB317A" w:rsidRDefault="34A91053" w:rsidP="002461CB">
      <w:pPr>
        <w:pStyle w:val="ParagraphText"/>
        <w:spacing w:before="120"/>
      </w:pPr>
      <w:r w:rsidRPr="00CB317A">
        <w:t xml:space="preserve">For phase 2 this is particularly relevant for Varnish as their caching solution will call our software on demand </w:t>
      </w:r>
      <w:r w:rsidR="1FCE7F11" w:rsidRPr="00CB317A">
        <w:t xml:space="preserve">with their content popularity component </w:t>
      </w:r>
      <w:r w:rsidRPr="00CB317A">
        <w:t>to transmit files to where they are needed.</w:t>
      </w:r>
    </w:p>
    <w:p w14:paraId="2086DEC1" w14:textId="38A1A465" w:rsidR="00BF6253" w:rsidRPr="002C6C11" w:rsidRDefault="34697168" w:rsidP="002461CB">
      <w:pPr>
        <w:pStyle w:val="ParagraphText"/>
        <w:spacing w:before="120"/>
      </w:pPr>
      <w:r w:rsidRPr="002C6C11">
        <w:t>Each API call shall be tested for functionality.</w:t>
      </w:r>
    </w:p>
    <w:p w14:paraId="3978D8BE" w14:textId="6C0BFA23" w:rsidR="00BF6253" w:rsidRPr="002C6C11" w:rsidRDefault="34697168" w:rsidP="002461CB">
      <w:pPr>
        <w:pStyle w:val="NoSpacing"/>
        <w:keepNext/>
        <w:keepLines/>
        <w:spacing w:before="120"/>
        <w:rPr>
          <w:rFonts w:ascii="Montserrat" w:hAnsi="Montserrat"/>
          <w:b/>
        </w:rPr>
      </w:pPr>
      <w:r w:rsidRPr="002C6C11">
        <w:rPr>
          <w:rFonts w:ascii="Montserrat" w:hAnsi="Montserrat"/>
          <w:b/>
        </w:rPr>
        <w:t>GEO Satellite Transmission Test</w:t>
      </w:r>
    </w:p>
    <w:p w14:paraId="3B751CB9" w14:textId="6DAF9FEB" w:rsidR="00BF6253" w:rsidRPr="002C6C11" w:rsidRDefault="34A91053" w:rsidP="002461CB">
      <w:pPr>
        <w:pStyle w:val="ParagraphText"/>
        <w:spacing w:before="120"/>
      </w:pPr>
      <w:r w:rsidRPr="002C6C11">
        <w:t xml:space="preserve">Our testbed is using </w:t>
      </w:r>
      <w:r w:rsidR="2F6712DE" w:rsidRPr="002C6C11">
        <w:t xml:space="preserve">Space Norway's </w:t>
      </w:r>
      <w:r w:rsidRPr="002C6C11">
        <w:t xml:space="preserve">satellite THOR-7 as our current GEO satellite for multicasting. </w:t>
      </w:r>
    </w:p>
    <w:p w14:paraId="59862BAB" w14:textId="3AB48A26" w:rsidR="00BF6253" w:rsidRPr="00CB317A" w:rsidRDefault="34A91053" w:rsidP="002461CB">
      <w:pPr>
        <w:pStyle w:val="ParagraphText"/>
        <w:spacing w:before="120"/>
      </w:pPr>
      <w:r w:rsidRPr="00CB317A">
        <w:t>First tests include the transmission from their teleport in Nittedal through the GEO satellite to our Far-Edge facility in Pite</w:t>
      </w:r>
      <w:r w:rsidR="59509A24" w:rsidRPr="00CB317A">
        <w:t>å</w:t>
      </w:r>
      <w:r w:rsidRPr="00CB317A">
        <w:t xml:space="preserve"> </w:t>
      </w:r>
      <w:r w:rsidR="4FC0B639" w:rsidRPr="00CB317A">
        <w:t>S</w:t>
      </w:r>
      <w:r w:rsidRPr="00CB317A">
        <w:t>weden where we will receive the signal and validate the functionality and bitrate. Some smaller files will be transferred to check for functionality of the GEO transmission.</w:t>
      </w:r>
    </w:p>
    <w:p w14:paraId="637E075E" w14:textId="68691091" w:rsidR="00BF6253" w:rsidRPr="002C6C11" w:rsidRDefault="34697168" w:rsidP="002461CB">
      <w:pPr>
        <w:pStyle w:val="ParagraphText"/>
        <w:spacing w:before="120"/>
        <w:rPr>
          <w:rFonts w:eastAsiaTheme="minorEastAsia" w:cstheme="minorBidi"/>
          <w:sz w:val="22"/>
          <w:szCs w:val="22"/>
        </w:rPr>
      </w:pPr>
      <w:r w:rsidRPr="002C6C11">
        <w:t>The second step includes testing of the maximum bandwidth available. For this we will push as much content over the satellite and see at which data rate the satellite connection will get to its limits. The data rate is then forwarded to Varnish</w:t>
      </w:r>
      <w:r w:rsidR="008E6E94" w:rsidRPr="002C6C11">
        <w:t>.</w:t>
      </w:r>
    </w:p>
    <w:p w14:paraId="48D86F62" w14:textId="75F84806" w:rsidR="00BF6253" w:rsidRPr="002C6C11" w:rsidRDefault="34697168" w:rsidP="000A6D23">
      <w:pPr>
        <w:pStyle w:val="NoSpacing"/>
        <w:keepNext/>
        <w:keepLines/>
        <w:spacing w:before="120"/>
        <w:rPr>
          <w:rFonts w:ascii="Montserrat" w:hAnsi="Montserrat"/>
          <w:b/>
        </w:rPr>
      </w:pPr>
      <w:r w:rsidRPr="002C6C11">
        <w:rPr>
          <w:rFonts w:ascii="Montserrat" w:hAnsi="Montserrat"/>
          <w:b/>
        </w:rPr>
        <w:t>5G Connectivity Test</w:t>
      </w:r>
    </w:p>
    <w:p w14:paraId="1C51A79D" w14:textId="7074C170" w:rsidR="00BF6253" w:rsidRPr="00CB317A" w:rsidRDefault="34697168" w:rsidP="002461CB">
      <w:pPr>
        <w:pStyle w:val="ParagraphText"/>
        <w:spacing w:before="120"/>
      </w:pPr>
      <w:r w:rsidRPr="00CB317A">
        <w:t>We will update the testbed of the 5G network. New access points and software compared to Phase 1 will be provided by our partner University, Lule</w:t>
      </w:r>
      <w:r w:rsidR="72F208D6" w:rsidRPr="00CB317A">
        <w:t>å</w:t>
      </w:r>
      <w:r w:rsidRPr="00CB317A">
        <w:t xml:space="preserve"> Technical University. </w:t>
      </w:r>
    </w:p>
    <w:p w14:paraId="209463E5" w14:textId="36DCA9B5" w:rsidR="00BF6253" w:rsidRPr="00CB317A" w:rsidRDefault="34697168" w:rsidP="002461CB">
      <w:pPr>
        <w:pStyle w:val="ParagraphText"/>
        <w:spacing w:before="120"/>
      </w:pPr>
      <w:r w:rsidRPr="00CB317A">
        <w:t xml:space="preserve">Tests are similar to tests in Phase 1 where we connect a device e.g. a laptop to a 5G access point and see if we can connect through the 5G network to our device. </w:t>
      </w:r>
      <w:r w:rsidR="53571C68" w:rsidRPr="00CB317A">
        <w:t xml:space="preserve">The laptop </w:t>
      </w:r>
      <w:r w:rsidR="1AF2563C" w:rsidRPr="00CB317A">
        <w:t>runs</w:t>
      </w:r>
      <w:r w:rsidR="45F4D21E" w:rsidRPr="00CB317A">
        <w:t xml:space="preserve"> the K6 load testing </w:t>
      </w:r>
      <w:r w:rsidR="1AF2563C" w:rsidRPr="00CB317A">
        <w:t xml:space="preserve">client to simulate end user by requesting </w:t>
      </w:r>
      <w:r w:rsidR="45F4D21E" w:rsidRPr="00CB317A">
        <w:t xml:space="preserve">video content </w:t>
      </w:r>
      <w:r w:rsidR="1AF2563C" w:rsidRPr="00CB317A">
        <w:t>during the test.</w:t>
      </w:r>
      <w:r w:rsidR="45F4D21E" w:rsidRPr="00CB317A">
        <w:t xml:space="preserve"> </w:t>
      </w:r>
      <w:r w:rsidR="03B719A3" w:rsidRPr="00CB317A">
        <w:t xml:space="preserve"> </w:t>
      </w:r>
    </w:p>
    <w:p w14:paraId="55FDCBDF" w14:textId="0B7BC73C" w:rsidR="00BF6253" w:rsidRPr="00CB317A" w:rsidRDefault="34697168" w:rsidP="002461CB">
      <w:pPr>
        <w:pStyle w:val="NoSpacing"/>
        <w:widowControl w:val="0"/>
        <w:autoSpaceDE w:val="0"/>
        <w:autoSpaceDN w:val="0"/>
        <w:spacing w:before="120"/>
        <w:jc w:val="both"/>
        <w:rPr>
          <w:rFonts w:ascii="Montserrat" w:eastAsia="Montserrat" w:hAnsi="Montserrat" w:cs="Montserrat"/>
          <w:b/>
          <w:bCs/>
          <w:sz w:val="24"/>
          <w:szCs w:val="24"/>
        </w:rPr>
      </w:pPr>
      <w:r w:rsidRPr="002C6C11">
        <w:rPr>
          <w:rFonts w:ascii="Montserrat" w:hAnsi="Montserrat"/>
          <w:b/>
        </w:rPr>
        <w:t>End-to-End Test</w:t>
      </w:r>
    </w:p>
    <w:p w14:paraId="178252A5" w14:textId="5398CB05" w:rsidR="7DDF309B" w:rsidRPr="00CB317A" w:rsidRDefault="7DDF309B" w:rsidP="002461CB">
      <w:pPr>
        <w:pStyle w:val="ParagraphText"/>
        <w:spacing w:before="120"/>
      </w:pPr>
      <w:r w:rsidRPr="00CB317A">
        <w:t xml:space="preserve">The primary end-to-end test to be performed aims to verify that both HLS and VOD content can be transmitted reliably </w:t>
      </w:r>
      <w:r w:rsidR="379CBB20" w:rsidRPr="00CB317A">
        <w:t>over satellite link in</w:t>
      </w:r>
      <w:r w:rsidRPr="00CB317A">
        <w:t xml:space="preserve"> multiple quality levels or bitrates. This includes confirming that content segments are correctly received, at the Far Edge, and subsequently served to the end user over 5G without major playback interruptions</w:t>
      </w:r>
      <w:r w:rsidR="681E1A31" w:rsidRPr="00CB317A">
        <w:t xml:space="preserve"> on the video player</w:t>
      </w:r>
      <w:r w:rsidRPr="00CB317A">
        <w:t>. PASS/FAIL.</w:t>
      </w:r>
    </w:p>
    <w:p w14:paraId="4B55DF08" w14:textId="2ECBD907" w:rsidR="00BF6253" w:rsidRPr="002C6C11" w:rsidRDefault="00BF6253" w:rsidP="7CB89A94">
      <w:pPr>
        <w:rPr>
          <w:rFonts w:ascii="Montserrat" w:hAnsi="Montserrat"/>
          <w:color w:val="auto"/>
          <w:sz w:val="20"/>
          <w:szCs w:val="20"/>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21"/>
      </w:tblGrid>
      <w:tr w:rsidR="008114EB" w:rsidRPr="00C80238" w14:paraId="78FFB404" w14:textId="77777777" w:rsidTr="00F64F31">
        <w:trPr>
          <w:trHeight w:val="300"/>
        </w:trPr>
        <w:tc>
          <w:tcPr>
            <w:tcW w:w="1775" w:type="dxa"/>
            <w:shd w:val="clear" w:color="auto" w:fill="C1E4F5" w:themeFill="accent1" w:themeFillTint="33"/>
            <w:vAlign w:val="center"/>
          </w:tcPr>
          <w:p w14:paraId="14A69308" w14:textId="228EB135" w:rsidR="7CB89A94" w:rsidRPr="002C6C11" w:rsidRDefault="7CB89A94" w:rsidP="7CB89A94">
            <w:pPr>
              <w:rPr>
                <w:rFonts w:ascii="Montserrat" w:hAnsi="Montserrat"/>
                <w:b/>
                <w:color w:val="auto"/>
              </w:rPr>
            </w:pPr>
            <w:r w:rsidRPr="002C6C11">
              <w:rPr>
                <w:rFonts w:ascii="Montserrat" w:hAnsi="Montserrat"/>
                <w:b/>
                <w:color w:val="auto"/>
              </w:rPr>
              <w:t>Test Case 01</w:t>
            </w:r>
          </w:p>
        </w:tc>
        <w:tc>
          <w:tcPr>
            <w:tcW w:w="7221" w:type="dxa"/>
            <w:shd w:val="clear" w:color="auto" w:fill="C1E4F5" w:themeFill="accent1" w:themeFillTint="33"/>
            <w:vAlign w:val="center"/>
          </w:tcPr>
          <w:p w14:paraId="34DD58F8" w14:textId="0019E9A5" w:rsidR="7CB89A94" w:rsidRPr="00CB317A" w:rsidRDefault="7CB89A94" w:rsidP="7CB89A94">
            <w:pPr>
              <w:rPr>
                <w:rFonts w:ascii="Montserrat" w:hAnsi="Montserrat"/>
                <w:b/>
                <w:color w:val="auto"/>
              </w:rPr>
            </w:pPr>
            <w:r w:rsidRPr="00CB317A">
              <w:rPr>
                <w:rFonts w:ascii="Montserrat" w:hAnsi="Montserrat"/>
                <w:b/>
                <w:color w:val="auto"/>
              </w:rPr>
              <w:t>mABR Throughput Performance Test</w:t>
            </w:r>
          </w:p>
        </w:tc>
      </w:tr>
      <w:tr w:rsidR="008114EB" w:rsidRPr="00C80238" w14:paraId="31FB7DBA" w14:textId="77777777" w:rsidTr="00F64F31">
        <w:trPr>
          <w:trHeight w:val="300"/>
        </w:trPr>
        <w:tc>
          <w:tcPr>
            <w:tcW w:w="1775" w:type="dxa"/>
            <w:vAlign w:val="center"/>
          </w:tcPr>
          <w:p w14:paraId="0524BFBD" w14:textId="3AE53CAE"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221" w:type="dxa"/>
            <w:vAlign w:val="center"/>
          </w:tcPr>
          <w:p w14:paraId="7A459842" w14:textId="1C6B923C" w:rsidR="7CB89A94" w:rsidRPr="00CB317A" w:rsidRDefault="7CB89A94" w:rsidP="7CB89A94">
            <w:pPr>
              <w:rPr>
                <w:rFonts w:ascii="Montserrat" w:hAnsi="Montserrat"/>
                <w:color w:val="auto"/>
              </w:rPr>
            </w:pPr>
            <w:r w:rsidRPr="00CB317A">
              <w:rPr>
                <w:rFonts w:ascii="Montserrat" w:hAnsi="Montserrat"/>
                <w:color w:val="auto"/>
              </w:rPr>
              <w:t>Throughput Verification of mABR Server and Gateway</w:t>
            </w:r>
          </w:p>
        </w:tc>
      </w:tr>
      <w:tr w:rsidR="008114EB" w:rsidRPr="00C80238" w14:paraId="685527B3" w14:textId="77777777" w:rsidTr="00F64F31">
        <w:trPr>
          <w:trHeight w:val="300"/>
        </w:trPr>
        <w:tc>
          <w:tcPr>
            <w:tcW w:w="1775" w:type="dxa"/>
            <w:vAlign w:val="center"/>
          </w:tcPr>
          <w:p w14:paraId="09D7C858" w14:textId="3A8266CA"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221" w:type="dxa"/>
            <w:vAlign w:val="center"/>
          </w:tcPr>
          <w:p w14:paraId="1BFE3B74" w14:textId="4639B01E" w:rsidR="7CB89A94" w:rsidRPr="002C6C11" w:rsidRDefault="7CB89A94" w:rsidP="7CB89A94">
            <w:pPr>
              <w:rPr>
                <w:rFonts w:ascii="Montserrat" w:hAnsi="Montserrat"/>
                <w:color w:val="auto"/>
              </w:rPr>
            </w:pPr>
            <w:r w:rsidRPr="002C6C11">
              <w:rPr>
                <w:rFonts w:ascii="Montserrat" w:hAnsi="Montserrat"/>
                <w:color w:val="auto"/>
              </w:rPr>
              <w:t>Arctic Space Technologies</w:t>
            </w:r>
          </w:p>
        </w:tc>
      </w:tr>
      <w:tr w:rsidR="008114EB" w:rsidRPr="00C80238" w14:paraId="5CA6D0EA" w14:textId="77777777" w:rsidTr="00F64F31">
        <w:trPr>
          <w:trHeight w:val="300"/>
        </w:trPr>
        <w:tc>
          <w:tcPr>
            <w:tcW w:w="1775" w:type="dxa"/>
            <w:vAlign w:val="center"/>
          </w:tcPr>
          <w:p w14:paraId="37386F46" w14:textId="1DC72855"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221" w:type="dxa"/>
            <w:vAlign w:val="center"/>
          </w:tcPr>
          <w:p w14:paraId="3BE23205" w14:textId="67B71C83" w:rsidR="7CB89A94" w:rsidRPr="00CB317A" w:rsidRDefault="7CB89A94" w:rsidP="7CB89A94">
            <w:pPr>
              <w:rPr>
                <w:rFonts w:ascii="Montserrat" w:hAnsi="Montserrat"/>
                <w:color w:val="auto"/>
              </w:rPr>
            </w:pPr>
            <w:r w:rsidRPr="00CB317A">
              <w:rPr>
                <w:rFonts w:ascii="Montserrat" w:hAnsi="Montserrat"/>
                <w:color w:val="auto"/>
              </w:rPr>
              <w:t>Pre1: mABR Server and Gateway deployed and accessible</w:t>
            </w:r>
          </w:p>
        </w:tc>
      </w:tr>
      <w:tr w:rsidR="008114EB" w:rsidRPr="00C80238" w14:paraId="73C3C168" w14:textId="77777777" w:rsidTr="00F64F31">
        <w:trPr>
          <w:trHeight w:val="300"/>
        </w:trPr>
        <w:tc>
          <w:tcPr>
            <w:tcW w:w="1775" w:type="dxa"/>
            <w:vAlign w:val="center"/>
          </w:tcPr>
          <w:p w14:paraId="11890E71" w14:textId="36A43DFA" w:rsidR="7CB89A94" w:rsidRPr="002C6C11" w:rsidRDefault="7CB89A94">
            <w:pPr>
              <w:rPr>
                <w:rFonts w:ascii="Montserrat" w:hAnsi="Montserrat"/>
                <w:color w:val="auto"/>
              </w:rPr>
            </w:pPr>
          </w:p>
        </w:tc>
        <w:tc>
          <w:tcPr>
            <w:tcW w:w="7221" w:type="dxa"/>
            <w:vAlign w:val="center"/>
          </w:tcPr>
          <w:p w14:paraId="2FD4E602" w14:textId="4D15087A" w:rsidR="7CB89A94" w:rsidRPr="002C6C11" w:rsidRDefault="7CB89A94" w:rsidP="7CB89A94">
            <w:pPr>
              <w:rPr>
                <w:rFonts w:ascii="Montserrat" w:hAnsi="Montserrat"/>
                <w:color w:val="auto"/>
              </w:rPr>
            </w:pPr>
            <w:r w:rsidRPr="002C6C11">
              <w:rPr>
                <w:rFonts w:ascii="Montserrat" w:hAnsi="Montserrat"/>
                <w:color w:val="auto"/>
              </w:rPr>
              <w:t>Pre2: Test environment simulating streaming load available</w:t>
            </w:r>
          </w:p>
        </w:tc>
      </w:tr>
      <w:tr w:rsidR="008114EB" w:rsidRPr="00C80238" w14:paraId="667CDC1C" w14:textId="77777777" w:rsidTr="00F64F31">
        <w:trPr>
          <w:trHeight w:val="300"/>
        </w:trPr>
        <w:tc>
          <w:tcPr>
            <w:tcW w:w="1775" w:type="dxa"/>
            <w:vAlign w:val="center"/>
          </w:tcPr>
          <w:p w14:paraId="03D2BD34" w14:textId="17E9E706"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221" w:type="dxa"/>
            <w:vAlign w:val="center"/>
          </w:tcPr>
          <w:p w14:paraId="3AE605C7" w14:textId="5B215BB5" w:rsidR="7CB89A94" w:rsidRPr="00CB317A" w:rsidRDefault="7CB89A94" w:rsidP="7CB89A94">
            <w:pPr>
              <w:rPr>
                <w:rFonts w:ascii="Montserrat" w:hAnsi="Montserrat"/>
                <w:color w:val="auto"/>
              </w:rPr>
            </w:pPr>
            <w:r w:rsidRPr="00CB317A">
              <w:rPr>
                <w:rFonts w:ascii="Montserrat" w:hAnsi="Montserrat"/>
                <w:color w:val="auto"/>
              </w:rPr>
              <w:t>Verify mABR server and gateway meet expected throughput levels</w:t>
            </w:r>
          </w:p>
        </w:tc>
      </w:tr>
      <w:tr w:rsidR="00F64F31" w:rsidRPr="00C80238" w14:paraId="1F36CD45" w14:textId="77777777" w:rsidTr="00F64F31">
        <w:trPr>
          <w:trHeight w:val="300"/>
        </w:trPr>
        <w:tc>
          <w:tcPr>
            <w:tcW w:w="1775" w:type="dxa"/>
            <w:vMerge w:val="restart"/>
            <w:vAlign w:val="center"/>
          </w:tcPr>
          <w:p w14:paraId="0FE06BE8" w14:textId="36EA31DD" w:rsidR="00F64F31" w:rsidRPr="002C6C11" w:rsidRDefault="00F64F31" w:rsidP="7CB89A94">
            <w:pPr>
              <w:rPr>
                <w:rFonts w:ascii="Montserrat" w:hAnsi="Montserrat"/>
                <w:b/>
                <w:color w:val="auto"/>
              </w:rPr>
            </w:pPr>
            <w:r w:rsidRPr="002C6C11">
              <w:rPr>
                <w:rFonts w:ascii="Montserrat" w:hAnsi="Montserrat"/>
                <w:b/>
                <w:color w:val="auto"/>
              </w:rPr>
              <w:t>Test Steps:</w:t>
            </w:r>
          </w:p>
        </w:tc>
        <w:tc>
          <w:tcPr>
            <w:tcW w:w="7221" w:type="dxa"/>
            <w:vAlign w:val="center"/>
          </w:tcPr>
          <w:p w14:paraId="030A4E6F" w14:textId="0C8DF3AF" w:rsidR="00F64F31" w:rsidRPr="002C6C11" w:rsidRDefault="00F64F31" w:rsidP="7CB89A94">
            <w:pPr>
              <w:rPr>
                <w:rFonts w:ascii="Montserrat" w:hAnsi="Montserrat"/>
                <w:color w:val="auto"/>
              </w:rPr>
            </w:pPr>
            <w:r w:rsidRPr="002C6C11">
              <w:rPr>
                <w:rFonts w:ascii="Montserrat" w:hAnsi="Montserrat"/>
                <w:color w:val="auto"/>
              </w:rPr>
              <w:t>S1: Simulate multiple streams through the mABR server</w:t>
            </w:r>
          </w:p>
        </w:tc>
      </w:tr>
      <w:tr w:rsidR="00F64F31" w:rsidRPr="00C80238" w14:paraId="208189B6" w14:textId="77777777" w:rsidTr="00F64F31">
        <w:trPr>
          <w:trHeight w:val="300"/>
        </w:trPr>
        <w:tc>
          <w:tcPr>
            <w:tcW w:w="1775" w:type="dxa"/>
            <w:vMerge/>
            <w:vAlign w:val="center"/>
          </w:tcPr>
          <w:p w14:paraId="37BE07AF" w14:textId="50CE843A" w:rsidR="00F64F31" w:rsidRPr="002C6C11" w:rsidRDefault="00F64F31">
            <w:pPr>
              <w:rPr>
                <w:rFonts w:ascii="Montserrat" w:hAnsi="Montserrat"/>
                <w:color w:val="auto"/>
              </w:rPr>
            </w:pPr>
          </w:p>
        </w:tc>
        <w:tc>
          <w:tcPr>
            <w:tcW w:w="7221" w:type="dxa"/>
            <w:vAlign w:val="center"/>
          </w:tcPr>
          <w:p w14:paraId="30089AAA" w14:textId="157C360D" w:rsidR="00F64F31" w:rsidRPr="002C6C11" w:rsidRDefault="00F64F31" w:rsidP="7CB89A94">
            <w:pPr>
              <w:rPr>
                <w:rFonts w:ascii="Montserrat" w:hAnsi="Montserrat"/>
                <w:color w:val="auto"/>
              </w:rPr>
            </w:pPr>
            <w:r w:rsidRPr="002C6C11">
              <w:rPr>
                <w:rFonts w:ascii="Montserrat" w:hAnsi="Montserrat"/>
                <w:color w:val="auto"/>
              </w:rPr>
              <w:t>S2: Measure total throughput and verify against expected levels</w:t>
            </w:r>
          </w:p>
        </w:tc>
      </w:tr>
      <w:tr w:rsidR="008114EB" w:rsidRPr="00C80238" w14:paraId="4BA58F2C" w14:textId="77777777" w:rsidTr="00F64F31">
        <w:trPr>
          <w:trHeight w:val="300"/>
        </w:trPr>
        <w:tc>
          <w:tcPr>
            <w:tcW w:w="1775" w:type="dxa"/>
            <w:vAlign w:val="center"/>
          </w:tcPr>
          <w:p w14:paraId="1AC5EA9A" w14:textId="209CB29A"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221" w:type="dxa"/>
            <w:vAlign w:val="center"/>
          </w:tcPr>
          <w:p w14:paraId="24568C68" w14:textId="740B0C7F" w:rsidR="7CB89A94" w:rsidRPr="002C6C11" w:rsidRDefault="7CB89A94" w:rsidP="7CB89A94">
            <w:pPr>
              <w:rPr>
                <w:rFonts w:ascii="Montserrat" w:hAnsi="Montserrat"/>
                <w:color w:val="auto"/>
              </w:rPr>
            </w:pPr>
            <w:r w:rsidRPr="002C6C11">
              <w:rPr>
                <w:rFonts w:ascii="Montserrat" w:hAnsi="Montserrat"/>
                <w:color w:val="auto"/>
              </w:rPr>
              <w:t>Measured throughput (Mbps), PASS/FAIL</w:t>
            </w:r>
          </w:p>
        </w:tc>
      </w:tr>
      <w:tr w:rsidR="7CB89A94" w:rsidRPr="00C80238" w14:paraId="56CA2107" w14:textId="77777777" w:rsidTr="00F64F31">
        <w:trPr>
          <w:trHeight w:val="300"/>
        </w:trPr>
        <w:tc>
          <w:tcPr>
            <w:tcW w:w="1775" w:type="dxa"/>
            <w:vAlign w:val="center"/>
          </w:tcPr>
          <w:p w14:paraId="462CFA50" w14:textId="1C7816E8"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221" w:type="dxa"/>
            <w:vAlign w:val="center"/>
          </w:tcPr>
          <w:p w14:paraId="41905A46" w14:textId="216090C0" w:rsidR="7CB89A94" w:rsidRPr="002C6C11" w:rsidRDefault="7CB89A94">
            <w:pPr>
              <w:rPr>
                <w:rFonts w:ascii="Montserrat" w:hAnsi="Montserrat"/>
                <w:color w:val="auto"/>
              </w:rPr>
            </w:pPr>
          </w:p>
        </w:tc>
      </w:tr>
    </w:tbl>
    <w:p w14:paraId="29DC386A" w14:textId="0A780601" w:rsidR="7CB89A94" w:rsidRPr="002C6C11" w:rsidRDefault="7CB89A94" w:rsidP="7CB89A94">
      <w:pPr>
        <w:spacing w:line="259" w:lineRule="auto"/>
        <w:ind w:firstLine="1"/>
        <w:rPr>
          <w:rFonts w:ascii="Montserrat" w:hAnsi="Montserrat"/>
          <w:color w:val="auto"/>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6"/>
        <w:gridCol w:w="7239"/>
      </w:tblGrid>
      <w:tr w:rsidR="008114EB" w:rsidRPr="00C80238" w14:paraId="0283342E" w14:textId="77777777" w:rsidTr="7CB89A94">
        <w:trPr>
          <w:trHeight w:val="300"/>
        </w:trPr>
        <w:tc>
          <w:tcPr>
            <w:tcW w:w="1776" w:type="dxa"/>
            <w:shd w:val="clear" w:color="auto" w:fill="C1E4F5" w:themeFill="accent1" w:themeFillTint="33"/>
            <w:vAlign w:val="center"/>
          </w:tcPr>
          <w:p w14:paraId="5046CE47" w14:textId="4BB3D3A6" w:rsidR="7CB89A94" w:rsidRPr="002C6C11" w:rsidRDefault="7CB89A94" w:rsidP="7CB89A94">
            <w:pPr>
              <w:rPr>
                <w:rFonts w:ascii="Montserrat" w:hAnsi="Montserrat"/>
                <w:b/>
                <w:color w:val="auto"/>
              </w:rPr>
            </w:pPr>
            <w:r w:rsidRPr="002C6C11">
              <w:rPr>
                <w:rFonts w:ascii="Montserrat" w:hAnsi="Montserrat"/>
                <w:b/>
                <w:color w:val="auto"/>
              </w:rPr>
              <w:t>Test Case 02</w:t>
            </w:r>
          </w:p>
        </w:tc>
        <w:tc>
          <w:tcPr>
            <w:tcW w:w="7239" w:type="dxa"/>
            <w:shd w:val="clear" w:color="auto" w:fill="C1E4F5" w:themeFill="accent1" w:themeFillTint="33"/>
            <w:vAlign w:val="center"/>
          </w:tcPr>
          <w:p w14:paraId="66CC6983" w14:textId="3548CE37" w:rsidR="7CB89A94" w:rsidRPr="002C6C11" w:rsidRDefault="7CB89A94" w:rsidP="7CB89A94">
            <w:pPr>
              <w:rPr>
                <w:rFonts w:ascii="Montserrat" w:hAnsi="Montserrat"/>
                <w:b/>
                <w:color w:val="auto"/>
              </w:rPr>
            </w:pPr>
            <w:r w:rsidRPr="002C6C11">
              <w:rPr>
                <w:rFonts w:ascii="Montserrat" w:hAnsi="Montserrat"/>
                <w:b/>
                <w:color w:val="auto"/>
              </w:rPr>
              <w:t>Load &amp; Stress Evaluation Test</w:t>
            </w:r>
          </w:p>
        </w:tc>
      </w:tr>
      <w:tr w:rsidR="008114EB" w:rsidRPr="00C80238" w14:paraId="5F1363FA" w14:textId="77777777" w:rsidTr="7CB89A94">
        <w:trPr>
          <w:trHeight w:val="300"/>
        </w:trPr>
        <w:tc>
          <w:tcPr>
            <w:tcW w:w="1776" w:type="dxa"/>
            <w:vAlign w:val="center"/>
          </w:tcPr>
          <w:p w14:paraId="799FF313" w14:textId="6C2107A9"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239" w:type="dxa"/>
            <w:vAlign w:val="center"/>
          </w:tcPr>
          <w:p w14:paraId="2EC3CAED" w14:textId="61653528" w:rsidR="7CB89A94" w:rsidRPr="002C6C11" w:rsidRDefault="7CB89A94" w:rsidP="7CB89A94">
            <w:pPr>
              <w:rPr>
                <w:rFonts w:ascii="Montserrat" w:hAnsi="Montserrat"/>
                <w:color w:val="auto"/>
              </w:rPr>
            </w:pPr>
            <w:r w:rsidRPr="002C6C11">
              <w:rPr>
                <w:rFonts w:ascii="Montserrat" w:hAnsi="Montserrat"/>
                <w:color w:val="auto"/>
              </w:rPr>
              <w:t>System Performance Under Load</w:t>
            </w:r>
          </w:p>
        </w:tc>
      </w:tr>
      <w:tr w:rsidR="008114EB" w:rsidRPr="00C80238" w14:paraId="6D7D1A4E" w14:textId="77777777" w:rsidTr="7CB89A94">
        <w:trPr>
          <w:trHeight w:val="300"/>
        </w:trPr>
        <w:tc>
          <w:tcPr>
            <w:tcW w:w="1776" w:type="dxa"/>
            <w:vAlign w:val="center"/>
          </w:tcPr>
          <w:p w14:paraId="2E2F5D52" w14:textId="5E60A89C"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239" w:type="dxa"/>
            <w:vAlign w:val="center"/>
          </w:tcPr>
          <w:p w14:paraId="0612566D" w14:textId="1CD434E6" w:rsidR="7CB89A94" w:rsidRPr="002C6C11" w:rsidRDefault="7CB89A94" w:rsidP="7CB89A94">
            <w:pPr>
              <w:rPr>
                <w:rFonts w:ascii="Montserrat" w:hAnsi="Montserrat"/>
                <w:color w:val="auto"/>
              </w:rPr>
            </w:pPr>
            <w:r w:rsidRPr="002C6C11">
              <w:rPr>
                <w:rFonts w:ascii="Montserrat" w:hAnsi="Montserrat"/>
                <w:color w:val="auto"/>
              </w:rPr>
              <w:t>Arctic Space Technologies</w:t>
            </w:r>
          </w:p>
        </w:tc>
      </w:tr>
      <w:tr w:rsidR="008114EB" w:rsidRPr="00C80238" w14:paraId="6DCFA942" w14:textId="77777777" w:rsidTr="7CB89A94">
        <w:trPr>
          <w:trHeight w:val="300"/>
        </w:trPr>
        <w:tc>
          <w:tcPr>
            <w:tcW w:w="1776" w:type="dxa"/>
            <w:vAlign w:val="center"/>
          </w:tcPr>
          <w:p w14:paraId="4522D58D" w14:textId="10B65631"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239" w:type="dxa"/>
            <w:vAlign w:val="center"/>
          </w:tcPr>
          <w:p w14:paraId="41D16848" w14:textId="4D4A3367" w:rsidR="7CB89A94" w:rsidRPr="002C6C11" w:rsidRDefault="7CB89A94" w:rsidP="7CB89A94">
            <w:pPr>
              <w:rPr>
                <w:rFonts w:ascii="Montserrat" w:hAnsi="Montserrat"/>
                <w:color w:val="auto"/>
              </w:rPr>
            </w:pPr>
            <w:r w:rsidRPr="002C6C11">
              <w:rPr>
                <w:rFonts w:ascii="Montserrat" w:hAnsi="Montserrat"/>
                <w:color w:val="auto"/>
              </w:rPr>
              <w:t>Pre1: Streaming system and mABR server deployed</w:t>
            </w:r>
          </w:p>
        </w:tc>
      </w:tr>
      <w:tr w:rsidR="008114EB" w:rsidRPr="00C80238" w14:paraId="29D3E573" w14:textId="77777777" w:rsidTr="7CB89A94">
        <w:trPr>
          <w:trHeight w:val="300"/>
        </w:trPr>
        <w:tc>
          <w:tcPr>
            <w:tcW w:w="1776" w:type="dxa"/>
            <w:vAlign w:val="center"/>
          </w:tcPr>
          <w:p w14:paraId="6DCB7F79" w14:textId="74B86C32" w:rsidR="7CB89A94" w:rsidRPr="002C6C11" w:rsidRDefault="7CB89A94">
            <w:pPr>
              <w:rPr>
                <w:rFonts w:ascii="Montserrat" w:hAnsi="Montserrat"/>
                <w:color w:val="auto"/>
              </w:rPr>
            </w:pPr>
          </w:p>
        </w:tc>
        <w:tc>
          <w:tcPr>
            <w:tcW w:w="7239" w:type="dxa"/>
            <w:vAlign w:val="center"/>
          </w:tcPr>
          <w:p w14:paraId="10BF14FA" w14:textId="53200BE1" w:rsidR="7CB89A94" w:rsidRPr="002C6C11" w:rsidRDefault="7CB89A94" w:rsidP="7CB89A94">
            <w:pPr>
              <w:rPr>
                <w:rFonts w:ascii="Montserrat" w:hAnsi="Montserrat"/>
                <w:color w:val="auto"/>
              </w:rPr>
            </w:pPr>
            <w:r w:rsidRPr="002C6C11">
              <w:rPr>
                <w:rFonts w:ascii="Montserrat" w:hAnsi="Montserrat"/>
                <w:color w:val="auto"/>
              </w:rPr>
              <w:t>Pre2: Load simulation tools available</w:t>
            </w:r>
          </w:p>
        </w:tc>
      </w:tr>
      <w:tr w:rsidR="008114EB" w:rsidRPr="00C80238" w14:paraId="08C38AD3" w14:textId="77777777" w:rsidTr="7CB89A94">
        <w:trPr>
          <w:trHeight w:val="300"/>
        </w:trPr>
        <w:tc>
          <w:tcPr>
            <w:tcW w:w="1776" w:type="dxa"/>
            <w:vAlign w:val="center"/>
          </w:tcPr>
          <w:p w14:paraId="07A902D0" w14:textId="46C8777D"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239" w:type="dxa"/>
            <w:vAlign w:val="center"/>
          </w:tcPr>
          <w:p w14:paraId="783EFF52" w14:textId="4CA22FC8" w:rsidR="7CB89A94" w:rsidRPr="002C6C11" w:rsidRDefault="7CB89A94" w:rsidP="7CB89A94">
            <w:pPr>
              <w:rPr>
                <w:rFonts w:ascii="Montserrat" w:hAnsi="Montserrat"/>
                <w:color w:val="auto"/>
              </w:rPr>
            </w:pPr>
            <w:r w:rsidRPr="002C6C11">
              <w:rPr>
                <w:rFonts w:ascii="Montserrat" w:hAnsi="Montserrat"/>
                <w:color w:val="auto"/>
              </w:rPr>
              <w:t>Evaluate performance metrics under high load/stress</w:t>
            </w:r>
          </w:p>
        </w:tc>
      </w:tr>
      <w:tr w:rsidR="008114EB" w:rsidRPr="00C80238" w14:paraId="755B1FD2" w14:textId="77777777" w:rsidTr="7CB89A94">
        <w:trPr>
          <w:trHeight w:val="300"/>
        </w:trPr>
        <w:tc>
          <w:tcPr>
            <w:tcW w:w="1776" w:type="dxa"/>
            <w:vAlign w:val="center"/>
          </w:tcPr>
          <w:p w14:paraId="7D3F9AF6" w14:textId="04F5369C"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239" w:type="dxa"/>
            <w:vAlign w:val="center"/>
          </w:tcPr>
          <w:p w14:paraId="00A326C2" w14:textId="6D217E7F" w:rsidR="7CB89A94" w:rsidRPr="002C6C11" w:rsidRDefault="7CB89A94" w:rsidP="7CB89A94">
            <w:pPr>
              <w:rPr>
                <w:rFonts w:ascii="Montserrat" w:hAnsi="Montserrat"/>
                <w:color w:val="auto"/>
              </w:rPr>
            </w:pPr>
            <w:r w:rsidRPr="002C6C11">
              <w:rPr>
                <w:rFonts w:ascii="Montserrat" w:hAnsi="Montserrat"/>
                <w:color w:val="auto"/>
              </w:rPr>
              <w:t>S1: Increase concurrent stream requests to system</w:t>
            </w:r>
          </w:p>
        </w:tc>
      </w:tr>
      <w:tr w:rsidR="008114EB" w:rsidRPr="00C80238" w14:paraId="3B9A0BE8" w14:textId="77777777" w:rsidTr="7CB89A94">
        <w:trPr>
          <w:trHeight w:val="300"/>
        </w:trPr>
        <w:tc>
          <w:tcPr>
            <w:tcW w:w="1776" w:type="dxa"/>
            <w:vAlign w:val="center"/>
          </w:tcPr>
          <w:p w14:paraId="2425D0F3" w14:textId="46EDCEB3" w:rsidR="7CB89A94" w:rsidRPr="002C6C11" w:rsidRDefault="7CB89A94">
            <w:pPr>
              <w:rPr>
                <w:rFonts w:ascii="Montserrat" w:hAnsi="Montserrat"/>
                <w:color w:val="auto"/>
              </w:rPr>
            </w:pPr>
          </w:p>
        </w:tc>
        <w:tc>
          <w:tcPr>
            <w:tcW w:w="7239" w:type="dxa"/>
            <w:vAlign w:val="center"/>
          </w:tcPr>
          <w:p w14:paraId="37D13D6D" w14:textId="4AB20CC9" w:rsidR="7CB89A94" w:rsidRPr="00CB317A" w:rsidRDefault="7CB89A94" w:rsidP="7CB89A94">
            <w:pPr>
              <w:rPr>
                <w:rFonts w:ascii="Montserrat" w:hAnsi="Montserrat"/>
                <w:color w:val="auto"/>
              </w:rPr>
            </w:pPr>
            <w:r w:rsidRPr="00CB317A">
              <w:rPr>
                <w:rFonts w:ascii="Montserrat" w:hAnsi="Montserrat"/>
                <w:color w:val="auto"/>
              </w:rPr>
              <w:t>S2: Monitor performance metrics)</w:t>
            </w:r>
          </w:p>
        </w:tc>
      </w:tr>
      <w:tr w:rsidR="008114EB" w:rsidRPr="00C80238" w14:paraId="2C64D19D" w14:textId="77777777" w:rsidTr="7CB89A94">
        <w:trPr>
          <w:trHeight w:val="300"/>
        </w:trPr>
        <w:tc>
          <w:tcPr>
            <w:tcW w:w="1776" w:type="dxa"/>
            <w:vAlign w:val="center"/>
          </w:tcPr>
          <w:p w14:paraId="03033B31" w14:textId="12BD9512"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239" w:type="dxa"/>
            <w:vAlign w:val="center"/>
          </w:tcPr>
          <w:p w14:paraId="28A5371E" w14:textId="1163DC94" w:rsidR="7CB89A94" w:rsidRPr="00CB317A" w:rsidRDefault="493E2BE6" w:rsidP="7CB89A94">
            <w:pPr>
              <w:rPr>
                <w:rFonts w:ascii="Montserrat" w:hAnsi="Montserrat"/>
                <w:color w:val="auto"/>
              </w:rPr>
            </w:pPr>
            <w:r w:rsidRPr="00CB317A">
              <w:rPr>
                <w:rFonts w:ascii="Montserrat" w:hAnsi="Montserrat"/>
                <w:color w:val="auto"/>
              </w:rPr>
              <w:t>Latency (ms)</w:t>
            </w:r>
            <w:r w:rsidR="2DC43947" w:rsidRPr="00CB317A">
              <w:rPr>
                <w:rFonts w:ascii="Montserrat" w:hAnsi="Montserrat"/>
                <w:color w:val="auto"/>
              </w:rPr>
              <w:t>, TTFB, Throughput, CPU Utilization, Memory</w:t>
            </w:r>
            <w:r w:rsidR="157265ED" w:rsidRPr="00CB317A">
              <w:rPr>
                <w:rFonts w:ascii="Montserrat" w:hAnsi="Montserrat"/>
                <w:color w:val="auto"/>
              </w:rPr>
              <w:t xml:space="preserve"> utilization</w:t>
            </w:r>
          </w:p>
        </w:tc>
      </w:tr>
      <w:tr w:rsidR="7CB89A94" w:rsidRPr="00C80238" w14:paraId="7BF0D7C2" w14:textId="77777777" w:rsidTr="7CB89A94">
        <w:trPr>
          <w:trHeight w:val="300"/>
        </w:trPr>
        <w:tc>
          <w:tcPr>
            <w:tcW w:w="1776" w:type="dxa"/>
            <w:vAlign w:val="center"/>
          </w:tcPr>
          <w:p w14:paraId="494B7CDF" w14:textId="044451F9"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239" w:type="dxa"/>
            <w:vAlign w:val="center"/>
          </w:tcPr>
          <w:p w14:paraId="23A0252A" w14:textId="0E4E9C4F" w:rsidR="7CB89A94" w:rsidRPr="002C6C11" w:rsidRDefault="7CB89A94">
            <w:pPr>
              <w:rPr>
                <w:rFonts w:ascii="Montserrat" w:hAnsi="Montserrat"/>
                <w:color w:val="auto"/>
              </w:rPr>
            </w:pPr>
          </w:p>
        </w:tc>
      </w:tr>
    </w:tbl>
    <w:p w14:paraId="5AA98715" w14:textId="5EEE0726" w:rsidR="7CB89A94" w:rsidRPr="002C6C11" w:rsidRDefault="7CB89A94" w:rsidP="7CB89A94">
      <w:pPr>
        <w:spacing w:line="259" w:lineRule="auto"/>
        <w:ind w:firstLine="1"/>
        <w:rPr>
          <w:rFonts w:ascii="Montserrat" w:hAnsi="Montserrat"/>
          <w:color w:val="auto"/>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6"/>
        <w:gridCol w:w="7239"/>
      </w:tblGrid>
      <w:tr w:rsidR="008114EB" w:rsidRPr="00C80238" w14:paraId="09E9E308" w14:textId="77777777" w:rsidTr="7CB89A94">
        <w:trPr>
          <w:trHeight w:val="300"/>
        </w:trPr>
        <w:tc>
          <w:tcPr>
            <w:tcW w:w="1776" w:type="dxa"/>
            <w:shd w:val="clear" w:color="auto" w:fill="C1E4F5" w:themeFill="accent1" w:themeFillTint="33"/>
            <w:vAlign w:val="center"/>
          </w:tcPr>
          <w:p w14:paraId="59145365" w14:textId="192E2015" w:rsidR="7CB89A94" w:rsidRPr="002C6C11" w:rsidRDefault="7CB89A94" w:rsidP="7CB89A94">
            <w:pPr>
              <w:rPr>
                <w:rFonts w:ascii="Montserrat" w:hAnsi="Montserrat"/>
                <w:b/>
                <w:color w:val="auto"/>
              </w:rPr>
            </w:pPr>
            <w:r w:rsidRPr="002C6C11">
              <w:rPr>
                <w:rFonts w:ascii="Montserrat" w:hAnsi="Montserrat"/>
                <w:b/>
                <w:color w:val="auto"/>
              </w:rPr>
              <w:t>Test Case 03</w:t>
            </w:r>
          </w:p>
        </w:tc>
        <w:tc>
          <w:tcPr>
            <w:tcW w:w="7239" w:type="dxa"/>
            <w:shd w:val="clear" w:color="auto" w:fill="C1E4F5" w:themeFill="accent1" w:themeFillTint="33"/>
            <w:vAlign w:val="center"/>
          </w:tcPr>
          <w:p w14:paraId="47CD0075" w14:textId="3914C0ED" w:rsidR="7CB89A94" w:rsidRPr="002C6C11" w:rsidRDefault="7CB89A94" w:rsidP="7CB89A94">
            <w:pPr>
              <w:rPr>
                <w:rFonts w:ascii="Montserrat" w:hAnsi="Montserrat"/>
                <w:b/>
                <w:color w:val="auto"/>
              </w:rPr>
            </w:pPr>
            <w:r w:rsidRPr="002C6C11">
              <w:rPr>
                <w:rFonts w:ascii="Montserrat" w:hAnsi="Montserrat"/>
                <w:b/>
                <w:color w:val="auto"/>
              </w:rPr>
              <w:t>Packet Loss Recovery Verification</w:t>
            </w:r>
          </w:p>
        </w:tc>
      </w:tr>
      <w:tr w:rsidR="008114EB" w:rsidRPr="00C80238" w14:paraId="1849D631" w14:textId="77777777" w:rsidTr="7CB89A94">
        <w:trPr>
          <w:trHeight w:val="300"/>
        </w:trPr>
        <w:tc>
          <w:tcPr>
            <w:tcW w:w="1776" w:type="dxa"/>
            <w:vAlign w:val="center"/>
          </w:tcPr>
          <w:p w14:paraId="3E340652" w14:textId="5614DEFC"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239" w:type="dxa"/>
            <w:vAlign w:val="center"/>
          </w:tcPr>
          <w:p w14:paraId="4BE9C294" w14:textId="4BF6B89C" w:rsidR="7CB89A94" w:rsidRPr="002C6C11" w:rsidRDefault="7CB89A94" w:rsidP="7CB89A94">
            <w:pPr>
              <w:rPr>
                <w:rFonts w:ascii="Montserrat" w:hAnsi="Montserrat"/>
                <w:color w:val="auto"/>
              </w:rPr>
            </w:pPr>
            <w:r w:rsidRPr="002C6C11">
              <w:rPr>
                <w:rFonts w:ascii="Montserrat" w:hAnsi="Montserrat"/>
                <w:color w:val="auto"/>
              </w:rPr>
              <w:t>Packet Loss and Recovery Measurement</w:t>
            </w:r>
          </w:p>
        </w:tc>
      </w:tr>
      <w:tr w:rsidR="008114EB" w:rsidRPr="00C80238" w14:paraId="7C14051C" w14:textId="77777777" w:rsidTr="7CB89A94">
        <w:trPr>
          <w:trHeight w:val="300"/>
        </w:trPr>
        <w:tc>
          <w:tcPr>
            <w:tcW w:w="1776" w:type="dxa"/>
            <w:vAlign w:val="center"/>
          </w:tcPr>
          <w:p w14:paraId="097927A0" w14:textId="404668CC"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239" w:type="dxa"/>
            <w:vAlign w:val="center"/>
          </w:tcPr>
          <w:p w14:paraId="1B6A6EE1" w14:textId="1197D656" w:rsidR="7CB89A94" w:rsidRPr="002C6C11" w:rsidRDefault="7CB89A94" w:rsidP="7CB89A94">
            <w:pPr>
              <w:rPr>
                <w:rFonts w:ascii="Montserrat" w:hAnsi="Montserrat"/>
                <w:color w:val="auto"/>
              </w:rPr>
            </w:pPr>
            <w:r w:rsidRPr="002C6C11">
              <w:rPr>
                <w:rFonts w:ascii="Montserrat" w:hAnsi="Montserrat"/>
                <w:color w:val="auto"/>
              </w:rPr>
              <w:t>Arctic Space Technologies</w:t>
            </w:r>
          </w:p>
        </w:tc>
      </w:tr>
      <w:tr w:rsidR="008114EB" w:rsidRPr="00C80238" w14:paraId="2174F6AA" w14:textId="77777777" w:rsidTr="7CB89A94">
        <w:trPr>
          <w:trHeight w:val="300"/>
        </w:trPr>
        <w:tc>
          <w:tcPr>
            <w:tcW w:w="1776" w:type="dxa"/>
            <w:vAlign w:val="center"/>
          </w:tcPr>
          <w:p w14:paraId="4210FA0D" w14:textId="2F279E0B"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239" w:type="dxa"/>
            <w:vAlign w:val="center"/>
          </w:tcPr>
          <w:p w14:paraId="596003C9" w14:textId="38067A59" w:rsidR="7CB89A94" w:rsidRPr="002C6C11" w:rsidRDefault="7CB89A94" w:rsidP="7CB89A94">
            <w:pPr>
              <w:rPr>
                <w:rFonts w:ascii="Montserrat" w:hAnsi="Montserrat"/>
                <w:color w:val="auto"/>
              </w:rPr>
            </w:pPr>
            <w:r w:rsidRPr="002C6C11">
              <w:rPr>
                <w:rFonts w:ascii="Montserrat" w:hAnsi="Montserrat"/>
                <w:color w:val="auto"/>
              </w:rPr>
              <w:t>Pre1: Network conditions controlled to induce packet loss</w:t>
            </w:r>
          </w:p>
        </w:tc>
      </w:tr>
      <w:tr w:rsidR="008114EB" w:rsidRPr="00C80238" w14:paraId="55204E37" w14:textId="77777777" w:rsidTr="7CB89A94">
        <w:trPr>
          <w:trHeight w:val="300"/>
        </w:trPr>
        <w:tc>
          <w:tcPr>
            <w:tcW w:w="1776" w:type="dxa"/>
            <w:vAlign w:val="center"/>
          </w:tcPr>
          <w:p w14:paraId="1848EB11" w14:textId="08C535D6" w:rsidR="7CB89A94" w:rsidRPr="002C6C11" w:rsidRDefault="7CB89A94">
            <w:pPr>
              <w:rPr>
                <w:rFonts w:ascii="Montserrat" w:hAnsi="Montserrat"/>
                <w:color w:val="auto"/>
              </w:rPr>
            </w:pPr>
          </w:p>
        </w:tc>
        <w:tc>
          <w:tcPr>
            <w:tcW w:w="7239" w:type="dxa"/>
            <w:vAlign w:val="center"/>
          </w:tcPr>
          <w:p w14:paraId="635EDD11" w14:textId="1D2267C7" w:rsidR="7CB89A94" w:rsidRPr="002C6C11" w:rsidRDefault="7CB89A94" w:rsidP="7CB89A94">
            <w:pPr>
              <w:rPr>
                <w:rFonts w:ascii="Montserrat" w:hAnsi="Montserrat"/>
                <w:color w:val="auto"/>
              </w:rPr>
            </w:pPr>
            <w:r w:rsidRPr="002C6C11">
              <w:rPr>
                <w:rFonts w:ascii="Montserrat" w:hAnsi="Montserrat"/>
                <w:color w:val="auto"/>
              </w:rPr>
              <w:t>Pre2: FEC and unicast fallback mechanisms configured</w:t>
            </w:r>
          </w:p>
        </w:tc>
      </w:tr>
      <w:tr w:rsidR="008114EB" w:rsidRPr="00C80238" w14:paraId="1A3F18B3" w14:textId="77777777" w:rsidTr="7CB89A94">
        <w:trPr>
          <w:trHeight w:val="300"/>
        </w:trPr>
        <w:tc>
          <w:tcPr>
            <w:tcW w:w="1776" w:type="dxa"/>
            <w:vAlign w:val="center"/>
          </w:tcPr>
          <w:p w14:paraId="49AB7DFE" w14:textId="0CA917E5"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239" w:type="dxa"/>
            <w:vAlign w:val="center"/>
          </w:tcPr>
          <w:p w14:paraId="27D10E49" w14:textId="24163CFA" w:rsidR="7CB89A94" w:rsidRPr="00CB317A" w:rsidRDefault="7CB89A94" w:rsidP="7CB89A94">
            <w:pPr>
              <w:rPr>
                <w:rFonts w:ascii="Montserrat" w:hAnsi="Montserrat"/>
                <w:color w:val="auto"/>
              </w:rPr>
            </w:pPr>
            <w:r w:rsidRPr="00CB317A">
              <w:rPr>
                <w:rFonts w:ascii="Montserrat" w:hAnsi="Montserrat"/>
                <w:color w:val="auto"/>
              </w:rPr>
              <w:t>Measure packet loss and validate recovery via FEC/unicast fallback</w:t>
            </w:r>
          </w:p>
        </w:tc>
      </w:tr>
      <w:tr w:rsidR="008114EB" w:rsidRPr="00C80238" w14:paraId="1FED3FCC" w14:textId="77777777" w:rsidTr="7CB89A94">
        <w:trPr>
          <w:trHeight w:val="300"/>
        </w:trPr>
        <w:tc>
          <w:tcPr>
            <w:tcW w:w="1776" w:type="dxa"/>
            <w:vAlign w:val="center"/>
          </w:tcPr>
          <w:p w14:paraId="332BD00D" w14:textId="2705FCC4"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239" w:type="dxa"/>
            <w:vAlign w:val="center"/>
          </w:tcPr>
          <w:p w14:paraId="75516215" w14:textId="6C4DA44F" w:rsidR="7CB89A94" w:rsidRPr="002C6C11" w:rsidRDefault="7CB89A94" w:rsidP="7CB89A94">
            <w:pPr>
              <w:rPr>
                <w:rFonts w:ascii="Montserrat" w:hAnsi="Montserrat"/>
                <w:color w:val="auto"/>
              </w:rPr>
            </w:pPr>
            <w:r w:rsidRPr="002C6C11">
              <w:rPr>
                <w:rFonts w:ascii="Montserrat" w:hAnsi="Montserrat"/>
                <w:color w:val="auto"/>
              </w:rPr>
              <w:t>S1: Induce controlled packet loss</w:t>
            </w:r>
          </w:p>
        </w:tc>
      </w:tr>
      <w:tr w:rsidR="008114EB" w:rsidRPr="00C80238" w14:paraId="14C1B680" w14:textId="77777777" w:rsidTr="7CB89A94">
        <w:trPr>
          <w:trHeight w:val="300"/>
        </w:trPr>
        <w:tc>
          <w:tcPr>
            <w:tcW w:w="1776" w:type="dxa"/>
            <w:vAlign w:val="center"/>
          </w:tcPr>
          <w:p w14:paraId="5FC7B03B" w14:textId="102D809E" w:rsidR="7CB89A94" w:rsidRPr="002C6C11" w:rsidRDefault="7CB89A94">
            <w:pPr>
              <w:rPr>
                <w:rFonts w:ascii="Montserrat" w:hAnsi="Montserrat"/>
                <w:color w:val="auto"/>
              </w:rPr>
            </w:pPr>
          </w:p>
        </w:tc>
        <w:tc>
          <w:tcPr>
            <w:tcW w:w="7239" w:type="dxa"/>
            <w:vAlign w:val="center"/>
          </w:tcPr>
          <w:p w14:paraId="4ADE70B2" w14:textId="2C284566" w:rsidR="7CB89A94" w:rsidRPr="002C6C11" w:rsidRDefault="7CB89A94" w:rsidP="7CB89A94">
            <w:pPr>
              <w:rPr>
                <w:rFonts w:ascii="Montserrat" w:hAnsi="Montserrat"/>
                <w:color w:val="auto"/>
              </w:rPr>
            </w:pPr>
            <w:r w:rsidRPr="002C6C11">
              <w:rPr>
                <w:rFonts w:ascii="Montserrat" w:hAnsi="Montserrat"/>
                <w:color w:val="auto"/>
              </w:rPr>
              <w:t>S2: Observe FEC and unicast recovery responses</w:t>
            </w:r>
          </w:p>
        </w:tc>
      </w:tr>
      <w:tr w:rsidR="008114EB" w:rsidRPr="00C80238" w14:paraId="20418BEC" w14:textId="77777777" w:rsidTr="7CB89A94">
        <w:trPr>
          <w:trHeight w:val="300"/>
        </w:trPr>
        <w:tc>
          <w:tcPr>
            <w:tcW w:w="1776" w:type="dxa"/>
            <w:vAlign w:val="center"/>
          </w:tcPr>
          <w:p w14:paraId="482895DC" w14:textId="12825BF6" w:rsidR="7CB89A94" w:rsidRPr="002C6C11" w:rsidRDefault="7CB89A94">
            <w:pPr>
              <w:rPr>
                <w:rFonts w:ascii="Montserrat" w:hAnsi="Montserrat"/>
                <w:color w:val="auto"/>
              </w:rPr>
            </w:pPr>
          </w:p>
        </w:tc>
        <w:tc>
          <w:tcPr>
            <w:tcW w:w="7239" w:type="dxa"/>
            <w:vAlign w:val="center"/>
          </w:tcPr>
          <w:p w14:paraId="565151AA" w14:textId="7451FFD2" w:rsidR="7CB89A94" w:rsidRPr="002C6C11" w:rsidRDefault="7CB89A94" w:rsidP="7CB89A94">
            <w:pPr>
              <w:rPr>
                <w:rFonts w:ascii="Montserrat" w:hAnsi="Montserrat"/>
                <w:color w:val="auto"/>
              </w:rPr>
            </w:pPr>
            <w:r w:rsidRPr="002C6C11">
              <w:rPr>
                <w:rFonts w:ascii="Montserrat" w:hAnsi="Montserrat"/>
                <w:color w:val="auto"/>
              </w:rPr>
              <w:t>S3: Evaluate loss recovery effectiveness</w:t>
            </w:r>
          </w:p>
        </w:tc>
      </w:tr>
      <w:tr w:rsidR="008114EB" w:rsidRPr="00C80238" w14:paraId="4D134324" w14:textId="77777777" w:rsidTr="7CB89A94">
        <w:trPr>
          <w:trHeight w:val="300"/>
        </w:trPr>
        <w:tc>
          <w:tcPr>
            <w:tcW w:w="1776" w:type="dxa"/>
            <w:vAlign w:val="center"/>
          </w:tcPr>
          <w:p w14:paraId="473B7E44" w14:textId="7A081205"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239" w:type="dxa"/>
            <w:vAlign w:val="center"/>
          </w:tcPr>
          <w:p w14:paraId="28B8516C" w14:textId="126F157C" w:rsidR="7CB89A94" w:rsidRPr="002C6C11" w:rsidRDefault="7CB89A94" w:rsidP="7CB89A94">
            <w:pPr>
              <w:rPr>
                <w:rFonts w:ascii="Montserrat" w:hAnsi="Montserrat"/>
                <w:color w:val="auto"/>
              </w:rPr>
            </w:pPr>
            <w:r w:rsidRPr="002C6C11">
              <w:rPr>
                <w:rFonts w:ascii="Montserrat" w:hAnsi="Montserrat"/>
                <w:color w:val="auto"/>
              </w:rPr>
              <w:t>Packet loss rate (%), Recovery success (PASS/FAIL)</w:t>
            </w:r>
          </w:p>
        </w:tc>
      </w:tr>
      <w:tr w:rsidR="7CB89A94" w:rsidRPr="00C80238" w14:paraId="374F2AD4" w14:textId="77777777" w:rsidTr="7CB89A94">
        <w:trPr>
          <w:trHeight w:val="300"/>
        </w:trPr>
        <w:tc>
          <w:tcPr>
            <w:tcW w:w="1776" w:type="dxa"/>
            <w:vAlign w:val="center"/>
          </w:tcPr>
          <w:p w14:paraId="5673C721" w14:textId="1F0768EB"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239" w:type="dxa"/>
            <w:vAlign w:val="center"/>
          </w:tcPr>
          <w:p w14:paraId="56AFF90A" w14:textId="2173F530" w:rsidR="7CB89A94" w:rsidRPr="002C6C11" w:rsidRDefault="7CB89A94" w:rsidP="7CB89A94">
            <w:pPr>
              <w:rPr>
                <w:rFonts w:ascii="Montserrat" w:hAnsi="Montserrat"/>
                <w:color w:val="auto"/>
              </w:rPr>
            </w:pPr>
          </w:p>
        </w:tc>
      </w:tr>
    </w:tbl>
    <w:p w14:paraId="51FF3C0A" w14:textId="4A49D531" w:rsidR="7CB89A94" w:rsidRPr="002C6C11" w:rsidRDefault="7CB89A94" w:rsidP="7CB89A94">
      <w:pPr>
        <w:spacing w:line="259" w:lineRule="auto"/>
        <w:ind w:firstLine="1"/>
        <w:rPr>
          <w:rFonts w:ascii="Montserrat" w:hAnsi="Montserrat"/>
          <w:color w:val="auto"/>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6"/>
        <w:gridCol w:w="7239"/>
      </w:tblGrid>
      <w:tr w:rsidR="008114EB" w:rsidRPr="00C80238" w14:paraId="0FBA5EAE" w14:textId="77777777" w:rsidTr="7CB89A94">
        <w:trPr>
          <w:trHeight w:val="300"/>
        </w:trPr>
        <w:tc>
          <w:tcPr>
            <w:tcW w:w="1776" w:type="dxa"/>
            <w:shd w:val="clear" w:color="auto" w:fill="C1E4F5" w:themeFill="accent1" w:themeFillTint="33"/>
            <w:vAlign w:val="center"/>
          </w:tcPr>
          <w:p w14:paraId="1E7750A2" w14:textId="1E686571" w:rsidR="7CB89A94" w:rsidRPr="002C6C11" w:rsidRDefault="7CB89A94" w:rsidP="7CB89A94">
            <w:pPr>
              <w:rPr>
                <w:rFonts w:ascii="Montserrat" w:hAnsi="Montserrat"/>
                <w:b/>
                <w:color w:val="auto"/>
              </w:rPr>
            </w:pPr>
            <w:r w:rsidRPr="002C6C11">
              <w:rPr>
                <w:rFonts w:ascii="Montserrat" w:hAnsi="Montserrat"/>
                <w:b/>
                <w:color w:val="auto"/>
              </w:rPr>
              <w:t>Test Case 04</w:t>
            </w:r>
          </w:p>
        </w:tc>
        <w:tc>
          <w:tcPr>
            <w:tcW w:w="7239" w:type="dxa"/>
            <w:shd w:val="clear" w:color="auto" w:fill="C1E4F5" w:themeFill="accent1" w:themeFillTint="33"/>
            <w:vAlign w:val="center"/>
          </w:tcPr>
          <w:p w14:paraId="5D746C45" w14:textId="505ADBF8" w:rsidR="7CB89A94" w:rsidRPr="002C6C11" w:rsidRDefault="7CB89A94" w:rsidP="7CB89A94">
            <w:pPr>
              <w:rPr>
                <w:rFonts w:ascii="Montserrat" w:hAnsi="Montserrat"/>
                <w:b/>
                <w:color w:val="auto"/>
              </w:rPr>
            </w:pPr>
            <w:r w:rsidRPr="002C6C11">
              <w:rPr>
                <w:rFonts w:ascii="Montserrat" w:hAnsi="Montserrat"/>
                <w:b/>
                <w:color w:val="auto"/>
              </w:rPr>
              <w:t>API-Based GEO Transmission Test</w:t>
            </w:r>
          </w:p>
        </w:tc>
      </w:tr>
      <w:tr w:rsidR="008114EB" w:rsidRPr="00C80238" w14:paraId="17EA14B3" w14:textId="77777777" w:rsidTr="7CB89A94">
        <w:trPr>
          <w:trHeight w:val="300"/>
        </w:trPr>
        <w:tc>
          <w:tcPr>
            <w:tcW w:w="1776" w:type="dxa"/>
            <w:vAlign w:val="center"/>
          </w:tcPr>
          <w:p w14:paraId="5AB5A258" w14:textId="23929189"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239" w:type="dxa"/>
            <w:vAlign w:val="center"/>
          </w:tcPr>
          <w:p w14:paraId="6DF831CE" w14:textId="77777777" w:rsidR="7CB89A94" w:rsidRPr="002C6C11" w:rsidRDefault="7CB89A94" w:rsidP="7CB89A94">
            <w:pPr>
              <w:rPr>
                <w:rFonts w:ascii="Montserrat" w:hAnsi="Montserrat"/>
                <w:color w:val="auto"/>
              </w:rPr>
            </w:pPr>
            <w:r w:rsidRPr="002C6C11">
              <w:rPr>
                <w:rFonts w:ascii="Montserrat" w:hAnsi="Montserrat"/>
                <w:color w:val="auto"/>
              </w:rPr>
              <w:t>GEO Satellite Transmission via API</w:t>
            </w:r>
          </w:p>
        </w:tc>
      </w:tr>
      <w:tr w:rsidR="008114EB" w:rsidRPr="00C80238" w14:paraId="6799ED11" w14:textId="77777777" w:rsidTr="7CB89A94">
        <w:trPr>
          <w:trHeight w:val="300"/>
        </w:trPr>
        <w:tc>
          <w:tcPr>
            <w:tcW w:w="1776" w:type="dxa"/>
            <w:vAlign w:val="center"/>
          </w:tcPr>
          <w:p w14:paraId="3B50468A" w14:textId="5D1E0162"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239" w:type="dxa"/>
            <w:vAlign w:val="center"/>
          </w:tcPr>
          <w:p w14:paraId="74795CA0" w14:textId="4E592F3D" w:rsidR="7CB89A94" w:rsidRPr="002C6C11" w:rsidRDefault="7CB89A94" w:rsidP="7CB89A94">
            <w:pPr>
              <w:rPr>
                <w:rFonts w:ascii="Montserrat" w:hAnsi="Montserrat"/>
                <w:color w:val="auto"/>
              </w:rPr>
            </w:pPr>
            <w:r w:rsidRPr="002C6C11">
              <w:rPr>
                <w:rFonts w:ascii="Montserrat" w:hAnsi="Montserrat"/>
                <w:color w:val="auto"/>
              </w:rPr>
              <w:t>Arctic Space Technologies</w:t>
            </w:r>
          </w:p>
        </w:tc>
      </w:tr>
      <w:tr w:rsidR="008114EB" w:rsidRPr="00C80238" w14:paraId="678B3880" w14:textId="77777777" w:rsidTr="7CB89A94">
        <w:trPr>
          <w:trHeight w:val="300"/>
        </w:trPr>
        <w:tc>
          <w:tcPr>
            <w:tcW w:w="1776" w:type="dxa"/>
            <w:vAlign w:val="center"/>
          </w:tcPr>
          <w:p w14:paraId="77980CD7" w14:textId="485998AC"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239" w:type="dxa"/>
            <w:vAlign w:val="center"/>
          </w:tcPr>
          <w:p w14:paraId="593862F5" w14:textId="32084AC8" w:rsidR="7CB89A94" w:rsidRPr="002C6C11" w:rsidRDefault="7CB89A94" w:rsidP="7CB89A94">
            <w:pPr>
              <w:rPr>
                <w:rFonts w:ascii="Montserrat" w:hAnsi="Montserrat"/>
                <w:color w:val="auto"/>
              </w:rPr>
            </w:pPr>
            <w:r w:rsidRPr="002C6C11">
              <w:rPr>
                <w:rFonts w:ascii="Montserrat" w:hAnsi="Montserrat"/>
                <w:color w:val="auto"/>
              </w:rPr>
              <w:t>Pre1: mABR Server operational</w:t>
            </w:r>
          </w:p>
        </w:tc>
      </w:tr>
      <w:tr w:rsidR="008114EB" w:rsidRPr="00C80238" w14:paraId="2DF1AFA5" w14:textId="77777777" w:rsidTr="7CB89A94">
        <w:trPr>
          <w:trHeight w:val="300"/>
        </w:trPr>
        <w:tc>
          <w:tcPr>
            <w:tcW w:w="1776" w:type="dxa"/>
            <w:vAlign w:val="center"/>
          </w:tcPr>
          <w:p w14:paraId="4B83B7DF" w14:textId="4E58B15C" w:rsidR="7CB89A94" w:rsidRPr="002C6C11" w:rsidRDefault="7CB89A94">
            <w:pPr>
              <w:rPr>
                <w:rFonts w:ascii="Montserrat" w:hAnsi="Montserrat"/>
                <w:color w:val="auto"/>
              </w:rPr>
            </w:pPr>
          </w:p>
        </w:tc>
        <w:tc>
          <w:tcPr>
            <w:tcW w:w="7239" w:type="dxa"/>
            <w:vAlign w:val="center"/>
          </w:tcPr>
          <w:p w14:paraId="54C742CB" w14:textId="4DF820CB" w:rsidR="7CB89A94" w:rsidRPr="002C6C11" w:rsidRDefault="7CB89A94" w:rsidP="7CB89A94">
            <w:pPr>
              <w:rPr>
                <w:rFonts w:ascii="Montserrat" w:hAnsi="Montserrat"/>
                <w:color w:val="auto"/>
              </w:rPr>
            </w:pPr>
            <w:r w:rsidRPr="002C6C11">
              <w:rPr>
                <w:rFonts w:ascii="Montserrat" w:hAnsi="Montserrat"/>
                <w:color w:val="auto"/>
              </w:rPr>
              <w:t>Pre2: GEO transmission API implemented and functional</w:t>
            </w:r>
          </w:p>
        </w:tc>
      </w:tr>
      <w:tr w:rsidR="008114EB" w:rsidRPr="00C80238" w14:paraId="6007851D" w14:textId="77777777" w:rsidTr="7CB89A94">
        <w:trPr>
          <w:trHeight w:val="300"/>
        </w:trPr>
        <w:tc>
          <w:tcPr>
            <w:tcW w:w="1776" w:type="dxa"/>
            <w:vAlign w:val="center"/>
          </w:tcPr>
          <w:p w14:paraId="05936BEA" w14:textId="1F82B71A"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239" w:type="dxa"/>
            <w:vAlign w:val="center"/>
          </w:tcPr>
          <w:p w14:paraId="04173C25" w14:textId="172620E3" w:rsidR="7CB89A94" w:rsidRPr="002C6C11" w:rsidRDefault="7CB89A94" w:rsidP="7CB89A94">
            <w:pPr>
              <w:rPr>
                <w:rFonts w:ascii="Montserrat" w:hAnsi="Montserrat"/>
                <w:color w:val="auto"/>
              </w:rPr>
            </w:pPr>
            <w:r w:rsidRPr="002C6C11">
              <w:rPr>
                <w:rFonts w:ascii="Montserrat" w:hAnsi="Montserrat"/>
                <w:color w:val="auto"/>
              </w:rPr>
              <w:t>Develop and verify API for satellite transmission over GEO via mABR</w:t>
            </w:r>
          </w:p>
        </w:tc>
      </w:tr>
      <w:tr w:rsidR="008114EB" w:rsidRPr="00C80238" w14:paraId="036333BA" w14:textId="77777777" w:rsidTr="7CB89A94">
        <w:trPr>
          <w:trHeight w:val="300"/>
        </w:trPr>
        <w:tc>
          <w:tcPr>
            <w:tcW w:w="1776" w:type="dxa"/>
            <w:vAlign w:val="center"/>
          </w:tcPr>
          <w:p w14:paraId="33901D76" w14:textId="25F2132A"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239" w:type="dxa"/>
            <w:vAlign w:val="center"/>
          </w:tcPr>
          <w:p w14:paraId="1D1D2D50" w14:textId="53F0AE69" w:rsidR="7CB89A94" w:rsidRPr="002C6C11" w:rsidRDefault="7CB89A94" w:rsidP="7CB89A94">
            <w:pPr>
              <w:rPr>
                <w:rFonts w:ascii="Montserrat" w:hAnsi="Montserrat"/>
                <w:color w:val="auto"/>
              </w:rPr>
            </w:pPr>
            <w:r w:rsidRPr="002C6C11">
              <w:rPr>
                <w:rFonts w:ascii="Montserrat" w:hAnsi="Montserrat"/>
                <w:color w:val="auto"/>
              </w:rPr>
              <w:t>S1: Initiate transmission using API</w:t>
            </w:r>
          </w:p>
        </w:tc>
      </w:tr>
      <w:tr w:rsidR="008114EB" w:rsidRPr="00C80238" w14:paraId="0DB40A30" w14:textId="77777777" w:rsidTr="7CB89A94">
        <w:trPr>
          <w:trHeight w:val="300"/>
        </w:trPr>
        <w:tc>
          <w:tcPr>
            <w:tcW w:w="1776" w:type="dxa"/>
            <w:vAlign w:val="center"/>
          </w:tcPr>
          <w:p w14:paraId="7A0D772E" w14:textId="6AE7EA97" w:rsidR="7CB89A94" w:rsidRPr="002C6C11" w:rsidRDefault="7CB89A94">
            <w:pPr>
              <w:rPr>
                <w:rFonts w:ascii="Montserrat" w:hAnsi="Montserrat"/>
                <w:color w:val="auto"/>
              </w:rPr>
            </w:pPr>
          </w:p>
        </w:tc>
        <w:tc>
          <w:tcPr>
            <w:tcW w:w="7239" w:type="dxa"/>
            <w:vAlign w:val="center"/>
          </w:tcPr>
          <w:p w14:paraId="3A918221" w14:textId="0B8F763F" w:rsidR="7CB89A94" w:rsidRPr="002C6C11" w:rsidRDefault="7CB89A94" w:rsidP="7CB89A94">
            <w:pPr>
              <w:rPr>
                <w:rFonts w:ascii="Montserrat" w:hAnsi="Montserrat"/>
                <w:color w:val="auto"/>
              </w:rPr>
            </w:pPr>
            <w:r w:rsidRPr="002C6C11">
              <w:rPr>
                <w:rFonts w:ascii="Montserrat" w:hAnsi="Montserrat"/>
                <w:color w:val="auto"/>
              </w:rPr>
              <w:t>S2: Confirm data reaches destination via GEO path</w:t>
            </w:r>
          </w:p>
        </w:tc>
      </w:tr>
      <w:tr w:rsidR="008114EB" w:rsidRPr="00C80238" w14:paraId="1F322CC0" w14:textId="77777777" w:rsidTr="7CB89A94">
        <w:trPr>
          <w:trHeight w:val="300"/>
        </w:trPr>
        <w:tc>
          <w:tcPr>
            <w:tcW w:w="1776" w:type="dxa"/>
            <w:vAlign w:val="center"/>
          </w:tcPr>
          <w:p w14:paraId="1BA02CA0" w14:textId="1B7F964A" w:rsidR="7CB89A94" w:rsidRPr="002C6C11" w:rsidRDefault="7CB89A94">
            <w:pPr>
              <w:rPr>
                <w:rFonts w:ascii="Montserrat" w:hAnsi="Montserrat"/>
                <w:color w:val="auto"/>
              </w:rPr>
            </w:pPr>
          </w:p>
        </w:tc>
        <w:tc>
          <w:tcPr>
            <w:tcW w:w="7239" w:type="dxa"/>
            <w:vAlign w:val="center"/>
          </w:tcPr>
          <w:p w14:paraId="456BCCF5" w14:textId="2C5B8FBC" w:rsidR="7CB89A94" w:rsidRPr="002C6C11" w:rsidRDefault="7CB89A94" w:rsidP="7CB89A94">
            <w:pPr>
              <w:rPr>
                <w:rFonts w:ascii="Montserrat" w:hAnsi="Montserrat"/>
                <w:color w:val="auto"/>
              </w:rPr>
            </w:pPr>
            <w:r w:rsidRPr="002C6C11">
              <w:rPr>
                <w:rFonts w:ascii="Montserrat" w:hAnsi="Montserrat"/>
                <w:color w:val="auto"/>
              </w:rPr>
              <w:t>S3: Validate system logs and transmission success</w:t>
            </w:r>
          </w:p>
        </w:tc>
      </w:tr>
      <w:tr w:rsidR="008114EB" w:rsidRPr="00C80238" w14:paraId="623D4C0A" w14:textId="77777777" w:rsidTr="7CB89A94">
        <w:trPr>
          <w:trHeight w:val="300"/>
        </w:trPr>
        <w:tc>
          <w:tcPr>
            <w:tcW w:w="1776" w:type="dxa"/>
            <w:vAlign w:val="center"/>
          </w:tcPr>
          <w:p w14:paraId="380E5611" w14:textId="08478C75"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239" w:type="dxa"/>
            <w:vAlign w:val="center"/>
          </w:tcPr>
          <w:p w14:paraId="29EC989A" w14:textId="37162923" w:rsidR="7CB89A94" w:rsidRPr="002C6C11" w:rsidRDefault="7CB89A94" w:rsidP="7CB89A94">
            <w:pPr>
              <w:rPr>
                <w:rFonts w:ascii="Montserrat" w:hAnsi="Montserrat"/>
                <w:color w:val="auto"/>
              </w:rPr>
            </w:pPr>
            <w:r w:rsidRPr="002C6C11">
              <w:rPr>
                <w:rFonts w:ascii="Montserrat" w:hAnsi="Montserrat"/>
                <w:color w:val="auto"/>
              </w:rPr>
              <w:t>Transmission status (PASS/FAIL), API response success</w:t>
            </w:r>
          </w:p>
        </w:tc>
      </w:tr>
      <w:tr w:rsidR="7CB89A94" w:rsidRPr="00C80238" w14:paraId="40EEDA04" w14:textId="77777777" w:rsidTr="7CB89A94">
        <w:trPr>
          <w:trHeight w:val="300"/>
        </w:trPr>
        <w:tc>
          <w:tcPr>
            <w:tcW w:w="1776" w:type="dxa"/>
            <w:vAlign w:val="center"/>
          </w:tcPr>
          <w:p w14:paraId="3AB9B0E7" w14:textId="4BF04A2E"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239" w:type="dxa"/>
            <w:vAlign w:val="center"/>
          </w:tcPr>
          <w:p w14:paraId="3827F473" w14:textId="3014527D" w:rsidR="7CB89A94" w:rsidRPr="002C6C11" w:rsidRDefault="7CB89A94" w:rsidP="7CB89A94">
            <w:pPr>
              <w:rPr>
                <w:rFonts w:ascii="Montserrat" w:hAnsi="Montserrat"/>
                <w:b/>
                <w:color w:val="auto"/>
              </w:rPr>
            </w:pPr>
          </w:p>
        </w:tc>
      </w:tr>
    </w:tbl>
    <w:p w14:paraId="4667F24F" w14:textId="7373E9D6" w:rsidR="7CB89A94" w:rsidRPr="002C6C11" w:rsidRDefault="7CB89A94" w:rsidP="7CB89A94">
      <w:pPr>
        <w:ind w:left="567" w:hanging="567"/>
        <w:rPr>
          <w:rFonts w:ascii="Montserrat" w:hAnsi="Montserrat"/>
          <w:color w:val="auto"/>
          <w:sz w:val="18"/>
          <w:szCs w:val="18"/>
        </w:rPr>
      </w:pPr>
    </w:p>
    <w:p w14:paraId="0CD01A2C" w14:textId="77777777" w:rsidR="00C729F1" w:rsidRPr="002C6C11" w:rsidRDefault="00C729F1" w:rsidP="7CB89A94">
      <w:pPr>
        <w:ind w:left="567" w:hanging="567"/>
        <w:rPr>
          <w:rFonts w:ascii="Montserrat" w:hAnsi="Montserrat"/>
          <w:color w:val="auto"/>
          <w:sz w:val="18"/>
          <w:szCs w:val="18"/>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76"/>
        <w:gridCol w:w="7520"/>
      </w:tblGrid>
      <w:tr w:rsidR="008114EB" w:rsidRPr="00C80238" w14:paraId="4D85979F" w14:textId="77777777" w:rsidTr="16D2C322">
        <w:trPr>
          <w:trHeight w:val="300"/>
        </w:trPr>
        <w:tc>
          <w:tcPr>
            <w:tcW w:w="1476" w:type="dxa"/>
            <w:shd w:val="clear" w:color="auto" w:fill="C1E4F5" w:themeFill="accent1" w:themeFillTint="33"/>
            <w:vAlign w:val="center"/>
          </w:tcPr>
          <w:p w14:paraId="76DB6B13" w14:textId="1FC8037D" w:rsidR="7CB89A94" w:rsidRPr="002C6C11" w:rsidRDefault="1F62F35B" w:rsidP="16D2C322">
            <w:pPr>
              <w:rPr>
                <w:rFonts w:ascii="Montserrat" w:hAnsi="Montserrat"/>
                <w:b/>
                <w:color w:val="auto"/>
              </w:rPr>
            </w:pPr>
            <w:r w:rsidRPr="002C6C11">
              <w:rPr>
                <w:rFonts w:ascii="Montserrat" w:hAnsi="Montserrat"/>
                <w:b/>
                <w:color w:val="auto"/>
              </w:rPr>
              <w:t xml:space="preserve">Test Case </w:t>
            </w:r>
            <w:r w:rsidR="7333A0EE" w:rsidRPr="002C6C11">
              <w:rPr>
                <w:rFonts w:ascii="Montserrat" w:hAnsi="Montserrat"/>
                <w:b/>
                <w:color w:val="auto"/>
              </w:rPr>
              <w:t>0</w:t>
            </w:r>
            <w:r w:rsidR="0431AD6C" w:rsidRPr="002C6C11">
              <w:rPr>
                <w:rFonts w:ascii="Montserrat" w:hAnsi="Montserrat"/>
                <w:b/>
                <w:color w:val="auto"/>
              </w:rPr>
              <w:t>5</w:t>
            </w:r>
          </w:p>
        </w:tc>
        <w:tc>
          <w:tcPr>
            <w:tcW w:w="7520" w:type="dxa"/>
            <w:shd w:val="clear" w:color="auto" w:fill="C1E4F5" w:themeFill="accent1" w:themeFillTint="33"/>
            <w:vAlign w:val="center"/>
          </w:tcPr>
          <w:p w14:paraId="2329FBB7" w14:textId="1CE2A27A" w:rsidR="7CB89A94" w:rsidRPr="002C6C11" w:rsidRDefault="7CB89A94" w:rsidP="7CB89A94">
            <w:pPr>
              <w:rPr>
                <w:rFonts w:ascii="Montserrat" w:hAnsi="Montserrat"/>
                <w:b/>
                <w:color w:val="auto"/>
              </w:rPr>
            </w:pPr>
            <w:r w:rsidRPr="002C6C11">
              <w:rPr>
                <w:rFonts w:ascii="Montserrat" w:hAnsi="Montserrat"/>
                <w:b/>
                <w:color w:val="auto"/>
              </w:rPr>
              <w:t>5G Network Connectivity and File Transfer Test</w:t>
            </w:r>
          </w:p>
        </w:tc>
      </w:tr>
      <w:tr w:rsidR="008114EB" w:rsidRPr="00C80238" w14:paraId="5C6D2338" w14:textId="77777777" w:rsidTr="16D2C322">
        <w:trPr>
          <w:trHeight w:val="300"/>
        </w:trPr>
        <w:tc>
          <w:tcPr>
            <w:tcW w:w="1476" w:type="dxa"/>
            <w:vAlign w:val="center"/>
          </w:tcPr>
          <w:p w14:paraId="2768AB0D" w14:textId="02FCC2F7"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520" w:type="dxa"/>
            <w:vAlign w:val="center"/>
          </w:tcPr>
          <w:p w14:paraId="18F8BF08" w14:textId="74D84C3E" w:rsidR="7CB89A94" w:rsidRPr="002C6C11" w:rsidRDefault="7CB89A94" w:rsidP="7CB89A94">
            <w:pPr>
              <w:rPr>
                <w:rFonts w:ascii="Montserrat" w:hAnsi="Montserrat"/>
                <w:color w:val="auto"/>
              </w:rPr>
            </w:pPr>
            <w:r w:rsidRPr="002C6C11">
              <w:rPr>
                <w:rFonts w:ascii="Montserrat" w:hAnsi="Montserrat"/>
                <w:color w:val="auto"/>
              </w:rPr>
              <w:t>5G Device Connectivity Verification</w:t>
            </w:r>
          </w:p>
        </w:tc>
      </w:tr>
      <w:tr w:rsidR="008114EB" w:rsidRPr="00C80238" w14:paraId="3ACC72E8" w14:textId="77777777" w:rsidTr="16D2C322">
        <w:trPr>
          <w:trHeight w:val="300"/>
        </w:trPr>
        <w:tc>
          <w:tcPr>
            <w:tcW w:w="1476" w:type="dxa"/>
            <w:vAlign w:val="center"/>
          </w:tcPr>
          <w:p w14:paraId="29F051F9" w14:textId="0CE4AC9F"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520" w:type="dxa"/>
            <w:vAlign w:val="center"/>
          </w:tcPr>
          <w:p w14:paraId="278A6A4D" w14:textId="769A938F" w:rsidR="7CB89A94" w:rsidRPr="002C6C11" w:rsidRDefault="7CB89A94" w:rsidP="7CB89A94">
            <w:pPr>
              <w:rPr>
                <w:rFonts w:ascii="Montserrat" w:hAnsi="Montserrat"/>
                <w:color w:val="auto"/>
              </w:rPr>
            </w:pPr>
            <w:r w:rsidRPr="002C6C11">
              <w:rPr>
                <w:rFonts w:ascii="Montserrat" w:hAnsi="Montserrat"/>
                <w:color w:val="auto"/>
              </w:rPr>
              <w:t xml:space="preserve">Arctic Space Technologies </w:t>
            </w:r>
          </w:p>
        </w:tc>
      </w:tr>
      <w:tr w:rsidR="008114EB" w:rsidRPr="00C80238" w14:paraId="05F85F5B" w14:textId="77777777" w:rsidTr="16D2C322">
        <w:trPr>
          <w:trHeight w:val="300"/>
        </w:trPr>
        <w:tc>
          <w:tcPr>
            <w:tcW w:w="1476" w:type="dxa"/>
            <w:vAlign w:val="center"/>
          </w:tcPr>
          <w:p w14:paraId="59BBD314" w14:textId="319A121D"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520" w:type="dxa"/>
            <w:vAlign w:val="center"/>
          </w:tcPr>
          <w:p w14:paraId="2F7F9EDA" w14:textId="356CAFC6" w:rsidR="7CB89A94" w:rsidRPr="002C6C11" w:rsidRDefault="7CB89A94" w:rsidP="7CB89A94">
            <w:pPr>
              <w:rPr>
                <w:rFonts w:ascii="Montserrat" w:hAnsi="Montserrat"/>
                <w:color w:val="auto"/>
              </w:rPr>
            </w:pPr>
            <w:r w:rsidRPr="002C6C11">
              <w:rPr>
                <w:rFonts w:ascii="Montserrat" w:hAnsi="Montserrat"/>
                <w:b/>
                <w:color w:val="auto"/>
              </w:rPr>
              <w:t>Pre1:</w:t>
            </w:r>
            <w:r w:rsidRPr="002C6C11">
              <w:rPr>
                <w:rFonts w:ascii="Montserrat" w:hAnsi="Montserrat"/>
                <w:color w:val="auto"/>
              </w:rPr>
              <w:t xml:space="preserve"> Updated 5G access points installed</w:t>
            </w:r>
          </w:p>
        </w:tc>
      </w:tr>
      <w:tr w:rsidR="008114EB" w:rsidRPr="00C80238" w14:paraId="6FDABEEA" w14:textId="77777777" w:rsidTr="16D2C322">
        <w:trPr>
          <w:trHeight w:val="300"/>
        </w:trPr>
        <w:tc>
          <w:tcPr>
            <w:tcW w:w="1476" w:type="dxa"/>
            <w:vAlign w:val="center"/>
          </w:tcPr>
          <w:p w14:paraId="3871C801" w14:textId="415CF4A8" w:rsidR="7CB89A94" w:rsidRPr="002C6C11" w:rsidRDefault="7CB89A94" w:rsidP="7CB89A94">
            <w:pPr>
              <w:rPr>
                <w:rFonts w:ascii="Montserrat" w:hAnsi="Montserrat"/>
                <w:color w:val="auto"/>
              </w:rPr>
            </w:pPr>
          </w:p>
        </w:tc>
        <w:tc>
          <w:tcPr>
            <w:tcW w:w="7520" w:type="dxa"/>
            <w:vAlign w:val="center"/>
          </w:tcPr>
          <w:p w14:paraId="372B5B81" w14:textId="7717B266" w:rsidR="7CB89A94" w:rsidRPr="002C6C11" w:rsidRDefault="7CB89A94" w:rsidP="7CB89A94">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Device configured and ready to connect</w:t>
            </w:r>
          </w:p>
        </w:tc>
      </w:tr>
      <w:tr w:rsidR="008114EB" w:rsidRPr="00C80238" w14:paraId="0B2B3E76" w14:textId="77777777" w:rsidTr="16D2C322">
        <w:trPr>
          <w:trHeight w:val="300"/>
        </w:trPr>
        <w:tc>
          <w:tcPr>
            <w:tcW w:w="1476" w:type="dxa"/>
            <w:vAlign w:val="center"/>
          </w:tcPr>
          <w:p w14:paraId="5411F86C" w14:textId="22D145DF"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520" w:type="dxa"/>
            <w:vAlign w:val="center"/>
          </w:tcPr>
          <w:p w14:paraId="7CCC83F5" w14:textId="6C64B5F5" w:rsidR="7CB89A94" w:rsidRPr="002C6C11" w:rsidRDefault="7CB89A94" w:rsidP="7CB89A94">
            <w:pPr>
              <w:rPr>
                <w:rFonts w:ascii="Montserrat" w:hAnsi="Montserrat"/>
                <w:color w:val="auto"/>
              </w:rPr>
            </w:pPr>
            <w:r w:rsidRPr="002C6C11">
              <w:rPr>
                <w:rFonts w:ascii="Montserrat" w:hAnsi="Montserrat"/>
                <w:color w:val="auto"/>
              </w:rPr>
              <w:t>Test 5G network connectivity and file transmission via 5G access point.</w:t>
            </w:r>
          </w:p>
        </w:tc>
      </w:tr>
      <w:tr w:rsidR="008114EB" w:rsidRPr="00C80238" w14:paraId="575861D0" w14:textId="77777777" w:rsidTr="16D2C322">
        <w:trPr>
          <w:trHeight w:val="300"/>
        </w:trPr>
        <w:tc>
          <w:tcPr>
            <w:tcW w:w="1476" w:type="dxa"/>
            <w:vAlign w:val="center"/>
          </w:tcPr>
          <w:p w14:paraId="2D0EF249" w14:textId="65CF1DBB"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520" w:type="dxa"/>
            <w:vAlign w:val="center"/>
          </w:tcPr>
          <w:p w14:paraId="536CBFED" w14:textId="7EB66497" w:rsidR="7CB89A94" w:rsidRPr="002C6C11" w:rsidRDefault="7CB89A94" w:rsidP="7CB89A94">
            <w:pPr>
              <w:rPr>
                <w:rFonts w:ascii="Montserrat" w:hAnsi="Montserrat"/>
                <w:color w:val="auto"/>
              </w:rPr>
            </w:pPr>
            <w:r w:rsidRPr="002C6C11">
              <w:rPr>
                <w:rFonts w:ascii="Montserrat" w:hAnsi="Montserrat"/>
                <w:b/>
                <w:color w:val="auto"/>
              </w:rPr>
              <w:t>S1:</w:t>
            </w:r>
            <w:r w:rsidRPr="002C6C11">
              <w:rPr>
                <w:rFonts w:ascii="Montserrat" w:hAnsi="Montserrat"/>
                <w:color w:val="auto"/>
              </w:rPr>
              <w:t xml:space="preserve"> Connect device to 5G network and ping</w:t>
            </w:r>
          </w:p>
        </w:tc>
      </w:tr>
      <w:tr w:rsidR="008114EB" w:rsidRPr="00C80238" w14:paraId="55F32AF3" w14:textId="77777777" w:rsidTr="16D2C322">
        <w:trPr>
          <w:trHeight w:val="300"/>
        </w:trPr>
        <w:tc>
          <w:tcPr>
            <w:tcW w:w="1476" w:type="dxa"/>
            <w:vAlign w:val="center"/>
          </w:tcPr>
          <w:p w14:paraId="01234B73" w14:textId="16D6F951" w:rsidR="7CB89A94" w:rsidRPr="002C6C11" w:rsidRDefault="7CB89A94" w:rsidP="7CB89A94">
            <w:pPr>
              <w:rPr>
                <w:rFonts w:ascii="Montserrat" w:hAnsi="Montserrat"/>
                <w:color w:val="auto"/>
              </w:rPr>
            </w:pPr>
          </w:p>
        </w:tc>
        <w:tc>
          <w:tcPr>
            <w:tcW w:w="7520" w:type="dxa"/>
            <w:vAlign w:val="center"/>
          </w:tcPr>
          <w:p w14:paraId="2681368A" w14:textId="75F259E4" w:rsidR="7CB89A94" w:rsidRPr="002C6C11" w:rsidRDefault="7CB89A94" w:rsidP="7CB89A94">
            <w:pPr>
              <w:rPr>
                <w:rFonts w:ascii="Montserrat" w:hAnsi="Montserrat"/>
                <w:color w:val="auto"/>
              </w:rPr>
            </w:pPr>
            <w:r w:rsidRPr="002C6C11">
              <w:rPr>
                <w:rFonts w:ascii="Montserrat" w:hAnsi="Montserrat"/>
                <w:b/>
                <w:color w:val="auto"/>
              </w:rPr>
              <w:t>S2:</w:t>
            </w:r>
            <w:r w:rsidRPr="002C6C11">
              <w:rPr>
                <w:rFonts w:ascii="Montserrat" w:hAnsi="Montserrat"/>
                <w:color w:val="auto"/>
              </w:rPr>
              <w:t xml:space="preserve"> Initiate file transfer to validate data flow</w:t>
            </w:r>
          </w:p>
        </w:tc>
      </w:tr>
      <w:tr w:rsidR="008114EB" w:rsidRPr="00C80238" w14:paraId="417788A8" w14:textId="77777777" w:rsidTr="16D2C322">
        <w:trPr>
          <w:trHeight w:val="300"/>
        </w:trPr>
        <w:tc>
          <w:tcPr>
            <w:tcW w:w="1476" w:type="dxa"/>
            <w:vAlign w:val="center"/>
          </w:tcPr>
          <w:p w14:paraId="78B47331" w14:textId="29BF7214"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520" w:type="dxa"/>
            <w:vAlign w:val="center"/>
          </w:tcPr>
          <w:p w14:paraId="3DEB9A41" w14:textId="003E1D60" w:rsidR="7CB89A94" w:rsidRPr="002C6C11" w:rsidRDefault="7CB89A94" w:rsidP="7CB89A94">
            <w:pPr>
              <w:rPr>
                <w:rFonts w:ascii="Montserrat" w:hAnsi="Montserrat"/>
                <w:color w:val="auto"/>
              </w:rPr>
            </w:pPr>
            <w:r w:rsidRPr="002C6C11">
              <w:rPr>
                <w:rFonts w:ascii="Montserrat" w:hAnsi="Montserrat"/>
                <w:color w:val="auto"/>
              </w:rPr>
              <w:t>Connection success (PASS/FAIL), File transfer rate (Mbps</w:t>
            </w:r>
            <w:r w:rsidR="493E2BE6" w:rsidRPr="002C6C11">
              <w:rPr>
                <w:rFonts w:ascii="Montserrat" w:hAnsi="Montserrat"/>
                <w:color w:val="auto"/>
              </w:rPr>
              <w:t>)</w:t>
            </w:r>
            <w:r w:rsidR="6D7C521C" w:rsidRPr="002C6C11">
              <w:rPr>
                <w:rFonts w:ascii="Montserrat" w:hAnsi="Montserrat"/>
                <w:color w:val="auto"/>
              </w:rPr>
              <w:t>, TTFB, TTLB,</w:t>
            </w:r>
          </w:p>
        </w:tc>
      </w:tr>
      <w:tr w:rsidR="7CB89A94" w:rsidRPr="00C80238" w14:paraId="5D9C7E93" w14:textId="77777777" w:rsidTr="16D2C322">
        <w:trPr>
          <w:trHeight w:val="300"/>
        </w:trPr>
        <w:tc>
          <w:tcPr>
            <w:tcW w:w="1476" w:type="dxa"/>
            <w:vAlign w:val="center"/>
          </w:tcPr>
          <w:p w14:paraId="3AFC71B9" w14:textId="55DD9767"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520" w:type="dxa"/>
            <w:vAlign w:val="center"/>
          </w:tcPr>
          <w:p w14:paraId="3CA7B168" w14:textId="45ABBFEB" w:rsidR="7CB89A94" w:rsidRPr="002C6C11" w:rsidRDefault="7CB89A94" w:rsidP="7CB89A94">
            <w:pPr>
              <w:rPr>
                <w:rFonts w:ascii="Montserrat" w:hAnsi="Montserrat"/>
                <w:color w:val="auto"/>
              </w:rPr>
            </w:pPr>
          </w:p>
        </w:tc>
      </w:tr>
    </w:tbl>
    <w:p w14:paraId="288E2CAF" w14:textId="78DECBA0" w:rsidR="7CB89A94" w:rsidRPr="002C6C11" w:rsidRDefault="7CB89A94" w:rsidP="7CB89A94">
      <w:pPr>
        <w:ind w:left="567" w:hanging="567"/>
        <w:rPr>
          <w:rFonts w:ascii="Montserrat" w:hAnsi="Montserrat"/>
          <w:color w:val="auto"/>
          <w:sz w:val="18"/>
          <w:szCs w:val="18"/>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76"/>
        <w:gridCol w:w="7539"/>
      </w:tblGrid>
      <w:tr w:rsidR="008114EB" w:rsidRPr="00C80238" w14:paraId="25FB8773" w14:textId="77777777" w:rsidTr="16D2C322">
        <w:trPr>
          <w:trHeight w:val="300"/>
        </w:trPr>
        <w:tc>
          <w:tcPr>
            <w:tcW w:w="1476" w:type="dxa"/>
            <w:shd w:val="clear" w:color="auto" w:fill="C1E4F5" w:themeFill="accent1" w:themeFillTint="33"/>
            <w:vAlign w:val="center"/>
          </w:tcPr>
          <w:p w14:paraId="7F56C1E1" w14:textId="455CF8EC" w:rsidR="7CB89A94" w:rsidRPr="002C6C11" w:rsidRDefault="1F62F35B" w:rsidP="16D2C322">
            <w:pPr>
              <w:rPr>
                <w:rFonts w:ascii="Montserrat" w:hAnsi="Montserrat"/>
                <w:b/>
                <w:color w:val="auto"/>
              </w:rPr>
            </w:pPr>
            <w:r w:rsidRPr="002C6C11">
              <w:rPr>
                <w:rFonts w:ascii="Montserrat" w:hAnsi="Montserrat"/>
                <w:b/>
                <w:color w:val="auto"/>
              </w:rPr>
              <w:t xml:space="preserve">Test Case </w:t>
            </w:r>
            <w:r w:rsidR="6F49A4D7" w:rsidRPr="002C6C11">
              <w:rPr>
                <w:rFonts w:ascii="Montserrat" w:hAnsi="Montserrat"/>
                <w:b/>
                <w:color w:val="auto"/>
              </w:rPr>
              <w:t>6</w:t>
            </w:r>
          </w:p>
        </w:tc>
        <w:tc>
          <w:tcPr>
            <w:tcW w:w="7539" w:type="dxa"/>
            <w:shd w:val="clear" w:color="auto" w:fill="C1E4F5" w:themeFill="accent1" w:themeFillTint="33"/>
            <w:vAlign w:val="center"/>
          </w:tcPr>
          <w:p w14:paraId="2609ED2F" w14:textId="34E53645" w:rsidR="7CB89A94" w:rsidRPr="002C6C11" w:rsidRDefault="7CB89A94" w:rsidP="7CB89A94">
            <w:pPr>
              <w:rPr>
                <w:rFonts w:ascii="Montserrat" w:hAnsi="Montserrat"/>
                <w:b/>
                <w:color w:val="auto"/>
              </w:rPr>
            </w:pPr>
            <w:r w:rsidRPr="002C6C11">
              <w:rPr>
                <w:rFonts w:ascii="Montserrat" w:hAnsi="Montserrat"/>
                <w:b/>
                <w:color w:val="auto"/>
              </w:rPr>
              <w:t>End-to-End Integration Verification Test</w:t>
            </w:r>
          </w:p>
        </w:tc>
      </w:tr>
      <w:tr w:rsidR="008114EB" w:rsidRPr="00C80238" w14:paraId="67F9D6FD" w14:textId="77777777" w:rsidTr="16D2C322">
        <w:trPr>
          <w:trHeight w:val="300"/>
        </w:trPr>
        <w:tc>
          <w:tcPr>
            <w:tcW w:w="1476" w:type="dxa"/>
            <w:vAlign w:val="center"/>
          </w:tcPr>
          <w:p w14:paraId="50D5DC19" w14:textId="4E3C9882"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539" w:type="dxa"/>
            <w:vAlign w:val="center"/>
          </w:tcPr>
          <w:p w14:paraId="18093661" w14:textId="7832AD4B" w:rsidR="7CB89A94" w:rsidRPr="002C6C11" w:rsidRDefault="7CB89A94" w:rsidP="7CB89A94">
            <w:pPr>
              <w:rPr>
                <w:rFonts w:ascii="Montserrat" w:hAnsi="Montserrat"/>
                <w:color w:val="auto"/>
              </w:rPr>
            </w:pPr>
            <w:r w:rsidRPr="002C6C11">
              <w:rPr>
                <w:rFonts w:ascii="Montserrat" w:hAnsi="Montserrat"/>
                <w:color w:val="auto"/>
              </w:rPr>
              <w:t>System-Wide End-to-End Workflow Validation</w:t>
            </w:r>
          </w:p>
        </w:tc>
      </w:tr>
      <w:tr w:rsidR="008114EB" w:rsidRPr="00C80238" w14:paraId="12045EC3" w14:textId="77777777" w:rsidTr="16D2C322">
        <w:trPr>
          <w:trHeight w:val="300"/>
        </w:trPr>
        <w:tc>
          <w:tcPr>
            <w:tcW w:w="1476" w:type="dxa"/>
            <w:vAlign w:val="center"/>
          </w:tcPr>
          <w:p w14:paraId="0E739493" w14:textId="6CFD8D34"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539" w:type="dxa"/>
            <w:vAlign w:val="center"/>
          </w:tcPr>
          <w:p w14:paraId="66BA1570" w14:textId="1B73415E" w:rsidR="7CB89A94" w:rsidRPr="002C6C11" w:rsidRDefault="1F62F35B" w:rsidP="7CB89A94">
            <w:pPr>
              <w:rPr>
                <w:rFonts w:ascii="Montserrat" w:hAnsi="Montserrat"/>
                <w:color w:val="auto"/>
              </w:rPr>
            </w:pPr>
            <w:r w:rsidRPr="002C6C11">
              <w:rPr>
                <w:rFonts w:ascii="Montserrat" w:hAnsi="Montserrat"/>
                <w:color w:val="auto"/>
              </w:rPr>
              <w:t>Arctic Space Technologies</w:t>
            </w:r>
            <w:r w:rsidR="4FC9CCA0" w:rsidRPr="002C6C11">
              <w:rPr>
                <w:rFonts w:ascii="Montserrat" w:hAnsi="Montserrat"/>
                <w:color w:val="auto"/>
              </w:rPr>
              <w:t>, Varnish</w:t>
            </w:r>
            <w:r w:rsidR="4F92B159" w:rsidRPr="002C6C11">
              <w:rPr>
                <w:rFonts w:ascii="Montserrat" w:hAnsi="Montserrat"/>
                <w:color w:val="auto"/>
              </w:rPr>
              <w:t xml:space="preserve"> Software,</w:t>
            </w:r>
            <w:r w:rsidR="5DB90A37" w:rsidRPr="002C6C11">
              <w:rPr>
                <w:rFonts w:ascii="Montserrat" w:hAnsi="Montserrat"/>
                <w:color w:val="auto"/>
              </w:rPr>
              <w:t xml:space="preserve"> RAI</w:t>
            </w:r>
          </w:p>
        </w:tc>
      </w:tr>
      <w:tr w:rsidR="008114EB" w:rsidRPr="00C80238" w14:paraId="2429BBB7" w14:textId="77777777" w:rsidTr="16D2C322">
        <w:trPr>
          <w:trHeight w:val="300"/>
        </w:trPr>
        <w:tc>
          <w:tcPr>
            <w:tcW w:w="1476" w:type="dxa"/>
            <w:vAlign w:val="center"/>
          </w:tcPr>
          <w:p w14:paraId="0FF7A214" w14:textId="48031264"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539" w:type="dxa"/>
            <w:vAlign w:val="center"/>
          </w:tcPr>
          <w:p w14:paraId="70121453" w14:textId="38025E65" w:rsidR="7CB89A94" w:rsidRPr="002C6C11" w:rsidRDefault="7CB89A94" w:rsidP="7CB89A94">
            <w:pPr>
              <w:rPr>
                <w:rFonts w:ascii="Montserrat" w:hAnsi="Montserrat"/>
                <w:color w:val="auto"/>
              </w:rPr>
            </w:pPr>
            <w:r w:rsidRPr="002C6C11">
              <w:rPr>
                <w:rFonts w:ascii="Montserrat" w:hAnsi="Montserrat"/>
                <w:b/>
                <w:color w:val="auto"/>
              </w:rPr>
              <w:t>Pre1:</w:t>
            </w:r>
            <w:r w:rsidRPr="002C6C11">
              <w:rPr>
                <w:rFonts w:ascii="Montserrat" w:hAnsi="Montserrat"/>
                <w:color w:val="auto"/>
              </w:rPr>
              <w:t xml:space="preserve"> All components integrated (API, satellite, caching)</w:t>
            </w:r>
          </w:p>
        </w:tc>
      </w:tr>
      <w:tr w:rsidR="008114EB" w:rsidRPr="00C80238" w14:paraId="0EEA760F" w14:textId="77777777" w:rsidTr="16D2C322">
        <w:trPr>
          <w:trHeight w:val="300"/>
        </w:trPr>
        <w:tc>
          <w:tcPr>
            <w:tcW w:w="1476" w:type="dxa"/>
            <w:vAlign w:val="center"/>
          </w:tcPr>
          <w:p w14:paraId="1C5BE670" w14:textId="2264B506" w:rsidR="7CB89A94" w:rsidRPr="002C6C11" w:rsidRDefault="7CB89A94" w:rsidP="7CB89A94">
            <w:pPr>
              <w:rPr>
                <w:rFonts w:ascii="Montserrat" w:hAnsi="Montserrat"/>
                <w:color w:val="auto"/>
              </w:rPr>
            </w:pPr>
          </w:p>
        </w:tc>
        <w:tc>
          <w:tcPr>
            <w:tcW w:w="7539" w:type="dxa"/>
            <w:vAlign w:val="center"/>
          </w:tcPr>
          <w:p w14:paraId="48654E13" w14:textId="65910B03" w:rsidR="7CB89A94" w:rsidRPr="00CB317A" w:rsidRDefault="7CB89A94" w:rsidP="7CB89A94">
            <w:pPr>
              <w:rPr>
                <w:rFonts w:ascii="Montserrat" w:hAnsi="Montserrat"/>
                <w:color w:val="auto"/>
              </w:rPr>
            </w:pPr>
            <w:r w:rsidRPr="00CB317A">
              <w:rPr>
                <w:rFonts w:ascii="Montserrat" w:hAnsi="Montserrat"/>
                <w:b/>
                <w:color w:val="auto"/>
              </w:rPr>
              <w:t>Pre2:</w:t>
            </w:r>
            <w:r w:rsidRPr="00CB317A">
              <w:rPr>
                <w:rFonts w:ascii="Montserrat" w:hAnsi="Montserrat"/>
                <w:color w:val="auto"/>
              </w:rPr>
              <w:t xml:space="preserve"> Content popularity component operational</w:t>
            </w:r>
          </w:p>
        </w:tc>
      </w:tr>
      <w:tr w:rsidR="008114EB" w:rsidRPr="00C80238" w14:paraId="528BECD2" w14:textId="77777777" w:rsidTr="16D2C322">
        <w:trPr>
          <w:trHeight w:val="300"/>
        </w:trPr>
        <w:tc>
          <w:tcPr>
            <w:tcW w:w="1476" w:type="dxa"/>
            <w:vAlign w:val="center"/>
          </w:tcPr>
          <w:p w14:paraId="11A1DC40" w14:textId="2DE2693C"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539" w:type="dxa"/>
            <w:vAlign w:val="center"/>
          </w:tcPr>
          <w:p w14:paraId="54C09352" w14:textId="68AF4089" w:rsidR="7CB89A94" w:rsidRPr="00CB317A" w:rsidRDefault="7CB89A94" w:rsidP="7CB89A94">
            <w:pPr>
              <w:rPr>
                <w:rFonts w:ascii="Montserrat" w:hAnsi="Montserrat"/>
                <w:color w:val="auto"/>
              </w:rPr>
            </w:pPr>
            <w:r w:rsidRPr="00CB317A">
              <w:rPr>
                <w:rFonts w:ascii="Montserrat" w:hAnsi="Montserrat"/>
                <w:color w:val="auto"/>
              </w:rPr>
              <w:t>Simulate full data flow: popularity detection to satellite transmission and edge delivery.</w:t>
            </w:r>
          </w:p>
        </w:tc>
      </w:tr>
      <w:tr w:rsidR="008114EB" w:rsidRPr="00C80238" w14:paraId="315EC85E" w14:textId="77777777" w:rsidTr="16D2C322">
        <w:trPr>
          <w:trHeight w:val="300"/>
        </w:trPr>
        <w:tc>
          <w:tcPr>
            <w:tcW w:w="1476" w:type="dxa"/>
            <w:vAlign w:val="center"/>
          </w:tcPr>
          <w:p w14:paraId="7F04E4E2" w14:textId="37041CCA" w:rsidR="7CB89A94" w:rsidRPr="002C6C11" w:rsidRDefault="7CB89A94" w:rsidP="7CB89A94">
            <w:pPr>
              <w:rPr>
                <w:rFonts w:ascii="Montserrat" w:hAnsi="Montserrat"/>
                <w:color w:val="auto"/>
              </w:rPr>
            </w:pPr>
          </w:p>
        </w:tc>
        <w:tc>
          <w:tcPr>
            <w:tcW w:w="7539" w:type="dxa"/>
            <w:vAlign w:val="center"/>
          </w:tcPr>
          <w:p w14:paraId="51B9A116" w14:textId="3B53F59C" w:rsidR="7CB89A94" w:rsidRPr="00CB317A" w:rsidRDefault="7CB89A94" w:rsidP="7CB89A94">
            <w:pPr>
              <w:rPr>
                <w:rFonts w:ascii="Montserrat" w:hAnsi="Montserrat"/>
                <w:color w:val="auto"/>
              </w:rPr>
            </w:pPr>
            <w:r w:rsidRPr="00CB317A">
              <w:rPr>
                <w:rFonts w:ascii="Montserrat" w:hAnsi="Montserrat"/>
                <w:color w:val="auto"/>
              </w:rPr>
              <w:t>Verify that both HLS and VOD content can be transmitted reliably over the satellite link in multiple quality levels or bitrates.</w:t>
            </w:r>
          </w:p>
        </w:tc>
      </w:tr>
      <w:tr w:rsidR="008114EB" w:rsidRPr="00C80238" w14:paraId="762C4416" w14:textId="77777777" w:rsidTr="16D2C322">
        <w:trPr>
          <w:trHeight w:val="300"/>
        </w:trPr>
        <w:tc>
          <w:tcPr>
            <w:tcW w:w="1476" w:type="dxa"/>
            <w:vAlign w:val="center"/>
          </w:tcPr>
          <w:p w14:paraId="69651D8A" w14:textId="0FF05D03" w:rsidR="7CB89A94" w:rsidRPr="002C6C11" w:rsidRDefault="7CB89A94" w:rsidP="7CB89A94">
            <w:pPr>
              <w:rPr>
                <w:rFonts w:ascii="Montserrat" w:hAnsi="Montserrat"/>
                <w:color w:val="auto"/>
              </w:rPr>
            </w:pPr>
          </w:p>
        </w:tc>
        <w:tc>
          <w:tcPr>
            <w:tcW w:w="7539" w:type="dxa"/>
            <w:vAlign w:val="center"/>
          </w:tcPr>
          <w:p w14:paraId="43A15952" w14:textId="62AA3D18" w:rsidR="7CB89A94" w:rsidRPr="00CB317A" w:rsidRDefault="7CB89A94" w:rsidP="7CB89A94">
            <w:pPr>
              <w:rPr>
                <w:rFonts w:ascii="Montserrat" w:hAnsi="Montserrat"/>
                <w:color w:val="auto"/>
              </w:rPr>
            </w:pPr>
            <w:r w:rsidRPr="00CB317A">
              <w:rPr>
                <w:rFonts w:ascii="Montserrat" w:hAnsi="Montserrat"/>
                <w:color w:val="auto"/>
              </w:rPr>
              <w:t>Ensure that content segments are correctly received at the Far Edge and subsequently served to the end user over 5G without major playback interruptions.</w:t>
            </w:r>
          </w:p>
        </w:tc>
      </w:tr>
      <w:tr w:rsidR="008114EB" w:rsidRPr="00C80238" w14:paraId="3E77A5A8" w14:textId="77777777" w:rsidTr="16D2C322">
        <w:trPr>
          <w:trHeight w:val="300"/>
        </w:trPr>
        <w:tc>
          <w:tcPr>
            <w:tcW w:w="1476" w:type="dxa"/>
            <w:vAlign w:val="center"/>
          </w:tcPr>
          <w:p w14:paraId="45B13DAF" w14:textId="7C5A406F"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539" w:type="dxa"/>
            <w:vAlign w:val="center"/>
          </w:tcPr>
          <w:p w14:paraId="64DB11F0" w14:textId="63C2CD45" w:rsidR="7CB89A94" w:rsidRPr="002C6C11" w:rsidRDefault="7CB89A94" w:rsidP="7CB89A94">
            <w:pPr>
              <w:rPr>
                <w:rFonts w:ascii="Montserrat" w:hAnsi="Montserrat"/>
                <w:color w:val="auto"/>
              </w:rPr>
            </w:pPr>
            <w:r w:rsidRPr="002C6C11">
              <w:rPr>
                <w:rFonts w:ascii="Montserrat" w:hAnsi="Montserrat"/>
                <w:b/>
                <w:color w:val="auto"/>
              </w:rPr>
              <w:t>S1:</w:t>
            </w:r>
            <w:r w:rsidRPr="002C6C11">
              <w:rPr>
                <w:rFonts w:ascii="Montserrat" w:hAnsi="Montserrat"/>
                <w:color w:val="auto"/>
              </w:rPr>
              <w:t xml:space="preserve"> Trigger content popularity</w:t>
            </w:r>
          </w:p>
        </w:tc>
      </w:tr>
      <w:tr w:rsidR="008114EB" w:rsidRPr="00C80238" w14:paraId="2EE74A2F" w14:textId="77777777" w:rsidTr="16D2C322">
        <w:trPr>
          <w:trHeight w:val="300"/>
        </w:trPr>
        <w:tc>
          <w:tcPr>
            <w:tcW w:w="1476" w:type="dxa"/>
            <w:vAlign w:val="center"/>
          </w:tcPr>
          <w:p w14:paraId="49880889" w14:textId="6C66D29C" w:rsidR="7CB89A94" w:rsidRPr="002C6C11" w:rsidRDefault="7CB89A94" w:rsidP="7CB89A94">
            <w:pPr>
              <w:rPr>
                <w:rFonts w:ascii="Montserrat" w:hAnsi="Montserrat"/>
                <w:color w:val="auto"/>
              </w:rPr>
            </w:pPr>
          </w:p>
        </w:tc>
        <w:tc>
          <w:tcPr>
            <w:tcW w:w="7539" w:type="dxa"/>
            <w:vAlign w:val="center"/>
          </w:tcPr>
          <w:p w14:paraId="1ECACC5C" w14:textId="1964F6FF" w:rsidR="7CB89A94" w:rsidRPr="002C6C11" w:rsidRDefault="7CB89A94" w:rsidP="7CB89A94">
            <w:pPr>
              <w:rPr>
                <w:rFonts w:ascii="Montserrat" w:hAnsi="Montserrat"/>
                <w:color w:val="auto"/>
              </w:rPr>
            </w:pPr>
            <w:r w:rsidRPr="002C6C11">
              <w:rPr>
                <w:rFonts w:ascii="Montserrat" w:hAnsi="Montserrat"/>
                <w:b/>
                <w:color w:val="auto"/>
              </w:rPr>
              <w:t>S2:</w:t>
            </w:r>
            <w:r w:rsidRPr="002C6C11">
              <w:rPr>
                <w:rFonts w:ascii="Montserrat" w:hAnsi="Montserrat"/>
                <w:color w:val="auto"/>
              </w:rPr>
              <w:t xml:space="preserve"> Confirm triggered file transmission through satellite</w:t>
            </w:r>
          </w:p>
        </w:tc>
      </w:tr>
      <w:tr w:rsidR="008114EB" w:rsidRPr="00C80238" w14:paraId="0DE21A39" w14:textId="77777777" w:rsidTr="16D2C322">
        <w:trPr>
          <w:trHeight w:val="300"/>
        </w:trPr>
        <w:tc>
          <w:tcPr>
            <w:tcW w:w="1476" w:type="dxa"/>
            <w:vAlign w:val="center"/>
          </w:tcPr>
          <w:p w14:paraId="11B7C3A4" w14:textId="57DCB02C" w:rsidR="7CB89A94" w:rsidRPr="002C6C11" w:rsidRDefault="7CB89A94" w:rsidP="7CB89A94">
            <w:pPr>
              <w:rPr>
                <w:rFonts w:ascii="Montserrat" w:hAnsi="Montserrat"/>
                <w:color w:val="auto"/>
              </w:rPr>
            </w:pPr>
          </w:p>
        </w:tc>
        <w:tc>
          <w:tcPr>
            <w:tcW w:w="7539" w:type="dxa"/>
            <w:vAlign w:val="center"/>
          </w:tcPr>
          <w:p w14:paraId="4FE6DDC5" w14:textId="5063B010" w:rsidR="7CB89A94" w:rsidRPr="00CB317A" w:rsidRDefault="7CB89A94" w:rsidP="7CB89A94">
            <w:pPr>
              <w:rPr>
                <w:rFonts w:ascii="Montserrat" w:hAnsi="Montserrat"/>
                <w:color w:val="auto"/>
              </w:rPr>
            </w:pPr>
            <w:r w:rsidRPr="00CB317A">
              <w:rPr>
                <w:rFonts w:ascii="Montserrat" w:hAnsi="Montserrat"/>
                <w:b/>
                <w:color w:val="auto"/>
              </w:rPr>
              <w:t>S3:</w:t>
            </w:r>
            <w:r w:rsidRPr="00CB317A">
              <w:rPr>
                <w:rFonts w:ascii="Montserrat" w:hAnsi="Montserrat"/>
                <w:color w:val="auto"/>
              </w:rPr>
              <w:t xml:space="preserve"> Validate playback from Far Edge</w:t>
            </w:r>
          </w:p>
        </w:tc>
      </w:tr>
      <w:tr w:rsidR="008114EB" w:rsidRPr="00C80238" w14:paraId="1FE54F70" w14:textId="77777777" w:rsidTr="16D2C322">
        <w:trPr>
          <w:trHeight w:val="300"/>
        </w:trPr>
        <w:tc>
          <w:tcPr>
            <w:tcW w:w="1476" w:type="dxa"/>
            <w:vAlign w:val="center"/>
          </w:tcPr>
          <w:p w14:paraId="752D285B" w14:textId="71D3C04E"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539" w:type="dxa"/>
            <w:vAlign w:val="center"/>
          </w:tcPr>
          <w:p w14:paraId="4476C68A" w14:textId="14DD8975" w:rsidR="7CB89A94" w:rsidRPr="00CB317A" w:rsidRDefault="7CB89A94" w:rsidP="7CB89A94">
            <w:pPr>
              <w:rPr>
                <w:rFonts w:ascii="Montserrat" w:hAnsi="Montserrat"/>
                <w:color w:val="auto"/>
              </w:rPr>
            </w:pPr>
            <w:r w:rsidRPr="002C6C11">
              <w:rPr>
                <w:rFonts w:ascii="Montserrat" w:hAnsi="Montserrat"/>
                <w:color w:val="auto"/>
              </w:rPr>
              <w:t>Workflow completion (PASS/FAIL), Latency (</w:t>
            </w:r>
            <w:r w:rsidR="7E431211" w:rsidRPr="002C6C11">
              <w:rPr>
                <w:rFonts w:ascii="Montserrat" w:hAnsi="Montserrat"/>
                <w:color w:val="auto"/>
              </w:rPr>
              <w:t>ms</w:t>
            </w:r>
            <w:r w:rsidRPr="002C6C11">
              <w:rPr>
                <w:rFonts w:ascii="Montserrat" w:hAnsi="Montserrat"/>
                <w:color w:val="auto"/>
              </w:rPr>
              <w:t>), QoE score</w:t>
            </w:r>
          </w:p>
        </w:tc>
      </w:tr>
      <w:tr w:rsidR="7CB89A94" w:rsidRPr="00C80238" w14:paraId="59CAFC58" w14:textId="77777777" w:rsidTr="16D2C322">
        <w:trPr>
          <w:trHeight w:val="300"/>
        </w:trPr>
        <w:tc>
          <w:tcPr>
            <w:tcW w:w="1476" w:type="dxa"/>
            <w:vAlign w:val="center"/>
          </w:tcPr>
          <w:p w14:paraId="59F58B51" w14:textId="4F811824"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539" w:type="dxa"/>
            <w:vAlign w:val="center"/>
          </w:tcPr>
          <w:p w14:paraId="360176B7" w14:textId="084B4977" w:rsidR="7CB89A94" w:rsidRPr="002C6C11" w:rsidRDefault="7CB89A94" w:rsidP="7CB89A94">
            <w:pPr>
              <w:rPr>
                <w:rFonts w:ascii="Montserrat" w:hAnsi="Montserrat"/>
                <w:color w:val="auto"/>
              </w:rPr>
            </w:pPr>
            <w:r w:rsidRPr="002C6C11">
              <w:rPr>
                <w:rFonts w:ascii="Montserrat" w:hAnsi="Montserrat"/>
                <w:color w:val="auto"/>
              </w:rPr>
              <w:t>PASS/FAIL</w:t>
            </w:r>
          </w:p>
        </w:tc>
      </w:tr>
    </w:tbl>
    <w:p w14:paraId="7F1BED4E" w14:textId="722252A9" w:rsidR="7CB89A94" w:rsidRPr="002C6C11" w:rsidRDefault="7CB89A94" w:rsidP="7CB89A94">
      <w:pPr>
        <w:ind w:left="567" w:hanging="567"/>
        <w:rPr>
          <w:rFonts w:ascii="Montserrat" w:hAnsi="Montserrat"/>
          <w:color w:val="auto"/>
          <w:sz w:val="18"/>
          <w:szCs w:val="18"/>
        </w:rPr>
      </w:pPr>
    </w:p>
    <w:p w14:paraId="6BE9AEC4" w14:textId="77777777" w:rsidR="00A06B31" w:rsidRPr="002C6C11" w:rsidRDefault="00A06B31" w:rsidP="7CB89A94">
      <w:pPr>
        <w:ind w:left="567" w:hanging="567"/>
        <w:rPr>
          <w:rFonts w:ascii="Montserrat" w:hAnsi="Montserrat"/>
          <w:color w:val="auto"/>
          <w:sz w:val="18"/>
          <w:szCs w:val="18"/>
        </w:rPr>
      </w:pPr>
    </w:p>
    <w:p w14:paraId="7B51D1BC" w14:textId="5A0C2AED" w:rsidR="00BF6253" w:rsidRPr="00CB317A" w:rsidRDefault="00DB0738" w:rsidP="00FA3592">
      <w:pPr>
        <w:pStyle w:val="ParagraphText"/>
        <w:rPr>
          <w:b/>
          <w:bCs/>
          <w:i/>
          <w:iCs/>
        </w:rPr>
      </w:pPr>
      <w:r w:rsidRPr="002C6C11">
        <w:rPr>
          <w:b/>
          <w:i/>
        </w:rPr>
        <w:t>5</w:t>
      </w:r>
      <w:r w:rsidR="728ADB4D" w:rsidRPr="002C6C11">
        <w:rPr>
          <w:b/>
          <w:i/>
        </w:rPr>
        <w:t>.2.2</w:t>
      </w:r>
      <w:r w:rsidR="00010729" w:rsidRPr="002C6C11">
        <w:rPr>
          <w:b/>
          <w:i/>
        </w:rPr>
        <w:t>.2</w:t>
      </w:r>
      <w:r w:rsidR="00BF6253" w:rsidRPr="002C6C11">
        <w:rPr>
          <w:b/>
          <w:i/>
        </w:rPr>
        <w:tab/>
      </w:r>
      <w:r w:rsidR="7CFBE5D6" w:rsidRPr="002C6C11">
        <w:rPr>
          <w:b/>
          <w:i/>
        </w:rPr>
        <w:t>WP 5.2.2 - Near Edge and Far Edge development</w:t>
      </w:r>
    </w:p>
    <w:p w14:paraId="0C6D6068" w14:textId="5F702ACF" w:rsidR="00BF6253" w:rsidRPr="002C6C11" w:rsidRDefault="00BF6253" w:rsidP="3164B928">
      <w:pPr>
        <w:rPr>
          <w:rFonts w:ascii="Montserrat" w:hAnsi="Montserrat"/>
          <w:color w:val="auto"/>
          <w:sz w:val="18"/>
          <w:szCs w:val="18"/>
        </w:rPr>
      </w:pPr>
    </w:p>
    <w:p w14:paraId="1B8A02A7" w14:textId="45FE32F4" w:rsidR="00BF6253" w:rsidRPr="00CB317A" w:rsidRDefault="3164B928" w:rsidP="4112F691">
      <w:pPr>
        <w:pStyle w:val="NoSpacing"/>
        <w:rPr>
          <w:rFonts w:ascii="Montserrat" w:eastAsiaTheme="minorEastAsia" w:hAnsi="Montserrat"/>
          <w:b/>
          <w:bCs/>
          <w:sz w:val="18"/>
          <w:szCs w:val="18"/>
        </w:rPr>
      </w:pPr>
      <w:r w:rsidRPr="00CB317A">
        <w:rPr>
          <w:rFonts w:ascii="Montserrat" w:hAnsi="Montserrat"/>
          <w:b/>
          <w:sz w:val="18"/>
          <w:szCs w:val="18"/>
        </w:rPr>
        <w:t xml:space="preserve">1. </w:t>
      </w:r>
      <w:r w:rsidR="3B30A7C0" w:rsidRPr="00CB317A">
        <w:rPr>
          <w:rFonts w:ascii="Montserrat" w:eastAsiaTheme="minorEastAsia" w:hAnsi="Montserrat"/>
          <w:b/>
          <w:bCs/>
          <w:sz w:val="18"/>
          <w:szCs w:val="18"/>
        </w:rPr>
        <w:t>Satellite transmission tests</w:t>
      </w:r>
    </w:p>
    <w:p w14:paraId="7CDFFC80" w14:textId="0F2D60A2" w:rsidR="00BF6253" w:rsidRPr="002C6C11" w:rsidRDefault="19EE0269" w:rsidP="006D0738">
      <w:pPr>
        <w:pStyle w:val="ParagraphText"/>
        <w:spacing w:before="80"/>
      </w:pPr>
      <w:r w:rsidRPr="002C6C11">
        <w:t xml:space="preserve">Arctic Space is allowed to use a Space Norway satellite, </w:t>
      </w:r>
      <w:r w:rsidR="2308AA7C" w:rsidRPr="002C6C11">
        <w:t xml:space="preserve">with </w:t>
      </w:r>
      <w:r w:rsidRPr="002C6C11">
        <w:t>upstream is in Nittedal</w:t>
      </w:r>
      <w:r w:rsidRPr="002C6C11">
        <w:rPr>
          <w:rFonts w:eastAsiaTheme="minorEastAsia" w:cstheme="minorBidi"/>
        </w:rPr>
        <w:t xml:space="preserve"> (Norway)</w:t>
      </w:r>
      <w:r w:rsidR="0B842254" w:rsidRPr="002C6C11">
        <w:rPr>
          <w:rFonts w:eastAsiaTheme="minorEastAsia" w:cstheme="minorBidi"/>
        </w:rPr>
        <w:t xml:space="preserve">, </w:t>
      </w:r>
      <w:r w:rsidRPr="002C6C11">
        <w:rPr>
          <w:rFonts w:eastAsiaTheme="minorEastAsia" w:cstheme="minorBidi"/>
        </w:rPr>
        <w:t xml:space="preserve"> downstream is captured at Arctic Space’s facilities in Piteå (Sweden).</w:t>
      </w:r>
    </w:p>
    <w:p w14:paraId="34CB56C8" w14:textId="5B715EC3" w:rsidR="00BF6253" w:rsidRPr="002C6C11" w:rsidRDefault="1F1E7D07" w:rsidP="16D2C322">
      <w:pPr>
        <w:pStyle w:val="ParagraphText"/>
        <w:spacing w:before="80"/>
        <w:rPr>
          <w:rFonts w:eastAsiaTheme="minorEastAsia" w:cstheme="minorBidi"/>
        </w:rPr>
      </w:pPr>
      <w:r w:rsidRPr="002C6C11">
        <w:t xml:space="preserve">According to our information, we have </w:t>
      </w:r>
      <w:r w:rsidR="282D7210" w:rsidRPr="002C6C11">
        <w:rPr>
          <w:rFonts w:eastAsiaTheme="minorEastAsia" w:cstheme="minorBidi"/>
        </w:rPr>
        <w:t>access to a</w:t>
      </w:r>
      <w:r w:rsidRPr="002C6C11">
        <w:rPr>
          <w:rFonts w:eastAsiaTheme="minorEastAsia" w:cstheme="minorBidi"/>
        </w:rPr>
        <w:t xml:space="preserve"> capacity of </w:t>
      </w:r>
      <w:r w:rsidR="5F01CE4E" w:rsidRPr="002C6C11">
        <w:rPr>
          <w:rFonts w:eastAsiaTheme="minorEastAsia" w:cstheme="minorBidi"/>
        </w:rPr>
        <w:t>10</w:t>
      </w:r>
      <w:r w:rsidRPr="002C6C11">
        <w:rPr>
          <w:rFonts w:eastAsiaTheme="minorEastAsia" w:cstheme="minorBidi"/>
        </w:rPr>
        <w:t xml:space="preserve"> Mbps on the satellite. Arctic Space will run specific tests to max out that capacity.</w:t>
      </w:r>
    </w:p>
    <w:p w14:paraId="0B4F8059" w14:textId="1EFA9E40" w:rsidR="00BF6253" w:rsidRPr="002C6C11" w:rsidRDefault="3B30A7C0" w:rsidP="006D0738">
      <w:pPr>
        <w:pStyle w:val="ParagraphText"/>
        <w:spacing w:before="80"/>
      </w:pPr>
      <w:r w:rsidRPr="002C6C11">
        <w:t>The test results will give us the opportunity to define how many streams we can transmit via the satellite in parallel, and which bit rate representations of those videos can be transmitted.</w:t>
      </w:r>
    </w:p>
    <w:p w14:paraId="12684112" w14:textId="4356C598" w:rsidR="00BF6253" w:rsidRPr="002C6C11" w:rsidRDefault="3B30A7C0" w:rsidP="006D0738">
      <w:pPr>
        <w:pStyle w:val="ParagraphText"/>
        <w:spacing w:before="80"/>
      </w:pPr>
      <w:r w:rsidRPr="002C6C11">
        <w:t>There will be a distinction between live streams and VOD content.</w:t>
      </w:r>
    </w:p>
    <w:p w14:paraId="47EADA44" w14:textId="77485577" w:rsidR="00BF6253" w:rsidRPr="002C6C11" w:rsidRDefault="3B30A7C0" w:rsidP="006D0738">
      <w:pPr>
        <w:pStyle w:val="ParagraphText"/>
        <w:spacing w:before="80"/>
      </w:pPr>
      <w:r w:rsidRPr="002C6C11">
        <w:t xml:space="preserve">First Arctic Space will run standalone tests sending as many video segments as possible over the satellite to determine the available bandwidth. In a second stage, more targeted throughput tests will be performed using the video </w:t>
      </w:r>
      <w:r w:rsidR="7A89B07B" w:rsidRPr="002C6C11">
        <w:rPr>
          <w:rFonts w:eastAsiaTheme="minorEastAsia" w:cstheme="minorBidi"/>
        </w:rPr>
        <w:t>catalogue</w:t>
      </w:r>
      <w:r w:rsidRPr="002C6C11">
        <w:rPr>
          <w:rFonts w:eastAsiaTheme="minorEastAsia" w:cstheme="minorBidi"/>
        </w:rPr>
        <w:t xml:space="preserve"> that RAI provides.</w:t>
      </w:r>
    </w:p>
    <w:p w14:paraId="5CACBDF4" w14:textId="008638C5" w:rsidR="00BF6253" w:rsidRPr="002C6C11" w:rsidRDefault="00BF6253" w:rsidP="3164B928">
      <w:pPr>
        <w:spacing w:line="259" w:lineRule="auto"/>
        <w:ind w:firstLine="1"/>
        <w:rPr>
          <w:rFonts w:ascii="Montserrat" w:eastAsiaTheme="minorEastAsia" w:hAnsi="Montserrat" w:cstheme="minorBidi"/>
          <w:color w:val="auto"/>
          <w:sz w:val="18"/>
          <w:szCs w:val="18"/>
        </w:rPr>
      </w:pPr>
    </w:p>
    <w:p w14:paraId="29826C69" w14:textId="0DA8C944" w:rsidR="00BF6253" w:rsidRPr="00CB317A" w:rsidRDefault="3164B928" w:rsidP="651DC4E4">
      <w:pPr>
        <w:pStyle w:val="NoSpacing"/>
        <w:rPr>
          <w:rFonts w:ascii="Montserrat" w:eastAsiaTheme="minorEastAsia" w:hAnsi="Montserrat"/>
          <w:b/>
          <w:bCs/>
          <w:sz w:val="18"/>
          <w:szCs w:val="18"/>
        </w:rPr>
      </w:pPr>
      <w:r w:rsidRPr="00CB317A">
        <w:rPr>
          <w:rFonts w:ascii="Montserrat" w:hAnsi="Montserrat"/>
          <w:b/>
          <w:sz w:val="18"/>
          <w:szCs w:val="18"/>
        </w:rPr>
        <w:t xml:space="preserve">2. </w:t>
      </w:r>
      <w:r w:rsidR="3B30A7C0" w:rsidRPr="00CB317A">
        <w:rPr>
          <w:rFonts w:ascii="Montserrat" w:eastAsiaTheme="minorEastAsia" w:hAnsi="Montserrat"/>
          <w:b/>
          <w:bCs/>
          <w:sz w:val="18"/>
          <w:szCs w:val="18"/>
        </w:rPr>
        <w:t>Satellite transmission API tests</w:t>
      </w:r>
    </w:p>
    <w:p w14:paraId="6F0FBEAC" w14:textId="7DE35682" w:rsidR="00BF6253" w:rsidRPr="002C6C11" w:rsidRDefault="3B30A7C0" w:rsidP="006D0738">
      <w:pPr>
        <w:pStyle w:val="ParagraphText"/>
        <w:spacing w:before="80"/>
      </w:pPr>
      <w:r w:rsidRPr="002C6C11">
        <w:t xml:space="preserve">Satellite transmissions at the Arctic Space test bed are currently triggered manually. Arctic Space is in the process of developing a REST API to integrate satellite transmissions into a component that is </w:t>
      </w:r>
      <w:r w:rsidRPr="002C6C11">
        <w:rPr>
          <w:rFonts w:eastAsiaTheme="minorEastAsia" w:cstheme="minorBidi"/>
        </w:rPr>
        <w:t>responsible for determining the popularity of video titles.</w:t>
      </w:r>
    </w:p>
    <w:p w14:paraId="15DD1EC1" w14:textId="42CCD31C" w:rsidR="00BF6253" w:rsidRPr="002C6C11" w:rsidRDefault="3B30A7C0" w:rsidP="006D0738">
      <w:pPr>
        <w:pStyle w:val="ParagraphText"/>
        <w:spacing w:before="80"/>
      </w:pPr>
      <w:r w:rsidRPr="002C6C11">
        <w:t>Apart from functional testing to trigger satellite transmissions and get bandwidth usage information during active transmissions, performance &amp; efficiency tests will also be performed on the API.</w:t>
      </w:r>
      <w:r w:rsidR="29FF2E07" w:rsidRPr="002C6C11">
        <w:rPr>
          <w:rFonts w:eastAsiaTheme="minorEastAsia" w:cstheme="minorBidi"/>
        </w:rPr>
        <w:t xml:space="preserve"> </w:t>
      </w:r>
      <w:r w:rsidRPr="002C6C11">
        <w:rPr>
          <w:rFonts w:eastAsiaTheme="minorEastAsia" w:cstheme="minorBidi"/>
        </w:rPr>
        <w:t>We will use the test results of the satellite transmission tests and try to achieve the same levels of efficiency through the API.</w:t>
      </w:r>
    </w:p>
    <w:p w14:paraId="06E5FA05" w14:textId="0029C15A" w:rsidR="4D8BA81C" w:rsidRPr="00CB317A" w:rsidRDefault="4D8BA81C" w:rsidP="4D8BA81C">
      <w:pPr>
        <w:pStyle w:val="NoSpacing"/>
        <w:rPr>
          <w:rFonts w:ascii="Montserrat" w:hAnsi="Montserrat"/>
          <w:bCs/>
          <w:sz w:val="18"/>
          <w:szCs w:val="18"/>
        </w:rPr>
      </w:pPr>
    </w:p>
    <w:p w14:paraId="1DD99183" w14:textId="1E8E617B" w:rsidR="0A7733B8" w:rsidRPr="00CB317A" w:rsidRDefault="0A7733B8" w:rsidP="4D8BA81C">
      <w:pPr>
        <w:pStyle w:val="NoSpacing"/>
        <w:rPr>
          <w:rFonts w:ascii="Montserrat" w:eastAsiaTheme="minorEastAsia" w:hAnsi="Montserrat"/>
          <w:b/>
          <w:sz w:val="18"/>
          <w:szCs w:val="18"/>
        </w:rPr>
      </w:pPr>
      <w:r w:rsidRPr="00CB317A">
        <w:rPr>
          <w:rFonts w:ascii="Montserrat" w:hAnsi="Montserrat"/>
          <w:b/>
          <w:sz w:val="18"/>
          <w:szCs w:val="18"/>
        </w:rPr>
        <w:t xml:space="preserve">3. </w:t>
      </w:r>
      <w:r w:rsidRPr="00CB317A">
        <w:rPr>
          <w:rFonts w:ascii="Montserrat" w:eastAsiaTheme="minorEastAsia" w:hAnsi="Montserrat"/>
          <w:b/>
          <w:sz w:val="18"/>
          <w:szCs w:val="18"/>
        </w:rPr>
        <w:t>Cache efficiency tests</w:t>
      </w:r>
    </w:p>
    <w:p w14:paraId="1969F69D" w14:textId="6D54CAAB" w:rsidR="7904F68C" w:rsidRPr="002C6C11" w:rsidRDefault="7904F68C" w:rsidP="006D0738">
      <w:pPr>
        <w:pStyle w:val="ParagraphText"/>
        <w:spacing w:before="120"/>
      </w:pPr>
      <w:r w:rsidRPr="002C6C11">
        <w:t>A big part of the success of the 5G Emerge Consortium Project hinges on the efficiency of caches. By caching content on the Far Edge, less content is transmitted over terrestrial internet or GEO/LEO satellites. Bandwidth conservation is the primary goal here.</w:t>
      </w:r>
    </w:p>
    <w:p w14:paraId="6EB4B4DD" w14:textId="35F4333C" w:rsidR="4F1BC4FC" w:rsidRPr="002C6C11" w:rsidRDefault="4F1BC4FC" w:rsidP="006D0738">
      <w:pPr>
        <w:pStyle w:val="ParagraphText"/>
        <w:spacing w:before="120"/>
        <w:rPr>
          <w:rFonts w:eastAsiaTheme="minorEastAsia" w:cstheme="minorBidi"/>
        </w:rPr>
      </w:pPr>
      <w:r w:rsidRPr="002C6C11">
        <w:t>Testing whether cached content still causes data transmissions to the Far Edge Origin server on the Near Edge is pretty much a PASS/FAIL situation and can be very easily tested.</w:t>
      </w:r>
    </w:p>
    <w:p w14:paraId="13E7E4A6" w14:textId="1BA74A6D" w:rsidR="4F1BC4FC" w:rsidRPr="002C6C11" w:rsidRDefault="4F1BC4FC" w:rsidP="006D0738">
      <w:pPr>
        <w:pStyle w:val="ParagraphText"/>
        <w:spacing w:before="120"/>
        <w:rPr>
          <w:rFonts w:eastAsiaTheme="minorEastAsia" w:cstheme="minorBidi"/>
        </w:rPr>
      </w:pPr>
      <w:r w:rsidRPr="002C6C11">
        <w:t xml:space="preserve">The real value of the cache efficiency tests is not just quality of service by conserving </w:t>
      </w:r>
      <w:r w:rsidR="482EC7C1" w:rsidRPr="002C6C11">
        <w:rPr>
          <w:rFonts w:eastAsiaTheme="minorEastAsia" w:cstheme="minorBidi"/>
        </w:rPr>
        <w:t>bandwidth but</w:t>
      </w:r>
      <w:r w:rsidRPr="002C6C11">
        <w:rPr>
          <w:rFonts w:eastAsiaTheme="minorEastAsia" w:cstheme="minorBidi"/>
        </w:rPr>
        <w:t xml:space="preserve"> also reducing network latency due to the proximity of the Far Edge to the consuming client. This is a</w:t>
      </w:r>
      <w:r w:rsidR="6238E68B" w:rsidRPr="002C6C11">
        <w:rPr>
          <w:rFonts w:eastAsiaTheme="minorEastAsia" w:cstheme="minorBidi"/>
        </w:rPr>
        <w:t xml:space="preserve"> quality of experience test.</w:t>
      </w:r>
    </w:p>
    <w:p w14:paraId="0998B0D8" w14:textId="6629C4A0" w:rsidR="6238E68B" w:rsidRPr="002C6C11" w:rsidRDefault="6238E68B" w:rsidP="006D0738">
      <w:pPr>
        <w:pStyle w:val="ParagraphText"/>
        <w:spacing w:before="120"/>
        <w:rPr>
          <w:rFonts w:eastAsiaTheme="minorEastAsia" w:cstheme="minorBidi"/>
        </w:rPr>
      </w:pPr>
      <w:r w:rsidRPr="002C6C11">
        <w:t>These tests are not PASS/FAIL tests but need to show faster loading times for cached versus uncached content. Becaus</w:t>
      </w:r>
      <w:r w:rsidR="08EFF480" w:rsidRPr="002C6C11">
        <w:rPr>
          <w:rFonts w:eastAsiaTheme="minorEastAsia" w:cstheme="minorBidi"/>
        </w:rPr>
        <w:t>e we operate in a proof-of-concept environment and not a real-world environment, the efficiency improvement will be noticeable</w:t>
      </w:r>
      <w:r w:rsidR="34C5A5B0" w:rsidRPr="002C6C11">
        <w:rPr>
          <w:rFonts w:eastAsiaTheme="minorEastAsia" w:cstheme="minorBidi"/>
        </w:rPr>
        <w:t>,</w:t>
      </w:r>
      <w:r w:rsidR="08EFF480" w:rsidRPr="002C6C11">
        <w:rPr>
          <w:rFonts w:eastAsiaTheme="minorEastAsia" w:cstheme="minorBidi"/>
        </w:rPr>
        <w:t xml:space="preserve"> but</w:t>
      </w:r>
      <w:r w:rsidR="3EE2C89B" w:rsidRPr="002C6C11">
        <w:rPr>
          <w:rFonts w:eastAsiaTheme="minorEastAsia" w:cstheme="minorBidi"/>
        </w:rPr>
        <w:t xml:space="preserve"> not earthshattering.</w:t>
      </w:r>
    </w:p>
    <w:p w14:paraId="1E3CF6A7" w14:textId="0C499D4A" w:rsidR="74E50339" w:rsidRPr="002C6C11" w:rsidRDefault="74E50339" w:rsidP="006D0738">
      <w:pPr>
        <w:pStyle w:val="ParagraphText"/>
        <w:spacing w:before="120"/>
        <w:rPr>
          <w:rFonts w:eastAsiaTheme="minorEastAsia" w:cstheme="minorBidi"/>
        </w:rPr>
      </w:pPr>
      <w:r w:rsidRPr="002C6C11">
        <w:t>During</w:t>
      </w:r>
      <w:r w:rsidR="08EFF480" w:rsidRPr="002C6C11">
        <w:rPr>
          <w:rFonts w:eastAsiaTheme="minorEastAsia" w:cstheme="minorBidi"/>
        </w:rPr>
        <w:t xml:space="preserve"> </w:t>
      </w:r>
      <w:r w:rsidRPr="002C6C11">
        <w:rPr>
          <w:rFonts w:eastAsiaTheme="minorEastAsia" w:cstheme="minorBidi"/>
        </w:rPr>
        <w:t>the integration tests</w:t>
      </w:r>
      <w:r w:rsidR="4281F626" w:rsidRPr="002C6C11">
        <w:rPr>
          <w:rFonts w:eastAsiaTheme="minorEastAsia" w:cstheme="minorBidi"/>
        </w:rPr>
        <w:t xml:space="preserve"> we can increase the concurrency and add more stress to the systems, which will paint a clearer picture of the efficiency of the cache.</w:t>
      </w:r>
    </w:p>
    <w:p w14:paraId="4FD8AE52" w14:textId="4E202EFD" w:rsidR="4D8BA81C" w:rsidRPr="002C6C11" w:rsidRDefault="4D8BA81C" w:rsidP="4D8BA81C">
      <w:pPr>
        <w:rPr>
          <w:rFonts w:ascii="Montserrat" w:eastAsiaTheme="minorEastAsia" w:hAnsi="Montserrat" w:cstheme="minorBidi"/>
          <w:color w:val="auto"/>
          <w:sz w:val="18"/>
          <w:szCs w:val="18"/>
        </w:rPr>
      </w:pPr>
    </w:p>
    <w:p w14:paraId="1B8E6D28" w14:textId="70CFE9A3" w:rsidR="00BF6253" w:rsidRPr="002C6C11" w:rsidRDefault="6B06DFA9" w:rsidP="6991C486">
      <w:pPr>
        <w:pStyle w:val="NoSpacing"/>
        <w:rPr>
          <w:rFonts w:ascii="Montserrat" w:eastAsiaTheme="minorEastAsia" w:hAnsi="Montserrat"/>
          <w:b/>
          <w:bCs/>
          <w:sz w:val="18"/>
          <w:szCs w:val="18"/>
          <w:lang w:val="en-US"/>
        </w:rPr>
      </w:pPr>
      <w:r w:rsidRPr="6991C486">
        <w:rPr>
          <w:rFonts w:ascii="Montserrat" w:hAnsi="Montserrat"/>
          <w:b/>
          <w:bCs/>
          <w:sz w:val="18"/>
          <w:szCs w:val="18"/>
          <w:lang w:val="en-US"/>
        </w:rPr>
        <w:t>4</w:t>
      </w:r>
      <w:r w:rsidR="3164B928" w:rsidRPr="6991C486">
        <w:rPr>
          <w:rFonts w:ascii="Montserrat" w:hAnsi="Montserrat"/>
          <w:b/>
          <w:bCs/>
          <w:sz w:val="18"/>
          <w:szCs w:val="18"/>
          <w:lang w:val="en-US"/>
        </w:rPr>
        <w:t xml:space="preserve">. </w:t>
      </w:r>
      <w:r w:rsidR="3B30A7C0" w:rsidRPr="6991C486">
        <w:rPr>
          <w:rFonts w:ascii="Montserrat" w:eastAsiaTheme="minorEastAsia" w:hAnsi="Montserrat"/>
          <w:b/>
          <w:bCs/>
          <w:sz w:val="18"/>
          <w:szCs w:val="18"/>
          <w:lang w:val="en-US"/>
        </w:rPr>
        <w:t>Content popularity component tests</w:t>
      </w:r>
    </w:p>
    <w:p w14:paraId="71FA8EDF" w14:textId="12C443A9" w:rsidR="00BF6253" w:rsidRPr="002C6C11" w:rsidRDefault="3B30A7C0" w:rsidP="006D0738">
      <w:pPr>
        <w:pStyle w:val="ParagraphText"/>
        <w:spacing w:before="120"/>
      </w:pPr>
      <w:r w:rsidRPr="002C6C11">
        <w:t xml:space="preserve">The Content Popularity Component that is being designed and developed by </w:t>
      </w:r>
      <w:r w:rsidRPr="002C6C11">
        <w:rPr>
          <w:rFonts w:eastAsiaTheme="minorEastAsia" w:cstheme="minorBidi"/>
        </w:rPr>
        <w:t>Varnish Software uses custom logs captured by the Far Edge caches to determine what content is popular.</w:t>
      </w:r>
    </w:p>
    <w:p w14:paraId="6464A51A" w14:textId="13A49386" w:rsidR="00BF6253" w:rsidRPr="002C6C11" w:rsidRDefault="7CC3EFB4" w:rsidP="006D0738">
      <w:pPr>
        <w:pStyle w:val="ParagraphText"/>
        <w:spacing w:before="120"/>
      </w:pPr>
      <w:r w:rsidRPr="002C6C11">
        <w:t>T</w:t>
      </w:r>
      <w:r w:rsidR="3B30A7C0" w:rsidRPr="002C6C11">
        <w:rPr>
          <w:rFonts w:eastAsiaTheme="minorEastAsia" w:cstheme="minorBidi"/>
        </w:rPr>
        <w:t>he information that is captured from these logs will be centralized and aggregates content popularity across Far Edges. The right tests need to be drawn up, to determine how accurate the log centralization is and how accurate the statistical algorithms are that will come up with a list of popular content.</w:t>
      </w:r>
    </w:p>
    <w:p w14:paraId="1325FFAF" w14:textId="231CE6FB" w:rsidR="00BF6253" w:rsidRPr="002C6C11" w:rsidRDefault="0DCA4BAA" w:rsidP="006D0738">
      <w:pPr>
        <w:pStyle w:val="ParagraphText"/>
        <w:spacing w:before="120"/>
      </w:pPr>
      <w:r w:rsidRPr="002C6C11">
        <w:t xml:space="preserve">Signoz &amp; OTel </w:t>
      </w:r>
      <w:r w:rsidR="3B30A7C0" w:rsidRPr="002C6C11">
        <w:t xml:space="preserve">will be used to centralize, query &amp; visualize content popularity information. The component that will be developed to make decisions on content popularity, will execute statistical algorithms on the </w:t>
      </w:r>
      <w:r w:rsidR="13EFC22C" w:rsidRPr="002C6C11">
        <w:t xml:space="preserve">extracted from Signoz Telemetry </w:t>
      </w:r>
      <w:r w:rsidR="3B30A7C0" w:rsidRPr="002C6C11">
        <w:t xml:space="preserve"> database to extract the most popular content.</w:t>
      </w:r>
    </w:p>
    <w:p w14:paraId="6527D6E6" w14:textId="474EB78A" w:rsidR="00BF6253" w:rsidRPr="002C6C11" w:rsidRDefault="3B30A7C0" w:rsidP="006D0738">
      <w:pPr>
        <w:pStyle w:val="ParagraphText"/>
        <w:spacing w:before="120"/>
      </w:pPr>
      <w:r w:rsidRPr="002C6C11">
        <w:t>While the centralized content popularity information can be considered the input, and the satellite transmission the output, the content popularity component provides the processing.</w:t>
      </w:r>
    </w:p>
    <w:p w14:paraId="119E2A7E" w14:textId="2DB76D5D" w:rsidR="00BF6253" w:rsidRPr="002C6C11" w:rsidRDefault="3B30A7C0" w:rsidP="006D0738">
      <w:pPr>
        <w:pStyle w:val="ParagraphText"/>
        <w:spacing w:before="120"/>
      </w:pPr>
      <w:r w:rsidRPr="002C6C11">
        <w:t>The necessary tests need to be designed to artificially boost the popularity of a specific title through requests to the Far Edge. If enough of these calls are made, the component will trigger a satellite transmission containing multiple bit rate representations of that title. We will test if the relevant video files for this title end up on the Far Edge and how long it takes for these files to be transmitted.</w:t>
      </w:r>
    </w:p>
    <w:p w14:paraId="2B292133" w14:textId="2906DDD0" w:rsidR="00BF6253" w:rsidRPr="002C6C11" w:rsidRDefault="3B30A7C0" w:rsidP="006D0738">
      <w:pPr>
        <w:pStyle w:val="ParagraphText"/>
        <w:spacing w:before="120"/>
      </w:pPr>
      <w:r w:rsidRPr="002C6C11">
        <w:t>Live streams need to be tested more rigorously, because they are latency sensitive.</w:t>
      </w:r>
    </w:p>
    <w:p w14:paraId="7614627C" w14:textId="2D6F19C9" w:rsidR="00BF6253" w:rsidRPr="002C6C11" w:rsidRDefault="3B30A7C0" w:rsidP="006D0738">
      <w:pPr>
        <w:pStyle w:val="ParagraphText"/>
        <w:spacing w:before="120"/>
      </w:pPr>
      <w:r w:rsidRPr="002C6C11">
        <w:t>The Content Popularity Component will have a set of configuration parameters that influence how much content is transmitted to the satellite, with which frequency and how long the backoff period is in between transmissions. Selecting the number of titles to transmit in parallel and the selection of bit rates will depend on the outcome of the Satellite transmission API tests.</w:t>
      </w:r>
    </w:p>
    <w:p w14:paraId="1A6461CC" w14:textId="5F14214E" w:rsidR="00BF6253" w:rsidRPr="002C6C11" w:rsidRDefault="00BF6253" w:rsidP="3164B928">
      <w:pPr>
        <w:rPr>
          <w:rFonts w:ascii="Montserrat" w:eastAsiaTheme="minorEastAsia" w:hAnsi="Montserrat" w:cstheme="minorBidi"/>
          <w:color w:val="auto"/>
          <w:sz w:val="18"/>
          <w:szCs w:val="18"/>
        </w:rPr>
      </w:pPr>
    </w:p>
    <w:p w14:paraId="4D857A55" w14:textId="5E596F04" w:rsidR="00BF6253" w:rsidRPr="00CB317A" w:rsidRDefault="26E45AC6" w:rsidP="651DC4E4">
      <w:pPr>
        <w:pStyle w:val="NoSpacing"/>
        <w:rPr>
          <w:rFonts w:ascii="Montserrat" w:eastAsiaTheme="minorEastAsia" w:hAnsi="Montserrat"/>
          <w:b/>
          <w:bCs/>
          <w:sz w:val="18"/>
          <w:szCs w:val="18"/>
        </w:rPr>
      </w:pPr>
      <w:r w:rsidRPr="00CB317A">
        <w:rPr>
          <w:rFonts w:ascii="Montserrat" w:hAnsi="Montserrat"/>
          <w:b/>
          <w:bCs/>
          <w:sz w:val="18"/>
          <w:szCs w:val="18"/>
        </w:rPr>
        <w:t>5</w:t>
      </w:r>
      <w:r w:rsidR="3164B928" w:rsidRPr="00CB317A">
        <w:rPr>
          <w:rFonts w:ascii="Montserrat" w:hAnsi="Montserrat"/>
          <w:b/>
          <w:sz w:val="18"/>
          <w:szCs w:val="18"/>
        </w:rPr>
        <w:t xml:space="preserve">. </w:t>
      </w:r>
      <w:r w:rsidR="7846AD65" w:rsidRPr="00CB317A">
        <w:rPr>
          <w:rFonts w:ascii="Montserrat" w:eastAsiaTheme="minorEastAsia" w:hAnsi="Montserrat"/>
          <w:b/>
          <w:bCs/>
          <w:sz w:val="18"/>
          <w:szCs w:val="18"/>
        </w:rPr>
        <w:t>V</w:t>
      </w:r>
      <w:r w:rsidR="5AFA92CB" w:rsidRPr="00CB317A">
        <w:rPr>
          <w:rFonts w:ascii="Montserrat" w:eastAsiaTheme="minorEastAsia" w:hAnsi="Montserrat"/>
          <w:b/>
          <w:bCs/>
          <w:sz w:val="18"/>
          <w:szCs w:val="18"/>
        </w:rPr>
        <w:t>ideo</w:t>
      </w:r>
      <w:r w:rsidR="3B30A7C0" w:rsidRPr="00CB317A">
        <w:rPr>
          <w:rFonts w:ascii="Montserrat" w:eastAsiaTheme="minorEastAsia" w:hAnsi="Montserrat"/>
          <w:b/>
          <w:bCs/>
          <w:sz w:val="18"/>
          <w:szCs w:val="18"/>
        </w:rPr>
        <w:t xml:space="preserve"> player &amp; platform tests</w:t>
      </w:r>
    </w:p>
    <w:p w14:paraId="692D0221" w14:textId="37DA9E0F" w:rsidR="5AFA92CB" w:rsidRPr="002C6C11" w:rsidRDefault="7F663BC2" w:rsidP="2D1415F9">
      <w:pPr>
        <w:pStyle w:val="ParagraphText"/>
        <w:spacing w:before="120"/>
      </w:pPr>
      <w:r w:rsidRPr="002C6C11">
        <w:t xml:space="preserve">The </w:t>
      </w:r>
      <w:hyperlink r:id="rId60" w:history="1">
        <w:r w:rsidRPr="002C6C11">
          <w:rPr>
            <w:rStyle w:val="Hyperlink"/>
          </w:rPr>
          <w:t>video player</w:t>
        </w:r>
      </w:hyperlink>
      <w:r w:rsidRPr="002C6C11">
        <w:t xml:space="preserve"> we are using is the standard video.js player. This is a well-regarded and well-tested video player. Varnish Software’s &amp; Arctic Space’s goal is not to test the video player as such, but to perform an integration test of our test bed. Our current tests focus on the delivery of the video footage and assume that a successful HTTP response within an acceptable time frame is sufficient. While we know that the video streams can be consumed by a variety of video players, it makes sense to perform end-to-end tests that include a real video player. Running these tests in an automated way requires the use of a tool that can process Javascript, because video.js is a Javascript-based video player. That’s why we’ll run some of the integrations tests using </w:t>
      </w:r>
      <w:hyperlink r:id="rId61" w:history="1">
        <w:r w:rsidRPr="002C6C11">
          <w:rPr>
            <w:rStyle w:val="Hyperlink"/>
          </w:rPr>
          <w:t>Puppeteer</w:t>
        </w:r>
      </w:hyperlink>
      <w:r w:rsidRPr="002C6C11">
        <w:t>. Puppeteer is a Javascript library that has an API to run headless HTTP requests within a browser. This would allow us to trigger requests from the video player, let the video player play some footage, and analyze client-side metrics from the video player within Puppeteer to determine whether the test was successful.</w:t>
      </w:r>
    </w:p>
    <w:p w14:paraId="1C5CB295" w14:textId="58585868" w:rsidR="00BF6253" w:rsidRPr="002C6C11" w:rsidRDefault="00BF6253" w:rsidP="3164B928">
      <w:pPr>
        <w:rPr>
          <w:rFonts w:ascii="Montserrat" w:hAnsi="Montserrat"/>
          <w:color w:val="auto"/>
          <w:sz w:val="18"/>
          <w:szCs w:val="18"/>
        </w:rPr>
      </w:pPr>
    </w:p>
    <w:p w14:paraId="64FEE23F" w14:textId="5EE26FA1" w:rsidR="00BF6253" w:rsidRPr="00CB317A" w:rsidRDefault="0C9A4871" w:rsidP="651DC4E4">
      <w:pPr>
        <w:pStyle w:val="NoSpacing"/>
        <w:rPr>
          <w:rFonts w:ascii="Montserrat" w:eastAsiaTheme="minorEastAsia" w:hAnsi="Montserrat"/>
          <w:b/>
          <w:bCs/>
          <w:sz w:val="18"/>
          <w:szCs w:val="18"/>
        </w:rPr>
      </w:pPr>
      <w:r w:rsidRPr="00CB317A">
        <w:rPr>
          <w:rFonts w:ascii="Montserrat" w:hAnsi="Montserrat"/>
          <w:b/>
          <w:bCs/>
          <w:sz w:val="18"/>
          <w:szCs w:val="18"/>
        </w:rPr>
        <w:t>6</w:t>
      </w:r>
      <w:r w:rsidR="3164B928" w:rsidRPr="00CB317A">
        <w:rPr>
          <w:rFonts w:ascii="Montserrat" w:hAnsi="Montserrat"/>
          <w:b/>
          <w:sz w:val="18"/>
          <w:szCs w:val="18"/>
        </w:rPr>
        <w:t xml:space="preserve">. </w:t>
      </w:r>
      <w:r w:rsidR="3B30A7C0" w:rsidRPr="00CB317A">
        <w:rPr>
          <w:rFonts w:ascii="Montserrat" w:eastAsiaTheme="minorEastAsia" w:hAnsi="Montserrat"/>
          <w:b/>
          <w:bCs/>
          <w:sz w:val="18"/>
          <w:szCs w:val="18"/>
        </w:rPr>
        <w:t>Far Edge benchmarks over 5G</w:t>
      </w:r>
    </w:p>
    <w:p w14:paraId="37FFBF86" w14:textId="0710997D" w:rsidR="00BF6253" w:rsidRPr="002C6C11" w:rsidRDefault="3B30A7C0" w:rsidP="006D0738">
      <w:pPr>
        <w:pStyle w:val="ParagraphText"/>
        <w:spacing w:before="120"/>
      </w:pPr>
      <w:r w:rsidRPr="002C6C11">
        <w:t xml:space="preserve">In </w:t>
      </w:r>
      <w:r w:rsidR="002E3AE3" w:rsidRPr="002C6C11">
        <w:t>P</w:t>
      </w:r>
      <w:r w:rsidRPr="002C6C11">
        <w:t>hase 1 we concluded that automated test performance did not meet our expectations. We noticed latency when we scaled up the concurrency of our tests.</w:t>
      </w:r>
    </w:p>
    <w:p w14:paraId="5B03E278" w14:textId="6F55F680" w:rsidR="4B02FCC1" w:rsidRPr="002C6C11" w:rsidRDefault="4B02FCC1" w:rsidP="0B5F3D16">
      <w:pPr>
        <w:pStyle w:val="ParagraphText"/>
        <w:spacing w:before="120"/>
      </w:pPr>
      <w:r w:rsidRPr="002C6C11">
        <w:t>We are in communication with engineers from Telia who manage the 5G base station in Luleå (Sweden). Our goal is to optimize our test scripts to improve our test performance.</w:t>
      </w:r>
      <w:r w:rsidR="4610F4DC" w:rsidRPr="002C6C11">
        <w:t xml:space="preserve"> </w:t>
      </w:r>
    </w:p>
    <w:p w14:paraId="5F0D7EC5" w14:textId="69C6FC8F" w:rsidR="00BF6253" w:rsidRPr="002C6C11" w:rsidRDefault="00BF6253" w:rsidP="3164B928">
      <w:pPr>
        <w:spacing w:line="259" w:lineRule="auto"/>
        <w:rPr>
          <w:rFonts w:ascii="Montserrat" w:eastAsiaTheme="minorEastAsia" w:hAnsi="Montserrat" w:cstheme="minorBidi"/>
          <w:color w:val="auto"/>
          <w:sz w:val="18"/>
          <w:szCs w:val="18"/>
        </w:rPr>
      </w:pPr>
    </w:p>
    <w:p w14:paraId="577C1A2A" w14:textId="5EC22884" w:rsidR="00BF6253" w:rsidRPr="002C6C11" w:rsidRDefault="1BE1E9F4" w:rsidP="6991C486">
      <w:pPr>
        <w:pStyle w:val="NoSpacing"/>
        <w:rPr>
          <w:rFonts w:ascii="Montserrat" w:eastAsiaTheme="minorEastAsia" w:hAnsi="Montserrat"/>
          <w:b/>
          <w:bCs/>
          <w:sz w:val="18"/>
          <w:szCs w:val="18"/>
          <w:lang w:val="en-US"/>
        </w:rPr>
      </w:pPr>
      <w:r w:rsidRPr="6991C486">
        <w:rPr>
          <w:rFonts w:ascii="Montserrat" w:hAnsi="Montserrat"/>
          <w:b/>
          <w:bCs/>
          <w:sz w:val="18"/>
          <w:szCs w:val="18"/>
          <w:lang w:val="en-US"/>
        </w:rPr>
        <w:t>7</w:t>
      </w:r>
      <w:r w:rsidR="3164B928" w:rsidRPr="6991C486">
        <w:rPr>
          <w:rFonts w:ascii="Montserrat" w:hAnsi="Montserrat"/>
          <w:b/>
          <w:bCs/>
          <w:sz w:val="18"/>
          <w:szCs w:val="18"/>
          <w:lang w:val="en-US"/>
        </w:rPr>
        <w:t xml:space="preserve">. </w:t>
      </w:r>
      <w:r w:rsidR="3B30A7C0" w:rsidRPr="6991C486">
        <w:rPr>
          <w:rFonts w:ascii="Montserrat" w:eastAsiaTheme="minorEastAsia" w:hAnsi="Montserrat"/>
          <w:b/>
          <w:bCs/>
          <w:sz w:val="18"/>
          <w:szCs w:val="18"/>
          <w:lang w:val="en-US"/>
        </w:rPr>
        <w:t>Component orchestration tests</w:t>
      </w:r>
    </w:p>
    <w:p w14:paraId="3B52EA8B" w14:textId="5D658E04" w:rsidR="48D98CCE" w:rsidRPr="002C6C11" w:rsidRDefault="48D98CCE" w:rsidP="199A6727">
      <w:pPr>
        <w:pStyle w:val="ParagraphText"/>
        <w:spacing w:before="120"/>
      </w:pPr>
      <w:r w:rsidRPr="002C6C11">
        <w:t>As more components are added, and partner testbeds share orchestration becomes critical. We provide Kubernetes Helm charts such that we can scale deployments and spin up new nodes quickly using consistent, repeatable configs.</w:t>
      </w:r>
    </w:p>
    <w:p w14:paraId="33FD7DFB" w14:textId="0B942534" w:rsidR="00BF6253" w:rsidRPr="002C6C11" w:rsidRDefault="19EE0269" w:rsidP="00D72D1E">
      <w:pPr>
        <w:pStyle w:val="ParagraphText"/>
        <w:spacing w:before="120"/>
      </w:pPr>
      <w:r w:rsidRPr="002C6C11">
        <w:t>Instead of 1 satellite, we could potentially test with 2 satellites. Instead of one 5G base station, we could have multiple. This will only work if we can automate the deployment through</w:t>
      </w:r>
      <w:r w:rsidR="11887DCB" w:rsidRPr="002C6C11">
        <w:t xml:space="preserve"> helm charts</w:t>
      </w:r>
      <w:r w:rsidRPr="002C6C11">
        <w:t>. The necessary tests will have to be created to test these extra deployments.</w:t>
      </w:r>
    </w:p>
    <w:p w14:paraId="1F9012EA" w14:textId="5A27D185" w:rsidR="00BF6253" w:rsidRPr="002C6C11" w:rsidRDefault="00BF6253" w:rsidP="3164B928">
      <w:pPr>
        <w:spacing w:line="259" w:lineRule="auto"/>
        <w:rPr>
          <w:rFonts w:ascii="Montserrat" w:hAnsi="Montserrat"/>
          <w:color w:val="auto"/>
          <w:sz w:val="18"/>
          <w:szCs w:val="18"/>
        </w:rPr>
      </w:pPr>
    </w:p>
    <w:p w14:paraId="762DBB7D" w14:textId="198E5DA2" w:rsidR="00BF6253" w:rsidRPr="00CB317A" w:rsidRDefault="0F62810F" w:rsidP="651DC4E4">
      <w:pPr>
        <w:pStyle w:val="NoSpacing"/>
        <w:rPr>
          <w:rFonts w:ascii="Montserrat" w:eastAsiaTheme="minorEastAsia" w:hAnsi="Montserrat"/>
          <w:b/>
          <w:sz w:val="18"/>
          <w:szCs w:val="18"/>
        </w:rPr>
      </w:pPr>
      <w:r w:rsidRPr="00CB317A">
        <w:rPr>
          <w:rFonts w:ascii="Montserrat" w:hAnsi="Montserrat"/>
          <w:b/>
          <w:bCs/>
          <w:sz w:val="18"/>
          <w:szCs w:val="18"/>
        </w:rPr>
        <w:t>8</w:t>
      </w:r>
      <w:r w:rsidR="3164B928" w:rsidRPr="00CB317A">
        <w:rPr>
          <w:rFonts w:ascii="Montserrat" w:hAnsi="Montserrat"/>
          <w:b/>
          <w:sz w:val="18"/>
          <w:szCs w:val="18"/>
        </w:rPr>
        <w:t xml:space="preserve">. </w:t>
      </w:r>
      <w:r w:rsidR="3B30A7C0" w:rsidRPr="00CB317A">
        <w:rPr>
          <w:rFonts w:ascii="Montserrat" w:eastAsiaTheme="minorEastAsia" w:hAnsi="Montserrat"/>
          <w:b/>
          <w:sz w:val="18"/>
          <w:szCs w:val="18"/>
        </w:rPr>
        <w:t>Integration tests</w:t>
      </w:r>
    </w:p>
    <w:p w14:paraId="0FD8ABE9" w14:textId="68813060" w:rsidR="00BF6253" w:rsidRPr="002C6C11" w:rsidRDefault="3B30A7C0" w:rsidP="00D72D1E">
      <w:pPr>
        <w:pStyle w:val="ParagraphText"/>
        <w:spacing w:before="120"/>
      </w:pPr>
      <w:r w:rsidRPr="002C6C11">
        <w:t>While testing the individual components is important, proving the value of our test bed and the entire 5G-Emerge project can only be done through an all-in-one integration test.</w:t>
      </w:r>
    </w:p>
    <w:p w14:paraId="52AAF602" w14:textId="0D17BB9D" w:rsidR="00BF6253" w:rsidRPr="002C6C11" w:rsidRDefault="3B30A7C0" w:rsidP="00D72D1E">
      <w:pPr>
        <w:pStyle w:val="ParagraphText"/>
        <w:spacing w:before="120"/>
      </w:pPr>
      <w:r w:rsidRPr="002C6C11">
        <w:t xml:space="preserve">This test will start with empty caches and will request video content over 5G using automated testing tools. Various tests will be run to fill up the caches and improve the Quality </w:t>
      </w:r>
      <w:r w:rsidR="006E3969" w:rsidRPr="002C6C11">
        <w:t>o</w:t>
      </w:r>
      <w:r w:rsidRPr="002C6C11">
        <w:t>f Experience through the caches.</w:t>
      </w:r>
    </w:p>
    <w:p w14:paraId="32112516" w14:textId="7794F3E8" w:rsidR="00BF6253" w:rsidRPr="002C6C11" w:rsidRDefault="0DAEA0C1" w:rsidP="00D72D1E">
      <w:pPr>
        <w:pStyle w:val="ParagraphText"/>
        <w:spacing w:before="120"/>
      </w:pPr>
      <w:r w:rsidRPr="002C6C11">
        <w:t>In these tests we will boost the popularity of certain video titles and test how the Content Popularity Component will notice this sudden increase in popularity. Ultimately this will trigger a satellite transmission to the Far Edge and we will run tests to see how the performance of our video delivery improves as more content is being served from the Far Edge instead of the Near Edge.</w:t>
      </w:r>
    </w:p>
    <w:p w14:paraId="58C439D0" w14:textId="2FB3AA5D" w:rsidR="58D793E5" w:rsidRPr="002C6C11" w:rsidRDefault="58D793E5" w:rsidP="58D793E5">
      <w:pPr>
        <w:spacing w:line="259" w:lineRule="auto"/>
        <w:rPr>
          <w:rFonts w:ascii="Montserrat" w:eastAsiaTheme="minorEastAsia" w:hAnsi="Montserrat" w:cstheme="minorBidi"/>
          <w:color w:val="auto"/>
          <w:sz w:val="18"/>
          <w:szCs w:val="18"/>
        </w:rPr>
      </w:pPr>
    </w:p>
    <w:p w14:paraId="0FC386BC" w14:textId="49554D79" w:rsidR="1450AEFE" w:rsidRPr="002C6C11" w:rsidRDefault="1450AEFE" w:rsidP="00FA3592">
      <w:pPr>
        <w:spacing w:after="120"/>
        <w:rPr>
          <w:rFonts w:ascii="Montserrat" w:eastAsiaTheme="minorEastAsia" w:hAnsi="Montserrat" w:cstheme="minorBidi"/>
          <w:b/>
          <w:color w:val="auto"/>
          <w:sz w:val="18"/>
          <w:szCs w:val="18"/>
        </w:rPr>
      </w:pPr>
      <w:r w:rsidRPr="002C6C11">
        <w:rPr>
          <w:rFonts w:ascii="Montserrat" w:eastAsiaTheme="minorEastAsia" w:hAnsi="Montserrat" w:cstheme="minorBidi"/>
          <w:b/>
          <w:color w:val="auto"/>
          <w:sz w:val="18"/>
          <w:szCs w:val="18"/>
        </w:rPr>
        <w:t>Tests</w:t>
      </w:r>
      <w:r w:rsidR="6687AB9D" w:rsidRPr="002C6C11">
        <w:rPr>
          <w:rFonts w:ascii="Montserrat" w:eastAsiaTheme="minorEastAsia" w:hAnsi="Montserrat" w:cstheme="minorBidi"/>
          <w:b/>
          <w:color w:val="auto"/>
          <w:sz w:val="18"/>
          <w:szCs w:val="18"/>
        </w:rPr>
        <w:t xml:space="preserve"> procedures</w:t>
      </w:r>
      <w:r w:rsidRPr="002C6C11">
        <w:rPr>
          <w:rFonts w:ascii="Montserrat" w:eastAsiaTheme="minorEastAsia" w:hAnsi="Montserrat" w:cstheme="minorBidi"/>
          <w:b/>
          <w:color w:val="auto"/>
          <w:sz w:val="18"/>
          <w:szCs w:val="18"/>
        </w:rPr>
        <w:t>:</w:t>
      </w:r>
    </w:p>
    <w:tbl>
      <w:tblPr>
        <w:tblW w:w="90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476"/>
        <w:gridCol w:w="7539"/>
      </w:tblGrid>
      <w:tr w:rsidR="008114EB" w:rsidRPr="00C80238" w14:paraId="785956D7" w14:textId="77777777" w:rsidTr="16D2C322">
        <w:trPr>
          <w:trHeight w:val="300"/>
        </w:trPr>
        <w:tc>
          <w:tcPr>
            <w:tcW w:w="1476" w:type="dxa"/>
            <w:shd w:val="clear" w:color="auto" w:fill="C1E4F5" w:themeFill="accent1" w:themeFillTint="33"/>
            <w:vAlign w:val="center"/>
          </w:tcPr>
          <w:p w14:paraId="67D63363" w14:textId="393DAAB8" w:rsidR="7CB89A94" w:rsidRPr="002C6C11" w:rsidRDefault="1F62F35B" w:rsidP="16D2C322">
            <w:pPr>
              <w:jc w:val="center"/>
              <w:rPr>
                <w:rFonts w:ascii="Montserrat" w:hAnsi="Montserrat"/>
                <w:b/>
                <w:color w:val="auto"/>
              </w:rPr>
            </w:pPr>
            <w:r w:rsidRPr="002C6C11">
              <w:rPr>
                <w:rFonts w:ascii="Montserrat" w:hAnsi="Montserrat"/>
                <w:b/>
                <w:color w:val="auto"/>
              </w:rPr>
              <w:t xml:space="preserve">Test Case </w:t>
            </w:r>
            <w:r w:rsidR="00789000" w:rsidRPr="002C6C11">
              <w:rPr>
                <w:rFonts w:ascii="Montserrat" w:hAnsi="Montserrat"/>
                <w:b/>
                <w:color w:val="auto"/>
              </w:rPr>
              <w:t>7</w:t>
            </w:r>
          </w:p>
        </w:tc>
        <w:tc>
          <w:tcPr>
            <w:tcW w:w="7539" w:type="dxa"/>
            <w:shd w:val="clear" w:color="auto" w:fill="C1E4F5" w:themeFill="accent1" w:themeFillTint="33"/>
            <w:vAlign w:val="center"/>
          </w:tcPr>
          <w:p w14:paraId="53DE51FD" w14:textId="76271049" w:rsidR="7CB89A94" w:rsidRPr="002C6C11" w:rsidRDefault="7CB89A94" w:rsidP="7CB89A94">
            <w:pPr>
              <w:rPr>
                <w:rFonts w:ascii="Montserrat" w:hAnsi="Montserrat"/>
                <w:b/>
                <w:color w:val="auto"/>
              </w:rPr>
            </w:pPr>
            <w:r w:rsidRPr="002C6C11">
              <w:rPr>
                <w:rFonts w:ascii="Montserrat" w:hAnsi="Montserrat"/>
                <w:b/>
                <w:color w:val="auto"/>
              </w:rPr>
              <w:t>Satellite Bandwidth Capacity Test</w:t>
            </w:r>
          </w:p>
        </w:tc>
      </w:tr>
      <w:tr w:rsidR="008114EB" w:rsidRPr="00C80238" w14:paraId="5DE4B661" w14:textId="77777777" w:rsidTr="16D2C322">
        <w:trPr>
          <w:trHeight w:val="300"/>
        </w:trPr>
        <w:tc>
          <w:tcPr>
            <w:tcW w:w="1476" w:type="dxa"/>
            <w:vAlign w:val="center"/>
          </w:tcPr>
          <w:p w14:paraId="5C660B11" w14:textId="5E0AF2D1"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539" w:type="dxa"/>
            <w:vAlign w:val="center"/>
          </w:tcPr>
          <w:p w14:paraId="2679945E" w14:textId="5790AC5F" w:rsidR="7CB89A94" w:rsidRPr="00CB317A" w:rsidRDefault="7CB89A94" w:rsidP="7CB89A94">
            <w:pPr>
              <w:rPr>
                <w:rFonts w:ascii="Montserrat" w:hAnsi="Montserrat"/>
                <w:color w:val="auto"/>
              </w:rPr>
            </w:pPr>
            <w:r w:rsidRPr="00CB317A">
              <w:rPr>
                <w:rFonts w:ascii="Montserrat" w:hAnsi="Montserrat"/>
                <w:color w:val="auto"/>
              </w:rPr>
              <w:t>Multistream Bandwidth Determination over GEO</w:t>
            </w:r>
          </w:p>
        </w:tc>
      </w:tr>
      <w:tr w:rsidR="008114EB" w:rsidRPr="00C80238" w14:paraId="21B18108" w14:textId="77777777" w:rsidTr="16D2C322">
        <w:trPr>
          <w:trHeight w:val="300"/>
        </w:trPr>
        <w:tc>
          <w:tcPr>
            <w:tcW w:w="1476" w:type="dxa"/>
            <w:vAlign w:val="center"/>
          </w:tcPr>
          <w:p w14:paraId="21833620" w14:textId="7CF4672F"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539" w:type="dxa"/>
            <w:vAlign w:val="center"/>
          </w:tcPr>
          <w:p w14:paraId="57311213" w14:textId="0E2EEC34" w:rsidR="7CB89A94" w:rsidRPr="002C6C11" w:rsidRDefault="7CB89A94" w:rsidP="7CB89A94">
            <w:pPr>
              <w:rPr>
                <w:rFonts w:ascii="Montserrat" w:hAnsi="Montserrat"/>
                <w:color w:val="auto"/>
              </w:rPr>
            </w:pPr>
            <w:r w:rsidRPr="002C6C11">
              <w:rPr>
                <w:rFonts w:ascii="Montserrat" w:hAnsi="Montserrat"/>
                <w:color w:val="auto"/>
              </w:rPr>
              <w:t>Arctic Space Technologies</w:t>
            </w:r>
          </w:p>
        </w:tc>
      </w:tr>
      <w:tr w:rsidR="008114EB" w:rsidRPr="00C80238" w14:paraId="2E39E9A5" w14:textId="77777777" w:rsidTr="16D2C322">
        <w:trPr>
          <w:trHeight w:val="300"/>
        </w:trPr>
        <w:tc>
          <w:tcPr>
            <w:tcW w:w="1476" w:type="dxa"/>
            <w:vAlign w:val="center"/>
          </w:tcPr>
          <w:p w14:paraId="3FA68F34" w14:textId="6DDF1506"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539" w:type="dxa"/>
            <w:vAlign w:val="center"/>
          </w:tcPr>
          <w:p w14:paraId="7E56413B" w14:textId="24D4A9E1" w:rsidR="7CB89A94" w:rsidRPr="00CB317A" w:rsidRDefault="7CB89A94" w:rsidP="7CB89A94">
            <w:pPr>
              <w:rPr>
                <w:rFonts w:ascii="Montserrat" w:hAnsi="Montserrat"/>
                <w:b/>
                <w:color w:val="auto"/>
              </w:rPr>
            </w:pPr>
            <w:r w:rsidRPr="00CB317A">
              <w:rPr>
                <w:rFonts w:ascii="Montserrat" w:hAnsi="Montserrat"/>
                <w:b/>
                <w:color w:val="auto"/>
              </w:rPr>
              <w:t>Pre1:</w:t>
            </w:r>
            <w:r w:rsidRPr="00CB317A">
              <w:rPr>
                <w:rFonts w:ascii="Montserrat" w:hAnsi="Montserrat"/>
                <w:color w:val="auto"/>
              </w:rPr>
              <w:t xml:space="preserve"> Satellite connectivity established (THOR-7)</w:t>
            </w:r>
          </w:p>
        </w:tc>
      </w:tr>
      <w:tr w:rsidR="008114EB" w:rsidRPr="00C80238" w14:paraId="076DD912" w14:textId="77777777" w:rsidTr="16D2C322">
        <w:trPr>
          <w:trHeight w:val="300"/>
        </w:trPr>
        <w:tc>
          <w:tcPr>
            <w:tcW w:w="1476" w:type="dxa"/>
            <w:vAlign w:val="center"/>
          </w:tcPr>
          <w:p w14:paraId="7A08C309" w14:textId="762683C0" w:rsidR="7CB89A94" w:rsidRPr="002C6C11" w:rsidRDefault="7CB89A94" w:rsidP="7CB89A94">
            <w:pPr>
              <w:rPr>
                <w:rFonts w:ascii="Montserrat" w:hAnsi="Montserrat"/>
                <w:color w:val="auto"/>
              </w:rPr>
            </w:pPr>
          </w:p>
        </w:tc>
        <w:tc>
          <w:tcPr>
            <w:tcW w:w="7539" w:type="dxa"/>
            <w:vAlign w:val="center"/>
          </w:tcPr>
          <w:p w14:paraId="0D07BC2F" w14:textId="17870314" w:rsidR="7CB89A94" w:rsidRPr="00CB317A" w:rsidRDefault="7CB89A94" w:rsidP="7CB89A94">
            <w:pPr>
              <w:rPr>
                <w:rFonts w:ascii="Montserrat" w:hAnsi="Montserrat"/>
                <w:b/>
                <w:color w:val="auto"/>
              </w:rPr>
            </w:pPr>
            <w:r w:rsidRPr="00CB317A">
              <w:rPr>
                <w:rFonts w:ascii="Montserrat" w:hAnsi="Montserrat"/>
                <w:b/>
                <w:color w:val="auto"/>
              </w:rPr>
              <w:t>Pre2:</w:t>
            </w:r>
            <w:r w:rsidRPr="00CB317A">
              <w:rPr>
                <w:rFonts w:ascii="Montserrat" w:hAnsi="Montserrat"/>
                <w:color w:val="auto"/>
              </w:rPr>
              <w:t xml:space="preserve"> Nittedal teleport and Piteå reception station operational</w:t>
            </w:r>
          </w:p>
        </w:tc>
      </w:tr>
      <w:tr w:rsidR="008114EB" w:rsidRPr="00C80238" w14:paraId="224DEE16" w14:textId="77777777" w:rsidTr="16D2C322">
        <w:trPr>
          <w:trHeight w:val="300"/>
        </w:trPr>
        <w:tc>
          <w:tcPr>
            <w:tcW w:w="1476" w:type="dxa"/>
            <w:vAlign w:val="center"/>
          </w:tcPr>
          <w:p w14:paraId="33C48393" w14:textId="176A7679"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539" w:type="dxa"/>
            <w:vAlign w:val="center"/>
          </w:tcPr>
          <w:p w14:paraId="6E735C42" w14:textId="12B7A651" w:rsidR="7CB89A94" w:rsidRPr="002C6C11" w:rsidRDefault="7CB89A94" w:rsidP="7CB89A94">
            <w:pPr>
              <w:rPr>
                <w:rFonts w:ascii="Montserrat" w:hAnsi="Montserrat"/>
                <w:color w:val="auto"/>
              </w:rPr>
            </w:pPr>
            <w:r w:rsidRPr="002C6C11">
              <w:rPr>
                <w:rFonts w:ascii="Montserrat" w:hAnsi="Montserrat"/>
                <w:color w:val="auto"/>
              </w:rPr>
              <w:t>Test bandwidth capacity by transmitting as many video streams as possible.</w:t>
            </w:r>
          </w:p>
        </w:tc>
      </w:tr>
      <w:tr w:rsidR="008114EB" w:rsidRPr="00C80238" w14:paraId="59FBC3FA" w14:textId="77777777" w:rsidTr="16D2C322">
        <w:trPr>
          <w:trHeight w:val="300"/>
        </w:trPr>
        <w:tc>
          <w:tcPr>
            <w:tcW w:w="1476" w:type="dxa"/>
            <w:vAlign w:val="center"/>
          </w:tcPr>
          <w:p w14:paraId="626BF8D4" w14:textId="64ACF004"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539" w:type="dxa"/>
            <w:vAlign w:val="center"/>
          </w:tcPr>
          <w:p w14:paraId="4976D368" w14:textId="703088E6" w:rsidR="7CB89A94" w:rsidRPr="002C6C11" w:rsidRDefault="7CB89A94" w:rsidP="7CB89A94">
            <w:pPr>
              <w:rPr>
                <w:rFonts w:ascii="Montserrat" w:hAnsi="Montserrat"/>
                <w:b/>
                <w:color w:val="auto"/>
              </w:rPr>
            </w:pPr>
            <w:r w:rsidRPr="002C6C11">
              <w:rPr>
                <w:rFonts w:ascii="Montserrat" w:hAnsi="Montserrat"/>
                <w:b/>
                <w:color w:val="auto"/>
              </w:rPr>
              <w:t>S1:</w:t>
            </w:r>
            <w:r w:rsidRPr="002C6C11">
              <w:rPr>
                <w:rFonts w:ascii="Montserrat" w:hAnsi="Montserrat"/>
                <w:color w:val="auto"/>
              </w:rPr>
              <w:t xml:space="preserve"> Transmit multiple video streams via satellite</w:t>
            </w:r>
          </w:p>
        </w:tc>
      </w:tr>
      <w:tr w:rsidR="008114EB" w:rsidRPr="00C80238" w14:paraId="3C106C8F" w14:textId="77777777" w:rsidTr="16D2C322">
        <w:trPr>
          <w:trHeight w:val="300"/>
        </w:trPr>
        <w:tc>
          <w:tcPr>
            <w:tcW w:w="1476" w:type="dxa"/>
            <w:vAlign w:val="center"/>
          </w:tcPr>
          <w:p w14:paraId="495B6E09" w14:textId="2853CF9E" w:rsidR="7CB89A94" w:rsidRPr="002C6C11" w:rsidRDefault="7CB89A94" w:rsidP="7CB89A94">
            <w:pPr>
              <w:rPr>
                <w:rFonts w:ascii="Montserrat" w:hAnsi="Montserrat"/>
                <w:color w:val="auto"/>
              </w:rPr>
            </w:pPr>
          </w:p>
        </w:tc>
        <w:tc>
          <w:tcPr>
            <w:tcW w:w="7539" w:type="dxa"/>
            <w:vAlign w:val="center"/>
          </w:tcPr>
          <w:p w14:paraId="10387AEB" w14:textId="4B5ADB59" w:rsidR="7CB89A94" w:rsidRPr="002C6C11" w:rsidRDefault="7CB89A94" w:rsidP="7CB89A94">
            <w:pPr>
              <w:rPr>
                <w:rFonts w:ascii="Montserrat" w:hAnsi="Montserrat"/>
                <w:b/>
                <w:color w:val="auto"/>
              </w:rPr>
            </w:pPr>
            <w:r w:rsidRPr="002C6C11">
              <w:rPr>
                <w:rFonts w:ascii="Montserrat" w:hAnsi="Montserrat"/>
                <w:b/>
                <w:color w:val="auto"/>
              </w:rPr>
              <w:t>S2:</w:t>
            </w:r>
            <w:r w:rsidRPr="002C6C11">
              <w:rPr>
                <w:rFonts w:ascii="Montserrat" w:hAnsi="Montserrat"/>
                <w:color w:val="auto"/>
              </w:rPr>
              <w:t xml:space="preserve"> Record throughput and number of parallel streams</w:t>
            </w:r>
          </w:p>
        </w:tc>
      </w:tr>
      <w:tr w:rsidR="008114EB" w:rsidRPr="00C80238" w14:paraId="0882C9DB" w14:textId="77777777" w:rsidTr="16D2C322">
        <w:trPr>
          <w:trHeight w:val="300"/>
        </w:trPr>
        <w:tc>
          <w:tcPr>
            <w:tcW w:w="1476" w:type="dxa"/>
            <w:vAlign w:val="center"/>
          </w:tcPr>
          <w:p w14:paraId="32B5EBE5" w14:textId="7B818201"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539" w:type="dxa"/>
            <w:vAlign w:val="center"/>
          </w:tcPr>
          <w:p w14:paraId="07BB9CD0" w14:textId="2B0E6BAB" w:rsidR="7CB89A94" w:rsidRPr="00CB317A" w:rsidRDefault="7CB89A94" w:rsidP="7CB89A94">
            <w:pPr>
              <w:rPr>
                <w:rFonts w:ascii="Montserrat" w:hAnsi="Montserrat"/>
                <w:color w:val="auto"/>
              </w:rPr>
            </w:pPr>
            <w:r w:rsidRPr="00CB317A">
              <w:rPr>
                <w:rFonts w:ascii="Montserrat" w:hAnsi="Montserrat"/>
                <w:color w:val="auto"/>
              </w:rPr>
              <w:t>Maximum throughput (Mbps), Number of parallel streams</w:t>
            </w:r>
          </w:p>
        </w:tc>
      </w:tr>
      <w:tr w:rsidR="58D793E5" w:rsidRPr="00C80238" w14:paraId="07CC2967" w14:textId="77777777" w:rsidTr="16D2C322">
        <w:trPr>
          <w:trHeight w:val="300"/>
        </w:trPr>
        <w:tc>
          <w:tcPr>
            <w:tcW w:w="1476" w:type="dxa"/>
            <w:vAlign w:val="center"/>
          </w:tcPr>
          <w:p w14:paraId="1F496FB3" w14:textId="38A0AEA8"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539" w:type="dxa"/>
            <w:vAlign w:val="center"/>
          </w:tcPr>
          <w:p w14:paraId="03CE9982" w14:textId="6074B389" w:rsidR="7CB89A94" w:rsidRPr="002C6C11" w:rsidRDefault="7CB89A94" w:rsidP="7CB89A94">
            <w:pPr>
              <w:rPr>
                <w:rFonts w:ascii="Montserrat" w:hAnsi="Montserrat"/>
                <w:color w:val="auto"/>
              </w:rPr>
            </w:pPr>
          </w:p>
        </w:tc>
      </w:tr>
    </w:tbl>
    <w:p w14:paraId="77D72A0A" w14:textId="3CACEB0C" w:rsidR="58D793E5" w:rsidRPr="002C6C11" w:rsidRDefault="58D793E5" w:rsidP="58D793E5">
      <w:pPr>
        <w:spacing w:line="259" w:lineRule="auto"/>
        <w:rPr>
          <w:rFonts w:ascii="Montserrat" w:eastAsiaTheme="minorEastAsia" w:hAnsi="Montserrat" w:cstheme="minorBidi"/>
          <w:color w:val="auto"/>
          <w:sz w:val="18"/>
          <w:szCs w:val="18"/>
        </w:rPr>
      </w:pPr>
    </w:p>
    <w:tbl>
      <w:tblPr>
        <w:tblW w:w="90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416"/>
        <w:gridCol w:w="7599"/>
      </w:tblGrid>
      <w:tr w:rsidR="008114EB" w:rsidRPr="00C80238" w14:paraId="443D30DE" w14:textId="77777777" w:rsidTr="16D2C322">
        <w:trPr>
          <w:trHeight w:val="300"/>
        </w:trPr>
        <w:tc>
          <w:tcPr>
            <w:tcW w:w="1416" w:type="dxa"/>
            <w:shd w:val="clear" w:color="auto" w:fill="C1E4F5" w:themeFill="accent1" w:themeFillTint="33"/>
            <w:vAlign w:val="center"/>
          </w:tcPr>
          <w:p w14:paraId="1F3C9C35" w14:textId="6C07753E" w:rsidR="7CB89A94" w:rsidRPr="002C6C11" w:rsidRDefault="1F62F35B" w:rsidP="16D2C322">
            <w:pPr>
              <w:rPr>
                <w:rFonts w:ascii="Montserrat" w:hAnsi="Montserrat"/>
                <w:b/>
                <w:color w:val="auto"/>
              </w:rPr>
            </w:pPr>
            <w:r w:rsidRPr="002C6C11">
              <w:rPr>
                <w:rFonts w:ascii="Montserrat" w:hAnsi="Montserrat"/>
                <w:b/>
                <w:color w:val="auto"/>
              </w:rPr>
              <w:t xml:space="preserve">Test Case </w:t>
            </w:r>
            <w:r w:rsidR="06A72C9F" w:rsidRPr="002C6C11">
              <w:rPr>
                <w:rFonts w:ascii="Montserrat" w:hAnsi="Montserrat"/>
                <w:b/>
                <w:color w:val="auto"/>
              </w:rPr>
              <w:t>8</w:t>
            </w:r>
          </w:p>
        </w:tc>
        <w:tc>
          <w:tcPr>
            <w:tcW w:w="7599" w:type="dxa"/>
            <w:shd w:val="clear" w:color="auto" w:fill="C1E4F5" w:themeFill="accent1" w:themeFillTint="33"/>
            <w:vAlign w:val="center"/>
          </w:tcPr>
          <w:p w14:paraId="56EACFAF" w14:textId="27D8FE1C" w:rsidR="7CB89A94" w:rsidRPr="002C6C11" w:rsidRDefault="7CB89A94" w:rsidP="7CB89A94">
            <w:pPr>
              <w:rPr>
                <w:rFonts w:ascii="Montserrat" w:hAnsi="Montserrat"/>
                <w:b/>
                <w:color w:val="auto"/>
              </w:rPr>
            </w:pPr>
            <w:r w:rsidRPr="002C6C11">
              <w:rPr>
                <w:rFonts w:ascii="Montserrat" w:hAnsi="Montserrat"/>
                <w:b/>
                <w:color w:val="auto"/>
              </w:rPr>
              <w:t>RAI Catalogue Throughput Test</w:t>
            </w:r>
          </w:p>
        </w:tc>
      </w:tr>
      <w:tr w:rsidR="008114EB" w:rsidRPr="00C80238" w14:paraId="63A5AF5A" w14:textId="77777777" w:rsidTr="16D2C322">
        <w:trPr>
          <w:trHeight w:val="300"/>
        </w:trPr>
        <w:tc>
          <w:tcPr>
            <w:tcW w:w="1416" w:type="dxa"/>
            <w:vAlign w:val="center"/>
          </w:tcPr>
          <w:p w14:paraId="55722D8C" w14:textId="7E1C8C7A"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599" w:type="dxa"/>
            <w:vAlign w:val="center"/>
          </w:tcPr>
          <w:p w14:paraId="3C395822" w14:textId="75C631FC" w:rsidR="7CB89A94" w:rsidRPr="002C6C11" w:rsidRDefault="7CB89A94" w:rsidP="7CB89A94">
            <w:pPr>
              <w:rPr>
                <w:rFonts w:ascii="Montserrat" w:hAnsi="Montserrat"/>
                <w:color w:val="auto"/>
              </w:rPr>
            </w:pPr>
            <w:r w:rsidRPr="002C6C11">
              <w:rPr>
                <w:rFonts w:ascii="Montserrat" w:hAnsi="Montserrat"/>
                <w:color w:val="auto"/>
              </w:rPr>
              <w:t>Targeted Bandwidth Test with Video Catalogue</w:t>
            </w:r>
          </w:p>
        </w:tc>
      </w:tr>
      <w:tr w:rsidR="008114EB" w:rsidRPr="00C80238" w14:paraId="568C30E2" w14:textId="77777777" w:rsidTr="16D2C322">
        <w:trPr>
          <w:trHeight w:val="300"/>
        </w:trPr>
        <w:tc>
          <w:tcPr>
            <w:tcW w:w="1416" w:type="dxa"/>
            <w:vAlign w:val="center"/>
          </w:tcPr>
          <w:p w14:paraId="7E14ED9A" w14:textId="0473F0BF"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599" w:type="dxa"/>
            <w:vAlign w:val="center"/>
          </w:tcPr>
          <w:p w14:paraId="5245FC5E" w14:textId="537EE3AA" w:rsidR="7CB89A94" w:rsidRPr="002C6C11" w:rsidRDefault="7CB89A94" w:rsidP="7CB89A94">
            <w:pPr>
              <w:rPr>
                <w:rFonts w:ascii="Montserrat" w:hAnsi="Montserrat"/>
                <w:color w:val="auto"/>
              </w:rPr>
            </w:pPr>
            <w:r w:rsidRPr="002C6C11">
              <w:rPr>
                <w:rFonts w:ascii="Montserrat" w:hAnsi="Montserrat"/>
                <w:color w:val="auto"/>
              </w:rPr>
              <w:t>Arctic Space Technologies</w:t>
            </w:r>
          </w:p>
        </w:tc>
      </w:tr>
      <w:tr w:rsidR="008114EB" w:rsidRPr="00EA51A9" w14:paraId="450B84E0" w14:textId="77777777" w:rsidTr="16D2C322">
        <w:trPr>
          <w:trHeight w:val="300"/>
        </w:trPr>
        <w:tc>
          <w:tcPr>
            <w:tcW w:w="1416" w:type="dxa"/>
            <w:vAlign w:val="center"/>
          </w:tcPr>
          <w:p w14:paraId="1EF3B2C0" w14:textId="44202D2A"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599" w:type="dxa"/>
            <w:vAlign w:val="center"/>
          </w:tcPr>
          <w:p w14:paraId="32A02185" w14:textId="0EC677EF" w:rsidR="7CB89A94" w:rsidRPr="00D651E7" w:rsidRDefault="7CB89A94" w:rsidP="7CB89A94">
            <w:pPr>
              <w:rPr>
                <w:rFonts w:ascii="Montserrat" w:hAnsi="Montserrat"/>
                <w:b/>
                <w:color w:val="auto"/>
                <w:lang w:val="fr-FR"/>
              </w:rPr>
            </w:pPr>
            <w:r w:rsidRPr="00D651E7">
              <w:rPr>
                <w:rFonts w:ascii="Montserrat" w:hAnsi="Montserrat"/>
                <w:b/>
                <w:color w:val="auto"/>
                <w:lang w:val="fr-FR"/>
              </w:rPr>
              <w:t>Pre1:</w:t>
            </w:r>
            <w:r w:rsidRPr="00D651E7">
              <w:rPr>
                <w:rFonts w:ascii="Montserrat" w:hAnsi="Montserrat"/>
                <w:color w:val="auto"/>
                <w:lang w:val="fr-FR"/>
              </w:rPr>
              <w:t xml:space="preserve"> RAI video catalogue accessible</w:t>
            </w:r>
          </w:p>
        </w:tc>
      </w:tr>
      <w:tr w:rsidR="008114EB" w:rsidRPr="00C80238" w14:paraId="1E1D041B" w14:textId="77777777" w:rsidTr="16D2C322">
        <w:trPr>
          <w:trHeight w:val="300"/>
        </w:trPr>
        <w:tc>
          <w:tcPr>
            <w:tcW w:w="1416" w:type="dxa"/>
            <w:vAlign w:val="center"/>
          </w:tcPr>
          <w:p w14:paraId="37F29E7A" w14:textId="442AA661" w:rsidR="7CB89A94" w:rsidRPr="00D651E7" w:rsidRDefault="7CB89A94" w:rsidP="7CB89A94">
            <w:pPr>
              <w:rPr>
                <w:rFonts w:ascii="Montserrat" w:hAnsi="Montserrat"/>
                <w:color w:val="auto"/>
                <w:lang w:val="fr-FR"/>
              </w:rPr>
            </w:pPr>
          </w:p>
        </w:tc>
        <w:tc>
          <w:tcPr>
            <w:tcW w:w="7599" w:type="dxa"/>
            <w:vAlign w:val="center"/>
          </w:tcPr>
          <w:p w14:paraId="79B47D7A" w14:textId="01C647E0" w:rsidR="7CB89A94" w:rsidRPr="002C6C11" w:rsidRDefault="7CB89A94" w:rsidP="7CB89A94">
            <w:pPr>
              <w:rPr>
                <w:rFonts w:ascii="Montserrat" w:hAnsi="Montserrat"/>
                <w:b/>
                <w:color w:val="auto"/>
              </w:rPr>
            </w:pPr>
            <w:r w:rsidRPr="002C6C11">
              <w:rPr>
                <w:rFonts w:ascii="Montserrat" w:hAnsi="Montserrat"/>
                <w:b/>
                <w:color w:val="auto"/>
              </w:rPr>
              <w:t>Pre2:</w:t>
            </w:r>
            <w:r w:rsidRPr="002C6C11">
              <w:rPr>
                <w:rFonts w:ascii="Montserrat" w:hAnsi="Montserrat"/>
                <w:color w:val="auto"/>
              </w:rPr>
              <w:t xml:space="preserve"> GEO satellite connectivity operational</w:t>
            </w:r>
          </w:p>
        </w:tc>
      </w:tr>
      <w:tr w:rsidR="008114EB" w:rsidRPr="00C80238" w14:paraId="5C4D480E" w14:textId="77777777" w:rsidTr="16D2C322">
        <w:trPr>
          <w:trHeight w:val="300"/>
        </w:trPr>
        <w:tc>
          <w:tcPr>
            <w:tcW w:w="1416" w:type="dxa"/>
            <w:vAlign w:val="center"/>
          </w:tcPr>
          <w:p w14:paraId="254961AD" w14:textId="5F17151B"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599" w:type="dxa"/>
            <w:vAlign w:val="center"/>
          </w:tcPr>
          <w:p w14:paraId="781C23E1" w14:textId="3C79CA7A" w:rsidR="7CB89A94" w:rsidRPr="002C6C11" w:rsidRDefault="7CB89A94" w:rsidP="7CB89A94">
            <w:pPr>
              <w:rPr>
                <w:rFonts w:ascii="Montserrat" w:hAnsi="Montserrat"/>
                <w:color w:val="auto"/>
              </w:rPr>
            </w:pPr>
            <w:r w:rsidRPr="002C6C11">
              <w:rPr>
                <w:rFonts w:ascii="Montserrat" w:hAnsi="Montserrat"/>
                <w:color w:val="auto"/>
              </w:rPr>
              <w:t>Measure satellite throughput using standard video catalogue items.</w:t>
            </w:r>
          </w:p>
        </w:tc>
      </w:tr>
      <w:tr w:rsidR="008114EB" w:rsidRPr="00C80238" w14:paraId="5A6ED230" w14:textId="77777777" w:rsidTr="16D2C322">
        <w:trPr>
          <w:trHeight w:val="300"/>
        </w:trPr>
        <w:tc>
          <w:tcPr>
            <w:tcW w:w="1416" w:type="dxa"/>
            <w:vAlign w:val="center"/>
          </w:tcPr>
          <w:p w14:paraId="72AAE4EB" w14:textId="073BBD8C"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599" w:type="dxa"/>
            <w:vAlign w:val="center"/>
          </w:tcPr>
          <w:p w14:paraId="72FF86A2" w14:textId="4A18155B" w:rsidR="7CB89A94" w:rsidRPr="002C6C11" w:rsidRDefault="7CB89A94" w:rsidP="7CB89A94">
            <w:pPr>
              <w:rPr>
                <w:rFonts w:ascii="Montserrat" w:hAnsi="Montserrat"/>
                <w:b/>
                <w:color w:val="auto"/>
              </w:rPr>
            </w:pPr>
            <w:r w:rsidRPr="002C6C11">
              <w:rPr>
                <w:rFonts w:ascii="Montserrat" w:hAnsi="Montserrat"/>
                <w:b/>
                <w:color w:val="auto"/>
              </w:rPr>
              <w:t>S1:</w:t>
            </w:r>
            <w:r w:rsidRPr="002C6C11">
              <w:rPr>
                <w:rFonts w:ascii="Montserrat" w:hAnsi="Montserrat"/>
                <w:color w:val="auto"/>
              </w:rPr>
              <w:t xml:space="preserve"> Transmit content from RAI catalogue</w:t>
            </w:r>
          </w:p>
        </w:tc>
      </w:tr>
      <w:tr w:rsidR="008114EB" w:rsidRPr="00C80238" w14:paraId="3BBFB77B" w14:textId="77777777" w:rsidTr="16D2C322">
        <w:trPr>
          <w:trHeight w:val="300"/>
        </w:trPr>
        <w:tc>
          <w:tcPr>
            <w:tcW w:w="1416" w:type="dxa"/>
            <w:vAlign w:val="center"/>
          </w:tcPr>
          <w:p w14:paraId="268C28A0" w14:textId="3F79C154" w:rsidR="7CB89A94" w:rsidRPr="002C6C11" w:rsidRDefault="7CB89A94" w:rsidP="7CB89A94">
            <w:pPr>
              <w:rPr>
                <w:rFonts w:ascii="Montserrat" w:hAnsi="Montserrat"/>
                <w:color w:val="auto"/>
              </w:rPr>
            </w:pPr>
          </w:p>
        </w:tc>
        <w:tc>
          <w:tcPr>
            <w:tcW w:w="7599" w:type="dxa"/>
            <w:vAlign w:val="center"/>
          </w:tcPr>
          <w:p w14:paraId="54D5891E" w14:textId="3BBF7E52" w:rsidR="7CB89A94" w:rsidRPr="002C6C11" w:rsidRDefault="7CB89A94" w:rsidP="7CB89A94">
            <w:pPr>
              <w:rPr>
                <w:rFonts w:ascii="Montserrat" w:hAnsi="Montserrat"/>
                <w:b/>
                <w:color w:val="auto"/>
              </w:rPr>
            </w:pPr>
            <w:r w:rsidRPr="002C6C11">
              <w:rPr>
                <w:rFonts w:ascii="Montserrat" w:hAnsi="Montserrat"/>
                <w:b/>
                <w:color w:val="auto"/>
              </w:rPr>
              <w:t>S2:</w:t>
            </w:r>
            <w:r w:rsidRPr="002C6C11">
              <w:rPr>
                <w:rFonts w:ascii="Montserrat" w:hAnsi="Montserrat"/>
                <w:color w:val="auto"/>
              </w:rPr>
              <w:t xml:space="preserve"> Record bitrates and stream completion</w:t>
            </w:r>
          </w:p>
        </w:tc>
      </w:tr>
      <w:tr w:rsidR="008114EB" w:rsidRPr="00C80238" w14:paraId="4CDE195A" w14:textId="77777777" w:rsidTr="16D2C322">
        <w:trPr>
          <w:trHeight w:val="300"/>
        </w:trPr>
        <w:tc>
          <w:tcPr>
            <w:tcW w:w="1416" w:type="dxa"/>
            <w:vAlign w:val="center"/>
          </w:tcPr>
          <w:p w14:paraId="4F7F6C0C" w14:textId="09B06ADB"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599" w:type="dxa"/>
            <w:vAlign w:val="center"/>
          </w:tcPr>
          <w:p w14:paraId="4E940BEE" w14:textId="5508E27D" w:rsidR="7CB89A94" w:rsidRPr="002C6C11" w:rsidRDefault="7CB89A94" w:rsidP="7CB89A94">
            <w:pPr>
              <w:rPr>
                <w:rFonts w:ascii="Montserrat" w:hAnsi="Montserrat"/>
                <w:color w:val="auto"/>
              </w:rPr>
            </w:pPr>
            <w:r w:rsidRPr="002C6C11">
              <w:rPr>
                <w:rFonts w:ascii="Montserrat" w:hAnsi="Montserrat"/>
                <w:color w:val="auto"/>
              </w:rPr>
              <w:t>Average bitrate (Mbps), Transfer success rate (%)</w:t>
            </w:r>
          </w:p>
        </w:tc>
      </w:tr>
      <w:tr w:rsidR="58D793E5" w:rsidRPr="00C80238" w14:paraId="220054AB" w14:textId="77777777" w:rsidTr="16D2C322">
        <w:trPr>
          <w:trHeight w:val="300"/>
        </w:trPr>
        <w:tc>
          <w:tcPr>
            <w:tcW w:w="1416" w:type="dxa"/>
            <w:vAlign w:val="center"/>
          </w:tcPr>
          <w:p w14:paraId="5390C815" w14:textId="6A19ADD4"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599" w:type="dxa"/>
            <w:vAlign w:val="center"/>
          </w:tcPr>
          <w:p w14:paraId="09575B13" w14:textId="7B81A5D7" w:rsidR="7CB89A94" w:rsidRPr="002C6C11" w:rsidRDefault="7CB89A94" w:rsidP="7CB89A94">
            <w:pPr>
              <w:rPr>
                <w:rFonts w:ascii="Montserrat" w:hAnsi="Montserrat"/>
                <w:color w:val="auto"/>
              </w:rPr>
            </w:pPr>
          </w:p>
        </w:tc>
      </w:tr>
    </w:tbl>
    <w:p w14:paraId="106E9A70" w14:textId="5A6B3DF4" w:rsidR="58D793E5" w:rsidRPr="002C6C11" w:rsidRDefault="58D793E5" w:rsidP="58D793E5">
      <w:pPr>
        <w:spacing w:line="259" w:lineRule="auto"/>
        <w:rPr>
          <w:rFonts w:ascii="Montserrat" w:eastAsiaTheme="minorEastAsia" w:hAnsi="Montserrat" w:cstheme="minorBidi"/>
          <w:color w:val="auto"/>
          <w:sz w:val="18"/>
          <w:szCs w:val="18"/>
        </w:rPr>
      </w:pPr>
    </w:p>
    <w:tbl>
      <w:tblPr>
        <w:tblW w:w="90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59"/>
        <w:gridCol w:w="7456"/>
      </w:tblGrid>
      <w:tr w:rsidR="008114EB" w:rsidRPr="00C80238" w14:paraId="5E0B5C4B" w14:textId="77777777" w:rsidTr="16D2C322">
        <w:trPr>
          <w:trHeight w:val="300"/>
        </w:trPr>
        <w:tc>
          <w:tcPr>
            <w:tcW w:w="1559" w:type="dxa"/>
            <w:shd w:val="clear" w:color="auto" w:fill="C1E4F5" w:themeFill="accent1" w:themeFillTint="33"/>
            <w:vAlign w:val="center"/>
          </w:tcPr>
          <w:p w14:paraId="2365BA31" w14:textId="5A57CB7E" w:rsidR="7CB89A94" w:rsidRPr="002C6C11" w:rsidRDefault="1F62F35B" w:rsidP="16D2C322">
            <w:pPr>
              <w:rPr>
                <w:rFonts w:ascii="Montserrat" w:hAnsi="Montserrat"/>
                <w:b/>
                <w:color w:val="auto"/>
              </w:rPr>
            </w:pPr>
            <w:r w:rsidRPr="002C6C11">
              <w:rPr>
                <w:rFonts w:ascii="Montserrat" w:hAnsi="Montserrat"/>
                <w:b/>
                <w:color w:val="auto"/>
              </w:rPr>
              <w:t xml:space="preserve">Test Case </w:t>
            </w:r>
            <w:r w:rsidR="171BCCAC" w:rsidRPr="002C6C11">
              <w:rPr>
                <w:rFonts w:ascii="Montserrat" w:hAnsi="Montserrat"/>
                <w:b/>
                <w:color w:val="auto"/>
              </w:rPr>
              <w:t>9</w:t>
            </w:r>
          </w:p>
        </w:tc>
        <w:tc>
          <w:tcPr>
            <w:tcW w:w="7456" w:type="dxa"/>
            <w:shd w:val="clear" w:color="auto" w:fill="C1E4F5" w:themeFill="accent1" w:themeFillTint="33"/>
            <w:vAlign w:val="center"/>
          </w:tcPr>
          <w:p w14:paraId="69113F2C" w14:textId="51735F1A" w:rsidR="7CB89A94" w:rsidRPr="002C6C11" w:rsidRDefault="7CB89A94" w:rsidP="7CB89A94">
            <w:pPr>
              <w:rPr>
                <w:rFonts w:ascii="Montserrat" w:hAnsi="Montserrat"/>
                <w:b/>
                <w:color w:val="auto"/>
              </w:rPr>
            </w:pPr>
            <w:r w:rsidRPr="002C6C11">
              <w:rPr>
                <w:rFonts w:ascii="Montserrat" w:hAnsi="Montserrat"/>
                <w:b/>
                <w:color w:val="auto"/>
              </w:rPr>
              <w:t>Satellite Transmission API Functional Test</w:t>
            </w:r>
          </w:p>
        </w:tc>
      </w:tr>
      <w:tr w:rsidR="008114EB" w:rsidRPr="00C80238" w14:paraId="56F8CC9D" w14:textId="77777777" w:rsidTr="16D2C322">
        <w:trPr>
          <w:trHeight w:val="300"/>
        </w:trPr>
        <w:tc>
          <w:tcPr>
            <w:tcW w:w="1559" w:type="dxa"/>
            <w:vAlign w:val="center"/>
          </w:tcPr>
          <w:p w14:paraId="2A0F0F92" w14:textId="530271A4"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456" w:type="dxa"/>
            <w:vAlign w:val="center"/>
          </w:tcPr>
          <w:p w14:paraId="476EA327" w14:textId="470F032C" w:rsidR="7CB89A94" w:rsidRPr="002C6C11" w:rsidRDefault="7CB89A94" w:rsidP="7CB89A94">
            <w:pPr>
              <w:rPr>
                <w:rFonts w:ascii="Montserrat" w:hAnsi="Montserrat"/>
                <w:color w:val="auto"/>
              </w:rPr>
            </w:pPr>
            <w:r w:rsidRPr="002C6C11">
              <w:rPr>
                <w:rFonts w:ascii="Montserrat" w:hAnsi="Montserrat"/>
                <w:color w:val="auto"/>
              </w:rPr>
              <w:t>REST API Validation for Transmission Control</w:t>
            </w:r>
          </w:p>
        </w:tc>
      </w:tr>
      <w:tr w:rsidR="008114EB" w:rsidRPr="00C80238" w14:paraId="4C465389" w14:textId="77777777" w:rsidTr="16D2C322">
        <w:trPr>
          <w:trHeight w:val="300"/>
        </w:trPr>
        <w:tc>
          <w:tcPr>
            <w:tcW w:w="1559" w:type="dxa"/>
            <w:vAlign w:val="center"/>
          </w:tcPr>
          <w:p w14:paraId="757CC43C" w14:textId="11040514"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456" w:type="dxa"/>
            <w:vAlign w:val="center"/>
          </w:tcPr>
          <w:p w14:paraId="3342FF44" w14:textId="0C2F5D81" w:rsidR="7CB89A94" w:rsidRPr="002C6C11" w:rsidRDefault="7CB89A94" w:rsidP="7CB89A94">
            <w:pPr>
              <w:rPr>
                <w:rFonts w:ascii="Montserrat" w:hAnsi="Montserrat"/>
                <w:color w:val="auto"/>
              </w:rPr>
            </w:pPr>
            <w:r w:rsidRPr="002C6C11">
              <w:rPr>
                <w:rFonts w:ascii="Montserrat" w:hAnsi="Montserrat"/>
                <w:color w:val="auto"/>
              </w:rPr>
              <w:t>Arctic Space Technologies</w:t>
            </w:r>
          </w:p>
        </w:tc>
      </w:tr>
      <w:tr w:rsidR="008114EB" w:rsidRPr="00C80238" w14:paraId="69AD3AE6" w14:textId="77777777" w:rsidTr="16D2C322">
        <w:trPr>
          <w:trHeight w:val="300"/>
        </w:trPr>
        <w:tc>
          <w:tcPr>
            <w:tcW w:w="1559" w:type="dxa"/>
            <w:vAlign w:val="center"/>
          </w:tcPr>
          <w:p w14:paraId="3C6AB5F5" w14:textId="7E0FC3B0"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456" w:type="dxa"/>
            <w:vAlign w:val="center"/>
          </w:tcPr>
          <w:p w14:paraId="68E03011" w14:textId="1C986BD4" w:rsidR="7CB89A94" w:rsidRPr="002C6C11" w:rsidRDefault="7CB89A94" w:rsidP="7CB89A94">
            <w:pPr>
              <w:rPr>
                <w:rFonts w:ascii="Montserrat" w:hAnsi="Montserrat"/>
                <w:b/>
                <w:color w:val="auto"/>
              </w:rPr>
            </w:pPr>
            <w:r w:rsidRPr="002C6C11">
              <w:rPr>
                <w:rFonts w:ascii="Montserrat" w:hAnsi="Montserrat"/>
                <w:b/>
                <w:color w:val="auto"/>
              </w:rPr>
              <w:t>Pre1:</w:t>
            </w:r>
            <w:r w:rsidRPr="002C6C11">
              <w:rPr>
                <w:rFonts w:ascii="Montserrat" w:hAnsi="Montserrat"/>
                <w:color w:val="auto"/>
              </w:rPr>
              <w:t xml:space="preserve"> REST API implemented</w:t>
            </w:r>
          </w:p>
        </w:tc>
      </w:tr>
      <w:tr w:rsidR="008114EB" w:rsidRPr="00C80238" w14:paraId="1E4FD378" w14:textId="77777777" w:rsidTr="16D2C322">
        <w:trPr>
          <w:trHeight w:val="300"/>
        </w:trPr>
        <w:tc>
          <w:tcPr>
            <w:tcW w:w="1559" w:type="dxa"/>
            <w:vAlign w:val="center"/>
          </w:tcPr>
          <w:p w14:paraId="283CAD16" w14:textId="3E451F37" w:rsidR="7CB89A94" w:rsidRPr="002C6C11" w:rsidRDefault="7CB89A94" w:rsidP="7CB89A94">
            <w:pPr>
              <w:rPr>
                <w:rFonts w:ascii="Montserrat" w:hAnsi="Montserrat"/>
                <w:color w:val="auto"/>
              </w:rPr>
            </w:pPr>
          </w:p>
        </w:tc>
        <w:tc>
          <w:tcPr>
            <w:tcW w:w="7456" w:type="dxa"/>
            <w:vAlign w:val="center"/>
          </w:tcPr>
          <w:p w14:paraId="01B4657D" w14:textId="07EA42A4" w:rsidR="7CB89A94" w:rsidRPr="002C6C11" w:rsidRDefault="7CB89A94" w:rsidP="7CB89A94">
            <w:pPr>
              <w:rPr>
                <w:rFonts w:ascii="Montserrat" w:hAnsi="Montserrat"/>
                <w:b/>
                <w:color w:val="auto"/>
              </w:rPr>
            </w:pPr>
            <w:r w:rsidRPr="002C6C11">
              <w:rPr>
                <w:rFonts w:ascii="Montserrat" w:hAnsi="Montserrat"/>
                <w:b/>
                <w:color w:val="auto"/>
              </w:rPr>
              <w:t>Pre2:</w:t>
            </w:r>
            <w:r w:rsidRPr="002C6C11">
              <w:rPr>
                <w:rFonts w:ascii="Montserrat" w:hAnsi="Montserrat"/>
                <w:color w:val="auto"/>
              </w:rPr>
              <w:t xml:space="preserve"> Manual transmission benchmark available</w:t>
            </w:r>
          </w:p>
        </w:tc>
      </w:tr>
      <w:tr w:rsidR="008114EB" w:rsidRPr="00C80238" w14:paraId="252BB1A6" w14:textId="77777777" w:rsidTr="16D2C322">
        <w:trPr>
          <w:trHeight w:val="300"/>
        </w:trPr>
        <w:tc>
          <w:tcPr>
            <w:tcW w:w="1559" w:type="dxa"/>
            <w:vAlign w:val="center"/>
          </w:tcPr>
          <w:p w14:paraId="7DCA06D2" w14:textId="0D3AA974"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456" w:type="dxa"/>
            <w:vAlign w:val="center"/>
          </w:tcPr>
          <w:p w14:paraId="2CF5EB39" w14:textId="1CB9A948" w:rsidR="7CB89A94" w:rsidRPr="002C6C11" w:rsidRDefault="7CB89A94" w:rsidP="7CB89A94">
            <w:pPr>
              <w:rPr>
                <w:rFonts w:ascii="Montserrat" w:hAnsi="Montserrat"/>
                <w:color w:val="auto"/>
              </w:rPr>
            </w:pPr>
            <w:r w:rsidRPr="002C6C11">
              <w:rPr>
                <w:rFonts w:ascii="Montserrat" w:hAnsi="Montserrat"/>
                <w:color w:val="auto"/>
              </w:rPr>
              <w:t>Ensure API triggers satellite transmission correctly and efficiently</w:t>
            </w:r>
          </w:p>
        </w:tc>
      </w:tr>
      <w:tr w:rsidR="008114EB" w:rsidRPr="00C80238" w14:paraId="3AD97804" w14:textId="77777777" w:rsidTr="16D2C322">
        <w:trPr>
          <w:trHeight w:val="300"/>
        </w:trPr>
        <w:tc>
          <w:tcPr>
            <w:tcW w:w="1559" w:type="dxa"/>
            <w:vAlign w:val="center"/>
          </w:tcPr>
          <w:p w14:paraId="7BAFBFDE" w14:textId="5F09D76A"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456" w:type="dxa"/>
            <w:vAlign w:val="center"/>
          </w:tcPr>
          <w:p w14:paraId="181CE661" w14:textId="70D39E5B" w:rsidR="7CB89A94" w:rsidRPr="002C6C11" w:rsidRDefault="7CB89A94" w:rsidP="7CB89A94">
            <w:pPr>
              <w:rPr>
                <w:rFonts w:ascii="Montserrat" w:hAnsi="Montserrat"/>
                <w:b/>
                <w:color w:val="auto"/>
              </w:rPr>
            </w:pPr>
            <w:r w:rsidRPr="002C6C11">
              <w:rPr>
                <w:rFonts w:ascii="Montserrat" w:hAnsi="Montserrat"/>
                <w:b/>
                <w:color w:val="auto"/>
              </w:rPr>
              <w:t>S1:</w:t>
            </w:r>
            <w:r w:rsidRPr="002C6C11">
              <w:rPr>
                <w:rFonts w:ascii="Montserrat" w:hAnsi="Montserrat"/>
                <w:color w:val="auto"/>
              </w:rPr>
              <w:t xml:space="preserve"> Trigger transmission via API</w:t>
            </w:r>
          </w:p>
        </w:tc>
      </w:tr>
      <w:tr w:rsidR="008114EB" w:rsidRPr="00C80238" w14:paraId="448539B7" w14:textId="77777777" w:rsidTr="16D2C322">
        <w:trPr>
          <w:trHeight w:val="300"/>
        </w:trPr>
        <w:tc>
          <w:tcPr>
            <w:tcW w:w="1559" w:type="dxa"/>
            <w:vAlign w:val="center"/>
          </w:tcPr>
          <w:p w14:paraId="6D17D764" w14:textId="1EB26B9A" w:rsidR="7CB89A94" w:rsidRPr="002C6C11" w:rsidRDefault="7CB89A94" w:rsidP="7CB89A94">
            <w:pPr>
              <w:rPr>
                <w:rFonts w:ascii="Montserrat" w:hAnsi="Montserrat"/>
                <w:color w:val="auto"/>
              </w:rPr>
            </w:pPr>
          </w:p>
        </w:tc>
        <w:tc>
          <w:tcPr>
            <w:tcW w:w="7456" w:type="dxa"/>
            <w:vAlign w:val="center"/>
          </w:tcPr>
          <w:p w14:paraId="2DBBAC59" w14:textId="6E4F1B2D" w:rsidR="7CB89A94" w:rsidRPr="00CB317A" w:rsidRDefault="7CB89A94" w:rsidP="7CB89A94">
            <w:pPr>
              <w:rPr>
                <w:rFonts w:ascii="Montserrat" w:hAnsi="Montserrat"/>
                <w:b/>
                <w:color w:val="auto"/>
              </w:rPr>
            </w:pPr>
            <w:r w:rsidRPr="00CB317A">
              <w:rPr>
                <w:rFonts w:ascii="Montserrat" w:hAnsi="Montserrat"/>
                <w:b/>
                <w:color w:val="auto"/>
              </w:rPr>
              <w:t>S2:</w:t>
            </w:r>
            <w:r w:rsidRPr="00CB317A">
              <w:rPr>
                <w:rFonts w:ascii="Montserrat" w:hAnsi="Montserrat"/>
                <w:color w:val="auto"/>
              </w:rPr>
              <w:t xml:space="preserve"> Validate correct operation and compare to manual baseline</w:t>
            </w:r>
          </w:p>
        </w:tc>
      </w:tr>
      <w:tr w:rsidR="008114EB" w:rsidRPr="00C80238" w14:paraId="378B6394" w14:textId="77777777" w:rsidTr="16D2C322">
        <w:trPr>
          <w:trHeight w:val="300"/>
        </w:trPr>
        <w:tc>
          <w:tcPr>
            <w:tcW w:w="1559" w:type="dxa"/>
            <w:vAlign w:val="center"/>
          </w:tcPr>
          <w:p w14:paraId="48CE0839" w14:textId="46147206"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456" w:type="dxa"/>
            <w:vAlign w:val="center"/>
          </w:tcPr>
          <w:p w14:paraId="14EF461F" w14:textId="7E4A1139" w:rsidR="7CB89A94" w:rsidRPr="002C6C11" w:rsidRDefault="7CB89A94" w:rsidP="7CB89A94">
            <w:pPr>
              <w:rPr>
                <w:rFonts w:ascii="Montserrat" w:hAnsi="Montserrat"/>
                <w:color w:val="auto"/>
              </w:rPr>
            </w:pPr>
            <w:r w:rsidRPr="002C6C11">
              <w:rPr>
                <w:rFonts w:ascii="Montserrat" w:hAnsi="Montserrat"/>
                <w:color w:val="auto"/>
              </w:rPr>
              <w:t>Trigger success rate (%), Efficiency match (PASS/FAIL)</w:t>
            </w:r>
          </w:p>
        </w:tc>
      </w:tr>
      <w:tr w:rsidR="58D793E5" w:rsidRPr="00C80238" w14:paraId="10DF66C8" w14:textId="77777777" w:rsidTr="16D2C322">
        <w:trPr>
          <w:trHeight w:val="300"/>
        </w:trPr>
        <w:tc>
          <w:tcPr>
            <w:tcW w:w="1559" w:type="dxa"/>
            <w:vAlign w:val="center"/>
          </w:tcPr>
          <w:p w14:paraId="4CC7A593" w14:textId="11110543"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456" w:type="dxa"/>
            <w:vAlign w:val="center"/>
          </w:tcPr>
          <w:p w14:paraId="1B12111E" w14:textId="03F129BA" w:rsidR="7CB89A94" w:rsidRPr="002C6C11" w:rsidRDefault="7CB89A94" w:rsidP="7CB89A94">
            <w:pPr>
              <w:rPr>
                <w:rFonts w:ascii="Montserrat" w:hAnsi="Montserrat"/>
                <w:color w:val="auto"/>
              </w:rPr>
            </w:pPr>
          </w:p>
        </w:tc>
      </w:tr>
    </w:tbl>
    <w:p w14:paraId="5E455C80" w14:textId="7D446373" w:rsidR="58D793E5" w:rsidRPr="002C6C11" w:rsidRDefault="58D793E5" w:rsidP="58D793E5">
      <w:pPr>
        <w:spacing w:line="259" w:lineRule="auto"/>
        <w:rPr>
          <w:rFonts w:ascii="Montserrat" w:eastAsiaTheme="minorEastAsia" w:hAnsi="Montserrat" w:cstheme="minorBidi"/>
          <w:color w:val="auto"/>
          <w:sz w:val="18"/>
          <w:szCs w:val="18"/>
        </w:rPr>
      </w:pPr>
    </w:p>
    <w:tbl>
      <w:tblPr>
        <w:tblW w:w="90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82"/>
        <w:gridCol w:w="7433"/>
      </w:tblGrid>
      <w:tr w:rsidR="008114EB" w:rsidRPr="00C80238" w14:paraId="0A50B4A0" w14:textId="77777777" w:rsidTr="16D2C322">
        <w:trPr>
          <w:trHeight w:val="300"/>
        </w:trPr>
        <w:tc>
          <w:tcPr>
            <w:tcW w:w="1582" w:type="dxa"/>
            <w:shd w:val="clear" w:color="auto" w:fill="C1E4F5" w:themeFill="accent1" w:themeFillTint="33"/>
            <w:vAlign w:val="center"/>
          </w:tcPr>
          <w:p w14:paraId="64F47BB2" w14:textId="62CA0D38" w:rsidR="7CB89A94" w:rsidRPr="002C6C11" w:rsidRDefault="1F62F35B" w:rsidP="16D2C322">
            <w:pPr>
              <w:rPr>
                <w:rFonts w:ascii="Montserrat" w:hAnsi="Montserrat"/>
                <w:b/>
                <w:color w:val="auto"/>
              </w:rPr>
            </w:pPr>
            <w:r w:rsidRPr="002C6C11">
              <w:rPr>
                <w:rFonts w:ascii="Montserrat" w:hAnsi="Montserrat"/>
                <w:b/>
                <w:color w:val="auto"/>
              </w:rPr>
              <w:t xml:space="preserve">Test Case </w:t>
            </w:r>
            <w:r w:rsidR="0A2936D5" w:rsidRPr="002C6C11">
              <w:rPr>
                <w:rFonts w:ascii="Montserrat" w:hAnsi="Montserrat"/>
                <w:b/>
                <w:color w:val="auto"/>
              </w:rPr>
              <w:t>1</w:t>
            </w:r>
            <w:r w:rsidR="41502C16" w:rsidRPr="002C6C11">
              <w:rPr>
                <w:rFonts w:ascii="Montserrat" w:hAnsi="Montserrat"/>
                <w:b/>
                <w:color w:val="auto"/>
              </w:rPr>
              <w:t>0</w:t>
            </w:r>
          </w:p>
        </w:tc>
        <w:tc>
          <w:tcPr>
            <w:tcW w:w="7433" w:type="dxa"/>
            <w:shd w:val="clear" w:color="auto" w:fill="C1E4F5" w:themeFill="accent1" w:themeFillTint="33"/>
            <w:vAlign w:val="center"/>
          </w:tcPr>
          <w:p w14:paraId="1D0EAE72" w14:textId="7CD9F9E9" w:rsidR="7CB89A94" w:rsidRPr="002C6C11" w:rsidRDefault="7CB89A94" w:rsidP="7CB89A94">
            <w:pPr>
              <w:rPr>
                <w:rFonts w:ascii="Montserrat" w:hAnsi="Montserrat"/>
                <w:b/>
                <w:color w:val="auto"/>
              </w:rPr>
            </w:pPr>
            <w:r w:rsidRPr="002C6C11">
              <w:rPr>
                <w:rFonts w:ascii="Montserrat" w:hAnsi="Montserrat"/>
                <w:b/>
                <w:color w:val="auto"/>
              </w:rPr>
              <w:t>Content Popularity Accuracy Test</w:t>
            </w:r>
          </w:p>
        </w:tc>
      </w:tr>
      <w:tr w:rsidR="008114EB" w:rsidRPr="00C80238" w14:paraId="2AB38F79" w14:textId="77777777" w:rsidTr="16D2C322">
        <w:trPr>
          <w:trHeight w:val="300"/>
        </w:trPr>
        <w:tc>
          <w:tcPr>
            <w:tcW w:w="1582" w:type="dxa"/>
            <w:vAlign w:val="center"/>
          </w:tcPr>
          <w:p w14:paraId="0ABD01CF" w14:textId="31A1BEA2"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433" w:type="dxa"/>
            <w:vAlign w:val="center"/>
          </w:tcPr>
          <w:p w14:paraId="34FB8F46" w14:textId="0E0B60C1" w:rsidR="7CB89A94" w:rsidRPr="002C6C11" w:rsidRDefault="7CB89A94" w:rsidP="7CB89A94">
            <w:pPr>
              <w:rPr>
                <w:rFonts w:ascii="Montserrat" w:hAnsi="Montserrat"/>
                <w:color w:val="auto"/>
              </w:rPr>
            </w:pPr>
            <w:r w:rsidRPr="002C6C11">
              <w:rPr>
                <w:rFonts w:ascii="Montserrat" w:hAnsi="Montserrat"/>
                <w:color w:val="auto"/>
              </w:rPr>
              <w:t>Popularity Component Evaluation</w:t>
            </w:r>
          </w:p>
        </w:tc>
      </w:tr>
      <w:tr w:rsidR="008114EB" w:rsidRPr="00C80238" w14:paraId="17845C6F" w14:textId="77777777" w:rsidTr="16D2C322">
        <w:trPr>
          <w:trHeight w:val="300"/>
        </w:trPr>
        <w:tc>
          <w:tcPr>
            <w:tcW w:w="1582" w:type="dxa"/>
            <w:vAlign w:val="center"/>
          </w:tcPr>
          <w:p w14:paraId="219046A1" w14:textId="28320044"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433" w:type="dxa"/>
            <w:vAlign w:val="center"/>
          </w:tcPr>
          <w:p w14:paraId="205F0E0E" w14:textId="2F62CB0A" w:rsidR="7CB89A94" w:rsidRPr="002C6C11" w:rsidRDefault="7CB89A94" w:rsidP="7CB89A94">
            <w:pPr>
              <w:rPr>
                <w:rFonts w:ascii="Montserrat" w:hAnsi="Montserrat"/>
                <w:color w:val="auto"/>
              </w:rPr>
            </w:pPr>
            <w:r w:rsidRPr="002C6C11">
              <w:rPr>
                <w:rFonts w:ascii="Montserrat" w:hAnsi="Montserrat"/>
                <w:color w:val="auto"/>
              </w:rPr>
              <w:t>Varnish Software</w:t>
            </w:r>
          </w:p>
        </w:tc>
      </w:tr>
      <w:tr w:rsidR="008114EB" w:rsidRPr="00C80238" w14:paraId="72B4A39F" w14:textId="77777777" w:rsidTr="16D2C322">
        <w:trPr>
          <w:trHeight w:val="300"/>
        </w:trPr>
        <w:tc>
          <w:tcPr>
            <w:tcW w:w="1582" w:type="dxa"/>
            <w:vAlign w:val="center"/>
          </w:tcPr>
          <w:p w14:paraId="4AA5C9FB" w14:textId="27777C04"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433" w:type="dxa"/>
            <w:vAlign w:val="center"/>
          </w:tcPr>
          <w:p w14:paraId="4C38A843" w14:textId="7C6A0A5C" w:rsidR="7CB89A94" w:rsidRPr="002C6C11" w:rsidRDefault="7CB89A94" w:rsidP="7CB89A94">
            <w:pPr>
              <w:rPr>
                <w:rFonts w:ascii="Montserrat" w:hAnsi="Montserrat"/>
                <w:color w:val="auto"/>
              </w:rPr>
            </w:pPr>
            <w:r w:rsidRPr="002C6C11">
              <w:rPr>
                <w:rFonts w:ascii="Montserrat" w:hAnsi="Montserrat"/>
                <w:b/>
                <w:color w:val="auto"/>
              </w:rPr>
              <w:t>Pre1:</w:t>
            </w:r>
            <w:r w:rsidRPr="002C6C11">
              <w:rPr>
                <w:rFonts w:ascii="Montserrat" w:hAnsi="Montserrat"/>
                <w:color w:val="auto"/>
              </w:rPr>
              <w:t xml:space="preserve"> </w:t>
            </w:r>
            <w:r w:rsidR="4E7994CE" w:rsidRPr="002C6C11">
              <w:rPr>
                <w:rFonts w:ascii="Montserrat" w:hAnsi="Montserrat"/>
                <w:color w:val="auto"/>
              </w:rPr>
              <w:t xml:space="preserve">Signoz &amp; OTEL collector operational </w:t>
            </w:r>
          </w:p>
        </w:tc>
      </w:tr>
      <w:tr w:rsidR="008114EB" w:rsidRPr="00C80238" w14:paraId="3487BDA4" w14:textId="77777777" w:rsidTr="16D2C322">
        <w:trPr>
          <w:trHeight w:val="300"/>
        </w:trPr>
        <w:tc>
          <w:tcPr>
            <w:tcW w:w="1582" w:type="dxa"/>
            <w:vAlign w:val="center"/>
          </w:tcPr>
          <w:p w14:paraId="6046FEE3" w14:textId="65D15589" w:rsidR="7CB89A94" w:rsidRPr="002C6C11" w:rsidRDefault="7CB89A94" w:rsidP="7CB89A94">
            <w:pPr>
              <w:rPr>
                <w:rFonts w:ascii="Montserrat" w:hAnsi="Montserrat"/>
                <w:color w:val="auto"/>
              </w:rPr>
            </w:pPr>
          </w:p>
        </w:tc>
        <w:tc>
          <w:tcPr>
            <w:tcW w:w="7433" w:type="dxa"/>
            <w:vAlign w:val="center"/>
          </w:tcPr>
          <w:p w14:paraId="5FEECF6F" w14:textId="2028703E" w:rsidR="7CB89A94" w:rsidRPr="002C6C11" w:rsidRDefault="7CB89A94" w:rsidP="7CB89A94">
            <w:pPr>
              <w:rPr>
                <w:rFonts w:ascii="Montserrat" w:hAnsi="Montserrat"/>
                <w:b/>
                <w:color w:val="auto"/>
              </w:rPr>
            </w:pPr>
            <w:r w:rsidRPr="002C6C11">
              <w:rPr>
                <w:rFonts w:ascii="Montserrat" w:hAnsi="Montserrat"/>
                <w:b/>
                <w:color w:val="auto"/>
              </w:rPr>
              <w:t>Pre2:</w:t>
            </w:r>
            <w:r w:rsidRPr="002C6C11">
              <w:rPr>
                <w:rFonts w:ascii="Montserrat" w:hAnsi="Montserrat"/>
                <w:color w:val="auto"/>
              </w:rPr>
              <w:t xml:space="preserve"> Log generation and collection enabled</w:t>
            </w:r>
          </w:p>
        </w:tc>
      </w:tr>
      <w:tr w:rsidR="008114EB" w:rsidRPr="00C80238" w14:paraId="72F61E69" w14:textId="77777777" w:rsidTr="16D2C322">
        <w:trPr>
          <w:trHeight w:val="300"/>
        </w:trPr>
        <w:tc>
          <w:tcPr>
            <w:tcW w:w="1582" w:type="dxa"/>
            <w:vAlign w:val="center"/>
          </w:tcPr>
          <w:p w14:paraId="30923802" w14:textId="5C42309A"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433" w:type="dxa"/>
            <w:vAlign w:val="center"/>
          </w:tcPr>
          <w:p w14:paraId="4B17F5D2" w14:textId="6E631D97" w:rsidR="7CB89A94" w:rsidRPr="002C6C11" w:rsidRDefault="7CB89A94" w:rsidP="7CB89A94">
            <w:pPr>
              <w:rPr>
                <w:rFonts w:ascii="Montserrat" w:hAnsi="Montserrat"/>
                <w:color w:val="auto"/>
              </w:rPr>
            </w:pPr>
            <w:r w:rsidRPr="002C6C11">
              <w:rPr>
                <w:rFonts w:ascii="Montserrat" w:hAnsi="Montserrat"/>
                <w:color w:val="auto"/>
              </w:rPr>
              <w:t>Validate accuracy of content popularity estimation from edge logs</w:t>
            </w:r>
          </w:p>
        </w:tc>
      </w:tr>
      <w:tr w:rsidR="008114EB" w:rsidRPr="00C80238" w14:paraId="4F174B13" w14:textId="77777777" w:rsidTr="16D2C322">
        <w:trPr>
          <w:trHeight w:val="300"/>
        </w:trPr>
        <w:tc>
          <w:tcPr>
            <w:tcW w:w="1582" w:type="dxa"/>
            <w:vAlign w:val="center"/>
          </w:tcPr>
          <w:p w14:paraId="78A79985" w14:textId="06F459A9"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433" w:type="dxa"/>
            <w:vAlign w:val="center"/>
          </w:tcPr>
          <w:p w14:paraId="484B9276" w14:textId="2A373C2C" w:rsidR="7CB89A94" w:rsidRPr="002C6C11" w:rsidRDefault="7CB89A94" w:rsidP="7CB89A94">
            <w:pPr>
              <w:rPr>
                <w:rFonts w:ascii="Montserrat" w:hAnsi="Montserrat"/>
                <w:b/>
                <w:color w:val="auto"/>
              </w:rPr>
            </w:pPr>
            <w:r w:rsidRPr="002C6C11">
              <w:rPr>
                <w:rFonts w:ascii="Montserrat" w:hAnsi="Montserrat"/>
                <w:b/>
                <w:color w:val="auto"/>
              </w:rPr>
              <w:t>S1:</w:t>
            </w:r>
            <w:r w:rsidRPr="002C6C11">
              <w:rPr>
                <w:rFonts w:ascii="Montserrat" w:hAnsi="Montserrat"/>
                <w:color w:val="auto"/>
              </w:rPr>
              <w:t xml:space="preserve"> Trigger edge requests to influence popularity</w:t>
            </w:r>
          </w:p>
        </w:tc>
      </w:tr>
      <w:tr w:rsidR="008114EB" w:rsidRPr="00C80238" w14:paraId="1AA36C4F" w14:textId="77777777" w:rsidTr="16D2C322">
        <w:trPr>
          <w:trHeight w:val="300"/>
        </w:trPr>
        <w:tc>
          <w:tcPr>
            <w:tcW w:w="1582" w:type="dxa"/>
            <w:vAlign w:val="center"/>
          </w:tcPr>
          <w:p w14:paraId="73F5C521" w14:textId="54773CAA" w:rsidR="7CB89A94" w:rsidRPr="002C6C11" w:rsidRDefault="7CB89A94" w:rsidP="7CB89A94">
            <w:pPr>
              <w:rPr>
                <w:rFonts w:ascii="Montserrat" w:hAnsi="Montserrat"/>
                <w:color w:val="auto"/>
              </w:rPr>
            </w:pPr>
          </w:p>
        </w:tc>
        <w:tc>
          <w:tcPr>
            <w:tcW w:w="7433" w:type="dxa"/>
            <w:vAlign w:val="center"/>
          </w:tcPr>
          <w:p w14:paraId="75558C65" w14:textId="2A5578B1" w:rsidR="7CB89A94" w:rsidRPr="002C6C11" w:rsidRDefault="7CB89A94" w:rsidP="7CB89A94">
            <w:pPr>
              <w:rPr>
                <w:rFonts w:ascii="Montserrat" w:hAnsi="Montserrat"/>
                <w:b/>
                <w:color w:val="auto"/>
              </w:rPr>
            </w:pPr>
            <w:r w:rsidRPr="002C6C11">
              <w:rPr>
                <w:rFonts w:ascii="Montserrat" w:hAnsi="Montserrat"/>
                <w:b/>
                <w:color w:val="auto"/>
              </w:rPr>
              <w:t>S2:</w:t>
            </w:r>
            <w:r w:rsidRPr="002C6C11">
              <w:rPr>
                <w:rFonts w:ascii="Montserrat" w:hAnsi="Montserrat"/>
                <w:color w:val="auto"/>
              </w:rPr>
              <w:t xml:space="preserve"> Confirm if algorithm ranks content accurately</w:t>
            </w:r>
          </w:p>
        </w:tc>
      </w:tr>
      <w:tr w:rsidR="008114EB" w:rsidRPr="00C80238" w14:paraId="58AC6C1A" w14:textId="77777777" w:rsidTr="16D2C322">
        <w:trPr>
          <w:trHeight w:val="300"/>
        </w:trPr>
        <w:tc>
          <w:tcPr>
            <w:tcW w:w="1582" w:type="dxa"/>
            <w:vAlign w:val="center"/>
          </w:tcPr>
          <w:p w14:paraId="2BEA6FEB" w14:textId="2C006038"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433" w:type="dxa"/>
            <w:vAlign w:val="center"/>
          </w:tcPr>
          <w:p w14:paraId="1EE28BA7" w14:textId="470564D8" w:rsidR="7CB89A94" w:rsidRPr="002C6C11" w:rsidRDefault="7CB89A94" w:rsidP="7CB89A94">
            <w:pPr>
              <w:rPr>
                <w:rFonts w:ascii="Montserrat" w:hAnsi="Montserrat"/>
                <w:color w:val="auto"/>
              </w:rPr>
            </w:pPr>
            <w:r w:rsidRPr="002C6C11">
              <w:rPr>
                <w:rFonts w:ascii="Montserrat" w:hAnsi="Montserrat"/>
                <w:color w:val="auto"/>
              </w:rPr>
              <w:t>Accuracy rate (%), Latency to detection (</w:t>
            </w:r>
            <w:r w:rsidR="1FD35391" w:rsidRPr="002C6C11">
              <w:rPr>
                <w:rFonts w:ascii="Montserrat" w:hAnsi="Montserrat"/>
                <w:color w:val="auto"/>
              </w:rPr>
              <w:t>m</w:t>
            </w:r>
            <w:r w:rsidRPr="002C6C11">
              <w:rPr>
                <w:rFonts w:ascii="Montserrat" w:hAnsi="Montserrat"/>
                <w:color w:val="auto"/>
              </w:rPr>
              <w:t>s)</w:t>
            </w:r>
          </w:p>
        </w:tc>
      </w:tr>
      <w:tr w:rsidR="58D793E5" w:rsidRPr="00C80238" w14:paraId="26F75BCA" w14:textId="77777777" w:rsidTr="16D2C322">
        <w:trPr>
          <w:trHeight w:val="300"/>
        </w:trPr>
        <w:tc>
          <w:tcPr>
            <w:tcW w:w="1582" w:type="dxa"/>
            <w:vAlign w:val="center"/>
          </w:tcPr>
          <w:p w14:paraId="4C230F19" w14:textId="794F1421"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433" w:type="dxa"/>
            <w:vAlign w:val="center"/>
          </w:tcPr>
          <w:p w14:paraId="27832EC1" w14:textId="32AD30F1" w:rsidR="7CB89A94" w:rsidRPr="002C6C11" w:rsidRDefault="7CB89A94" w:rsidP="7CB89A94">
            <w:pPr>
              <w:rPr>
                <w:rFonts w:ascii="Montserrat" w:hAnsi="Montserrat"/>
                <w:color w:val="auto"/>
              </w:rPr>
            </w:pPr>
          </w:p>
        </w:tc>
      </w:tr>
    </w:tbl>
    <w:p w14:paraId="19F0347F" w14:textId="36211BF4" w:rsidR="58D793E5" w:rsidRPr="002C6C11" w:rsidRDefault="58D793E5" w:rsidP="58D793E5">
      <w:pPr>
        <w:spacing w:line="259" w:lineRule="auto"/>
        <w:rPr>
          <w:rFonts w:ascii="Montserrat" w:eastAsiaTheme="minorEastAsia" w:hAnsi="Montserrat" w:cstheme="minorBidi"/>
          <w:color w:val="auto"/>
          <w:sz w:val="18"/>
          <w:szCs w:val="18"/>
        </w:rPr>
      </w:pPr>
    </w:p>
    <w:tbl>
      <w:tblPr>
        <w:tblW w:w="90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776"/>
        <w:gridCol w:w="7239"/>
      </w:tblGrid>
      <w:tr w:rsidR="008114EB" w:rsidRPr="00C80238" w14:paraId="04919FDA" w14:textId="77777777" w:rsidTr="199A6727">
        <w:trPr>
          <w:trHeight w:val="300"/>
        </w:trPr>
        <w:tc>
          <w:tcPr>
            <w:tcW w:w="1776" w:type="dxa"/>
            <w:shd w:val="clear" w:color="auto" w:fill="C1E4F5" w:themeFill="accent1" w:themeFillTint="33"/>
            <w:vAlign w:val="center"/>
          </w:tcPr>
          <w:p w14:paraId="2F2593B6" w14:textId="0B1C76A4" w:rsidR="7CB89A94" w:rsidRPr="002C6C11" w:rsidRDefault="1F62F35B" w:rsidP="16D2C322">
            <w:pPr>
              <w:rPr>
                <w:rFonts w:ascii="Montserrat" w:hAnsi="Montserrat"/>
                <w:b/>
                <w:color w:val="auto"/>
              </w:rPr>
            </w:pPr>
            <w:r w:rsidRPr="002C6C11">
              <w:rPr>
                <w:rFonts w:ascii="Montserrat" w:hAnsi="Montserrat"/>
                <w:b/>
                <w:color w:val="auto"/>
              </w:rPr>
              <w:t xml:space="preserve">Test Case </w:t>
            </w:r>
            <w:r w:rsidR="05A46F48" w:rsidRPr="002C6C11">
              <w:rPr>
                <w:rFonts w:ascii="Montserrat" w:hAnsi="Montserrat"/>
                <w:b/>
                <w:color w:val="auto"/>
              </w:rPr>
              <w:t>1</w:t>
            </w:r>
            <w:r w:rsidR="75080DFC" w:rsidRPr="002C6C11">
              <w:rPr>
                <w:rFonts w:ascii="Montserrat" w:hAnsi="Montserrat"/>
                <w:b/>
                <w:color w:val="auto"/>
              </w:rPr>
              <w:t>1</w:t>
            </w:r>
          </w:p>
        </w:tc>
        <w:tc>
          <w:tcPr>
            <w:tcW w:w="7239" w:type="dxa"/>
            <w:shd w:val="clear" w:color="auto" w:fill="C1E4F5" w:themeFill="accent1" w:themeFillTint="33"/>
            <w:vAlign w:val="center"/>
          </w:tcPr>
          <w:p w14:paraId="24C8ABAE" w14:textId="0B88F4C7" w:rsidR="7CB89A94" w:rsidRPr="002C6C11" w:rsidRDefault="35A8BE28" w:rsidP="16D2C322">
            <w:pPr>
              <w:rPr>
                <w:rFonts w:ascii="Montserrat" w:hAnsi="Montserrat"/>
                <w:b/>
                <w:color w:val="auto"/>
              </w:rPr>
            </w:pPr>
            <w:r w:rsidRPr="002C6C11">
              <w:rPr>
                <w:rFonts w:ascii="Montserrat" w:hAnsi="Montserrat"/>
                <w:b/>
                <w:color w:val="auto"/>
              </w:rPr>
              <w:t xml:space="preserve">HNR </w:t>
            </w:r>
            <w:r w:rsidR="569E543D" w:rsidRPr="002C6C11">
              <w:rPr>
                <w:rFonts w:ascii="Montserrat" w:hAnsi="Montserrat"/>
                <w:b/>
                <w:color w:val="auto"/>
              </w:rPr>
              <w:t>Player Integration and Caching Test</w:t>
            </w:r>
            <w:r w:rsidR="3F8241C5" w:rsidRPr="002C6C11">
              <w:rPr>
                <w:rFonts w:ascii="Montserrat" w:hAnsi="Montserrat"/>
                <w:b/>
                <w:color w:val="auto"/>
              </w:rPr>
              <w:t xml:space="preserve"> (optional)</w:t>
            </w:r>
          </w:p>
        </w:tc>
      </w:tr>
      <w:tr w:rsidR="008114EB" w:rsidRPr="00C80238" w14:paraId="33CA1BA7" w14:textId="77777777" w:rsidTr="199A6727">
        <w:trPr>
          <w:trHeight w:val="300"/>
        </w:trPr>
        <w:tc>
          <w:tcPr>
            <w:tcW w:w="1776" w:type="dxa"/>
            <w:vAlign w:val="center"/>
          </w:tcPr>
          <w:p w14:paraId="1B1ABBFF" w14:textId="768E376E"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239" w:type="dxa"/>
            <w:vAlign w:val="center"/>
          </w:tcPr>
          <w:p w14:paraId="5CC15CAD" w14:textId="4C7AE1BD" w:rsidR="7CB89A94" w:rsidRPr="002C6C11" w:rsidRDefault="7CB89A94" w:rsidP="7CB89A94">
            <w:pPr>
              <w:rPr>
                <w:rFonts w:ascii="Montserrat" w:hAnsi="Montserrat"/>
                <w:color w:val="auto"/>
              </w:rPr>
            </w:pPr>
            <w:r w:rsidRPr="002C6C11">
              <w:rPr>
                <w:rFonts w:ascii="Montserrat" w:hAnsi="Montserrat"/>
                <w:color w:val="auto"/>
              </w:rPr>
              <w:t>CDN Integration and Playback Testing</w:t>
            </w:r>
          </w:p>
        </w:tc>
      </w:tr>
      <w:tr w:rsidR="008114EB" w:rsidRPr="00C80238" w14:paraId="299B913E" w14:textId="77777777" w:rsidTr="199A6727">
        <w:trPr>
          <w:trHeight w:val="300"/>
        </w:trPr>
        <w:tc>
          <w:tcPr>
            <w:tcW w:w="1776" w:type="dxa"/>
            <w:vAlign w:val="center"/>
          </w:tcPr>
          <w:p w14:paraId="70C186DC" w14:textId="077F8014"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239" w:type="dxa"/>
            <w:vAlign w:val="center"/>
          </w:tcPr>
          <w:p w14:paraId="56770504" w14:textId="1C890F30" w:rsidR="7CB89A94" w:rsidRPr="002C6C11" w:rsidRDefault="5A20AD30" w:rsidP="7CB89A94">
            <w:pPr>
              <w:rPr>
                <w:rFonts w:ascii="Montserrat" w:hAnsi="Montserrat"/>
                <w:color w:val="auto"/>
              </w:rPr>
            </w:pPr>
            <w:r w:rsidRPr="002C6C11">
              <w:rPr>
                <w:rFonts w:ascii="Montserrat" w:hAnsi="Montserrat"/>
                <w:color w:val="auto"/>
              </w:rPr>
              <w:t xml:space="preserve">HNR, </w:t>
            </w:r>
            <w:r w:rsidR="569E543D" w:rsidRPr="002C6C11">
              <w:rPr>
                <w:rFonts w:ascii="Montserrat" w:hAnsi="Montserrat"/>
                <w:color w:val="auto"/>
              </w:rPr>
              <w:t>Varnish Software</w:t>
            </w:r>
          </w:p>
        </w:tc>
      </w:tr>
      <w:tr w:rsidR="008114EB" w:rsidRPr="00C80238" w14:paraId="38609E44" w14:textId="77777777" w:rsidTr="199A6727">
        <w:trPr>
          <w:trHeight w:val="300"/>
        </w:trPr>
        <w:tc>
          <w:tcPr>
            <w:tcW w:w="1776" w:type="dxa"/>
            <w:vAlign w:val="center"/>
          </w:tcPr>
          <w:p w14:paraId="7671F612" w14:textId="5B8DAD01"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239" w:type="dxa"/>
            <w:vAlign w:val="center"/>
          </w:tcPr>
          <w:p w14:paraId="214A3614" w14:textId="51BCE330" w:rsidR="7CB89A94" w:rsidRPr="002C6C11" w:rsidRDefault="4F8EF20E" w:rsidP="199A6727">
            <w:pPr>
              <w:rPr>
                <w:rFonts w:ascii="Montserrat" w:hAnsi="Montserrat"/>
                <w:b/>
                <w:color w:val="auto"/>
              </w:rPr>
            </w:pPr>
            <w:r w:rsidRPr="002C6C11">
              <w:rPr>
                <w:rFonts w:ascii="Montserrat" w:hAnsi="Montserrat"/>
                <w:b/>
                <w:color w:val="auto"/>
              </w:rPr>
              <w:t>Pre1:</w:t>
            </w:r>
            <w:r w:rsidRPr="002C6C11">
              <w:rPr>
                <w:rFonts w:ascii="Montserrat" w:hAnsi="Montserrat"/>
                <w:color w:val="auto"/>
              </w:rPr>
              <w:t xml:space="preserve"> </w:t>
            </w:r>
            <w:r w:rsidR="1A747679" w:rsidRPr="002C6C11">
              <w:rPr>
                <w:rFonts w:ascii="Montserrat" w:hAnsi="Montserrat"/>
                <w:color w:val="auto"/>
              </w:rPr>
              <w:t xml:space="preserve">HNR </w:t>
            </w:r>
            <w:r w:rsidRPr="002C6C11">
              <w:rPr>
                <w:rFonts w:ascii="Montserrat" w:hAnsi="Montserrat"/>
                <w:color w:val="auto"/>
              </w:rPr>
              <w:t>player integrated with Far Edge CDN</w:t>
            </w:r>
          </w:p>
        </w:tc>
      </w:tr>
      <w:tr w:rsidR="008114EB" w:rsidRPr="00C80238" w14:paraId="70C261C2" w14:textId="77777777" w:rsidTr="199A6727">
        <w:trPr>
          <w:trHeight w:val="300"/>
        </w:trPr>
        <w:tc>
          <w:tcPr>
            <w:tcW w:w="1776" w:type="dxa"/>
            <w:vAlign w:val="center"/>
          </w:tcPr>
          <w:p w14:paraId="1E28EAC0" w14:textId="58314F77" w:rsidR="7CB89A94" w:rsidRPr="002C6C11" w:rsidRDefault="7CB89A94" w:rsidP="7CB89A94">
            <w:pPr>
              <w:rPr>
                <w:rFonts w:ascii="Montserrat" w:hAnsi="Montserrat"/>
                <w:color w:val="auto"/>
              </w:rPr>
            </w:pPr>
          </w:p>
        </w:tc>
        <w:tc>
          <w:tcPr>
            <w:tcW w:w="7239" w:type="dxa"/>
            <w:vAlign w:val="center"/>
          </w:tcPr>
          <w:p w14:paraId="59AE7BE6" w14:textId="178B10BE" w:rsidR="7CB89A94" w:rsidRPr="002C6C11" w:rsidRDefault="4F8EF20E" w:rsidP="199A6727">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Playlist generation through </w:t>
            </w:r>
            <w:r w:rsidR="689BF229" w:rsidRPr="002C6C11">
              <w:rPr>
                <w:rFonts w:ascii="Montserrat" w:hAnsi="Montserrat"/>
                <w:color w:val="auto"/>
              </w:rPr>
              <w:t>HNR</w:t>
            </w:r>
          </w:p>
        </w:tc>
      </w:tr>
      <w:tr w:rsidR="008114EB" w:rsidRPr="00C80238" w14:paraId="026EFA96" w14:textId="77777777" w:rsidTr="199A6727">
        <w:trPr>
          <w:trHeight w:val="300"/>
        </w:trPr>
        <w:tc>
          <w:tcPr>
            <w:tcW w:w="1776" w:type="dxa"/>
            <w:vAlign w:val="center"/>
          </w:tcPr>
          <w:p w14:paraId="74F3E49D" w14:textId="173C5FF5"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239" w:type="dxa"/>
            <w:vAlign w:val="center"/>
          </w:tcPr>
          <w:p w14:paraId="73977A1F" w14:textId="71653A8E" w:rsidR="7CB89A94" w:rsidRPr="002C6C11" w:rsidRDefault="7CB89A94" w:rsidP="7CB89A94">
            <w:pPr>
              <w:rPr>
                <w:rFonts w:ascii="Montserrat" w:hAnsi="Montserrat"/>
                <w:color w:val="auto"/>
              </w:rPr>
            </w:pPr>
            <w:r w:rsidRPr="002C6C11">
              <w:rPr>
                <w:rFonts w:ascii="Montserrat" w:hAnsi="Montserrat"/>
                <w:color w:val="auto"/>
              </w:rPr>
              <w:t>Validate playback, API proxy integration, and Varnish caching performance</w:t>
            </w:r>
          </w:p>
        </w:tc>
      </w:tr>
      <w:tr w:rsidR="008114EB" w:rsidRPr="00C80238" w14:paraId="740C5A0D" w14:textId="77777777" w:rsidTr="199A6727">
        <w:trPr>
          <w:trHeight w:val="300"/>
        </w:trPr>
        <w:tc>
          <w:tcPr>
            <w:tcW w:w="1776" w:type="dxa"/>
            <w:vAlign w:val="center"/>
          </w:tcPr>
          <w:p w14:paraId="0BA34FEE" w14:textId="0D5B864C"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239" w:type="dxa"/>
            <w:vAlign w:val="center"/>
          </w:tcPr>
          <w:p w14:paraId="7B4406E8" w14:textId="114009FA" w:rsidR="7CB89A94" w:rsidRPr="002C6C11" w:rsidRDefault="4F8EF20E" w:rsidP="199A6727">
            <w:pPr>
              <w:rPr>
                <w:rFonts w:ascii="Montserrat" w:hAnsi="Montserrat"/>
                <w:b/>
                <w:color w:val="auto"/>
              </w:rPr>
            </w:pPr>
            <w:r w:rsidRPr="002C6C11">
              <w:rPr>
                <w:rFonts w:ascii="Montserrat" w:hAnsi="Montserrat"/>
                <w:b/>
                <w:color w:val="auto"/>
              </w:rPr>
              <w:t>S1:</w:t>
            </w:r>
            <w:r w:rsidRPr="002C6C11">
              <w:rPr>
                <w:rFonts w:ascii="Montserrat" w:hAnsi="Montserrat"/>
                <w:color w:val="auto"/>
              </w:rPr>
              <w:t xml:space="preserve"> Play video via </w:t>
            </w:r>
            <w:r w:rsidR="79DEF974" w:rsidRPr="002C6C11">
              <w:rPr>
                <w:rFonts w:ascii="Montserrat" w:hAnsi="Montserrat"/>
                <w:color w:val="auto"/>
              </w:rPr>
              <w:t xml:space="preserve">HNR </w:t>
            </w:r>
            <w:r w:rsidRPr="002C6C11">
              <w:rPr>
                <w:rFonts w:ascii="Montserrat" w:hAnsi="Montserrat"/>
                <w:color w:val="auto"/>
              </w:rPr>
              <w:t>player</w:t>
            </w:r>
          </w:p>
        </w:tc>
      </w:tr>
      <w:tr w:rsidR="008114EB" w:rsidRPr="00C80238" w14:paraId="3748E482" w14:textId="77777777" w:rsidTr="199A6727">
        <w:trPr>
          <w:trHeight w:val="300"/>
        </w:trPr>
        <w:tc>
          <w:tcPr>
            <w:tcW w:w="1776" w:type="dxa"/>
            <w:vAlign w:val="center"/>
          </w:tcPr>
          <w:p w14:paraId="45E7DAC7" w14:textId="042DFEB9" w:rsidR="7CB89A94" w:rsidRPr="002C6C11" w:rsidRDefault="7CB89A94" w:rsidP="7CB89A94">
            <w:pPr>
              <w:rPr>
                <w:rFonts w:ascii="Montserrat" w:hAnsi="Montserrat"/>
                <w:color w:val="auto"/>
              </w:rPr>
            </w:pPr>
          </w:p>
        </w:tc>
        <w:tc>
          <w:tcPr>
            <w:tcW w:w="7239" w:type="dxa"/>
            <w:vAlign w:val="center"/>
          </w:tcPr>
          <w:p w14:paraId="5F142855" w14:textId="0559F338" w:rsidR="7CB89A94" w:rsidRPr="002C6C11" w:rsidRDefault="7CB89A94" w:rsidP="7CB89A94">
            <w:pPr>
              <w:rPr>
                <w:rFonts w:ascii="Montserrat" w:hAnsi="Montserrat"/>
                <w:b/>
                <w:color w:val="auto"/>
              </w:rPr>
            </w:pPr>
            <w:r w:rsidRPr="002C6C11">
              <w:rPr>
                <w:rFonts w:ascii="Montserrat" w:hAnsi="Montserrat"/>
                <w:b/>
                <w:color w:val="auto"/>
              </w:rPr>
              <w:t>S2:</w:t>
            </w:r>
            <w:r w:rsidRPr="002C6C11">
              <w:rPr>
                <w:rFonts w:ascii="Montserrat" w:hAnsi="Montserrat"/>
                <w:color w:val="auto"/>
              </w:rPr>
              <w:t xml:space="preserve"> Enable API proxy, evaluate playlist delivery via Varnish</w:t>
            </w:r>
          </w:p>
        </w:tc>
      </w:tr>
      <w:tr w:rsidR="008114EB" w:rsidRPr="00C80238" w14:paraId="17604CA9" w14:textId="77777777" w:rsidTr="199A6727">
        <w:trPr>
          <w:trHeight w:val="300"/>
        </w:trPr>
        <w:tc>
          <w:tcPr>
            <w:tcW w:w="1776" w:type="dxa"/>
            <w:vAlign w:val="center"/>
          </w:tcPr>
          <w:p w14:paraId="287B6506" w14:textId="547E54F5"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239" w:type="dxa"/>
            <w:vAlign w:val="center"/>
          </w:tcPr>
          <w:p w14:paraId="53C1BA04" w14:textId="1D7E7ACD" w:rsidR="7CB89A94" w:rsidRPr="002C6C11" w:rsidRDefault="7CB89A94" w:rsidP="7CB89A94">
            <w:pPr>
              <w:rPr>
                <w:rFonts w:ascii="Montserrat" w:hAnsi="Montserrat"/>
                <w:color w:val="auto"/>
              </w:rPr>
            </w:pPr>
            <w:r w:rsidRPr="002C6C11">
              <w:rPr>
                <w:rFonts w:ascii="Montserrat" w:hAnsi="Montserrat"/>
                <w:color w:val="auto"/>
              </w:rPr>
              <w:t>Playback rate (%), Proxy cache hit rate (%)</w:t>
            </w:r>
          </w:p>
        </w:tc>
      </w:tr>
      <w:tr w:rsidR="008114EB" w:rsidRPr="00C80238" w14:paraId="5B4B33F7" w14:textId="77777777" w:rsidTr="199A6727">
        <w:trPr>
          <w:trHeight w:val="300"/>
        </w:trPr>
        <w:tc>
          <w:tcPr>
            <w:tcW w:w="1776" w:type="dxa"/>
            <w:vAlign w:val="center"/>
          </w:tcPr>
          <w:p w14:paraId="1733E196" w14:textId="49B76486"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239" w:type="dxa"/>
            <w:vAlign w:val="center"/>
          </w:tcPr>
          <w:p w14:paraId="690BD725" w14:textId="2CC91E08" w:rsidR="7CB89A94" w:rsidRPr="002C6C11" w:rsidRDefault="7CB89A94" w:rsidP="7CB89A94">
            <w:pPr>
              <w:rPr>
                <w:rFonts w:ascii="Montserrat" w:hAnsi="Montserrat"/>
                <w:color w:val="auto"/>
              </w:rPr>
            </w:pPr>
          </w:p>
        </w:tc>
      </w:tr>
    </w:tbl>
    <w:p w14:paraId="44B3A8A0" w14:textId="5E0037EF" w:rsidR="58D793E5" w:rsidRPr="002C6C11" w:rsidRDefault="58D793E5" w:rsidP="199A6727">
      <w:pPr>
        <w:spacing w:line="259" w:lineRule="auto"/>
        <w:rPr>
          <w:rFonts w:ascii="Montserrat" w:eastAsiaTheme="minorEastAsia" w:hAnsi="Montserrat" w:cstheme="minorBidi"/>
          <w:color w:val="auto"/>
          <w:sz w:val="18"/>
          <w:szCs w:val="18"/>
        </w:rPr>
      </w:pPr>
      <w:r w:rsidRPr="002C6C11">
        <w:rPr>
          <w:rFonts w:ascii="Montserrat" w:hAnsi="Montserrat"/>
        </w:rPr>
        <w:br/>
      </w:r>
      <w:r w:rsidR="4F9D1C19" w:rsidRPr="002C6C11">
        <w:rPr>
          <w:rFonts w:ascii="Montserrat" w:eastAsiaTheme="minorEastAsia" w:hAnsi="Montserrat" w:cstheme="minorBidi"/>
          <w:color w:val="auto"/>
          <w:sz w:val="18"/>
          <w:szCs w:val="18"/>
        </w:rPr>
        <w:t>Note: Testcase 1</w:t>
      </w:r>
      <w:r w:rsidR="46E97B84" w:rsidRPr="002C6C11">
        <w:rPr>
          <w:rFonts w:ascii="Montserrat" w:eastAsiaTheme="minorEastAsia" w:hAnsi="Montserrat" w:cstheme="minorBidi"/>
          <w:color w:val="auto"/>
          <w:sz w:val="18"/>
          <w:szCs w:val="18"/>
        </w:rPr>
        <w:t>1</w:t>
      </w:r>
      <w:r w:rsidR="4F9D1C19" w:rsidRPr="002C6C11">
        <w:rPr>
          <w:rFonts w:ascii="Montserrat" w:eastAsiaTheme="minorEastAsia" w:hAnsi="Montserrat" w:cstheme="minorBidi"/>
          <w:color w:val="auto"/>
          <w:sz w:val="18"/>
          <w:szCs w:val="18"/>
        </w:rPr>
        <w:t xml:space="preserve"> depends on HNR solution as replacement for Brightcove</w:t>
      </w:r>
      <w:r w:rsidR="74B46252" w:rsidRPr="002C6C11">
        <w:rPr>
          <w:rFonts w:ascii="Montserrat" w:eastAsiaTheme="minorEastAsia" w:hAnsi="Montserrat" w:cstheme="minorBidi"/>
          <w:color w:val="auto"/>
          <w:sz w:val="18"/>
          <w:szCs w:val="18"/>
        </w:rPr>
        <w:t>,</w:t>
      </w:r>
      <w:r w:rsidR="4F9D1C19" w:rsidRPr="002C6C11">
        <w:rPr>
          <w:rFonts w:ascii="Montserrat" w:eastAsiaTheme="minorEastAsia" w:hAnsi="Montserrat" w:cstheme="minorBidi"/>
          <w:color w:val="auto"/>
          <w:sz w:val="18"/>
          <w:szCs w:val="18"/>
        </w:rPr>
        <w:t xml:space="preserve"> </w:t>
      </w:r>
      <w:r w:rsidR="6393C471" w:rsidRPr="002C6C11">
        <w:rPr>
          <w:rFonts w:ascii="Montserrat" w:eastAsiaTheme="minorEastAsia" w:hAnsi="Montserrat" w:cstheme="minorBidi"/>
          <w:color w:val="auto"/>
          <w:sz w:val="18"/>
          <w:szCs w:val="18"/>
        </w:rPr>
        <w:t>this test will be performed depending on the HNR solution</w:t>
      </w:r>
      <w:r w:rsidR="0F75AE57" w:rsidRPr="002C6C11">
        <w:rPr>
          <w:rFonts w:ascii="Montserrat" w:eastAsiaTheme="minorEastAsia" w:hAnsi="Montserrat" w:cstheme="minorBidi"/>
          <w:color w:val="auto"/>
          <w:sz w:val="18"/>
          <w:szCs w:val="18"/>
        </w:rPr>
        <w:t>.</w:t>
      </w:r>
      <w:r w:rsidRPr="002C6C11">
        <w:rPr>
          <w:rFonts w:ascii="Montserrat" w:hAnsi="Montserrat"/>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21"/>
      </w:tblGrid>
      <w:tr w:rsidR="008114EB" w:rsidRPr="00C80238" w14:paraId="392C4E94" w14:textId="77777777" w:rsidTr="16D2C322">
        <w:trPr>
          <w:trHeight w:val="300"/>
        </w:trPr>
        <w:tc>
          <w:tcPr>
            <w:tcW w:w="1775" w:type="dxa"/>
            <w:shd w:val="clear" w:color="auto" w:fill="C1E4F5" w:themeFill="accent1" w:themeFillTint="33"/>
            <w:vAlign w:val="center"/>
          </w:tcPr>
          <w:p w14:paraId="63719B7C" w14:textId="496EBB2B" w:rsidR="7CB89A94" w:rsidRPr="002C6C11" w:rsidRDefault="1F62F35B" w:rsidP="16D2C322">
            <w:pPr>
              <w:rPr>
                <w:rFonts w:ascii="Montserrat" w:hAnsi="Montserrat"/>
                <w:b/>
                <w:color w:val="auto"/>
              </w:rPr>
            </w:pPr>
            <w:r w:rsidRPr="002C6C11">
              <w:rPr>
                <w:rFonts w:ascii="Montserrat" w:hAnsi="Montserrat"/>
                <w:b/>
                <w:color w:val="auto"/>
              </w:rPr>
              <w:t xml:space="preserve">Test Case </w:t>
            </w:r>
            <w:r w:rsidR="0F48F965" w:rsidRPr="002C6C11">
              <w:rPr>
                <w:rFonts w:ascii="Montserrat" w:hAnsi="Montserrat"/>
                <w:b/>
                <w:color w:val="auto"/>
              </w:rPr>
              <w:t>1</w:t>
            </w:r>
            <w:r w:rsidR="5EF2F377" w:rsidRPr="002C6C11">
              <w:rPr>
                <w:rFonts w:ascii="Montserrat" w:hAnsi="Montserrat"/>
                <w:b/>
                <w:color w:val="auto"/>
              </w:rPr>
              <w:t>2</w:t>
            </w:r>
          </w:p>
        </w:tc>
        <w:tc>
          <w:tcPr>
            <w:tcW w:w="7221" w:type="dxa"/>
            <w:shd w:val="clear" w:color="auto" w:fill="C1E4F5" w:themeFill="accent1" w:themeFillTint="33"/>
            <w:vAlign w:val="center"/>
          </w:tcPr>
          <w:p w14:paraId="0A71EF77" w14:textId="0523B789" w:rsidR="7CB89A94" w:rsidRPr="002C6C11" w:rsidRDefault="7CB89A94" w:rsidP="7CB89A94">
            <w:pPr>
              <w:rPr>
                <w:rFonts w:ascii="Montserrat" w:hAnsi="Montserrat"/>
                <w:b/>
                <w:color w:val="auto"/>
              </w:rPr>
            </w:pPr>
            <w:r w:rsidRPr="002C6C11">
              <w:rPr>
                <w:rFonts w:ascii="Montserrat" w:hAnsi="Montserrat"/>
                <w:b/>
                <w:color w:val="auto"/>
              </w:rPr>
              <w:t>Far Edge 5G Concurrency &amp; Latency Optimization</w:t>
            </w:r>
          </w:p>
        </w:tc>
      </w:tr>
      <w:tr w:rsidR="008114EB" w:rsidRPr="00C80238" w14:paraId="4D345FBE" w14:textId="77777777" w:rsidTr="16D2C322">
        <w:trPr>
          <w:trHeight w:val="300"/>
        </w:trPr>
        <w:tc>
          <w:tcPr>
            <w:tcW w:w="1775" w:type="dxa"/>
            <w:vAlign w:val="center"/>
          </w:tcPr>
          <w:p w14:paraId="7C35AFD1" w14:textId="1FC385EF"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221" w:type="dxa"/>
            <w:vAlign w:val="center"/>
          </w:tcPr>
          <w:p w14:paraId="4E5CB641" w14:textId="470FF1EA" w:rsidR="7CB89A94" w:rsidRPr="002C6C11" w:rsidRDefault="7CB89A94" w:rsidP="7CB89A94">
            <w:pPr>
              <w:rPr>
                <w:rFonts w:ascii="Montserrat" w:hAnsi="Montserrat"/>
                <w:color w:val="auto"/>
              </w:rPr>
            </w:pPr>
            <w:r w:rsidRPr="002C6C11">
              <w:rPr>
                <w:rFonts w:ascii="Montserrat" w:hAnsi="Montserrat"/>
                <w:color w:val="auto"/>
              </w:rPr>
              <w:t>5G Network Performance Improvement</w:t>
            </w:r>
          </w:p>
        </w:tc>
      </w:tr>
      <w:tr w:rsidR="008114EB" w:rsidRPr="00C80238" w14:paraId="14D47CEA" w14:textId="77777777" w:rsidTr="16D2C322">
        <w:trPr>
          <w:trHeight w:val="300"/>
        </w:trPr>
        <w:tc>
          <w:tcPr>
            <w:tcW w:w="1775" w:type="dxa"/>
            <w:vAlign w:val="center"/>
          </w:tcPr>
          <w:p w14:paraId="50974402" w14:textId="19ECCB09"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221" w:type="dxa"/>
            <w:vAlign w:val="center"/>
          </w:tcPr>
          <w:p w14:paraId="60E6C179" w14:textId="675AA026" w:rsidR="7CB89A94" w:rsidRPr="002C6C11" w:rsidRDefault="1F62F35B" w:rsidP="7CB89A94">
            <w:pPr>
              <w:rPr>
                <w:rFonts w:ascii="Montserrat" w:hAnsi="Montserrat"/>
                <w:color w:val="auto"/>
              </w:rPr>
            </w:pPr>
            <w:r w:rsidRPr="002C6C11">
              <w:rPr>
                <w:rFonts w:ascii="Montserrat" w:hAnsi="Montserrat"/>
                <w:color w:val="auto"/>
              </w:rPr>
              <w:t>Arctic Space Technologies</w:t>
            </w:r>
            <w:r w:rsidR="34248EF1" w:rsidRPr="002C6C11">
              <w:rPr>
                <w:rFonts w:ascii="Montserrat" w:hAnsi="Montserrat"/>
                <w:color w:val="auto"/>
              </w:rPr>
              <w:t>,</w:t>
            </w:r>
            <w:r w:rsidR="247FC007" w:rsidRPr="002C6C11">
              <w:rPr>
                <w:rFonts w:ascii="Montserrat" w:hAnsi="Montserrat"/>
                <w:color w:val="auto"/>
              </w:rPr>
              <w:t xml:space="preserve"> </w:t>
            </w:r>
            <w:r w:rsidR="34248EF1" w:rsidRPr="002C6C11">
              <w:rPr>
                <w:rFonts w:ascii="Montserrat" w:hAnsi="Montserrat"/>
                <w:color w:val="auto"/>
              </w:rPr>
              <w:t>Varnish Software</w:t>
            </w:r>
          </w:p>
        </w:tc>
      </w:tr>
      <w:tr w:rsidR="008114EB" w:rsidRPr="00C80238" w14:paraId="0CAE6D2F" w14:textId="77777777" w:rsidTr="16D2C322">
        <w:trPr>
          <w:trHeight w:val="300"/>
        </w:trPr>
        <w:tc>
          <w:tcPr>
            <w:tcW w:w="1775" w:type="dxa"/>
            <w:vAlign w:val="center"/>
          </w:tcPr>
          <w:p w14:paraId="7D64C148" w14:textId="441533EE"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221" w:type="dxa"/>
            <w:vAlign w:val="center"/>
          </w:tcPr>
          <w:p w14:paraId="611777DC" w14:textId="69C35899" w:rsidR="7CB89A94" w:rsidRPr="002C6C11" w:rsidRDefault="7CB89A94" w:rsidP="7CB89A94">
            <w:pPr>
              <w:rPr>
                <w:rFonts w:ascii="Montserrat" w:hAnsi="Montserrat"/>
                <w:color w:val="auto"/>
              </w:rPr>
            </w:pPr>
            <w:r w:rsidRPr="002C6C11">
              <w:rPr>
                <w:rFonts w:ascii="Montserrat" w:hAnsi="Montserrat"/>
                <w:b/>
                <w:color w:val="auto"/>
              </w:rPr>
              <w:t>Pre1:</w:t>
            </w:r>
            <w:r w:rsidRPr="002C6C11">
              <w:rPr>
                <w:rFonts w:ascii="Montserrat" w:hAnsi="Montserrat"/>
                <w:color w:val="auto"/>
              </w:rPr>
              <w:t xml:space="preserve"> </w:t>
            </w:r>
            <w:r w:rsidR="6D7F7233" w:rsidRPr="002C6C11">
              <w:rPr>
                <w:rFonts w:ascii="Montserrat" w:hAnsi="Montserrat"/>
                <w:color w:val="auto"/>
              </w:rPr>
              <w:t>LTU</w:t>
            </w:r>
            <w:r w:rsidRPr="002C6C11">
              <w:rPr>
                <w:rFonts w:ascii="Montserrat" w:hAnsi="Montserrat"/>
                <w:color w:val="auto"/>
              </w:rPr>
              <w:t xml:space="preserve"> 5G base station operational</w:t>
            </w:r>
          </w:p>
        </w:tc>
      </w:tr>
      <w:tr w:rsidR="008114EB" w:rsidRPr="00C80238" w14:paraId="3D50F850" w14:textId="77777777" w:rsidTr="16D2C322">
        <w:trPr>
          <w:trHeight w:val="300"/>
        </w:trPr>
        <w:tc>
          <w:tcPr>
            <w:tcW w:w="1775" w:type="dxa"/>
            <w:vAlign w:val="center"/>
          </w:tcPr>
          <w:p w14:paraId="03054EC4" w14:textId="077F20EC" w:rsidR="7CB89A94" w:rsidRPr="002C6C11" w:rsidRDefault="7CB89A94" w:rsidP="7CB89A94">
            <w:pPr>
              <w:rPr>
                <w:rFonts w:ascii="Montserrat" w:hAnsi="Montserrat"/>
                <w:color w:val="auto"/>
              </w:rPr>
            </w:pPr>
          </w:p>
        </w:tc>
        <w:tc>
          <w:tcPr>
            <w:tcW w:w="7221" w:type="dxa"/>
            <w:vAlign w:val="center"/>
          </w:tcPr>
          <w:p w14:paraId="2D722D5D" w14:textId="1363BFD9" w:rsidR="7CB89A94" w:rsidRPr="002C6C11" w:rsidRDefault="7CB89A94" w:rsidP="7CB89A94">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Phase 1 test data available</w:t>
            </w:r>
          </w:p>
        </w:tc>
      </w:tr>
      <w:tr w:rsidR="008114EB" w:rsidRPr="00C80238" w14:paraId="3A9AEF0C" w14:textId="77777777" w:rsidTr="16D2C322">
        <w:trPr>
          <w:trHeight w:val="300"/>
        </w:trPr>
        <w:tc>
          <w:tcPr>
            <w:tcW w:w="1775" w:type="dxa"/>
            <w:vAlign w:val="center"/>
          </w:tcPr>
          <w:p w14:paraId="68221293" w14:textId="642930E3"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221" w:type="dxa"/>
            <w:vAlign w:val="center"/>
          </w:tcPr>
          <w:p w14:paraId="68E86DBE" w14:textId="15BCA665" w:rsidR="7CB89A94" w:rsidRPr="002C6C11" w:rsidRDefault="7CB89A94" w:rsidP="7CB89A94">
            <w:pPr>
              <w:rPr>
                <w:rFonts w:ascii="Montserrat" w:hAnsi="Montserrat"/>
                <w:color w:val="auto"/>
              </w:rPr>
            </w:pPr>
            <w:r w:rsidRPr="002C6C11">
              <w:rPr>
                <w:rFonts w:ascii="Montserrat" w:hAnsi="Montserrat"/>
                <w:color w:val="auto"/>
              </w:rPr>
              <w:t>Improve concurrency and latency using optimized test scripts</w:t>
            </w:r>
          </w:p>
        </w:tc>
      </w:tr>
      <w:tr w:rsidR="008114EB" w:rsidRPr="00C80238" w14:paraId="0A7B36C5" w14:textId="77777777" w:rsidTr="16D2C322">
        <w:trPr>
          <w:trHeight w:val="300"/>
        </w:trPr>
        <w:tc>
          <w:tcPr>
            <w:tcW w:w="1775" w:type="dxa"/>
            <w:vAlign w:val="center"/>
          </w:tcPr>
          <w:p w14:paraId="3F7D56A0" w14:textId="4AE00917"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221" w:type="dxa"/>
            <w:vAlign w:val="center"/>
          </w:tcPr>
          <w:p w14:paraId="4C47822A" w14:textId="2FDA3176" w:rsidR="7CB89A94" w:rsidRPr="002C6C11" w:rsidRDefault="7CB89A94" w:rsidP="7CB89A94">
            <w:pPr>
              <w:rPr>
                <w:rFonts w:ascii="Montserrat" w:hAnsi="Montserrat"/>
                <w:color w:val="auto"/>
              </w:rPr>
            </w:pPr>
            <w:r w:rsidRPr="002C6C11">
              <w:rPr>
                <w:rFonts w:ascii="Montserrat" w:hAnsi="Montserrat"/>
                <w:b/>
                <w:color w:val="auto"/>
              </w:rPr>
              <w:t>S1:</w:t>
            </w:r>
            <w:r w:rsidRPr="002C6C11">
              <w:rPr>
                <w:rFonts w:ascii="Montserrat" w:hAnsi="Montserrat"/>
                <w:color w:val="auto"/>
              </w:rPr>
              <w:t xml:space="preserve"> Re-run Phase 1 tests with new scripts</w:t>
            </w:r>
          </w:p>
        </w:tc>
      </w:tr>
      <w:tr w:rsidR="008114EB" w:rsidRPr="00C80238" w14:paraId="0581B7E7" w14:textId="77777777" w:rsidTr="16D2C322">
        <w:trPr>
          <w:trHeight w:val="300"/>
        </w:trPr>
        <w:tc>
          <w:tcPr>
            <w:tcW w:w="1775" w:type="dxa"/>
            <w:vAlign w:val="center"/>
          </w:tcPr>
          <w:p w14:paraId="2B525775" w14:textId="0C7860EC" w:rsidR="7CB89A94" w:rsidRPr="002C6C11" w:rsidRDefault="7CB89A94" w:rsidP="7CB89A94">
            <w:pPr>
              <w:rPr>
                <w:rFonts w:ascii="Montserrat" w:hAnsi="Montserrat"/>
                <w:color w:val="auto"/>
              </w:rPr>
            </w:pPr>
          </w:p>
        </w:tc>
        <w:tc>
          <w:tcPr>
            <w:tcW w:w="7221" w:type="dxa"/>
            <w:vAlign w:val="center"/>
          </w:tcPr>
          <w:p w14:paraId="6D7CB9A4" w14:textId="3B351BA2" w:rsidR="7CB89A94" w:rsidRPr="002C6C11" w:rsidRDefault="7CB89A94" w:rsidP="7CB89A94">
            <w:pPr>
              <w:rPr>
                <w:rFonts w:ascii="Montserrat" w:hAnsi="Montserrat"/>
                <w:color w:val="auto"/>
              </w:rPr>
            </w:pPr>
            <w:r w:rsidRPr="002C6C11">
              <w:rPr>
                <w:rFonts w:ascii="Montserrat" w:hAnsi="Montserrat"/>
                <w:b/>
                <w:color w:val="auto"/>
              </w:rPr>
              <w:t>S2:</w:t>
            </w:r>
            <w:r w:rsidRPr="002C6C11">
              <w:rPr>
                <w:rFonts w:ascii="Montserrat" w:hAnsi="Montserrat"/>
                <w:color w:val="auto"/>
              </w:rPr>
              <w:t xml:space="preserve"> Measure response time and stability</w:t>
            </w:r>
          </w:p>
        </w:tc>
      </w:tr>
      <w:tr w:rsidR="008114EB" w:rsidRPr="00C80238" w14:paraId="339E192E" w14:textId="77777777" w:rsidTr="16D2C322">
        <w:trPr>
          <w:trHeight w:val="300"/>
        </w:trPr>
        <w:tc>
          <w:tcPr>
            <w:tcW w:w="1775" w:type="dxa"/>
            <w:vAlign w:val="center"/>
          </w:tcPr>
          <w:p w14:paraId="7ADFE509" w14:textId="6B9A29D9"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221" w:type="dxa"/>
            <w:vAlign w:val="center"/>
          </w:tcPr>
          <w:p w14:paraId="7C13830F" w14:textId="53EE7844" w:rsidR="7CB89A94" w:rsidRPr="002C6C11" w:rsidRDefault="7CB89A94" w:rsidP="7CB89A94">
            <w:pPr>
              <w:rPr>
                <w:rFonts w:ascii="Montserrat" w:hAnsi="Montserrat"/>
                <w:color w:val="auto"/>
              </w:rPr>
            </w:pPr>
            <w:r w:rsidRPr="002C6C11">
              <w:rPr>
                <w:rFonts w:ascii="Montserrat" w:hAnsi="Montserrat"/>
                <w:color w:val="auto"/>
              </w:rPr>
              <w:t>Latency reduction (%), Max concurrent sessions</w:t>
            </w:r>
          </w:p>
        </w:tc>
      </w:tr>
      <w:tr w:rsidR="7CB89A94" w:rsidRPr="00C80238" w14:paraId="226859A2" w14:textId="77777777" w:rsidTr="16D2C322">
        <w:trPr>
          <w:trHeight w:val="300"/>
        </w:trPr>
        <w:tc>
          <w:tcPr>
            <w:tcW w:w="1775" w:type="dxa"/>
            <w:vAlign w:val="center"/>
          </w:tcPr>
          <w:p w14:paraId="1A94DDBF" w14:textId="5FA055C9"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221" w:type="dxa"/>
            <w:vAlign w:val="center"/>
          </w:tcPr>
          <w:p w14:paraId="2B8E24B2" w14:textId="108317BE" w:rsidR="7CB89A94" w:rsidRPr="002C6C11" w:rsidRDefault="7CB89A94" w:rsidP="7CB89A94">
            <w:pPr>
              <w:rPr>
                <w:rFonts w:ascii="Montserrat" w:hAnsi="Montserrat"/>
                <w:color w:val="auto"/>
              </w:rPr>
            </w:pPr>
          </w:p>
        </w:tc>
      </w:tr>
    </w:tbl>
    <w:p w14:paraId="5A352D6A" w14:textId="6A21E2AE" w:rsidR="7CB89A94" w:rsidRPr="002C6C11" w:rsidRDefault="7CB89A94" w:rsidP="7CB89A94">
      <w:pPr>
        <w:rPr>
          <w:rFonts w:ascii="Montserrat" w:hAnsi="Montserrat"/>
          <w:color w:val="auto"/>
          <w:sz w:val="18"/>
          <w:szCs w:val="18"/>
        </w:rPr>
      </w:pPr>
    </w:p>
    <w:p w14:paraId="2EC3749B" w14:textId="07A4D658" w:rsidR="58D793E5" w:rsidRPr="002C6C11" w:rsidRDefault="58D793E5">
      <w:pPr>
        <w:rPr>
          <w:rFonts w:ascii="Montserrat" w:hAnsi="Montserrat"/>
          <w:color w:val="auto"/>
          <w:sz w:val="18"/>
          <w:szCs w:val="18"/>
        </w:rPr>
      </w:pPr>
    </w:p>
    <w:p w14:paraId="49774619" w14:textId="1FD7B36C" w:rsidR="00BF6253" w:rsidRPr="00CB317A" w:rsidRDefault="00DB0738" w:rsidP="00600278">
      <w:pPr>
        <w:pStyle w:val="ParagraphText"/>
        <w:rPr>
          <w:b/>
          <w:bCs/>
          <w:i/>
          <w:iCs/>
        </w:rPr>
      </w:pPr>
      <w:r w:rsidRPr="002C6C11">
        <w:rPr>
          <w:b/>
          <w:i/>
        </w:rPr>
        <w:t>5</w:t>
      </w:r>
      <w:r w:rsidR="0E86F294" w:rsidRPr="002C6C11">
        <w:rPr>
          <w:b/>
          <w:i/>
        </w:rPr>
        <w:t>.</w:t>
      </w:r>
      <w:r w:rsidR="00DB0BE2" w:rsidRPr="002C6C11">
        <w:rPr>
          <w:b/>
          <w:i/>
        </w:rPr>
        <w:t>2</w:t>
      </w:r>
      <w:r w:rsidR="0E86F294" w:rsidRPr="002C6C11">
        <w:rPr>
          <w:b/>
          <w:i/>
        </w:rPr>
        <w:t xml:space="preserve">.2.3 </w:t>
      </w:r>
      <w:r w:rsidR="00BF6253" w:rsidRPr="002C6C11">
        <w:rPr>
          <w:b/>
          <w:i/>
        </w:rPr>
        <w:tab/>
      </w:r>
      <w:r w:rsidR="5FDA8BFC" w:rsidRPr="002C6C11">
        <w:rPr>
          <w:b/>
          <w:i/>
        </w:rPr>
        <w:t>WP 5.2.3 - Integration, Validation and Demonstration (incl. Integration of Strand 2 scalability tests)</w:t>
      </w:r>
    </w:p>
    <w:p w14:paraId="6DC6C03A" w14:textId="44804EED" w:rsidR="1F501CA3" w:rsidRPr="00CB317A" w:rsidRDefault="1F501CA3" w:rsidP="00CE0AFC">
      <w:pPr>
        <w:pStyle w:val="ParagraphText"/>
        <w:spacing w:before="120"/>
      </w:pPr>
      <w:r w:rsidRPr="00CB317A">
        <w:t>Within this work package we will test the integration, validate the system and produce a demonstrator showing the capabilities of the deployable edge unit with hybrid satellite and terrestrial network and caching functionality. Metric tests and automatic report generation are planned to be integrated.</w:t>
      </w:r>
    </w:p>
    <w:p w14:paraId="03542C3F" w14:textId="13E71879" w:rsidR="7CB89A94" w:rsidRPr="00CB317A" w:rsidRDefault="7CB89A94" w:rsidP="009B0AA5">
      <w:pPr>
        <w:pStyle w:val="ParagraphText"/>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21"/>
      </w:tblGrid>
      <w:tr w:rsidR="008114EB" w:rsidRPr="00C80238" w14:paraId="7257DB7F" w14:textId="77777777" w:rsidTr="199A6727">
        <w:trPr>
          <w:trHeight w:val="300"/>
        </w:trPr>
        <w:tc>
          <w:tcPr>
            <w:tcW w:w="1775" w:type="dxa"/>
            <w:shd w:val="clear" w:color="auto" w:fill="C1E4F5" w:themeFill="accent1" w:themeFillTint="33"/>
            <w:vAlign w:val="center"/>
          </w:tcPr>
          <w:p w14:paraId="48EE2AF1" w14:textId="380F3750" w:rsidR="7CB89A94" w:rsidRPr="002C6C11" w:rsidRDefault="1F62F35B" w:rsidP="16D2C322">
            <w:pPr>
              <w:rPr>
                <w:rFonts w:ascii="Montserrat" w:hAnsi="Montserrat"/>
                <w:b/>
                <w:color w:val="auto"/>
              </w:rPr>
            </w:pPr>
            <w:r w:rsidRPr="002C6C11">
              <w:rPr>
                <w:rFonts w:ascii="Montserrat" w:hAnsi="Montserrat"/>
                <w:b/>
                <w:color w:val="auto"/>
              </w:rPr>
              <w:t xml:space="preserve">Test Case </w:t>
            </w:r>
            <w:r w:rsidR="73D4E252" w:rsidRPr="002C6C11">
              <w:rPr>
                <w:rFonts w:ascii="Montserrat" w:hAnsi="Montserrat"/>
                <w:b/>
                <w:color w:val="auto"/>
              </w:rPr>
              <w:t>1</w:t>
            </w:r>
            <w:r w:rsidR="41146374" w:rsidRPr="002C6C11">
              <w:rPr>
                <w:rFonts w:ascii="Montserrat" w:hAnsi="Montserrat"/>
                <w:b/>
                <w:color w:val="auto"/>
              </w:rPr>
              <w:t>3</w:t>
            </w:r>
          </w:p>
        </w:tc>
        <w:tc>
          <w:tcPr>
            <w:tcW w:w="7221" w:type="dxa"/>
            <w:shd w:val="clear" w:color="auto" w:fill="C1E4F5" w:themeFill="accent1" w:themeFillTint="33"/>
            <w:vAlign w:val="center"/>
          </w:tcPr>
          <w:p w14:paraId="6E563A6F" w14:textId="62E372F0" w:rsidR="45FB2B73" w:rsidRPr="00CB317A" w:rsidRDefault="2F7C0F9E" w:rsidP="16D2C322">
            <w:pPr>
              <w:rPr>
                <w:rFonts w:ascii="Montserrat" w:hAnsi="Montserrat"/>
                <w:b/>
                <w:bCs/>
                <w:color w:val="auto"/>
              </w:rPr>
            </w:pPr>
            <w:r w:rsidRPr="00CB317A">
              <w:rPr>
                <w:rFonts w:ascii="Montserrat" w:hAnsi="Montserrat"/>
                <w:b/>
                <w:bCs/>
                <w:color w:val="auto"/>
              </w:rPr>
              <w:t xml:space="preserve">Deployment </w:t>
            </w:r>
            <w:r w:rsidR="7BE5A068" w:rsidRPr="00CB317A">
              <w:rPr>
                <w:rFonts w:ascii="Montserrat" w:hAnsi="Montserrat"/>
                <w:b/>
                <w:bCs/>
                <w:color w:val="auto"/>
              </w:rPr>
              <w:t>Integration</w:t>
            </w:r>
          </w:p>
        </w:tc>
      </w:tr>
      <w:tr w:rsidR="008114EB" w:rsidRPr="00C80238" w14:paraId="02102C02" w14:textId="77777777" w:rsidTr="199A6727">
        <w:trPr>
          <w:trHeight w:val="300"/>
        </w:trPr>
        <w:tc>
          <w:tcPr>
            <w:tcW w:w="1775" w:type="dxa"/>
            <w:vAlign w:val="center"/>
          </w:tcPr>
          <w:p w14:paraId="6D6E1BA8" w14:textId="12D7C02F"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221" w:type="dxa"/>
            <w:vAlign w:val="center"/>
          </w:tcPr>
          <w:p w14:paraId="58B676D0" w14:textId="162C94E6" w:rsidR="7CB89A94" w:rsidRPr="002C6C11" w:rsidRDefault="7CB89A94" w:rsidP="7CB89A94">
            <w:pPr>
              <w:rPr>
                <w:rFonts w:ascii="Montserrat" w:hAnsi="Montserrat"/>
                <w:color w:val="auto"/>
              </w:rPr>
            </w:pPr>
            <w:r w:rsidRPr="002C6C11">
              <w:rPr>
                <w:rFonts w:ascii="Montserrat" w:hAnsi="Montserrat"/>
                <w:color w:val="auto"/>
              </w:rPr>
              <w:t>Integrated System Validation</w:t>
            </w:r>
          </w:p>
        </w:tc>
      </w:tr>
      <w:tr w:rsidR="008114EB" w:rsidRPr="00C80238" w14:paraId="52DBBB4F" w14:textId="77777777" w:rsidTr="199A6727">
        <w:trPr>
          <w:trHeight w:val="300"/>
        </w:trPr>
        <w:tc>
          <w:tcPr>
            <w:tcW w:w="1775" w:type="dxa"/>
            <w:vAlign w:val="center"/>
          </w:tcPr>
          <w:p w14:paraId="1515C490" w14:textId="78E6C7FB"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221" w:type="dxa"/>
            <w:vAlign w:val="center"/>
          </w:tcPr>
          <w:p w14:paraId="1D29E0FD" w14:textId="6462BC80" w:rsidR="7CB89A94" w:rsidRPr="002C6C11" w:rsidRDefault="1F62F35B" w:rsidP="7CB89A94">
            <w:pPr>
              <w:rPr>
                <w:rFonts w:ascii="Montserrat" w:hAnsi="Montserrat"/>
                <w:color w:val="auto"/>
              </w:rPr>
            </w:pPr>
            <w:r w:rsidRPr="002C6C11">
              <w:rPr>
                <w:rFonts w:ascii="Montserrat" w:hAnsi="Montserrat"/>
                <w:color w:val="auto"/>
              </w:rPr>
              <w:t>Arctic Space Technologies</w:t>
            </w:r>
          </w:p>
        </w:tc>
      </w:tr>
      <w:tr w:rsidR="008114EB" w:rsidRPr="00C80238" w14:paraId="77977F2B" w14:textId="77777777" w:rsidTr="199A6727">
        <w:trPr>
          <w:trHeight w:val="300"/>
        </w:trPr>
        <w:tc>
          <w:tcPr>
            <w:tcW w:w="1775" w:type="dxa"/>
            <w:vAlign w:val="center"/>
          </w:tcPr>
          <w:p w14:paraId="2FBE84D0" w14:textId="321FDB44"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221" w:type="dxa"/>
            <w:vAlign w:val="center"/>
          </w:tcPr>
          <w:p w14:paraId="0F5520BE" w14:textId="3E530F77" w:rsidR="53742E32" w:rsidRPr="002C6C11" w:rsidRDefault="01195964" w:rsidP="199A6727">
            <w:pPr>
              <w:rPr>
                <w:rFonts w:ascii="Montserrat" w:hAnsi="Montserrat"/>
                <w:color w:val="auto"/>
              </w:rPr>
            </w:pPr>
            <w:r w:rsidRPr="002C6C11">
              <w:rPr>
                <w:rFonts w:ascii="Montserrat" w:hAnsi="Montserrat"/>
                <w:b/>
                <w:color w:val="auto"/>
              </w:rPr>
              <w:t xml:space="preserve">Pre1: </w:t>
            </w:r>
            <w:r w:rsidRPr="002C6C11">
              <w:rPr>
                <w:rFonts w:ascii="Montserrat" w:hAnsi="Montserrat"/>
                <w:color w:val="auto"/>
              </w:rPr>
              <w:t>Available helm charts.</w:t>
            </w:r>
          </w:p>
        </w:tc>
      </w:tr>
      <w:tr w:rsidR="008114EB" w:rsidRPr="00C80238" w14:paraId="5ED906FF" w14:textId="77777777" w:rsidTr="199A6727">
        <w:trPr>
          <w:trHeight w:val="300"/>
        </w:trPr>
        <w:tc>
          <w:tcPr>
            <w:tcW w:w="1775" w:type="dxa"/>
            <w:vAlign w:val="center"/>
          </w:tcPr>
          <w:p w14:paraId="4569AFA8" w14:textId="3E1CA2C9" w:rsidR="7CB89A94" w:rsidRPr="002C6C11" w:rsidRDefault="7CB89A94" w:rsidP="7CB89A94">
            <w:pPr>
              <w:rPr>
                <w:rFonts w:ascii="Montserrat" w:hAnsi="Montserrat"/>
                <w:color w:val="auto"/>
              </w:rPr>
            </w:pPr>
          </w:p>
        </w:tc>
        <w:tc>
          <w:tcPr>
            <w:tcW w:w="7221" w:type="dxa"/>
            <w:vAlign w:val="center"/>
          </w:tcPr>
          <w:p w14:paraId="0802C6C4" w14:textId="1F086953" w:rsidR="7CB89A94" w:rsidRPr="002C6C11" w:rsidRDefault="7CB89A94" w:rsidP="7CB89A94">
            <w:pPr>
              <w:rPr>
                <w:rFonts w:ascii="Montserrat" w:hAnsi="Montserrat"/>
                <w:color w:val="auto"/>
              </w:rPr>
            </w:pPr>
            <w:r w:rsidRPr="002C6C11">
              <w:rPr>
                <w:rFonts w:ascii="Montserrat" w:hAnsi="Montserrat"/>
                <w:b/>
                <w:color w:val="auto"/>
              </w:rPr>
              <w:t xml:space="preserve"> </w:t>
            </w:r>
          </w:p>
        </w:tc>
      </w:tr>
      <w:tr w:rsidR="008114EB" w:rsidRPr="00C80238" w14:paraId="1E91AF54" w14:textId="77777777" w:rsidTr="199A6727">
        <w:trPr>
          <w:trHeight w:val="300"/>
        </w:trPr>
        <w:tc>
          <w:tcPr>
            <w:tcW w:w="1775" w:type="dxa"/>
            <w:vAlign w:val="center"/>
          </w:tcPr>
          <w:p w14:paraId="01D7F2D0" w14:textId="47BB8FD9"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221" w:type="dxa"/>
            <w:vAlign w:val="center"/>
          </w:tcPr>
          <w:p w14:paraId="7939D193" w14:textId="5461A66E" w:rsidR="2E96231F" w:rsidRPr="00CB317A" w:rsidRDefault="1D50076F" w:rsidP="7CB89A94">
            <w:pPr>
              <w:spacing w:line="259" w:lineRule="auto"/>
              <w:rPr>
                <w:rFonts w:ascii="Montserrat" w:hAnsi="Montserrat"/>
                <w:color w:val="auto"/>
              </w:rPr>
            </w:pPr>
            <w:r w:rsidRPr="00CB317A">
              <w:rPr>
                <w:rFonts w:ascii="Montserrat" w:hAnsi="Montserrat"/>
                <w:color w:val="auto"/>
              </w:rPr>
              <w:t>Validate that the FENIX TX multicast service and FENIX RX clients can be dep</w:t>
            </w:r>
            <w:r w:rsidR="0A8F542D" w:rsidRPr="00CB317A">
              <w:rPr>
                <w:rFonts w:ascii="Montserrat" w:hAnsi="Montserrat"/>
                <w:color w:val="auto"/>
              </w:rPr>
              <w:t>loyed rapidly usin</w:t>
            </w:r>
            <w:r w:rsidR="0EBD4CD1" w:rsidRPr="00CB317A">
              <w:rPr>
                <w:rFonts w:ascii="Montserrat" w:hAnsi="Montserrat"/>
                <w:color w:val="auto"/>
              </w:rPr>
              <w:t>g</w:t>
            </w:r>
            <w:r w:rsidR="0A8F542D" w:rsidRPr="00CB317A">
              <w:rPr>
                <w:rFonts w:ascii="Montserrat" w:hAnsi="Montserrat"/>
                <w:color w:val="auto"/>
              </w:rPr>
              <w:t xml:space="preserve"> Helm</w:t>
            </w:r>
            <w:r w:rsidR="7E1CA8AB" w:rsidRPr="00CB317A">
              <w:rPr>
                <w:rFonts w:ascii="Montserrat" w:hAnsi="Montserrat"/>
                <w:color w:val="auto"/>
              </w:rPr>
              <w:t xml:space="preserve"> charts</w:t>
            </w:r>
            <w:r w:rsidR="0A8F542D" w:rsidRPr="00CB317A">
              <w:rPr>
                <w:rFonts w:ascii="Montserrat" w:hAnsi="Montserrat"/>
                <w:color w:val="auto"/>
              </w:rPr>
              <w:t>, and that content can be received successfully</w:t>
            </w:r>
            <w:r w:rsidR="724F3A48" w:rsidRPr="00CB317A">
              <w:rPr>
                <w:rFonts w:ascii="Montserrat" w:hAnsi="Montserrat"/>
                <w:color w:val="auto"/>
              </w:rPr>
              <w:t xml:space="preserve"> after new fresh instance is deployed</w:t>
            </w:r>
            <w:r w:rsidR="0A8F542D" w:rsidRPr="00CB317A">
              <w:rPr>
                <w:rFonts w:ascii="Montserrat" w:hAnsi="Montserrat"/>
                <w:color w:val="auto"/>
              </w:rPr>
              <w:t>.</w:t>
            </w:r>
            <w:r w:rsidRPr="00CB317A">
              <w:rPr>
                <w:rFonts w:ascii="Montserrat" w:hAnsi="Montserrat"/>
                <w:color w:val="auto"/>
              </w:rPr>
              <w:t xml:space="preserve"> </w:t>
            </w:r>
          </w:p>
        </w:tc>
      </w:tr>
      <w:tr w:rsidR="008114EB" w:rsidRPr="00C80238" w14:paraId="1092BF1D" w14:textId="77777777" w:rsidTr="199A6727">
        <w:trPr>
          <w:trHeight w:val="300"/>
        </w:trPr>
        <w:tc>
          <w:tcPr>
            <w:tcW w:w="1775" w:type="dxa"/>
            <w:vAlign w:val="center"/>
          </w:tcPr>
          <w:p w14:paraId="3E8F2CF7" w14:textId="34150228"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221" w:type="dxa"/>
            <w:vAlign w:val="center"/>
          </w:tcPr>
          <w:p w14:paraId="72EEFA44" w14:textId="53A0DE2C" w:rsidR="7CB89A94" w:rsidRPr="00CB317A" w:rsidRDefault="569E543D" w:rsidP="7CB89A94">
            <w:pPr>
              <w:rPr>
                <w:rFonts w:ascii="Montserrat" w:hAnsi="Montserrat"/>
                <w:color w:val="auto"/>
              </w:rPr>
            </w:pPr>
            <w:r w:rsidRPr="00CB317A">
              <w:rPr>
                <w:rFonts w:ascii="Montserrat" w:hAnsi="Montserrat"/>
                <w:b/>
                <w:bCs/>
                <w:color w:val="auto"/>
              </w:rPr>
              <w:t>S1:</w:t>
            </w:r>
            <w:r w:rsidRPr="00CB317A">
              <w:rPr>
                <w:rFonts w:ascii="Montserrat" w:hAnsi="Montserrat"/>
                <w:color w:val="auto"/>
              </w:rPr>
              <w:t xml:space="preserve"> </w:t>
            </w:r>
            <w:r w:rsidR="4E38393E" w:rsidRPr="00CB317A">
              <w:rPr>
                <w:rFonts w:ascii="Montserrat" w:hAnsi="Montserrat"/>
                <w:color w:val="auto"/>
              </w:rPr>
              <w:t xml:space="preserve"> </w:t>
            </w:r>
            <w:r w:rsidR="31DC485E" w:rsidRPr="00CB317A">
              <w:rPr>
                <w:rFonts w:ascii="Montserrat" w:hAnsi="Montserrat"/>
                <w:color w:val="auto"/>
              </w:rPr>
              <w:t>Deploy fresh instance via Helm Charts</w:t>
            </w:r>
          </w:p>
        </w:tc>
      </w:tr>
      <w:tr w:rsidR="008114EB" w:rsidRPr="00C80238" w14:paraId="1C938686" w14:textId="77777777" w:rsidTr="199A6727">
        <w:trPr>
          <w:trHeight w:val="300"/>
        </w:trPr>
        <w:tc>
          <w:tcPr>
            <w:tcW w:w="1775" w:type="dxa"/>
            <w:vAlign w:val="center"/>
          </w:tcPr>
          <w:p w14:paraId="702B4443" w14:textId="43B94F54" w:rsidR="7CB89A94" w:rsidRPr="002C6C11" w:rsidRDefault="7CB89A94" w:rsidP="7CB89A94">
            <w:pPr>
              <w:rPr>
                <w:rFonts w:ascii="Montserrat" w:hAnsi="Montserrat"/>
                <w:color w:val="auto"/>
              </w:rPr>
            </w:pPr>
          </w:p>
        </w:tc>
        <w:tc>
          <w:tcPr>
            <w:tcW w:w="7221" w:type="dxa"/>
            <w:vAlign w:val="center"/>
          </w:tcPr>
          <w:p w14:paraId="20262760" w14:textId="62519F3B" w:rsidR="7CB89A94" w:rsidRPr="002C6C11" w:rsidRDefault="569E543D" w:rsidP="199A6727">
            <w:pPr>
              <w:rPr>
                <w:rFonts w:ascii="Montserrat" w:hAnsi="Montserrat"/>
                <w:color w:val="auto"/>
              </w:rPr>
            </w:pPr>
            <w:r w:rsidRPr="00CB317A">
              <w:rPr>
                <w:rFonts w:ascii="Montserrat" w:hAnsi="Montserrat"/>
                <w:b/>
                <w:bCs/>
                <w:color w:val="auto"/>
              </w:rPr>
              <w:t>S2:</w:t>
            </w:r>
            <w:r w:rsidR="37D2D0AA" w:rsidRPr="00CB317A">
              <w:rPr>
                <w:rFonts w:ascii="Montserrat" w:hAnsi="Montserrat"/>
                <w:b/>
                <w:bCs/>
                <w:color w:val="auto"/>
              </w:rPr>
              <w:t xml:space="preserve"> </w:t>
            </w:r>
            <w:r w:rsidR="37D2D0AA" w:rsidRPr="002C6C11">
              <w:rPr>
                <w:rFonts w:ascii="Montserrat" w:hAnsi="Montserrat"/>
                <w:color w:val="auto"/>
              </w:rPr>
              <w:t>Verify content can be received from the newly deployed instances</w:t>
            </w:r>
          </w:p>
        </w:tc>
      </w:tr>
      <w:tr w:rsidR="008114EB" w:rsidRPr="00C80238" w14:paraId="30B0B79C" w14:textId="77777777" w:rsidTr="199A6727">
        <w:trPr>
          <w:trHeight w:val="300"/>
        </w:trPr>
        <w:tc>
          <w:tcPr>
            <w:tcW w:w="1775" w:type="dxa"/>
            <w:vAlign w:val="center"/>
          </w:tcPr>
          <w:p w14:paraId="4C963D45" w14:textId="4F6F5F26" w:rsidR="7CB89A94" w:rsidRPr="002C6C11" w:rsidRDefault="7CB89A94" w:rsidP="7CB89A94">
            <w:pPr>
              <w:rPr>
                <w:rFonts w:ascii="Montserrat" w:hAnsi="Montserrat"/>
                <w:color w:val="auto"/>
              </w:rPr>
            </w:pPr>
          </w:p>
        </w:tc>
        <w:tc>
          <w:tcPr>
            <w:tcW w:w="7221" w:type="dxa"/>
            <w:vAlign w:val="center"/>
          </w:tcPr>
          <w:p w14:paraId="31E190D5" w14:textId="0FB9891C" w:rsidR="7CB89A94" w:rsidRPr="002C6C11" w:rsidRDefault="7CB89A94" w:rsidP="199A6727">
            <w:pPr>
              <w:rPr>
                <w:rFonts w:ascii="Montserrat" w:hAnsi="Montserrat"/>
                <w:b/>
                <w:color w:val="auto"/>
              </w:rPr>
            </w:pPr>
          </w:p>
        </w:tc>
      </w:tr>
      <w:tr w:rsidR="008114EB" w:rsidRPr="00C80238" w14:paraId="63E5CAE6" w14:textId="77777777" w:rsidTr="199A6727">
        <w:trPr>
          <w:trHeight w:val="300"/>
        </w:trPr>
        <w:tc>
          <w:tcPr>
            <w:tcW w:w="1775" w:type="dxa"/>
            <w:vAlign w:val="center"/>
          </w:tcPr>
          <w:p w14:paraId="407DF4E7" w14:textId="275CB8C2"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221" w:type="dxa"/>
            <w:vAlign w:val="center"/>
          </w:tcPr>
          <w:p w14:paraId="2162A6B2" w14:textId="1E2D204E" w:rsidR="7653F68C" w:rsidRPr="002C6C11" w:rsidRDefault="7653F68C" w:rsidP="7CB89A94">
            <w:pPr>
              <w:rPr>
                <w:rFonts w:ascii="Montserrat" w:hAnsi="Montserrat"/>
                <w:color w:val="auto"/>
              </w:rPr>
            </w:pPr>
            <w:r w:rsidRPr="002C6C11">
              <w:rPr>
                <w:rFonts w:ascii="Montserrat" w:hAnsi="Montserrat"/>
                <w:color w:val="auto"/>
              </w:rPr>
              <w:t>Status PASS/FAIL</w:t>
            </w:r>
          </w:p>
        </w:tc>
      </w:tr>
      <w:tr w:rsidR="7CB89A94" w:rsidRPr="00C80238" w14:paraId="4A86C10F" w14:textId="77777777" w:rsidTr="199A6727">
        <w:trPr>
          <w:trHeight w:val="300"/>
        </w:trPr>
        <w:tc>
          <w:tcPr>
            <w:tcW w:w="1775" w:type="dxa"/>
            <w:vAlign w:val="center"/>
          </w:tcPr>
          <w:p w14:paraId="3EE4E595" w14:textId="2F24B4D9" w:rsidR="7653F68C" w:rsidRPr="002C6C11" w:rsidRDefault="7653F68C" w:rsidP="7CB89A94">
            <w:pPr>
              <w:rPr>
                <w:rFonts w:ascii="Montserrat" w:hAnsi="Montserrat"/>
                <w:b/>
                <w:color w:val="auto"/>
              </w:rPr>
            </w:pPr>
            <w:r w:rsidRPr="002C6C11">
              <w:rPr>
                <w:rFonts w:ascii="Montserrat" w:hAnsi="Montserrat"/>
                <w:b/>
                <w:color w:val="auto"/>
              </w:rPr>
              <w:t>Actual Result:</w:t>
            </w:r>
          </w:p>
        </w:tc>
        <w:tc>
          <w:tcPr>
            <w:tcW w:w="7221" w:type="dxa"/>
            <w:vAlign w:val="center"/>
          </w:tcPr>
          <w:p w14:paraId="58BC3E24" w14:textId="5B6C07A4" w:rsidR="7CB89A94" w:rsidRPr="002C6C11" w:rsidRDefault="7CB89A94" w:rsidP="7CB89A94">
            <w:pPr>
              <w:rPr>
                <w:rFonts w:ascii="Montserrat" w:hAnsi="Montserrat"/>
                <w:color w:val="auto"/>
              </w:rPr>
            </w:pPr>
          </w:p>
        </w:tc>
      </w:tr>
    </w:tbl>
    <w:p w14:paraId="711E60EB" w14:textId="72ABE804" w:rsidR="7CB89A94" w:rsidRPr="00CB317A" w:rsidRDefault="7CB89A94" w:rsidP="7CB89A94">
      <w:pPr>
        <w:pStyle w:val="NoSpacing"/>
        <w:rPr>
          <w:rFonts w:ascii="Montserrat" w:hAnsi="Montserrat"/>
        </w:rPr>
      </w:pPr>
    </w:p>
    <w:tbl>
      <w:tblPr>
        <w:tblW w:w="899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8114EB" w:rsidRPr="00C80238" w14:paraId="08F1A7A1" w14:textId="77777777" w:rsidTr="16D2C322">
        <w:trPr>
          <w:trHeight w:val="300"/>
        </w:trPr>
        <w:tc>
          <w:tcPr>
            <w:tcW w:w="1775" w:type="dxa"/>
            <w:shd w:val="clear" w:color="auto" w:fill="C1E4F5" w:themeFill="accent1" w:themeFillTint="33"/>
            <w:vAlign w:val="center"/>
          </w:tcPr>
          <w:p w14:paraId="435868AE" w14:textId="3AC9D7F9" w:rsidR="7CB89A94" w:rsidRPr="002C6C11" w:rsidRDefault="1F62F35B" w:rsidP="16D2C322">
            <w:pPr>
              <w:rPr>
                <w:rFonts w:ascii="Montserrat" w:hAnsi="Montserrat"/>
                <w:b/>
                <w:color w:val="auto"/>
              </w:rPr>
            </w:pPr>
            <w:r w:rsidRPr="002C6C11">
              <w:rPr>
                <w:rFonts w:ascii="Montserrat" w:hAnsi="Montserrat"/>
                <w:b/>
                <w:color w:val="auto"/>
              </w:rPr>
              <w:t xml:space="preserve">Test Case </w:t>
            </w:r>
            <w:r w:rsidR="7959FE27" w:rsidRPr="002C6C11">
              <w:rPr>
                <w:rFonts w:ascii="Montserrat" w:hAnsi="Montserrat"/>
                <w:b/>
                <w:color w:val="auto"/>
              </w:rPr>
              <w:t>1</w:t>
            </w:r>
            <w:r w:rsidR="3EAC33F2" w:rsidRPr="002C6C11">
              <w:rPr>
                <w:rFonts w:ascii="Montserrat" w:hAnsi="Montserrat"/>
                <w:b/>
                <w:color w:val="auto"/>
              </w:rPr>
              <w:t>4</w:t>
            </w:r>
          </w:p>
        </w:tc>
        <w:tc>
          <w:tcPr>
            <w:tcW w:w="7215" w:type="dxa"/>
            <w:shd w:val="clear" w:color="auto" w:fill="C1E4F5" w:themeFill="accent1" w:themeFillTint="33"/>
            <w:vAlign w:val="center"/>
          </w:tcPr>
          <w:p w14:paraId="6F3ADAF3" w14:textId="0AF740D7" w:rsidR="7CB89A94" w:rsidRPr="002C6C11" w:rsidRDefault="7CB89A94" w:rsidP="7CB89A94">
            <w:pPr>
              <w:rPr>
                <w:rFonts w:ascii="Montserrat" w:hAnsi="Montserrat"/>
                <w:b/>
                <w:color w:val="auto"/>
              </w:rPr>
            </w:pPr>
            <w:r w:rsidRPr="002C6C11">
              <w:rPr>
                <w:rFonts w:ascii="Montserrat" w:hAnsi="Montserrat"/>
                <w:b/>
                <w:color w:val="auto"/>
              </w:rPr>
              <w:t>End-to-End Performance Simulation</w:t>
            </w:r>
          </w:p>
        </w:tc>
      </w:tr>
      <w:tr w:rsidR="008114EB" w:rsidRPr="00C80238" w14:paraId="682192AF" w14:textId="77777777" w:rsidTr="16D2C322">
        <w:trPr>
          <w:trHeight w:val="300"/>
        </w:trPr>
        <w:tc>
          <w:tcPr>
            <w:tcW w:w="1775" w:type="dxa"/>
            <w:vAlign w:val="center"/>
          </w:tcPr>
          <w:p w14:paraId="0FC0A120" w14:textId="12D7C02F" w:rsidR="7CB89A94" w:rsidRPr="002C6C11" w:rsidRDefault="7CB89A94" w:rsidP="7CB89A94">
            <w:pPr>
              <w:rPr>
                <w:rFonts w:ascii="Montserrat" w:hAnsi="Montserrat"/>
                <w:b/>
                <w:color w:val="auto"/>
              </w:rPr>
            </w:pPr>
            <w:r w:rsidRPr="002C6C11">
              <w:rPr>
                <w:rFonts w:ascii="Montserrat" w:hAnsi="Montserrat"/>
                <w:b/>
                <w:color w:val="auto"/>
              </w:rPr>
              <w:t>Title:</w:t>
            </w:r>
          </w:p>
        </w:tc>
        <w:tc>
          <w:tcPr>
            <w:tcW w:w="7215" w:type="dxa"/>
            <w:vAlign w:val="center"/>
          </w:tcPr>
          <w:p w14:paraId="71BCC838" w14:textId="162C94E6" w:rsidR="7CB89A94" w:rsidRPr="002C6C11" w:rsidRDefault="7CB89A94" w:rsidP="7CB89A94">
            <w:pPr>
              <w:rPr>
                <w:rFonts w:ascii="Montserrat" w:hAnsi="Montserrat"/>
                <w:color w:val="auto"/>
              </w:rPr>
            </w:pPr>
            <w:r w:rsidRPr="002C6C11">
              <w:rPr>
                <w:rFonts w:ascii="Montserrat" w:hAnsi="Montserrat"/>
                <w:color w:val="auto"/>
              </w:rPr>
              <w:t>Integrated System Validation</w:t>
            </w:r>
          </w:p>
        </w:tc>
      </w:tr>
      <w:tr w:rsidR="008114EB" w:rsidRPr="00C80238" w14:paraId="73A81622" w14:textId="77777777" w:rsidTr="16D2C322">
        <w:trPr>
          <w:trHeight w:val="300"/>
        </w:trPr>
        <w:tc>
          <w:tcPr>
            <w:tcW w:w="1775" w:type="dxa"/>
            <w:vAlign w:val="center"/>
          </w:tcPr>
          <w:p w14:paraId="5DDE412D" w14:textId="78E6C7FB" w:rsidR="7CB89A94" w:rsidRPr="002C6C11" w:rsidRDefault="7CB89A94" w:rsidP="7CB89A94">
            <w:pPr>
              <w:rPr>
                <w:rFonts w:ascii="Montserrat" w:hAnsi="Montserrat"/>
                <w:b/>
                <w:color w:val="auto"/>
              </w:rPr>
            </w:pPr>
            <w:r w:rsidRPr="002C6C11">
              <w:rPr>
                <w:rFonts w:ascii="Montserrat" w:hAnsi="Montserrat"/>
                <w:b/>
                <w:color w:val="auto"/>
              </w:rPr>
              <w:t>Responsible Partner:</w:t>
            </w:r>
          </w:p>
        </w:tc>
        <w:tc>
          <w:tcPr>
            <w:tcW w:w="7215" w:type="dxa"/>
            <w:vAlign w:val="center"/>
          </w:tcPr>
          <w:p w14:paraId="6EDC0CFC" w14:textId="249CC4BB" w:rsidR="7CB89A94" w:rsidRPr="002C6C11" w:rsidRDefault="7CB89A94" w:rsidP="7CB89A94">
            <w:pPr>
              <w:rPr>
                <w:rFonts w:ascii="Montserrat" w:hAnsi="Montserrat"/>
                <w:color w:val="auto"/>
              </w:rPr>
            </w:pPr>
            <w:r w:rsidRPr="002C6C11">
              <w:rPr>
                <w:rFonts w:ascii="Montserrat" w:hAnsi="Montserrat"/>
                <w:color w:val="auto"/>
              </w:rPr>
              <w:t>Arctic Space Technologies, Varnish Software</w:t>
            </w:r>
          </w:p>
        </w:tc>
      </w:tr>
      <w:tr w:rsidR="008114EB" w:rsidRPr="00C80238" w14:paraId="5516F98C" w14:textId="77777777" w:rsidTr="16D2C322">
        <w:trPr>
          <w:trHeight w:val="300"/>
        </w:trPr>
        <w:tc>
          <w:tcPr>
            <w:tcW w:w="1775" w:type="dxa"/>
            <w:vAlign w:val="center"/>
          </w:tcPr>
          <w:p w14:paraId="16B67A77" w14:textId="321FDB44" w:rsidR="7CB89A94" w:rsidRPr="002C6C11" w:rsidRDefault="7CB89A94" w:rsidP="7CB89A94">
            <w:pPr>
              <w:rPr>
                <w:rFonts w:ascii="Montserrat" w:hAnsi="Montserrat"/>
                <w:b/>
                <w:color w:val="auto"/>
              </w:rPr>
            </w:pPr>
            <w:r w:rsidRPr="002C6C11">
              <w:rPr>
                <w:rFonts w:ascii="Montserrat" w:hAnsi="Montserrat"/>
                <w:b/>
                <w:color w:val="auto"/>
              </w:rPr>
              <w:t>Preconditions:</w:t>
            </w:r>
          </w:p>
        </w:tc>
        <w:tc>
          <w:tcPr>
            <w:tcW w:w="7215" w:type="dxa"/>
            <w:vAlign w:val="center"/>
          </w:tcPr>
          <w:p w14:paraId="50E94407" w14:textId="63BCCE37" w:rsidR="7CB89A94" w:rsidRPr="002C6C11" w:rsidRDefault="7CB89A94" w:rsidP="7CB89A94">
            <w:pPr>
              <w:rPr>
                <w:rFonts w:ascii="Montserrat" w:hAnsi="Montserrat"/>
                <w:color w:val="auto"/>
              </w:rPr>
            </w:pPr>
            <w:r w:rsidRPr="002C6C11">
              <w:rPr>
                <w:rFonts w:ascii="Montserrat" w:hAnsi="Montserrat"/>
                <w:b/>
                <w:color w:val="auto"/>
              </w:rPr>
              <w:t>Pre1:</w:t>
            </w:r>
            <w:r w:rsidRPr="002C6C11">
              <w:rPr>
                <w:rFonts w:ascii="Montserrat" w:hAnsi="Montserrat"/>
                <w:color w:val="auto"/>
              </w:rPr>
              <w:t xml:space="preserve"> All system components operational</w:t>
            </w:r>
          </w:p>
        </w:tc>
      </w:tr>
      <w:tr w:rsidR="008114EB" w:rsidRPr="00C80238" w14:paraId="668DBD9D" w14:textId="77777777" w:rsidTr="16D2C322">
        <w:trPr>
          <w:trHeight w:val="300"/>
        </w:trPr>
        <w:tc>
          <w:tcPr>
            <w:tcW w:w="1775" w:type="dxa"/>
            <w:vAlign w:val="center"/>
          </w:tcPr>
          <w:p w14:paraId="6AC03D4A" w14:textId="3E1CA2C9" w:rsidR="7CB89A94" w:rsidRPr="002C6C11" w:rsidRDefault="7CB89A94" w:rsidP="7CB89A94">
            <w:pPr>
              <w:rPr>
                <w:rFonts w:ascii="Montserrat" w:hAnsi="Montserrat"/>
                <w:color w:val="auto"/>
              </w:rPr>
            </w:pPr>
          </w:p>
        </w:tc>
        <w:tc>
          <w:tcPr>
            <w:tcW w:w="7215" w:type="dxa"/>
            <w:vAlign w:val="center"/>
          </w:tcPr>
          <w:p w14:paraId="36A3DE56" w14:textId="707D8ED7" w:rsidR="7CB89A94" w:rsidRPr="002C6C11" w:rsidRDefault="7CB89A94" w:rsidP="7CB89A94">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Empty cache state initialized</w:t>
            </w:r>
          </w:p>
        </w:tc>
      </w:tr>
      <w:tr w:rsidR="008114EB" w:rsidRPr="00C80238" w14:paraId="56ED622A" w14:textId="77777777" w:rsidTr="16D2C322">
        <w:trPr>
          <w:trHeight w:val="300"/>
        </w:trPr>
        <w:tc>
          <w:tcPr>
            <w:tcW w:w="1775" w:type="dxa"/>
            <w:vAlign w:val="center"/>
          </w:tcPr>
          <w:p w14:paraId="0EFFC964" w14:textId="47BB8FD9" w:rsidR="7CB89A94" w:rsidRPr="002C6C11" w:rsidRDefault="7CB89A94" w:rsidP="7CB89A94">
            <w:pPr>
              <w:rPr>
                <w:rFonts w:ascii="Montserrat" w:hAnsi="Montserrat"/>
                <w:b/>
                <w:color w:val="auto"/>
              </w:rPr>
            </w:pPr>
            <w:r w:rsidRPr="002C6C11">
              <w:rPr>
                <w:rFonts w:ascii="Montserrat" w:hAnsi="Montserrat"/>
                <w:b/>
                <w:color w:val="auto"/>
              </w:rPr>
              <w:t>Description:</w:t>
            </w:r>
          </w:p>
        </w:tc>
        <w:tc>
          <w:tcPr>
            <w:tcW w:w="7215" w:type="dxa"/>
            <w:vAlign w:val="center"/>
          </w:tcPr>
          <w:p w14:paraId="495DAE8A" w14:textId="683272BE" w:rsidR="7CB89A94" w:rsidRPr="002C6C11" w:rsidRDefault="7CB89A94" w:rsidP="7CB89A94">
            <w:pPr>
              <w:rPr>
                <w:rFonts w:ascii="Montserrat" w:hAnsi="Montserrat"/>
                <w:color w:val="auto"/>
              </w:rPr>
            </w:pPr>
            <w:r w:rsidRPr="002C6C11">
              <w:rPr>
                <w:rFonts w:ascii="Montserrat" w:hAnsi="Montserrat"/>
                <w:color w:val="auto"/>
              </w:rPr>
              <w:t>Run system-wide tests simulating user demand, triggering satellite delivery and caching improvements</w:t>
            </w:r>
          </w:p>
        </w:tc>
      </w:tr>
      <w:tr w:rsidR="008114EB" w:rsidRPr="00C80238" w14:paraId="5D921C44" w14:textId="77777777" w:rsidTr="16D2C322">
        <w:trPr>
          <w:trHeight w:val="300"/>
        </w:trPr>
        <w:tc>
          <w:tcPr>
            <w:tcW w:w="1775" w:type="dxa"/>
            <w:vAlign w:val="center"/>
          </w:tcPr>
          <w:p w14:paraId="7BB06C0E" w14:textId="34150228" w:rsidR="7CB89A94" w:rsidRPr="002C6C11" w:rsidRDefault="7CB89A94" w:rsidP="7CB89A94">
            <w:pPr>
              <w:rPr>
                <w:rFonts w:ascii="Montserrat" w:hAnsi="Montserrat"/>
                <w:b/>
                <w:color w:val="auto"/>
              </w:rPr>
            </w:pPr>
            <w:r w:rsidRPr="002C6C11">
              <w:rPr>
                <w:rFonts w:ascii="Montserrat" w:hAnsi="Montserrat"/>
                <w:b/>
                <w:color w:val="auto"/>
              </w:rPr>
              <w:t>Test Steps:</w:t>
            </w:r>
          </w:p>
        </w:tc>
        <w:tc>
          <w:tcPr>
            <w:tcW w:w="7215" w:type="dxa"/>
            <w:vAlign w:val="center"/>
          </w:tcPr>
          <w:p w14:paraId="22AE8D20" w14:textId="7676069C" w:rsidR="7CB89A94" w:rsidRPr="002C6C11" w:rsidRDefault="7CB89A94" w:rsidP="7CB89A94">
            <w:pPr>
              <w:rPr>
                <w:rFonts w:ascii="Montserrat" w:hAnsi="Montserrat"/>
                <w:color w:val="auto"/>
              </w:rPr>
            </w:pPr>
            <w:r w:rsidRPr="002C6C11">
              <w:rPr>
                <w:rFonts w:ascii="Montserrat" w:hAnsi="Montserrat"/>
                <w:b/>
                <w:color w:val="auto"/>
              </w:rPr>
              <w:t>S1:</w:t>
            </w:r>
            <w:r w:rsidRPr="002C6C11">
              <w:rPr>
                <w:rFonts w:ascii="Montserrat" w:hAnsi="Montserrat"/>
                <w:color w:val="auto"/>
              </w:rPr>
              <w:t xml:space="preserve"> Simulate user traffic over 5G</w:t>
            </w:r>
          </w:p>
        </w:tc>
      </w:tr>
      <w:tr w:rsidR="008114EB" w:rsidRPr="00C80238" w14:paraId="264110BE" w14:textId="77777777" w:rsidTr="16D2C322">
        <w:trPr>
          <w:trHeight w:val="300"/>
        </w:trPr>
        <w:tc>
          <w:tcPr>
            <w:tcW w:w="1775" w:type="dxa"/>
            <w:vAlign w:val="center"/>
          </w:tcPr>
          <w:p w14:paraId="2909D09F" w14:textId="43B94F54" w:rsidR="7CB89A94" w:rsidRPr="002C6C11" w:rsidRDefault="7CB89A94" w:rsidP="7CB89A94">
            <w:pPr>
              <w:rPr>
                <w:rFonts w:ascii="Montserrat" w:hAnsi="Montserrat"/>
                <w:color w:val="auto"/>
              </w:rPr>
            </w:pPr>
          </w:p>
        </w:tc>
        <w:tc>
          <w:tcPr>
            <w:tcW w:w="7215" w:type="dxa"/>
            <w:vAlign w:val="center"/>
          </w:tcPr>
          <w:p w14:paraId="5E8D745B" w14:textId="07F36DCC" w:rsidR="7CB89A94" w:rsidRPr="002C6C11" w:rsidRDefault="7CB89A94" w:rsidP="7CB89A94">
            <w:pPr>
              <w:rPr>
                <w:rFonts w:ascii="Montserrat" w:hAnsi="Montserrat"/>
                <w:color w:val="auto"/>
              </w:rPr>
            </w:pPr>
            <w:r w:rsidRPr="002C6C11">
              <w:rPr>
                <w:rFonts w:ascii="Montserrat" w:hAnsi="Montserrat"/>
                <w:b/>
                <w:color w:val="auto"/>
              </w:rPr>
              <w:t>S2:</w:t>
            </w:r>
            <w:r w:rsidRPr="002C6C11">
              <w:rPr>
                <w:rFonts w:ascii="Montserrat" w:hAnsi="Montserrat"/>
                <w:color w:val="auto"/>
              </w:rPr>
              <w:t xml:space="preserve"> Boost popularity of titles</w:t>
            </w:r>
          </w:p>
        </w:tc>
      </w:tr>
      <w:tr w:rsidR="008114EB" w:rsidRPr="00C80238" w14:paraId="62A4E92A" w14:textId="77777777" w:rsidTr="16D2C322">
        <w:trPr>
          <w:trHeight w:val="300"/>
        </w:trPr>
        <w:tc>
          <w:tcPr>
            <w:tcW w:w="1775" w:type="dxa"/>
            <w:vAlign w:val="center"/>
          </w:tcPr>
          <w:p w14:paraId="1517F8A2" w14:textId="177F5F66" w:rsidR="7CB89A94" w:rsidRPr="002C6C11" w:rsidRDefault="7CB89A94" w:rsidP="7CB89A94">
            <w:pPr>
              <w:rPr>
                <w:rFonts w:ascii="Montserrat" w:hAnsi="Montserrat"/>
                <w:color w:val="auto"/>
              </w:rPr>
            </w:pPr>
          </w:p>
        </w:tc>
        <w:tc>
          <w:tcPr>
            <w:tcW w:w="7215" w:type="dxa"/>
            <w:vAlign w:val="center"/>
          </w:tcPr>
          <w:p w14:paraId="29DBFAF0" w14:textId="629B4A74" w:rsidR="7CB89A94" w:rsidRPr="002C6C11" w:rsidRDefault="7CB89A94" w:rsidP="7CB89A94">
            <w:pPr>
              <w:rPr>
                <w:rFonts w:ascii="Montserrat" w:hAnsi="Montserrat"/>
                <w:color w:val="auto"/>
              </w:rPr>
            </w:pPr>
            <w:r w:rsidRPr="002C6C11">
              <w:rPr>
                <w:rFonts w:ascii="Montserrat" w:hAnsi="Montserrat"/>
                <w:b/>
                <w:color w:val="auto"/>
              </w:rPr>
              <w:t>S3:</w:t>
            </w:r>
            <w:r w:rsidRPr="002C6C11">
              <w:rPr>
                <w:rFonts w:ascii="Montserrat" w:hAnsi="Montserrat"/>
                <w:color w:val="auto"/>
              </w:rPr>
              <w:t xml:space="preserve"> Verify satellite-triggered transmission and edge caching</w:t>
            </w:r>
          </w:p>
        </w:tc>
      </w:tr>
      <w:tr w:rsidR="008114EB" w:rsidRPr="00C80238" w14:paraId="07C617D3" w14:textId="77777777" w:rsidTr="16D2C322">
        <w:trPr>
          <w:trHeight w:val="300"/>
        </w:trPr>
        <w:tc>
          <w:tcPr>
            <w:tcW w:w="1775" w:type="dxa"/>
            <w:vAlign w:val="center"/>
          </w:tcPr>
          <w:p w14:paraId="379697DE" w14:textId="275CB8C2" w:rsidR="7CB89A94" w:rsidRPr="002C6C11" w:rsidRDefault="7CB89A94" w:rsidP="7CB89A94">
            <w:pPr>
              <w:rPr>
                <w:rFonts w:ascii="Montserrat" w:hAnsi="Montserrat"/>
                <w:b/>
                <w:color w:val="auto"/>
              </w:rPr>
            </w:pPr>
            <w:r w:rsidRPr="002C6C11">
              <w:rPr>
                <w:rFonts w:ascii="Montserrat" w:hAnsi="Montserrat"/>
                <w:b/>
                <w:color w:val="auto"/>
              </w:rPr>
              <w:t>Associated KPI:</w:t>
            </w:r>
          </w:p>
        </w:tc>
        <w:tc>
          <w:tcPr>
            <w:tcW w:w="7215" w:type="dxa"/>
            <w:vAlign w:val="center"/>
          </w:tcPr>
          <w:p w14:paraId="0B668EEE" w14:textId="74ECA8C8" w:rsidR="7CB89A94" w:rsidRPr="002C6C11" w:rsidRDefault="1F62F35B" w:rsidP="7CB89A94">
            <w:pPr>
              <w:rPr>
                <w:rFonts w:ascii="Montserrat" w:hAnsi="Montserrat"/>
                <w:color w:val="auto"/>
              </w:rPr>
            </w:pPr>
            <w:r w:rsidRPr="002C6C11">
              <w:rPr>
                <w:rFonts w:ascii="Montserrat" w:hAnsi="Montserrat"/>
                <w:color w:val="auto"/>
              </w:rPr>
              <w:t>Cache hit rate (%), QoE score, Latency (ms)</w:t>
            </w:r>
            <w:r w:rsidR="3EA23640" w:rsidRPr="002C6C11">
              <w:rPr>
                <w:rFonts w:ascii="Montserrat" w:hAnsi="Montserrat"/>
                <w:color w:val="auto"/>
              </w:rPr>
              <w:t>, TTFB, TTLB</w:t>
            </w:r>
          </w:p>
        </w:tc>
      </w:tr>
      <w:tr w:rsidR="008114EB" w:rsidRPr="00C80238" w14:paraId="6290F28D" w14:textId="77777777" w:rsidTr="16D2C322">
        <w:trPr>
          <w:trHeight w:val="300"/>
        </w:trPr>
        <w:tc>
          <w:tcPr>
            <w:tcW w:w="1775" w:type="dxa"/>
            <w:vAlign w:val="center"/>
          </w:tcPr>
          <w:p w14:paraId="36E24D98" w14:textId="4F541773" w:rsidR="7CB89A94" w:rsidRPr="002C6C11" w:rsidRDefault="7CB89A94" w:rsidP="7CB89A94">
            <w:pPr>
              <w:rPr>
                <w:rFonts w:ascii="Montserrat" w:hAnsi="Montserrat"/>
                <w:b/>
                <w:color w:val="auto"/>
              </w:rPr>
            </w:pPr>
            <w:r w:rsidRPr="002C6C11">
              <w:rPr>
                <w:rFonts w:ascii="Montserrat" w:hAnsi="Montserrat"/>
                <w:b/>
                <w:color w:val="auto"/>
              </w:rPr>
              <w:t>Actual Result:</w:t>
            </w:r>
          </w:p>
        </w:tc>
        <w:tc>
          <w:tcPr>
            <w:tcW w:w="7215" w:type="dxa"/>
            <w:vAlign w:val="center"/>
          </w:tcPr>
          <w:p w14:paraId="0F418EFF" w14:textId="5772B1C9" w:rsidR="7CB89A94" w:rsidRPr="002C6C11" w:rsidRDefault="7CB89A94" w:rsidP="7CB89A94">
            <w:pPr>
              <w:rPr>
                <w:rFonts w:ascii="Montserrat" w:hAnsi="Montserrat"/>
                <w:color w:val="auto"/>
              </w:rPr>
            </w:pPr>
          </w:p>
        </w:tc>
      </w:tr>
    </w:tbl>
    <w:p w14:paraId="0C8EA2E7" w14:textId="4EDD044C" w:rsidR="007914BB" w:rsidRPr="002C6C11" w:rsidRDefault="007914BB" w:rsidP="3164B928">
      <w:pPr>
        <w:ind w:firstLine="1"/>
        <w:rPr>
          <w:rFonts w:ascii="Montserrat" w:hAnsi="Montserrat"/>
          <w:color w:val="auto"/>
        </w:rPr>
      </w:pPr>
      <w:r w:rsidRPr="002C6C11">
        <w:rPr>
          <w:rFonts w:ascii="Montserrat" w:hAnsi="Montserrat"/>
          <w:color w:val="auto"/>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8114EB" w:rsidRPr="00C80238" w14:paraId="5E0436F7" w14:textId="77777777" w:rsidTr="16D2C322">
        <w:trPr>
          <w:trHeight w:val="300"/>
        </w:trPr>
        <w:tc>
          <w:tcPr>
            <w:tcW w:w="1775" w:type="dxa"/>
            <w:shd w:val="clear" w:color="auto" w:fill="C1E4F5" w:themeFill="accent1" w:themeFillTint="33"/>
            <w:vAlign w:val="center"/>
          </w:tcPr>
          <w:p w14:paraId="23E2266D" w14:textId="6C6F321D" w:rsidR="16D2C322" w:rsidRPr="002C6C11" w:rsidRDefault="16D2C322" w:rsidP="16D2C322">
            <w:pPr>
              <w:rPr>
                <w:rFonts w:ascii="Montserrat" w:hAnsi="Montserrat"/>
                <w:b/>
                <w:color w:val="auto"/>
              </w:rPr>
            </w:pPr>
            <w:r w:rsidRPr="002C6C11">
              <w:rPr>
                <w:rFonts w:ascii="Montserrat" w:hAnsi="Montserrat"/>
                <w:b/>
                <w:color w:val="auto"/>
              </w:rPr>
              <w:t xml:space="preserve">Test Case </w:t>
            </w:r>
            <w:r w:rsidR="04C4B2F6" w:rsidRPr="002C6C11">
              <w:rPr>
                <w:rFonts w:ascii="Montserrat" w:hAnsi="Montserrat"/>
                <w:b/>
                <w:color w:val="auto"/>
              </w:rPr>
              <w:t>1</w:t>
            </w:r>
            <w:r w:rsidR="2886660E" w:rsidRPr="002C6C11">
              <w:rPr>
                <w:rFonts w:ascii="Montserrat" w:hAnsi="Montserrat"/>
                <w:b/>
                <w:color w:val="auto"/>
              </w:rPr>
              <w:t>5</w:t>
            </w:r>
          </w:p>
        </w:tc>
        <w:tc>
          <w:tcPr>
            <w:tcW w:w="7215" w:type="dxa"/>
            <w:shd w:val="clear" w:color="auto" w:fill="C1E4F5" w:themeFill="accent1" w:themeFillTint="33"/>
            <w:vAlign w:val="center"/>
          </w:tcPr>
          <w:p w14:paraId="3064BB77" w14:textId="50D908C1" w:rsidR="16D2C322" w:rsidRPr="002C6C11" w:rsidRDefault="16D2C322" w:rsidP="16D2C322">
            <w:pPr>
              <w:rPr>
                <w:rFonts w:ascii="Montserrat" w:hAnsi="Montserrat"/>
                <w:b/>
                <w:color w:val="auto"/>
              </w:rPr>
            </w:pPr>
            <w:r w:rsidRPr="002C6C11">
              <w:rPr>
                <w:rFonts w:ascii="Montserrat" w:hAnsi="Montserrat"/>
                <w:b/>
                <w:color w:val="auto"/>
              </w:rPr>
              <w:t xml:space="preserve">End-to-End </w:t>
            </w:r>
            <w:r w:rsidR="51C0FCEF" w:rsidRPr="002C6C11">
              <w:rPr>
                <w:rFonts w:ascii="Montserrat" w:hAnsi="Montserrat"/>
                <w:b/>
                <w:color w:val="auto"/>
              </w:rPr>
              <w:t>test</w:t>
            </w:r>
          </w:p>
        </w:tc>
      </w:tr>
      <w:tr w:rsidR="008114EB" w:rsidRPr="00C80238" w14:paraId="15F09090" w14:textId="77777777" w:rsidTr="16D2C322">
        <w:trPr>
          <w:trHeight w:val="300"/>
        </w:trPr>
        <w:tc>
          <w:tcPr>
            <w:tcW w:w="1775" w:type="dxa"/>
            <w:vAlign w:val="center"/>
          </w:tcPr>
          <w:p w14:paraId="186CF0E6" w14:textId="12D7C02F" w:rsidR="16D2C322" w:rsidRPr="002C6C11" w:rsidRDefault="16D2C322" w:rsidP="16D2C322">
            <w:pPr>
              <w:rPr>
                <w:rFonts w:ascii="Montserrat" w:hAnsi="Montserrat"/>
                <w:b/>
                <w:color w:val="auto"/>
              </w:rPr>
            </w:pPr>
            <w:r w:rsidRPr="002C6C11">
              <w:rPr>
                <w:rFonts w:ascii="Montserrat" w:hAnsi="Montserrat"/>
                <w:b/>
                <w:color w:val="auto"/>
              </w:rPr>
              <w:t>Title:</w:t>
            </w:r>
          </w:p>
        </w:tc>
        <w:tc>
          <w:tcPr>
            <w:tcW w:w="7215" w:type="dxa"/>
            <w:vAlign w:val="center"/>
          </w:tcPr>
          <w:p w14:paraId="55BFB951" w14:textId="6597C63C" w:rsidR="4E5B19F5" w:rsidRPr="002C6C11" w:rsidRDefault="4E5B19F5" w:rsidP="16D2C322">
            <w:pPr>
              <w:rPr>
                <w:rFonts w:ascii="Montserrat" w:hAnsi="Montserrat"/>
                <w:color w:val="auto"/>
              </w:rPr>
            </w:pPr>
            <w:r w:rsidRPr="002C6C11">
              <w:rPr>
                <w:rFonts w:ascii="Montserrat" w:hAnsi="Montserrat"/>
                <w:color w:val="auto"/>
              </w:rPr>
              <w:t>Linear performance tests</w:t>
            </w:r>
          </w:p>
        </w:tc>
      </w:tr>
      <w:tr w:rsidR="008114EB" w:rsidRPr="00C80238" w14:paraId="686811D8" w14:textId="77777777" w:rsidTr="16D2C322">
        <w:trPr>
          <w:trHeight w:val="300"/>
        </w:trPr>
        <w:tc>
          <w:tcPr>
            <w:tcW w:w="1775" w:type="dxa"/>
            <w:vAlign w:val="center"/>
          </w:tcPr>
          <w:p w14:paraId="10EB34E3" w14:textId="78E6C7FB" w:rsidR="16D2C322" w:rsidRPr="002C6C11" w:rsidRDefault="16D2C322" w:rsidP="16D2C322">
            <w:pPr>
              <w:rPr>
                <w:rFonts w:ascii="Montserrat" w:hAnsi="Montserrat"/>
                <w:b/>
                <w:color w:val="auto"/>
              </w:rPr>
            </w:pPr>
            <w:r w:rsidRPr="002C6C11">
              <w:rPr>
                <w:rFonts w:ascii="Montserrat" w:hAnsi="Montserrat"/>
                <w:b/>
                <w:color w:val="auto"/>
              </w:rPr>
              <w:t>Responsible Partner:</w:t>
            </w:r>
          </w:p>
        </w:tc>
        <w:tc>
          <w:tcPr>
            <w:tcW w:w="7215" w:type="dxa"/>
            <w:vAlign w:val="center"/>
          </w:tcPr>
          <w:p w14:paraId="35A6925D" w14:textId="4AE3A7F4" w:rsidR="4C453276" w:rsidRPr="002C6C11" w:rsidRDefault="4C453276" w:rsidP="16D2C322">
            <w:pPr>
              <w:rPr>
                <w:rFonts w:ascii="Montserrat" w:hAnsi="Montserrat"/>
                <w:color w:val="auto"/>
              </w:rPr>
            </w:pPr>
            <w:r w:rsidRPr="002C6C11">
              <w:rPr>
                <w:rFonts w:ascii="Montserrat" w:hAnsi="Montserrat"/>
                <w:color w:val="auto"/>
              </w:rPr>
              <w:t>Arctic Space Technologies, Varnish Software</w:t>
            </w:r>
          </w:p>
        </w:tc>
      </w:tr>
      <w:tr w:rsidR="008114EB" w:rsidRPr="00C80238" w14:paraId="10ED422E" w14:textId="77777777" w:rsidTr="16D2C322">
        <w:trPr>
          <w:trHeight w:val="300"/>
        </w:trPr>
        <w:tc>
          <w:tcPr>
            <w:tcW w:w="1775" w:type="dxa"/>
            <w:vAlign w:val="center"/>
          </w:tcPr>
          <w:p w14:paraId="10678A32" w14:textId="321FDB44" w:rsidR="16D2C322" w:rsidRPr="002C6C11" w:rsidRDefault="16D2C322" w:rsidP="16D2C322">
            <w:pPr>
              <w:rPr>
                <w:rFonts w:ascii="Montserrat" w:hAnsi="Montserrat"/>
                <w:b/>
                <w:color w:val="auto"/>
              </w:rPr>
            </w:pPr>
            <w:r w:rsidRPr="002C6C11">
              <w:rPr>
                <w:rFonts w:ascii="Montserrat" w:hAnsi="Montserrat"/>
                <w:b/>
                <w:color w:val="auto"/>
              </w:rPr>
              <w:t>Preconditions:</w:t>
            </w:r>
          </w:p>
        </w:tc>
        <w:tc>
          <w:tcPr>
            <w:tcW w:w="7215" w:type="dxa"/>
            <w:vAlign w:val="center"/>
          </w:tcPr>
          <w:p w14:paraId="155F988B" w14:textId="58553BDA" w:rsidR="5224D07C" w:rsidRPr="002C6C11" w:rsidRDefault="5224D07C" w:rsidP="16D2C322">
            <w:pPr>
              <w:rPr>
                <w:rFonts w:ascii="Montserrat" w:hAnsi="Montserrat"/>
                <w:color w:val="auto"/>
              </w:rPr>
            </w:pPr>
            <w:r w:rsidRPr="002C6C11">
              <w:rPr>
                <w:rFonts w:ascii="Montserrat" w:hAnsi="Montserrat"/>
                <w:b/>
                <w:color w:val="auto"/>
              </w:rPr>
              <w:t xml:space="preserve">Pre1: </w:t>
            </w:r>
            <w:r w:rsidRPr="002C6C11">
              <w:rPr>
                <w:rFonts w:ascii="Montserrat" w:hAnsi="Montserrat"/>
                <w:color w:val="auto"/>
              </w:rPr>
              <w:t xml:space="preserve">All system </w:t>
            </w:r>
            <w:r w:rsidR="6B448549" w:rsidRPr="002C6C11">
              <w:rPr>
                <w:rFonts w:ascii="Montserrat" w:hAnsi="Montserrat"/>
                <w:color w:val="auto"/>
              </w:rPr>
              <w:t>components</w:t>
            </w:r>
            <w:r w:rsidRPr="002C6C11">
              <w:rPr>
                <w:rFonts w:ascii="Montserrat" w:hAnsi="Montserrat"/>
                <w:color w:val="auto"/>
              </w:rPr>
              <w:t xml:space="preserve"> operational</w:t>
            </w:r>
          </w:p>
        </w:tc>
      </w:tr>
      <w:tr w:rsidR="008114EB" w:rsidRPr="00C80238" w14:paraId="53CF30E7" w14:textId="77777777" w:rsidTr="16D2C322">
        <w:trPr>
          <w:trHeight w:val="300"/>
        </w:trPr>
        <w:tc>
          <w:tcPr>
            <w:tcW w:w="1775" w:type="dxa"/>
            <w:vAlign w:val="center"/>
          </w:tcPr>
          <w:p w14:paraId="15996243" w14:textId="3E1CA2C9" w:rsidR="16D2C322" w:rsidRPr="002C6C11" w:rsidRDefault="16D2C322" w:rsidP="16D2C322">
            <w:pPr>
              <w:rPr>
                <w:rFonts w:ascii="Montserrat" w:hAnsi="Montserrat"/>
                <w:color w:val="auto"/>
              </w:rPr>
            </w:pPr>
          </w:p>
        </w:tc>
        <w:tc>
          <w:tcPr>
            <w:tcW w:w="7215" w:type="dxa"/>
            <w:vAlign w:val="center"/>
          </w:tcPr>
          <w:p w14:paraId="4507E996" w14:textId="642E9914" w:rsidR="16D2C322" w:rsidRPr="002C6C11" w:rsidRDefault="16D2C322" w:rsidP="16D2C322">
            <w:pPr>
              <w:rPr>
                <w:rFonts w:ascii="Montserrat" w:hAnsi="Montserrat"/>
                <w:color w:val="auto"/>
              </w:rPr>
            </w:pPr>
          </w:p>
        </w:tc>
      </w:tr>
      <w:tr w:rsidR="008114EB" w:rsidRPr="00C80238" w14:paraId="1DA706D9" w14:textId="77777777" w:rsidTr="16D2C322">
        <w:trPr>
          <w:trHeight w:val="300"/>
        </w:trPr>
        <w:tc>
          <w:tcPr>
            <w:tcW w:w="1775" w:type="dxa"/>
            <w:vAlign w:val="center"/>
          </w:tcPr>
          <w:p w14:paraId="56103305" w14:textId="47BB8FD9" w:rsidR="16D2C322" w:rsidRPr="002C6C11" w:rsidRDefault="16D2C322" w:rsidP="16D2C322">
            <w:pPr>
              <w:rPr>
                <w:rFonts w:ascii="Montserrat" w:hAnsi="Montserrat"/>
                <w:b/>
                <w:color w:val="auto"/>
              </w:rPr>
            </w:pPr>
            <w:r w:rsidRPr="002C6C11">
              <w:rPr>
                <w:rFonts w:ascii="Montserrat" w:hAnsi="Montserrat"/>
                <w:b/>
                <w:color w:val="auto"/>
              </w:rPr>
              <w:t>Description:</w:t>
            </w:r>
          </w:p>
        </w:tc>
        <w:tc>
          <w:tcPr>
            <w:tcW w:w="7215" w:type="dxa"/>
            <w:vAlign w:val="center"/>
          </w:tcPr>
          <w:p w14:paraId="11173618" w14:textId="7C14F4F3" w:rsidR="1FFEF4EA" w:rsidRPr="002C6C11" w:rsidRDefault="1FFEF4EA" w:rsidP="16D2C322">
            <w:pPr>
              <w:rPr>
                <w:rFonts w:ascii="Montserrat" w:hAnsi="Montserrat"/>
                <w:color w:val="auto"/>
              </w:rPr>
            </w:pPr>
            <w:r w:rsidRPr="002C6C11">
              <w:rPr>
                <w:rFonts w:ascii="Montserrat" w:hAnsi="Montserrat"/>
                <w:color w:val="auto"/>
              </w:rPr>
              <w:t xml:space="preserve">Trigger linear content over GEO satellite and </w:t>
            </w:r>
            <w:r w:rsidR="209620F6" w:rsidRPr="002C6C11">
              <w:rPr>
                <w:rFonts w:ascii="Montserrat" w:hAnsi="Montserrat"/>
                <w:color w:val="auto"/>
              </w:rPr>
              <w:t>measure</w:t>
            </w:r>
            <w:r w:rsidRPr="002C6C11">
              <w:rPr>
                <w:rFonts w:ascii="Montserrat" w:hAnsi="Montserrat"/>
                <w:color w:val="auto"/>
              </w:rPr>
              <w:t xml:space="preserve"> the delay / time it takes at each step and how long it takes before reaches the Video player and end user can get served the content over 5G, </w:t>
            </w:r>
          </w:p>
        </w:tc>
      </w:tr>
      <w:tr w:rsidR="008114EB" w:rsidRPr="00C80238" w14:paraId="34F0B3EE" w14:textId="77777777" w:rsidTr="16D2C322">
        <w:trPr>
          <w:trHeight w:val="300"/>
        </w:trPr>
        <w:tc>
          <w:tcPr>
            <w:tcW w:w="1775" w:type="dxa"/>
            <w:vAlign w:val="center"/>
          </w:tcPr>
          <w:p w14:paraId="2188C0A1" w14:textId="34150228" w:rsidR="16D2C322" w:rsidRPr="002C6C11" w:rsidRDefault="16D2C322" w:rsidP="16D2C322">
            <w:pPr>
              <w:rPr>
                <w:rFonts w:ascii="Montserrat" w:hAnsi="Montserrat"/>
                <w:b/>
                <w:color w:val="auto"/>
              </w:rPr>
            </w:pPr>
            <w:r w:rsidRPr="002C6C11">
              <w:rPr>
                <w:rFonts w:ascii="Montserrat" w:hAnsi="Montserrat"/>
                <w:b/>
                <w:color w:val="auto"/>
              </w:rPr>
              <w:t>Test Steps:</w:t>
            </w:r>
          </w:p>
        </w:tc>
        <w:tc>
          <w:tcPr>
            <w:tcW w:w="7215" w:type="dxa"/>
            <w:vAlign w:val="center"/>
          </w:tcPr>
          <w:p w14:paraId="1332D189" w14:textId="39E02702" w:rsidR="133A6C6F" w:rsidRPr="002C6C11" w:rsidRDefault="133A6C6F" w:rsidP="16D2C322">
            <w:pPr>
              <w:rPr>
                <w:rFonts w:ascii="Montserrat" w:hAnsi="Montserrat"/>
                <w:color w:val="auto"/>
              </w:rPr>
            </w:pPr>
            <w:r w:rsidRPr="002C6C11">
              <w:rPr>
                <w:rFonts w:ascii="Montserrat" w:hAnsi="Montserrat"/>
                <w:b/>
                <w:color w:val="auto"/>
              </w:rPr>
              <w:t xml:space="preserve">S1: </w:t>
            </w:r>
            <w:r w:rsidRPr="002C6C11">
              <w:rPr>
                <w:rFonts w:ascii="Montserrat" w:hAnsi="Montserrat"/>
                <w:color w:val="auto"/>
              </w:rPr>
              <w:t>User requests to play live stream from 5G network.</w:t>
            </w:r>
          </w:p>
        </w:tc>
      </w:tr>
      <w:tr w:rsidR="008114EB" w:rsidRPr="00C80238" w14:paraId="434E88E2" w14:textId="77777777" w:rsidTr="16D2C322">
        <w:trPr>
          <w:trHeight w:val="300"/>
        </w:trPr>
        <w:tc>
          <w:tcPr>
            <w:tcW w:w="1775" w:type="dxa"/>
            <w:vAlign w:val="center"/>
          </w:tcPr>
          <w:p w14:paraId="292DC4E5" w14:textId="43B94F54" w:rsidR="16D2C322" w:rsidRPr="002C6C11" w:rsidRDefault="16D2C322" w:rsidP="16D2C322">
            <w:pPr>
              <w:rPr>
                <w:rFonts w:ascii="Montserrat" w:hAnsi="Montserrat"/>
                <w:color w:val="auto"/>
              </w:rPr>
            </w:pPr>
          </w:p>
        </w:tc>
        <w:tc>
          <w:tcPr>
            <w:tcW w:w="7215" w:type="dxa"/>
            <w:vAlign w:val="center"/>
          </w:tcPr>
          <w:p w14:paraId="1F89E00F" w14:textId="378F4C43" w:rsidR="133A6C6F" w:rsidRPr="002C6C11" w:rsidRDefault="133A6C6F" w:rsidP="16D2C322">
            <w:pPr>
              <w:rPr>
                <w:rFonts w:ascii="Montserrat" w:hAnsi="Montserrat"/>
                <w:color w:val="auto"/>
              </w:rPr>
            </w:pPr>
            <w:r w:rsidRPr="002C6C11">
              <w:rPr>
                <w:rFonts w:ascii="Montserrat" w:hAnsi="Montserrat"/>
                <w:b/>
                <w:color w:val="auto"/>
              </w:rPr>
              <w:t xml:space="preserve">S2: </w:t>
            </w:r>
            <w:r w:rsidRPr="002C6C11">
              <w:rPr>
                <w:rFonts w:ascii="Montserrat" w:hAnsi="Montserrat"/>
                <w:color w:val="auto"/>
              </w:rPr>
              <w:t xml:space="preserve">Trigger api to start the </w:t>
            </w:r>
            <w:r w:rsidR="6AF41B63" w:rsidRPr="002C6C11">
              <w:rPr>
                <w:rFonts w:ascii="Montserrat" w:hAnsi="Montserrat"/>
                <w:color w:val="auto"/>
              </w:rPr>
              <w:t>transmission</w:t>
            </w:r>
            <w:r w:rsidRPr="002C6C11">
              <w:rPr>
                <w:rFonts w:ascii="Montserrat" w:hAnsi="Montserrat"/>
                <w:color w:val="auto"/>
              </w:rPr>
              <w:t xml:space="preserve"> chain and Capture metrics in each step. </w:t>
            </w:r>
          </w:p>
        </w:tc>
      </w:tr>
      <w:tr w:rsidR="008114EB" w:rsidRPr="00C80238" w14:paraId="6FCCA8A4" w14:textId="77777777" w:rsidTr="16D2C322">
        <w:trPr>
          <w:trHeight w:val="300"/>
        </w:trPr>
        <w:tc>
          <w:tcPr>
            <w:tcW w:w="1775" w:type="dxa"/>
            <w:vAlign w:val="center"/>
          </w:tcPr>
          <w:p w14:paraId="26E65B74" w14:textId="4880540E" w:rsidR="16D2C322" w:rsidRPr="002C6C11" w:rsidRDefault="16D2C322" w:rsidP="16D2C322">
            <w:pPr>
              <w:rPr>
                <w:rFonts w:ascii="Montserrat" w:hAnsi="Montserrat"/>
                <w:color w:val="auto"/>
              </w:rPr>
            </w:pPr>
          </w:p>
        </w:tc>
        <w:tc>
          <w:tcPr>
            <w:tcW w:w="7215" w:type="dxa"/>
            <w:vAlign w:val="center"/>
          </w:tcPr>
          <w:p w14:paraId="55315F92" w14:textId="5ADFADC6" w:rsidR="133A6C6F" w:rsidRPr="002C6C11" w:rsidRDefault="133A6C6F" w:rsidP="16D2C322">
            <w:pPr>
              <w:rPr>
                <w:rFonts w:ascii="Montserrat" w:hAnsi="Montserrat"/>
                <w:color w:val="auto"/>
              </w:rPr>
            </w:pPr>
            <w:r w:rsidRPr="002C6C11">
              <w:rPr>
                <w:rFonts w:ascii="Montserrat" w:hAnsi="Montserrat"/>
                <w:b/>
                <w:color w:val="auto"/>
              </w:rPr>
              <w:t xml:space="preserve">S3: </w:t>
            </w:r>
            <w:r w:rsidR="24CC8753" w:rsidRPr="002C6C11">
              <w:rPr>
                <w:rFonts w:ascii="Montserrat" w:hAnsi="Montserrat"/>
                <w:color w:val="auto"/>
              </w:rPr>
              <w:t>Measure</w:t>
            </w:r>
            <w:r w:rsidRPr="002C6C11">
              <w:rPr>
                <w:rFonts w:ascii="Montserrat" w:hAnsi="Montserrat"/>
                <w:color w:val="auto"/>
              </w:rPr>
              <w:t xml:space="preserve"> the metrics </w:t>
            </w:r>
          </w:p>
        </w:tc>
      </w:tr>
      <w:tr w:rsidR="008114EB" w:rsidRPr="00C80238" w14:paraId="4FCDF878" w14:textId="77777777" w:rsidTr="16D2C322">
        <w:trPr>
          <w:trHeight w:val="300"/>
        </w:trPr>
        <w:tc>
          <w:tcPr>
            <w:tcW w:w="1775" w:type="dxa"/>
            <w:vAlign w:val="center"/>
          </w:tcPr>
          <w:p w14:paraId="35C2415B" w14:textId="275CB8C2" w:rsidR="16D2C322" w:rsidRPr="002C6C11" w:rsidRDefault="16D2C322" w:rsidP="16D2C322">
            <w:pPr>
              <w:rPr>
                <w:rFonts w:ascii="Montserrat" w:hAnsi="Montserrat"/>
                <w:b/>
                <w:color w:val="auto"/>
              </w:rPr>
            </w:pPr>
            <w:r w:rsidRPr="002C6C11">
              <w:rPr>
                <w:rFonts w:ascii="Montserrat" w:hAnsi="Montserrat"/>
                <w:b/>
                <w:color w:val="auto"/>
              </w:rPr>
              <w:t>Associated KPI:</w:t>
            </w:r>
          </w:p>
        </w:tc>
        <w:tc>
          <w:tcPr>
            <w:tcW w:w="7215" w:type="dxa"/>
            <w:vAlign w:val="center"/>
          </w:tcPr>
          <w:p w14:paraId="3963E2D3" w14:textId="709CD927" w:rsidR="2DEE95ED" w:rsidRPr="002C6C11" w:rsidRDefault="2DEE95ED" w:rsidP="16D2C322">
            <w:pPr>
              <w:rPr>
                <w:rFonts w:ascii="Montserrat" w:hAnsi="Montserrat"/>
                <w:color w:val="auto"/>
              </w:rPr>
            </w:pPr>
            <w:r w:rsidRPr="002C6C11">
              <w:rPr>
                <w:rFonts w:ascii="Montserrat" w:hAnsi="Montserrat"/>
                <w:color w:val="auto"/>
              </w:rPr>
              <w:t>Throughput(bps),</w:t>
            </w:r>
            <w:r w:rsidR="20EDCEED" w:rsidRPr="002C6C11">
              <w:rPr>
                <w:rFonts w:ascii="Montserrat" w:hAnsi="Montserrat"/>
                <w:color w:val="auto"/>
              </w:rPr>
              <w:t xml:space="preserve"> Bytes transmitted, TTFB,TTLB, </w:t>
            </w:r>
          </w:p>
        </w:tc>
      </w:tr>
      <w:tr w:rsidR="008114EB" w:rsidRPr="00C80238" w14:paraId="207D6E75" w14:textId="77777777" w:rsidTr="16D2C322">
        <w:trPr>
          <w:trHeight w:val="300"/>
        </w:trPr>
        <w:tc>
          <w:tcPr>
            <w:tcW w:w="1775" w:type="dxa"/>
            <w:vAlign w:val="center"/>
          </w:tcPr>
          <w:p w14:paraId="34C3690E" w14:textId="4F541773" w:rsidR="16D2C322" w:rsidRPr="002C6C11" w:rsidRDefault="16D2C322" w:rsidP="16D2C322">
            <w:pPr>
              <w:rPr>
                <w:rFonts w:ascii="Montserrat" w:hAnsi="Montserrat"/>
                <w:b/>
                <w:color w:val="auto"/>
              </w:rPr>
            </w:pPr>
            <w:r w:rsidRPr="002C6C11">
              <w:rPr>
                <w:rFonts w:ascii="Montserrat" w:hAnsi="Montserrat"/>
                <w:b/>
                <w:color w:val="auto"/>
              </w:rPr>
              <w:t>Actual Result:</w:t>
            </w:r>
          </w:p>
        </w:tc>
        <w:tc>
          <w:tcPr>
            <w:tcW w:w="7215" w:type="dxa"/>
            <w:vAlign w:val="center"/>
          </w:tcPr>
          <w:p w14:paraId="7D1E06C5" w14:textId="5772B1C9" w:rsidR="16D2C322" w:rsidRPr="002C6C11" w:rsidRDefault="16D2C322" w:rsidP="16D2C322">
            <w:pPr>
              <w:rPr>
                <w:rFonts w:ascii="Montserrat" w:hAnsi="Montserrat"/>
                <w:color w:val="auto"/>
              </w:rPr>
            </w:pPr>
          </w:p>
        </w:tc>
      </w:tr>
    </w:tbl>
    <w:p w14:paraId="1622A8BD" w14:textId="43C4654F" w:rsidR="007914BB" w:rsidRPr="002C6C11" w:rsidRDefault="007914BB" w:rsidP="3164B928">
      <w:pPr>
        <w:ind w:firstLine="1"/>
        <w:rPr>
          <w:rFonts w:ascii="Montserrat" w:hAnsi="Montserrat"/>
          <w:color w:val="auto"/>
        </w:rPr>
      </w:pPr>
      <w:r w:rsidRPr="002C6C11">
        <w:rPr>
          <w:rFonts w:ascii="Montserrat" w:hAnsi="Montserrat"/>
          <w:color w:val="auto"/>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8114EB" w:rsidRPr="00C80238" w14:paraId="1FA22B3A" w14:textId="77777777" w:rsidTr="16D2C322">
        <w:trPr>
          <w:trHeight w:val="300"/>
        </w:trPr>
        <w:tc>
          <w:tcPr>
            <w:tcW w:w="1775" w:type="dxa"/>
            <w:shd w:val="clear" w:color="auto" w:fill="C1E4F5" w:themeFill="accent1" w:themeFillTint="33"/>
            <w:vAlign w:val="center"/>
          </w:tcPr>
          <w:p w14:paraId="062EE128" w14:textId="00E26765" w:rsidR="16D2C322" w:rsidRPr="002C6C11" w:rsidRDefault="16D2C322" w:rsidP="16D2C322">
            <w:pPr>
              <w:rPr>
                <w:rFonts w:ascii="Montserrat" w:hAnsi="Montserrat"/>
                <w:b/>
                <w:color w:val="auto"/>
              </w:rPr>
            </w:pPr>
            <w:r w:rsidRPr="002C6C11">
              <w:rPr>
                <w:rFonts w:ascii="Montserrat" w:hAnsi="Montserrat"/>
                <w:b/>
                <w:color w:val="auto"/>
              </w:rPr>
              <w:t xml:space="preserve">Test Case </w:t>
            </w:r>
            <w:r w:rsidR="04C4B2F6" w:rsidRPr="002C6C11">
              <w:rPr>
                <w:rFonts w:ascii="Montserrat" w:hAnsi="Montserrat"/>
                <w:b/>
                <w:color w:val="auto"/>
              </w:rPr>
              <w:t>1</w:t>
            </w:r>
            <w:r w:rsidR="4A0AED69" w:rsidRPr="002C6C11">
              <w:rPr>
                <w:rFonts w:ascii="Montserrat" w:hAnsi="Montserrat"/>
                <w:b/>
                <w:color w:val="auto"/>
              </w:rPr>
              <w:t>6</w:t>
            </w:r>
          </w:p>
        </w:tc>
        <w:tc>
          <w:tcPr>
            <w:tcW w:w="7215" w:type="dxa"/>
            <w:shd w:val="clear" w:color="auto" w:fill="C1E4F5" w:themeFill="accent1" w:themeFillTint="33"/>
            <w:vAlign w:val="center"/>
          </w:tcPr>
          <w:p w14:paraId="04946AFA" w14:textId="50D908C1" w:rsidR="16D2C322" w:rsidRPr="002C6C11" w:rsidRDefault="16D2C322" w:rsidP="16D2C322">
            <w:pPr>
              <w:rPr>
                <w:rFonts w:ascii="Montserrat" w:hAnsi="Montserrat"/>
                <w:b/>
                <w:color w:val="auto"/>
              </w:rPr>
            </w:pPr>
            <w:r w:rsidRPr="002C6C11">
              <w:rPr>
                <w:rFonts w:ascii="Montserrat" w:hAnsi="Montserrat"/>
                <w:b/>
                <w:color w:val="auto"/>
              </w:rPr>
              <w:t>End-to-End test</w:t>
            </w:r>
          </w:p>
        </w:tc>
      </w:tr>
      <w:tr w:rsidR="008114EB" w:rsidRPr="00C80238" w14:paraId="7ECDB766" w14:textId="77777777" w:rsidTr="16D2C322">
        <w:trPr>
          <w:trHeight w:val="300"/>
        </w:trPr>
        <w:tc>
          <w:tcPr>
            <w:tcW w:w="1775" w:type="dxa"/>
            <w:vAlign w:val="center"/>
          </w:tcPr>
          <w:p w14:paraId="63989216" w14:textId="12D7C02F" w:rsidR="16D2C322" w:rsidRPr="002C6C11" w:rsidRDefault="16D2C322" w:rsidP="16D2C322">
            <w:pPr>
              <w:rPr>
                <w:rFonts w:ascii="Montserrat" w:hAnsi="Montserrat"/>
                <w:b/>
                <w:color w:val="auto"/>
              </w:rPr>
            </w:pPr>
            <w:r w:rsidRPr="002C6C11">
              <w:rPr>
                <w:rFonts w:ascii="Montserrat" w:hAnsi="Montserrat"/>
                <w:b/>
                <w:color w:val="auto"/>
              </w:rPr>
              <w:t>Title:</w:t>
            </w:r>
          </w:p>
        </w:tc>
        <w:tc>
          <w:tcPr>
            <w:tcW w:w="7215" w:type="dxa"/>
            <w:vAlign w:val="center"/>
          </w:tcPr>
          <w:p w14:paraId="04A4E6B8" w14:textId="6DE73D0E" w:rsidR="46A016EA" w:rsidRPr="002C6C11" w:rsidRDefault="46A016EA" w:rsidP="16D2C322">
            <w:pPr>
              <w:spacing w:line="259" w:lineRule="auto"/>
              <w:rPr>
                <w:rFonts w:ascii="Montserrat" w:hAnsi="Montserrat"/>
                <w:color w:val="auto"/>
              </w:rPr>
            </w:pPr>
            <w:r w:rsidRPr="002C6C11">
              <w:rPr>
                <w:rFonts w:ascii="Montserrat" w:hAnsi="Montserrat"/>
                <w:color w:val="auto"/>
              </w:rPr>
              <w:t>Cache miss</w:t>
            </w:r>
          </w:p>
        </w:tc>
      </w:tr>
      <w:tr w:rsidR="008114EB" w:rsidRPr="00C80238" w14:paraId="7E3DC861" w14:textId="77777777" w:rsidTr="16D2C322">
        <w:trPr>
          <w:trHeight w:val="300"/>
        </w:trPr>
        <w:tc>
          <w:tcPr>
            <w:tcW w:w="1775" w:type="dxa"/>
            <w:vAlign w:val="center"/>
          </w:tcPr>
          <w:p w14:paraId="6810EFD1" w14:textId="78E6C7FB" w:rsidR="16D2C322" w:rsidRPr="002C6C11" w:rsidRDefault="16D2C322" w:rsidP="16D2C322">
            <w:pPr>
              <w:rPr>
                <w:rFonts w:ascii="Montserrat" w:hAnsi="Montserrat"/>
                <w:b/>
                <w:color w:val="auto"/>
              </w:rPr>
            </w:pPr>
            <w:r w:rsidRPr="002C6C11">
              <w:rPr>
                <w:rFonts w:ascii="Montserrat" w:hAnsi="Montserrat"/>
                <w:b/>
                <w:color w:val="auto"/>
              </w:rPr>
              <w:t>Responsible Partner:</w:t>
            </w:r>
          </w:p>
        </w:tc>
        <w:tc>
          <w:tcPr>
            <w:tcW w:w="7215" w:type="dxa"/>
            <w:vAlign w:val="center"/>
          </w:tcPr>
          <w:p w14:paraId="34DEAA8F" w14:textId="249CC4BB" w:rsidR="16D2C322" w:rsidRPr="002C6C11" w:rsidRDefault="16D2C322" w:rsidP="16D2C322">
            <w:pPr>
              <w:rPr>
                <w:rFonts w:ascii="Montserrat" w:hAnsi="Montserrat"/>
                <w:color w:val="auto"/>
              </w:rPr>
            </w:pPr>
            <w:r w:rsidRPr="002C6C11">
              <w:rPr>
                <w:rFonts w:ascii="Montserrat" w:hAnsi="Montserrat"/>
                <w:color w:val="auto"/>
              </w:rPr>
              <w:t>Arctic Space Technologies, Varnish Software</w:t>
            </w:r>
          </w:p>
        </w:tc>
      </w:tr>
      <w:tr w:rsidR="008114EB" w:rsidRPr="00C80238" w14:paraId="3D01F2A3" w14:textId="77777777" w:rsidTr="16D2C322">
        <w:trPr>
          <w:trHeight w:val="300"/>
        </w:trPr>
        <w:tc>
          <w:tcPr>
            <w:tcW w:w="1775" w:type="dxa"/>
            <w:vAlign w:val="center"/>
          </w:tcPr>
          <w:p w14:paraId="4B4F9436" w14:textId="321FDB44" w:rsidR="16D2C322" w:rsidRPr="002C6C11" w:rsidRDefault="16D2C322" w:rsidP="16D2C322">
            <w:pPr>
              <w:rPr>
                <w:rFonts w:ascii="Montserrat" w:hAnsi="Montserrat"/>
                <w:b/>
                <w:color w:val="auto"/>
              </w:rPr>
            </w:pPr>
            <w:r w:rsidRPr="002C6C11">
              <w:rPr>
                <w:rFonts w:ascii="Montserrat" w:hAnsi="Montserrat"/>
                <w:b/>
                <w:color w:val="auto"/>
              </w:rPr>
              <w:t>Preconditions:</w:t>
            </w:r>
          </w:p>
        </w:tc>
        <w:tc>
          <w:tcPr>
            <w:tcW w:w="7215" w:type="dxa"/>
            <w:vAlign w:val="center"/>
          </w:tcPr>
          <w:p w14:paraId="73A7C711" w14:textId="63BCCE37" w:rsidR="16D2C322" w:rsidRPr="002C6C11" w:rsidRDefault="16D2C322" w:rsidP="16D2C322">
            <w:pPr>
              <w:rPr>
                <w:rFonts w:ascii="Montserrat" w:hAnsi="Montserrat"/>
                <w:color w:val="auto"/>
              </w:rPr>
            </w:pPr>
            <w:r w:rsidRPr="002C6C11">
              <w:rPr>
                <w:rFonts w:ascii="Montserrat" w:hAnsi="Montserrat"/>
                <w:b/>
                <w:color w:val="auto"/>
              </w:rPr>
              <w:t>Pre1:</w:t>
            </w:r>
            <w:r w:rsidRPr="002C6C11">
              <w:rPr>
                <w:rFonts w:ascii="Montserrat" w:hAnsi="Montserrat"/>
                <w:color w:val="auto"/>
              </w:rPr>
              <w:t xml:space="preserve"> All system components operational</w:t>
            </w:r>
          </w:p>
        </w:tc>
      </w:tr>
      <w:tr w:rsidR="008114EB" w:rsidRPr="00C80238" w14:paraId="075A7934" w14:textId="77777777" w:rsidTr="16D2C322">
        <w:trPr>
          <w:trHeight w:val="300"/>
        </w:trPr>
        <w:tc>
          <w:tcPr>
            <w:tcW w:w="1775" w:type="dxa"/>
            <w:vAlign w:val="center"/>
          </w:tcPr>
          <w:p w14:paraId="6C7D1686" w14:textId="3E1CA2C9" w:rsidR="16D2C322" w:rsidRPr="002C6C11" w:rsidRDefault="16D2C322" w:rsidP="16D2C322">
            <w:pPr>
              <w:rPr>
                <w:rFonts w:ascii="Montserrat" w:hAnsi="Montserrat"/>
                <w:color w:val="auto"/>
              </w:rPr>
            </w:pPr>
          </w:p>
        </w:tc>
        <w:tc>
          <w:tcPr>
            <w:tcW w:w="7215" w:type="dxa"/>
            <w:vAlign w:val="center"/>
          </w:tcPr>
          <w:p w14:paraId="5F83CD55" w14:textId="2F180B9E" w:rsidR="16D2C322" w:rsidRPr="002C6C11" w:rsidRDefault="16D2C322" w:rsidP="16D2C322">
            <w:pPr>
              <w:rPr>
                <w:rFonts w:ascii="Montserrat" w:hAnsi="Montserrat"/>
                <w:color w:val="auto"/>
              </w:rPr>
            </w:pPr>
          </w:p>
        </w:tc>
      </w:tr>
      <w:tr w:rsidR="008114EB" w:rsidRPr="00C80238" w14:paraId="230A377D" w14:textId="77777777" w:rsidTr="16D2C322">
        <w:trPr>
          <w:trHeight w:val="300"/>
        </w:trPr>
        <w:tc>
          <w:tcPr>
            <w:tcW w:w="1775" w:type="dxa"/>
            <w:vAlign w:val="center"/>
          </w:tcPr>
          <w:p w14:paraId="6A800C3F" w14:textId="47BB8FD9" w:rsidR="16D2C322" w:rsidRPr="002C6C11" w:rsidRDefault="16D2C322" w:rsidP="16D2C322">
            <w:pPr>
              <w:rPr>
                <w:rFonts w:ascii="Montserrat" w:hAnsi="Montserrat"/>
                <w:b/>
                <w:color w:val="auto"/>
              </w:rPr>
            </w:pPr>
            <w:r w:rsidRPr="002C6C11">
              <w:rPr>
                <w:rFonts w:ascii="Montserrat" w:hAnsi="Montserrat"/>
                <w:b/>
                <w:color w:val="auto"/>
              </w:rPr>
              <w:t>Description:</w:t>
            </w:r>
          </w:p>
        </w:tc>
        <w:tc>
          <w:tcPr>
            <w:tcW w:w="7215" w:type="dxa"/>
            <w:vAlign w:val="center"/>
          </w:tcPr>
          <w:p w14:paraId="07E98D26" w14:textId="2CC17F45" w:rsidR="52B445E2" w:rsidRPr="002C6C11" w:rsidRDefault="52B445E2" w:rsidP="16D2C322">
            <w:pPr>
              <w:rPr>
                <w:rFonts w:ascii="Montserrat" w:hAnsi="Montserrat"/>
                <w:color w:val="auto"/>
              </w:rPr>
            </w:pPr>
            <w:r w:rsidRPr="002C6C11">
              <w:rPr>
                <w:rFonts w:ascii="Montserrat" w:hAnsi="Montserrat"/>
                <w:color w:val="auto"/>
              </w:rPr>
              <w:t>Content that is not stored in cache, measure how long it takes until this is available in cache from the first request by requesting content to be populated via API</w:t>
            </w:r>
          </w:p>
        </w:tc>
      </w:tr>
      <w:tr w:rsidR="008114EB" w:rsidRPr="00C80238" w14:paraId="39FE9BCC" w14:textId="77777777" w:rsidTr="16D2C322">
        <w:trPr>
          <w:trHeight w:val="300"/>
        </w:trPr>
        <w:tc>
          <w:tcPr>
            <w:tcW w:w="1775" w:type="dxa"/>
            <w:vAlign w:val="center"/>
          </w:tcPr>
          <w:p w14:paraId="305B2586" w14:textId="34150228" w:rsidR="16D2C322" w:rsidRPr="002C6C11" w:rsidRDefault="16D2C322" w:rsidP="16D2C322">
            <w:pPr>
              <w:rPr>
                <w:rFonts w:ascii="Montserrat" w:hAnsi="Montserrat"/>
                <w:b/>
                <w:color w:val="auto"/>
              </w:rPr>
            </w:pPr>
            <w:r w:rsidRPr="002C6C11">
              <w:rPr>
                <w:rFonts w:ascii="Montserrat" w:hAnsi="Montserrat"/>
                <w:b/>
                <w:color w:val="auto"/>
              </w:rPr>
              <w:t>Test Steps:</w:t>
            </w:r>
          </w:p>
        </w:tc>
        <w:tc>
          <w:tcPr>
            <w:tcW w:w="7215" w:type="dxa"/>
            <w:vAlign w:val="center"/>
          </w:tcPr>
          <w:p w14:paraId="41105BBE" w14:textId="5D3BDB96" w:rsidR="16D2C322" w:rsidRPr="002C6C11" w:rsidRDefault="16D2C322" w:rsidP="16D2C322">
            <w:pPr>
              <w:rPr>
                <w:rFonts w:ascii="Montserrat" w:hAnsi="Montserrat"/>
                <w:color w:val="auto"/>
              </w:rPr>
            </w:pPr>
            <w:r w:rsidRPr="002C6C11">
              <w:rPr>
                <w:rFonts w:ascii="Montserrat" w:hAnsi="Montserrat"/>
                <w:b/>
                <w:color w:val="auto"/>
              </w:rPr>
              <w:t>S1:</w:t>
            </w:r>
            <w:r w:rsidRPr="002C6C11">
              <w:rPr>
                <w:rFonts w:ascii="Montserrat" w:hAnsi="Montserrat"/>
                <w:color w:val="auto"/>
              </w:rPr>
              <w:t xml:space="preserve"> </w:t>
            </w:r>
            <w:r w:rsidR="680696CA" w:rsidRPr="002C6C11">
              <w:rPr>
                <w:rFonts w:ascii="Montserrat" w:hAnsi="Montserrat"/>
                <w:color w:val="auto"/>
              </w:rPr>
              <w:t>Fetch content that is not available in the cache (cache miss)</w:t>
            </w:r>
          </w:p>
        </w:tc>
      </w:tr>
      <w:tr w:rsidR="008114EB" w:rsidRPr="00C80238" w14:paraId="1FD433B4" w14:textId="77777777" w:rsidTr="16D2C322">
        <w:trPr>
          <w:trHeight w:val="300"/>
        </w:trPr>
        <w:tc>
          <w:tcPr>
            <w:tcW w:w="1775" w:type="dxa"/>
            <w:vAlign w:val="center"/>
          </w:tcPr>
          <w:p w14:paraId="76A06EDB" w14:textId="43B94F54" w:rsidR="16D2C322" w:rsidRPr="002C6C11" w:rsidRDefault="16D2C322" w:rsidP="16D2C322">
            <w:pPr>
              <w:rPr>
                <w:rFonts w:ascii="Montserrat" w:hAnsi="Montserrat"/>
                <w:color w:val="auto"/>
              </w:rPr>
            </w:pPr>
          </w:p>
        </w:tc>
        <w:tc>
          <w:tcPr>
            <w:tcW w:w="7215" w:type="dxa"/>
            <w:vAlign w:val="center"/>
          </w:tcPr>
          <w:p w14:paraId="20C23CF7" w14:textId="50A5252A" w:rsidR="16D2C322" w:rsidRPr="002C6C11" w:rsidRDefault="16D2C322" w:rsidP="16D2C322">
            <w:pPr>
              <w:rPr>
                <w:rFonts w:ascii="Montserrat" w:hAnsi="Montserrat"/>
                <w:color w:val="auto"/>
              </w:rPr>
            </w:pPr>
            <w:r w:rsidRPr="002C6C11">
              <w:rPr>
                <w:rFonts w:ascii="Montserrat" w:hAnsi="Montserrat"/>
                <w:b/>
                <w:color w:val="auto"/>
              </w:rPr>
              <w:t xml:space="preserve">S2: </w:t>
            </w:r>
            <w:r w:rsidR="0960F1F2" w:rsidRPr="002C6C11">
              <w:rPr>
                <w:rFonts w:ascii="Montserrat" w:hAnsi="Montserrat"/>
                <w:color w:val="auto"/>
              </w:rPr>
              <w:t>Measure</w:t>
            </w:r>
            <w:r w:rsidR="748935FA" w:rsidRPr="002C6C11">
              <w:rPr>
                <w:rFonts w:ascii="Montserrat" w:hAnsi="Montserrat"/>
                <w:color w:val="auto"/>
              </w:rPr>
              <w:t xml:space="preserve"> the metrics until the content is populated in the cache</w:t>
            </w:r>
          </w:p>
        </w:tc>
      </w:tr>
      <w:tr w:rsidR="008114EB" w:rsidRPr="00C80238" w14:paraId="384B4356" w14:textId="77777777" w:rsidTr="16D2C322">
        <w:trPr>
          <w:trHeight w:val="300"/>
        </w:trPr>
        <w:tc>
          <w:tcPr>
            <w:tcW w:w="1775" w:type="dxa"/>
            <w:vAlign w:val="center"/>
          </w:tcPr>
          <w:p w14:paraId="08F4297E" w14:textId="275CB8C2" w:rsidR="16D2C322" w:rsidRPr="002C6C11" w:rsidRDefault="16D2C322" w:rsidP="16D2C322">
            <w:pPr>
              <w:rPr>
                <w:rFonts w:ascii="Montserrat" w:hAnsi="Montserrat"/>
                <w:b/>
                <w:color w:val="auto"/>
              </w:rPr>
            </w:pPr>
            <w:r w:rsidRPr="002C6C11">
              <w:rPr>
                <w:rFonts w:ascii="Montserrat" w:hAnsi="Montserrat"/>
                <w:b/>
                <w:color w:val="auto"/>
              </w:rPr>
              <w:t>Associated KPI:</w:t>
            </w:r>
          </w:p>
        </w:tc>
        <w:tc>
          <w:tcPr>
            <w:tcW w:w="7215" w:type="dxa"/>
            <w:vAlign w:val="center"/>
          </w:tcPr>
          <w:p w14:paraId="35B0ADE6" w14:textId="1801D524" w:rsidR="16D2C322" w:rsidRPr="002C6C11" w:rsidRDefault="16D2C322" w:rsidP="16D2C322">
            <w:pPr>
              <w:rPr>
                <w:rFonts w:ascii="Montserrat" w:hAnsi="Montserrat"/>
                <w:color w:val="auto"/>
              </w:rPr>
            </w:pPr>
            <w:r w:rsidRPr="002C6C11">
              <w:rPr>
                <w:rFonts w:ascii="Montserrat" w:hAnsi="Montserrat"/>
                <w:color w:val="auto"/>
              </w:rPr>
              <w:t xml:space="preserve">Throughput(bps), </w:t>
            </w:r>
            <w:r w:rsidR="3CA8E367" w:rsidRPr="002C6C11">
              <w:rPr>
                <w:rFonts w:ascii="Montserrat" w:hAnsi="Montserrat"/>
                <w:color w:val="auto"/>
              </w:rPr>
              <w:t>Bytes transmitted</w:t>
            </w:r>
            <w:r w:rsidRPr="002C6C11">
              <w:rPr>
                <w:rFonts w:ascii="Montserrat" w:hAnsi="Montserrat"/>
                <w:color w:val="auto"/>
              </w:rPr>
              <w:t>, TTFB, TTLB</w:t>
            </w:r>
          </w:p>
        </w:tc>
      </w:tr>
      <w:tr w:rsidR="008114EB" w:rsidRPr="00C80238" w14:paraId="651DB3BA" w14:textId="77777777" w:rsidTr="16D2C322">
        <w:trPr>
          <w:trHeight w:val="300"/>
        </w:trPr>
        <w:tc>
          <w:tcPr>
            <w:tcW w:w="1775" w:type="dxa"/>
            <w:vAlign w:val="center"/>
          </w:tcPr>
          <w:p w14:paraId="52C316CE" w14:textId="4F541773" w:rsidR="16D2C322" w:rsidRPr="002C6C11" w:rsidRDefault="16D2C322" w:rsidP="16D2C322">
            <w:pPr>
              <w:rPr>
                <w:rFonts w:ascii="Montserrat" w:hAnsi="Montserrat"/>
                <w:b/>
                <w:color w:val="auto"/>
              </w:rPr>
            </w:pPr>
            <w:r w:rsidRPr="002C6C11">
              <w:rPr>
                <w:rFonts w:ascii="Montserrat" w:hAnsi="Montserrat"/>
                <w:b/>
                <w:color w:val="auto"/>
              </w:rPr>
              <w:t>Actual Result:</w:t>
            </w:r>
          </w:p>
        </w:tc>
        <w:tc>
          <w:tcPr>
            <w:tcW w:w="7215" w:type="dxa"/>
            <w:vAlign w:val="center"/>
          </w:tcPr>
          <w:p w14:paraId="08B7AA11" w14:textId="5772B1C9" w:rsidR="16D2C322" w:rsidRPr="002C6C11" w:rsidRDefault="16D2C322" w:rsidP="16D2C322">
            <w:pPr>
              <w:rPr>
                <w:rFonts w:ascii="Montserrat" w:hAnsi="Montserrat"/>
                <w:color w:val="auto"/>
              </w:rPr>
            </w:pPr>
          </w:p>
        </w:tc>
      </w:tr>
    </w:tbl>
    <w:p w14:paraId="5F8463C4" w14:textId="28AEA4A6" w:rsidR="007914BB" w:rsidRPr="002C6C11" w:rsidRDefault="007914BB" w:rsidP="3164B928">
      <w:pPr>
        <w:ind w:firstLine="1"/>
        <w:rPr>
          <w:rFonts w:ascii="Montserrat" w:hAnsi="Montserrat"/>
          <w:color w:val="auto"/>
        </w:rPr>
      </w:pPr>
      <w:r w:rsidRPr="002C6C11">
        <w:rPr>
          <w:rFonts w:ascii="Montserrat" w:hAnsi="Montserrat"/>
          <w:color w:val="auto"/>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8114EB" w:rsidRPr="00C80238" w14:paraId="6B4BA8C5" w14:textId="77777777" w:rsidTr="16D2C322">
        <w:trPr>
          <w:trHeight w:val="300"/>
        </w:trPr>
        <w:tc>
          <w:tcPr>
            <w:tcW w:w="1775" w:type="dxa"/>
            <w:shd w:val="clear" w:color="auto" w:fill="C1E4F5" w:themeFill="accent1" w:themeFillTint="33"/>
            <w:vAlign w:val="center"/>
          </w:tcPr>
          <w:p w14:paraId="7BC77C26" w14:textId="08A52DB1" w:rsidR="16D2C322" w:rsidRPr="002C6C11" w:rsidRDefault="16D2C322" w:rsidP="16D2C322">
            <w:pPr>
              <w:rPr>
                <w:rFonts w:ascii="Montserrat" w:hAnsi="Montserrat"/>
                <w:b/>
                <w:color w:val="auto"/>
              </w:rPr>
            </w:pPr>
            <w:r w:rsidRPr="002C6C11">
              <w:rPr>
                <w:rFonts w:ascii="Montserrat" w:hAnsi="Montserrat"/>
                <w:b/>
                <w:color w:val="auto"/>
              </w:rPr>
              <w:t xml:space="preserve">Test Case </w:t>
            </w:r>
            <w:r w:rsidR="5D31C130" w:rsidRPr="002C6C11">
              <w:rPr>
                <w:rFonts w:ascii="Montserrat" w:hAnsi="Montserrat"/>
                <w:b/>
                <w:color w:val="auto"/>
              </w:rPr>
              <w:t>17</w:t>
            </w:r>
          </w:p>
        </w:tc>
        <w:tc>
          <w:tcPr>
            <w:tcW w:w="7215" w:type="dxa"/>
            <w:shd w:val="clear" w:color="auto" w:fill="C1E4F5" w:themeFill="accent1" w:themeFillTint="33"/>
            <w:vAlign w:val="center"/>
          </w:tcPr>
          <w:p w14:paraId="01DCC1C5" w14:textId="50D908C1" w:rsidR="16D2C322" w:rsidRPr="002C6C11" w:rsidRDefault="16D2C322" w:rsidP="16D2C322">
            <w:pPr>
              <w:rPr>
                <w:rFonts w:ascii="Montserrat" w:hAnsi="Montserrat"/>
                <w:b/>
                <w:color w:val="auto"/>
              </w:rPr>
            </w:pPr>
            <w:r w:rsidRPr="002C6C11">
              <w:rPr>
                <w:rFonts w:ascii="Montserrat" w:hAnsi="Montserrat"/>
                <w:b/>
                <w:color w:val="auto"/>
              </w:rPr>
              <w:t>End-to-End test</w:t>
            </w:r>
          </w:p>
        </w:tc>
      </w:tr>
      <w:tr w:rsidR="008114EB" w:rsidRPr="00C80238" w14:paraId="59634CE8" w14:textId="77777777" w:rsidTr="16D2C322">
        <w:trPr>
          <w:trHeight w:val="300"/>
        </w:trPr>
        <w:tc>
          <w:tcPr>
            <w:tcW w:w="1775" w:type="dxa"/>
            <w:vAlign w:val="center"/>
          </w:tcPr>
          <w:p w14:paraId="7FDFE5FB" w14:textId="12D7C02F" w:rsidR="16D2C322" w:rsidRPr="002C6C11" w:rsidRDefault="16D2C322" w:rsidP="16D2C322">
            <w:pPr>
              <w:rPr>
                <w:rFonts w:ascii="Montserrat" w:hAnsi="Montserrat"/>
                <w:b/>
                <w:color w:val="auto"/>
              </w:rPr>
            </w:pPr>
            <w:r w:rsidRPr="002C6C11">
              <w:rPr>
                <w:rFonts w:ascii="Montserrat" w:hAnsi="Montserrat"/>
                <w:b/>
                <w:color w:val="auto"/>
              </w:rPr>
              <w:t>Title:</w:t>
            </w:r>
          </w:p>
        </w:tc>
        <w:tc>
          <w:tcPr>
            <w:tcW w:w="7215" w:type="dxa"/>
            <w:vAlign w:val="center"/>
          </w:tcPr>
          <w:p w14:paraId="7F7F97E7" w14:textId="179058CA" w:rsidR="04A67269" w:rsidRPr="002C6C11" w:rsidRDefault="04A67269" w:rsidP="16D2C322">
            <w:pPr>
              <w:rPr>
                <w:rFonts w:ascii="Montserrat" w:hAnsi="Montserrat"/>
                <w:color w:val="auto"/>
              </w:rPr>
            </w:pPr>
            <w:r w:rsidRPr="002C6C11">
              <w:rPr>
                <w:rFonts w:ascii="Montserrat" w:hAnsi="Montserrat"/>
                <w:color w:val="auto"/>
              </w:rPr>
              <w:t>Cached content over 5G,</w:t>
            </w:r>
          </w:p>
        </w:tc>
      </w:tr>
      <w:tr w:rsidR="008114EB" w:rsidRPr="00C80238" w14:paraId="7A960706" w14:textId="77777777" w:rsidTr="16D2C322">
        <w:trPr>
          <w:trHeight w:val="300"/>
        </w:trPr>
        <w:tc>
          <w:tcPr>
            <w:tcW w:w="1775" w:type="dxa"/>
            <w:vAlign w:val="center"/>
          </w:tcPr>
          <w:p w14:paraId="72C411C2" w14:textId="78E6C7FB" w:rsidR="16D2C322" w:rsidRPr="002C6C11" w:rsidRDefault="16D2C322" w:rsidP="16D2C322">
            <w:pPr>
              <w:rPr>
                <w:rFonts w:ascii="Montserrat" w:hAnsi="Montserrat"/>
                <w:b/>
                <w:color w:val="auto"/>
              </w:rPr>
            </w:pPr>
            <w:r w:rsidRPr="002C6C11">
              <w:rPr>
                <w:rFonts w:ascii="Montserrat" w:hAnsi="Montserrat"/>
                <w:b/>
                <w:color w:val="auto"/>
              </w:rPr>
              <w:t>Responsible Partner:</w:t>
            </w:r>
          </w:p>
        </w:tc>
        <w:tc>
          <w:tcPr>
            <w:tcW w:w="7215" w:type="dxa"/>
            <w:vAlign w:val="center"/>
          </w:tcPr>
          <w:p w14:paraId="121A990F" w14:textId="249CC4BB" w:rsidR="16D2C322" w:rsidRPr="002C6C11" w:rsidRDefault="16D2C322" w:rsidP="16D2C322">
            <w:pPr>
              <w:rPr>
                <w:rFonts w:ascii="Montserrat" w:hAnsi="Montserrat"/>
                <w:color w:val="auto"/>
              </w:rPr>
            </w:pPr>
            <w:r w:rsidRPr="002C6C11">
              <w:rPr>
                <w:rFonts w:ascii="Montserrat" w:hAnsi="Montserrat"/>
                <w:color w:val="auto"/>
              </w:rPr>
              <w:t>Arctic Space Technologies, Varnish Software</w:t>
            </w:r>
          </w:p>
        </w:tc>
      </w:tr>
      <w:tr w:rsidR="008114EB" w:rsidRPr="00C80238" w14:paraId="462429FF" w14:textId="77777777" w:rsidTr="16D2C322">
        <w:trPr>
          <w:trHeight w:val="300"/>
        </w:trPr>
        <w:tc>
          <w:tcPr>
            <w:tcW w:w="1775" w:type="dxa"/>
            <w:vAlign w:val="center"/>
          </w:tcPr>
          <w:p w14:paraId="41CCD2B5" w14:textId="321FDB44" w:rsidR="16D2C322" w:rsidRPr="002C6C11" w:rsidRDefault="16D2C322" w:rsidP="16D2C322">
            <w:pPr>
              <w:rPr>
                <w:rFonts w:ascii="Montserrat" w:hAnsi="Montserrat"/>
                <w:b/>
                <w:color w:val="auto"/>
              </w:rPr>
            </w:pPr>
            <w:r w:rsidRPr="002C6C11">
              <w:rPr>
                <w:rFonts w:ascii="Montserrat" w:hAnsi="Montserrat"/>
                <w:b/>
                <w:color w:val="auto"/>
              </w:rPr>
              <w:t>Preconditions:</w:t>
            </w:r>
          </w:p>
        </w:tc>
        <w:tc>
          <w:tcPr>
            <w:tcW w:w="7215" w:type="dxa"/>
            <w:vAlign w:val="center"/>
          </w:tcPr>
          <w:p w14:paraId="5CF9F7DE" w14:textId="63BCCE37" w:rsidR="16D2C322" w:rsidRPr="002C6C11" w:rsidRDefault="16D2C322" w:rsidP="16D2C322">
            <w:pPr>
              <w:rPr>
                <w:rFonts w:ascii="Montserrat" w:hAnsi="Montserrat"/>
                <w:color w:val="auto"/>
              </w:rPr>
            </w:pPr>
            <w:r w:rsidRPr="002C6C11">
              <w:rPr>
                <w:rFonts w:ascii="Montserrat" w:hAnsi="Montserrat"/>
                <w:b/>
                <w:color w:val="auto"/>
              </w:rPr>
              <w:t>Pre1:</w:t>
            </w:r>
            <w:r w:rsidRPr="002C6C11">
              <w:rPr>
                <w:rFonts w:ascii="Montserrat" w:hAnsi="Montserrat"/>
                <w:color w:val="auto"/>
              </w:rPr>
              <w:t xml:space="preserve"> All system components operational</w:t>
            </w:r>
          </w:p>
        </w:tc>
      </w:tr>
      <w:tr w:rsidR="008114EB" w:rsidRPr="00C80238" w14:paraId="1B2F9DFA" w14:textId="77777777" w:rsidTr="16D2C322">
        <w:trPr>
          <w:trHeight w:val="300"/>
        </w:trPr>
        <w:tc>
          <w:tcPr>
            <w:tcW w:w="1775" w:type="dxa"/>
            <w:vAlign w:val="center"/>
          </w:tcPr>
          <w:p w14:paraId="3819CEC9" w14:textId="3E1CA2C9" w:rsidR="16D2C322" w:rsidRPr="002C6C11" w:rsidRDefault="16D2C322" w:rsidP="16D2C322">
            <w:pPr>
              <w:rPr>
                <w:rFonts w:ascii="Montserrat" w:hAnsi="Montserrat"/>
                <w:color w:val="auto"/>
              </w:rPr>
            </w:pPr>
          </w:p>
        </w:tc>
        <w:tc>
          <w:tcPr>
            <w:tcW w:w="7215" w:type="dxa"/>
            <w:vAlign w:val="center"/>
          </w:tcPr>
          <w:p w14:paraId="12C54D18" w14:textId="010F40C4" w:rsidR="16D2C322" w:rsidRPr="002C6C11" w:rsidRDefault="16D2C322" w:rsidP="16D2C322">
            <w:pPr>
              <w:rPr>
                <w:rFonts w:ascii="Montserrat" w:hAnsi="Montserrat"/>
                <w:color w:val="auto"/>
              </w:rPr>
            </w:pPr>
          </w:p>
        </w:tc>
      </w:tr>
      <w:tr w:rsidR="008114EB" w:rsidRPr="00C80238" w14:paraId="35F7C7A0" w14:textId="77777777" w:rsidTr="16D2C322">
        <w:trPr>
          <w:trHeight w:val="300"/>
        </w:trPr>
        <w:tc>
          <w:tcPr>
            <w:tcW w:w="1775" w:type="dxa"/>
            <w:vAlign w:val="center"/>
          </w:tcPr>
          <w:p w14:paraId="598AB88C" w14:textId="47BB8FD9" w:rsidR="16D2C322" w:rsidRPr="002C6C11" w:rsidRDefault="16D2C322" w:rsidP="16D2C322">
            <w:pPr>
              <w:rPr>
                <w:rFonts w:ascii="Montserrat" w:hAnsi="Montserrat"/>
                <w:b/>
                <w:color w:val="auto"/>
              </w:rPr>
            </w:pPr>
            <w:r w:rsidRPr="002C6C11">
              <w:rPr>
                <w:rFonts w:ascii="Montserrat" w:hAnsi="Montserrat"/>
                <w:b/>
                <w:color w:val="auto"/>
              </w:rPr>
              <w:t>Description:</w:t>
            </w:r>
          </w:p>
        </w:tc>
        <w:tc>
          <w:tcPr>
            <w:tcW w:w="7215" w:type="dxa"/>
            <w:vAlign w:val="center"/>
          </w:tcPr>
          <w:p w14:paraId="7796DC48" w14:textId="3115BB03" w:rsidR="43192FAB" w:rsidRPr="002C6C11" w:rsidRDefault="43192FAB" w:rsidP="16D2C322">
            <w:pPr>
              <w:rPr>
                <w:rFonts w:ascii="Montserrat" w:hAnsi="Montserrat"/>
                <w:color w:val="auto"/>
              </w:rPr>
            </w:pPr>
            <w:r w:rsidRPr="002C6C11">
              <w:rPr>
                <w:rFonts w:ascii="Montserrat" w:hAnsi="Montserrat"/>
                <w:color w:val="auto"/>
              </w:rPr>
              <w:t>Measure</w:t>
            </w:r>
            <w:r w:rsidR="5F1D3F64" w:rsidRPr="002C6C11">
              <w:rPr>
                <w:rFonts w:ascii="Montserrat" w:hAnsi="Montserrat"/>
                <w:color w:val="auto"/>
              </w:rPr>
              <w:t xml:space="preserve"> the throughput / performance of precached content over 5G network</w:t>
            </w:r>
          </w:p>
        </w:tc>
      </w:tr>
      <w:tr w:rsidR="008114EB" w:rsidRPr="00C80238" w14:paraId="1838716E" w14:textId="77777777" w:rsidTr="16D2C322">
        <w:trPr>
          <w:trHeight w:val="300"/>
        </w:trPr>
        <w:tc>
          <w:tcPr>
            <w:tcW w:w="1775" w:type="dxa"/>
            <w:vAlign w:val="center"/>
          </w:tcPr>
          <w:p w14:paraId="76EF8723" w14:textId="34150228" w:rsidR="16D2C322" w:rsidRPr="002C6C11" w:rsidRDefault="16D2C322" w:rsidP="16D2C322">
            <w:pPr>
              <w:rPr>
                <w:rFonts w:ascii="Montserrat" w:hAnsi="Montserrat"/>
                <w:b/>
                <w:color w:val="auto"/>
              </w:rPr>
            </w:pPr>
            <w:r w:rsidRPr="002C6C11">
              <w:rPr>
                <w:rFonts w:ascii="Montserrat" w:hAnsi="Montserrat"/>
                <w:b/>
                <w:color w:val="auto"/>
              </w:rPr>
              <w:t>Test Steps:</w:t>
            </w:r>
          </w:p>
        </w:tc>
        <w:tc>
          <w:tcPr>
            <w:tcW w:w="7215" w:type="dxa"/>
            <w:vAlign w:val="center"/>
          </w:tcPr>
          <w:p w14:paraId="2068A2DA" w14:textId="2CFCC651" w:rsidR="7EF81712" w:rsidRPr="002C6C11" w:rsidRDefault="7EF81712" w:rsidP="16D2C322">
            <w:pPr>
              <w:rPr>
                <w:rFonts w:ascii="Montserrat" w:hAnsi="Montserrat"/>
                <w:b/>
                <w:color w:val="auto"/>
              </w:rPr>
            </w:pPr>
            <w:r w:rsidRPr="002C6C11">
              <w:rPr>
                <w:rFonts w:ascii="Montserrat" w:hAnsi="Montserrat"/>
                <w:b/>
                <w:color w:val="auto"/>
              </w:rPr>
              <w:t>S1:</w:t>
            </w:r>
            <w:r w:rsidR="11CBA12C" w:rsidRPr="002C6C11">
              <w:rPr>
                <w:rFonts w:ascii="Montserrat" w:hAnsi="Montserrat"/>
                <w:b/>
                <w:color w:val="auto"/>
              </w:rPr>
              <w:t xml:space="preserve"> Fill Cache,</w:t>
            </w:r>
          </w:p>
        </w:tc>
      </w:tr>
      <w:tr w:rsidR="008114EB" w:rsidRPr="00C80238" w14:paraId="6AAF4D3F" w14:textId="77777777" w:rsidTr="16D2C322">
        <w:trPr>
          <w:trHeight w:val="300"/>
        </w:trPr>
        <w:tc>
          <w:tcPr>
            <w:tcW w:w="1775" w:type="dxa"/>
            <w:vAlign w:val="center"/>
          </w:tcPr>
          <w:p w14:paraId="62EDBAA8" w14:textId="43B94F54" w:rsidR="16D2C322" w:rsidRPr="002C6C11" w:rsidRDefault="16D2C322" w:rsidP="16D2C322">
            <w:pPr>
              <w:rPr>
                <w:rFonts w:ascii="Montserrat" w:hAnsi="Montserrat"/>
                <w:color w:val="auto"/>
              </w:rPr>
            </w:pPr>
          </w:p>
        </w:tc>
        <w:tc>
          <w:tcPr>
            <w:tcW w:w="7215" w:type="dxa"/>
            <w:vAlign w:val="center"/>
          </w:tcPr>
          <w:p w14:paraId="742A1E1E" w14:textId="7B86479F" w:rsidR="11CBA12C" w:rsidRPr="002C6C11" w:rsidRDefault="11CBA12C" w:rsidP="16D2C322">
            <w:pPr>
              <w:rPr>
                <w:rFonts w:ascii="Montserrat" w:hAnsi="Montserrat"/>
                <w:b/>
                <w:color w:val="auto"/>
              </w:rPr>
            </w:pPr>
            <w:r w:rsidRPr="002C6C11">
              <w:rPr>
                <w:rFonts w:ascii="Montserrat" w:hAnsi="Montserrat"/>
                <w:b/>
                <w:color w:val="auto"/>
              </w:rPr>
              <w:t xml:space="preserve">S2: </w:t>
            </w:r>
            <w:r w:rsidR="0C2BB568" w:rsidRPr="002C6C11">
              <w:rPr>
                <w:rFonts w:ascii="Montserrat" w:hAnsi="Montserrat"/>
                <w:b/>
                <w:color w:val="auto"/>
              </w:rPr>
              <w:t>Simulate users requesting the content over 5G network.</w:t>
            </w:r>
          </w:p>
        </w:tc>
      </w:tr>
      <w:tr w:rsidR="008114EB" w:rsidRPr="00C80238" w14:paraId="397402AB" w14:textId="77777777" w:rsidTr="16D2C322">
        <w:trPr>
          <w:trHeight w:val="300"/>
        </w:trPr>
        <w:tc>
          <w:tcPr>
            <w:tcW w:w="1775" w:type="dxa"/>
            <w:vAlign w:val="center"/>
          </w:tcPr>
          <w:p w14:paraId="65FDD10E" w14:textId="275CB8C2" w:rsidR="16D2C322" w:rsidRPr="002C6C11" w:rsidRDefault="16D2C322" w:rsidP="16D2C322">
            <w:pPr>
              <w:rPr>
                <w:rFonts w:ascii="Montserrat" w:hAnsi="Montserrat"/>
                <w:b/>
                <w:color w:val="auto"/>
              </w:rPr>
            </w:pPr>
            <w:r w:rsidRPr="002C6C11">
              <w:rPr>
                <w:rFonts w:ascii="Montserrat" w:hAnsi="Montserrat"/>
                <w:b/>
                <w:color w:val="auto"/>
              </w:rPr>
              <w:t>Associated KPI:</w:t>
            </w:r>
          </w:p>
        </w:tc>
        <w:tc>
          <w:tcPr>
            <w:tcW w:w="7215" w:type="dxa"/>
            <w:vAlign w:val="center"/>
          </w:tcPr>
          <w:p w14:paraId="609DC8B6" w14:textId="6064DDE4" w:rsidR="53DB8C51" w:rsidRPr="002C6C11" w:rsidRDefault="53DB8C51" w:rsidP="16D2C322">
            <w:pPr>
              <w:spacing w:line="259" w:lineRule="auto"/>
              <w:rPr>
                <w:rFonts w:ascii="Montserrat" w:hAnsi="Montserrat"/>
                <w:color w:val="auto"/>
              </w:rPr>
            </w:pPr>
            <w:r w:rsidRPr="002C6C11">
              <w:rPr>
                <w:rFonts w:ascii="Montserrat" w:hAnsi="Montserrat"/>
                <w:color w:val="auto"/>
              </w:rPr>
              <w:t xml:space="preserve">Throughput(bps), Bytes transmitted, TTFB, TTLB, </w:t>
            </w:r>
            <w:r w:rsidR="3A8A655B" w:rsidRPr="002C6C11">
              <w:rPr>
                <w:rFonts w:ascii="Montserrat" w:hAnsi="Montserrat"/>
                <w:color w:val="auto"/>
              </w:rPr>
              <w:t>Latency (ms)</w:t>
            </w:r>
          </w:p>
        </w:tc>
      </w:tr>
      <w:tr w:rsidR="008114EB" w:rsidRPr="00C80238" w14:paraId="6FEA8226" w14:textId="77777777" w:rsidTr="16D2C322">
        <w:trPr>
          <w:trHeight w:val="300"/>
        </w:trPr>
        <w:tc>
          <w:tcPr>
            <w:tcW w:w="1775" w:type="dxa"/>
            <w:vAlign w:val="center"/>
          </w:tcPr>
          <w:p w14:paraId="313CD2BB" w14:textId="4F541773" w:rsidR="16D2C322" w:rsidRPr="002C6C11" w:rsidRDefault="16D2C322" w:rsidP="16D2C322">
            <w:pPr>
              <w:rPr>
                <w:rFonts w:ascii="Montserrat" w:hAnsi="Montserrat"/>
                <w:b/>
                <w:color w:val="auto"/>
              </w:rPr>
            </w:pPr>
            <w:r w:rsidRPr="002C6C11">
              <w:rPr>
                <w:rFonts w:ascii="Montserrat" w:hAnsi="Montserrat"/>
                <w:b/>
                <w:color w:val="auto"/>
              </w:rPr>
              <w:t>Actual Result:</w:t>
            </w:r>
          </w:p>
        </w:tc>
        <w:tc>
          <w:tcPr>
            <w:tcW w:w="7215" w:type="dxa"/>
            <w:vAlign w:val="center"/>
          </w:tcPr>
          <w:p w14:paraId="6916AA95" w14:textId="5772B1C9" w:rsidR="16D2C322" w:rsidRPr="002C6C11" w:rsidRDefault="16D2C322" w:rsidP="16D2C322">
            <w:pPr>
              <w:rPr>
                <w:rFonts w:ascii="Montserrat" w:hAnsi="Montserrat"/>
                <w:color w:val="auto"/>
              </w:rPr>
            </w:pPr>
          </w:p>
        </w:tc>
      </w:tr>
    </w:tbl>
    <w:p w14:paraId="58704BD1" w14:textId="5D29A9D7" w:rsidR="007914BB" w:rsidRPr="002C6C11" w:rsidRDefault="031775F7" w:rsidP="199A6727">
      <w:pPr>
        <w:spacing w:before="240" w:after="240"/>
        <w:rPr>
          <w:rFonts w:ascii="Montserrat" w:hAnsi="Montserrat"/>
          <w:color w:val="auto"/>
        </w:rPr>
      </w:pPr>
      <w:r w:rsidRPr="002C6C11">
        <w:rPr>
          <w:rFonts w:ascii="Montserrat" w:hAnsi="Montserrat"/>
          <w:color w:val="auto"/>
        </w:rPr>
        <w:t>The matrix below executes test cases 18–20 across three client locations with increasing network distance from the Varnish cache (Luleå-5G, Luleå-terrestrial, Belgium-terrestrial). Each cell reports TTFB, TTLB, bytes, and throughput(bps).</w:t>
      </w:r>
    </w:p>
    <w:tbl>
      <w:tblPr>
        <w:tblStyle w:val="GridTable1Light"/>
        <w:tblW w:w="0" w:type="auto"/>
        <w:tblLayout w:type="fixed"/>
        <w:tblLook w:val="06A0" w:firstRow="1" w:lastRow="0" w:firstColumn="1" w:lastColumn="0" w:noHBand="1" w:noVBand="1"/>
      </w:tblPr>
      <w:tblGrid>
        <w:gridCol w:w="2254"/>
        <w:gridCol w:w="2254"/>
        <w:gridCol w:w="2254"/>
        <w:gridCol w:w="2254"/>
      </w:tblGrid>
      <w:tr w:rsidR="008114EB" w:rsidRPr="00C80238" w14:paraId="5E6FC794" w14:textId="77777777" w:rsidTr="199A672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4" w:type="dxa"/>
          </w:tcPr>
          <w:p w14:paraId="46E863D8" w14:textId="538FEC5A" w:rsidR="56466552" w:rsidRPr="002C6C11" w:rsidRDefault="56466552" w:rsidP="199A6727">
            <w:pPr>
              <w:rPr>
                <w:rFonts w:ascii="Montserrat" w:hAnsi="Montserrat"/>
                <w:color w:val="auto"/>
                <w:lang w:val="en-GB"/>
              </w:rPr>
            </w:pPr>
            <w:r w:rsidRPr="002C6C11">
              <w:rPr>
                <w:rFonts w:ascii="Montserrat" w:hAnsi="Montserrat"/>
                <w:color w:val="auto"/>
                <w:lang w:val="en-GB"/>
              </w:rPr>
              <w:t>Test case NO: / Network</w:t>
            </w:r>
          </w:p>
        </w:tc>
        <w:tc>
          <w:tcPr>
            <w:tcW w:w="2254" w:type="dxa"/>
          </w:tcPr>
          <w:p w14:paraId="2C61CD27" w14:textId="19C5ABAF" w:rsidR="56466552" w:rsidRPr="002C6C11" w:rsidRDefault="56466552" w:rsidP="199A6727">
            <w:pPr>
              <w:cnfStyle w:val="100000000000" w:firstRow="1" w:lastRow="0" w:firstColumn="0" w:lastColumn="0" w:oddVBand="0" w:evenVBand="0" w:oddHBand="0" w:evenHBand="0" w:firstRowFirstColumn="0" w:firstRowLastColumn="0" w:lastRowFirstColumn="0" w:lastRowLastColumn="0"/>
              <w:rPr>
                <w:rFonts w:ascii="Montserrat" w:hAnsi="Montserrat"/>
                <w:color w:val="auto"/>
                <w:lang w:val="en-GB"/>
              </w:rPr>
            </w:pPr>
            <w:r w:rsidRPr="002C6C11">
              <w:rPr>
                <w:rFonts w:ascii="Montserrat" w:hAnsi="Montserrat"/>
                <w:color w:val="auto"/>
                <w:lang w:val="en-GB"/>
              </w:rPr>
              <w:t>5G Network Luleå</w:t>
            </w:r>
          </w:p>
        </w:tc>
        <w:tc>
          <w:tcPr>
            <w:tcW w:w="2254" w:type="dxa"/>
          </w:tcPr>
          <w:p w14:paraId="12956D3A" w14:textId="6B7B3D4F" w:rsidR="56466552" w:rsidRPr="002C6C11" w:rsidRDefault="56466552" w:rsidP="199A6727">
            <w:pPr>
              <w:cnfStyle w:val="100000000000" w:firstRow="1" w:lastRow="0" w:firstColumn="0" w:lastColumn="0" w:oddVBand="0" w:evenVBand="0" w:oddHBand="0" w:evenHBand="0" w:firstRowFirstColumn="0" w:firstRowLastColumn="0" w:lastRowFirstColumn="0" w:lastRowLastColumn="0"/>
              <w:rPr>
                <w:rFonts w:ascii="Montserrat" w:hAnsi="Montserrat"/>
                <w:color w:val="auto"/>
                <w:lang w:val="en-GB"/>
              </w:rPr>
            </w:pPr>
            <w:r w:rsidRPr="002C6C11">
              <w:rPr>
                <w:rFonts w:ascii="Montserrat" w:hAnsi="Montserrat"/>
                <w:color w:val="auto"/>
                <w:lang w:val="en-GB"/>
              </w:rPr>
              <w:t>Terresterial Luleå</w:t>
            </w:r>
          </w:p>
        </w:tc>
        <w:tc>
          <w:tcPr>
            <w:tcW w:w="2254" w:type="dxa"/>
          </w:tcPr>
          <w:p w14:paraId="580466D7" w14:textId="5D65D96B" w:rsidR="56466552" w:rsidRPr="002C6C11" w:rsidRDefault="56466552" w:rsidP="199A6727">
            <w:pPr>
              <w:cnfStyle w:val="100000000000" w:firstRow="1" w:lastRow="0" w:firstColumn="0" w:lastColumn="0" w:oddVBand="0" w:evenVBand="0" w:oddHBand="0" w:evenHBand="0" w:firstRowFirstColumn="0" w:firstRowLastColumn="0" w:lastRowFirstColumn="0" w:lastRowLastColumn="0"/>
              <w:rPr>
                <w:rFonts w:ascii="Montserrat" w:hAnsi="Montserrat"/>
                <w:color w:val="auto"/>
                <w:lang w:val="en-GB"/>
              </w:rPr>
            </w:pPr>
            <w:r w:rsidRPr="002C6C11">
              <w:rPr>
                <w:rFonts w:ascii="Montserrat" w:hAnsi="Montserrat"/>
                <w:color w:val="auto"/>
                <w:lang w:val="en-GB"/>
              </w:rPr>
              <w:t>Terresterial Belgum (laptop)</w:t>
            </w:r>
          </w:p>
        </w:tc>
      </w:tr>
      <w:tr w:rsidR="008114EB" w:rsidRPr="00C80238" w14:paraId="0216888C" w14:textId="77777777" w:rsidTr="199A6727">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6B932142" w14:textId="43D681EB" w:rsidR="56466552" w:rsidRPr="002C6C11" w:rsidRDefault="2BCFEBB0" w:rsidP="199A6727">
            <w:pPr>
              <w:rPr>
                <w:rFonts w:ascii="Montserrat" w:hAnsi="Montserrat"/>
                <w:color w:val="auto"/>
                <w:lang w:val="en-GB"/>
              </w:rPr>
            </w:pPr>
            <w:r w:rsidRPr="002C6C11">
              <w:rPr>
                <w:rFonts w:ascii="Montserrat" w:hAnsi="Montserrat"/>
                <w:color w:val="auto"/>
                <w:lang w:val="en-GB"/>
              </w:rPr>
              <w:t>1</w:t>
            </w:r>
            <w:r w:rsidR="0DAC7B69" w:rsidRPr="002C6C11">
              <w:rPr>
                <w:rFonts w:ascii="Montserrat" w:hAnsi="Montserrat"/>
                <w:color w:val="auto"/>
                <w:lang w:val="en-GB"/>
              </w:rPr>
              <w:t>5</w:t>
            </w:r>
          </w:p>
        </w:tc>
        <w:tc>
          <w:tcPr>
            <w:tcW w:w="2254" w:type="dxa"/>
          </w:tcPr>
          <w:p w14:paraId="436303E2" w14:textId="438CFB8F" w:rsidR="32B6B5C6" w:rsidRPr="002C6C11" w:rsidRDefault="32B6B5C6" w:rsidP="199A6727">
            <w:pPr>
              <w:cnfStyle w:val="000000000000" w:firstRow="0" w:lastRow="0" w:firstColumn="0" w:lastColumn="0" w:oddVBand="0" w:evenVBand="0" w:oddHBand="0" w:evenHBand="0" w:firstRowFirstColumn="0" w:firstRowLastColumn="0" w:lastRowFirstColumn="0" w:lastRowLastColumn="0"/>
              <w:rPr>
                <w:rFonts w:ascii="Montserrat" w:hAnsi="Montserrat"/>
                <w:color w:val="auto"/>
                <w:lang w:val="en-GB"/>
              </w:rPr>
            </w:pPr>
            <w:r w:rsidRPr="002C6C11">
              <w:rPr>
                <w:rFonts w:ascii="Montserrat" w:hAnsi="Montserrat"/>
                <w:color w:val="auto"/>
                <w:lang w:val="en-GB"/>
              </w:rPr>
              <w:t>TTFB, TTLB, Throughput, Bytes</w:t>
            </w:r>
          </w:p>
        </w:tc>
        <w:tc>
          <w:tcPr>
            <w:tcW w:w="2254" w:type="dxa"/>
          </w:tcPr>
          <w:p w14:paraId="3D6DD62B" w14:textId="344868AD" w:rsidR="199A6727" w:rsidRPr="002C6C11" w:rsidRDefault="3F81E12A" w:rsidP="00CE0AFC">
            <w:pPr>
              <w:cnfStyle w:val="000000000000" w:firstRow="0" w:lastRow="0" w:firstColumn="0" w:lastColumn="0" w:oddVBand="0" w:evenVBand="0" w:oddHBand="0" w:evenHBand="0" w:firstRowFirstColumn="0" w:firstRowLastColumn="0" w:lastRowFirstColumn="0" w:lastRowLastColumn="0"/>
              <w:rPr>
                <w:rFonts w:ascii="Montserrat" w:hAnsi="Montserrat"/>
                <w:color w:val="auto"/>
                <w:lang w:val="en-GB"/>
              </w:rPr>
            </w:pPr>
            <w:r w:rsidRPr="002C6C11">
              <w:rPr>
                <w:rFonts w:ascii="Montserrat" w:hAnsi="Montserrat"/>
                <w:color w:val="auto"/>
                <w:lang w:val="en-GB"/>
              </w:rPr>
              <w:t>TTFB, TTLB, Throughput, Bytes</w:t>
            </w:r>
          </w:p>
        </w:tc>
        <w:tc>
          <w:tcPr>
            <w:tcW w:w="2254" w:type="dxa"/>
          </w:tcPr>
          <w:p w14:paraId="00A27DFE" w14:textId="3A05DB9D" w:rsidR="199A6727" w:rsidRPr="002C6C11" w:rsidRDefault="25700019" w:rsidP="00CE0AFC">
            <w:pPr>
              <w:cnfStyle w:val="000000000000" w:firstRow="0" w:lastRow="0" w:firstColumn="0" w:lastColumn="0" w:oddVBand="0" w:evenVBand="0" w:oddHBand="0" w:evenHBand="0" w:firstRowFirstColumn="0" w:firstRowLastColumn="0" w:lastRowFirstColumn="0" w:lastRowLastColumn="0"/>
              <w:rPr>
                <w:rFonts w:ascii="Montserrat" w:hAnsi="Montserrat"/>
                <w:color w:val="auto"/>
                <w:lang w:val="en-GB"/>
              </w:rPr>
            </w:pPr>
            <w:r w:rsidRPr="002C6C11">
              <w:rPr>
                <w:rFonts w:ascii="Montserrat" w:hAnsi="Montserrat"/>
                <w:color w:val="auto"/>
                <w:lang w:val="en-GB"/>
              </w:rPr>
              <w:t>TTFB, TTLB, Throughput, Bytes</w:t>
            </w:r>
          </w:p>
        </w:tc>
      </w:tr>
      <w:tr w:rsidR="008114EB" w:rsidRPr="00C80238" w14:paraId="28E621E9" w14:textId="77777777" w:rsidTr="199A6727">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27170136" w14:textId="1742F691" w:rsidR="7BC4BF0F" w:rsidRPr="002C6C11" w:rsidRDefault="6456E42A" w:rsidP="199A6727">
            <w:pPr>
              <w:rPr>
                <w:rFonts w:ascii="Montserrat" w:hAnsi="Montserrat"/>
                <w:color w:val="auto"/>
                <w:lang w:val="en-GB"/>
              </w:rPr>
            </w:pPr>
            <w:r w:rsidRPr="002C6C11">
              <w:rPr>
                <w:rFonts w:ascii="Montserrat" w:hAnsi="Montserrat"/>
                <w:color w:val="auto"/>
                <w:lang w:val="en-GB"/>
              </w:rPr>
              <w:t>1</w:t>
            </w:r>
            <w:r w:rsidR="6AF55E3F" w:rsidRPr="002C6C11">
              <w:rPr>
                <w:rFonts w:ascii="Montserrat" w:hAnsi="Montserrat"/>
                <w:color w:val="auto"/>
                <w:lang w:val="en-GB"/>
              </w:rPr>
              <w:t>6</w:t>
            </w:r>
          </w:p>
        </w:tc>
        <w:tc>
          <w:tcPr>
            <w:tcW w:w="2254" w:type="dxa"/>
          </w:tcPr>
          <w:p w14:paraId="57A0EAE0" w14:textId="6F878109" w:rsidR="199A6727" w:rsidRPr="002C6C11" w:rsidRDefault="07CBF6E2" w:rsidP="00CE0AFC">
            <w:pPr>
              <w:cnfStyle w:val="000000000000" w:firstRow="0" w:lastRow="0" w:firstColumn="0" w:lastColumn="0" w:oddVBand="0" w:evenVBand="0" w:oddHBand="0" w:evenHBand="0" w:firstRowFirstColumn="0" w:firstRowLastColumn="0" w:lastRowFirstColumn="0" w:lastRowLastColumn="0"/>
              <w:rPr>
                <w:rFonts w:ascii="Montserrat" w:hAnsi="Montserrat"/>
                <w:color w:val="auto"/>
                <w:lang w:val="en-GB"/>
              </w:rPr>
            </w:pPr>
            <w:r w:rsidRPr="002C6C11">
              <w:rPr>
                <w:rFonts w:ascii="Montserrat" w:hAnsi="Montserrat"/>
                <w:color w:val="auto"/>
                <w:lang w:val="en-GB"/>
              </w:rPr>
              <w:t>TTFB, TTLB, Throughput, Bytes</w:t>
            </w:r>
          </w:p>
        </w:tc>
        <w:tc>
          <w:tcPr>
            <w:tcW w:w="2254" w:type="dxa"/>
          </w:tcPr>
          <w:p w14:paraId="1FC279DF" w14:textId="3EAED6CA" w:rsidR="199A6727" w:rsidRPr="002C6C11" w:rsidRDefault="1BECC786" w:rsidP="00CE0AFC">
            <w:pPr>
              <w:cnfStyle w:val="000000000000" w:firstRow="0" w:lastRow="0" w:firstColumn="0" w:lastColumn="0" w:oddVBand="0" w:evenVBand="0" w:oddHBand="0" w:evenHBand="0" w:firstRowFirstColumn="0" w:firstRowLastColumn="0" w:lastRowFirstColumn="0" w:lastRowLastColumn="0"/>
              <w:rPr>
                <w:rFonts w:ascii="Montserrat" w:hAnsi="Montserrat"/>
                <w:color w:val="auto"/>
                <w:lang w:val="en-GB"/>
              </w:rPr>
            </w:pPr>
            <w:r w:rsidRPr="002C6C11">
              <w:rPr>
                <w:rFonts w:ascii="Montserrat" w:hAnsi="Montserrat"/>
                <w:color w:val="auto"/>
                <w:lang w:val="en-GB"/>
              </w:rPr>
              <w:t>TTFB, TTLB, Throughput, Bytes</w:t>
            </w:r>
          </w:p>
        </w:tc>
        <w:tc>
          <w:tcPr>
            <w:tcW w:w="2254" w:type="dxa"/>
          </w:tcPr>
          <w:p w14:paraId="03B1F598" w14:textId="11C8237B" w:rsidR="199A6727" w:rsidRPr="002C6C11" w:rsidRDefault="25700019" w:rsidP="00CE0AFC">
            <w:pPr>
              <w:cnfStyle w:val="000000000000" w:firstRow="0" w:lastRow="0" w:firstColumn="0" w:lastColumn="0" w:oddVBand="0" w:evenVBand="0" w:oddHBand="0" w:evenHBand="0" w:firstRowFirstColumn="0" w:firstRowLastColumn="0" w:lastRowFirstColumn="0" w:lastRowLastColumn="0"/>
              <w:rPr>
                <w:rFonts w:ascii="Montserrat" w:hAnsi="Montserrat"/>
                <w:color w:val="auto"/>
                <w:lang w:val="en-GB"/>
              </w:rPr>
            </w:pPr>
            <w:r w:rsidRPr="002C6C11">
              <w:rPr>
                <w:rFonts w:ascii="Montserrat" w:hAnsi="Montserrat"/>
                <w:color w:val="auto"/>
                <w:lang w:val="en-GB"/>
              </w:rPr>
              <w:t>TTFB, TTLB, Throughput, Bytes</w:t>
            </w:r>
          </w:p>
        </w:tc>
      </w:tr>
      <w:tr w:rsidR="008114EB" w:rsidRPr="00C80238" w14:paraId="57317828" w14:textId="77777777" w:rsidTr="199A6727">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1214439E" w14:textId="53360204" w:rsidR="01AFB5BF" w:rsidRPr="002C6C11" w:rsidRDefault="7C8EE203" w:rsidP="199A6727">
            <w:pPr>
              <w:rPr>
                <w:rFonts w:ascii="Montserrat" w:hAnsi="Montserrat"/>
                <w:color w:val="auto"/>
                <w:lang w:val="en-GB"/>
              </w:rPr>
            </w:pPr>
            <w:r w:rsidRPr="002C6C11">
              <w:rPr>
                <w:rFonts w:ascii="Montserrat" w:hAnsi="Montserrat"/>
                <w:color w:val="auto"/>
                <w:lang w:val="en-GB"/>
              </w:rPr>
              <w:t>1</w:t>
            </w:r>
            <w:r w:rsidR="00D3110E" w:rsidRPr="002C6C11">
              <w:rPr>
                <w:rFonts w:ascii="Montserrat" w:hAnsi="Montserrat"/>
                <w:color w:val="auto"/>
                <w:lang w:val="en-GB"/>
              </w:rPr>
              <w:t>7</w:t>
            </w:r>
          </w:p>
        </w:tc>
        <w:tc>
          <w:tcPr>
            <w:tcW w:w="2254" w:type="dxa"/>
          </w:tcPr>
          <w:p w14:paraId="6435EEAF" w14:textId="3A50553C" w:rsidR="199A6727" w:rsidRPr="002C6C11" w:rsidRDefault="3F81E12A" w:rsidP="00CE0AFC">
            <w:pPr>
              <w:cnfStyle w:val="000000000000" w:firstRow="0" w:lastRow="0" w:firstColumn="0" w:lastColumn="0" w:oddVBand="0" w:evenVBand="0" w:oddHBand="0" w:evenHBand="0" w:firstRowFirstColumn="0" w:firstRowLastColumn="0" w:lastRowFirstColumn="0" w:lastRowLastColumn="0"/>
              <w:rPr>
                <w:rFonts w:ascii="Montserrat" w:hAnsi="Montserrat"/>
                <w:color w:val="auto"/>
                <w:lang w:val="en-GB"/>
              </w:rPr>
            </w:pPr>
            <w:r w:rsidRPr="002C6C11">
              <w:rPr>
                <w:rFonts w:ascii="Montserrat" w:hAnsi="Montserrat"/>
                <w:color w:val="auto"/>
                <w:lang w:val="en-GB"/>
              </w:rPr>
              <w:t>TTFB, TTLB, Throughput, Bytes</w:t>
            </w:r>
          </w:p>
        </w:tc>
        <w:tc>
          <w:tcPr>
            <w:tcW w:w="2254" w:type="dxa"/>
          </w:tcPr>
          <w:p w14:paraId="17A0FA79" w14:textId="39E82D68" w:rsidR="199A6727" w:rsidRPr="002C6C11" w:rsidRDefault="1BECC786" w:rsidP="00CE0AFC">
            <w:pPr>
              <w:cnfStyle w:val="000000000000" w:firstRow="0" w:lastRow="0" w:firstColumn="0" w:lastColumn="0" w:oddVBand="0" w:evenVBand="0" w:oddHBand="0" w:evenHBand="0" w:firstRowFirstColumn="0" w:firstRowLastColumn="0" w:lastRowFirstColumn="0" w:lastRowLastColumn="0"/>
              <w:rPr>
                <w:rFonts w:ascii="Montserrat" w:hAnsi="Montserrat"/>
                <w:color w:val="auto"/>
                <w:lang w:val="en-GB"/>
              </w:rPr>
            </w:pPr>
            <w:r w:rsidRPr="002C6C11">
              <w:rPr>
                <w:rFonts w:ascii="Montserrat" w:hAnsi="Montserrat"/>
                <w:color w:val="auto"/>
                <w:lang w:val="en-GB"/>
              </w:rPr>
              <w:t>TTFB, TTLB, Throughput, Bytes</w:t>
            </w:r>
          </w:p>
        </w:tc>
        <w:tc>
          <w:tcPr>
            <w:tcW w:w="2254" w:type="dxa"/>
          </w:tcPr>
          <w:p w14:paraId="11E71B8F" w14:textId="10F51A4C" w:rsidR="199A6727" w:rsidRPr="002C6C11" w:rsidRDefault="741A4DE6" w:rsidP="00CE0AFC">
            <w:pPr>
              <w:cnfStyle w:val="000000000000" w:firstRow="0" w:lastRow="0" w:firstColumn="0" w:lastColumn="0" w:oddVBand="0" w:evenVBand="0" w:oddHBand="0" w:evenHBand="0" w:firstRowFirstColumn="0" w:firstRowLastColumn="0" w:lastRowFirstColumn="0" w:lastRowLastColumn="0"/>
              <w:rPr>
                <w:rFonts w:ascii="Montserrat" w:hAnsi="Montserrat"/>
                <w:color w:val="auto"/>
                <w:lang w:val="en-GB"/>
              </w:rPr>
            </w:pPr>
            <w:r w:rsidRPr="002C6C11">
              <w:rPr>
                <w:rFonts w:ascii="Montserrat" w:hAnsi="Montserrat"/>
                <w:color w:val="auto"/>
                <w:lang w:val="en-GB"/>
              </w:rPr>
              <w:t>TTFB, TTLB, Throughput, Bytes</w:t>
            </w:r>
          </w:p>
        </w:tc>
      </w:tr>
    </w:tbl>
    <w:p w14:paraId="157A8EE6" w14:textId="62F716D5" w:rsidR="007914BB" w:rsidRPr="002C6C11" w:rsidRDefault="007914BB" w:rsidP="3164B928">
      <w:pPr>
        <w:ind w:firstLine="1"/>
        <w:rPr>
          <w:rFonts w:ascii="Montserrat" w:hAnsi="Montserrat"/>
          <w:color w:val="auto"/>
        </w:rPr>
      </w:pPr>
      <w:r w:rsidRPr="002C6C11">
        <w:rPr>
          <w:rFonts w:ascii="Montserrat" w:hAnsi="Montserrat"/>
          <w:color w:val="auto"/>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8114EB" w:rsidRPr="00C80238" w14:paraId="22BB7760" w14:textId="77777777" w:rsidTr="199A6727">
        <w:trPr>
          <w:trHeight w:val="318"/>
        </w:trPr>
        <w:tc>
          <w:tcPr>
            <w:tcW w:w="1775" w:type="dxa"/>
            <w:shd w:val="clear" w:color="auto" w:fill="C1E4F5" w:themeFill="accent1" w:themeFillTint="33"/>
            <w:vAlign w:val="center"/>
          </w:tcPr>
          <w:p w14:paraId="02843D20" w14:textId="59F83648" w:rsidR="16D2C322" w:rsidRPr="002C6C11" w:rsidRDefault="16D2C322" w:rsidP="16D2C322">
            <w:pPr>
              <w:rPr>
                <w:rFonts w:ascii="Montserrat" w:hAnsi="Montserrat"/>
                <w:b/>
                <w:color w:val="auto"/>
              </w:rPr>
            </w:pPr>
            <w:r w:rsidRPr="002C6C11">
              <w:rPr>
                <w:rFonts w:ascii="Montserrat" w:hAnsi="Montserrat"/>
                <w:b/>
                <w:color w:val="auto"/>
              </w:rPr>
              <w:t xml:space="preserve">Test Case </w:t>
            </w:r>
            <w:r w:rsidR="20ECAC59" w:rsidRPr="002C6C11">
              <w:rPr>
                <w:rFonts w:ascii="Montserrat" w:hAnsi="Montserrat"/>
                <w:b/>
                <w:color w:val="auto"/>
              </w:rPr>
              <w:t>1</w:t>
            </w:r>
            <w:r w:rsidR="0E2D9CCE" w:rsidRPr="002C6C11">
              <w:rPr>
                <w:rFonts w:ascii="Montserrat" w:hAnsi="Montserrat"/>
                <w:b/>
                <w:color w:val="auto"/>
              </w:rPr>
              <w:t>8</w:t>
            </w:r>
          </w:p>
        </w:tc>
        <w:tc>
          <w:tcPr>
            <w:tcW w:w="7215" w:type="dxa"/>
            <w:shd w:val="clear" w:color="auto" w:fill="C1E4F5" w:themeFill="accent1" w:themeFillTint="33"/>
            <w:vAlign w:val="center"/>
          </w:tcPr>
          <w:p w14:paraId="1180C8E2" w14:textId="50D908C1" w:rsidR="16D2C322" w:rsidRPr="002C6C11" w:rsidRDefault="16D2C322" w:rsidP="16D2C322">
            <w:pPr>
              <w:rPr>
                <w:rFonts w:ascii="Montserrat" w:hAnsi="Montserrat"/>
                <w:b/>
                <w:color w:val="auto"/>
              </w:rPr>
            </w:pPr>
            <w:r w:rsidRPr="002C6C11">
              <w:rPr>
                <w:rFonts w:ascii="Montserrat" w:hAnsi="Montserrat"/>
                <w:b/>
                <w:color w:val="auto"/>
              </w:rPr>
              <w:t>End-to-End test</w:t>
            </w:r>
          </w:p>
        </w:tc>
      </w:tr>
      <w:tr w:rsidR="008114EB" w:rsidRPr="00C80238" w14:paraId="644FFD8A" w14:textId="77777777" w:rsidTr="199A6727">
        <w:trPr>
          <w:trHeight w:val="300"/>
        </w:trPr>
        <w:tc>
          <w:tcPr>
            <w:tcW w:w="1775" w:type="dxa"/>
            <w:vAlign w:val="center"/>
          </w:tcPr>
          <w:p w14:paraId="480C3A97" w14:textId="12D7C02F" w:rsidR="16D2C322" w:rsidRPr="002C6C11" w:rsidRDefault="16D2C322" w:rsidP="16D2C322">
            <w:pPr>
              <w:rPr>
                <w:rFonts w:ascii="Montserrat" w:hAnsi="Montserrat"/>
                <w:b/>
                <w:color w:val="auto"/>
              </w:rPr>
            </w:pPr>
            <w:r w:rsidRPr="002C6C11">
              <w:rPr>
                <w:rFonts w:ascii="Montserrat" w:hAnsi="Montserrat"/>
                <w:b/>
                <w:color w:val="auto"/>
              </w:rPr>
              <w:t>Title:</w:t>
            </w:r>
          </w:p>
        </w:tc>
        <w:tc>
          <w:tcPr>
            <w:tcW w:w="7215" w:type="dxa"/>
            <w:vAlign w:val="center"/>
          </w:tcPr>
          <w:p w14:paraId="06304D67" w14:textId="55AFAB74" w:rsidR="16D2C322" w:rsidRPr="002C6C11" w:rsidRDefault="3D355DE2" w:rsidP="16D2C322">
            <w:pPr>
              <w:rPr>
                <w:rFonts w:ascii="Montserrat" w:hAnsi="Montserrat"/>
                <w:color w:val="auto"/>
              </w:rPr>
            </w:pPr>
            <w:r w:rsidRPr="002C6C11">
              <w:rPr>
                <w:rFonts w:ascii="Montserrat" w:hAnsi="Montserrat"/>
                <w:color w:val="auto"/>
              </w:rPr>
              <w:t>Response times across diffrent geographies</w:t>
            </w:r>
          </w:p>
        </w:tc>
      </w:tr>
      <w:tr w:rsidR="008114EB" w:rsidRPr="00C80238" w14:paraId="19ADFC38" w14:textId="77777777" w:rsidTr="199A6727">
        <w:trPr>
          <w:trHeight w:val="300"/>
        </w:trPr>
        <w:tc>
          <w:tcPr>
            <w:tcW w:w="1775" w:type="dxa"/>
            <w:vAlign w:val="center"/>
          </w:tcPr>
          <w:p w14:paraId="1907D2D6" w14:textId="78E6C7FB" w:rsidR="16D2C322" w:rsidRPr="002C6C11" w:rsidRDefault="16D2C322" w:rsidP="16D2C322">
            <w:pPr>
              <w:rPr>
                <w:rFonts w:ascii="Montserrat" w:hAnsi="Montserrat"/>
                <w:b/>
                <w:color w:val="auto"/>
              </w:rPr>
            </w:pPr>
            <w:r w:rsidRPr="002C6C11">
              <w:rPr>
                <w:rFonts w:ascii="Montserrat" w:hAnsi="Montserrat"/>
                <w:b/>
                <w:color w:val="auto"/>
              </w:rPr>
              <w:t>Responsible Partner:</w:t>
            </w:r>
          </w:p>
        </w:tc>
        <w:tc>
          <w:tcPr>
            <w:tcW w:w="7215" w:type="dxa"/>
            <w:vAlign w:val="center"/>
          </w:tcPr>
          <w:p w14:paraId="46FB57B5" w14:textId="249CC4BB" w:rsidR="16D2C322" w:rsidRPr="002C6C11" w:rsidRDefault="16D2C322" w:rsidP="16D2C322">
            <w:pPr>
              <w:rPr>
                <w:rFonts w:ascii="Montserrat" w:hAnsi="Montserrat"/>
                <w:color w:val="auto"/>
              </w:rPr>
            </w:pPr>
            <w:r w:rsidRPr="002C6C11">
              <w:rPr>
                <w:rFonts w:ascii="Montserrat" w:hAnsi="Montserrat"/>
                <w:color w:val="auto"/>
              </w:rPr>
              <w:t>Arctic Space Technologies, Varnish Software</w:t>
            </w:r>
          </w:p>
        </w:tc>
      </w:tr>
      <w:tr w:rsidR="008114EB" w:rsidRPr="00C80238" w14:paraId="097CAECB" w14:textId="77777777" w:rsidTr="199A6727">
        <w:trPr>
          <w:trHeight w:val="300"/>
        </w:trPr>
        <w:tc>
          <w:tcPr>
            <w:tcW w:w="1775" w:type="dxa"/>
            <w:vAlign w:val="center"/>
          </w:tcPr>
          <w:p w14:paraId="4F55F8FD" w14:textId="321FDB44" w:rsidR="16D2C322" w:rsidRPr="002C6C11" w:rsidRDefault="16D2C322" w:rsidP="16D2C322">
            <w:pPr>
              <w:rPr>
                <w:rFonts w:ascii="Montserrat" w:hAnsi="Montserrat"/>
                <w:b/>
                <w:color w:val="auto"/>
              </w:rPr>
            </w:pPr>
            <w:r w:rsidRPr="002C6C11">
              <w:rPr>
                <w:rFonts w:ascii="Montserrat" w:hAnsi="Montserrat"/>
                <w:b/>
                <w:color w:val="auto"/>
              </w:rPr>
              <w:t>Preconditions:</w:t>
            </w:r>
          </w:p>
        </w:tc>
        <w:tc>
          <w:tcPr>
            <w:tcW w:w="7215" w:type="dxa"/>
            <w:vAlign w:val="center"/>
          </w:tcPr>
          <w:p w14:paraId="7C0F9D39" w14:textId="63BCCE37" w:rsidR="16D2C322" w:rsidRPr="002C6C11" w:rsidRDefault="16D2C322" w:rsidP="16D2C322">
            <w:pPr>
              <w:rPr>
                <w:rFonts w:ascii="Montserrat" w:hAnsi="Montserrat"/>
                <w:color w:val="auto"/>
              </w:rPr>
            </w:pPr>
            <w:r w:rsidRPr="002C6C11">
              <w:rPr>
                <w:rFonts w:ascii="Montserrat" w:hAnsi="Montserrat"/>
                <w:b/>
                <w:color w:val="auto"/>
              </w:rPr>
              <w:t>Pre1:</w:t>
            </w:r>
            <w:r w:rsidRPr="002C6C11">
              <w:rPr>
                <w:rFonts w:ascii="Montserrat" w:hAnsi="Montserrat"/>
                <w:color w:val="auto"/>
              </w:rPr>
              <w:t xml:space="preserve"> All system components operational</w:t>
            </w:r>
          </w:p>
        </w:tc>
      </w:tr>
      <w:tr w:rsidR="008114EB" w:rsidRPr="00C80238" w14:paraId="5FAE0B6B" w14:textId="77777777" w:rsidTr="199A6727">
        <w:trPr>
          <w:trHeight w:val="300"/>
        </w:trPr>
        <w:tc>
          <w:tcPr>
            <w:tcW w:w="1775" w:type="dxa"/>
            <w:vAlign w:val="center"/>
          </w:tcPr>
          <w:p w14:paraId="6B83461E" w14:textId="3E1CA2C9" w:rsidR="16D2C322" w:rsidRPr="002C6C11" w:rsidRDefault="16D2C322" w:rsidP="16D2C322">
            <w:pPr>
              <w:rPr>
                <w:rFonts w:ascii="Montserrat" w:hAnsi="Montserrat"/>
                <w:color w:val="auto"/>
              </w:rPr>
            </w:pPr>
          </w:p>
        </w:tc>
        <w:tc>
          <w:tcPr>
            <w:tcW w:w="7215" w:type="dxa"/>
            <w:vAlign w:val="center"/>
          </w:tcPr>
          <w:p w14:paraId="3DD5DBB5" w14:textId="2387CD8D" w:rsidR="16D2C322" w:rsidRPr="002C6C11" w:rsidRDefault="16D2C322" w:rsidP="199A6727">
            <w:pPr>
              <w:rPr>
                <w:rFonts w:ascii="Montserrat" w:hAnsi="Montserrat"/>
                <w:b/>
                <w:color w:val="auto"/>
              </w:rPr>
            </w:pPr>
          </w:p>
        </w:tc>
      </w:tr>
      <w:tr w:rsidR="008114EB" w:rsidRPr="00C80238" w14:paraId="2958BB60" w14:textId="77777777" w:rsidTr="199A6727">
        <w:trPr>
          <w:trHeight w:val="300"/>
        </w:trPr>
        <w:tc>
          <w:tcPr>
            <w:tcW w:w="1775" w:type="dxa"/>
            <w:vAlign w:val="center"/>
          </w:tcPr>
          <w:p w14:paraId="4A35593E" w14:textId="47BB8FD9" w:rsidR="16D2C322" w:rsidRPr="002C6C11" w:rsidRDefault="16D2C322" w:rsidP="16D2C322">
            <w:pPr>
              <w:rPr>
                <w:rFonts w:ascii="Montserrat" w:hAnsi="Montserrat"/>
                <w:b/>
                <w:color w:val="auto"/>
              </w:rPr>
            </w:pPr>
            <w:r w:rsidRPr="002C6C11">
              <w:rPr>
                <w:rFonts w:ascii="Montserrat" w:hAnsi="Montserrat"/>
                <w:b/>
                <w:color w:val="auto"/>
              </w:rPr>
              <w:t>Description:</w:t>
            </w:r>
          </w:p>
        </w:tc>
        <w:tc>
          <w:tcPr>
            <w:tcW w:w="7215" w:type="dxa"/>
            <w:vAlign w:val="center"/>
          </w:tcPr>
          <w:p w14:paraId="345C5B95" w14:textId="58C7A088" w:rsidR="16D2C322" w:rsidRPr="002C6C11" w:rsidRDefault="788C9BE3" w:rsidP="16D2C322">
            <w:pPr>
              <w:rPr>
                <w:rFonts w:ascii="Montserrat" w:hAnsi="Montserrat"/>
                <w:color w:val="auto"/>
              </w:rPr>
            </w:pPr>
            <w:r w:rsidRPr="002C6C11">
              <w:rPr>
                <w:rFonts w:ascii="Montserrat" w:hAnsi="Montserrat"/>
                <w:color w:val="auto"/>
              </w:rPr>
              <w:t xml:space="preserve">Run a couple of tests from different locations to measure TTFB &amp; TTLB/        Use the university laptop in Luleå  </w:t>
            </w:r>
            <w:r w:rsidR="16D2C322" w:rsidRPr="002C6C11">
              <w:rPr>
                <w:rFonts w:ascii="Montserrat" w:hAnsi="Montserrat"/>
                <w:color w:val="auto"/>
              </w:rPr>
              <w:br/>
            </w:r>
            <w:r w:rsidRPr="002C6C11">
              <w:rPr>
                <w:rFonts w:ascii="Montserrat" w:hAnsi="Montserrat"/>
                <w:color w:val="auto"/>
              </w:rPr>
              <w:t xml:space="preserve">Send a couple of requests from a system in Piteå </w:t>
            </w:r>
            <w:r w:rsidR="16D2C322" w:rsidRPr="002C6C11">
              <w:rPr>
                <w:rFonts w:ascii="Montserrat" w:hAnsi="Montserrat"/>
                <w:color w:val="auto"/>
              </w:rPr>
              <w:br/>
            </w:r>
            <w:r w:rsidRPr="002C6C11">
              <w:rPr>
                <w:rFonts w:ascii="Montserrat" w:hAnsi="Montserrat"/>
                <w:color w:val="auto"/>
              </w:rPr>
              <w:t xml:space="preserve">Spin up an AWS machine in Stockholm and send requests from there </w:t>
            </w:r>
            <w:r w:rsidR="16D2C322" w:rsidRPr="002C6C11">
              <w:rPr>
                <w:rFonts w:ascii="Montserrat" w:hAnsi="Montserrat"/>
                <w:color w:val="auto"/>
              </w:rPr>
              <w:br/>
            </w:r>
            <w:r w:rsidRPr="002C6C11">
              <w:rPr>
                <w:rFonts w:ascii="Montserrat" w:hAnsi="Montserrat"/>
                <w:color w:val="auto"/>
              </w:rPr>
              <w:t xml:space="preserve">Run a test from computer in Belgium </w:t>
            </w:r>
            <w:r w:rsidR="16D2C322" w:rsidRPr="002C6C11">
              <w:rPr>
                <w:rFonts w:ascii="Montserrat" w:hAnsi="Montserrat"/>
                <w:color w:val="auto"/>
              </w:rPr>
              <w:br/>
            </w:r>
            <w:r w:rsidRPr="002C6C11">
              <w:rPr>
                <w:rFonts w:ascii="Montserrat" w:hAnsi="Montserrat"/>
                <w:color w:val="auto"/>
              </w:rPr>
              <w:t>Each of these steps increases the geographical distance between client &amp; Varnish</w:t>
            </w:r>
          </w:p>
        </w:tc>
      </w:tr>
      <w:tr w:rsidR="008114EB" w:rsidRPr="00C80238" w14:paraId="5C4DD127" w14:textId="77777777" w:rsidTr="199A6727">
        <w:trPr>
          <w:trHeight w:val="300"/>
        </w:trPr>
        <w:tc>
          <w:tcPr>
            <w:tcW w:w="1775" w:type="dxa"/>
            <w:vAlign w:val="center"/>
          </w:tcPr>
          <w:p w14:paraId="783E637F" w14:textId="34150228" w:rsidR="16D2C322" w:rsidRPr="002C6C11" w:rsidRDefault="16D2C322" w:rsidP="16D2C322">
            <w:pPr>
              <w:rPr>
                <w:rFonts w:ascii="Montserrat" w:hAnsi="Montserrat"/>
                <w:b/>
                <w:color w:val="auto"/>
              </w:rPr>
            </w:pPr>
            <w:r w:rsidRPr="002C6C11">
              <w:rPr>
                <w:rFonts w:ascii="Montserrat" w:hAnsi="Montserrat"/>
                <w:b/>
                <w:color w:val="auto"/>
              </w:rPr>
              <w:t>Test Steps:</w:t>
            </w:r>
          </w:p>
        </w:tc>
        <w:tc>
          <w:tcPr>
            <w:tcW w:w="7215" w:type="dxa"/>
            <w:vAlign w:val="center"/>
          </w:tcPr>
          <w:p w14:paraId="58B8F206" w14:textId="677C13A8" w:rsidR="16D2C322" w:rsidRPr="002C6C11" w:rsidRDefault="39A74698" w:rsidP="16D2C322">
            <w:pPr>
              <w:rPr>
                <w:rFonts w:ascii="Montserrat" w:hAnsi="Montserrat"/>
                <w:color w:val="auto"/>
              </w:rPr>
            </w:pPr>
            <w:r w:rsidRPr="002C6C11">
              <w:rPr>
                <w:rFonts w:ascii="Montserrat" w:hAnsi="Montserrat"/>
                <w:b/>
                <w:color w:val="auto"/>
              </w:rPr>
              <w:t>S1:</w:t>
            </w:r>
            <w:r w:rsidRPr="002C6C11">
              <w:rPr>
                <w:rFonts w:ascii="Montserrat" w:hAnsi="Montserrat"/>
                <w:color w:val="auto"/>
              </w:rPr>
              <w:t xml:space="preserve"> </w:t>
            </w:r>
            <w:r w:rsidR="22E927A0" w:rsidRPr="002C6C11">
              <w:rPr>
                <w:rFonts w:ascii="Montserrat" w:hAnsi="Montserrat"/>
                <w:color w:val="auto"/>
              </w:rPr>
              <w:t>Fetch content from cache in Luleå Unviersity, Laptop 5G</w:t>
            </w:r>
          </w:p>
        </w:tc>
      </w:tr>
      <w:tr w:rsidR="008114EB" w:rsidRPr="00C80238" w14:paraId="1F25AD71" w14:textId="77777777" w:rsidTr="199A6727">
        <w:trPr>
          <w:trHeight w:val="300"/>
        </w:trPr>
        <w:tc>
          <w:tcPr>
            <w:tcW w:w="1775" w:type="dxa"/>
            <w:vAlign w:val="center"/>
          </w:tcPr>
          <w:p w14:paraId="176DA0B0" w14:textId="43B94F54" w:rsidR="16D2C322" w:rsidRPr="002C6C11" w:rsidRDefault="16D2C322" w:rsidP="16D2C322">
            <w:pPr>
              <w:rPr>
                <w:rFonts w:ascii="Montserrat" w:hAnsi="Montserrat"/>
                <w:color w:val="auto"/>
              </w:rPr>
            </w:pPr>
          </w:p>
        </w:tc>
        <w:tc>
          <w:tcPr>
            <w:tcW w:w="7215" w:type="dxa"/>
            <w:vAlign w:val="center"/>
          </w:tcPr>
          <w:p w14:paraId="035117FA" w14:textId="39774EB2" w:rsidR="16D2C322" w:rsidRPr="002C6C11" w:rsidRDefault="22E927A0" w:rsidP="16D2C322">
            <w:pPr>
              <w:rPr>
                <w:rFonts w:ascii="Montserrat" w:hAnsi="Montserrat"/>
                <w:color w:val="auto"/>
              </w:rPr>
            </w:pPr>
            <w:r w:rsidRPr="002C6C11">
              <w:rPr>
                <w:rFonts w:ascii="Montserrat" w:hAnsi="Montserrat"/>
                <w:b/>
                <w:color w:val="auto"/>
              </w:rPr>
              <w:t xml:space="preserve">S2: </w:t>
            </w:r>
            <w:r w:rsidRPr="002C6C11">
              <w:rPr>
                <w:rFonts w:ascii="Montserrat" w:hAnsi="Montserrat"/>
                <w:color w:val="auto"/>
              </w:rPr>
              <w:t xml:space="preserve">Fetch content from cache in Arctic Space facillity Piteå </w:t>
            </w:r>
          </w:p>
        </w:tc>
      </w:tr>
      <w:tr w:rsidR="008114EB" w:rsidRPr="00C80238" w14:paraId="5556F2A9" w14:textId="77777777" w:rsidTr="199A6727">
        <w:trPr>
          <w:trHeight w:val="300"/>
        </w:trPr>
        <w:tc>
          <w:tcPr>
            <w:tcW w:w="1775" w:type="dxa"/>
            <w:vAlign w:val="center"/>
          </w:tcPr>
          <w:p w14:paraId="1770A0AE" w14:textId="3B030BF2" w:rsidR="199A6727" w:rsidRPr="002C6C11" w:rsidRDefault="199A6727" w:rsidP="199A6727">
            <w:pPr>
              <w:rPr>
                <w:rFonts w:ascii="Montserrat" w:hAnsi="Montserrat"/>
                <w:color w:val="auto"/>
              </w:rPr>
            </w:pPr>
          </w:p>
        </w:tc>
        <w:tc>
          <w:tcPr>
            <w:tcW w:w="7215" w:type="dxa"/>
            <w:vAlign w:val="center"/>
          </w:tcPr>
          <w:p w14:paraId="48B18904" w14:textId="4AAE1753" w:rsidR="22E927A0" w:rsidRPr="002C6C11" w:rsidRDefault="22E927A0" w:rsidP="199A6727">
            <w:pPr>
              <w:rPr>
                <w:rFonts w:ascii="Montserrat" w:hAnsi="Montserrat"/>
                <w:color w:val="auto"/>
              </w:rPr>
            </w:pPr>
            <w:r w:rsidRPr="002C6C11">
              <w:rPr>
                <w:rFonts w:ascii="Montserrat" w:hAnsi="Montserrat"/>
                <w:b/>
                <w:color w:val="auto"/>
              </w:rPr>
              <w:t xml:space="preserve">S3: </w:t>
            </w:r>
            <w:r w:rsidRPr="002C6C11">
              <w:rPr>
                <w:rFonts w:ascii="Montserrat" w:hAnsi="Montserrat"/>
                <w:color w:val="auto"/>
              </w:rPr>
              <w:t xml:space="preserve">Fetch content from cache in AWS and send request from there, </w:t>
            </w:r>
          </w:p>
        </w:tc>
      </w:tr>
      <w:tr w:rsidR="008114EB" w:rsidRPr="00C80238" w14:paraId="033C575D" w14:textId="77777777" w:rsidTr="199A6727">
        <w:trPr>
          <w:trHeight w:val="300"/>
        </w:trPr>
        <w:tc>
          <w:tcPr>
            <w:tcW w:w="1775" w:type="dxa"/>
            <w:vAlign w:val="center"/>
          </w:tcPr>
          <w:p w14:paraId="111E8EA9" w14:textId="794F65D6" w:rsidR="199A6727" w:rsidRPr="002C6C11" w:rsidRDefault="199A6727" w:rsidP="199A6727">
            <w:pPr>
              <w:rPr>
                <w:rFonts w:ascii="Montserrat" w:hAnsi="Montserrat"/>
                <w:color w:val="auto"/>
              </w:rPr>
            </w:pPr>
          </w:p>
        </w:tc>
        <w:tc>
          <w:tcPr>
            <w:tcW w:w="7215" w:type="dxa"/>
            <w:vAlign w:val="center"/>
          </w:tcPr>
          <w:p w14:paraId="0DAE695E" w14:textId="33D92AFB" w:rsidR="22E927A0" w:rsidRPr="002C6C11" w:rsidRDefault="22E927A0" w:rsidP="199A6727">
            <w:pPr>
              <w:rPr>
                <w:rFonts w:ascii="Montserrat" w:hAnsi="Montserrat"/>
                <w:color w:val="auto"/>
              </w:rPr>
            </w:pPr>
            <w:r w:rsidRPr="002C6C11">
              <w:rPr>
                <w:rFonts w:ascii="Montserrat" w:hAnsi="Montserrat"/>
                <w:b/>
                <w:color w:val="auto"/>
              </w:rPr>
              <w:t xml:space="preserve">S4: </w:t>
            </w:r>
            <w:r w:rsidRPr="002C6C11">
              <w:rPr>
                <w:rFonts w:ascii="Montserrat" w:hAnsi="Montserrat"/>
                <w:color w:val="auto"/>
              </w:rPr>
              <w:t xml:space="preserve">Fetch content from cache from Laptop in Belgium </w:t>
            </w:r>
          </w:p>
        </w:tc>
      </w:tr>
      <w:tr w:rsidR="008114EB" w:rsidRPr="00C80238" w14:paraId="4A88F662" w14:textId="77777777" w:rsidTr="199A6727">
        <w:trPr>
          <w:trHeight w:val="300"/>
        </w:trPr>
        <w:tc>
          <w:tcPr>
            <w:tcW w:w="1775" w:type="dxa"/>
            <w:vAlign w:val="center"/>
          </w:tcPr>
          <w:p w14:paraId="599F5F0A" w14:textId="275CB8C2" w:rsidR="16D2C322" w:rsidRPr="002C6C11" w:rsidRDefault="16D2C322" w:rsidP="16D2C322">
            <w:pPr>
              <w:rPr>
                <w:rFonts w:ascii="Montserrat" w:hAnsi="Montserrat"/>
                <w:b/>
                <w:color w:val="auto"/>
              </w:rPr>
            </w:pPr>
            <w:r w:rsidRPr="002C6C11">
              <w:rPr>
                <w:rFonts w:ascii="Montserrat" w:hAnsi="Montserrat"/>
                <w:b/>
                <w:color w:val="auto"/>
              </w:rPr>
              <w:t>Associated KPI:</w:t>
            </w:r>
          </w:p>
        </w:tc>
        <w:tc>
          <w:tcPr>
            <w:tcW w:w="7215" w:type="dxa"/>
            <w:vAlign w:val="center"/>
          </w:tcPr>
          <w:p w14:paraId="7EF0603E" w14:textId="018B7E4D" w:rsidR="16D2C322" w:rsidRPr="002C6C11" w:rsidRDefault="04F73E61" w:rsidP="16D2C322">
            <w:pPr>
              <w:rPr>
                <w:rFonts w:ascii="Montserrat" w:hAnsi="Montserrat"/>
                <w:color w:val="auto"/>
              </w:rPr>
            </w:pPr>
            <w:r w:rsidRPr="002C6C11">
              <w:rPr>
                <w:rFonts w:ascii="Montserrat" w:hAnsi="Montserrat"/>
                <w:color w:val="auto"/>
              </w:rPr>
              <w:t>TTFB,TTLB for each test scenario.</w:t>
            </w:r>
          </w:p>
        </w:tc>
      </w:tr>
      <w:tr w:rsidR="008114EB" w:rsidRPr="00C80238" w14:paraId="074338F2" w14:textId="77777777" w:rsidTr="199A6727">
        <w:trPr>
          <w:trHeight w:val="300"/>
        </w:trPr>
        <w:tc>
          <w:tcPr>
            <w:tcW w:w="1775" w:type="dxa"/>
            <w:vAlign w:val="center"/>
          </w:tcPr>
          <w:p w14:paraId="0D36217E" w14:textId="4F541773" w:rsidR="16D2C322" w:rsidRPr="002C6C11" w:rsidRDefault="16D2C322" w:rsidP="16D2C322">
            <w:pPr>
              <w:rPr>
                <w:rFonts w:ascii="Montserrat" w:hAnsi="Montserrat"/>
                <w:b/>
                <w:color w:val="auto"/>
              </w:rPr>
            </w:pPr>
            <w:r w:rsidRPr="002C6C11">
              <w:rPr>
                <w:rFonts w:ascii="Montserrat" w:hAnsi="Montserrat"/>
                <w:b/>
                <w:color w:val="auto"/>
              </w:rPr>
              <w:t>Actual Result:</w:t>
            </w:r>
          </w:p>
        </w:tc>
        <w:tc>
          <w:tcPr>
            <w:tcW w:w="7215" w:type="dxa"/>
            <w:vAlign w:val="center"/>
          </w:tcPr>
          <w:p w14:paraId="6768914A" w14:textId="5772B1C9" w:rsidR="16D2C322" w:rsidRPr="002C6C11" w:rsidRDefault="16D2C322" w:rsidP="16D2C322">
            <w:pPr>
              <w:rPr>
                <w:rFonts w:ascii="Montserrat" w:hAnsi="Montserrat"/>
                <w:color w:val="auto"/>
              </w:rPr>
            </w:pPr>
          </w:p>
        </w:tc>
      </w:tr>
    </w:tbl>
    <w:p w14:paraId="34FC97B4" w14:textId="441324E0" w:rsidR="007914BB" w:rsidRPr="002C6C11" w:rsidRDefault="007914BB" w:rsidP="3164B928">
      <w:pPr>
        <w:ind w:firstLine="1"/>
        <w:rPr>
          <w:rFonts w:ascii="Montserrat" w:hAnsi="Montserrat"/>
          <w:color w:val="auto"/>
        </w:rPr>
      </w:pPr>
      <w:r w:rsidRPr="002C6C11">
        <w:rPr>
          <w:rFonts w:ascii="Montserrat" w:hAnsi="Montserrat"/>
          <w:color w:val="auto"/>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8114EB" w:rsidRPr="00C80238" w14:paraId="748C890C" w14:textId="77777777" w:rsidTr="199A6727">
        <w:trPr>
          <w:trHeight w:val="300"/>
        </w:trPr>
        <w:tc>
          <w:tcPr>
            <w:tcW w:w="1775" w:type="dxa"/>
            <w:shd w:val="clear" w:color="auto" w:fill="C1E4F5" w:themeFill="accent1" w:themeFillTint="33"/>
            <w:vAlign w:val="center"/>
          </w:tcPr>
          <w:p w14:paraId="475B326A" w14:textId="22475867" w:rsidR="16D2C322" w:rsidRPr="002C6C11" w:rsidRDefault="16D2C322" w:rsidP="16D2C322">
            <w:pPr>
              <w:rPr>
                <w:rFonts w:ascii="Montserrat" w:hAnsi="Montserrat"/>
                <w:b/>
                <w:color w:val="auto"/>
              </w:rPr>
            </w:pPr>
            <w:r w:rsidRPr="002C6C11">
              <w:rPr>
                <w:rFonts w:ascii="Montserrat" w:hAnsi="Montserrat"/>
                <w:b/>
                <w:color w:val="auto"/>
              </w:rPr>
              <w:t xml:space="preserve">Test Case </w:t>
            </w:r>
            <w:r w:rsidR="359568C1" w:rsidRPr="002C6C11">
              <w:rPr>
                <w:rFonts w:ascii="Montserrat" w:hAnsi="Montserrat"/>
                <w:b/>
                <w:color w:val="auto"/>
              </w:rPr>
              <w:t>19</w:t>
            </w:r>
          </w:p>
        </w:tc>
        <w:tc>
          <w:tcPr>
            <w:tcW w:w="7215" w:type="dxa"/>
            <w:shd w:val="clear" w:color="auto" w:fill="C1E4F5" w:themeFill="accent1" w:themeFillTint="33"/>
            <w:vAlign w:val="center"/>
          </w:tcPr>
          <w:p w14:paraId="595291FE" w14:textId="50D908C1" w:rsidR="16D2C322" w:rsidRPr="002C6C11" w:rsidRDefault="16D2C322" w:rsidP="16D2C322">
            <w:pPr>
              <w:rPr>
                <w:rFonts w:ascii="Montserrat" w:hAnsi="Montserrat"/>
                <w:b/>
                <w:color w:val="auto"/>
              </w:rPr>
            </w:pPr>
            <w:r w:rsidRPr="002C6C11">
              <w:rPr>
                <w:rFonts w:ascii="Montserrat" w:hAnsi="Montserrat"/>
                <w:b/>
                <w:color w:val="auto"/>
              </w:rPr>
              <w:t>End-to-End test</w:t>
            </w:r>
          </w:p>
        </w:tc>
      </w:tr>
      <w:tr w:rsidR="008114EB" w:rsidRPr="00C80238" w14:paraId="4E44D69A" w14:textId="77777777" w:rsidTr="199A6727">
        <w:trPr>
          <w:trHeight w:val="300"/>
        </w:trPr>
        <w:tc>
          <w:tcPr>
            <w:tcW w:w="1775" w:type="dxa"/>
            <w:vAlign w:val="center"/>
          </w:tcPr>
          <w:p w14:paraId="59AE12D0" w14:textId="12D7C02F" w:rsidR="16D2C322" w:rsidRPr="002C6C11" w:rsidRDefault="16D2C322" w:rsidP="16D2C322">
            <w:pPr>
              <w:rPr>
                <w:rFonts w:ascii="Montserrat" w:hAnsi="Montserrat"/>
                <w:b/>
                <w:color w:val="auto"/>
              </w:rPr>
            </w:pPr>
            <w:r w:rsidRPr="002C6C11">
              <w:rPr>
                <w:rFonts w:ascii="Montserrat" w:hAnsi="Montserrat"/>
                <w:b/>
                <w:color w:val="auto"/>
              </w:rPr>
              <w:t>Title:</w:t>
            </w:r>
          </w:p>
        </w:tc>
        <w:tc>
          <w:tcPr>
            <w:tcW w:w="7215" w:type="dxa"/>
            <w:vAlign w:val="center"/>
          </w:tcPr>
          <w:p w14:paraId="6CA2213E" w14:textId="626F849D" w:rsidR="16D2C322" w:rsidRPr="002C6C11" w:rsidRDefault="183A3BBE" w:rsidP="16D2C322">
            <w:pPr>
              <w:rPr>
                <w:rFonts w:ascii="Montserrat" w:hAnsi="Montserrat"/>
                <w:color w:val="auto"/>
              </w:rPr>
            </w:pPr>
            <w:r w:rsidRPr="002C6C11">
              <w:rPr>
                <w:rFonts w:ascii="Montserrat" w:hAnsi="Montserrat"/>
                <w:color w:val="auto"/>
              </w:rPr>
              <w:t>Quantify wasted resources if streams are abandoned early</w:t>
            </w:r>
          </w:p>
        </w:tc>
      </w:tr>
      <w:tr w:rsidR="008114EB" w:rsidRPr="00C80238" w14:paraId="2498E826" w14:textId="77777777" w:rsidTr="199A6727">
        <w:trPr>
          <w:trHeight w:val="300"/>
        </w:trPr>
        <w:tc>
          <w:tcPr>
            <w:tcW w:w="1775" w:type="dxa"/>
            <w:vAlign w:val="center"/>
          </w:tcPr>
          <w:p w14:paraId="3F4A81E6" w14:textId="78E6C7FB" w:rsidR="16D2C322" w:rsidRPr="002C6C11" w:rsidRDefault="16D2C322" w:rsidP="16D2C322">
            <w:pPr>
              <w:rPr>
                <w:rFonts w:ascii="Montserrat" w:hAnsi="Montserrat"/>
                <w:b/>
                <w:color w:val="auto"/>
              </w:rPr>
            </w:pPr>
            <w:r w:rsidRPr="002C6C11">
              <w:rPr>
                <w:rFonts w:ascii="Montserrat" w:hAnsi="Montserrat"/>
                <w:b/>
                <w:color w:val="auto"/>
              </w:rPr>
              <w:t>Responsible Partner:</w:t>
            </w:r>
          </w:p>
        </w:tc>
        <w:tc>
          <w:tcPr>
            <w:tcW w:w="7215" w:type="dxa"/>
            <w:vAlign w:val="center"/>
          </w:tcPr>
          <w:p w14:paraId="3A930C67" w14:textId="249CC4BB" w:rsidR="16D2C322" w:rsidRPr="002C6C11" w:rsidRDefault="16D2C322" w:rsidP="16D2C322">
            <w:pPr>
              <w:rPr>
                <w:rFonts w:ascii="Montserrat" w:hAnsi="Montserrat"/>
                <w:color w:val="auto"/>
              </w:rPr>
            </w:pPr>
            <w:r w:rsidRPr="002C6C11">
              <w:rPr>
                <w:rFonts w:ascii="Montserrat" w:hAnsi="Montserrat"/>
                <w:color w:val="auto"/>
              </w:rPr>
              <w:t>Arctic Space Technologies, Varnish Software</w:t>
            </w:r>
          </w:p>
        </w:tc>
      </w:tr>
      <w:tr w:rsidR="008114EB" w:rsidRPr="00C80238" w14:paraId="50A267A7" w14:textId="77777777" w:rsidTr="199A6727">
        <w:trPr>
          <w:trHeight w:val="300"/>
        </w:trPr>
        <w:tc>
          <w:tcPr>
            <w:tcW w:w="1775" w:type="dxa"/>
            <w:vAlign w:val="center"/>
          </w:tcPr>
          <w:p w14:paraId="6251CAA3" w14:textId="321FDB44" w:rsidR="16D2C322" w:rsidRPr="002C6C11" w:rsidRDefault="16D2C322" w:rsidP="16D2C322">
            <w:pPr>
              <w:rPr>
                <w:rFonts w:ascii="Montserrat" w:hAnsi="Montserrat"/>
                <w:b/>
                <w:color w:val="auto"/>
              </w:rPr>
            </w:pPr>
            <w:r w:rsidRPr="002C6C11">
              <w:rPr>
                <w:rFonts w:ascii="Montserrat" w:hAnsi="Montserrat"/>
                <w:b/>
                <w:color w:val="auto"/>
              </w:rPr>
              <w:t>Preconditions:</w:t>
            </w:r>
          </w:p>
        </w:tc>
        <w:tc>
          <w:tcPr>
            <w:tcW w:w="7215" w:type="dxa"/>
            <w:vAlign w:val="center"/>
          </w:tcPr>
          <w:p w14:paraId="298D9F12" w14:textId="63BCCE37" w:rsidR="16D2C322" w:rsidRPr="002C6C11" w:rsidRDefault="16D2C322" w:rsidP="16D2C322">
            <w:pPr>
              <w:rPr>
                <w:rFonts w:ascii="Montserrat" w:hAnsi="Montserrat"/>
                <w:color w:val="auto"/>
              </w:rPr>
            </w:pPr>
            <w:r w:rsidRPr="002C6C11">
              <w:rPr>
                <w:rFonts w:ascii="Montserrat" w:hAnsi="Montserrat"/>
                <w:b/>
                <w:color w:val="auto"/>
              </w:rPr>
              <w:t>Pre1:</w:t>
            </w:r>
            <w:r w:rsidRPr="002C6C11">
              <w:rPr>
                <w:rFonts w:ascii="Montserrat" w:hAnsi="Montserrat"/>
                <w:color w:val="auto"/>
              </w:rPr>
              <w:t xml:space="preserve"> All system components operational</w:t>
            </w:r>
          </w:p>
        </w:tc>
      </w:tr>
      <w:tr w:rsidR="008114EB" w:rsidRPr="00C80238" w14:paraId="707A783A" w14:textId="77777777" w:rsidTr="199A6727">
        <w:trPr>
          <w:trHeight w:val="300"/>
        </w:trPr>
        <w:tc>
          <w:tcPr>
            <w:tcW w:w="1775" w:type="dxa"/>
            <w:vAlign w:val="center"/>
          </w:tcPr>
          <w:p w14:paraId="79E0131D" w14:textId="57D513BC" w:rsidR="199A6727" w:rsidRPr="002C6C11" w:rsidRDefault="199A6727" w:rsidP="199A6727">
            <w:pPr>
              <w:rPr>
                <w:rFonts w:ascii="Montserrat" w:hAnsi="Montserrat"/>
                <w:b/>
                <w:color w:val="auto"/>
              </w:rPr>
            </w:pPr>
          </w:p>
        </w:tc>
        <w:tc>
          <w:tcPr>
            <w:tcW w:w="7215" w:type="dxa"/>
            <w:vAlign w:val="center"/>
          </w:tcPr>
          <w:p w14:paraId="25426F36" w14:textId="34778309" w:rsidR="01F3F4C0" w:rsidRPr="002C6C11" w:rsidRDefault="01F3F4C0" w:rsidP="199A6727">
            <w:pPr>
              <w:rPr>
                <w:rFonts w:ascii="Montserrat" w:hAnsi="Montserrat"/>
                <w:color w:val="auto"/>
              </w:rPr>
            </w:pPr>
            <w:r w:rsidRPr="002C6C11">
              <w:rPr>
                <w:rFonts w:ascii="Montserrat" w:hAnsi="Montserrat"/>
                <w:b/>
                <w:color w:val="auto"/>
              </w:rPr>
              <w:t xml:space="preserve">Pre2: </w:t>
            </w:r>
            <w:r w:rsidRPr="002C6C11">
              <w:rPr>
                <w:rFonts w:ascii="Montserrat" w:hAnsi="Montserrat"/>
                <w:color w:val="auto"/>
              </w:rPr>
              <w:t>5G network working</w:t>
            </w:r>
          </w:p>
        </w:tc>
      </w:tr>
      <w:tr w:rsidR="008114EB" w:rsidRPr="00C80238" w14:paraId="18FF41A8" w14:textId="77777777" w:rsidTr="199A6727">
        <w:trPr>
          <w:trHeight w:val="300"/>
        </w:trPr>
        <w:tc>
          <w:tcPr>
            <w:tcW w:w="1775" w:type="dxa"/>
            <w:vAlign w:val="center"/>
          </w:tcPr>
          <w:p w14:paraId="1AF30B55" w14:textId="3E1CA2C9" w:rsidR="16D2C322" w:rsidRPr="002C6C11" w:rsidRDefault="16D2C322" w:rsidP="16D2C322">
            <w:pPr>
              <w:rPr>
                <w:rFonts w:ascii="Montserrat" w:hAnsi="Montserrat"/>
                <w:color w:val="auto"/>
              </w:rPr>
            </w:pPr>
          </w:p>
        </w:tc>
        <w:tc>
          <w:tcPr>
            <w:tcW w:w="7215" w:type="dxa"/>
            <w:vAlign w:val="center"/>
          </w:tcPr>
          <w:p w14:paraId="7D224609" w14:textId="53F8B163" w:rsidR="16D2C322" w:rsidRPr="002C6C11" w:rsidRDefault="014A3921" w:rsidP="16D2C322">
            <w:pPr>
              <w:rPr>
                <w:rFonts w:ascii="Montserrat" w:hAnsi="Montserrat"/>
                <w:color w:val="auto"/>
              </w:rPr>
            </w:pPr>
            <w:r w:rsidRPr="002C6C11">
              <w:rPr>
                <w:rFonts w:ascii="Montserrat" w:hAnsi="Montserrat"/>
                <w:color w:val="auto"/>
              </w:rPr>
              <w:t>Pre3: Terrestrial Network 5G laptop</w:t>
            </w:r>
          </w:p>
        </w:tc>
      </w:tr>
      <w:tr w:rsidR="008114EB" w:rsidRPr="00C80238" w14:paraId="4526A81F" w14:textId="77777777" w:rsidTr="199A6727">
        <w:trPr>
          <w:trHeight w:val="300"/>
        </w:trPr>
        <w:tc>
          <w:tcPr>
            <w:tcW w:w="1775" w:type="dxa"/>
            <w:vAlign w:val="center"/>
          </w:tcPr>
          <w:p w14:paraId="7696E300" w14:textId="47BB8FD9" w:rsidR="16D2C322" w:rsidRPr="002C6C11" w:rsidRDefault="16D2C322" w:rsidP="16D2C322">
            <w:pPr>
              <w:rPr>
                <w:rFonts w:ascii="Montserrat" w:hAnsi="Montserrat"/>
                <w:b/>
                <w:color w:val="auto"/>
              </w:rPr>
            </w:pPr>
            <w:r w:rsidRPr="002C6C11">
              <w:rPr>
                <w:rFonts w:ascii="Montserrat" w:hAnsi="Montserrat"/>
                <w:b/>
                <w:color w:val="auto"/>
              </w:rPr>
              <w:t>Description:</w:t>
            </w:r>
          </w:p>
        </w:tc>
        <w:tc>
          <w:tcPr>
            <w:tcW w:w="7215" w:type="dxa"/>
            <w:vAlign w:val="center"/>
          </w:tcPr>
          <w:p w14:paraId="430B311C" w14:textId="0EF5CC88" w:rsidR="16D2C322" w:rsidRPr="002C6C11" w:rsidRDefault="70A2B8B6" w:rsidP="16D2C322">
            <w:pPr>
              <w:rPr>
                <w:rFonts w:ascii="Montserrat" w:hAnsi="Montserrat"/>
                <w:color w:val="auto"/>
              </w:rPr>
            </w:pPr>
            <w:r w:rsidRPr="002C6C11">
              <w:rPr>
                <w:rFonts w:ascii="Montserrat" w:hAnsi="Montserrat"/>
                <w:color w:val="auto"/>
              </w:rPr>
              <w:t>We can test how many segments get fetched when we start the video player &amp; stop it immediately on an empty cache (includes Far Edge or Near Edge requests) We can test how many segments get fetched when we start the video player &amp; stop it immediately on cached content (no Far Edge or Near Edge requests) We can manipulate the threshold so that satellite transmission also kicks in and uses even more resources.</w:t>
            </w:r>
          </w:p>
        </w:tc>
      </w:tr>
      <w:tr w:rsidR="008114EB" w:rsidRPr="00C80238" w14:paraId="5D8AA698" w14:textId="77777777" w:rsidTr="199A6727">
        <w:trPr>
          <w:trHeight w:val="300"/>
        </w:trPr>
        <w:tc>
          <w:tcPr>
            <w:tcW w:w="1775" w:type="dxa"/>
            <w:vAlign w:val="center"/>
          </w:tcPr>
          <w:p w14:paraId="5E0F3BA5" w14:textId="34150228" w:rsidR="16D2C322" w:rsidRPr="002C6C11" w:rsidRDefault="16D2C322" w:rsidP="16D2C322">
            <w:pPr>
              <w:rPr>
                <w:rFonts w:ascii="Montserrat" w:hAnsi="Montserrat"/>
                <w:b/>
                <w:color w:val="auto"/>
              </w:rPr>
            </w:pPr>
            <w:r w:rsidRPr="002C6C11">
              <w:rPr>
                <w:rFonts w:ascii="Montserrat" w:hAnsi="Montserrat"/>
                <w:b/>
                <w:color w:val="auto"/>
              </w:rPr>
              <w:t>Test Steps:</w:t>
            </w:r>
          </w:p>
        </w:tc>
        <w:tc>
          <w:tcPr>
            <w:tcW w:w="7215" w:type="dxa"/>
            <w:vAlign w:val="center"/>
          </w:tcPr>
          <w:p w14:paraId="290677E4" w14:textId="03D438EC" w:rsidR="16D2C322" w:rsidRPr="002C6C11" w:rsidRDefault="39A74698" w:rsidP="16D2C322">
            <w:pPr>
              <w:rPr>
                <w:rFonts w:ascii="Montserrat" w:hAnsi="Montserrat"/>
                <w:color w:val="auto"/>
              </w:rPr>
            </w:pPr>
            <w:r w:rsidRPr="002C6C11">
              <w:rPr>
                <w:rFonts w:ascii="Montserrat" w:hAnsi="Montserrat"/>
                <w:b/>
                <w:color w:val="auto"/>
              </w:rPr>
              <w:t>S1:</w:t>
            </w:r>
            <w:r w:rsidRPr="002C6C11">
              <w:rPr>
                <w:rFonts w:ascii="Montserrat" w:hAnsi="Montserrat"/>
                <w:color w:val="auto"/>
              </w:rPr>
              <w:t xml:space="preserve"> </w:t>
            </w:r>
            <w:r w:rsidR="2133A53A" w:rsidRPr="002C6C11">
              <w:rPr>
                <w:rFonts w:ascii="Montserrat" w:hAnsi="Montserrat"/>
                <w:color w:val="auto"/>
              </w:rPr>
              <w:t xml:space="preserve">Start player &amp; stop video player </w:t>
            </w:r>
            <w:r w:rsidR="07DA1B35" w:rsidRPr="002C6C11">
              <w:rPr>
                <w:rFonts w:ascii="Montserrat" w:hAnsi="Montserrat"/>
                <w:color w:val="auto"/>
              </w:rPr>
              <w:t>see amount of segmets that gets fetched.</w:t>
            </w:r>
          </w:p>
        </w:tc>
      </w:tr>
      <w:tr w:rsidR="008114EB" w:rsidRPr="00C80238" w14:paraId="037F19ED" w14:textId="77777777" w:rsidTr="199A6727">
        <w:trPr>
          <w:trHeight w:val="300"/>
        </w:trPr>
        <w:tc>
          <w:tcPr>
            <w:tcW w:w="1775" w:type="dxa"/>
            <w:vAlign w:val="center"/>
          </w:tcPr>
          <w:p w14:paraId="51B58933" w14:textId="43B94F54" w:rsidR="16D2C322" w:rsidRPr="002C6C11" w:rsidRDefault="16D2C322" w:rsidP="16D2C322">
            <w:pPr>
              <w:rPr>
                <w:rFonts w:ascii="Montserrat" w:hAnsi="Montserrat"/>
                <w:color w:val="auto"/>
              </w:rPr>
            </w:pPr>
          </w:p>
        </w:tc>
        <w:tc>
          <w:tcPr>
            <w:tcW w:w="7215" w:type="dxa"/>
            <w:vAlign w:val="center"/>
          </w:tcPr>
          <w:p w14:paraId="6CA68D6D" w14:textId="5ADD3EDA" w:rsidR="16D2C322" w:rsidRPr="002C6C11" w:rsidRDefault="39A74698" w:rsidP="16D2C322">
            <w:pPr>
              <w:rPr>
                <w:rFonts w:ascii="Montserrat" w:hAnsi="Montserrat"/>
                <w:color w:val="auto"/>
              </w:rPr>
            </w:pPr>
            <w:r w:rsidRPr="002C6C11">
              <w:rPr>
                <w:rFonts w:ascii="Montserrat" w:hAnsi="Montserrat"/>
                <w:b/>
                <w:color w:val="auto"/>
              </w:rPr>
              <w:t>S2:</w:t>
            </w:r>
            <w:r w:rsidR="2038DEBF" w:rsidRPr="002C6C11">
              <w:rPr>
                <w:rFonts w:ascii="Montserrat" w:hAnsi="Montserrat"/>
                <w:b/>
                <w:color w:val="auto"/>
              </w:rPr>
              <w:t xml:space="preserve"> </w:t>
            </w:r>
            <w:r w:rsidR="568FA955" w:rsidRPr="002C6C11">
              <w:rPr>
                <w:rFonts w:ascii="Montserrat" w:hAnsi="Montserrat"/>
                <w:color w:val="auto"/>
              </w:rPr>
              <w:t xml:space="preserve">Repeat for the different scenarios </w:t>
            </w:r>
            <w:r w:rsidR="6A1E8018" w:rsidRPr="002C6C11">
              <w:rPr>
                <w:rFonts w:ascii="Montserrat" w:hAnsi="Montserrat"/>
                <w:color w:val="auto"/>
              </w:rPr>
              <w:t>(cache hit, cache miss, trigger satellite transmission )</w:t>
            </w:r>
          </w:p>
        </w:tc>
      </w:tr>
      <w:tr w:rsidR="008114EB" w:rsidRPr="00C80238" w14:paraId="79076743" w14:textId="77777777" w:rsidTr="199A6727">
        <w:trPr>
          <w:trHeight w:val="300"/>
        </w:trPr>
        <w:tc>
          <w:tcPr>
            <w:tcW w:w="1775" w:type="dxa"/>
            <w:vAlign w:val="center"/>
          </w:tcPr>
          <w:p w14:paraId="2A3FB595" w14:textId="292878F4" w:rsidR="199A6727" w:rsidRPr="002C6C11" w:rsidRDefault="199A6727" w:rsidP="199A6727">
            <w:pPr>
              <w:rPr>
                <w:rFonts w:ascii="Montserrat" w:hAnsi="Montserrat"/>
                <w:color w:val="auto"/>
              </w:rPr>
            </w:pPr>
          </w:p>
        </w:tc>
        <w:tc>
          <w:tcPr>
            <w:tcW w:w="7215" w:type="dxa"/>
            <w:vAlign w:val="center"/>
          </w:tcPr>
          <w:p w14:paraId="022EADF5" w14:textId="1EFF4B17" w:rsidR="568FA955" w:rsidRPr="002C6C11" w:rsidRDefault="568FA955" w:rsidP="199A6727">
            <w:pPr>
              <w:rPr>
                <w:rFonts w:ascii="Montserrat" w:hAnsi="Montserrat"/>
                <w:color w:val="auto"/>
              </w:rPr>
            </w:pPr>
            <w:r w:rsidRPr="002C6C11">
              <w:rPr>
                <w:rFonts w:ascii="Montserrat" w:hAnsi="Montserrat"/>
                <w:b/>
                <w:color w:val="auto"/>
              </w:rPr>
              <w:t xml:space="preserve">S3: </w:t>
            </w:r>
            <w:r w:rsidRPr="002C6C11">
              <w:rPr>
                <w:rFonts w:ascii="Montserrat" w:hAnsi="Montserrat"/>
                <w:color w:val="auto"/>
              </w:rPr>
              <w:t>Messure the amount of wasted bytes in each scenario.</w:t>
            </w:r>
          </w:p>
        </w:tc>
      </w:tr>
      <w:tr w:rsidR="008114EB" w:rsidRPr="00C80238" w14:paraId="11BA8218" w14:textId="77777777" w:rsidTr="199A6727">
        <w:trPr>
          <w:trHeight w:val="300"/>
        </w:trPr>
        <w:tc>
          <w:tcPr>
            <w:tcW w:w="1775" w:type="dxa"/>
            <w:vAlign w:val="center"/>
          </w:tcPr>
          <w:p w14:paraId="5EDCA5F2" w14:textId="275CB8C2" w:rsidR="16D2C322" w:rsidRPr="002C6C11" w:rsidRDefault="16D2C322" w:rsidP="16D2C322">
            <w:pPr>
              <w:rPr>
                <w:rFonts w:ascii="Montserrat" w:hAnsi="Montserrat"/>
                <w:b/>
                <w:color w:val="auto"/>
              </w:rPr>
            </w:pPr>
            <w:r w:rsidRPr="002C6C11">
              <w:rPr>
                <w:rFonts w:ascii="Montserrat" w:hAnsi="Montserrat"/>
                <w:b/>
                <w:color w:val="auto"/>
              </w:rPr>
              <w:t>Associated KPI:</w:t>
            </w:r>
          </w:p>
        </w:tc>
        <w:tc>
          <w:tcPr>
            <w:tcW w:w="7215" w:type="dxa"/>
            <w:vAlign w:val="center"/>
          </w:tcPr>
          <w:p w14:paraId="1425D4E0" w14:textId="1EE4218B" w:rsidR="16D2C322" w:rsidRPr="002C6C11" w:rsidRDefault="33118300" w:rsidP="199A6727">
            <w:pPr>
              <w:spacing w:line="259" w:lineRule="auto"/>
              <w:rPr>
                <w:rFonts w:ascii="Montserrat" w:hAnsi="Montserrat"/>
                <w:color w:val="auto"/>
              </w:rPr>
            </w:pPr>
            <w:r w:rsidRPr="002C6C11">
              <w:rPr>
                <w:rFonts w:ascii="Montserrat" w:hAnsi="Montserrat"/>
                <w:color w:val="auto"/>
              </w:rPr>
              <w:t>Wasted bytes for each scenario</w:t>
            </w:r>
          </w:p>
        </w:tc>
      </w:tr>
      <w:tr w:rsidR="16D2C322" w:rsidRPr="00C80238" w14:paraId="0651B645" w14:textId="77777777" w:rsidTr="199A6727">
        <w:trPr>
          <w:trHeight w:val="300"/>
        </w:trPr>
        <w:tc>
          <w:tcPr>
            <w:tcW w:w="1775" w:type="dxa"/>
            <w:vAlign w:val="center"/>
          </w:tcPr>
          <w:p w14:paraId="070A8595" w14:textId="4F541773" w:rsidR="16D2C322" w:rsidRPr="002C6C11" w:rsidRDefault="16D2C322" w:rsidP="16D2C322">
            <w:pPr>
              <w:rPr>
                <w:rFonts w:ascii="Montserrat" w:hAnsi="Montserrat"/>
                <w:b/>
                <w:color w:val="auto"/>
              </w:rPr>
            </w:pPr>
            <w:r w:rsidRPr="002C6C11">
              <w:rPr>
                <w:rFonts w:ascii="Montserrat" w:hAnsi="Montserrat"/>
                <w:b/>
                <w:color w:val="auto"/>
              </w:rPr>
              <w:t>Actual Result:</w:t>
            </w:r>
          </w:p>
        </w:tc>
        <w:tc>
          <w:tcPr>
            <w:tcW w:w="7215" w:type="dxa"/>
            <w:vAlign w:val="center"/>
          </w:tcPr>
          <w:p w14:paraId="54F4D7DE" w14:textId="5772B1C9" w:rsidR="16D2C322" w:rsidRPr="002C6C11" w:rsidRDefault="16D2C322" w:rsidP="16D2C322">
            <w:pPr>
              <w:rPr>
                <w:rFonts w:ascii="Montserrat" w:hAnsi="Montserrat"/>
                <w:color w:val="auto"/>
              </w:rPr>
            </w:pPr>
          </w:p>
        </w:tc>
      </w:tr>
    </w:tbl>
    <w:p w14:paraId="1D06FC87" w14:textId="42D3E783" w:rsidR="007914BB" w:rsidRPr="002C6C11" w:rsidRDefault="007914BB" w:rsidP="3164B928">
      <w:pPr>
        <w:ind w:firstLine="1"/>
        <w:rPr>
          <w:rFonts w:ascii="Montserrat" w:hAnsi="Montserrat"/>
          <w:color w:val="auto"/>
        </w:rPr>
      </w:pPr>
    </w:p>
    <w:p w14:paraId="3067C188" w14:textId="685622EA" w:rsidR="007914BB" w:rsidRPr="002C6C11" w:rsidRDefault="007914BB" w:rsidP="3164B928">
      <w:pPr>
        <w:ind w:firstLine="1"/>
        <w:rPr>
          <w:rFonts w:ascii="Montserrat" w:hAnsi="Montserrat"/>
          <w:color w:val="auto"/>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8114EB" w:rsidRPr="00C80238" w14:paraId="44940FE1" w14:textId="77777777" w:rsidTr="199A6727">
        <w:trPr>
          <w:trHeight w:val="300"/>
        </w:trPr>
        <w:tc>
          <w:tcPr>
            <w:tcW w:w="1775" w:type="dxa"/>
            <w:shd w:val="clear" w:color="auto" w:fill="C1E4F5" w:themeFill="accent1" w:themeFillTint="33"/>
            <w:vAlign w:val="center"/>
          </w:tcPr>
          <w:p w14:paraId="48438783" w14:textId="5FFF4E65" w:rsidR="199A6727" w:rsidRPr="002C6C11" w:rsidRDefault="199A6727" w:rsidP="199A6727">
            <w:pPr>
              <w:rPr>
                <w:rFonts w:ascii="Montserrat" w:hAnsi="Montserrat"/>
                <w:b/>
                <w:color w:val="auto"/>
              </w:rPr>
            </w:pPr>
            <w:r w:rsidRPr="002C6C11">
              <w:rPr>
                <w:rFonts w:ascii="Montserrat" w:hAnsi="Montserrat"/>
                <w:b/>
                <w:color w:val="auto"/>
              </w:rPr>
              <w:t xml:space="preserve">Test Case </w:t>
            </w:r>
            <w:r w:rsidR="1DA3C196" w:rsidRPr="002C6C11">
              <w:rPr>
                <w:rFonts w:ascii="Montserrat" w:hAnsi="Montserrat"/>
                <w:b/>
                <w:color w:val="auto"/>
              </w:rPr>
              <w:t>2</w:t>
            </w:r>
            <w:r w:rsidR="783D2722" w:rsidRPr="002C6C11">
              <w:rPr>
                <w:rFonts w:ascii="Montserrat" w:hAnsi="Montserrat"/>
                <w:b/>
                <w:color w:val="auto"/>
              </w:rPr>
              <w:t>0</w:t>
            </w:r>
          </w:p>
        </w:tc>
        <w:tc>
          <w:tcPr>
            <w:tcW w:w="7215" w:type="dxa"/>
            <w:shd w:val="clear" w:color="auto" w:fill="C1E4F5" w:themeFill="accent1" w:themeFillTint="33"/>
            <w:vAlign w:val="center"/>
          </w:tcPr>
          <w:p w14:paraId="1D6578CD" w14:textId="50D908C1" w:rsidR="199A6727" w:rsidRPr="002C6C11" w:rsidRDefault="199A6727" w:rsidP="199A6727">
            <w:pPr>
              <w:rPr>
                <w:rFonts w:ascii="Montserrat" w:hAnsi="Montserrat"/>
                <w:b/>
                <w:color w:val="auto"/>
              </w:rPr>
            </w:pPr>
            <w:r w:rsidRPr="002C6C11">
              <w:rPr>
                <w:rFonts w:ascii="Montserrat" w:hAnsi="Montserrat"/>
                <w:b/>
                <w:color w:val="auto"/>
              </w:rPr>
              <w:t>End-to-End test</w:t>
            </w:r>
          </w:p>
        </w:tc>
      </w:tr>
      <w:tr w:rsidR="008114EB" w:rsidRPr="00C80238" w14:paraId="61A6634C" w14:textId="77777777" w:rsidTr="199A6727">
        <w:trPr>
          <w:trHeight w:val="300"/>
        </w:trPr>
        <w:tc>
          <w:tcPr>
            <w:tcW w:w="1775" w:type="dxa"/>
            <w:vAlign w:val="center"/>
          </w:tcPr>
          <w:p w14:paraId="74709511" w14:textId="12D7C02F" w:rsidR="199A6727" w:rsidRPr="002C6C11" w:rsidRDefault="199A6727" w:rsidP="199A6727">
            <w:pPr>
              <w:rPr>
                <w:rFonts w:ascii="Montserrat" w:hAnsi="Montserrat"/>
                <w:b/>
                <w:color w:val="auto"/>
              </w:rPr>
            </w:pPr>
            <w:r w:rsidRPr="002C6C11">
              <w:rPr>
                <w:rFonts w:ascii="Montserrat" w:hAnsi="Montserrat"/>
                <w:b/>
                <w:color w:val="auto"/>
              </w:rPr>
              <w:t>Title:</w:t>
            </w:r>
          </w:p>
        </w:tc>
        <w:tc>
          <w:tcPr>
            <w:tcW w:w="7215" w:type="dxa"/>
            <w:vAlign w:val="center"/>
          </w:tcPr>
          <w:p w14:paraId="0B374C47" w14:textId="64338D85" w:rsidR="12BDB375" w:rsidRPr="002C6C11" w:rsidRDefault="12BDB375" w:rsidP="199A6727">
            <w:pPr>
              <w:spacing w:line="259" w:lineRule="auto"/>
              <w:rPr>
                <w:rFonts w:ascii="Montserrat" w:hAnsi="Montserrat"/>
                <w:color w:val="auto"/>
              </w:rPr>
            </w:pPr>
            <w:r w:rsidRPr="002C6C11">
              <w:rPr>
                <w:rFonts w:ascii="Montserrat" w:hAnsi="Montserrat"/>
                <w:color w:val="auto"/>
              </w:rPr>
              <w:t>Measure load effect on failure rates under stress tests</w:t>
            </w:r>
          </w:p>
        </w:tc>
      </w:tr>
      <w:tr w:rsidR="008114EB" w:rsidRPr="00C80238" w14:paraId="3D1FD9A6" w14:textId="77777777" w:rsidTr="199A6727">
        <w:trPr>
          <w:trHeight w:val="300"/>
        </w:trPr>
        <w:tc>
          <w:tcPr>
            <w:tcW w:w="1775" w:type="dxa"/>
            <w:vAlign w:val="center"/>
          </w:tcPr>
          <w:p w14:paraId="46CA5675" w14:textId="78E6C7FB" w:rsidR="199A6727" w:rsidRPr="002C6C11" w:rsidRDefault="199A6727" w:rsidP="199A6727">
            <w:pPr>
              <w:rPr>
                <w:rFonts w:ascii="Montserrat" w:hAnsi="Montserrat"/>
                <w:b/>
                <w:color w:val="auto"/>
              </w:rPr>
            </w:pPr>
            <w:r w:rsidRPr="002C6C11">
              <w:rPr>
                <w:rFonts w:ascii="Montserrat" w:hAnsi="Montserrat"/>
                <w:b/>
                <w:color w:val="auto"/>
              </w:rPr>
              <w:t>Responsible Partner:</w:t>
            </w:r>
          </w:p>
        </w:tc>
        <w:tc>
          <w:tcPr>
            <w:tcW w:w="7215" w:type="dxa"/>
            <w:vAlign w:val="center"/>
          </w:tcPr>
          <w:p w14:paraId="6FE06B4B" w14:textId="249CC4BB" w:rsidR="199A6727" w:rsidRPr="002C6C11" w:rsidRDefault="199A6727" w:rsidP="199A6727">
            <w:pPr>
              <w:rPr>
                <w:rFonts w:ascii="Montserrat" w:hAnsi="Montserrat"/>
                <w:color w:val="auto"/>
              </w:rPr>
            </w:pPr>
            <w:r w:rsidRPr="002C6C11">
              <w:rPr>
                <w:rFonts w:ascii="Montserrat" w:hAnsi="Montserrat"/>
                <w:color w:val="auto"/>
              </w:rPr>
              <w:t>Arctic Space Technologies, Varnish Software</w:t>
            </w:r>
          </w:p>
        </w:tc>
      </w:tr>
      <w:tr w:rsidR="008114EB" w:rsidRPr="00C80238" w14:paraId="58F3CECC" w14:textId="77777777" w:rsidTr="199A6727">
        <w:trPr>
          <w:trHeight w:val="300"/>
        </w:trPr>
        <w:tc>
          <w:tcPr>
            <w:tcW w:w="1775" w:type="dxa"/>
            <w:vAlign w:val="center"/>
          </w:tcPr>
          <w:p w14:paraId="149ED50C" w14:textId="321FDB44" w:rsidR="199A6727" w:rsidRPr="002C6C11" w:rsidRDefault="199A6727" w:rsidP="199A6727">
            <w:pPr>
              <w:rPr>
                <w:rFonts w:ascii="Montserrat" w:hAnsi="Montserrat"/>
                <w:b/>
                <w:color w:val="auto"/>
              </w:rPr>
            </w:pPr>
            <w:r w:rsidRPr="002C6C11">
              <w:rPr>
                <w:rFonts w:ascii="Montserrat" w:hAnsi="Montserrat"/>
                <w:b/>
                <w:color w:val="auto"/>
              </w:rPr>
              <w:t>Preconditions:</w:t>
            </w:r>
          </w:p>
        </w:tc>
        <w:tc>
          <w:tcPr>
            <w:tcW w:w="7215" w:type="dxa"/>
            <w:vAlign w:val="center"/>
          </w:tcPr>
          <w:p w14:paraId="17CD329F" w14:textId="63BCCE37" w:rsidR="199A6727" w:rsidRPr="002C6C11" w:rsidRDefault="199A6727" w:rsidP="199A6727">
            <w:pPr>
              <w:rPr>
                <w:rFonts w:ascii="Montserrat" w:hAnsi="Montserrat"/>
                <w:color w:val="auto"/>
              </w:rPr>
            </w:pPr>
            <w:r w:rsidRPr="002C6C11">
              <w:rPr>
                <w:rFonts w:ascii="Montserrat" w:hAnsi="Montserrat"/>
                <w:b/>
                <w:color w:val="auto"/>
              </w:rPr>
              <w:t>Pre1:</w:t>
            </w:r>
            <w:r w:rsidRPr="002C6C11">
              <w:rPr>
                <w:rFonts w:ascii="Montserrat" w:hAnsi="Montserrat"/>
                <w:color w:val="auto"/>
              </w:rPr>
              <w:t xml:space="preserve"> All system components operational</w:t>
            </w:r>
          </w:p>
        </w:tc>
      </w:tr>
      <w:tr w:rsidR="008114EB" w:rsidRPr="00C80238" w14:paraId="3C6DB659" w14:textId="77777777" w:rsidTr="199A6727">
        <w:trPr>
          <w:trHeight w:val="300"/>
        </w:trPr>
        <w:tc>
          <w:tcPr>
            <w:tcW w:w="1775" w:type="dxa"/>
            <w:vAlign w:val="center"/>
          </w:tcPr>
          <w:p w14:paraId="321D4F70" w14:textId="57D513BC" w:rsidR="199A6727" w:rsidRPr="002C6C11" w:rsidRDefault="199A6727" w:rsidP="199A6727">
            <w:pPr>
              <w:rPr>
                <w:rFonts w:ascii="Montserrat" w:hAnsi="Montserrat"/>
                <w:b/>
                <w:color w:val="auto"/>
              </w:rPr>
            </w:pPr>
          </w:p>
        </w:tc>
        <w:tc>
          <w:tcPr>
            <w:tcW w:w="7215" w:type="dxa"/>
            <w:vAlign w:val="center"/>
          </w:tcPr>
          <w:p w14:paraId="6BC68842" w14:textId="0208F071" w:rsidR="5E64995B" w:rsidRPr="002C6C11" w:rsidRDefault="5E64995B" w:rsidP="199A6727">
            <w:pPr>
              <w:rPr>
                <w:rFonts w:ascii="Montserrat" w:hAnsi="Montserrat"/>
                <w:color w:val="auto"/>
              </w:rPr>
            </w:pPr>
            <w:r w:rsidRPr="002C6C11">
              <w:rPr>
                <w:rFonts w:ascii="Montserrat" w:hAnsi="Montserrat"/>
                <w:b/>
                <w:color w:val="auto"/>
              </w:rPr>
              <w:t xml:space="preserve">Pre2: </w:t>
            </w:r>
            <w:r w:rsidR="6E40203D" w:rsidRPr="002C6C11">
              <w:rPr>
                <w:rFonts w:ascii="Montserrat" w:hAnsi="Montserrat"/>
                <w:color w:val="auto"/>
              </w:rPr>
              <w:t>Teresstrial network on campus laptop.</w:t>
            </w:r>
          </w:p>
        </w:tc>
      </w:tr>
      <w:tr w:rsidR="008114EB" w:rsidRPr="00C80238" w14:paraId="59480C84" w14:textId="77777777" w:rsidTr="199A6727">
        <w:trPr>
          <w:trHeight w:val="300"/>
        </w:trPr>
        <w:tc>
          <w:tcPr>
            <w:tcW w:w="1775" w:type="dxa"/>
            <w:vAlign w:val="center"/>
          </w:tcPr>
          <w:p w14:paraId="16E93AE9" w14:textId="3E1CA2C9" w:rsidR="199A6727" w:rsidRPr="002C6C11" w:rsidRDefault="199A6727" w:rsidP="199A6727">
            <w:pPr>
              <w:rPr>
                <w:rFonts w:ascii="Montserrat" w:hAnsi="Montserrat"/>
                <w:color w:val="auto"/>
              </w:rPr>
            </w:pPr>
          </w:p>
        </w:tc>
        <w:tc>
          <w:tcPr>
            <w:tcW w:w="7215" w:type="dxa"/>
            <w:vAlign w:val="center"/>
          </w:tcPr>
          <w:p w14:paraId="05764C2D" w14:textId="6BF0B361" w:rsidR="199A6727" w:rsidRPr="002C6C11" w:rsidRDefault="199A6727" w:rsidP="199A6727">
            <w:pPr>
              <w:rPr>
                <w:rFonts w:ascii="Montserrat" w:hAnsi="Montserrat"/>
                <w:color w:val="auto"/>
              </w:rPr>
            </w:pPr>
          </w:p>
        </w:tc>
      </w:tr>
      <w:tr w:rsidR="008114EB" w:rsidRPr="00C80238" w14:paraId="33C2A982" w14:textId="77777777" w:rsidTr="199A6727">
        <w:trPr>
          <w:trHeight w:val="300"/>
        </w:trPr>
        <w:tc>
          <w:tcPr>
            <w:tcW w:w="1775" w:type="dxa"/>
            <w:vAlign w:val="center"/>
          </w:tcPr>
          <w:p w14:paraId="674EB76A" w14:textId="47BB8FD9" w:rsidR="199A6727" w:rsidRPr="002C6C11" w:rsidRDefault="199A6727" w:rsidP="199A6727">
            <w:pPr>
              <w:rPr>
                <w:rFonts w:ascii="Montserrat" w:hAnsi="Montserrat"/>
                <w:b/>
                <w:color w:val="auto"/>
              </w:rPr>
            </w:pPr>
            <w:r w:rsidRPr="002C6C11">
              <w:rPr>
                <w:rFonts w:ascii="Montserrat" w:hAnsi="Montserrat"/>
                <w:b/>
                <w:color w:val="auto"/>
              </w:rPr>
              <w:t>Description:</w:t>
            </w:r>
          </w:p>
        </w:tc>
        <w:tc>
          <w:tcPr>
            <w:tcW w:w="7215" w:type="dxa"/>
            <w:vAlign w:val="center"/>
          </w:tcPr>
          <w:p w14:paraId="606A61E9" w14:textId="66997346" w:rsidR="247774F5" w:rsidRPr="002C6C11" w:rsidRDefault="247774F5" w:rsidP="199A6727">
            <w:pPr>
              <w:rPr>
                <w:rFonts w:ascii="Montserrat" w:hAnsi="Montserrat"/>
                <w:color w:val="auto"/>
              </w:rPr>
            </w:pPr>
            <w:r w:rsidRPr="002C6C11">
              <w:rPr>
                <w:rFonts w:ascii="Montserrat" w:hAnsi="Montserrat"/>
                <w:color w:val="auto"/>
              </w:rPr>
              <w:t>Measure load effect on failure rates under stress tests Using terrestrial internet to send a number concurrent requests to Varnish and measure TTFB &amp; throughput. The goal is to prove that Varnish remains stable under highload.</w:t>
            </w:r>
          </w:p>
        </w:tc>
      </w:tr>
      <w:tr w:rsidR="008114EB" w:rsidRPr="00C80238" w14:paraId="46B1E3DE" w14:textId="77777777" w:rsidTr="199A6727">
        <w:trPr>
          <w:trHeight w:val="300"/>
        </w:trPr>
        <w:tc>
          <w:tcPr>
            <w:tcW w:w="1775" w:type="dxa"/>
            <w:vAlign w:val="center"/>
          </w:tcPr>
          <w:p w14:paraId="213E21D2" w14:textId="34150228" w:rsidR="199A6727" w:rsidRPr="002C6C11" w:rsidRDefault="199A6727" w:rsidP="199A6727">
            <w:pPr>
              <w:rPr>
                <w:rFonts w:ascii="Montserrat" w:hAnsi="Montserrat"/>
                <w:b/>
                <w:color w:val="auto"/>
              </w:rPr>
            </w:pPr>
            <w:r w:rsidRPr="002C6C11">
              <w:rPr>
                <w:rFonts w:ascii="Montserrat" w:hAnsi="Montserrat"/>
                <w:b/>
                <w:color w:val="auto"/>
              </w:rPr>
              <w:t>Test Steps:</w:t>
            </w:r>
          </w:p>
        </w:tc>
        <w:tc>
          <w:tcPr>
            <w:tcW w:w="7215" w:type="dxa"/>
            <w:vAlign w:val="center"/>
          </w:tcPr>
          <w:p w14:paraId="3ED0658F" w14:textId="3D6162FE" w:rsidR="199A6727" w:rsidRPr="002C6C11" w:rsidRDefault="199A6727" w:rsidP="199A6727">
            <w:pPr>
              <w:rPr>
                <w:rFonts w:ascii="Montserrat" w:hAnsi="Montserrat"/>
                <w:color w:val="auto"/>
              </w:rPr>
            </w:pPr>
            <w:r w:rsidRPr="002C6C11">
              <w:rPr>
                <w:rFonts w:ascii="Montserrat" w:hAnsi="Montserrat"/>
                <w:b/>
                <w:color w:val="auto"/>
              </w:rPr>
              <w:t>S1:</w:t>
            </w:r>
            <w:r w:rsidRPr="002C6C11">
              <w:rPr>
                <w:rFonts w:ascii="Montserrat" w:hAnsi="Montserrat"/>
                <w:color w:val="auto"/>
              </w:rPr>
              <w:t xml:space="preserve"> Simulate </w:t>
            </w:r>
            <w:r w:rsidR="682FE3A6" w:rsidRPr="002C6C11">
              <w:rPr>
                <w:rFonts w:ascii="Montserrat" w:hAnsi="Montserrat"/>
                <w:color w:val="auto"/>
              </w:rPr>
              <w:t xml:space="preserve">high amount of </w:t>
            </w:r>
            <w:r w:rsidR="5D870476" w:rsidRPr="002C6C11">
              <w:rPr>
                <w:rFonts w:ascii="Montserrat" w:hAnsi="Montserrat"/>
                <w:color w:val="auto"/>
              </w:rPr>
              <w:t>users and</w:t>
            </w:r>
            <w:r w:rsidR="10D5408B" w:rsidRPr="002C6C11">
              <w:rPr>
                <w:rFonts w:ascii="Montserrat" w:hAnsi="Montserrat"/>
                <w:color w:val="auto"/>
              </w:rPr>
              <w:t xml:space="preserve"> generate high</w:t>
            </w:r>
            <w:r w:rsidRPr="002C6C11">
              <w:rPr>
                <w:rFonts w:ascii="Montserrat" w:hAnsi="Montserrat"/>
                <w:color w:val="auto"/>
              </w:rPr>
              <w:t xml:space="preserve"> traffic over terrestrial network</w:t>
            </w:r>
            <w:r w:rsidR="17F34442" w:rsidRPr="002C6C11">
              <w:rPr>
                <w:rFonts w:ascii="Montserrat" w:hAnsi="Montserrat"/>
                <w:color w:val="auto"/>
              </w:rPr>
              <w:t xml:space="preserve"> to Varnish cache.</w:t>
            </w:r>
          </w:p>
        </w:tc>
      </w:tr>
      <w:tr w:rsidR="008114EB" w:rsidRPr="00C80238" w14:paraId="1610442A" w14:textId="77777777" w:rsidTr="199A6727">
        <w:trPr>
          <w:trHeight w:val="300"/>
        </w:trPr>
        <w:tc>
          <w:tcPr>
            <w:tcW w:w="1775" w:type="dxa"/>
            <w:vAlign w:val="center"/>
          </w:tcPr>
          <w:p w14:paraId="00BD7981" w14:textId="43B94F54" w:rsidR="199A6727" w:rsidRPr="002C6C11" w:rsidRDefault="199A6727" w:rsidP="199A6727">
            <w:pPr>
              <w:rPr>
                <w:rFonts w:ascii="Montserrat" w:hAnsi="Montserrat"/>
                <w:color w:val="auto"/>
              </w:rPr>
            </w:pPr>
          </w:p>
        </w:tc>
        <w:tc>
          <w:tcPr>
            <w:tcW w:w="7215" w:type="dxa"/>
            <w:vAlign w:val="center"/>
          </w:tcPr>
          <w:p w14:paraId="16A22E42" w14:textId="713E3AB6" w:rsidR="199A6727" w:rsidRPr="002C6C11" w:rsidRDefault="199A6727" w:rsidP="199A6727">
            <w:pPr>
              <w:rPr>
                <w:rFonts w:ascii="Montserrat" w:hAnsi="Montserrat"/>
                <w:color w:val="auto"/>
              </w:rPr>
            </w:pPr>
            <w:r w:rsidRPr="002C6C11">
              <w:rPr>
                <w:rFonts w:ascii="Montserrat" w:hAnsi="Montserrat"/>
                <w:b/>
                <w:color w:val="auto"/>
              </w:rPr>
              <w:t xml:space="preserve">S2: </w:t>
            </w:r>
            <w:r w:rsidRPr="002C6C11">
              <w:rPr>
                <w:rFonts w:ascii="Montserrat" w:hAnsi="Montserrat"/>
                <w:color w:val="auto"/>
              </w:rPr>
              <w:t xml:space="preserve">Verify that Varnish </w:t>
            </w:r>
            <w:r w:rsidR="216E7335" w:rsidRPr="002C6C11">
              <w:rPr>
                <w:rFonts w:ascii="Montserrat" w:hAnsi="Montserrat"/>
                <w:color w:val="auto"/>
              </w:rPr>
              <w:t xml:space="preserve">is stable </w:t>
            </w:r>
            <w:r w:rsidR="5BD84049" w:rsidRPr="002C6C11">
              <w:rPr>
                <w:rFonts w:ascii="Montserrat" w:hAnsi="Montserrat"/>
                <w:color w:val="auto"/>
              </w:rPr>
              <w:t xml:space="preserve">and can handle the </w:t>
            </w:r>
            <w:r w:rsidR="216E7335" w:rsidRPr="002C6C11">
              <w:rPr>
                <w:rFonts w:ascii="Montserrat" w:hAnsi="Montserrat"/>
                <w:color w:val="auto"/>
              </w:rPr>
              <w:t xml:space="preserve">high load. </w:t>
            </w:r>
          </w:p>
        </w:tc>
      </w:tr>
      <w:tr w:rsidR="008114EB" w:rsidRPr="00C80238" w14:paraId="59CCB0CF" w14:textId="77777777" w:rsidTr="199A6727">
        <w:trPr>
          <w:trHeight w:val="300"/>
        </w:trPr>
        <w:tc>
          <w:tcPr>
            <w:tcW w:w="1775" w:type="dxa"/>
            <w:vAlign w:val="center"/>
          </w:tcPr>
          <w:p w14:paraId="189BE6B0" w14:textId="275CB8C2" w:rsidR="199A6727" w:rsidRPr="002C6C11" w:rsidRDefault="199A6727" w:rsidP="199A6727">
            <w:pPr>
              <w:rPr>
                <w:rFonts w:ascii="Montserrat" w:hAnsi="Montserrat"/>
                <w:b/>
                <w:color w:val="auto"/>
              </w:rPr>
            </w:pPr>
            <w:r w:rsidRPr="002C6C11">
              <w:rPr>
                <w:rFonts w:ascii="Montserrat" w:hAnsi="Montserrat"/>
                <w:b/>
                <w:color w:val="auto"/>
              </w:rPr>
              <w:t>Associated KPI:</w:t>
            </w:r>
          </w:p>
        </w:tc>
        <w:tc>
          <w:tcPr>
            <w:tcW w:w="7215" w:type="dxa"/>
            <w:vAlign w:val="center"/>
          </w:tcPr>
          <w:p w14:paraId="4B7993B2" w14:textId="2B194864" w:rsidR="199A6727" w:rsidRPr="002C6C11" w:rsidRDefault="199A6727" w:rsidP="199A6727">
            <w:pPr>
              <w:rPr>
                <w:rFonts w:ascii="Montserrat" w:hAnsi="Montserrat"/>
                <w:color w:val="auto"/>
              </w:rPr>
            </w:pPr>
            <w:r w:rsidRPr="002C6C11">
              <w:rPr>
                <w:rFonts w:ascii="Montserrat" w:hAnsi="Montserrat"/>
                <w:color w:val="auto"/>
              </w:rPr>
              <w:t>Throughput(bps), TTFB</w:t>
            </w:r>
          </w:p>
        </w:tc>
      </w:tr>
      <w:tr w:rsidR="008114EB" w:rsidRPr="00C80238" w14:paraId="0CFA3531" w14:textId="77777777" w:rsidTr="199A6727">
        <w:trPr>
          <w:trHeight w:val="300"/>
        </w:trPr>
        <w:tc>
          <w:tcPr>
            <w:tcW w:w="1775" w:type="dxa"/>
            <w:vAlign w:val="center"/>
          </w:tcPr>
          <w:p w14:paraId="7CCACB9F" w14:textId="4F541773" w:rsidR="199A6727" w:rsidRPr="002C6C11" w:rsidRDefault="199A6727" w:rsidP="199A6727">
            <w:pPr>
              <w:rPr>
                <w:rFonts w:ascii="Montserrat" w:hAnsi="Montserrat"/>
                <w:b/>
                <w:color w:val="auto"/>
              </w:rPr>
            </w:pPr>
            <w:r w:rsidRPr="002C6C11">
              <w:rPr>
                <w:rFonts w:ascii="Montserrat" w:hAnsi="Montserrat"/>
                <w:b/>
                <w:color w:val="auto"/>
              </w:rPr>
              <w:t>Actual Result:</w:t>
            </w:r>
          </w:p>
        </w:tc>
        <w:tc>
          <w:tcPr>
            <w:tcW w:w="7215" w:type="dxa"/>
            <w:vAlign w:val="center"/>
          </w:tcPr>
          <w:p w14:paraId="29607310" w14:textId="5772B1C9" w:rsidR="199A6727" w:rsidRPr="002C6C11" w:rsidRDefault="199A6727" w:rsidP="199A6727">
            <w:pPr>
              <w:rPr>
                <w:rFonts w:ascii="Montserrat" w:hAnsi="Montserrat"/>
                <w:color w:val="auto"/>
              </w:rPr>
            </w:pPr>
          </w:p>
        </w:tc>
      </w:tr>
    </w:tbl>
    <w:p w14:paraId="0A536B2A" w14:textId="4257B02C" w:rsidR="007914BB" w:rsidRPr="002C6C11" w:rsidRDefault="007914BB" w:rsidP="3164B928">
      <w:pPr>
        <w:ind w:firstLine="1"/>
        <w:rPr>
          <w:rFonts w:ascii="Montserrat" w:hAnsi="Montserrat"/>
          <w:color w:val="auto"/>
        </w:rPr>
      </w:pPr>
      <w:r w:rsidRPr="002C6C11">
        <w:rPr>
          <w:rFonts w:ascii="Montserrat" w:hAnsi="Montserrat"/>
          <w:color w:val="auto"/>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8114EB" w:rsidRPr="00C80238" w14:paraId="642E94B5" w14:textId="77777777" w:rsidTr="199A6727">
        <w:trPr>
          <w:trHeight w:val="300"/>
        </w:trPr>
        <w:tc>
          <w:tcPr>
            <w:tcW w:w="1775" w:type="dxa"/>
            <w:shd w:val="clear" w:color="auto" w:fill="C1E4F5" w:themeFill="accent1" w:themeFillTint="33"/>
            <w:vAlign w:val="center"/>
          </w:tcPr>
          <w:p w14:paraId="1C007B7D" w14:textId="606F6A35" w:rsidR="199A6727" w:rsidRPr="002C6C11" w:rsidRDefault="199A6727" w:rsidP="199A6727">
            <w:pPr>
              <w:rPr>
                <w:rFonts w:ascii="Montserrat" w:hAnsi="Montserrat"/>
                <w:b/>
                <w:color w:val="auto"/>
              </w:rPr>
            </w:pPr>
            <w:r w:rsidRPr="002C6C11">
              <w:rPr>
                <w:rFonts w:ascii="Montserrat" w:hAnsi="Montserrat"/>
                <w:b/>
                <w:color w:val="auto"/>
              </w:rPr>
              <w:t xml:space="preserve">Test Case </w:t>
            </w:r>
            <w:r w:rsidR="31E4FD39" w:rsidRPr="002C6C11">
              <w:rPr>
                <w:rFonts w:ascii="Montserrat" w:hAnsi="Montserrat"/>
                <w:b/>
                <w:color w:val="auto"/>
              </w:rPr>
              <w:t>2</w:t>
            </w:r>
            <w:r w:rsidR="397123D1" w:rsidRPr="002C6C11">
              <w:rPr>
                <w:rFonts w:ascii="Montserrat" w:hAnsi="Montserrat"/>
                <w:b/>
                <w:color w:val="auto"/>
              </w:rPr>
              <w:t>1</w:t>
            </w:r>
          </w:p>
        </w:tc>
        <w:tc>
          <w:tcPr>
            <w:tcW w:w="7215" w:type="dxa"/>
            <w:shd w:val="clear" w:color="auto" w:fill="C1E4F5" w:themeFill="accent1" w:themeFillTint="33"/>
            <w:vAlign w:val="center"/>
          </w:tcPr>
          <w:p w14:paraId="45C3DB3D" w14:textId="50D908C1" w:rsidR="199A6727" w:rsidRPr="002C6C11" w:rsidRDefault="199A6727" w:rsidP="199A6727">
            <w:pPr>
              <w:rPr>
                <w:rFonts w:ascii="Montserrat" w:hAnsi="Montserrat"/>
                <w:b/>
                <w:color w:val="auto"/>
              </w:rPr>
            </w:pPr>
            <w:r w:rsidRPr="002C6C11">
              <w:rPr>
                <w:rFonts w:ascii="Montserrat" w:hAnsi="Montserrat"/>
                <w:b/>
                <w:color w:val="auto"/>
              </w:rPr>
              <w:t>End-to-End test</w:t>
            </w:r>
          </w:p>
        </w:tc>
      </w:tr>
      <w:tr w:rsidR="008114EB" w:rsidRPr="00C80238" w14:paraId="5BAB3C6A" w14:textId="77777777" w:rsidTr="199A6727">
        <w:trPr>
          <w:trHeight w:val="300"/>
        </w:trPr>
        <w:tc>
          <w:tcPr>
            <w:tcW w:w="1775" w:type="dxa"/>
            <w:vAlign w:val="center"/>
          </w:tcPr>
          <w:p w14:paraId="2C8E6057" w14:textId="12D7C02F" w:rsidR="199A6727" w:rsidRPr="002C6C11" w:rsidRDefault="199A6727" w:rsidP="199A6727">
            <w:pPr>
              <w:rPr>
                <w:rFonts w:ascii="Montserrat" w:hAnsi="Montserrat"/>
                <w:b/>
                <w:color w:val="auto"/>
              </w:rPr>
            </w:pPr>
            <w:r w:rsidRPr="002C6C11">
              <w:rPr>
                <w:rFonts w:ascii="Montserrat" w:hAnsi="Montserrat"/>
                <w:b/>
                <w:color w:val="auto"/>
              </w:rPr>
              <w:t>Title:</w:t>
            </w:r>
          </w:p>
        </w:tc>
        <w:tc>
          <w:tcPr>
            <w:tcW w:w="7215" w:type="dxa"/>
            <w:vAlign w:val="center"/>
          </w:tcPr>
          <w:p w14:paraId="29498BE0" w14:textId="524B28F9" w:rsidR="199A6727" w:rsidRPr="002C6C11" w:rsidRDefault="199A6727" w:rsidP="199A6727">
            <w:pPr>
              <w:spacing w:line="259" w:lineRule="auto"/>
              <w:rPr>
                <w:rFonts w:ascii="Montserrat" w:hAnsi="Montserrat"/>
                <w:color w:val="auto"/>
              </w:rPr>
            </w:pPr>
            <w:r w:rsidRPr="002C6C11">
              <w:rPr>
                <w:rFonts w:ascii="Montserrat" w:hAnsi="Montserrat"/>
                <w:color w:val="auto"/>
              </w:rPr>
              <w:t>Track frequency of resolution switches under different delivery</w:t>
            </w:r>
          </w:p>
        </w:tc>
      </w:tr>
      <w:tr w:rsidR="008114EB" w:rsidRPr="00C80238" w14:paraId="6CF4F7F4" w14:textId="77777777" w:rsidTr="199A6727">
        <w:trPr>
          <w:trHeight w:val="300"/>
        </w:trPr>
        <w:tc>
          <w:tcPr>
            <w:tcW w:w="1775" w:type="dxa"/>
            <w:vAlign w:val="center"/>
          </w:tcPr>
          <w:p w14:paraId="27827EB4" w14:textId="78E6C7FB" w:rsidR="199A6727" w:rsidRPr="002C6C11" w:rsidRDefault="199A6727" w:rsidP="199A6727">
            <w:pPr>
              <w:rPr>
                <w:rFonts w:ascii="Montserrat" w:hAnsi="Montserrat"/>
                <w:b/>
                <w:color w:val="auto"/>
              </w:rPr>
            </w:pPr>
            <w:r w:rsidRPr="002C6C11">
              <w:rPr>
                <w:rFonts w:ascii="Montserrat" w:hAnsi="Montserrat"/>
                <w:b/>
                <w:color w:val="auto"/>
              </w:rPr>
              <w:t>Responsible Partner:</w:t>
            </w:r>
          </w:p>
        </w:tc>
        <w:tc>
          <w:tcPr>
            <w:tcW w:w="7215" w:type="dxa"/>
            <w:vAlign w:val="center"/>
          </w:tcPr>
          <w:p w14:paraId="00AF75AF" w14:textId="249CC4BB" w:rsidR="199A6727" w:rsidRPr="002C6C11" w:rsidRDefault="199A6727" w:rsidP="199A6727">
            <w:pPr>
              <w:rPr>
                <w:rFonts w:ascii="Montserrat" w:hAnsi="Montserrat"/>
                <w:color w:val="auto"/>
              </w:rPr>
            </w:pPr>
            <w:r w:rsidRPr="002C6C11">
              <w:rPr>
                <w:rFonts w:ascii="Montserrat" w:hAnsi="Montserrat"/>
                <w:color w:val="auto"/>
              </w:rPr>
              <w:t>Arctic Space Technologies, Varnish Software</w:t>
            </w:r>
          </w:p>
        </w:tc>
      </w:tr>
      <w:tr w:rsidR="008114EB" w:rsidRPr="00C80238" w14:paraId="299F4668" w14:textId="77777777" w:rsidTr="199A6727">
        <w:trPr>
          <w:trHeight w:val="300"/>
        </w:trPr>
        <w:tc>
          <w:tcPr>
            <w:tcW w:w="1775" w:type="dxa"/>
            <w:vAlign w:val="center"/>
          </w:tcPr>
          <w:p w14:paraId="0FA25FC9" w14:textId="321FDB44" w:rsidR="199A6727" w:rsidRPr="002C6C11" w:rsidRDefault="199A6727" w:rsidP="199A6727">
            <w:pPr>
              <w:rPr>
                <w:rFonts w:ascii="Montserrat" w:hAnsi="Montserrat"/>
                <w:b/>
                <w:color w:val="auto"/>
              </w:rPr>
            </w:pPr>
            <w:r w:rsidRPr="002C6C11">
              <w:rPr>
                <w:rFonts w:ascii="Montserrat" w:hAnsi="Montserrat"/>
                <w:b/>
                <w:color w:val="auto"/>
              </w:rPr>
              <w:t>Preconditions:</w:t>
            </w:r>
          </w:p>
        </w:tc>
        <w:tc>
          <w:tcPr>
            <w:tcW w:w="7215" w:type="dxa"/>
            <w:vAlign w:val="center"/>
          </w:tcPr>
          <w:p w14:paraId="1E054ED5" w14:textId="63BCCE37" w:rsidR="199A6727" w:rsidRPr="002C6C11" w:rsidRDefault="199A6727" w:rsidP="199A6727">
            <w:pPr>
              <w:rPr>
                <w:rFonts w:ascii="Montserrat" w:hAnsi="Montserrat"/>
                <w:color w:val="auto"/>
              </w:rPr>
            </w:pPr>
            <w:r w:rsidRPr="002C6C11">
              <w:rPr>
                <w:rFonts w:ascii="Montserrat" w:hAnsi="Montserrat"/>
                <w:b/>
                <w:color w:val="auto"/>
              </w:rPr>
              <w:t>Pre1:</w:t>
            </w:r>
            <w:r w:rsidRPr="002C6C11">
              <w:rPr>
                <w:rFonts w:ascii="Montserrat" w:hAnsi="Montserrat"/>
                <w:color w:val="auto"/>
              </w:rPr>
              <w:t xml:space="preserve"> All system components operational</w:t>
            </w:r>
          </w:p>
        </w:tc>
      </w:tr>
      <w:tr w:rsidR="008114EB" w:rsidRPr="00C80238" w14:paraId="127F5262" w14:textId="77777777" w:rsidTr="199A6727">
        <w:trPr>
          <w:trHeight w:val="300"/>
        </w:trPr>
        <w:tc>
          <w:tcPr>
            <w:tcW w:w="1775" w:type="dxa"/>
            <w:vAlign w:val="center"/>
          </w:tcPr>
          <w:p w14:paraId="627BC055" w14:textId="57D513BC" w:rsidR="199A6727" w:rsidRPr="002C6C11" w:rsidRDefault="199A6727" w:rsidP="199A6727">
            <w:pPr>
              <w:rPr>
                <w:rFonts w:ascii="Montserrat" w:hAnsi="Montserrat"/>
                <w:b/>
                <w:color w:val="auto"/>
              </w:rPr>
            </w:pPr>
          </w:p>
        </w:tc>
        <w:tc>
          <w:tcPr>
            <w:tcW w:w="7215" w:type="dxa"/>
            <w:vAlign w:val="center"/>
          </w:tcPr>
          <w:p w14:paraId="68355EE9" w14:textId="34778309" w:rsidR="199A6727" w:rsidRPr="002C6C11" w:rsidRDefault="199A6727" w:rsidP="199A6727">
            <w:pPr>
              <w:rPr>
                <w:rFonts w:ascii="Montserrat" w:hAnsi="Montserrat"/>
                <w:color w:val="auto"/>
              </w:rPr>
            </w:pPr>
            <w:r w:rsidRPr="002C6C11">
              <w:rPr>
                <w:rFonts w:ascii="Montserrat" w:hAnsi="Montserrat"/>
                <w:b/>
                <w:color w:val="auto"/>
              </w:rPr>
              <w:t xml:space="preserve">Pre2: </w:t>
            </w:r>
            <w:r w:rsidRPr="002C6C11">
              <w:rPr>
                <w:rFonts w:ascii="Montserrat" w:hAnsi="Montserrat"/>
                <w:color w:val="auto"/>
              </w:rPr>
              <w:t>5G network working</w:t>
            </w:r>
          </w:p>
        </w:tc>
      </w:tr>
      <w:tr w:rsidR="008114EB" w:rsidRPr="00C80238" w14:paraId="0EE87F16" w14:textId="77777777" w:rsidTr="199A6727">
        <w:trPr>
          <w:trHeight w:val="300"/>
        </w:trPr>
        <w:tc>
          <w:tcPr>
            <w:tcW w:w="1775" w:type="dxa"/>
            <w:vAlign w:val="center"/>
          </w:tcPr>
          <w:p w14:paraId="39C39685" w14:textId="3E1CA2C9" w:rsidR="199A6727" w:rsidRPr="002C6C11" w:rsidRDefault="199A6727" w:rsidP="199A6727">
            <w:pPr>
              <w:rPr>
                <w:rFonts w:ascii="Montserrat" w:hAnsi="Montserrat"/>
                <w:color w:val="auto"/>
              </w:rPr>
            </w:pPr>
          </w:p>
        </w:tc>
        <w:tc>
          <w:tcPr>
            <w:tcW w:w="7215" w:type="dxa"/>
            <w:vAlign w:val="center"/>
          </w:tcPr>
          <w:p w14:paraId="319F5B0A" w14:textId="2A63D643" w:rsidR="199A6727" w:rsidRPr="002C6C11" w:rsidRDefault="199A6727" w:rsidP="199A6727">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Terrestrial internet on 5G laptop.</w:t>
            </w:r>
          </w:p>
        </w:tc>
      </w:tr>
      <w:tr w:rsidR="008114EB" w:rsidRPr="00C80238" w14:paraId="511D4017" w14:textId="77777777" w:rsidTr="199A6727">
        <w:trPr>
          <w:trHeight w:val="300"/>
        </w:trPr>
        <w:tc>
          <w:tcPr>
            <w:tcW w:w="1775" w:type="dxa"/>
            <w:vAlign w:val="center"/>
          </w:tcPr>
          <w:p w14:paraId="1281F8EE" w14:textId="47BB8FD9" w:rsidR="199A6727" w:rsidRPr="002C6C11" w:rsidRDefault="199A6727" w:rsidP="199A6727">
            <w:pPr>
              <w:rPr>
                <w:rFonts w:ascii="Montserrat" w:hAnsi="Montserrat"/>
                <w:b/>
                <w:color w:val="auto"/>
              </w:rPr>
            </w:pPr>
            <w:r w:rsidRPr="002C6C11">
              <w:rPr>
                <w:rFonts w:ascii="Montserrat" w:hAnsi="Montserrat"/>
                <w:b/>
                <w:color w:val="auto"/>
              </w:rPr>
              <w:t>Description:</w:t>
            </w:r>
          </w:p>
        </w:tc>
        <w:tc>
          <w:tcPr>
            <w:tcW w:w="7215" w:type="dxa"/>
            <w:vAlign w:val="center"/>
          </w:tcPr>
          <w:p w14:paraId="335A79AF" w14:textId="6D9F866A" w:rsidR="199A6727" w:rsidRPr="002C6C11" w:rsidRDefault="199A6727" w:rsidP="199A6727">
            <w:pPr>
              <w:rPr>
                <w:rFonts w:ascii="Montserrat" w:hAnsi="Montserrat"/>
                <w:color w:val="auto"/>
              </w:rPr>
            </w:pPr>
            <w:r w:rsidRPr="002C6C11">
              <w:rPr>
                <w:rFonts w:ascii="Montserrat" w:hAnsi="Montserrat"/>
                <w:color w:val="auto"/>
              </w:rPr>
              <w:t>During playback sessions we will monitor resolution changes together with their timestamps. This allows us to correlate when and why the player adapts quality (e.g., during cache hit vs. cache miss scenarios, over 5G vs. terrestrial internet).</w:t>
            </w:r>
          </w:p>
        </w:tc>
      </w:tr>
      <w:tr w:rsidR="008114EB" w:rsidRPr="00C80238" w14:paraId="0F15C697" w14:textId="77777777" w:rsidTr="199A6727">
        <w:trPr>
          <w:trHeight w:val="300"/>
        </w:trPr>
        <w:tc>
          <w:tcPr>
            <w:tcW w:w="1775" w:type="dxa"/>
            <w:vAlign w:val="center"/>
          </w:tcPr>
          <w:p w14:paraId="196BE419" w14:textId="34150228" w:rsidR="199A6727" w:rsidRPr="002C6C11" w:rsidRDefault="199A6727" w:rsidP="199A6727">
            <w:pPr>
              <w:rPr>
                <w:rFonts w:ascii="Montserrat" w:hAnsi="Montserrat"/>
                <w:b/>
                <w:color w:val="auto"/>
              </w:rPr>
            </w:pPr>
            <w:r w:rsidRPr="002C6C11">
              <w:rPr>
                <w:rFonts w:ascii="Montserrat" w:hAnsi="Montserrat"/>
                <w:b/>
                <w:color w:val="auto"/>
              </w:rPr>
              <w:t>Test Steps:</w:t>
            </w:r>
          </w:p>
        </w:tc>
        <w:tc>
          <w:tcPr>
            <w:tcW w:w="7215" w:type="dxa"/>
            <w:vAlign w:val="center"/>
          </w:tcPr>
          <w:p w14:paraId="1451323B" w14:textId="2FC182BD" w:rsidR="199A6727" w:rsidRPr="002C6C11" w:rsidRDefault="199A6727" w:rsidP="199A6727">
            <w:pPr>
              <w:rPr>
                <w:rFonts w:ascii="Montserrat" w:hAnsi="Montserrat"/>
                <w:color w:val="auto"/>
              </w:rPr>
            </w:pPr>
            <w:r w:rsidRPr="002C6C11">
              <w:rPr>
                <w:rFonts w:ascii="Montserrat" w:hAnsi="Montserrat"/>
                <w:b/>
                <w:color w:val="auto"/>
              </w:rPr>
              <w:t>S1:</w:t>
            </w:r>
            <w:r w:rsidRPr="002C6C11">
              <w:rPr>
                <w:rFonts w:ascii="Montserrat" w:hAnsi="Montserrat"/>
                <w:color w:val="auto"/>
              </w:rPr>
              <w:t xml:space="preserve"> </w:t>
            </w:r>
            <w:r w:rsidR="02D4BD1D" w:rsidRPr="002C6C11">
              <w:rPr>
                <w:rFonts w:ascii="Montserrat" w:hAnsi="Montserrat"/>
                <w:color w:val="auto"/>
              </w:rPr>
              <w:t>simulate playback and trigger for cache miss</w:t>
            </w:r>
          </w:p>
        </w:tc>
      </w:tr>
      <w:tr w:rsidR="008114EB" w:rsidRPr="00C80238" w14:paraId="5FA64AC1" w14:textId="77777777" w:rsidTr="199A6727">
        <w:trPr>
          <w:trHeight w:val="300"/>
        </w:trPr>
        <w:tc>
          <w:tcPr>
            <w:tcW w:w="1775" w:type="dxa"/>
            <w:vAlign w:val="center"/>
          </w:tcPr>
          <w:p w14:paraId="4141A3A2" w14:textId="4EF5FBA0" w:rsidR="199A6727" w:rsidRPr="002C6C11" w:rsidRDefault="199A6727" w:rsidP="199A6727">
            <w:pPr>
              <w:rPr>
                <w:rFonts w:ascii="Montserrat" w:hAnsi="Montserrat"/>
                <w:b/>
                <w:color w:val="auto"/>
              </w:rPr>
            </w:pPr>
          </w:p>
        </w:tc>
        <w:tc>
          <w:tcPr>
            <w:tcW w:w="7215" w:type="dxa"/>
            <w:vAlign w:val="center"/>
          </w:tcPr>
          <w:p w14:paraId="3A1C3755" w14:textId="31DA833D" w:rsidR="02D4BD1D" w:rsidRPr="002C6C11" w:rsidRDefault="02D4BD1D" w:rsidP="199A6727">
            <w:pPr>
              <w:rPr>
                <w:rFonts w:ascii="Montserrat" w:hAnsi="Montserrat"/>
                <w:color w:val="auto"/>
              </w:rPr>
            </w:pPr>
            <w:r w:rsidRPr="002C6C11">
              <w:rPr>
                <w:rFonts w:ascii="Montserrat" w:hAnsi="Montserrat"/>
                <w:b/>
                <w:color w:val="auto"/>
              </w:rPr>
              <w:t xml:space="preserve">S2: -||- </w:t>
            </w:r>
            <w:r w:rsidRPr="002C6C11">
              <w:rPr>
                <w:rFonts w:ascii="Montserrat" w:hAnsi="Montserrat"/>
                <w:color w:val="auto"/>
              </w:rPr>
              <w:t>cache hit</w:t>
            </w:r>
          </w:p>
        </w:tc>
      </w:tr>
      <w:tr w:rsidR="008114EB" w:rsidRPr="00C80238" w14:paraId="175243FD" w14:textId="77777777" w:rsidTr="199A6727">
        <w:trPr>
          <w:trHeight w:val="300"/>
        </w:trPr>
        <w:tc>
          <w:tcPr>
            <w:tcW w:w="1775" w:type="dxa"/>
            <w:vAlign w:val="center"/>
          </w:tcPr>
          <w:p w14:paraId="7B69FA38" w14:textId="43B94F54" w:rsidR="199A6727" w:rsidRPr="002C6C11" w:rsidRDefault="199A6727" w:rsidP="199A6727">
            <w:pPr>
              <w:rPr>
                <w:rFonts w:ascii="Montserrat" w:hAnsi="Montserrat"/>
                <w:color w:val="auto"/>
              </w:rPr>
            </w:pPr>
          </w:p>
        </w:tc>
        <w:tc>
          <w:tcPr>
            <w:tcW w:w="7215" w:type="dxa"/>
            <w:vAlign w:val="center"/>
          </w:tcPr>
          <w:p w14:paraId="77DD9EC1" w14:textId="4F7B52C8" w:rsidR="199A6727" w:rsidRPr="002C6C11" w:rsidRDefault="199A6727" w:rsidP="199A6727">
            <w:pPr>
              <w:rPr>
                <w:rFonts w:ascii="Montserrat" w:hAnsi="Montserrat"/>
                <w:color w:val="auto"/>
              </w:rPr>
            </w:pPr>
            <w:r w:rsidRPr="002C6C11">
              <w:rPr>
                <w:rFonts w:ascii="Montserrat" w:hAnsi="Montserrat"/>
                <w:b/>
                <w:color w:val="auto"/>
              </w:rPr>
              <w:t>S</w:t>
            </w:r>
            <w:r w:rsidR="5EA9F6E5" w:rsidRPr="002C6C11">
              <w:rPr>
                <w:rFonts w:ascii="Montserrat" w:hAnsi="Montserrat"/>
                <w:b/>
                <w:color w:val="auto"/>
              </w:rPr>
              <w:t>3</w:t>
            </w:r>
            <w:r w:rsidRPr="002C6C11">
              <w:rPr>
                <w:rFonts w:ascii="Montserrat" w:hAnsi="Montserrat"/>
                <w:b/>
                <w:color w:val="auto"/>
              </w:rPr>
              <w:t xml:space="preserve">: </w:t>
            </w:r>
            <w:r w:rsidR="6DB77036" w:rsidRPr="002C6C11">
              <w:rPr>
                <w:rFonts w:ascii="Montserrat" w:hAnsi="Montserrat"/>
                <w:color w:val="auto"/>
              </w:rPr>
              <w:t>Capure nr of resolution switches</w:t>
            </w:r>
            <w:r w:rsidR="142722E7" w:rsidRPr="002C6C11">
              <w:rPr>
                <w:rFonts w:ascii="Montserrat" w:hAnsi="Montserrat"/>
                <w:color w:val="auto"/>
              </w:rPr>
              <w:t xml:space="preserve"> as the video player during playback.</w:t>
            </w:r>
          </w:p>
        </w:tc>
      </w:tr>
      <w:tr w:rsidR="008114EB" w:rsidRPr="00C80238" w14:paraId="05261AE5" w14:textId="77777777" w:rsidTr="199A6727">
        <w:trPr>
          <w:trHeight w:val="300"/>
        </w:trPr>
        <w:tc>
          <w:tcPr>
            <w:tcW w:w="1775" w:type="dxa"/>
            <w:vAlign w:val="center"/>
          </w:tcPr>
          <w:p w14:paraId="1E690E28" w14:textId="275CB8C2" w:rsidR="199A6727" w:rsidRPr="002C6C11" w:rsidRDefault="199A6727" w:rsidP="199A6727">
            <w:pPr>
              <w:rPr>
                <w:rFonts w:ascii="Montserrat" w:hAnsi="Montserrat"/>
                <w:b/>
                <w:color w:val="auto"/>
              </w:rPr>
            </w:pPr>
            <w:r w:rsidRPr="002C6C11">
              <w:rPr>
                <w:rFonts w:ascii="Montserrat" w:hAnsi="Montserrat"/>
                <w:b/>
                <w:color w:val="auto"/>
              </w:rPr>
              <w:t>Associated KPI:</w:t>
            </w:r>
          </w:p>
        </w:tc>
        <w:tc>
          <w:tcPr>
            <w:tcW w:w="7215" w:type="dxa"/>
            <w:vAlign w:val="center"/>
          </w:tcPr>
          <w:p w14:paraId="512563D7" w14:textId="6C98412A" w:rsidR="4B20EFCF" w:rsidRPr="002C6C11" w:rsidRDefault="4B20EFCF" w:rsidP="199A6727">
            <w:pPr>
              <w:rPr>
                <w:rFonts w:ascii="Montserrat" w:hAnsi="Montserrat"/>
                <w:color w:val="auto"/>
              </w:rPr>
            </w:pPr>
            <w:r w:rsidRPr="002C6C11">
              <w:rPr>
                <w:rFonts w:ascii="Montserrat" w:hAnsi="Montserrat"/>
                <w:color w:val="auto"/>
              </w:rPr>
              <w:t xml:space="preserve">Nr of resolution changes </w:t>
            </w:r>
          </w:p>
        </w:tc>
      </w:tr>
      <w:tr w:rsidR="199A6727" w:rsidRPr="00C80238" w14:paraId="421188E6" w14:textId="77777777" w:rsidTr="199A6727">
        <w:trPr>
          <w:trHeight w:val="300"/>
        </w:trPr>
        <w:tc>
          <w:tcPr>
            <w:tcW w:w="1775" w:type="dxa"/>
            <w:vAlign w:val="center"/>
          </w:tcPr>
          <w:p w14:paraId="5220EE19" w14:textId="4F541773" w:rsidR="199A6727" w:rsidRPr="002C6C11" w:rsidRDefault="199A6727" w:rsidP="199A6727">
            <w:pPr>
              <w:rPr>
                <w:rFonts w:ascii="Montserrat" w:hAnsi="Montserrat"/>
                <w:b/>
                <w:color w:val="auto"/>
              </w:rPr>
            </w:pPr>
            <w:r w:rsidRPr="002C6C11">
              <w:rPr>
                <w:rFonts w:ascii="Montserrat" w:hAnsi="Montserrat"/>
                <w:b/>
                <w:color w:val="auto"/>
              </w:rPr>
              <w:t>Actual Result:</w:t>
            </w:r>
          </w:p>
        </w:tc>
        <w:tc>
          <w:tcPr>
            <w:tcW w:w="7215" w:type="dxa"/>
            <w:vAlign w:val="center"/>
          </w:tcPr>
          <w:p w14:paraId="754F801C" w14:textId="5772B1C9" w:rsidR="199A6727" w:rsidRPr="002C6C11" w:rsidRDefault="199A6727" w:rsidP="199A6727">
            <w:pPr>
              <w:rPr>
                <w:rFonts w:ascii="Montserrat" w:hAnsi="Montserrat"/>
                <w:color w:val="auto"/>
              </w:rPr>
            </w:pPr>
          </w:p>
        </w:tc>
      </w:tr>
    </w:tbl>
    <w:p w14:paraId="31DD6799" w14:textId="2A316ACC" w:rsidR="007914BB" w:rsidRPr="002C6C11" w:rsidRDefault="007914BB" w:rsidP="3164B928">
      <w:pPr>
        <w:ind w:firstLine="1"/>
        <w:rPr>
          <w:rFonts w:ascii="Montserrat" w:hAnsi="Montserrat"/>
          <w:color w:val="auto"/>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8114EB" w:rsidRPr="00C80238" w14:paraId="06758D07" w14:textId="77777777" w:rsidTr="199A6727">
        <w:trPr>
          <w:trHeight w:val="300"/>
        </w:trPr>
        <w:tc>
          <w:tcPr>
            <w:tcW w:w="1775" w:type="dxa"/>
            <w:shd w:val="clear" w:color="auto" w:fill="C1E4F5" w:themeFill="accent1" w:themeFillTint="33"/>
            <w:vAlign w:val="center"/>
          </w:tcPr>
          <w:p w14:paraId="6CED954A" w14:textId="2D4A5436" w:rsidR="199A6727" w:rsidRPr="002C6C11" w:rsidRDefault="199A6727" w:rsidP="199A6727">
            <w:pPr>
              <w:rPr>
                <w:rFonts w:ascii="Montserrat" w:hAnsi="Montserrat"/>
                <w:b/>
                <w:color w:val="auto"/>
              </w:rPr>
            </w:pPr>
            <w:r w:rsidRPr="002C6C11">
              <w:rPr>
                <w:rFonts w:ascii="Montserrat" w:hAnsi="Montserrat"/>
                <w:b/>
                <w:color w:val="auto"/>
              </w:rPr>
              <w:t xml:space="preserve">Test Case </w:t>
            </w:r>
            <w:r w:rsidR="31E4FD39" w:rsidRPr="002C6C11">
              <w:rPr>
                <w:rFonts w:ascii="Montserrat" w:hAnsi="Montserrat"/>
                <w:b/>
                <w:color w:val="auto"/>
              </w:rPr>
              <w:t>2</w:t>
            </w:r>
            <w:r w:rsidR="38FC4BCF" w:rsidRPr="002C6C11">
              <w:rPr>
                <w:rFonts w:ascii="Montserrat" w:hAnsi="Montserrat"/>
                <w:b/>
                <w:color w:val="auto"/>
              </w:rPr>
              <w:t>2</w:t>
            </w:r>
          </w:p>
        </w:tc>
        <w:tc>
          <w:tcPr>
            <w:tcW w:w="7215" w:type="dxa"/>
            <w:shd w:val="clear" w:color="auto" w:fill="C1E4F5" w:themeFill="accent1" w:themeFillTint="33"/>
            <w:vAlign w:val="center"/>
          </w:tcPr>
          <w:p w14:paraId="02D65902" w14:textId="50D908C1" w:rsidR="199A6727" w:rsidRPr="002C6C11" w:rsidRDefault="199A6727" w:rsidP="199A6727">
            <w:pPr>
              <w:rPr>
                <w:rFonts w:ascii="Montserrat" w:hAnsi="Montserrat"/>
                <w:b/>
                <w:color w:val="auto"/>
              </w:rPr>
            </w:pPr>
            <w:r w:rsidRPr="002C6C11">
              <w:rPr>
                <w:rFonts w:ascii="Montserrat" w:hAnsi="Montserrat"/>
                <w:b/>
                <w:color w:val="auto"/>
              </w:rPr>
              <w:t>End-to-End test</w:t>
            </w:r>
          </w:p>
        </w:tc>
      </w:tr>
      <w:tr w:rsidR="008114EB" w:rsidRPr="00C80238" w14:paraId="7C07CB76" w14:textId="77777777" w:rsidTr="199A6727">
        <w:trPr>
          <w:trHeight w:val="300"/>
        </w:trPr>
        <w:tc>
          <w:tcPr>
            <w:tcW w:w="1775" w:type="dxa"/>
            <w:vAlign w:val="center"/>
          </w:tcPr>
          <w:p w14:paraId="3222846E" w14:textId="12D7C02F" w:rsidR="199A6727" w:rsidRPr="002C6C11" w:rsidRDefault="199A6727" w:rsidP="199A6727">
            <w:pPr>
              <w:rPr>
                <w:rFonts w:ascii="Montserrat" w:hAnsi="Montserrat"/>
                <w:b/>
                <w:color w:val="auto"/>
              </w:rPr>
            </w:pPr>
            <w:r w:rsidRPr="002C6C11">
              <w:rPr>
                <w:rFonts w:ascii="Montserrat" w:hAnsi="Montserrat"/>
                <w:b/>
                <w:color w:val="auto"/>
              </w:rPr>
              <w:t>Title:</w:t>
            </w:r>
          </w:p>
        </w:tc>
        <w:tc>
          <w:tcPr>
            <w:tcW w:w="7215" w:type="dxa"/>
            <w:vAlign w:val="center"/>
          </w:tcPr>
          <w:p w14:paraId="4CAFCCD8" w14:textId="61EDAFDA" w:rsidR="5F44E6B6" w:rsidRPr="002C6C11" w:rsidRDefault="5F44E6B6" w:rsidP="199A6727">
            <w:pPr>
              <w:spacing w:line="259" w:lineRule="auto"/>
              <w:rPr>
                <w:rFonts w:ascii="Montserrat" w:hAnsi="Montserrat"/>
                <w:color w:val="auto"/>
              </w:rPr>
            </w:pPr>
            <w:r w:rsidRPr="002C6C11">
              <w:rPr>
                <w:rFonts w:ascii="Montserrat" w:hAnsi="Montserrat"/>
                <w:color w:val="auto"/>
              </w:rPr>
              <w:t>Directly test average startup time across metods</w:t>
            </w:r>
          </w:p>
        </w:tc>
      </w:tr>
      <w:tr w:rsidR="008114EB" w:rsidRPr="00C80238" w14:paraId="7A3A6EB7" w14:textId="77777777" w:rsidTr="199A6727">
        <w:trPr>
          <w:trHeight w:val="300"/>
        </w:trPr>
        <w:tc>
          <w:tcPr>
            <w:tcW w:w="1775" w:type="dxa"/>
            <w:vAlign w:val="center"/>
          </w:tcPr>
          <w:p w14:paraId="36D285E6" w14:textId="78E6C7FB" w:rsidR="199A6727" w:rsidRPr="002C6C11" w:rsidRDefault="199A6727" w:rsidP="199A6727">
            <w:pPr>
              <w:rPr>
                <w:rFonts w:ascii="Montserrat" w:hAnsi="Montserrat"/>
                <w:b/>
                <w:color w:val="auto"/>
              </w:rPr>
            </w:pPr>
            <w:r w:rsidRPr="002C6C11">
              <w:rPr>
                <w:rFonts w:ascii="Montserrat" w:hAnsi="Montserrat"/>
                <w:b/>
                <w:color w:val="auto"/>
              </w:rPr>
              <w:t>Responsible Partner:</w:t>
            </w:r>
          </w:p>
        </w:tc>
        <w:tc>
          <w:tcPr>
            <w:tcW w:w="7215" w:type="dxa"/>
            <w:vAlign w:val="center"/>
          </w:tcPr>
          <w:p w14:paraId="1DC26F93" w14:textId="249CC4BB" w:rsidR="199A6727" w:rsidRPr="002C6C11" w:rsidRDefault="199A6727" w:rsidP="199A6727">
            <w:pPr>
              <w:rPr>
                <w:rFonts w:ascii="Montserrat" w:hAnsi="Montserrat"/>
                <w:color w:val="auto"/>
              </w:rPr>
            </w:pPr>
            <w:r w:rsidRPr="002C6C11">
              <w:rPr>
                <w:rFonts w:ascii="Montserrat" w:hAnsi="Montserrat"/>
                <w:color w:val="auto"/>
              </w:rPr>
              <w:t>Arctic Space Technologies, Varnish Software</w:t>
            </w:r>
          </w:p>
        </w:tc>
      </w:tr>
      <w:tr w:rsidR="008114EB" w:rsidRPr="00C80238" w14:paraId="38EAA772" w14:textId="77777777" w:rsidTr="199A6727">
        <w:trPr>
          <w:trHeight w:val="300"/>
        </w:trPr>
        <w:tc>
          <w:tcPr>
            <w:tcW w:w="1775" w:type="dxa"/>
            <w:vAlign w:val="center"/>
          </w:tcPr>
          <w:p w14:paraId="5DCCD601" w14:textId="321FDB44" w:rsidR="199A6727" w:rsidRPr="002C6C11" w:rsidRDefault="199A6727" w:rsidP="199A6727">
            <w:pPr>
              <w:rPr>
                <w:rFonts w:ascii="Montserrat" w:hAnsi="Montserrat"/>
                <w:b/>
                <w:color w:val="auto"/>
              </w:rPr>
            </w:pPr>
            <w:r w:rsidRPr="002C6C11">
              <w:rPr>
                <w:rFonts w:ascii="Montserrat" w:hAnsi="Montserrat"/>
                <w:b/>
                <w:color w:val="auto"/>
              </w:rPr>
              <w:t>Preconditions:</w:t>
            </w:r>
          </w:p>
        </w:tc>
        <w:tc>
          <w:tcPr>
            <w:tcW w:w="7215" w:type="dxa"/>
            <w:vAlign w:val="center"/>
          </w:tcPr>
          <w:p w14:paraId="1F3CC30C" w14:textId="63BCCE37" w:rsidR="199A6727" w:rsidRPr="002C6C11" w:rsidRDefault="199A6727" w:rsidP="199A6727">
            <w:pPr>
              <w:rPr>
                <w:rFonts w:ascii="Montserrat" w:hAnsi="Montserrat"/>
                <w:color w:val="auto"/>
              </w:rPr>
            </w:pPr>
            <w:r w:rsidRPr="002C6C11">
              <w:rPr>
                <w:rFonts w:ascii="Montserrat" w:hAnsi="Montserrat"/>
                <w:b/>
                <w:color w:val="auto"/>
              </w:rPr>
              <w:t>Pre1:</w:t>
            </w:r>
            <w:r w:rsidRPr="002C6C11">
              <w:rPr>
                <w:rFonts w:ascii="Montserrat" w:hAnsi="Montserrat"/>
                <w:color w:val="auto"/>
              </w:rPr>
              <w:t xml:space="preserve"> All system components operational</w:t>
            </w:r>
          </w:p>
        </w:tc>
      </w:tr>
      <w:tr w:rsidR="008114EB" w:rsidRPr="00C80238" w14:paraId="390E1816" w14:textId="77777777" w:rsidTr="199A6727">
        <w:trPr>
          <w:trHeight w:val="300"/>
        </w:trPr>
        <w:tc>
          <w:tcPr>
            <w:tcW w:w="1775" w:type="dxa"/>
            <w:vAlign w:val="center"/>
          </w:tcPr>
          <w:p w14:paraId="3B011022" w14:textId="57D513BC" w:rsidR="199A6727" w:rsidRPr="002C6C11" w:rsidRDefault="199A6727" w:rsidP="199A6727">
            <w:pPr>
              <w:rPr>
                <w:rFonts w:ascii="Montserrat" w:hAnsi="Montserrat"/>
                <w:b/>
                <w:color w:val="auto"/>
              </w:rPr>
            </w:pPr>
          </w:p>
        </w:tc>
        <w:tc>
          <w:tcPr>
            <w:tcW w:w="7215" w:type="dxa"/>
            <w:vAlign w:val="center"/>
          </w:tcPr>
          <w:p w14:paraId="6F449F57" w14:textId="34778309" w:rsidR="199A6727" w:rsidRPr="002C6C11" w:rsidRDefault="199A6727" w:rsidP="199A6727">
            <w:pPr>
              <w:rPr>
                <w:rFonts w:ascii="Montserrat" w:hAnsi="Montserrat"/>
                <w:color w:val="auto"/>
              </w:rPr>
            </w:pPr>
            <w:r w:rsidRPr="002C6C11">
              <w:rPr>
                <w:rFonts w:ascii="Montserrat" w:hAnsi="Montserrat"/>
                <w:b/>
                <w:color w:val="auto"/>
              </w:rPr>
              <w:t xml:space="preserve">Pre2: </w:t>
            </w:r>
            <w:r w:rsidRPr="002C6C11">
              <w:rPr>
                <w:rFonts w:ascii="Montserrat" w:hAnsi="Montserrat"/>
                <w:color w:val="auto"/>
              </w:rPr>
              <w:t>5G network working</w:t>
            </w:r>
          </w:p>
        </w:tc>
      </w:tr>
      <w:tr w:rsidR="008114EB" w:rsidRPr="00C80238" w14:paraId="3F88D812" w14:textId="77777777" w:rsidTr="199A6727">
        <w:trPr>
          <w:trHeight w:val="300"/>
        </w:trPr>
        <w:tc>
          <w:tcPr>
            <w:tcW w:w="1775" w:type="dxa"/>
            <w:vAlign w:val="center"/>
          </w:tcPr>
          <w:p w14:paraId="6C2507E4" w14:textId="3E1CA2C9" w:rsidR="199A6727" w:rsidRPr="002C6C11" w:rsidRDefault="199A6727" w:rsidP="199A6727">
            <w:pPr>
              <w:rPr>
                <w:rFonts w:ascii="Montserrat" w:hAnsi="Montserrat"/>
                <w:color w:val="auto"/>
              </w:rPr>
            </w:pPr>
          </w:p>
        </w:tc>
        <w:tc>
          <w:tcPr>
            <w:tcW w:w="7215" w:type="dxa"/>
            <w:vAlign w:val="center"/>
          </w:tcPr>
          <w:p w14:paraId="494F1CF1" w14:textId="2A63D643" w:rsidR="199A6727" w:rsidRPr="002C6C11" w:rsidRDefault="199A6727" w:rsidP="199A6727">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Terrestrial internet on 5G laptop.</w:t>
            </w:r>
          </w:p>
        </w:tc>
      </w:tr>
      <w:tr w:rsidR="008114EB" w:rsidRPr="00C80238" w14:paraId="46118D66" w14:textId="77777777" w:rsidTr="199A6727">
        <w:trPr>
          <w:trHeight w:val="300"/>
        </w:trPr>
        <w:tc>
          <w:tcPr>
            <w:tcW w:w="1775" w:type="dxa"/>
            <w:vAlign w:val="center"/>
          </w:tcPr>
          <w:p w14:paraId="5BDB30D9" w14:textId="47BB8FD9" w:rsidR="199A6727" w:rsidRPr="002C6C11" w:rsidRDefault="199A6727" w:rsidP="199A6727">
            <w:pPr>
              <w:rPr>
                <w:rFonts w:ascii="Montserrat" w:hAnsi="Montserrat"/>
                <w:b/>
                <w:color w:val="auto"/>
              </w:rPr>
            </w:pPr>
            <w:r w:rsidRPr="002C6C11">
              <w:rPr>
                <w:rFonts w:ascii="Montserrat" w:hAnsi="Montserrat"/>
                <w:b/>
                <w:color w:val="auto"/>
              </w:rPr>
              <w:t>Description:</w:t>
            </w:r>
          </w:p>
        </w:tc>
        <w:tc>
          <w:tcPr>
            <w:tcW w:w="7215" w:type="dxa"/>
            <w:vAlign w:val="center"/>
          </w:tcPr>
          <w:p w14:paraId="634B2F12" w14:textId="77777777" w:rsidR="4C62CE3A" w:rsidRPr="002C6C11" w:rsidRDefault="4C62CE3A" w:rsidP="199A6727">
            <w:pPr>
              <w:rPr>
                <w:rFonts w:ascii="Montserrat" w:hAnsi="Montserrat"/>
                <w:color w:val="auto"/>
              </w:rPr>
            </w:pPr>
            <w:r w:rsidRPr="002C6C11">
              <w:rPr>
                <w:rFonts w:ascii="Montserrat" w:hAnsi="Montserrat"/>
                <w:color w:val="auto"/>
              </w:rPr>
              <w:t>This scenario evaluates how quickly playback begins under different delivery conditions. Measure Time To First Frame (TTFF), Time To Last Byte (TTLB), and throughput across: Cache miss (Far Edge origin not found, Near Edge fallback) Cache hit Cache miss with low threshold (satellite transmission triggered, comparing Far Edge vs Near Edge access) Tests are run over both 5G and terrestrial internet. Using video.js with Puppeteer, we capture timestamps for firstplay, play, and playing events to measure true startup latency.</w:t>
            </w:r>
          </w:p>
        </w:tc>
      </w:tr>
      <w:tr w:rsidR="008114EB" w:rsidRPr="00C80238" w14:paraId="179D3BFD" w14:textId="77777777" w:rsidTr="199A6727">
        <w:trPr>
          <w:trHeight w:val="300"/>
        </w:trPr>
        <w:tc>
          <w:tcPr>
            <w:tcW w:w="1775" w:type="dxa"/>
            <w:vAlign w:val="center"/>
          </w:tcPr>
          <w:p w14:paraId="6C1C0823" w14:textId="34150228" w:rsidR="199A6727" w:rsidRPr="002C6C11" w:rsidRDefault="199A6727" w:rsidP="199A6727">
            <w:pPr>
              <w:rPr>
                <w:rFonts w:ascii="Montserrat" w:hAnsi="Montserrat"/>
                <w:b/>
                <w:color w:val="auto"/>
              </w:rPr>
            </w:pPr>
            <w:r w:rsidRPr="002C6C11">
              <w:rPr>
                <w:rFonts w:ascii="Montserrat" w:hAnsi="Montserrat"/>
                <w:b/>
                <w:color w:val="auto"/>
              </w:rPr>
              <w:t>Test Steps:</w:t>
            </w:r>
          </w:p>
        </w:tc>
        <w:tc>
          <w:tcPr>
            <w:tcW w:w="7215" w:type="dxa"/>
            <w:vAlign w:val="center"/>
          </w:tcPr>
          <w:p w14:paraId="5E98E9B6" w14:textId="094D3472" w:rsidR="199A6727" w:rsidRPr="002C6C11" w:rsidRDefault="199A6727" w:rsidP="199A6727">
            <w:pPr>
              <w:rPr>
                <w:rFonts w:ascii="Montserrat" w:hAnsi="Montserrat"/>
                <w:color w:val="auto"/>
              </w:rPr>
            </w:pPr>
            <w:r w:rsidRPr="002C6C11">
              <w:rPr>
                <w:rFonts w:ascii="Montserrat" w:hAnsi="Montserrat"/>
                <w:b/>
                <w:color w:val="auto"/>
              </w:rPr>
              <w:t>S1</w:t>
            </w:r>
            <w:r w:rsidR="3D08DB47" w:rsidRPr="002C6C11">
              <w:rPr>
                <w:rFonts w:ascii="Montserrat" w:hAnsi="Montserrat"/>
                <w:b/>
                <w:color w:val="auto"/>
              </w:rPr>
              <w:t xml:space="preserve">: </w:t>
            </w:r>
            <w:r w:rsidR="5C2C4821" w:rsidRPr="002C6C11">
              <w:rPr>
                <w:rFonts w:ascii="Montserrat" w:hAnsi="Montserrat"/>
                <w:color w:val="auto"/>
              </w:rPr>
              <w:t xml:space="preserve">Cache MISS: </w:t>
            </w:r>
            <w:r w:rsidR="591A569B" w:rsidRPr="002C6C11">
              <w:rPr>
                <w:rFonts w:ascii="Montserrat" w:hAnsi="Montserrat"/>
                <w:color w:val="auto"/>
              </w:rPr>
              <w:t>clear</w:t>
            </w:r>
            <w:r w:rsidR="5C2C4821" w:rsidRPr="002C6C11">
              <w:rPr>
                <w:rFonts w:ascii="Montserrat" w:hAnsi="Montserrat"/>
                <w:color w:val="auto"/>
              </w:rPr>
              <w:t xml:space="preserve"> Far-Edge</w:t>
            </w:r>
            <w:r w:rsidR="10E11A99" w:rsidRPr="002C6C11">
              <w:rPr>
                <w:rFonts w:ascii="Montserrat" w:hAnsi="Montserrat"/>
                <w:color w:val="auto"/>
              </w:rPr>
              <w:t xml:space="preserve"> cache</w:t>
            </w:r>
            <w:r w:rsidR="5C2C4821" w:rsidRPr="002C6C11">
              <w:rPr>
                <w:rFonts w:ascii="Montserrat" w:hAnsi="Montserrat"/>
                <w:color w:val="auto"/>
              </w:rPr>
              <w:t>; keep SAT trigger off/high.</w:t>
            </w:r>
            <w:r w:rsidRPr="002C6C11">
              <w:rPr>
                <w:rFonts w:ascii="Montserrat" w:hAnsi="Montserrat"/>
                <w:color w:val="auto"/>
              </w:rPr>
              <w:br/>
            </w:r>
            <w:r w:rsidR="64A9DD28" w:rsidRPr="002C6C11">
              <w:rPr>
                <w:rFonts w:ascii="Montserrat" w:hAnsi="Montserrat"/>
                <w:color w:val="auto"/>
              </w:rPr>
              <w:t>Cache HIT: Far-Edge.</w:t>
            </w:r>
            <w:r w:rsidRPr="002C6C11">
              <w:rPr>
                <w:rFonts w:ascii="Montserrat" w:hAnsi="Montserrat"/>
                <w:color w:val="auto"/>
              </w:rPr>
              <w:br/>
            </w:r>
            <w:r w:rsidR="2D0E0363" w:rsidRPr="002C6C11">
              <w:rPr>
                <w:rFonts w:ascii="Montserrat" w:hAnsi="Montserrat"/>
                <w:color w:val="auto"/>
              </w:rPr>
              <w:t>MISS + Low Threshold: set low SAT threshold to trigger transmission</w:t>
            </w:r>
          </w:p>
        </w:tc>
      </w:tr>
      <w:tr w:rsidR="008114EB" w:rsidRPr="00C80238" w14:paraId="32BFD28F" w14:textId="77777777" w:rsidTr="199A6727">
        <w:trPr>
          <w:trHeight w:val="300"/>
        </w:trPr>
        <w:tc>
          <w:tcPr>
            <w:tcW w:w="1775" w:type="dxa"/>
            <w:vAlign w:val="center"/>
          </w:tcPr>
          <w:p w14:paraId="03712704" w14:textId="43B94F54" w:rsidR="199A6727" w:rsidRPr="002C6C11" w:rsidRDefault="199A6727" w:rsidP="199A6727">
            <w:pPr>
              <w:rPr>
                <w:rFonts w:ascii="Montserrat" w:hAnsi="Montserrat"/>
                <w:color w:val="auto"/>
              </w:rPr>
            </w:pPr>
          </w:p>
        </w:tc>
        <w:tc>
          <w:tcPr>
            <w:tcW w:w="7215" w:type="dxa"/>
            <w:vAlign w:val="center"/>
          </w:tcPr>
          <w:p w14:paraId="7BC72014" w14:textId="54CC45B2" w:rsidR="199A6727" w:rsidRPr="002C6C11" w:rsidRDefault="199A6727" w:rsidP="199A6727">
            <w:pPr>
              <w:rPr>
                <w:rFonts w:ascii="Montserrat" w:hAnsi="Montserrat"/>
                <w:b/>
                <w:color w:val="auto"/>
              </w:rPr>
            </w:pPr>
            <w:r w:rsidRPr="002C6C11">
              <w:rPr>
                <w:rFonts w:ascii="Montserrat" w:hAnsi="Montserrat"/>
                <w:b/>
                <w:color w:val="auto"/>
              </w:rPr>
              <w:t xml:space="preserve">S2: </w:t>
            </w:r>
            <w:r w:rsidR="17BD7A82" w:rsidRPr="002C6C11">
              <w:rPr>
                <w:rFonts w:ascii="Montserrat" w:hAnsi="Montserrat"/>
                <w:color w:val="auto"/>
              </w:rPr>
              <w:t xml:space="preserve">Caputure playback of video using video.js &amp; puppeteer. </w:t>
            </w:r>
          </w:p>
          <w:p w14:paraId="1A2A5880" w14:textId="204BED57" w:rsidR="17BD7A82" w:rsidRPr="002C6C11" w:rsidRDefault="17BD7A82" w:rsidP="199A6727">
            <w:pPr>
              <w:rPr>
                <w:rFonts w:ascii="Montserrat" w:hAnsi="Montserrat"/>
                <w:color w:val="auto"/>
              </w:rPr>
            </w:pPr>
            <w:r w:rsidRPr="002C6C11">
              <w:rPr>
                <w:rFonts w:ascii="Montserrat" w:hAnsi="Montserrat"/>
                <w:color w:val="auto"/>
              </w:rPr>
              <w:t>Caputure firstplay,play,playing</w:t>
            </w:r>
          </w:p>
        </w:tc>
      </w:tr>
      <w:tr w:rsidR="008114EB" w:rsidRPr="00C80238" w14:paraId="7BF34EAA" w14:textId="77777777" w:rsidTr="199A6727">
        <w:trPr>
          <w:trHeight w:val="300"/>
        </w:trPr>
        <w:tc>
          <w:tcPr>
            <w:tcW w:w="1775" w:type="dxa"/>
            <w:vAlign w:val="center"/>
          </w:tcPr>
          <w:p w14:paraId="3E734846" w14:textId="57466125" w:rsidR="199A6727" w:rsidRPr="002C6C11" w:rsidRDefault="199A6727" w:rsidP="199A6727">
            <w:pPr>
              <w:rPr>
                <w:rFonts w:ascii="Montserrat" w:hAnsi="Montserrat"/>
                <w:color w:val="auto"/>
              </w:rPr>
            </w:pPr>
          </w:p>
        </w:tc>
        <w:tc>
          <w:tcPr>
            <w:tcW w:w="7215" w:type="dxa"/>
            <w:vAlign w:val="center"/>
          </w:tcPr>
          <w:p w14:paraId="0BF769FC" w14:textId="32FB746E" w:rsidR="30C1CDF5" w:rsidRPr="002C6C11" w:rsidRDefault="30C1CDF5" w:rsidP="199A6727">
            <w:pPr>
              <w:rPr>
                <w:rFonts w:ascii="Montserrat" w:hAnsi="Montserrat"/>
                <w:color w:val="auto"/>
              </w:rPr>
            </w:pPr>
            <w:r w:rsidRPr="002C6C11">
              <w:rPr>
                <w:rFonts w:ascii="Montserrat" w:hAnsi="Montserrat"/>
                <w:b/>
                <w:color w:val="auto"/>
              </w:rPr>
              <w:t>S3:</w:t>
            </w:r>
            <w:r w:rsidR="2A4FFCE7" w:rsidRPr="002C6C11">
              <w:rPr>
                <w:rFonts w:ascii="Montserrat" w:hAnsi="Montserrat"/>
                <w:b/>
                <w:color w:val="auto"/>
              </w:rPr>
              <w:t xml:space="preserve"> </w:t>
            </w:r>
            <w:r w:rsidR="41FE05E6" w:rsidRPr="002C6C11">
              <w:rPr>
                <w:rFonts w:ascii="Montserrat" w:hAnsi="Montserrat"/>
                <w:color w:val="auto"/>
              </w:rPr>
              <w:t xml:space="preserve">Compute </w:t>
            </w:r>
            <w:r w:rsidR="2A4FFCE7" w:rsidRPr="002C6C11">
              <w:rPr>
                <w:rFonts w:ascii="Montserrat" w:hAnsi="Montserrat"/>
                <w:color w:val="auto"/>
              </w:rPr>
              <w:t>average startup time for the diffrent methods</w:t>
            </w:r>
            <w:r w:rsidR="6ABC1953" w:rsidRPr="002C6C11">
              <w:rPr>
                <w:rFonts w:ascii="Montserrat" w:hAnsi="Montserrat"/>
                <w:color w:val="auto"/>
              </w:rPr>
              <w:t>/scenarios</w:t>
            </w:r>
            <w:r w:rsidR="2A4FFCE7" w:rsidRPr="002C6C11">
              <w:rPr>
                <w:rFonts w:ascii="Montserrat" w:hAnsi="Montserrat"/>
                <w:color w:val="auto"/>
              </w:rPr>
              <w:t>.</w:t>
            </w:r>
          </w:p>
        </w:tc>
      </w:tr>
      <w:tr w:rsidR="008114EB" w:rsidRPr="00C80238" w14:paraId="17954F82" w14:textId="77777777" w:rsidTr="199A6727">
        <w:trPr>
          <w:trHeight w:val="300"/>
        </w:trPr>
        <w:tc>
          <w:tcPr>
            <w:tcW w:w="1775" w:type="dxa"/>
            <w:vAlign w:val="center"/>
          </w:tcPr>
          <w:p w14:paraId="28656527" w14:textId="275CB8C2" w:rsidR="199A6727" w:rsidRPr="002C6C11" w:rsidRDefault="199A6727" w:rsidP="199A6727">
            <w:pPr>
              <w:rPr>
                <w:rFonts w:ascii="Montserrat" w:hAnsi="Montserrat"/>
                <w:b/>
                <w:color w:val="auto"/>
              </w:rPr>
            </w:pPr>
            <w:r w:rsidRPr="002C6C11">
              <w:rPr>
                <w:rFonts w:ascii="Montserrat" w:hAnsi="Montserrat"/>
                <w:b/>
                <w:color w:val="auto"/>
              </w:rPr>
              <w:t>Associated KPI:</w:t>
            </w:r>
          </w:p>
        </w:tc>
        <w:tc>
          <w:tcPr>
            <w:tcW w:w="7215" w:type="dxa"/>
            <w:vAlign w:val="center"/>
          </w:tcPr>
          <w:p w14:paraId="3C257BFB" w14:textId="31FBE617" w:rsidR="199A6727" w:rsidRPr="002C6C11" w:rsidRDefault="199A6727" w:rsidP="199A6727">
            <w:pPr>
              <w:rPr>
                <w:rFonts w:ascii="Montserrat" w:hAnsi="Montserrat"/>
                <w:color w:val="auto"/>
              </w:rPr>
            </w:pPr>
            <w:r w:rsidRPr="002C6C11">
              <w:rPr>
                <w:rFonts w:ascii="Montserrat" w:hAnsi="Montserrat"/>
                <w:color w:val="auto"/>
              </w:rPr>
              <w:t xml:space="preserve">Throughput(bps), </w:t>
            </w:r>
            <w:r w:rsidR="6A76FF65" w:rsidRPr="002C6C11">
              <w:rPr>
                <w:rFonts w:ascii="Montserrat" w:hAnsi="Montserrat"/>
                <w:color w:val="auto"/>
              </w:rPr>
              <w:t>Average startup time</w:t>
            </w:r>
            <w:r w:rsidR="12268C84" w:rsidRPr="002C6C11">
              <w:rPr>
                <w:rFonts w:ascii="Montserrat" w:hAnsi="Montserrat"/>
                <w:color w:val="auto"/>
              </w:rPr>
              <w:t xml:space="preserve">, </w:t>
            </w:r>
            <w:r w:rsidR="748CEC24" w:rsidRPr="002C6C11">
              <w:rPr>
                <w:rFonts w:ascii="Montserrat" w:hAnsi="Montserrat"/>
                <w:color w:val="auto"/>
              </w:rPr>
              <w:t>TTFF</w:t>
            </w:r>
            <w:r w:rsidRPr="002C6C11">
              <w:rPr>
                <w:rFonts w:ascii="Montserrat" w:hAnsi="Montserrat"/>
                <w:color w:val="auto"/>
              </w:rPr>
              <w:t xml:space="preserve"> (ms), TTFB, TTLB</w:t>
            </w:r>
            <w:r w:rsidR="7BE2F33C" w:rsidRPr="002C6C11">
              <w:rPr>
                <w:rFonts w:ascii="Montserrat" w:hAnsi="Montserrat"/>
                <w:color w:val="auto"/>
              </w:rPr>
              <w:t>,</w:t>
            </w:r>
          </w:p>
        </w:tc>
      </w:tr>
      <w:tr w:rsidR="008114EB" w:rsidRPr="00C80238" w14:paraId="0E60CEA9" w14:textId="77777777" w:rsidTr="199A6727">
        <w:trPr>
          <w:trHeight w:val="300"/>
        </w:trPr>
        <w:tc>
          <w:tcPr>
            <w:tcW w:w="1775" w:type="dxa"/>
            <w:vAlign w:val="center"/>
          </w:tcPr>
          <w:p w14:paraId="1CE7ECAB" w14:textId="4F541773" w:rsidR="199A6727" w:rsidRPr="002C6C11" w:rsidRDefault="199A6727" w:rsidP="199A6727">
            <w:pPr>
              <w:rPr>
                <w:rFonts w:ascii="Montserrat" w:hAnsi="Montserrat"/>
                <w:b/>
                <w:color w:val="auto"/>
              </w:rPr>
            </w:pPr>
            <w:r w:rsidRPr="002C6C11">
              <w:rPr>
                <w:rFonts w:ascii="Montserrat" w:hAnsi="Montserrat"/>
                <w:b/>
                <w:color w:val="auto"/>
              </w:rPr>
              <w:t>Actual Result:</w:t>
            </w:r>
          </w:p>
        </w:tc>
        <w:tc>
          <w:tcPr>
            <w:tcW w:w="7215" w:type="dxa"/>
            <w:vAlign w:val="center"/>
          </w:tcPr>
          <w:p w14:paraId="1BB1375D" w14:textId="5772B1C9" w:rsidR="199A6727" w:rsidRPr="002C6C11" w:rsidRDefault="199A6727" w:rsidP="199A6727">
            <w:pPr>
              <w:rPr>
                <w:rFonts w:ascii="Montserrat" w:hAnsi="Montserrat"/>
                <w:color w:val="auto"/>
              </w:rPr>
            </w:pPr>
          </w:p>
        </w:tc>
      </w:tr>
    </w:tbl>
    <w:p w14:paraId="0856F272" w14:textId="4B75744D" w:rsidR="007914BB" w:rsidRPr="002C6C11" w:rsidRDefault="007914BB" w:rsidP="3164B928">
      <w:pPr>
        <w:ind w:firstLine="1"/>
        <w:rPr>
          <w:rFonts w:ascii="Montserrat" w:hAnsi="Montserrat"/>
          <w:color w:val="auto"/>
          <w:sz w:val="18"/>
          <w:szCs w:val="18"/>
        </w:rPr>
      </w:pPr>
    </w:p>
    <w:p w14:paraId="6E5F7811" w14:textId="77777777" w:rsidR="00CE0AFC" w:rsidRPr="002C6C11" w:rsidRDefault="00CE0AFC" w:rsidP="3164B928">
      <w:pPr>
        <w:ind w:firstLine="1"/>
        <w:rPr>
          <w:rFonts w:ascii="Montserrat" w:hAnsi="Montserrat"/>
          <w:color w:val="auto"/>
          <w:sz w:val="18"/>
          <w:szCs w:val="18"/>
        </w:rPr>
      </w:pPr>
    </w:p>
    <w:p w14:paraId="434FF781" w14:textId="6971212E" w:rsidR="02124966" w:rsidRPr="009B3340" w:rsidRDefault="11B9637F" w:rsidP="77A9CFF2">
      <w:pPr>
        <w:pStyle w:val="Heading2"/>
      </w:pPr>
      <w:bookmarkStart w:id="342" w:name="_Toc1600493708"/>
      <w:r>
        <w:t>5</w:t>
      </w:r>
      <w:r w:rsidR="5EC9FDED">
        <w:t>.</w:t>
      </w:r>
      <w:r w:rsidR="64BB0D21">
        <w:t>3</w:t>
      </w:r>
      <w:r w:rsidR="00DB0738">
        <w:tab/>
      </w:r>
      <w:r w:rsidR="5EC9FDED" w:rsidRPr="009B3340">
        <w:t>WP5.3 Maritime testbed</w:t>
      </w:r>
      <w:bookmarkEnd w:id="342"/>
    </w:p>
    <w:p w14:paraId="5CC0E1F0" w14:textId="6AC6DFCD" w:rsidR="45BEE95D" w:rsidRPr="009B3340" w:rsidRDefault="11B9637F" w:rsidP="77A9CFF2">
      <w:pPr>
        <w:pStyle w:val="Heading3"/>
        <w:spacing w:before="120"/>
        <w:rPr>
          <w:bCs w:val="0"/>
          <w:szCs w:val="14"/>
        </w:rPr>
      </w:pPr>
      <w:bookmarkStart w:id="343" w:name="_Toc746786641"/>
      <w:r w:rsidRPr="000205B1">
        <w:rPr>
          <w:bCs w:val="0"/>
        </w:rPr>
        <w:t>5</w:t>
      </w:r>
      <w:r w:rsidR="30E0EC04" w:rsidRPr="000205B1">
        <w:rPr>
          <w:bCs w:val="0"/>
        </w:rPr>
        <w:t>.</w:t>
      </w:r>
      <w:r w:rsidR="64BB0D21" w:rsidRPr="000205B1">
        <w:rPr>
          <w:bCs w:val="0"/>
        </w:rPr>
        <w:t>3</w:t>
      </w:r>
      <w:r w:rsidR="30E0EC04" w:rsidRPr="000205B1">
        <w:rPr>
          <w:bCs w:val="0"/>
        </w:rPr>
        <w:t>.1</w:t>
      </w:r>
      <w:r w:rsidR="00DB0738">
        <w:tab/>
      </w:r>
      <w:r w:rsidR="30E0EC04" w:rsidRPr="009B3340">
        <w:rPr>
          <w:bCs w:val="0"/>
          <w:szCs w:val="14"/>
        </w:rPr>
        <w:t xml:space="preserve">Testing </w:t>
      </w:r>
      <w:r w:rsidR="01BCED32" w:rsidRPr="009B3340">
        <w:rPr>
          <w:bCs w:val="0"/>
          <w:szCs w:val="14"/>
        </w:rPr>
        <w:t>on a vessel</w:t>
      </w:r>
      <w:bookmarkEnd w:id="343"/>
    </w:p>
    <w:p w14:paraId="4FC08F9B" w14:textId="330327BC" w:rsidR="4B03C32B" w:rsidRPr="002C6C11" w:rsidRDefault="0248E2C6" w:rsidP="00600278">
      <w:pPr>
        <w:pStyle w:val="ParagraphText"/>
        <w:spacing w:before="120" w:after="120"/>
      </w:pPr>
      <w:r w:rsidRPr="002C6C11">
        <w:t xml:space="preserve">The testing results for the maritime testbed </w:t>
      </w:r>
      <w:r w:rsidR="60052446" w:rsidRPr="002C6C11">
        <w:t>is</w:t>
      </w:r>
      <w:r w:rsidRPr="002C6C11">
        <w:t xml:space="preserve"> illustrated in </w:t>
      </w:r>
      <w:r w:rsidR="00FA5CFD" w:rsidRPr="002C6C11">
        <w:fldChar w:fldCharType="begin"/>
      </w:r>
      <w:r w:rsidR="00FA5CFD" w:rsidRPr="002C6C11">
        <w:instrText xml:space="preserve"> REF _Ref199256124 \h  \* MERGEFORMAT </w:instrText>
      </w:r>
      <w:r w:rsidR="00FA5CFD" w:rsidRPr="002C6C11">
        <w:fldChar w:fldCharType="separate"/>
      </w:r>
      <w:r w:rsidR="00FA5CFD" w:rsidRPr="002C6C11">
        <w:fldChar w:fldCharType="end"/>
      </w:r>
      <w:r w:rsidR="4FF95095" w:rsidRPr="002C6C11">
        <w:t xml:space="preserve">Figure </w:t>
      </w:r>
      <w:r w:rsidR="00AC01A9">
        <w:t>19</w:t>
      </w:r>
      <w:r w:rsidRPr="002C6C11">
        <w:t>,</w:t>
      </w:r>
      <w:r w:rsidR="00FA5CFD" w:rsidRPr="002C6C11">
        <w:fldChar w:fldCharType="begin"/>
      </w:r>
      <w:r w:rsidR="00FA5CFD" w:rsidRPr="002C6C11">
        <w:instrText xml:space="preserve"> REF _Ref199256124 \h  \* MERGEFORMAT </w:instrText>
      </w:r>
      <w:r w:rsidR="00FA5CFD" w:rsidRPr="002C6C11">
        <w:fldChar w:fldCharType="separate"/>
      </w:r>
      <w:r w:rsidR="00FA5CFD" w:rsidRPr="002C6C11">
        <w:fldChar w:fldCharType="end"/>
      </w:r>
      <w:r w:rsidRPr="002C6C11">
        <w:t xml:space="preserve"> which displays the different test areas </w:t>
      </w:r>
      <w:r w:rsidR="53AA9A81" w:rsidRPr="002C6C11">
        <w:t xml:space="preserve">that will be conducted </w:t>
      </w:r>
      <w:r w:rsidRPr="002C6C11">
        <w:t xml:space="preserve">on the vessel. </w:t>
      </w:r>
      <w:r w:rsidR="4911C5D5" w:rsidRPr="002C6C11">
        <w:t>It is important to highlight that the</w:t>
      </w:r>
      <w:r w:rsidR="07B8D4FF" w:rsidRPr="002C6C11">
        <w:t xml:space="preserve"> </w:t>
      </w:r>
      <w:r w:rsidRPr="002C6C11">
        <w:t xml:space="preserve">attach test, </w:t>
      </w:r>
      <w:r w:rsidR="4911C5D5" w:rsidRPr="002C6C11">
        <w:t>Internet</w:t>
      </w:r>
      <w:r w:rsidRPr="002C6C11">
        <w:t xml:space="preserve"> connectivity test, performance test, </w:t>
      </w:r>
      <w:r w:rsidR="4911C5D5" w:rsidRPr="002C6C11">
        <w:t xml:space="preserve">the </w:t>
      </w:r>
      <w:r w:rsidRPr="002C6C11">
        <w:t>PLMN restriction test, and DOT HO test</w:t>
      </w:r>
      <w:r w:rsidR="4911C5D5" w:rsidRPr="002C6C11">
        <w:t>,</w:t>
      </w:r>
      <w:r w:rsidRPr="002C6C11">
        <w:t xml:space="preserve"> ar</w:t>
      </w:r>
      <w:r w:rsidR="2DCEDCA6" w:rsidRPr="002C6C11">
        <w:t xml:space="preserve">e </w:t>
      </w:r>
      <w:r w:rsidR="4911C5D5" w:rsidRPr="002C6C11">
        <w:t xml:space="preserve">all </w:t>
      </w:r>
      <w:r w:rsidR="2DCEDCA6" w:rsidRPr="002C6C11">
        <w:t xml:space="preserve">solely </w:t>
      </w:r>
      <w:r w:rsidR="29EE92F4" w:rsidRPr="002C6C11">
        <w:t>intended</w:t>
      </w:r>
      <w:r w:rsidR="2DCEDCA6" w:rsidRPr="002C6C11">
        <w:t xml:space="preserve"> for the private network</w:t>
      </w:r>
      <w:r w:rsidR="29EE92F4" w:rsidRPr="002C6C11">
        <w:t xml:space="preserve"> test</w:t>
      </w:r>
      <w:r w:rsidR="6A747C24" w:rsidRPr="002C6C11">
        <w:t xml:space="preserve">. Test no. 6, which involves accessing multimedia content stored locally over the private network serves as the end-to-end test with </w:t>
      </w:r>
      <w:r w:rsidR="3C610930" w:rsidRPr="002C6C11">
        <w:t xml:space="preserve">all </w:t>
      </w:r>
      <w:r w:rsidR="56090819" w:rsidRPr="002C6C11">
        <w:t>the 5G-EMERGE components</w:t>
      </w:r>
      <w:r w:rsidR="370C5D4C" w:rsidRPr="002C6C11">
        <w:t xml:space="preserve"> present</w:t>
      </w:r>
      <w:r w:rsidR="56090819" w:rsidRPr="002C6C11">
        <w:t>.</w:t>
      </w:r>
    </w:p>
    <w:p w14:paraId="70894B84" w14:textId="7FCD6988" w:rsidR="4B03C32B" w:rsidRPr="002C6C11" w:rsidRDefault="4A3B1CBC" w:rsidP="1E39FBC1">
      <w:pPr>
        <w:ind w:firstLine="1"/>
        <w:rPr>
          <w:rFonts w:ascii="Montserrat" w:hAnsi="Montserrat"/>
          <w:color w:val="auto"/>
        </w:rPr>
      </w:pPr>
      <w:r w:rsidRPr="002C6C11">
        <w:rPr>
          <w:rFonts w:ascii="Montserrat" w:hAnsi="Montserrat"/>
          <w:noProof/>
          <w:color w:val="auto"/>
        </w:rPr>
        <w:drawing>
          <wp:inline distT="0" distB="0" distL="0" distR="0" wp14:anchorId="346D8303" wp14:editId="1A0539B5">
            <wp:extent cx="5724525" cy="2886075"/>
            <wp:effectExtent l="0" t="0" r="0" b="0"/>
            <wp:docPr id="885584768" name="Picture 88558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84768" name=""/>
                    <pic:cNvPicPr/>
                  </pic:nvPicPr>
                  <pic:blipFill>
                    <a:blip r:embed="rId62">
                      <a:extLst>
                        <a:ext uri="{28A0092B-C50C-407E-A947-70E740481C1C}">
                          <a14:useLocalDpi xmlns:a14="http://schemas.microsoft.com/office/drawing/2010/main" val="0"/>
                        </a:ext>
                      </a:extLst>
                    </a:blip>
                    <a:stretch>
                      <a:fillRect/>
                    </a:stretch>
                  </pic:blipFill>
                  <pic:spPr>
                    <a:xfrm>
                      <a:off x="0" y="0"/>
                      <a:ext cx="5724525" cy="2886075"/>
                    </a:xfrm>
                    <a:prstGeom prst="rect">
                      <a:avLst/>
                    </a:prstGeom>
                  </pic:spPr>
                </pic:pic>
              </a:graphicData>
            </a:graphic>
          </wp:inline>
        </w:drawing>
      </w:r>
    </w:p>
    <w:p w14:paraId="3F38A46A" w14:textId="3CB3E277" w:rsidR="00FA5CFD" w:rsidRPr="002C6C11" w:rsidRDefault="00FA5CFD" w:rsidP="00273A19">
      <w:pPr>
        <w:pStyle w:val="ParagraphText"/>
      </w:pPr>
    </w:p>
    <w:p w14:paraId="7B084002" w14:textId="16CF610A" w:rsidR="00FA5CFD" w:rsidRPr="002C6C11" w:rsidRDefault="00FA5CFD" w:rsidP="004C7990">
      <w:pPr>
        <w:pStyle w:val="Caption"/>
        <w:spacing w:after="0"/>
        <w:rPr>
          <w:rFonts w:ascii="Montserrat" w:hAnsi="Montserrat"/>
          <w:color w:val="auto"/>
        </w:rPr>
      </w:pPr>
      <w:bookmarkStart w:id="344" w:name="_Ref199256124"/>
      <w:bookmarkStart w:id="345" w:name="_Toc221886655"/>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19</w:t>
      </w:r>
      <w:r w:rsidRPr="002C6C11">
        <w:rPr>
          <w:rFonts w:ascii="Montserrat" w:hAnsi="Montserrat"/>
          <w:color w:val="auto"/>
        </w:rPr>
        <w:fldChar w:fldCharType="end"/>
      </w:r>
      <w:bookmarkEnd w:id="344"/>
      <w:r w:rsidRPr="002C6C11">
        <w:rPr>
          <w:rFonts w:ascii="Montserrat" w:hAnsi="Montserrat"/>
          <w:color w:val="auto"/>
        </w:rPr>
        <w:t>: List of testing scenarios for the maritime testbed</w:t>
      </w:r>
      <w:bookmarkEnd w:id="345"/>
    </w:p>
    <w:p w14:paraId="0F684A6E" w14:textId="268E6E94" w:rsidR="1BF0E659" w:rsidRPr="00CB317A" w:rsidRDefault="1BF0E659" w:rsidP="00273A19">
      <w:pPr>
        <w:pStyle w:val="ParagraphText"/>
      </w:pPr>
    </w:p>
    <w:p w14:paraId="40E0797A" w14:textId="2CB2AD8D" w:rsidR="39447627" w:rsidRPr="00CB317A" w:rsidRDefault="39447627" w:rsidP="00273A19">
      <w:pPr>
        <w:pStyle w:val="ParagraphText"/>
        <w:rPr>
          <w:b/>
          <w:bCs/>
        </w:rPr>
      </w:pPr>
      <w:r w:rsidRPr="00CB317A">
        <w:rPr>
          <w:b/>
          <w:bCs/>
        </w:rPr>
        <w:t>P5G Network Test:</w:t>
      </w:r>
    </w:p>
    <w:p w14:paraId="5659A90B" w14:textId="4C476AD6" w:rsidR="4A6777FA" w:rsidRPr="002C6C11" w:rsidRDefault="4A6777FA" w:rsidP="00273A19">
      <w:pPr>
        <w:pStyle w:val="ParagraphText"/>
        <w:spacing w:before="120"/>
      </w:pPr>
      <w:r w:rsidRPr="002C6C11">
        <w:t>The testbed will be moved from the lab to a vessel, and to facilitate a seamless transfer, Telenor Maritime will verify that all components are operational upon deployment. These components include the RAN, CN, satellite link, and other dependencies utilized in the 5G-EMERGE ecosystem.  This test will be a part of WP 5.3.3. Telenor Maritime will strategize in advance of this test to guarantee smooth deployment to the vessel. The reason for this stems from the technical and practical complexities associated in boarding a vessel, which includes notifying the vessel personnels and scheduling the installation.</w:t>
      </w:r>
    </w:p>
    <w:p w14:paraId="1CD07FCF" w14:textId="4C370473" w:rsidR="0C6E7024" w:rsidRPr="00CB317A" w:rsidRDefault="0C6E7024" w:rsidP="00273A19">
      <w:pPr>
        <w:pStyle w:val="ParagraphText"/>
        <w:spacing w:before="120"/>
      </w:pPr>
      <w:r w:rsidRPr="00CB317A">
        <w:t>Telenor Maritime will conduct connectivity and functional tests with COTS UE to verify the operational state of the network</w:t>
      </w:r>
      <w:r w:rsidR="252D317F" w:rsidRPr="00CB317A">
        <w:t xml:space="preserve">. This private 5G network consists of Ericsson RAN and Magma AGW. The KPIs of interest are successful attach time, latency, and packet loss. The primary goal of this test is to </w:t>
      </w:r>
      <w:r w:rsidR="505777D3" w:rsidRPr="00CB317A">
        <w:t xml:space="preserve">ensure </w:t>
      </w:r>
      <w:r w:rsidR="252D317F" w:rsidRPr="00CB317A">
        <w:t xml:space="preserve">that </w:t>
      </w:r>
      <w:r w:rsidR="222B1C51" w:rsidRPr="00CB317A">
        <w:t>all</w:t>
      </w:r>
      <w:r w:rsidR="252D317F" w:rsidRPr="00CB317A">
        <w:t xml:space="preserve"> </w:t>
      </w:r>
      <w:r w:rsidR="47E88502" w:rsidRPr="00CB317A">
        <w:t xml:space="preserve">the building blocks are fully operational </w:t>
      </w:r>
      <w:r w:rsidR="10EA3BA1" w:rsidRPr="00CB317A">
        <w:t>on</w:t>
      </w:r>
      <w:r w:rsidR="47E88502" w:rsidRPr="00CB317A">
        <w:t xml:space="preserve"> the </w:t>
      </w:r>
      <w:r w:rsidR="10EA3BA1" w:rsidRPr="00CB317A">
        <w:t>vessel</w:t>
      </w:r>
      <w:r w:rsidR="47E88502" w:rsidRPr="00CB317A">
        <w:t xml:space="preserve"> before integrating or introducing additional components</w:t>
      </w:r>
      <w:r w:rsidR="42D99794" w:rsidRPr="00CB317A">
        <w:t xml:space="preserve"> </w:t>
      </w:r>
      <w:r w:rsidR="47E88502" w:rsidRPr="00CB317A">
        <w:t>from the 5G-EMERGE ecosystem.</w:t>
      </w:r>
    </w:p>
    <w:p w14:paraId="2E8BE17E" w14:textId="2C7E53E3" w:rsidR="52576BB1" w:rsidRPr="00CB317A" w:rsidRDefault="52576BB1" w:rsidP="00273A19">
      <w:pPr>
        <w:pStyle w:val="ParagraphText"/>
        <w:spacing w:before="120"/>
      </w:pPr>
      <w:r w:rsidRPr="00CB317A">
        <w:t xml:space="preserve">To meet the success criteria of this test, the COTS UE </w:t>
      </w:r>
      <w:r w:rsidR="13235213" w:rsidRPr="00CB317A">
        <w:t xml:space="preserve">using eSIM </w:t>
      </w:r>
      <w:r w:rsidRPr="00CB317A">
        <w:t>must successfully attach to the network</w:t>
      </w:r>
      <w:r w:rsidR="369134E0" w:rsidRPr="00CB317A">
        <w:t xml:space="preserve">, have access to the global Internet, and </w:t>
      </w:r>
      <w:r w:rsidR="1DC3B0B9" w:rsidRPr="00CB317A">
        <w:t xml:space="preserve">be able to </w:t>
      </w:r>
      <w:r w:rsidR="369134E0" w:rsidRPr="00CB317A">
        <w:t>maintain consistent network connectivity without</w:t>
      </w:r>
      <w:r w:rsidR="7F170020" w:rsidRPr="00CB317A">
        <w:t xml:space="preserve"> </w:t>
      </w:r>
      <w:r w:rsidR="77E78B73" w:rsidRPr="00CB317A">
        <w:t xml:space="preserve">experiencing </w:t>
      </w:r>
      <w:r w:rsidR="7F170020" w:rsidRPr="00CB317A">
        <w:t>any</w:t>
      </w:r>
      <w:r w:rsidR="369134E0" w:rsidRPr="00CB317A">
        <w:t xml:space="preserve"> significant packet loss or </w:t>
      </w:r>
      <w:r w:rsidR="6F036693" w:rsidRPr="00CB317A">
        <w:t>jitter</w:t>
      </w:r>
      <w:r w:rsidR="369134E0" w:rsidRPr="00CB317A">
        <w:t xml:space="preserve"> issues.</w:t>
      </w:r>
    </w:p>
    <w:p w14:paraId="2E592D70" w14:textId="139E649C" w:rsidR="1BF0E659" w:rsidRPr="002C6C11" w:rsidRDefault="1BF0E659" w:rsidP="00273A19">
      <w:pPr>
        <w:pStyle w:val="ParagraphText"/>
      </w:pPr>
    </w:p>
    <w:p w14:paraId="17012B15" w14:textId="646544D2" w:rsidR="39447627" w:rsidRPr="00CB317A" w:rsidRDefault="39447627" w:rsidP="00273A19">
      <w:pPr>
        <w:pStyle w:val="ParagraphText"/>
        <w:rPr>
          <w:b/>
          <w:bCs/>
        </w:rPr>
      </w:pPr>
      <w:r w:rsidRPr="00CB317A">
        <w:rPr>
          <w:b/>
          <w:bCs/>
        </w:rPr>
        <w:t>Satellite Transmission over VSAT:</w:t>
      </w:r>
    </w:p>
    <w:p w14:paraId="1C16BDFB" w14:textId="2F402280" w:rsidR="7C67AEB5" w:rsidRPr="00CB317A" w:rsidRDefault="1F66362C" w:rsidP="00273A19">
      <w:pPr>
        <w:pStyle w:val="ParagraphText"/>
        <w:spacing w:before="120"/>
      </w:pPr>
      <w:r w:rsidRPr="00CB317A">
        <w:t xml:space="preserve">Telenor Maritime </w:t>
      </w:r>
      <w:r w:rsidR="6029A920" w:rsidRPr="00CB317A">
        <w:t xml:space="preserve">collaborates </w:t>
      </w:r>
      <w:r w:rsidRPr="00CB317A">
        <w:t>with Space Norway (</w:t>
      </w:r>
      <w:r w:rsidR="2BA8AFA8" w:rsidRPr="00CB317A">
        <w:t>formerly</w:t>
      </w:r>
      <w:r w:rsidRPr="00CB317A">
        <w:t xml:space="preserve"> known as Telenor </w:t>
      </w:r>
      <w:r w:rsidR="5CC3474D" w:rsidRPr="00CB317A">
        <w:t>Satellite</w:t>
      </w:r>
      <w:r w:rsidRPr="00CB317A">
        <w:t xml:space="preserve">), which will provide the VSAT infrastructure in Nittedal, Norway. </w:t>
      </w:r>
      <w:r w:rsidR="17C927E5" w:rsidRPr="00CB317A">
        <w:t>Fr</w:t>
      </w:r>
      <w:r w:rsidR="3A254707" w:rsidRPr="00CB317A">
        <w:t xml:space="preserve">om </w:t>
      </w:r>
      <w:r w:rsidR="58DED39B" w:rsidRPr="00CB317A">
        <w:t>phase</w:t>
      </w:r>
      <w:r w:rsidR="3A254707" w:rsidRPr="00CB317A">
        <w:t xml:space="preserve"> </w:t>
      </w:r>
      <w:r w:rsidR="229C0ADA" w:rsidRPr="00CB317A">
        <w:t>1</w:t>
      </w:r>
      <w:r w:rsidR="58DED39B" w:rsidRPr="00CB317A">
        <w:t>,</w:t>
      </w:r>
      <w:r w:rsidR="3A254707" w:rsidRPr="00CB317A">
        <w:t xml:space="preserve"> there were two satellites: TVRO and bidirectional</w:t>
      </w:r>
      <w:r w:rsidR="10BC8915" w:rsidRPr="00CB317A">
        <w:t xml:space="preserve">, </w:t>
      </w:r>
      <w:r w:rsidR="72203FEB" w:rsidRPr="00CB317A">
        <w:t>the first for</w:t>
      </w:r>
      <w:r w:rsidR="1AC0F50C" w:rsidRPr="00CB317A">
        <w:t xml:space="preserve"> </w:t>
      </w:r>
      <w:r w:rsidR="20F45C94" w:rsidRPr="00CB317A">
        <w:t xml:space="preserve">media distribution using </w:t>
      </w:r>
      <w:r w:rsidR="738E53B0" w:rsidRPr="00CB317A">
        <w:t>the</w:t>
      </w:r>
      <w:r w:rsidR="3F074870" w:rsidRPr="00CB317A">
        <w:t xml:space="preserve"> </w:t>
      </w:r>
      <w:r w:rsidR="1AC0F50C" w:rsidRPr="00CB317A">
        <w:t xml:space="preserve">Airstream HW and </w:t>
      </w:r>
      <w:r w:rsidR="0D6D8B19" w:rsidRPr="00CB317A">
        <w:t>bidirectional for general Internet connectivity (including communication with near-edge systems)</w:t>
      </w:r>
      <w:r w:rsidR="1AC0F50C" w:rsidRPr="00CB317A">
        <w:t xml:space="preserve">. </w:t>
      </w:r>
      <w:r w:rsidR="6546BF62" w:rsidRPr="00CB317A">
        <w:t xml:space="preserve">In phase </w:t>
      </w:r>
      <w:r w:rsidR="686C8AD1" w:rsidRPr="00CB317A">
        <w:t>2</w:t>
      </w:r>
      <w:r w:rsidR="6546BF62" w:rsidRPr="00CB317A">
        <w:t xml:space="preserve">, the main components are </w:t>
      </w:r>
      <w:r w:rsidR="51140819" w:rsidRPr="00CB317A">
        <w:t xml:space="preserve">re-used </w:t>
      </w:r>
      <w:r w:rsidR="6546BF62" w:rsidRPr="00CB317A">
        <w:t>from phase 1, and the satellite communication architecture is further simplified by introducing multicast over VSAT instead of TVRO.</w:t>
      </w:r>
    </w:p>
    <w:p w14:paraId="57C6A93D" w14:textId="291F1855" w:rsidR="412D50E6" w:rsidRPr="00CB317A" w:rsidRDefault="412D50E6" w:rsidP="00273A19">
      <w:pPr>
        <w:pStyle w:val="ParagraphText"/>
        <w:spacing w:before="120"/>
      </w:pPr>
      <w:r w:rsidRPr="00CB317A">
        <w:t xml:space="preserve">The satellite transmission over VSAT test ensures that the connectivity test with the MDM2150 modem </w:t>
      </w:r>
      <w:r w:rsidR="7F628856" w:rsidRPr="00CB317A">
        <w:t>on the vessel</w:t>
      </w:r>
      <w:r w:rsidRPr="00CB317A">
        <w:t xml:space="preserve"> is successful.  </w:t>
      </w:r>
      <w:r w:rsidR="6EA7051C" w:rsidRPr="00CB317A">
        <w:t xml:space="preserve">To ensure that this test is satisfied, the </w:t>
      </w:r>
      <w:r w:rsidR="09C8124C" w:rsidRPr="00CB317A">
        <w:t>VSAT terminal should be able to receive multicast content over the Thor 7 satellite</w:t>
      </w:r>
      <w:r w:rsidR="4820FC6E" w:rsidRPr="00CB317A">
        <w:t>, where the data source is transmitted from the Nittedal teleport</w:t>
      </w:r>
      <w:r w:rsidR="62DE7833" w:rsidRPr="00CB317A">
        <w:t>, and further distr</w:t>
      </w:r>
      <w:r w:rsidR="00CE0AFC">
        <w:t>i</w:t>
      </w:r>
      <w:r w:rsidR="62DE7833" w:rsidRPr="00CB317A">
        <w:t>buted to the Nuvla VM where the Flute-GW and Varnish is running.</w:t>
      </w:r>
    </w:p>
    <w:p w14:paraId="797D2FF5" w14:textId="544FD223" w:rsidR="1BF0E659" w:rsidRPr="00CB317A" w:rsidRDefault="1BF0E659" w:rsidP="002B2D51">
      <w:pPr>
        <w:pStyle w:val="ParagraphText"/>
      </w:pPr>
    </w:p>
    <w:p w14:paraId="40C7371D" w14:textId="459A2B08" w:rsidR="39447627" w:rsidRPr="00CB317A" w:rsidRDefault="39447627" w:rsidP="00273A19">
      <w:pPr>
        <w:pStyle w:val="ParagraphText"/>
        <w:rPr>
          <w:b/>
          <w:bCs/>
        </w:rPr>
      </w:pPr>
      <w:r w:rsidRPr="00CB317A">
        <w:rPr>
          <w:b/>
          <w:bCs/>
        </w:rPr>
        <w:t>Content Delivery (End-to-End).</w:t>
      </w:r>
    </w:p>
    <w:p w14:paraId="00D5EB7D" w14:textId="2CCDD0DB" w:rsidR="212EAF09" w:rsidRPr="00CB317A" w:rsidRDefault="0EA59938" w:rsidP="00273A19">
      <w:pPr>
        <w:pStyle w:val="ParagraphText"/>
        <w:spacing w:before="120"/>
      </w:pPr>
      <w:r w:rsidRPr="00CB317A">
        <w:t xml:space="preserve">The goal of this content delivery test is to upload </w:t>
      </w:r>
      <w:r w:rsidR="59C3309D" w:rsidRPr="00CB317A">
        <w:t xml:space="preserve">various </w:t>
      </w:r>
      <w:r w:rsidR="4CBBE3D1" w:rsidRPr="00CB317A">
        <w:t xml:space="preserve">video segments </w:t>
      </w:r>
      <w:r w:rsidRPr="00CB317A">
        <w:t>to the</w:t>
      </w:r>
      <w:r w:rsidR="4DFC8A0D" w:rsidRPr="00CB317A">
        <w:t xml:space="preserve"> cloud</w:t>
      </w:r>
      <w:r w:rsidRPr="00CB317A">
        <w:t xml:space="preserve"> </w:t>
      </w:r>
      <w:r w:rsidR="7F56CF51" w:rsidRPr="00CB317A">
        <w:t xml:space="preserve">and </w:t>
      </w:r>
      <w:r w:rsidR="4B75301F" w:rsidRPr="00CB317A">
        <w:t xml:space="preserve">verify </w:t>
      </w:r>
      <w:r w:rsidR="7F56CF51" w:rsidRPr="00CB317A">
        <w:t xml:space="preserve">that </w:t>
      </w:r>
      <w:r w:rsidR="6D31EB5F" w:rsidRPr="00CB317A">
        <w:t xml:space="preserve">the content </w:t>
      </w:r>
      <w:r w:rsidR="7F56CF51" w:rsidRPr="00CB317A">
        <w:t xml:space="preserve">can be </w:t>
      </w:r>
      <w:r w:rsidR="3C6F1E2F" w:rsidRPr="00CB317A">
        <w:t>received</w:t>
      </w:r>
      <w:r w:rsidR="7F56CF51" w:rsidRPr="00CB317A">
        <w:t xml:space="preserve"> by the </w:t>
      </w:r>
      <w:r w:rsidR="028C52DD" w:rsidRPr="00CB317A">
        <w:t xml:space="preserve">Near Edge GW on the hub </w:t>
      </w:r>
      <w:r w:rsidR="20EFCEA3" w:rsidRPr="00CB317A">
        <w:t>side</w:t>
      </w:r>
      <w:r w:rsidR="71C4EE2C" w:rsidRPr="00CB317A">
        <w:t>,</w:t>
      </w:r>
      <w:r w:rsidR="75AC24E2" w:rsidRPr="00CB317A">
        <w:t xml:space="preserve"> </w:t>
      </w:r>
      <w:r w:rsidR="71C4EE2C" w:rsidRPr="00CB317A">
        <w:t xml:space="preserve">subsequently processed and transmitted via </w:t>
      </w:r>
      <w:r w:rsidR="73A56689" w:rsidRPr="00CB317A">
        <w:t xml:space="preserve">satellite, and </w:t>
      </w:r>
      <w:r w:rsidR="6CC32927" w:rsidRPr="00CB317A">
        <w:t>finally received by the VSAT</w:t>
      </w:r>
      <w:r w:rsidR="73A56689" w:rsidRPr="00CB317A">
        <w:t xml:space="preserve"> terminal (MDM2150)</w:t>
      </w:r>
      <w:r w:rsidR="2BC96BDE" w:rsidRPr="00CB317A">
        <w:t xml:space="preserve"> on the vessel.</w:t>
      </w:r>
      <w:r w:rsidR="5231C54A" w:rsidRPr="00CB317A">
        <w:t xml:space="preserve"> Telenor Maritime will be using the latest Far Edge GW (v1.17.0), which will b</w:t>
      </w:r>
      <w:r w:rsidR="4778F668" w:rsidRPr="00CB317A">
        <w:t xml:space="preserve">e managed </w:t>
      </w:r>
      <w:r w:rsidR="5231C54A" w:rsidRPr="00CB317A">
        <w:t>by the Nuvla orchestrator.</w:t>
      </w:r>
      <w:r w:rsidR="66E79A37" w:rsidRPr="00CB317A">
        <w:t xml:space="preserve"> </w:t>
      </w:r>
    </w:p>
    <w:p w14:paraId="175FF34C" w14:textId="3DA41412" w:rsidR="4989CE6D" w:rsidRPr="00CB317A" w:rsidRDefault="4989CE6D" w:rsidP="00273A19">
      <w:pPr>
        <w:pStyle w:val="ParagraphText"/>
        <w:spacing w:before="120"/>
      </w:pPr>
      <w:r w:rsidRPr="00CB317A">
        <w:t xml:space="preserve">This test will concentrate on individual components, initially </w:t>
      </w:r>
      <w:r w:rsidR="6DA55A2B" w:rsidRPr="00CB317A">
        <w:t>receiving</w:t>
      </w:r>
      <w:r w:rsidRPr="00CB317A">
        <w:t xml:space="preserve"> multicast content from the far edge GW a</w:t>
      </w:r>
      <w:r w:rsidR="6B4E7AED" w:rsidRPr="00CB317A">
        <w:t>nd s</w:t>
      </w:r>
      <w:r w:rsidR="6468D3CA" w:rsidRPr="00CB317A">
        <w:t xml:space="preserve">toring </w:t>
      </w:r>
      <w:r w:rsidR="6B4E7AED" w:rsidRPr="00CB317A">
        <w:t>it</w:t>
      </w:r>
      <w:r w:rsidRPr="00CB317A">
        <w:t xml:space="preserve"> using Varnish, followed by </w:t>
      </w:r>
      <w:r w:rsidR="7BE02411" w:rsidRPr="00CB317A">
        <w:t xml:space="preserve">verifying that the content can be </w:t>
      </w:r>
      <w:r w:rsidR="21F03CDC" w:rsidRPr="00CB317A">
        <w:t>disseminated</w:t>
      </w:r>
      <w:r w:rsidR="7BE02411" w:rsidRPr="00CB317A">
        <w:t xml:space="preserve"> to various end</w:t>
      </w:r>
      <w:r w:rsidRPr="00CB317A">
        <w:t xml:space="preserve"> </w:t>
      </w:r>
      <w:r w:rsidR="560D0D25" w:rsidRPr="00CB317A">
        <w:t>users.</w:t>
      </w:r>
      <w:r w:rsidR="3E07FFFE" w:rsidRPr="00CB317A">
        <w:t xml:space="preserve"> Initially,</w:t>
      </w:r>
      <w:r w:rsidR="18545BDB" w:rsidRPr="00CB317A">
        <w:t xml:space="preserve"> Telenor Maritime will use the </w:t>
      </w:r>
      <w:r w:rsidR="28F17FB4" w:rsidRPr="00CB317A">
        <w:t xml:space="preserve">QSteam player </w:t>
      </w:r>
      <w:r w:rsidR="127C75A9" w:rsidRPr="00CB317A">
        <w:t xml:space="preserve">developed </w:t>
      </w:r>
      <w:r w:rsidR="18545BDB" w:rsidRPr="00CB317A">
        <w:t>by FTA</w:t>
      </w:r>
      <w:r w:rsidR="44145D54" w:rsidRPr="00CB317A">
        <w:t>, which will run on COTS UE</w:t>
      </w:r>
      <w:r w:rsidR="332747C4" w:rsidRPr="00CB317A">
        <w:t xml:space="preserve">. </w:t>
      </w:r>
    </w:p>
    <w:p w14:paraId="5B9F2BAC" w14:textId="11FA2124" w:rsidR="52407022" w:rsidRPr="00CB317A" w:rsidRDefault="52407022" w:rsidP="00273A19">
      <w:pPr>
        <w:pStyle w:val="ParagraphText"/>
        <w:spacing w:before="120"/>
      </w:pPr>
      <w:r w:rsidRPr="00CB317A">
        <w:t xml:space="preserve">Once the testbed is installed on board the vessel, Telenor Maritime will perform a variety of tests while multiple users are connected to the private 5G network. The key focus will be on the </w:t>
      </w:r>
      <w:r w:rsidR="46443271" w:rsidRPr="00CB317A">
        <w:t>satellite</w:t>
      </w:r>
      <w:r w:rsidRPr="00CB317A">
        <w:t xml:space="preserve"> link, network performance, and end-user experience, </w:t>
      </w:r>
      <w:r w:rsidR="7BE48EBC" w:rsidRPr="00CB317A">
        <w:t>considering</w:t>
      </w:r>
      <w:r w:rsidR="26930416" w:rsidRPr="00CB317A">
        <w:t xml:space="preserve"> </w:t>
      </w:r>
      <w:r w:rsidRPr="00CB317A">
        <w:t>both the QoS and QoE.</w:t>
      </w:r>
    </w:p>
    <w:p w14:paraId="004861E7" w14:textId="5AA2C74F" w:rsidR="7CFFF636" w:rsidRPr="002C6C11" w:rsidRDefault="7CFFF636" w:rsidP="00273A19">
      <w:pPr>
        <w:pStyle w:val="ParagraphText"/>
        <w:spacing w:before="120"/>
      </w:pPr>
      <w:r w:rsidRPr="002C6C11">
        <w:t xml:space="preserve">Telenor Maritime intends to utilize APIs to gather metrics from the Ericsson BB, which will </w:t>
      </w:r>
      <w:r w:rsidR="5E27490B" w:rsidRPr="002C6C11">
        <w:t>thereafter</w:t>
      </w:r>
      <w:r w:rsidRPr="002C6C11">
        <w:t xml:space="preserve"> be transmitted to the Ericsson Network Manager and further </w:t>
      </w:r>
      <w:r w:rsidR="6FBDBA70" w:rsidRPr="002C6C11">
        <w:t>redistributed</w:t>
      </w:r>
      <w:r w:rsidRPr="002C6C11">
        <w:t xml:space="preserve"> to a statistical platform, </w:t>
      </w:r>
      <w:r w:rsidR="683AFFF2" w:rsidRPr="002C6C11">
        <w:t>providing a user-friendly approach to data collection and analysis. F</w:t>
      </w:r>
      <w:r w:rsidR="263F2B2F" w:rsidRPr="002C6C11">
        <w:t xml:space="preserve">or the end-user experience, </w:t>
      </w:r>
      <w:r w:rsidR="5E680485" w:rsidRPr="002C6C11">
        <w:t xml:space="preserve">OTEL in tandem with SigNoz </w:t>
      </w:r>
      <w:r w:rsidR="263F2B2F" w:rsidRPr="002C6C11">
        <w:t>will be used to collect QoE metrics, such as error rate, stall rate, startup time, video bitrates, among others</w:t>
      </w:r>
      <w:r w:rsidR="454874F8" w:rsidRPr="002C6C11">
        <w:t>.</w:t>
      </w:r>
    </w:p>
    <w:p w14:paraId="176D2B93" w14:textId="7198B943" w:rsidR="52812329" w:rsidRPr="00CB317A" w:rsidRDefault="666156A5" w:rsidP="52812329">
      <w:pPr>
        <w:pStyle w:val="ParagraphText"/>
        <w:spacing w:before="120"/>
      </w:pPr>
      <w:r w:rsidRPr="00CB317A">
        <w:t xml:space="preserve">It should be highlighted that the actual test results of the selected tests on the vessel are </w:t>
      </w:r>
      <w:r w:rsidR="0D48126B" w:rsidRPr="00CB317A">
        <w:t>described in</w:t>
      </w:r>
      <w:r w:rsidRPr="00CB317A">
        <w:t xml:space="preserve"> the WOR document </w:t>
      </w:r>
      <w:r w:rsidR="5288C8AC" w:rsidRPr="00CB317A">
        <w:t>under Chap</w:t>
      </w:r>
      <w:r w:rsidR="1C0241C0" w:rsidRPr="00CB317A">
        <w:t>ter</w:t>
      </w:r>
      <w:r w:rsidR="5288C8AC" w:rsidRPr="00CB317A">
        <w:t xml:space="preserve"> </w:t>
      </w:r>
      <w:r w:rsidR="6C4FA7DE" w:rsidRPr="00CB317A">
        <w:t xml:space="preserve">10.1 </w:t>
      </w:r>
      <w:r w:rsidR="5288C8AC" w:rsidRPr="00CB317A">
        <w:t>Planned Tests on the Selected Vessel.</w:t>
      </w:r>
    </w:p>
    <w:p w14:paraId="29829500" w14:textId="08360C9F" w:rsidR="1BF0E659" w:rsidRPr="00CB317A" w:rsidRDefault="1BF0E659" w:rsidP="00E32C3B">
      <w:pPr>
        <w:pStyle w:val="ParagraphText"/>
      </w:pPr>
    </w:p>
    <w:p w14:paraId="0D4CE2AA" w14:textId="38A84C78" w:rsidR="6414913F" w:rsidRPr="00CE0AFC" w:rsidRDefault="11B9637F" w:rsidP="77A9CFF2">
      <w:pPr>
        <w:pStyle w:val="Heading3"/>
        <w:rPr>
          <w:i/>
          <w:iCs/>
        </w:rPr>
      </w:pPr>
      <w:bookmarkStart w:id="346" w:name="_Toc1288742763"/>
      <w:r>
        <w:t>5</w:t>
      </w:r>
      <w:r w:rsidR="68B8207F">
        <w:t>.</w:t>
      </w:r>
      <w:r w:rsidR="7CF73E8E">
        <w:t>3.</w:t>
      </w:r>
      <w:r w:rsidR="2B4FA35C">
        <w:t>2</w:t>
      </w:r>
      <w:r w:rsidR="00DB0738">
        <w:tab/>
      </w:r>
      <w:r w:rsidR="68B8207F" w:rsidRPr="77A9CFF2">
        <w:rPr>
          <w:i/>
          <w:iCs/>
        </w:rPr>
        <w:t>Optimization of 5G orchestration functions</w:t>
      </w:r>
      <w:bookmarkEnd w:id="346"/>
    </w:p>
    <w:p w14:paraId="0DF6505B" w14:textId="49FCC8DF" w:rsidR="6414913F" w:rsidRPr="002C6C11" w:rsidRDefault="4F1B31DE" w:rsidP="13D152F4">
      <w:pPr>
        <w:pStyle w:val="ParagraphText"/>
        <w:spacing w:before="120"/>
      </w:pPr>
      <w:r w:rsidRPr="002C6C11">
        <w:t xml:space="preserve">Three testing configurations will be used as shown in </w:t>
      </w:r>
      <w:r w:rsidR="00974151" w:rsidRPr="002C6C11">
        <w:fldChar w:fldCharType="begin"/>
      </w:r>
      <w:r w:rsidR="00974151" w:rsidRPr="002C6C11">
        <w:instrText xml:space="preserve"> REF _Ref199256599 \h </w:instrText>
      </w:r>
      <w:r w:rsidR="00974151" w:rsidRPr="002C6C11">
        <w:fldChar w:fldCharType="separate"/>
      </w:r>
      <w:r w:rsidR="00974151" w:rsidRPr="002C6C11">
        <w:t>Figure 20</w:t>
      </w:r>
      <w:r w:rsidR="00974151" w:rsidRPr="002C6C11">
        <w:fldChar w:fldCharType="end"/>
      </w:r>
      <w:r w:rsidRPr="002C6C11">
        <w:t xml:space="preserve">, </w:t>
      </w:r>
      <w:r w:rsidR="00974151" w:rsidRPr="002C6C11">
        <w:fldChar w:fldCharType="begin"/>
      </w:r>
      <w:r w:rsidR="00974151" w:rsidRPr="002C6C11">
        <w:instrText xml:space="preserve"> REF _Ref199256846 \h </w:instrText>
      </w:r>
      <w:r w:rsidR="00974151" w:rsidRPr="002C6C11">
        <w:fldChar w:fldCharType="separate"/>
      </w:r>
      <w:r w:rsidR="00974151" w:rsidRPr="002C6C11">
        <w:t>Figure 21</w:t>
      </w:r>
      <w:r w:rsidR="00974151" w:rsidRPr="002C6C11">
        <w:fldChar w:fldCharType="end"/>
      </w:r>
      <w:r w:rsidRPr="002C6C11">
        <w:t xml:space="preserve"> and </w:t>
      </w:r>
      <w:r w:rsidR="00974151" w:rsidRPr="002C6C11">
        <w:fldChar w:fldCharType="begin"/>
      </w:r>
      <w:r w:rsidR="00974151" w:rsidRPr="002C6C11">
        <w:instrText xml:space="preserve"> REF _Ref199256946 \h </w:instrText>
      </w:r>
      <w:r w:rsidR="00974151" w:rsidRPr="002C6C11">
        <w:fldChar w:fldCharType="separate"/>
      </w:r>
      <w:r w:rsidR="00974151" w:rsidRPr="002C6C11">
        <w:t>Figure 22</w:t>
      </w:r>
      <w:r w:rsidR="00974151" w:rsidRPr="002C6C11">
        <w:fldChar w:fldCharType="end"/>
      </w:r>
      <w:r w:rsidRPr="002C6C11">
        <w:t xml:space="preserve"> according to what is being tested.</w:t>
      </w:r>
    </w:p>
    <w:p w14:paraId="173DDE7F" w14:textId="280278E8" w:rsidR="6414913F" w:rsidRPr="002C6C11" w:rsidRDefault="6414913F" w:rsidP="00F44F36">
      <w:pPr>
        <w:spacing w:before="120"/>
        <w:jc w:val="center"/>
        <w:rPr>
          <w:rFonts w:ascii="Montserrat" w:eastAsiaTheme="minorEastAsia" w:hAnsi="Montserrat" w:cstheme="minorBidi"/>
          <w:color w:val="auto"/>
          <w:sz w:val="22"/>
          <w:szCs w:val="22"/>
        </w:rPr>
      </w:pPr>
      <w:r w:rsidRPr="002C6C11">
        <w:rPr>
          <w:rFonts w:ascii="Montserrat" w:hAnsi="Montserrat"/>
          <w:noProof/>
          <w:color w:val="auto"/>
        </w:rPr>
        <w:drawing>
          <wp:inline distT="0" distB="0" distL="0" distR="0" wp14:anchorId="0D401B65" wp14:editId="03E176A6">
            <wp:extent cx="4429605" cy="2210937"/>
            <wp:effectExtent l="0" t="0" r="0" b="0"/>
            <wp:docPr id="1572714847" name="Picture 157271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714847"/>
                    <pic:cNvPicPr/>
                  </pic:nvPicPr>
                  <pic:blipFill>
                    <a:blip r:embed="rId63">
                      <a:extLst>
                        <a:ext uri="{28A0092B-C50C-407E-A947-70E740481C1C}">
                          <a14:useLocalDpi xmlns:a14="http://schemas.microsoft.com/office/drawing/2010/main" val="0"/>
                        </a:ext>
                      </a:extLst>
                    </a:blip>
                    <a:stretch>
                      <a:fillRect/>
                    </a:stretch>
                  </pic:blipFill>
                  <pic:spPr>
                    <a:xfrm>
                      <a:off x="0" y="0"/>
                      <a:ext cx="4439086" cy="2215669"/>
                    </a:xfrm>
                    <a:prstGeom prst="rect">
                      <a:avLst/>
                    </a:prstGeom>
                  </pic:spPr>
                </pic:pic>
              </a:graphicData>
            </a:graphic>
          </wp:inline>
        </w:drawing>
      </w:r>
    </w:p>
    <w:p w14:paraId="02B544E6" w14:textId="3666A63C" w:rsidR="00F11AD0" w:rsidRPr="002C6C11" w:rsidRDefault="00F11AD0" w:rsidP="00F44F36">
      <w:pPr>
        <w:pStyle w:val="Caption"/>
        <w:spacing w:before="120" w:after="0"/>
        <w:rPr>
          <w:rFonts w:ascii="Montserrat" w:hAnsi="Montserrat"/>
          <w:color w:val="auto"/>
        </w:rPr>
      </w:pPr>
      <w:bookmarkStart w:id="347" w:name="_Ref199256599"/>
      <w:bookmarkStart w:id="348" w:name="_Toc221886656"/>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20</w:t>
      </w:r>
      <w:r w:rsidRPr="002C6C11">
        <w:rPr>
          <w:rFonts w:ascii="Montserrat" w:hAnsi="Montserrat"/>
          <w:color w:val="auto"/>
        </w:rPr>
        <w:fldChar w:fldCharType="end"/>
      </w:r>
      <w:bookmarkEnd w:id="347"/>
      <w:r w:rsidRPr="002C6C11">
        <w:rPr>
          <w:rFonts w:ascii="Montserrat" w:hAnsi="Montserrat"/>
          <w:color w:val="auto"/>
        </w:rPr>
        <w:t>: Test setup with only ETSI OSM orchestrator and 5G Magma core</w:t>
      </w:r>
      <w:bookmarkEnd w:id="348"/>
    </w:p>
    <w:p w14:paraId="494FA381" w14:textId="46C5496C" w:rsidR="603FCF12" w:rsidRPr="00CB317A" w:rsidRDefault="603FCF12" w:rsidP="00F44F36">
      <w:pPr>
        <w:pStyle w:val="ParagraphText"/>
        <w:spacing w:before="120"/>
      </w:pPr>
      <w:r w:rsidRPr="00CB317A">
        <w:t xml:space="preserve">The setup in </w:t>
      </w:r>
      <w:r w:rsidR="00974151">
        <w:fldChar w:fldCharType="begin"/>
      </w:r>
      <w:r w:rsidR="00974151">
        <w:instrText xml:space="preserve"> REF _Ref199256599 \h </w:instrText>
      </w:r>
      <w:r w:rsidR="00974151">
        <w:fldChar w:fldCharType="separate"/>
      </w:r>
      <w:r w:rsidR="00974151" w:rsidRPr="002C6C11">
        <w:t>Figure 20</w:t>
      </w:r>
      <w:r w:rsidR="00974151">
        <w:fldChar w:fldCharType="end"/>
      </w:r>
      <w:r w:rsidRPr="00CB317A">
        <w:t xml:space="preserve"> will be used in the first part of the proje</w:t>
      </w:r>
      <w:r w:rsidR="288732DC" w:rsidRPr="00CB317A">
        <w:t xml:space="preserve">ct. </w:t>
      </w:r>
      <w:r w:rsidRPr="00CB317A">
        <w:t xml:space="preserve">The setup in </w:t>
      </w:r>
      <w:r w:rsidR="00974151">
        <w:fldChar w:fldCharType="begin"/>
      </w:r>
      <w:r w:rsidR="00974151">
        <w:instrText xml:space="preserve"> REF _Ref199256846 \h </w:instrText>
      </w:r>
      <w:r w:rsidR="00974151">
        <w:fldChar w:fldCharType="separate"/>
      </w:r>
      <w:r w:rsidR="00974151" w:rsidRPr="002C6C11">
        <w:t>Figure 21</w:t>
      </w:r>
      <w:r w:rsidR="00974151">
        <w:fldChar w:fldCharType="end"/>
      </w:r>
      <w:r w:rsidRPr="00CB317A">
        <w:t xml:space="preserve"> will be used in the first part of the proje</w:t>
      </w:r>
      <w:r w:rsidR="288732DC" w:rsidRPr="00CB317A">
        <w:t xml:space="preserve">ct. This is the </w:t>
      </w:r>
      <w:r w:rsidRPr="00CB317A">
        <w:t>minimal setup required to</w:t>
      </w:r>
      <w:r w:rsidR="4532A163" w:rsidRPr="00CB317A">
        <w:t xml:space="preserve"> develop solutions for</w:t>
      </w:r>
      <w:r w:rsidRPr="00CB317A">
        <w:t xml:space="preserve"> </w:t>
      </w:r>
      <w:r w:rsidR="377E85BE" w:rsidRPr="00CB317A">
        <w:t>the integration of the ETSI OSM orchestrator with the 5G Magma core</w:t>
      </w:r>
      <w:r w:rsidR="28555052" w:rsidRPr="00CB317A">
        <w:t>,</w:t>
      </w:r>
      <w:r w:rsidR="07EF08DF" w:rsidRPr="00CB317A">
        <w:t xml:space="preserve"> </w:t>
      </w:r>
      <w:r w:rsidR="377E85BE" w:rsidRPr="00CB317A">
        <w:t>with different realizations of the Access Gateway</w:t>
      </w:r>
      <w:r w:rsidR="0E91C8F4" w:rsidRPr="00CB317A">
        <w:t>.</w:t>
      </w:r>
    </w:p>
    <w:p w14:paraId="599D789D" w14:textId="1F85A222" w:rsidR="00C74E16" w:rsidRPr="00CB317A" w:rsidRDefault="0E91C8F4" w:rsidP="00C729F1">
      <w:pPr>
        <w:pStyle w:val="ParagraphText"/>
        <w:spacing w:before="120"/>
      </w:pPr>
      <w:r w:rsidRPr="00CB317A">
        <w:t>The OSM orchestrator is deployed on a VM. During installation, OSM creates a Kubernetes cloud on this VM, as well as a LXD hypervisor. The main parts of the OSM orchestrator are deployed on the Kubernetes cloud. System containers are deployed on LXD in connection with Day 1 and 2 operations.</w:t>
      </w:r>
    </w:p>
    <w:p w14:paraId="437068E6" w14:textId="76415456" w:rsidR="0E91C8F4" w:rsidRPr="00CB317A" w:rsidRDefault="0E91C8F4" w:rsidP="00C74E16">
      <w:pPr>
        <w:pStyle w:val="ParagraphText"/>
        <w:spacing w:before="120"/>
      </w:pPr>
      <w:r w:rsidRPr="00CB317A">
        <w:t>The ETSI OSM orchestrator is an open-source Management and Orchestration (MANO) stack aligned with ETSI NFV Information Models. OSM intends to provide a production-quality Management and Orchestration stack that meets operators' requirements for commercial deployments.</w:t>
      </w:r>
    </w:p>
    <w:p w14:paraId="51599E56" w14:textId="6E9B6B92" w:rsidR="00E32C3B" w:rsidRPr="00CB317A" w:rsidRDefault="0E91C8F4" w:rsidP="00C74E16">
      <w:pPr>
        <w:pStyle w:val="ParagraphText"/>
        <w:spacing w:before="120"/>
      </w:pPr>
      <w:r w:rsidRPr="00CB317A">
        <w:t xml:space="preserve">OpenStack is used as the cloud computing platform for the 5G Magma core. OpenStack is deployed in a VM on </w:t>
      </w:r>
      <w:r w:rsidR="02B906A1" w:rsidRPr="00CB317A">
        <w:t>Telenor R&amp;I’s</w:t>
      </w:r>
      <w:r w:rsidRPr="00CB317A">
        <w:t xml:space="preserve"> iCora cloud and directly (on bare metal) on one of the desktop PCs.</w:t>
      </w:r>
    </w:p>
    <w:p w14:paraId="27C31C7B" w14:textId="5050562A" w:rsidR="00273A19" w:rsidRPr="00CB317A" w:rsidRDefault="0E91C8F4" w:rsidP="00C74E16">
      <w:pPr>
        <w:pStyle w:val="ParagraphText"/>
        <w:spacing w:before="120"/>
      </w:pPr>
      <w:r w:rsidRPr="00CB317A">
        <w:t>The 5G Magma core consists of two components: the Magma orchestrator and the Access Gateway.</w:t>
      </w:r>
      <w:r w:rsidR="7EBAFF46" w:rsidRPr="00CB317A">
        <w:t xml:space="preserve"> </w:t>
      </w:r>
      <w:r w:rsidRPr="00CB317A">
        <w:t>The Magma orchestrator is a centralized controller for a set of Magma networks.</w:t>
      </w:r>
      <w:r w:rsidR="341C23A8" w:rsidRPr="00CB317A">
        <w:t xml:space="preserve"> The Magma o</w:t>
      </w:r>
      <w:r w:rsidRPr="00CB317A">
        <w:t xml:space="preserve">rchestrator supports multiple functionalities, e.g. </w:t>
      </w:r>
      <w:r w:rsidR="006521A9" w:rsidRPr="00CB317A">
        <w:t>n</w:t>
      </w:r>
      <w:r w:rsidRPr="00CB317A">
        <w:t>etwork entity configuration (networks, gateway, subscribers, policies, etc.)</w:t>
      </w:r>
      <w:r w:rsidR="49AB2430" w:rsidRPr="00CB317A">
        <w:t>.</w:t>
      </w:r>
    </w:p>
    <w:p w14:paraId="68058946" w14:textId="7D2D4D85" w:rsidR="0E91C8F4" w:rsidRPr="00CB317A" w:rsidRDefault="006521A9" w:rsidP="00C74E16">
      <w:pPr>
        <w:pStyle w:val="ParagraphText"/>
        <w:spacing w:before="120"/>
      </w:pPr>
      <w:r w:rsidRPr="00CB317A">
        <w:t>T</w:t>
      </w:r>
      <w:r w:rsidR="0E91C8F4" w:rsidRPr="00CB317A">
        <w:t>he Magma orchestrator is installed on a Kubernetes cloud that runs in a VM deployed on OpenStack.</w:t>
      </w:r>
      <w:r w:rsidR="0E91C8F4" w:rsidRPr="00CB317A">
        <w:br/>
      </w:r>
      <w:r w:rsidR="4436CC1D" w:rsidRPr="00CB317A">
        <w:t>The Access Gateway is installed in a VM which is deployed on OpenStack.</w:t>
      </w:r>
      <w:r w:rsidR="3720CEE7" w:rsidRPr="00CB317A">
        <w:t xml:space="preserve"> </w:t>
      </w:r>
      <w:r w:rsidR="4436CC1D" w:rsidRPr="00CB317A">
        <w:t>It provides network services and policy enforcement.</w:t>
      </w:r>
    </w:p>
    <w:p w14:paraId="5AB7BCA0" w14:textId="671E76C0" w:rsidR="1BF0E659" w:rsidRPr="002C6C11" w:rsidRDefault="1BF0E659" w:rsidP="1BF0E659">
      <w:pPr>
        <w:ind w:firstLine="1"/>
        <w:rPr>
          <w:rFonts w:ascii="Montserrat" w:eastAsiaTheme="minorEastAsia" w:hAnsi="Montserrat" w:cstheme="minorBidi"/>
          <w:color w:val="auto"/>
          <w:sz w:val="18"/>
          <w:szCs w:val="18"/>
        </w:rPr>
      </w:pPr>
    </w:p>
    <w:p w14:paraId="69BC59DA" w14:textId="4EA2A363" w:rsidR="6414913F" w:rsidRPr="002C6C11" w:rsidRDefault="6414913F" w:rsidP="005140BE">
      <w:pPr>
        <w:ind w:firstLine="1"/>
        <w:jc w:val="center"/>
        <w:rPr>
          <w:rFonts w:ascii="Montserrat" w:eastAsiaTheme="minorEastAsia" w:hAnsi="Montserrat" w:cstheme="minorBidi"/>
          <w:color w:val="auto"/>
          <w:sz w:val="22"/>
          <w:szCs w:val="22"/>
        </w:rPr>
      </w:pPr>
      <w:r w:rsidRPr="002C6C11">
        <w:rPr>
          <w:rFonts w:ascii="Montserrat" w:hAnsi="Montserrat"/>
          <w:noProof/>
          <w:color w:val="auto"/>
        </w:rPr>
        <w:drawing>
          <wp:inline distT="0" distB="0" distL="0" distR="0" wp14:anchorId="55CBC9A9" wp14:editId="5E224A44">
            <wp:extent cx="3450635" cy="1719221"/>
            <wp:effectExtent l="0" t="0" r="0" b="0"/>
            <wp:docPr id="1012748000" name="Picture 101274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748000"/>
                    <pic:cNvPicPr/>
                  </pic:nvPicPr>
                  <pic:blipFill>
                    <a:blip r:embed="rId64">
                      <a:extLst>
                        <a:ext uri="{28A0092B-C50C-407E-A947-70E740481C1C}">
                          <a14:useLocalDpi xmlns:a14="http://schemas.microsoft.com/office/drawing/2010/main" val="0"/>
                        </a:ext>
                      </a:extLst>
                    </a:blip>
                    <a:stretch>
                      <a:fillRect/>
                    </a:stretch>
                  </pic:blipFill>
                  <pic:spPr>
                    <a:xfrm>
                      <a:off x="0" y="0"/>
                      <a:ext cx="3450635" cy="1719221"/>
                    </a:xfrm>
                    <a:prstGeom prst="rect">
                      <a:avLst/>
                    </a:prstGeom>
                  </pic:spPr>
                </pic:pic>
              </a:graphicData>
            </a:graphic>
          </wp:inline>
        </w:drawing>
      </w:r>
    </w:p>
    <w:p w14:paraId="7E4EE049" w14:textId="7465CBAB" w:rsidR="005140BE" w:rsidRPr="002C6C11" w:rsidRDefault="005140BE" w:rsidP="00F44F36">
      <w:pPr>
        <w:pStyle w:val="Caption"/>
        <w:spacing w:before="120" w:after="120"/>
        <w:ind w:left="-142"/>
        <w:rPr>
          <w:rFonts w:ascii="Montserrat" w:hAnsi="Montserrat"/>
          <w:color w:val="auto"/>
        </w:rPr>
      </w:pPr>
      <w:bookmarkStart w:id="349" w:name="_Ref199256846"/>
      <w:bookmarkStart w:id="350" w:name="_Toc221886657"/>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21</w:t>
      </w:r>
      <w:r w:rsidRPr="002C6C11">
        <w:rPr>
          <w:rFonts w:ascii="Montserrat" w:hAnsi="Montserrat"/>
          <w:color w:val="auto"/>
        </w:rPr>
        <w:fldChar w:fldCharType="end"/>
      </w:r>
      <w:bookmarkEnd w:id="349"/>
      <w:r w:rsidRPr="002C6C11">
        <w:rPr>
          <w:rFonts w:ascii="Montserrat" w:hAnsi="Montserrat"/>
          <w:color w:val="auto"/>
        </w:rPr>
        <w:t>: Test setup with ETSI OSM orchestrator, 5G Magma core, simulated gNB and simulated UEs</w:t>
      </w:r>
      <w:bookmarkEnd w:id="350"/>
    </w:p>
    <w:p w14:paraId="3D71FD49" w14:textId="199E840A" w:rsidR="3847DB8D" w:rsidRPr="00CB317A" w:rsidRDefault="00974151" w:rsidP="00944549">
      <w:pPr>
        <w:pStyle w:val="ParagraphText"/>
        <w:rPr>
          <w:rFonts w:eastAsiaTheme="minorEastAsia" w:cstheme="minorBidi"/>
          <w:sz w:val="22"/>
          <w:szCs w:val="22"/>
        </w:rPr>
      </w:pPr>
      <w:r w:rsidRPr="002C6C11">
        <w:fldChar w:fldCharType="begin"/>
      </w:r>
      <w:r w:rsidRPr="002C6C11">
        <w:instrText xml:space="preserve"> REF _Ref199256846 \h </w:instrText>
      </w:r>
      <w:r w:rsidRPr="002C6C11">
        <w:fldChar w:fldCharType="separate"/>
      </w:r>
      <w:r w:rsidRPr="002C6C11">
        <w:t>Figure 21</w:t>
      </w:r>
      <w:r w:rsidRPr="002C6C11">
        <w:fldChar w:fldCharType="end"/>
      </w:r>
      <w:r w:rsidR="3847DB8D" w:rsidRPr="00CB317A">
        <w:t xml:space="preserve"> shows a test setup that will be used when developing or testing functionalities that require end-to-end connectivity with simulated gNB and UEs.</w:t>
      </w:r>
    </w:p>
    <w:p w14:paraId="60CAE7E7" w14:textId="4AA2DAE7" w:rsidR="1BF0E659" w:rsidRPr="002C6C11" w:rsidRDefault="1BF0E659" w:rsidP="00944549">
      <w:pPr>
        <w:pStyle w:val="ParagraphText"/>
      </w:pPr>
    </w:p>
    <w:p w14:paraId="7926B9B3" w14:textId="0C57143C" w:rsidR="6414913F" w:rsidRPr="002C6C11" w:rsidRDefault="6414913F" w:rsidP="00944549">
      <w:pPr>
        <w:ind w:firstLine="1"/>
        <w:jc w:val="center"/>
        <w:rPr>
          <w:rFonts w:ascii="Montserrat" w:eastAsiaTheme="minorEastAsia" w:hAnsi="Montserrat" w:cstheme="minorBidi"/>
          <w:color w:val="auto"/>
          <w:sz w:val="22"/>
          <w:szCs w:val="22"/>
        </w:rPr>
      </w:pPr>
      <w:r w:rsidRPr="002C6C11">
        <w:rPr>
          <w:rFonts w:ascii="Montserrat" w:hAnsi="Montserrat"/>
          <w:noProof/>
          <w:color w:val="auto"/>
        </w:rPr>
        <w:drawing>
          <wp:inline distT="0" distB="0" distL="0" distR="0" wp14:anchorId="78F9D658" wp14:editId="4E6A5FB0">
            <wp:extent cx="3450635" cy="1755800"/>
            <wp:effectExtent l="0" t="0" r="0" b="0"/>
            <wp:docPr id="933076732" name="Picture 933076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076732"/>
                    <pic:cNvPicPr/>
                  </pic:nvPicPr>
                  <pic:blipFill>
                    <a:blip r:embed="rId65">
                      <a:extLst>
                        <a:ext uri="{28A0092B-C50C-407E-A947-70E740481C1C}">
                          <a14:useLocalDpi xmlns:a14="http://schemas.microsoft.com/office/drawing/2010/main" val="0"/>
                        </a:ext>
                      </a:extLst>
                    </a:blip>
                    <a:stretch>
                      <a:fillRect/>
                    </a:stretch>
                  </pic:blipFill>
                  <pic:spPr>
                    <a:xfrm>
                      <a:off x="0" y="0"/>
                      <a:ext cx="3450635" cy="1755800"/>
                    </a:xfrm>
                    <a:prstGeom prst="rect">
                      <a:avLst/>
                    </a:prstGeom>
                  </pic:spPr>
                </pic:pic>
              </a:graphicData>
            </a:graphic>
          </wp:inline>
        </w:drawing>
      </w:r>
    </w:p>
    <w:p w14:paraId="791CA801" w14:textId="10481E47" w:rsidR="1BF0E659" w:rsidRPr="002C6C11" w:rsidRDefault="1BF0E659" w:rsidP="1BF0E659">
      <w:pPr>
        <w:ind w:firstLine="1"/>
        <w:rPr>
          <w:rFonts w:ascii="Montserrat" w:eastAsiaTheme="minorEastAsia" w:hAnsi="Montserrat" w:cstheme="minorBidi"/>
          <w:color w:val="auto"/>
          <w:sz w:val="22"/>
          <w:szCs w:val="22"/>
        </w:rPr>
      </w:pPr>
    </w:p>
    <w:p w14:paraId="5B9F16FA" w14:textId="4734D9B5" w:rsidR="00845088" w:rsidRPr="002C6C11" w:rsidRDefault="00845088" w:rsidP="00F44F36">
      <w:pPr>
        <w:pStyle w:val="Caption"/>
        <w:spacing w:before="120" w:after="120"/>
        <w:rPr>
          <w:rFonts w:ascii="Montserrat" w:hAnsi="Montserrat"/>
          <w:color w:val="auto"/>
        </w:rPr>
      </w:pPr>
      <w:bookmarkStart w:id="351" w:name="_Ref199256946"/>
      <w:bookmarkStart w:id="352" w:name="_Toc221886658"/>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sidRPr="002C6C11">
        <w:rPr>
          <w:rFonts w:ascii="Montserrat" w:hAnsi="Montserrat"/>
          <w:color w:val="auto"/>
        </w:rPr>
        <w:t>22</w:t>
      </w:r>
      <w:r w:rsidRPr="002C6C11">
        <w:rPr>
          <w:rFonts w:ascii="Montserrat" w:hAnsi="Montserrat"/>
          <w:color w:val="auto"/>
        </w:rPr>
        <w:fldChar w:fldCharType="end"/>
      </w:r>
      <w:bookmarkEnd w:id="351"/>
      <w:r w:rsidR="001B27D1" w:rsidRPr="002C6C11">
        <w:rPr>
          <w:rFonts w:ascii="Montserrat" w:hAnsi="Montserrat"/>
          <w:color w:val="auto"/>
        </w:rPr>
        <w:t>: Test setup with ETSI OSM orchestrator, 5G Magma core, physical gNB and physical UEs</w:t>
      </w:r>
      <w:bookmarkEnd w:id="352"/>
    </w:p>
    <w:p w14:paraId="50E0AB14" w14:textId="713C28E7" w:rsidR="32039628" w:rsidRPr="00CB317A" w:rsidRDefault="00974151" w:rsidP="00944549">
      <w:pPr>
        <w:pStyle w:val="ParagraphText"/>
      </w:pPr>
      <w:r>
        <w:fldChar w:fldCharType="begin"/>
      </w:r>
      <w:r>
        <w:instrText xml:space="preserve"> REF _Ref199256946 \h </w:instrText>
      </w:r>
      <w:r>
        <w:fldChar w:fldCharType="separate"/>
      </w:r>
      <w:r w:rsidRPr="002C6C11">
        <w:t>Figure 22</w:t>
      </w:r>
      <w:r>
        <w:fldChar w:fldCharType="end"/>
      </w:r>
      <w:r w:rsidR="32039628" w:rsidRPr="00CB317A">
        <w:t xml:space="preserve"> shows a test setup that will be used when developing or testing functionalities that require end-to-end connectivity with physical gNB and UEs.</w:t>
      </w:r>
    </w:p>
    <w:p w14:paraId="136A65A4" w14:textId="44AE59EF" w:rsidR="3500FDA9" w:rsidRDefault="2A15746A" w:rsidP="00C74E16">
      <w:pPr>
        <w:pStyle w:val="ParagraphText"/>
        <w:spacing w:before="120"/>
      </w:pPr>
      <w:r w:rsidRPr="00CB317A">
        <w:t>It should be highlighted that the actual test results of the selected tests with the OSM are described in the WOR document under Chap</w:t>
      </w:r>
      <w:r w:rsidR="74BADEE7" w:rsidRPr="00CB317A">
        <w:t>ter</w:t>
      </w:r>
      <w:r w:rsidRPr="00CB317A">
        <w:t xml:space="preserve"> 6.2.</w:t>
      </w:r>
      <w:r w:rsidR="2FED06E1" w:rsidRPr="00CB317A">
        <w:t>5.</w:t>
      </w:r>
    </w:p>
    <w:p w14:paraId="7E48FFB2" w14:textId="671C622A" w:rsidR="005D6A3A" w:rsidRPr="002C6C11" w:rsidRDefault="005D6A3A" w:rsidP="00DA38EE">
      <w:pPr>
        <w:pStyle w:val="ParagraphText"/>
      </w:pPr>
    </w:p>
    <w:p w14:paraId="67BFB45A" w14:textId="2727EC1D" w:rsidR="1BF0E659" w:rsidRPr="002C6C11" w:rsidRDefault="2735B7D0" w:rsidP="00AD1982">
      <w:pPr>
        <w:pStyle w:val="ParagraphText"/>
        <w:rPr>
          <w:b/>
        </w:rPr>
      </w:pPr>
      <w:r w:rsidRPr="002C6C11">
        <w:rPr>
          <w:b/>
        </w:rPr>
        <w:t>Planned tests</w:t>
      </w:r>
    </w:p>
    <w:p w14:paraId="4E7D1B8F" w14:textId="7E09CA19" w:rsidR="1BF0E659" w:rsidRPr="00CB317A" w:rsidRDefault="530309D9" w:rsidP="00370DC8">
      <w:pPr>
        <w:pStyle w:val="ParagraphText"/>
        <w:spacing w:before="120"/>
      </w:pPr>
      <w:bookmarkStart w:id="353" w:name="_Ref199258434"/>
      <w:r w:rsidRPr="00CB317A">
        <w:t>For optimization of the 5G orchestration functions t</w:t>
      </w:r>
      <w:r w:rsidR="56F63651" w:rsidRPr="00CB317A">
        <w:t xml:space="preserve">he </w:t>
      </w:r>
      <w:r w:rsidR="009D6599" w:rsidRPr="00CB317A">
        <w:t xml:space="preserve">planned </w:t>
      </w:r>
      <w:r w:rsidR="56F63651" w:rsidRPr="00CB317A">
        <w:t xml:space="preserve">tests are </w:t>
      </w:r>
      <w:r w:rsidR="009D6599" w:rsidRPr="00CB317A">
        <w:t>shown in</w:t>
      </w:r>
      <w:r w:rsidR="009B009D" w:rsidRPr="00CB317A">
        <w:t xml:space="preserve"> </w:t>
      </w:r>
      <w:r w:rsidR="00CE0AFC">
        <w:fldChar w:fldCharType="begin"/>
      </w:r>
      <w:r w:rsidR="00CE0AFC">
        <w:instrText xml:space="preserve"> REF _Ref199258460 \h </w:instrText>
      </w:r>
      <w:r w:rsidR="00CE0AFC">
        <w:fldChar w:fldCharType="separate"/>
      </w:r>
      <w:r w:rsidR="00CE0AFC" w:rsidRPr="00CB317A">
        <w:t xml:space="preserve">Table </w:t>
      </w:r>
      <w:r w:rsidR="00CE0AFC">
        <w:rPr>
          <w:noProof/>
        </w:rPr>
        <w:t>13</w:t>
      </w:r>
      <w:r w:rsidR="00CE0AFC">
        <w:fldChar w:fldCharType="end"/>
      </w:r>
      <w:r w:rsidR="009B009D" w:rsidRPr="00CB317A">
        <w:t>.</w:t>
      </w:r>
    </w:p>
    <w:p w14:paraId="14E04E16" w14:textId="2BFA2BBE" w:rsidR="009D6599" w:rsidRPr="002C6C11" w:rsidRDefault="009D6599" w:rsidP="00370DC8">
      <w:pPr>
        <w:pStyle w:val="Caption"/>
        <w:spacing w:before="120" w:after="120"/>
        <w:rPr>
          <w:rFonts w:ascii="Montserrat" w:eastAsiaTheme="minorEastAsia" w:hAnsi="Montserrat" w:cstheme="minorBidi"/>
          <w:color w:val="auto"/>
          <w:sz w:val="22"/>
          <w:szCs w:val="22"/>
        </w:rPr>
      </w:pPr>
      <w:bookmarkStart w:id="354" w:name="_Ref199258460"/>
      <w:bookmarkStart w:id="355" w:name="_Toc221886682"/>
      <w:r w:rsidRPr="00CB317A">
        <w:rPr>
          <w:rFonts w:ascii="Montserrat" w:hAnsi="Montserrat"/>
          <w:color w:val="auto"/>
        </w:rPr>
        <w:t xml:space="preserve">Table </w:t>
      </w:r>
      <w:r w:rsidRPr="00CB317A">
        <w:rPr>
          <w:rFonts w:ascii="Montserrat" w:hAnsi="Montserrat"/>
          <w:color w:val="auto"/>
        </w:rPr>
        <w:fldChar w:fldCharType="begin"/>
      </w:r>
      <w:r w:rsidRPr="00CB317A">
        <w:rPr>
          <w:rFonts w:ascii="Montserrat" w:hAnsi="Montserrat"/>
          <w:color w:val="auto"/>
        </w:rPr>
        <w:instrText xml:space="preserve"> SEQ Table \* ARABIC </w:instrText>
      </w:r>
      <w:r w:rsidRPr="00CB317A">
        <w:rPr>
          <w:rFonts w:ascii="Montserrat" w:hAnsi="Montserrat"/>
          <w:color w:val="auto"/>
        </w:rPr>
        <w:fldChar w:fldCharType="separate"/>
      </w:r>
      <w:r w:rsidR="00A35C98">
        <w:rPr>
          <w:rFonts w:ascii="Montserrat" w:hAnsi="Montserrat"/>
          <w:noProof/>
          <w:color w:val="auto"/>
        </w:rPr>
        <w:t>13</w:t>
      </w:r>
      <w:r w:rsidRPr="00CB317A">
        <w:rPr>
          <w:rFonts w:ascii="Montserrat" w:hAnsi="Montserrat"/>
          <w:color w:val="auto"/>
        </w:rPr>
        <w:fldChar w:fldCharType="end"/>
      </w:r>
      <w:bookmarkEnd w:id="353"/>
      <w:bookmarkEnd w:id="354"/>
      <w:r w:rsidRPr="00CB317A">
        <w:rPr>
          <w:rFonts w:ascii="Montserrat" w:hAnsi="Montserrat"/>
          <w:color w:val="auto"/>
        </w:rPr>
        <w:t>: Planned tests of the 5G orchestration functions</w:t>
      </w:r>
      <w:bookmarkEnd w:id="355"/>
    </w:p>
    <w:tbl>
      <w:tblPr>
        <w:tblW w:w="0" w:type="auto"/>
        <w:jc w:val="center"/>
        <w:tblLayout w:type="fixed"/>
        <w:tblLook w:val="04A0" w:firstRow="1" w:lastRow="0" w:firstColumn="1" w:lastColumn="0" w:noHBand="0" w:noVBand="1"/>
      </w:tblPr>
      <w:tblGrid>
        <w:gridCol w:w="1224"/>
        <w:gridCol w:w="1350"/>
        <w:gridCol w:w="1200"/>
        <w:gridCol w:w="1554"/>
        <w:gridCol w:w="761"/>
        <w:gridCol w:w="875"/>
        <w:gridCol w:w="1308"/>
        <w:gridCol w:w="744"/>
      </w:tblGrid>
      <w:tr w:rsidR="008114EB" w:rsidRPr="00C80238" w14:paraId="625C555F" w14:textId="77777777" w:rsidTr="009D6599">
        <w:trPr>
          <w:trHeight w:val="405"/>
          <w:jc w:val="center"/>
        </w:trPr>
        <w:tc>
          <w:tcPr>
            <w:tcW w:w="12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5F692D8" w14:textId="533BDD0A" w:rsidR="1BF0E659" w:rsidRPr="002C6C11" w:rsidRDefault="1BF0E659" w:rsidP="1BF0E659">
            <w:pPr>
              <w:jc w:val="center"/>
              <w:rPr>
                <w:rFonts w:ascii="Montserrat" w:eastAsiaTheme="minorEastAsia" w:hAnsi="Montserrat" w:cstheme="minorBidi"/>
                <w:color w:val="auto"/>
                <w:sz w:val="18"/>
                <w:szCs w:val="18"/>
              </w:rPr>
            </w:pPr>
            <w:r w:rsidRPr="002C6C11">
              <w:rPr>
                <w:rFonts w:ascii="Montserrat" w:eastAsiaTheme="minorEastAsia" w:hAnsi="Montserrat" w:cstheme="minorBidi"/>
                <w:color w:val="auto"/>
                <w:sz w:val="18"/>
                <w:szCs w:val="18"/>
              </w:rPr>
              <w:t>Test name</w:t>
            </w:r>
          </w:p>
        </w:tc>
        <w:tc>
          <w:tcPr>
            <w:tcW w:w="135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2922A3F" w14:textId="36183BAE" w:rsidR="1BF0E659" w:rsidRPr="002C6C11" w:rsidRDefault="1BF0E659" w:rsidP="1BF0E659">
            <w:pPr>
              <w:jc w:val="center"/>
              <w:rPr>
                <w:rFonts w:ascii="Montserrat" w:eastAsiaTheme="minorEastAsia" w:hAnsi="Montserrat" w:cstheme="minorBidi"/>
                <w:color w:val="auto"/>
                <w:sz w:val="18"/>
                <w:szCs w:val="18"/>
              </w:rPr>
            </w:pPr>
            <w:r w:rsidRPr="002C6C11">
              <w:rPr>
                <w:rFonts w:ascii="Montserrat" w:eastAsiaTheme="minorEastAsia" w:hAnsi="Montserrat" w:cstheme="minorBidi"/>
                <w:color w:val="auto"/>
                <w:sz w:val="18"/>
                <w:szCs w:val="18"/>
              </w:rPr>
              <w:t>Methodology</w:t>
            </w:r>
          </w:p>
        </w:tc>
        <w:tc>
          <w:tcPr>
            <w:tcW w:w="12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0A6B043" w14:textId="7956C874" w:rsidR="1BF0E659" w:rsidRPr="002C6C11" w:rsidRDefault="1BF0E659" w:rsidP="1BF0E659">
            <w:pPr>
              <w:jc w:val="center"/>
              <w:rPr>
                <w:rFonts w:ascii="Montserrat" w:eastAsiaTheme="minorEastAsia" w:hAnsi="Montserrat" w:cstheme="minorBidi"/>
                <w:color w:val="auto"/>
                <w:sz w:val="18"/>
                <w:szCs w:val="18"/>
              </w:rPr>
            </w:pPr>
            <w:r w:rsidRPr="002C6C11">
              <w:rPr>
                <w:rFonts w:ascii="Montserrat" w:eastAsiaTheme="minorEastAsia" w:hAnsi="Montserrat" w:cstheme="minorBidi"/>
                <w:color w:val="auto"/>
                <w:sz w:val="18"/>
                <w:szCs w:val="18"/>
              </w:rPr>
              <w:t>Tools</w:t>
            </w:r>
          </w:p>
        </w:tc>
        <w:tc>
          <w:tcPr>
            <w:tcW w:w="155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6C7D5EE" w14:textId="409034B1" w:rsidR="1BF0E659" w:rsidRPr="002C6C11" w:rsidRDefault="1BF0E659" w:rsidP="1BF0E659">
            <w:pPr>
              <w:jc w:val="center"/>
              <w:rPr>
                <w:rFonts w:ascii="Montserrat" w:eastAsiaTheme="minorEastAsia" w:hAnsi="Montserrat" w:cstheme="minorBidi"/>
                <w:color w:val="auto"/>
                <w:sz w:val="18"/>
                <w:szCs w:val="18"/>
              </w:rPr>
            </w:pPr>
            <w:r w:rsidRPr="002C6C11">
              <w:rPr>
                <w:rFonts w:ascii="Montserrat" w:eastAsiaTheme="minorEastAsia" w:hAnsi="Montserrat" w:cstheme="minorBidi"/>
                <w:color w:val="auto"/>
                <w:sz w:val="18"/>
                <w:szCs w:val="18"/>
              </w:rPr>
              <w:t>KPIs</w:t>
            </w:r>
          </w:p>
        </w:tc>
        <w:tc>
          <w:tcPr>
            <w:tcW w:w="76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B57C85C" w14:textId="0E88B406" w:rsidR="1BF0E659" w:rsidRPr="002C6C11" w:rsidRDefault="1BF0E659" w:rsidP="1BF0E659">
            <w:pPr>
              <w:jc w:val="center"/>
              <w:rPr>
                <w:rFonts w:ascii="Montserrat" w:eastAsiaTheme="minorEastAsia" w:hAnsi="Montserrat" w:cstheme="minorBidi"/>
                <w:color w:val="auto"/>
                <w:sz w:val="18"/>
                <w:szCs w:val="18"/>
              </w:rPr>
            </w:pPr>
            <w:r w:rsidRPr="002C6C11">
              <w:rPr>
                <w:rFonts w:ascii="Montserrat" w:eastAsiaTheme="minorEastAsia" w:hAnsi="Montserrat" w:cstheme="minorBidi"/>
                <w:color w:val="auto"/>
                <w:sz w:val="18"/>
                <w:szCs w:val="18"/>
              </w:rPr>
              <w:t>When</w:t>
            </w:r>
          </w:p>
        </w:tc>
        <w:tc>
          <w:tcPr>
            <w:tcW w:w="87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658C23A" w14:textId="4EA68765" w:rsidR="1BF0E659" w:rsidRPr="002C6C11" w:rsidRDefault="1BF0E659" w:rsidP="1BF0E659">
            <w:pPr>
              <w:jc w:val="center"/>
              <w:rPr>
                <w:rFonts w:ascii="Montserrat" w:eastAsiaTheme="minorEastAsia" w:hAnsi="Montserrat" w:cstheme="minorBidi"/>
                <w:color w:val="auto"/>
                <w:sz w:val="18"/>
                <w:szCs w:val="18"/>
              </w:rPr>
            </w:pPr>
            <w:r w:rsidRPr="002C6C11">
              <w:rPr>
                <w:rFonts w:ascii="Montserrat" w:eastAsiaTheme="minorEastAsia" w:hAnsi="Montserrat" w:cstheme="minorBidi"/>
                <w:color w:val="auto"/>
                <w:sz w:val="18"/>
                <w:szCs w:val="18"/>
              </w:rPr>
              <w:t>Testing setup</w:t>
            </w:r>
          </w:p>
        </w:tc>
        <w:tc>
          <w:tcPr>
            <w:tcW w:w="130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C3BA567" w14:textId="00C05E23" w:rsidR="1BF0E659" w:rsidRPr="002C6C11" w:rsidRDefault="1BF0E659" w:rsidP="1BF0E659">
            <w:pPr>
              <w:jc w:val="center"/>
              <w:rPr>
                <w:rFonts w:ascii="Montserrat" w:eastAsiaTheme="minorEastAsia" w:hAnsi="Montserrat" w:cstheme="minorBidi"/>
                <w:color w:val="auto"/>
                <w:sz w:val="18"/>
                <w:szCs w:val="18"/>
              </w:rPr>
            </w:pPr>
            <w:r w:rsidRPr="002C6C11">
              <w:rPr>
                <w:rFonts w:ascii="Montserrat" w:eastAsiaTheme="minorEastAsia" w:hAnsi="Montserrat" w:cstheme="minorBidi"/>
                <w:color w:val="auto"/>
                <w:sz w:val="18"/>
                <w:szCs w:val="18"/>
              </w:rPr>
              <w:t>Comments</w:t>
            </w:r>
          </w:p>
        </w:tc>
        <w:tc>
          <w:tcPr>
            <w:tcW w:w="74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F4F0E34" w14:textId="53DBE9E9" w:rsidR="1BF0E659" w:rsidRPr="002C6C11" w:rsidRDefault="1BF0E659" w:rsidP="1BF0E659">
            <w:pPr>
              <w:jc w:val="center"/>
              <w:rPr>
                <w:rFonts w:ascii="Montserrat" w:eastAsiaTheme="minorEastAsia" w:hAnsi="Montserrat" w:cstheme="minorBidi"/>
                <w:color w:val="auto"/>
                <w:sz w:val="18"/>
                <w:szCs w:val="18"/>
              </w:rPr>
            </w:pPr>
            <w:r w:rsidRPr="002C6C11">
              <w:rPr>
                <w:rFonts w:ascii="Montserrat" w:eastAsiaTheme="minorEastAsia" w:hAnsi="Montserrat" w:cstheme="minorBidi"/>
                <w:color w:val="auto"/>
                <w:sz w:val="18"/>
                <w:szCs w:val="18"/>
              </w:rPr>
              <w:t>WP</w:t>
            </w:r>
          </w:p>
        </w:tc>
      </w:tr>
      <w:tr w:rsidR="008114EB" w:rsidRPr="00C80238" w14:paraId="79CF643F" w14:textId="77777777" w:rsidTr="009D6599">
        <w:trPr>
          <w:trHeight w:val="810"/>
          <w:jc w:val="center"/>
        </w:trPr>
        <w:tc>
          <w:tcPr>
            <w:tcW w:w="1224" w:type="dxa"/>
            <w:tcBorders>
              <w:top w:val="single" w:sz="8" w:space="0" w:color="auto"/>
              <w:left w:val="single" w:sz="8" w:space="0" w:color="auto"/>
              <w:bottom w:val="single" w:sz="8" w:space="0" w:color="auto"/>
              <w:right w:val="single" w:sz="8" w:space="0" w:color="auto"/>
            </w:tcBorders>
            <w:tcMar>
              <w:left w:w="108" w:type="dxa"/>
              <w:right w:w="108" w:type="dxa"/>
            </w:tcMar>
          </w:tcPr>
          <w:p w14:paraId="78517693" w14:textId="5357758D"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Access GW deployment time</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04985BDB" w14:textId="547E8290"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Measure time from command in OSM to AGW up and running</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2C94DE35" w14:textId="63093C53"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Own tool developed specifically for these tests</w:t>
            </w:r>
          </w:p>
        </w:tc>
        <w:tc>
          <w:tcPr>
            <w:tcW w:w="1554" w:type="dxa"/>
            <w:tcBorders>
              <w:top w:val="single" w:sz="8" w:space="0" w:color="auto"/>
              <w:left w:val="single" w:sz="8" w:space="0" w:color="auto"/>
              <w:bottom w:val="single" w:sz="8" w:space="0" w:color="auto"/>
              <w:right w:val="single" w:sz="8" w:space="0" w:color="auto"/>
            </w:tcBorders>
            <w:tcMar>
              <w:left w:w="108" w:type="dxa"/>
              <w:right w:w="108" w:type="dxa"/>
            </w:tcMar>
          </w:tcPr>
          <w:p w14:paraId="788F98D4" w14:textId="34D80AE4"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Deployment time</w:t>
            </w:r>
          </w:p>
        </w:tc>
        <w:tc>
          <w:tcPr>
            <w:tcW w:w="761" w:type="dxa"/>
            <w:tcBorders>
              <w:top w:val="single" w:sz="8" w:space="0" w:color="auto"/>
              <w:left w:val="single" w:sz="8" w:space="0" w:color="auto"/>
              <w:bottom w:val="single" w:sz="8" w:space="0" w:color="auto"/>
              <w:right w:val="single" w:sz="8" w:space="0" w:color="auto"/>
            </w:tcBorders>
            <w:tcMar>
              <w:left w:w="108" w:type="dxa"/>
              <w:right w:w="108" w:type="dxa"/>
            </w:tcMar>
          </w:tcPr>
          <w:p w14:paraId="31E51C3E" w14:textId="769E1872"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Q2’25</w:t>
            </w:r>
          </w:p>
        </w:tc>
        <w:tc>
          <w:tcPr>
            <w:tcW w:w="875" w:type="dxa"/>
            <w:tcBorders>
              <w:top w:val="single" w:sz="8" w:space="0" w:color="auto"/>
              <w:left w:val="single" w:sz="8" w:space="0" w:color="auto"/>
              <w:bottom w:val="single" w:sz="8" w:space="0" w:color="auto"/>
              <w:right w:val="single" w:sz="8" w:space="0" w:color="auto"/>
            </w:tcBorders>
            <w:tcMar>
              <w:left w:w="108" w:type="dxa"/>
              <w:right w:w="108" w:type="dxa"/>
            </w:tcMar>
          </w:tcPr>
          <w:p w14:paraId="13EB5B0A" w14:textId="7837DD55"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1</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4FDCF3D4" w14:textId="45CFBA66"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To be done for different AGW solutions</w:t>
            </w:r>
          </w:p>
        </w:tc>
        <w:tc>
          <w:tcPr>
            <w:tcW w:w="744" w:type="dxa"/>
            <w:tcBorders>
              <w:top w:val="single" w:sz="8" w:space="0" w:color="auto"/>
              <w:left w:val="single" w:sz="8" w:space="0" w:color="auto"/>
              <w:bottom w:val="single" w:sz="8" w:space="0" w:color="auto"/>
              <w:right w:val="single" w:sz="8" w:space="0" w:color="auto"/>
            </w:tcBorders>
            <w:tcMar>
              <w:left w:w="108" w:type="dxa"/>
              <w:right w:w="108" w:type="dxa"/>
            </w:tcMar>
          </w:tcPr>
          <w:p w14:paraId="6E6C28AC" w14:textId="2EF6454A"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5.3.5, 5.3.6</w:t>
            </w:r>
          </w:p>
        </w:tc>
      </w:tr>
      <w:tr w:rsidR="008114EB" w:rsidRPr="00C80238" w14:paraId="70A964D6" w14:textId="77777777" w:rsidTr="009D6599">
        <w:trPr>
          <w:trHeight w:val="810"/>
          <w:jc w:val="center"/>
        </w:trPr>
        <w:tc>
          <w:tcPr>
            <w:tcW w:w="1224" w:type="dxa"/>
            <w:tcBorders>
              <w:top w:val="single" w:sz="8" w:space="0" w:color="auto"/>
              <w:left w:val="single" w:sz="8" w:space="0" w:color="auto"/>
              <w:bottom w:val="single" w:sz="8" w:space="0" w:color="auto"/>
              <w:right w:val="single" w:sz="8" w:space="0" w:color="auto"/>
            </w:tcBorders>
            <w:tcMar>
              <w:left w:w="108" w:type="dxa"/>
              <w:right w:w="108" w:type="dxa"/>
            </w:tcMar>
          </w:tcPr>
          <w:p w14:paraId="52449134" w14:textId="44351B1C"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Orc8r deployment time</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24319434" w14:textId="01C73A7A"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Measure time from command in OSM to Orc8r up and running</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5B39D4DE" w14:textId="52402ADE"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Own tool developed specifically for these tests</w:t>
            </w:r>
          </w:p>
        </w:tc>
        <w:tc>
          <w:tcPr>
            <w:tcW w:w="1554" w:type="dxa"/>
            <w:tcBorders>
              <w:top w:val="single" w:sz="8" w:space="0" w:color="auto"/>
              <w:left w:val="single" w:sz="8" w:space="0" w:color="auto"/>
              <w:bottom w:val="single" w:sz="8" w:space="0" w:color="auto"/>
              <w:right w:val="single" w:sz="8" w:space="0" w:color="auto"/>
            </w:tcBorders>
            <w:tcMar>
              <w:left w:w="108" w:type="dxa"/>
              <w:right w:w="108" w:type="dxa"/>
            </w:tcMar>
          </w:tcPr>
          <w:p w14:paraId="1AC3621E" w14:textId="221387DD"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Deployment time</w:t>
            </w:r>
          </w:p>
        </w:tc>
        <w:tc>
          <w:tcPr>
            <w:tcW w:w="761" w:type="dxa"/>
            <w:tcBorders>
              <w:top w:val="single" w:sz="8" w:space="0" w:color="auto"/>
              <w:left w:val="single" w:sz="8" w:space="0" w:color="auto"/>
              <w:bottom w:val="single" w:sz="8" w:space="0" w:color="auto"/>
              <w:right w:val="single" w:sz="8" w:space="0" w:color="auto"/>
            </w:tcBorders>
            <w:tcMar>
              <w:left w:w="108" w:type="dxa"/>
              <w:right w:w="108" w:type="dxa"/>
            </w:tcMar>
          </w:tcPr>
          <w:p w14:paraId="783EA3B1" w14:textId="6D2108B8"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Q2’25</w:t>
            </w:r>
          </w:p>
        </w:tc>
        <w:tc>
          <w:tcPr>
            <w:tcW w:w="875" w:type="dxa"/>
            <w:tcBorders>
              <w:top w:val="single" w:sz="8" w:space="0" w:color="auto"/>
              <w:left w:val="single" w:sz="8" w:space="0" w:color="auto"/>
              <w:bottom w:val="single" w:sz="8" w:space="0" w:color="auto"/>
              <w:right w:val="single" w:sz="8" w:space="0" w:color="auto"/>
            </w:tcBorders>
            <w:tcMar>
              <w:left w:w="108" w:type="dxa"/>
              <w:right w:w="108" w:type="dxa"/>
            </w:tcMar>
          </w:tcPr>
          <w:p w14:paraId="61C9D087" w14:textId="45A59890"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1</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7B015B35" w14:textId="7303C3AD" w:rsidR="1BF0E659" w:rsidRPr="002C6C11" w:rsidRDefault="1BF0E659" w:rsidP="00370DC8">
            <w:pPr>
              <w:rPr>
                <w:rFonts w:ascii="Montserrat" w:eastAsiaTheme="minorEastAsia" w:hAnsi="Montserrat" w:cstheme="minorBidi"/>
                <w:color w:val="auto"/>
              </w:rPr>
            </w:pPr>
          </w:p>
        </w:tc>
        <w:tc>
          <w:tcPr>
            <w:tcW w:w="744" w:type="dxa"/>
            <w:tcBorders>
              <w:top w:val="single" w:sz="8" w:space="0" w:color="auto"/>
              <w:left w:val="single" w:sz="8" w:space="0" w:color="auto"/>
              <w:bottom w:val="single" w:sz="8" w:space="0" w:color="auto"/>
              <w:right w:val="single" w:sz="8" w:space="0" w:color="auto"/>
            </w:tcBorders>
            <w:tcMar>
              <w:left w:w="108" w:type="dxa"/>
              <w:right w:w="108" w:type="dxa"/>
            </w:tcMar>
          </w:tcPr>
          <w:p w14:paraId="4C4A60E7" w14:textId="71CADFBD"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5.3.5, 5.3.6</w:t>
            </w:r>
          </w:p>
        </w:tc>
      </w:tr>
      <w:tr w:rsidR="008114EB" w:rsidRPr="00C80238" w14:paraId="4A283F87" w14:textId="77777777" w:rsidTr="009D6599">
        <w:trPr>
          <w:trHeight w:val="1230"/>
          <w:jc w:val="center"/>
        </w:trPr>
        <w:tc>
          <w:tcPr>
            <w:tcW w:w="1224" w:type="dxa"/>
            <w:tcBorders>
              <w:top w:val="single" w:sz="8" w:space="0" w:color="auto"/>
              <w:left w:val="single" w:sz="8" w:space="0" w:color="auto"/>
              <w:bottom w:val="single" w:sz="8" w:space="0" w:color="auto"/>
              <w:right w:val="single" w:sz="8" w:space="0" w:color="auto"/>
            </w:tcBorders>
            <w:tcMar>
              <w:left w:w="108" w:type="dxa"/>
              <w:right w:w="108" w:type="dxa"/>
            </w:tcMar>
          </w:tcPr>
          <w:p w14:paraId="72B63916" w14:textId="18285865"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5G Magma core deployment time</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3B41CD64" w14:textId="60B62E43" w:rsidR="1BF0E659" w:rsidRPr="00CB317A" w:rsidRDefault="1BF0E659" w:rsidP="00370DC8">
            <w:pPr>
              <w:rPr>
                <w:rFonts w:ascii="Montserrat" w:eastAsiaTheme="minorEastAsia" w:hAnsi="Montserrat" w:cstheme="minorBidi"/>
                <w:color w:val="auto"/>
              </w:rPr>
            </w:pPr>
            <w:r w:rsidRPr="00CB317A">
              <w:rPr>
                <w:rFonts w:ascii="Montserrat" w:eastAsiaTheme="minorEastAsia" w:hAnsi="Montserrat" w:cstheme="minorBidi"/>
                <w:color w:val="auto"/>
              </w:rPr>
              <w:t>Measure time from command in OSM to Magma core being ready for connection to gNB</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5B53CB85" w14:textId="073DB74D"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Own tool developed specifically for these tests</w:t>
            </w:r>
          </w:p>
        </w:tc>
        <w:tc>
          <w:tcPr>
            <w:tcW w:w="1554" w:type="dxa"/>
            <w:tcBorders>
              <w:top w:val="single" w:sz="8" w:space="0" w:color="auto"/>
              <w:left w:val="single" w:sz="8" w:space="0" w:color="auto"/>
              <w:bottom w:val="single" w:sz="8" w:space="0" w:color="auto"/>
              <w:right w:val="single" w:sz="8" w:space="0" w:color="auto"/>
            </w:tcBorders>
            <w:tcMar>
              <w:left w:w="108" w:type="dxa"/>
              <w:right w:w="108" w:type="dxa"/>
            </w:tcMar>
          </w:tcPr>
          <w:p w14:paraId="46E823A8" w14:textId="61250426"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Deployment time</w:t>
            </w:r>
          </w:p>
        </w:tc>
        <w:tc>
          <w:tcPr>
            <w:tcW w:w="761" w:type="dxa"/>
            <w:tcBorders>
              <w:top w:val="single" w:sz="8" w:space="0" w:color="auto"/>
              <w:left w:val="single" w:sz="8" w:space="0" w:color="auto"/>
              <w:bottom w:val="single" w:sz="8" w:space="0" w:color="auto"/>
              <w:right w:val="single" w:sz="8" w:space="0" w:color="auto"/>
            </w:tcBorders>
            <w:tcMar>
              <w:left w:w="108" w:type="dxa"/>
              <w:right w:w="108" w:type="dxa"/>
            </w:tcMar>
          </w:tcPr>
          <w:p w14:paraId="468B25C3" w14:textId="14D3C620"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Q2’25</w:t>
            </w:r>
          </w:p>
        </w:tc>
        <w:tc>
          <w:tcPr>
            <w:tcW w:w="875" w:type="dxa"/>
            <w:tcBorders>
              <w:top w:val="single" w:sz="8" w:space="0" w:color="auto"/>
              <w:left w:val="single" w:sz="8" w:space="0" w:color="auto"/>
              <w:bottom w:val="single" w:sz="8" w:space="0" w:color="auto"/>
              <w:right w:val="single" w:sz="8" w:space="0" w:color="auto"/>
            </w:tcBorders>
            <w:tcMar>
              <w:left w:w="108" w:type="dxa"/>
              <w:right w:w="108" w:type="dxa"/>
            </w:tcMar>
          </w:tcPr>
          <w:p w14:paraId="31C0BEF1" w14:textId="195C2170"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1</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31B2DB2A" w14:textId="27CBD4A3"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To be done for different AGW solutions and different AGW/Orc8r integration solutions</w:t>
            </w:r>
          </w:p>
        </w:tc>
        <w:tc>
          <w:tcPr>
            <w:tcW w:w="744" w:type="dxa"/>
            <w:tcBorders>
              <w:top w:val="single" w:sz="8" w:space="0" w:color="auto"/>
              <w:left w:val="single" w:sz="8" w:space="0" w:color="auto"/>
              <w:bottom w:val="single" w:sz="8" w:space="0" w:color="auto"/>
              <w:right w:val="single" w:sz="8" w:space="0" w:color="auto"/>
            </w:tcBorders>
            <w:tcMar>
              <w:left w:w="108" w:type="dxa"/>
              <w:right w:w="108" w:type="dxa"/>
            </w:tcMar>
          </w:tcPr>
          <w:p w14:paraId="6AF5F483" w14:textId="2C1D0207"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5.3.5, 5.3.6</w:t>
            </w:r>
          </w:p>
        </w:tc>
      </w:tr>
      <w:tr w:rsidR="008114EB" w:rsidRPr="00C80238" w14:paraId="4BE582E3" w14:textId="77777777" w:rsidTr="009D6599">
        <w:trPr>
          <w:trHeight w:val="1020"/>
          <w:jc w:val="center"/>
        </w:trPr>
        <w:tc>
          <w:tcPr>
            <w:tcW w:w="1224" w:type="dxa"/>
            <w:tcBorders>
              <w:top w:val="single" w:sz="8" w:space="0" w:color="auto"/>
              <w:left w:val="single" w:sz="8" w:space="0" w:color="auto"/>
              <w:bottom w:val="single" w:sz="8" w:space="0" w:color="auto"/>
              <w:right w:val="single" w:sz="8" w:space="0" w:color="auto"/>
            </w:tcBorders>
            <w:tcMar>
              <w:left w:w="108" w:type="dxa"/>
              <w:right w:w="108" w:type="dxa"/>
            </w:tcMar>
          </w:tcPr>
          <w:p w14:paraId="5A5018C1" w14:textId="02BAC9B0"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Deployment time for a new site</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10A9588D" w14:textId="1B2FB8EB"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Measure time from command in OSM to the new site is up and running</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5EF04A4C" w14:textId="7A1E8EFB"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Own tool developed specifically for these tests</w:t>
            </w:r>
          </w:p>
        </w:tc>
        <w:tc>
          <w:tcPr>
            <w:tcW w:w="1554" w:type="dxa"/>
            <w:tcBorders>
              <w:top w:val="single" w:sz="8" w:space="0" w:color="auto"/>
              <w:left w:val="single" w:sz="8" w:space="0" w:color="auto"/>
              <w:bottom w:val="single" w:sz="8" w:space="0" w:color="auto"/>
              <w:right w:val="single" w:sz="8" w:space="0" w:color="auto"/>
            </w:tcBorders>
            <w:tcMar>
              <w:left w:w="108" w:type="dxa"/>
              <w:right w:w="108" w:type="dxa"/>
            </w:tcMar>
          </w:tcPr>
          <w:p w14:paraId="3DCF988D" w14:textId="7FFD2669"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Deployment time</w:t>
            </w:r>
          </w:p>
        </w:tc>
        <w:tc>
          <w:tcPr>
            <w:tcW w:w="761" w:type="dxa"/>
            <w:tcBorders>
              <w:top w:val="single" w:sz="8" w:space="0" w:color="auto"/>
              <w:left w:val="single" w:sz="8" w:space="0" w:color="auto"/>
              <w:bottom w:val="single" w:sz="8" w:space="0" w:color="auto"/>
              <w:right w:val="single" w:sz="8" w:space="0" w:color="auto"/>
            </w:tcBorders>
            <w:tcMar>
              <w:left w:w="108" w:type="dxa"/>
              <w:right w:w="108" w:type="dxa"/>
            </w:tcMar>
          </w:tcPr>
          <w:p w14:paraId="0C5B9C79" w14:textId="5FF3E376"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Q3’25</w:t>
            </w:r>
          </w:p>
        </w:tc>
        <w:tc>
          <w:tcPr>
            <w:tcW w:w="875" w:type="dxa"/>
            <w:tcBorders>
              <w:top w:val="single" w:sz="8" w:space="0" w:color="auto"/>
              <w:left w:val="single" w:sz="8" w:space="0" w:color="auto"/>
              <w:bottom w:val="single" w:sz="8" w:space="0" w:color="auto"/>
              <w:right w:val="single" w:sz="8" w:space="0" w:color="auto"/>
            </w:tcBorders>
            <w:tcMar>
              <w:left w:w="108" w:type="dxa"/>
              <w:right w:w="108" w:type="dxa"/>
            </w:tcMar>
          </w:tcPr>
          <w:p w14:paraId="57D90E30" w14:textId="7CFB1326"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1,2</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565664A7" w14:textId="773BFB76"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To be done with different number of existing sites</w:t>
            </w:r>
          </w:p>
        </w:tc>
        <w:tc>
          <w:tcPr>
            <w:tcW w:w="744" w:type="dxa"/>
            <w:tcBorders>
              <w:top w:val="single" w:sz="8" w:space="0" w:color="auto"/>
              <w:left w:val="single" w:sz="8" w:space="0" w:color="auto"/>
              <w:bottom w:val="single" w:sz="8" w:space="0" w:color="auto"/>
              <w:right w:val="single" w:sz="8" w:space="0" w:color="auto"/>
            </w:tcBorders>
            <w:tcMar>
              <w:left w:w="108" w:type="dxa"/>
              <w:right w:w="108" w:type="dxa"/>
            </w:tcMar>
          </w:tcPr>
          <w:p w14:paraId="21ECB432" w14:textId="2604E756"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5.3.5, 5.3.6</w:t>
            </w:r>
          </w:p>
        </w:tc>
      </w:tr>
      <w:tr w:rsidR="008114EB" w:rsidRPr="00C80238" w14:paraId="798E16F0" w14:textId="77777777" w:rsidTr="009D6599">
        <w:trPr>
          <w:trHeight w:val="1425"/>
          <w:jc w:val="center"/>
        </w:trPr>
        <w:tc>
          <w:tcPr>
            <w:tcW w:w="1224" w:type="dxa"/>
            <w:tcBorders>
              <w:top w:val="single" w:sz="8" w:space="0" w:color="auto"/>
              <w:left w:val="single" w:sz="8" w:space="0" w:color="auto"/>
              <w:bottom w:val="single" w:sz="8" w:space="0" w:color="auto"/>
              <w:right w:val="single" w:sz="8" w:space="0" w:color="auto"/>
            </w:tcBorders>
            <w:tcMar>
              <w:left w:w="108" w:type="dxa"/>
              <w:right w:w="108" w:type="dxa"/>
            </w:tcMar>
          </w:tcPr>
          <w:p w14:paraId="5A1BE619" w14:textId="662EEF12"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Multiple site software update deployment time</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42D645E9" w14:textId="60CA1747"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Measure time from command in OSM to the software being updated and system running in all sites</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00B72902" w14:textId="74B30C3F"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Own tool developed specifically for these tests</w:t>
            </w:r>
          </w:p>
        </w:tc>
        <w:tc>
          <w:tcPr>
            <w:tcW w:w="1554" w:type="dxa"/>
            <w:tcBorders>
              <w:top w:val="single" w:sz="8" w:space="0" w:color="auto"/>
              <w:left w:val="single" w:sz="8" w:space="0" w:color="auto"/>
              <w:bottom w:val="single" w:sz="8" w:space="0" w:color="auto"/>
              <w:right w:val="single" w:sz="8" w:space="0" w:color="auto"/>
            </w:tcBorders>
            <w:tcMar>
              <w:left w:w="108" w:type="dxa"/>
              <w:right w:w="108" w:type="dxa"/>
            </w:tcMar>
          </w:tcPr>
          <w:p w14:paraId="5CC14886" w14:textId="5AB5A694"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Deployment time</w:t>
            </w:r>
          </w:p>
        </w:tc>
        <w:tc>
          <w:tcPr>
            <w:tcW w:w="761" w:type="dxa"/>
            <w:tcBorders>
              <w:top w:val="single" w:sz="8" w:space="0" w:color="auto"/>
              <w:left w:val="single" w:sz="8" w:space="0" w:color="auto"/>
              <w:bottom w:val="single" w:sz="8" w:space="0" w:color="auto"/>
              <w:right w:val="single" w:sz="8" w:space="0" w:color="auto"/>
            </w:tcBorders>
            <w:tcMar>
              <w:left w:w="108" w:type="dxa"/>
              <w:right w:w="108" w:type="dxa"/>
            </w:tcMar>
          </w:tcPr>
          <w:p w14:paraId="12B21C9B" w14:textId="4EA50A37"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Q4’25</w:t>
            </w:r>
          </w:p>
        </w:tc>
        <w:tc>
          <w:tcPr>
            <w:tcW w:w="875" w:type="dxa"/>
            <w:tcBorders>
              <w:top w:val="single" w:sz="8" w:space="0" w:color="auto"/>
              <w:left w:val="single" w:sz="8" w:space="0" w:color="auto"/>
              <w:bottom w:val="single" w:sz="8" w:space="0" w:color="auto"/>
              <w:right w:val="single" w:sz="8" w:space="0" w:color="auto"/>
            </w:tcBorders>
            <w:tcMar>
              <w:left w:w="108" w:type="dxa"/>
              <w:right w:w="108" w:type="dxa"/>
            </w:tcMar>
          </w:tcPr>
          <w:p w14:paraId="305E1B72" w14:textId="25276103"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1,2</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48E733EE" w14:textId="198D4910" w:rsidR="1BF0E659" w:rsidRPr="00CB317A" w:rsidRDefault="1BF0E659" w:rsidP="00370DC8">
            <w:pPr>
              <w:rPr>
                <w:rFonts w:ascii="Montserrat" w:eastAsiaTheme="minorEastAsia" w:hAnsi="Montserrat" w:cstheme="minorBidi"/>
                <w:color w:val="auto"/>
              </w:rPr>
            </w:pPr>
            <w:r w:rsidRPr="00CB317A">
              <w:rPr>
                <w:rFonts w:ascii="Montserrat" w:eastAsiaTheme="minorEastAsia" w:hAnsi="Montserrat" w:cstheme="minorBidi"/>
                <w:color w:val="auto"/>
              </w:rPr>
              <w:t>To be done for different types of updates and different number of sites</w:t>
            </w:r>
          </w:p>
        </w:tc>
        <w:tc>
          <w:tcPr>
            <w:tcW w:w="744" w:type="dxa"/>
            <w:tcBorders>
              <w:top w:val="single" w:sz="8" w:space="0" w:color="auto"/>
              <w:left w:val="single" w:sz="8" w:space="0" w:color="auto"/>
              <w:bottom w:val="single" w:sz="8" w:space="0" w:color="auto"/>
              <w:right w:val="single" w:sz="8" w:space="0" w:color="auto"/>
            </w:tcBorders>
            <w:tcMar>
              <w:left w:w="108" w:type="dxa"/>
              <w:right w:w="108" w:type="dxa"/>
            </w:tcMar>
          </w:tcPr>
          <w:p w14:paraId="50E9CE15" w14:textId="003DFF9E"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5.3.5, 5.3.6</w:t>
            </w:r>
          </w:p>
        </w:tc>
      </w:tr>
      <w:tr w:rsidR="008114EB" w:rsidRPr="00C80238" w14:paraId="3C906E1E" w14:textId="77777777" w:rsidTr="009D6599">
        <w:trPr>
          <w:trHeight w:val="870"/>
          <w:jc w:val="center"/>
        </w:trPr>
        <w:tc>
          <w:tcPr>
            <w:tcW w:w="1224" w:type="dxa"/>
            <w:tcBorders>
              <w:top w:val="single" w:sz="8" w:space="0" w:color="auto"/>
              <w:left w:val="single" w:sz="8" w:space="0" w:color="auto"/>
              <w:bottom w:val="single" w:sz="8" w:space="0" w:color="auto"/>
              <w:right w:val="single" w:sz="8" w:space="0" w:color="auto"/>
            </w:tcBorders>
            <w:tcMar>
              <w:left w:w="108" w:type="dxa"/>
              <w:right w:w="108" w:type="dxa"/>
            </w:tcMar>
          </w:tcPr>
          <w:p w14:paraId="4CB941A4" w14:textId="111C1F84"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 xml:space="preserve">5G system performance </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55E7D161" w14:textId="4C48DF88" w:rsidR="1BF0E659" w:rsidRPr="00CB317A" w:rsidRDefault="1BF0E659" w:rsidP="00370DC8">
            <w:pPr>
              <w:rPr>
                <w:rFonts w:ascii="Montserrat" w:eastAsiaTheme="minorEastAsia" w:hAnsi="Montserrat" w:cstheme="minorBidi"/>
                <w:color w:val="auto"/>
              </w:rPr>
            </w:pPr>
            <w:r w:rsidRPr="00CB317A">
              <w:rPr>
                <w:rFonts w:ascii="Montserrat" w:eastAsiaTheme="minorEastAsia" w:hAnsi="Montserrat" w:cstheme="minorBidi"/>
                <w:color w:val="auto"/>
              </w:rPr>
              <w:t>Measure 5G-system performance, e.g. throughput and latency</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48BC25C0" w14:textId="11FFB80D"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Open-source tools and own tools developed specifically for these tests</w:t>
            </w:r>
          </w:p>
        </w:tc>
        <w:tc>
          <w:tcPr>
            <w:tcW w:w="1554" w:type="dxa"/>
            <w:tcBorders>
              <w:top w:val="single" w:sz="8" w:space="0" w:color="auto"/>
              <w:left w:val="single" w:sz="8" w:space="0" w:color="auto"/>
              <w:bottom w:val="single" w:sz="8" w:space="0" w:color="auto"/>
              <w:right w:val="single" w:sz="8" w:space="0" w:color="auto"/>
            </w:tcBorders>
            <w:tcMar>
              <w:left w:w="108" w:type="dxa"/>
              <w:right w:w="108" w:type="dxa"/>
            </w:tcMar>
          </w:tcPr>
          <w:p w14:paraId="17A55447" w14:textId="064E5384" w:rsidR="1BF0E659" w:rsidRPr="00CB317A" w:rsidRDefault="1BF0E659" w:rsidP="00370DC8">
            <w:pPr>
              <w:rPr>
                <w:rFonts w:ascii="Montserrat" w:eastAsiaTheme="minorEastAsia" w:hAnsi="Montserrat" w:cstheme="minorBidi"/>
                <w:color w:val="auto"/>
              </w:rPr>
            </w:pPr>
            <w:r w:rsidRPr="00CB317A">
              <w:rPr>
                <w:rFonts w:ascii="Montserrat" w:eastAsiaTheme="minorEastAsia" w:hAnsi="Montserrat" w:cstheme="minorBidi"/>
                <w:color w:val="auto"/>
              </w:rPr>
              <w:t>Throughput, Latency and others</w:t>
            </w:r>
          </w:p>
        </w:tc>
        <w:tc>
          <w:tcPr>
            <w:tcW w:w="761" w:type="dxa"/>
            <w:tcBorders>
              <w:top w:val="single" w:sz="8" w:space="0" w:color="auto"/>
              <w:left w:val="single" w:sz="8" w:space="0" w:color="auto"/>
              <w:bottom w:val="single" w:sz="8" w:space="0" w:color="auto"/>
              <w:right w:val="single" w:sz="8" w:space="0" w:color="auto"/>
            </w:tcBorders>
            <w:tcMar>
              <w:left w:w="108" w:type="dxa"/>
              <w:right w:w="108" w:type="dxa"/>
            </w:tcMar>
          </w:tcPr>
          <w:p w14:paraId="23497A0F" w14:textId="4405B5A4"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Q1’26</w:t>
            </w:r>
          </w:p>
        </w:tc>
        <w:tc>
          <w:tcPr>
            <w:tcW w:w="875" w:type="dxa"/>
            <w:tcBorders>
              <w:top w:val="single" w:sz="8" w:space="0" w:color="auto"/>
              <w:left w:val="single" w:sz="8" w:space="0" w:color="auto"/>
              <w:bottom w:val="single" w:sz="8" w:space="0" w:color="auto"/>
              <w:right w:val="single" w:sz="8" w:space="0" w:color="auto"/>
            </w:tcBorders>
            <w:tcMar>
              <w:left w:w="108" w:type="dxa"/>
              <w:right w:w="108" w:type="dxa"/>
            </w:tcMar>
          </w:tcPr>
          <w:p w14:paraId="7FC35334" w14:textId="45599F2E"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1,2,3</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668E0316" w14:textId="1665AFE0"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To be done to test the effect of different improvements made to the 5G-RAN and 5G-core solutions</w:t>
            </w:r>
          </w:p>
        </w:tc>
        <w:tc>
          <w:tcPr>
            <w:tcW w:w="744" w:type="dxa"/>
            <w:tcBorders>
              <w:top w:val="single" w:sz="8" w:space="0" w:color="auto"/>
              <w:left w:val="single" w:sz="8" w:space="0" w:color="auto"/>
              <w:bottom w:val="single" w:sz="8" w:space="0" w:color="auto"/>
              <w:right w:val="single" w:sz="8" w:space="0" w:color="auto"/>
            </w:tcBorders>
            <w:tcMar>
              <w:left w:w="108" w:type="dxa"/>
              <w:right w:w="108" w:type="dxa"/>
            </w:tcMar>
          </w:tcPr>
          <w:p w14:paraId="6D98A016" w14:textId="1EE457A9"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5.3.5, 5.3.6, 5.3.7</w:t>
            </w:r>
          </w:p>
        </w:tc>
      </w:tr>
      <w:tr w:rsidR="1BF0E659" w:rsidRPr="00C80238" w14:paraId="1F3EC4B5" w14:textId="77777777" w:rsidTr="009D6599">
        <w:trPr>
          <w:trHeight w:val="660"/>
          <w:jc w:val="center"/>
        </w:trPr>
        <w:tc>
          <w:tcPr>
            <w:tcW w:w="1224" w:type="dxa"/>
            <w:tcBorders>
              <w:top w:val="single" w:sz="8" w:space="0" w:color="auto"/>
              <w:left w:val="single" w:sz="8" w:space="0" w:color="auto"/>
              <w:bottom w:val="single" w:sz="8" w:space="0" w:color="auto"/>
              <w:right w:val="single" w:sz="8" w:space="0" w:color="auto"/>
            </w:tcBorders>
            <w:tcMar>
              <w:left w:w="108" w:type="dxa"/>
              <w:right w:w="108" w:type="dxa"/>
            </w:tcMar>
          </w:tcPr>
          <w:p w14:paraId="53D10E10" w14:textId="76A6E789"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Tests with components from Strand-2</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07A48612" w14:textId="7DB84F0F"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TBD</w:t>
            </w:r>
          </w:p>
        </w:tc>
        <w:tc>
          <w:tcPr>
            <w:tcW w:w="1200" w:type="dxa"/>
            <w:tcBorders>
              <w:top w:val="single" w:sz="8" w:space="0" w:color="auto"/>
              <w:left w:val="single" w:sz="8" w:space="0" w:color="auto"/>
              <w:bottom w:val="single" w:sz="8" w:space="0" w:color="auto"/>
              <w:right w:val="single" w:sz="8" w:space="0" w:color="auto"/>
            </w:tcBorders>
            <w:tcMar>
              <w:left w:w="108" w:type="dxa"/>
              <w:right w:w="108" w:type="dxa"/>
            </w:tcMar>
          </w:tcPr>
          <w:p w14:paraId="77231676" w14:textId="17CCEC97"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TBD</w:t>
            </w:r>
          </w:p>
        </w:tc>
        <w:tc>
          <w:tcPr>
            <w:tcW w:w="1554" w:type="dxa"/>
            <w:tcBorders>
              <w:top w:val="single" w:sz="8" w:space="0" w:color="auto"/>
              <w:left w:val="single" w:sz="8" w:space="0" w:color="auto"/>
              <w:bottom w:val="single" w:sz="8" w:space="0" w:color="auto"/>
              <w:right w:val="single" w:sz="8" w:space="0" w:color="auto"/>
            </w:tcBorders>
            <w:tcMar>
              <w:left w:w="108" w:type="dxa"/>
              <w:right w:w="108" w:type="dxa"/>
            </w:tcMar>
          </w:tcPr>
          <w:p w14:paraId="46052AAD" w14:textId="6A6712EC"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TBD</w:t>
            </w:r>
          </w:p>
        </w:tc>
        <w:tc>
          <w:tcPr>
            <w:tcW w:w="761" w:type="dxa"/>
            <w:tcBorders>
              <w:top w:val="single" w:sz="8" w:space="0" w:color="auto"/>
              <w:left w:val="single" w:sz="8" w:space="0" w:color="auto"/>
              <w:bottom w:val="single" w:sz="8" w:space="0" w:color="auto"/>
              <w:right w:val="single" w:sz="8" w:space="0" w:color="auto"/>
            </w:tcBorders>
            <w:tcMar>
              <w:left w:w="108" w:type="dxa"/>
              <w:right w:w="108" w:type="dxa"/>
            </w:tcMar>
          </w:tcPr>
          <w:p w14:paraId="6CA1A6B9" w14:textId="768025BB"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Q2’26</w:t>
            </w:r>
          </w:p>
        </w:tc>
        <w:tc>
          <w:tcPr>
            <w:tcW w:w="875" w:type="dxa"/>
            <w:tcBorders>
              <w:top w:val="single" w:sz="8" w:space="0" w:color="auto"/>
              <w:left w:val="single" w:sz="8" w:space="0" w:color="auto"/>
              <w:bottom w:val="single" w:sz="8" w:space="0" w:color="auto"/>
              <w:right w:val="single" w:sz="8" w:space="0" w:color="auto"/>
            </w:tcBorders>
            <w:tcMar>
              <w:left w:w="108" w:type="dxa"/>
              <w:right w:w="108" w:type="dxa"/>
            </w:tcMar>
          </w:tcPr>
          <w:p w14:paraId="5C6DA112" w14:textId="6FFCCC32"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3</w:t>
            </w:r>
          </w:p>
        </w:tc>
        <w:tc>
          <w:tcPr>
            <w:tcW w:w="1308" w:type="dxa"/>
            <w:tcBorders>
              <w:top w:val="single" w:sz="8" w:space="0" w:color="auto"/>
              <w:left w:val="single" w:sz="8" w:space="0" w:color="auto"/>
              <w:bottom w:val="single" w:sz="8" w:space="0" w:color="auto"/>
              <w:right w:val="single" w:sz="8" w:space="0" w:color="auto"/>
            </w:tcBorders>
            <w:tcMar>
              <w:left w:w="108" w:type="dxa"/>
              <w:right w:w="108" w:type="dxa"/>
            </w:tcMar>
          </w:tcPr>
          <w:p w14:paraId="586C4F21" w14:textId="44D912D0" w:rsidR="1BF0E659" w:rsidRPr="002C6C11" w:rsidRDefault="1BF0E659" w:rsidP="00370DC8">
            <w:pPr>
              <w:rPr>
                <w:rFonts w:ascii="Montserrat" w:eastAsiaTheme="minorEastAsia" w:hAnsi="Montserrat" w:cstheme="minorBidi"/>
                <w:color w:val="auto"/>
              </w:rPr>
            </w:pPr>
          </w:p>
        </w:tc>
        <w:tc>
          <w:tcPr>
            <w:tcW w:w="744" w:type="dxa"/>
            <w:tcBorders>
              <w:top w:val="single" w:sz="8" w:space="0" w:color="auto"/>
              <w:left w:val="single" w:sz="8" w:space="0" w:color="auto"/>
              <w:bottom w:val="single" w:sz="8" w:space="0" w:color="auto"/>
              <w:right w:val="single" w:sz="8" w:space="0" w:color="auto"/>
            </w:tcBorders>
            <w:tcMar>
              <w:left w:w="108" w:type="dxa"/>
              <w:right w:w="108" w:type="dxa"/>
            </w:tcMar>
          </w:tcPr>
          <w:p w14:paraId="5F859228" w14:textId="54E13F36" w:rsidR="1BF0E659" w:rsidRPr="002C6C11" w:rsidRDefault="1BF0E659" w:rsidP="00370DC8">
            <w:pPr>
              <w:rPr>
                <w:rFonts w:ascii="Montserrat" w:eastAsiaTheme="minorEastAsia" w:hAnsi="Montserrat" w:cstheme="minorBidi"/>
                <w:color w:val="auto"/>
              </w:rPr>
            </w:pPr>
            <w:r w:rsidRPr="002C6C11">
              <w:rPr>
                <w:rFonts w:ascii="Montserrat" w:eastAsiaTheme="minorEastAsia" w:hAnsi="Montserrat" w:cstheme="minorBidi"/>
                <w:color w:val="auto"/>
              </w:rPr>
              <w:t>5.3.2, 5.3.8</w:t>
            </w:r>
          </w:p>
        </w:tc>
      </w:tr>
    </w:tbl>
    <w:p w14:paraId="24574596" w14:textId="349CB2B2" w:rsidR="1BF0E659" w:rsidRPr="002C6C11" w:rsidRDefault="1BF0E659" w:rsidP="00EF1E5E">
      <w:pPr>
        <w:pStyle w:val="ParagraphText"/>
      </w:pPr>
    </w:p>
    <w:p w14:paraId="0C1DB4EA" w14:textId="77777777" w:rsidR="00784330" w:rsidRPr="002C6C11" w:rsidRDefault="00784330" w:rsidP="00784330">
      <w:pPr>
        <w:pStyle w:val="ParagraphText"/>
      </w:pPr>
    </w:p>
    <w:p w14:paraId="56B9310A" w14:textId="77777777" w:rsidR="00CE0AFC" w:rsidRPr="002C6C11" w:rsidRDefault="00CE0AFC" w:rsidP="00784330">
      <w:pPr>
        <w:pStyle w:val="ParagraphText"/>
      </w:pPr>
    </w:p>
    <w:p w14:paraId="2A7EFFB2" w14:textId="63DB435C" w:rsidR="00B1522E" w:rsidRPr="00CB317A" w:rsidRDefault="40C730DB" w:rsidP="00355A36">
      <w:pPr>
        <w:pStyle w:val="Heading3"/>
      </w:pPr>
      <w:bookmarkStart w:id="356" w:name="_Toc1096752276"/>
      <w:r>
        <w:t>5</w:t>
      </w:r>
      <w:r w:rsidR="577281F2">
        <w:t>.3.</w:t>
      </w:r>
      <w:r w:rsidR="266BB067">
        <w:t xml:space="preserve">3 WP5.3 </w:t>
      </w:r>
      <w:r w:rsidR="3AD07487">
        <w:t>test cases</w:t>
      </w:r>
      <w:bookmarkEnd w:id="356"/>
    </w:p>
    <w:p w14:paraId="74DD7A65" w14:textId="51A3E3D8" w:rsidR="00D51218" w:rsidRPr="002C6C11" w:rsidRDefault="001F58C1" w:rsidP="002C6EB9">
      <w:pPr>
        <w:pStyle w:val="ParagraphText"/>
        <w:spacing w:before="120"/>
      </w:pPr>
      <w:r w:rsidRPr="002C6C11">
        <w:t xml:space="preserve">This section gives </w:t>
      </w:r>
      <w:r w:rsidR="00B01ED8" w:rsidRPr="002C6C11">
        <w:t xml:space="preserve">the </w:t>
      </w:r>
      <w:r w:rsidRPr="002C6C11">
        <w:t>test case descriptions</w:t>
      </w:r>
      <w:r w:rsidR="00B01ED8" w:rsidRPr="002C6C11">
        <w:t xml:space="preserve"> that are currently </w:t>
      </w:r>
      <w:r w:rsidR="00560A54" w:rsidRPr="002C6C11">
        <w:t>specified.</w:t>
      </w:r>
      <w:r w:rsidR="0036520B" w:rsidRPr="002C6C11">
        <w:t xml:space="preserve"> More test cases will </w:t>
      </w:r>
      <w:r w:rsidR="00A60C48" w:rsidRPr="002C6C11">
        <w:t>be added as they are specified.</w:t>
      </w:r>
    </w:p>
    <w:p w14:paraId="188E61C0" w14:textId="19033965" w:rsidR="25BF80EC" w:rsidRPr="002C6C11" w:rsidRDefault="25BF80EC" w:rsidP="25BF80EC">
      <w:pPr>
        <w:pStyle w:val="ParagraphText"/>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25BF80EC" w:rsidRPr="00C80238" w14:paraId="49635D36" w14:textId="77777777" w:rsidTr="34AD5B50">
        <w:trPr>
          <w:trHeight w:val="300"/>
        </w:trPr>
        <w:tc>
          <w:tcPr>
            <w:tcW w:w="1775" w:type="dxa"/>
            <w:shd w:val="clear" w:color="auto" w:fill="C1E4F5" w:themeFill="accent1" w:themeFillTint="33"/>
            <w:vAlign w:val="center"/>
          </w:tcPr>
          <w:p w14:paraId="1E39DC58" w14:textId="77777777" w:rsidR="25BF80EC" w:rsidRPr="002C6C11" w:rsidRDefault="25BF80EC" w:rsidP="25BF80EC">
            <w:pPr>
              <w:rPr>
                <w:rFonts w:ascii="Montserrat" w:hAnsi="Montserrat"/>
                <w:b/>
                <w:color w:val="auto"/>
              </w:rPr>
            </w:pPr>
            <w:r w:rsidRPr="002C6C11">
              <w:rPr>
                <w:rFonts w:ascii="Montserrat" w:hAnsi="Montserrat"/>
                <w:b/>
                <w:color w:val="auto"/>
              </w:rPr>
              <w:t>Test Case 1</w:t>
            </w:r>
          </w:p>
        </w:tc>
        <w:tc>
          <w:tcPr>
            <w:tcW w:w="7215" w:type="dxa"/>
            <w:shd w:val="clear" w:color="auto" w:fill="C1E4F5" w:themeFill="accent1" w:themeFillTint="33"/>
            <w:vAlign w:val="center"/>
          </w:tcPr>
          <w:p w14:paraId="21D42AFF" w14:textId="77777777" w:rsidR="25BF80EC" w:rsidRPr="002C6C11" w:rsidRDefault="25BF80EC" w:rsidP="25BF80EC">
            <w:pPr>
              <w:rPr>
                <w:rFonts w:ascii="Montserrat" w:hAnsi="Montserrat"/>
                <w:b/>
                <w:color w:val="auto"/>
              </w:rPr>
            </w:pPr>
          </w:p>
        </w:tc>
      </w:tr>
      <w:tr w:rsidR="25BF80EC" w:rsidRPr="00C80238" w14:paraId="608C0123"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E6AB215" w14:textId="77777777" w:rsidR="25BF80EC" w:rsidRPr="002C6C11" w:rsidRDefault="25BF80EC" w:rsidP="25BF80EC">
            <w:pPr>
              <w:rPr>
                <w:rFonts w:ascii="Montserrat" w:hAnsi="Montserrat"/>
                <w:b/>
                <w:color w:val="auto"/>
              </w:rPr>
            </w:pPr>
            <w:r w:rsidRPr="002C6C11">
              <w:rPr>
                <w:rFonts w:ascii="Montserrat" w:hAnsi="Montserrat"/>
                <w:b/>
                <w:color w:val="auto"/>
              </w:rPr>
              <w:t>Title:</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B14B5BF" w14:textId="454A845D" w:rsidR="25BF80EC" w:rsidRPr="002C6C11" w:rsidRDefault="39276EF0" w:rsidP="25BF80EC">
            <w:pPr>
              <w:rPr>
                <w:rFonts w:ascii="Montserrat" w:hAnsi="Montserrat"/>
                <w:color w:val="auto"/>
              </w:rPr>
            </w:pPr>
            <w:r w:rsidRPr="002C6C11">
              <w:rPr>
                <w:rFonts w:ascii="Montserrat" w:hAnsi="Montserrat"/>
                <w:color w:val="auto"/>
              </w:rPr>
              <w:t>Attach Test</w:t>
            </w:r>
          </w:p>
        </w:tc>
      </w:tr>
      <w:tr w:rsidR="25BF80EC" w:rsidRPr="00C80238" w14:paraId="7FF5AE02"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4647F4B" w14:textId="7FE7B9F9" w:rsidR="09D52275" w:rsidRPr="002C6C11" w:rsidRDefault="25BF80EC" w:rsidP="168CB2B6">
            <w:pPr>
              <w:spacing w:line="259" w:lineRule="auto"/>
              <w:rPr>
                <w:rFonts w:ascii="Montserrat" w:hAnsi="Montserrat"/>
                <w:b/>
                <w:color w:val="auto"/>
              </w:rPr>
            </w:pPr>
            <w:r w:rsidRPr="002C6C11">
              <w:rPr>
                <w:rFonts w:ascii="Montserrat" w:hAnsi="Montserrat"/>
                <w:b/>
                <w:color w:val="auto"/>
              </w:rPr>
              <w:t>Test type:</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4B72B11" w14:textId="77777777" w:rsidR="25BF80EC" w:rsidRPr="002C6C11" w:rsidRDefault="25BF80EC" w:rsidP="25BF80EC">
            <w:pPr>
              <w:rPr>
                <w:rFonts w:ascii="Montserrat" w:hAnsi="Montserrat"/>
                <w:color w:val="auto"/>
              </w:rPr>
            </w:pPr>
            <w:r w:rsidRPr="002C6C11">
              <w:rPr>
                <w:rFonts w:ascii="Montserrat" w:hAnsi="Montserrat"/>
                <w:color w:val="auto"/>
              </w:rPr>
              <w:t>Component test</w:t>
            </w:r>
          </w:p>
        </w:tc>
      </w:tr>
      <w:tr w:rsidR="25BF80EC" w:rsidRPr="00C80238" w14:paraId="250EE1FC"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7013AFF" w14:textId="77777777" w:rsidR="25BF80EC" w:rsidRPr="002C6C11" w:rsidRDefault="25BF80EC" w:rsidP="25BF80EC">
            <w:pPr>
              <w:rPr>
                <w:rFonts w:ascii="Montserrat" w:hAnsi="Montserrat"/>
                <w:b/>
                <w:color w:val="auto"/>
              </w:rPr>
            </w:pPr>
            <w:r w:rsidRPr="002C6C11">
              <w:rPr>
                <w:rFonts w:ascii="Montserrat" w:hAnsi="Montserrat"/>
                <w:b/>
                <w:color w:val="auto"/>
              </w:rPr>
              <w:t>Responsible Partner:</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ABB3775" w14:textId="36C8F2D0" w:rsidR="25BF80EC" w:rsidRPr="002C6C11" w:rsidRDefault="25BF80EC" w:rsidP="25BF80EC">
            <w:pPr>
              <w:rPr>
                <w:rFonts w:ascii="Montserrat" w:hAnsi="Montserrat"/>
                <w:color w:val="auto"/>
              </w:rPr>
            </w:pPr>
            <w:r w:rsidRPr="002C6C11">
              <w:rPr>
                <w:rFonts w:ascii="Montserrat" w:hAnsi="Montserrat"/>
                <w:color w:val="auto"/>
              </w:rPr>
              <w:t>Telenor</w:t>
            </w:r>
            <w:r w:rsidR="738ADA04" w:rsidRPr="002C6C11">
              <w:rPr>
                <w:rFonts w:ascii="Montserrat" w:hAnsi="Montserrat"/>
                <w:color w:val="auto"/>
              </w:rPr>
              <w:t xml:space="preserve"> Maritime</w:t>
            </w:r>
          </w:p>
        </w:tc>
      </w:tr>
      <w:tr w:rsidR="25BF80EC" w:rsidRPr="00C80238" w14:paraId="06C8E78B"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0A6CF9EC" w14:textId="77777777" w:rsidR="25BF80EC" w:rsidRPr="002C6C11" w:rsidRDefault="25BF80EC" w:rsidP="25BF80EC">
            <w:pPr>
              <w:rPr>
                <w:rFonts w:ascii="Montserrat" w:hAnsi="Montserrat"/>
                <w:b/>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4D0A9A7" w14:textId="77777777" w:rsidR="25BF80EC" w:rsidRPr="002C6C11" w:rsidRDefault="25BF80EC" w:rsidP="25BF80EC">
            <w:pPr>
              <w:rPr>
                <w:rFonts w:ascii="Montserrat" w:hAnsi="Montserrat"/>
                <w:color w:val="auto"/>
              </w:rPr>
            </w:pPr>
          </w:p>
        </w:tc>
      </w:tr>
      <w:tr w:rsidR="25BF80EC" w:rsidRPr="00C80238" w14:paraId="253608B8"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2095327" w14:textId="77777777" w:rsidR="25BF80EC" w:rsidRPr="002C6C11" w:rsidRDefault="25BF80EC" w:rsidP="25BF80EC">
            <w:pPr>
              <w:rPr>
                <w:rFonts w:ascii="Montserrat" w:hAnsi="Montserrat"/>
                <w:b/>
                <w:color w:val="auto"/>
              </w:rPr>
            </w:pPr>
            <w:r w:rsidRPr="002C6C11">
              <w:rPr>
                <w:rFonts w:ascii="Montserrat" w:hAnsi="Montserrat"/>
                <w:b/>
                <w:color w:val="auto"/>
              </w:rPr>
              <w:t>Preconditions:</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2CA202A" w14:textId="3738DA3C" w:rsidR="25BF80EC" w:rsidRPr="002C6C11" w:rsidRDefault="25BF80EC" w:rsidP="168CB2B6">
            <w:pPr>
              <w:rPr>
                <w:rFonts w:ascii="Montserrat" w:hAnsi="Montserrat"/>
                <w:b/>
                <w:color w:val="auto"/>
              </w:rPr>
            </w:pPr>
            <w:r w:rsidRPr="002C6C11">
              <w:rPr>
                <w:rFonts w:ascii="Montserrat" w:hAnsi="Montserrat"/>
                <w:b/>
                <w:color w:val="auto"/>
              </w:rPr>
              <w:t xml:space="preserve">Pre1: </w:t>
            </w:r>
            <w:r w:rsidR="0269FDBF" w:rsidRPr="002C6C11">
              <w:rPr>
                <w:rFonts w:ascii="Montserrat" w:hAnsi="Montserrat"/>
                <w:color w:val="auto"/>
              </w:rPr>
              <w:t xml:space="preserve">COTS UEs are </w:t>
            </w:r>
            <w:r w:rsidR="5D99B1AF" w:rsidRPr="002C6C11">
              <w:rPr>
                <w:rFonts w:ascii="Montserrat" w:hAnsi="Montserrat"/>
                <w:color w:val="auto"/>
              </w:rPr>
              <w:t>provisioned</w:t>
            </w:r>
            <w:r w:rsidR="0269FDBF" w:rsidRPr="002C6C11">
              <w:rPr>
                <w:rFonts w:ascii="Montserrat" w:hAnsi="Montserrat"/>
                <w:color w:val="auto"/>
              </w:rPr>
              <w:t xml:space="preserve"> with eSIMs</w:t>
            </w:r>
          </w:p>
          <w:p w14:paraId="155BC4DF" w14:textId="26C3F5E9" w:rsidR="25BF80EC" w:rsidRPr="002C6C11" w:rsidRDefault="25BF80EC" w:rsidP="200C8DC9">
            <w:pPr>
              <w:rPr>
                <w:rFonts w:ascii="Montserrat" w:hAnsi="Montserrat"/>
                <w:b/>
                <w:color w:val="auto"/>
              </w:rPr>
            </w:pPr>
            <w:r w:rsidRPr="002C6C11">
              <w:rPr>
                <w:rFonts w:ascii="Montserrat" w:hAnsi="Montserrat"/>
                <w:b/>
                <w:color w:val="auto"/>
              </w:rPr>
              <w:t xml:space="preserve">Pre2: </w:t>
            </w:r>
            <w:r w:rsidR="15CBFAB1" w:rsidRPr="002C6C11">
              <w:rPr>
                <w:rFonts w:ascii="Montserrat" w:hAnsi="Montserrat"/>
                <w:color w:val="auto"/>
              </w:rPr>
              <w:t>APN is correctly configured on the UE</w:t>
            </w:r>
          </w:p>
          <w:p w14:paraId="5D7DD3E4" w14:textId="48863E34" w:rsidR="25BF80EC" w:rsidRPr="002C6C11" w:rsidRDefault="25BF80EC" w:rsidP="168CB2B6">
            <w:pPr>
              <w:rPr>
                <w:rFonts w:ascii="Montserrat" w:hAnsi="Montserrat"/>
                <w:b/>
                <w:color w:val="auto"/>
              </w:rPr>
            </w:pPr>
            <w:r w:rsidRPr="002C6C11">
              <w:rPr>
                <w:rFonts w:ascii="Montserrat" w:hAnsi="Montserrat"/>
                <w:b/>
                <w:color w:val="auto"/>
              </w:rPr>
              <w:t>Pre</w:t>
            </w:r>
            <w:r w:rsidR="067960FE" w:rsidRPr="002C6C11">
              <w:rPr>
                <w:rFonts w:ascii="Montserrat" w:hAnsi="Montserrat"/>
                <w:b/>
                <w:color w:val="auto"/>
              </w:rPr>
              <w:t xml:space="preserve">3: </w:t>
            </w:r>
            <w:r w:rsidR="067960FE" w:rsidRPr="002C6C11">
              <w:rPr>
                <w:rFonts w:ascii="Montserrat" w:hAnsi="Montserrat"/>
                <w:color w:val="auto"/>
              </w:rPr>
              <w:t>UEs can automatically search for the cell</w:t>
            </w:r>
          </w:p>
        </w:tc>
      </w:tr>
      <w:tr w:rsidR="25BF80EC" w:rsidRPr="00C80238" w14:paraId="503806E1"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DDE121F" w14:textId="77777777" w:rsidR="25BF80EC" w:rsidRPr="002C6C11" w:rsidRDefault="25BF80EC" w:rsidP="25BF80EC">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CD6CC61" w14:textId="77777777" w:rsidR="25BF80EC" w:rsidRPr="002C6C11" w:rsidRDefault="25BF80EC" w:rsidP="25BF80EC">
            <w:pPr>
              <w:rPr>
                <w:rFonts w:ascii="Montserrat" w:hAnsi="Montserrat"/>
                <w:color w:val="auto"/>
              </w:rPr>
            </w:pPr>
          </w:p>
        </w:tc>
      </w:tr>
      <w:tr w:rsidR="25BF80EC" w:rsidRPr="00C80238" w14:paraId="2ED208CE"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FC68560" w14:textId="77777777" w:rsidR="25BF80EC" w:rsidRPr="002C6C11" w:rsidRDefault="25BF80EC" w:rsidP="25BF80EC">
            <w:pPr>
              <w:rPr>
                <w:rFonts w:ascii="Montserrat" w:hAnsi="Montserrat"/>
                <w:b/>
                <w:color w:val="auto"/>
              </w:rPr>
            </w:pPr>
            <w:r w:rsidRPr="002C6C11">
              <w:rPr>
                <w:rFonts w:ascii="Montserrat" w:hAnsi="Montserrat"/>
                <w:b/>
                <w:color w:val="auto"/>
              </w:rPr>
              <w:t>Description:</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DFA9A80" w14:textId="1434BEB9" w:rsidR="25BF80EC" w:rsidRPr="002C6C11" w:rsidRDefault="4CC1FE55" w:rsidP="200C8DC9">
            <w:pPr>
              <w:rPr>
                <w:rFonts w:ascii="Montserrat" w:hAnsi="Montserrat"/>
              </w:rPr>
            </w:pPr>
            <w:r w:rsidRPr="002C6C11">
              <w:rPr>
                <w:rFonts w:ascii="Montserrat" w:hAnsi="Montserrat"/>
              </w:rPr>
              <w:t xml:space="preserve">Before performing other types of </w:t>
            </w:r>
            <w:r w:rsidR="3B7EE32B" w:rsidRPr="002C6C11">
              <w:rPr>
                <w:rFonts w:ascii="Montserrat" w:hAnsi="Montserrat"/>
              </w:rPr>
              <w:t>tests</w:t>
            </w:r>
            <w:r w:rsidRPr="002C6C11">
              <w:rPr>
                <w:rFonts w:ascii="Montserrat" w:hAnsi="Montserrat"/>
              </w:rPr>
              <w:t>, it is important th</w:t>
            </w:r>
            <w:r w:rsidR="03D11FDB" w:rsidRPr="002C6C11">
              <w:rPr>
                <w:rFonts w:ascii="Montserrat" w:hAnsi="Montserrat"/>
              </w:rPr>
              <w:t>at</w:t>
            </w:r>
            <w:r w:rsidRPr="002C6C11">
              <w:rPr>
                <w:rFonts w:ascii="Montserrat" w:hAnsi="Montserrat"/>
              </w:rPr>
              <w:t xml:space="preserve"> the UE </w:t>
            </w:r>
            <w:r w:rsidR="055ADBA2" w:rsidRPr="002C6C11">
              <w:rPr>
                <w:rFonts w:ascii="Montserrat" w:hAnsi="Montserrat"/>
              </w:rPr>
              <w:t>can</w:t>
            </w:r>
            <w:r w:rsidRPr="002C6C11">
              <w:rPr>
                <w:rFonts w:ascii="Montserrat" w:hAnsi="Montserrat"/>
              </w:rPr>
              <w:t xml:space="preserve"> </w:t>
            </w:r>
            <w:r w:rsidR="70B8FB0B" w:rsidRPr="002C6C11">
              <w:rPr>
                <w:rFonts w:ascii="Montserrat" w:hAnsi="Montserrat"/>
              </w:rPr>
              <w:t xml:space="preserve">connect </w:t>
            </w:r>
            <w:r w:rsidRPr="002C6C11">
              <w:rPr>
                <w:rFonts w:ascii="Montserrat" w:hAnsi="Montserrat"/>
              </w:rPr>
              <w:t>to the private network on the vessel</w:t>
            </w:r>
            <w:r w:rsidR="07C09E64" w:rsidRPr="002C6C11">
              <w:rPr>
                <w:rFonts w:ascii="Montserrat" w:hAnsi="Montserrat"/>
              </w:rPr>
              <w:t>, demonstrating that the network is operational.</w:t>
            </w:r>
            <w:r w:rsidR="35C5FCE4" w:rsidRPr="002C6C11">
              <w:rPr>
                <w:rFonts w:ascii="Montserrat" w:hAnsi="Montserrat"/>
              </w:rPr>
              <w:t xml:space="preserve"> This test will be demonstrated using different types of COTS UEs (Android &amp; Apple) to ensure that it is supported.</w:t>
            </w:r>
            <w:r w:rsidR="6355A7E6" w:rsidRPr="002C6C11">
              <w:rPr>
                <w:rFonts w:ascii="Montserrat" w:hAnsi="Montserrat"/>
              </w:rPr>
              <w:t xml:space="preserve"> </w:t>
            </w:r>
          </w:p>
          <w:p w14:paraId="3E9BBCF4" w14:textId="352E39A4" w:rsidR="25BF80EC" w:rsidRPr="002C6C11" w:rsidRDefault="6355A7E6" w:rsidP="55414028">
            <w:pPr>
              <w:rPr>
                <w:rFonts w:ascii="Montserrat" w:hAnsi="Montserrat"/>
                <w:color w:val="000000" w:themeColor="text1"/>
              </w:rPr>
            </w:pPr>
            <w:r w:rsidRPr="002C6C11">
              <w:rPr>
                <w:rFonts w:ascii="Montserrat" w:hAnsi="Montserrat"/>
                <w:color w:val="000000" w:themeColor="text1"/>
              </w:rPr>
              <w:t>The primary goal of this test is to verify that all system components are functioning properly before integrating or testing the rest of the components in the 5G-EMERGE ecosystem.</w:t>
            </w:r>
          </w:p>
          <w:p w14:paraId="73ADEC79" w14:textId="3B64FD53" w:rsidR="25BF80EC" w:rsidRPr="002C6C11" w:rsidRDefault="25BF80EC" w:rsidP="25BF80EC">
            <w:pPr>
              <w:rPr>
                <w:rFonts w:ascii="Montserrat" w:hAnsi="Montserrat"/>
                <w:color w:val="auto"/>
              </w:rPr>
            </w:pPr>
            <w:r w:rsidRPr="002C6C11">
              <w:rPr>
                <w:rFonts w:ascii="Montserrat" w:hAnsi="Montserrat"/>
              </w:rPr>
              <w:br/>
            </w:r>
            <w:r w:rsidRPr="002C6C11">
              <w:rPr>
                <w:rFonts w:ascii="Montserrat" w:hAnsi="Montserrat"/>
                <w:color w:val="auto"/>
              </w:rPr>
              <w:t xml:space="preserve">Two different criterions were considered </w:t>
            </w:r>
            <w:r w:rsidR="71B97960" w:rsidRPr="002C6C11">
              <w:rPr>
                <w:rFonts w:ascii="Montserrat" w:hAnsi="Montserrat"/>
                <w:color w:val="auto"/>
              </w:rPr>
              <w:t>for this test:</w:t>
            </w:r>
          </w:p>
          <w:p w14:paraId="58D9FBC1" w14:textId="14DC6A69" w:rsidR="25BF80EC" w:rsidRPr="002C6C11" w:rsidRDefault="7D629162" w:rsidP="25BF80EC">
            <w:pPr>
              <w:pStyle w:val="ListParagraph"/>
              <w:numPr>
                <w:ilvl w:val="0"/>
                <w:numId w:val="213"/>
              </w:numPr>
              <w:rPr>
                <w:rFonts w:ascii="Montserrat" w:hAnsi="Montserrat"/>
                <w:color w:val="auto"/>
              </w:rPr>
            </w:pPr>
            <w:r w:rsidRPr="002C6C11">
              <w:rPr>
                <w:rFonts w:ascii="Montserrat" w:hAnsi="Montserrat"/>
                <w:color w:val="auto"/>
              </w:rPr>
              <w:t xml:space="preserve">UEs can see the nearby cell and connect to it </w:t>
            </w:r>
            <w:r w:rsidR="071A3CC2" w:rsidRPr="002C6C11">
              <w:rPr>
                <w:rFonts w:ascii="Montserrat" w:hAnsi="Montserrat"/>
                <w:color w:val="auto"/>
              </w:rPr>
              <w:t>successfully</w:t>
            </w:r>
          </w:p>
          <w:p w14:paraId="4BE9AD4D" w14:textId="62EEA9A9" w:rsidR="25BF80EC" w:rsidRPr="002C6C11" w:rsidRDefault="7D629162" w:rsidP="25BF80EC">
            <w:pPr>
              <w:pStyle w:val="ListParagraph"/>
              <w:numPr>
                <w:ilvl w:val="0"/>
                <w:numId w:val="213"/>
              </w:numPr>
              <w:rPr>
                <w:rFonts w:ascii="Montserrat" w:hAnsi="Montserrat"/>
                <w:color w:val="auto"/>
              </w:rPr>
            </w:pPr>
            <w:r w:rsidRPr="002C6C11">
              <w:rPr>
                <w:rFonts w:ascii="Montserrat" w:hAnsi="Montserrat"/>
                <w:color w:val="auto"/>
              </w:rPr>
              <w:t>UEs can</w:t>
            </w:r>
            <w:r w:rsidR="153EFA1E" w:rsidRPr="002C6C11">
              <w:rPr>
                <w:rFonts w:ascii="Montserrat" w:hAnsi="Montserrat"/>
                <w:color w:val="auto"/>
              </w:rPr>
              <w:t xml:space="preserve"> </w:t>
            </w:r>
            <w:r w:rsidR="0F65854B" w:rsidRPr="002C6C11">
              <w:rPr>
                <w:rFonts w:ascii="Montserrat" w:hAnsi="Montserrat"/>
                <w:color w:val="auto"/>
              </w:rPr>
              <w:t>successfully</w:t>
            </w:r>
            <w:r w:rsidRPr="002C6C11">
              <w:rPr>
                <w:rFonts w:ascii="Montserrat" w:hAnsi="Montserrat"/>
                <w:color w:val="auto"/>
              </w:rPr>
              <w:t xml:space="preserve"> </w:t>
            </w:r>
            <w:r w:rsidR="0685288F" w:rsidRPr="002C6C11">
              <w:rPr>
                <w:rFonts w:ascii="Montserrat" w:hAnsi="Montserrat"/>
                <w:color w:val="auto"/>
              </w:rPr>
              <w:t xml:space="preserve">attach to the network </w:t>
            </w:r>
          </w:p>
        </w:tc>
      </w:tr>
      <w:tr w:rsidR="25BF80EC" w:rsidRPr="00C80238" w14:paraId="69FF6043"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3CC5DD0" w14:textId="77777777" w:rsidR="25BF80EC" w:rsidRPr="002C6C11" w:rsidRDefault="25BF80EC" w:rsidP="25BF80EC">
            <w:pPr>
              <w:rPr>
                <w:rFonts w:ascii="Montserrat" w:hAnsi="Montserrat"/>
                <w:b/>
                <w:color w:val="auto"/>
              </w:rPr>
            </w:pPr>
            <w:r w:rsidRPr="002C6C11">
              <w:rPr>
                <w:rFonts w:ascii="Montserrat" w:hAnsi="Montserrat"/>
                <w:b/>
                <w:color w:val="auto"/>
              </w:rPr>
              <w:t>Test Steps:</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CFD5E97" w14:textId="5D10A278" w:rsidR="25BF80EC" w:rsidRPr="002C6C11" w:rsidRDefault="395ABAAF" w:rsidP="200C8DC9">
            <w:pPr>
              <w:rPr>
                <w:rFonts w:ascii="Montserrat" w:hAnsi="Montserrat"/>
                <w:b/>
                <w:color w:val="auto"/>
              </w:rPr>
            </w:pPr>
            <w:r w:rsidRPr="002C6C11">
              <w:rPr>
                <w:rFonts w:ascii="Montserrat" w:hAnsi="Montserrat"/>
                <w:b/>
                <w:color w:val="auto"/>
              </w:rPr>
              <w:t>S1:</w:t>
            </w:r>
            <w:r w:rsidRPr="002C6C11">
              <w:rPr>
                <w:rFonts w:ascii="Montserrat" w:hAnsi="Montserrat"/>
                <w:color w:val="auto"/>
              </w:rPr>
              <w:t xml:space="preserve"> </w:t>
            </w:r>
            <w:r w:rsidR="61B01C45" w:rsidRPr="002C6C11">
              <w:rPr>
                <w:rFonts w:ascii="Montserrat" w:hAnsi="Montserrat"/>
                <w:color w:val="auto"/>
              </w:rPr>
              <w:t>Turn on the UE</w:t>
            </w:r>
          </w:p>
        </w:tc>
      </w:tr>
      <w:tr w:rsidR="25BF80EC" w:rsidRPr="00C80238" w14:paraId="37BE6D73"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D8B063D" w14:textId="77777777" w:rsidR="25BF80EC" w:rsidRPr="002C6C11" w:rsidRDefault="25BF80EC" w:rsidP="25BF80EC">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14302F0E" w14:textId="7296C9EF" w:rsidR="25BF80EC" w:rsidRPr="002C6C11" w:rsidRDefault="25BF80EC" w:rsidP="7165D5E4">
            <w:pPr>
              <w:rPr>
                <w:rFonts w:ascii="Montserrat" w:hAnsi="Montserrat"/>
                <w:b/>
                <w:color w:val="auto"/>
              </w:rPr>
            </w:pPr>
            <w:r w:rsidRPr="002C6C11">
              <w:rPr>
                <w:rFonts w:ascii="Montserrat" w:hAnsi="Montserrat"/>
                <w:b/>
                <w:color w:val="auto"/>
              </w:rPr>
              <w:t>S2:</w:t>
            </w:r>
            <w:r w:rsidRPr="002C6C11">
              <w:rPr>
                <w:rFonts w:ascii="Montserrat" w:hAnsi="Montserrat"/>
                <w:color w:val="auto"/>
              </w:rPr>
              <w:t xml:space="preserve"> </w:t>
            </w:r>
            <w:r w:rsidR="39B53956" w:rsidRPr="002C6C11">
              <w:rPr>
                <w:rFonts w:ascii="Montserrat" w:hAnsi="Montserrat"/>
                <w:color w:val="auto"/>
              </w:rPr>
              <w:t>Verify that the UE can see the cell</w:t>
            </w:r>
            <w:r w:rsidRPr="002C6C11">
              <w:rPr>
                <w:rFonts w:ascii="Montserrat" w:hAnsi="Montserrat"/>
                <w:color w:val="auto"/>
              </w:rPr>
              <w:t xml:space="preserve"> </w:t>
            </w:r>
          </w:p>
        </w:tc>
      </w:tr>
      <w:tr w:rsidR="25BF80EC" w:rsidRPr="00C80238" w14:paraId="04B4635D"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F945B2A" w14:textId="77777777" w:rsidR="25BF80EC" w:rsidRPr="002C6C11" w:rsidRDefault="25BF80EC" w:rsidP="25BF80EC">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2CF27BC" w14:textId="5097364E" w:rsidR="25BF80EC" w:rsidRPr="002C6C11" w:rsidRDefault="395ABAAF" w:rsidP="200C8DC9">
            <w:pPr>
              <w:rPr>
                <w:rFonts w:ascii="Montserrat" w:hAnsi="Montserrat"/>
                <w:color w:val="auto"/>
              </w:rPr>
            </w:pPr>
            <w:r w:rsidRPr="002C6C11">
              <w:rPr>
                <w:rFonts w:ascii="Montserrat" w:hAnsi="Montserrat"/>
                <w:b/>
                <w:color w:val="auto"/>
              </w:rPr>
              <w:t xml:space="preserve">S3: </w:t>
            </w:r>
            <w:r w:rsidR="51C3B6E6" w:rsidRPr="002C6C11">
              <w:rPr>
                <w:rFonts w:ascii="Montserrat" w:hAnsi="Montserrat"/>
                <w:color w:val="auto"/>
              </w:rPr>
              <w:t xml:space="preserve">Verify that the UE can connect to the </w:t>
            </w:r>
            <w:r w:rsidR="08CCC05E" w:rsidRPr="002C6C11">
              <w:rPr>
                <w:rFonts w:ascii="Montserrat" w:hAnsi="Montserrat"/>
                <w:color w:val="auto"/>
              </w:rPr>
              <w:t>network</w:t>
            </w:r>
            <w:r w:rsidR="51C3B6E6" w:rsidRPr="002C6C11">
              <w:rPr>
                <w:rFonts w:ascii="Montserrat" w:hAnsi="Montserrat"/>
                <w:color w:val="auto"/>
              </w:rPr>
              <w:t xml:space="preserve"> by examining the CN logs</w:t>
            </w:r>
            <w:r w:rsidR="145694B1" w:rsidRPr="002C6C11">
              <w:rPr>
                <w:rFonts w:ascii="Montserrat" w:hAnsi="Montserrat"/>
                <w:color w:val="auto"/>
              </w:rPr>
              <w:t xml:space="preserve"> for PDU session </w:t>
            </w:r>
            <w:r w:rsidR="049C2DE1" w:rsidRPr="002C6C11">
              <w:rPr>
                <w:rFonts w:ascii="Montserrat" w:hAnsi="Montserrat"/>
                <w:color w:val="auto"/>
              </w:rPr>
              <w:t>establishment and ensuring that the user has recieved an IP address.</w:t>
            </w:r>
          </w:p>
        </w:tc>
      </w:tr>
      <w:tr w:rsidR="25BF80EC" w:rsidRPr="00C80238" w14:paraId="30808852"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09FC231D" w14:textId="77777777" w:rsidR="25BF80EC" w:rsidRPr="002C6C11" w:rsidRDefault="25BF80EC" w:rsidP="25BF80EC">
            <w:pPr>
              <w:rPr>
                <w:rFonts w:ascii="Montserrat" w:hAnsi="Montserrat"/>
                <w:b/>
                <w:color w:val="auto"/>
              </w:rPr>
            </w:pPr>
            <w:r w:rsidRPr="002C6C11">
              <w:rPr>
                <w:rFonts w:ascii="Montserrat" w:hAnsi="Montserrat"/>
                <w:b/>
                <w:color w:val="auto"/>
              </w:rPr>
              <w:t>Associated KPI:</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3BC8D8F" w14:textId="5733A4E7" w:rsidR="25BF80EC" w:rsidRPr="002C6C11" w:rsidRDefault="0BDE67E9" w:rsidP="7165D5E4">
            <w:pPr>
              <w:rPr>
                <w:rFonts w:ascii="Montserrat" w:hAnsi="Montserrat"/>
                <w:color w:val="auto"/>
              </w:rPr>
            </w:pPr>
            <w:r w:rsidRPr="002C6C11">
              <w:rPr>
                <w:rFonts w:ascii="Montserrat" w:hAnsi="Montserrat"/>
                <w:color w:val="auto"/>
              </w:rPr>
              <w:t>Attach Successful Rate</w:t>
            </w:r>
          </w:p>
          <w:p w14:paraId="31853F13" w14:textId="4F3BCD58" w:rsidR="25BF80EC" w:rsidRPr="002C6C11" w:rsidRDefault="33942960" w:rsidP="25BF80EC">
            <w:pPr>
              <w:rPr>
                <w:rFonts w:ascii="Montserrat" w:hAnsi="Montserrat"/>
                <w:color w:val="auto"/>
              </w:rPr>
            </w:pPr>
            <w:r w:rsidRPr="002C6C11">
              <w:rPr>
                <w:rFonts w:ascii="Montserrat" w:hAnsi="Montserrat"/>
                <w:color w:val="auto"/>
              </w:rPr>
              <w:t xml:space="preserve">Health check on the </w:t>
            </w:r>
            <w:r w:rsidR="38C4BF73" w:rsidRPr="002C6C11">
              <w:rPr>
                <w:rFonts w:ascii="Montserrat" w:hAnsi="Montserrat"/>
                <w:color w:val="auto"/>
              </w:rPr>
              <w:t>AGW (ensure that everything is OK with no alarms)</w:t>
            </w:r>
          </w:p>
        </w:tc>
      </w:tr>
      <w:tr w:rsidR="25BF80EC" w:rsidRPr="00C80238" w14:paraId="739C1236"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7C5B760" w14:textId="77777777" w:rsidR="25BF80EC" w:rsidRPr="002C6C11" w:rsidRDefault="25BF80EC" w:rsidP="25BF80EC">
            <w:pPr>
              <w:rPr>
                <w:rFonts w:ascii="Montserrat" w:hAnsi="Montserrat"/>
                <w:b/>
                <w:color w:val="auto"/>
              </w:rPr>
            </w:pPr>
            <w:r w:rsidRPr="002C6C11">
              <w:rPr>
                <w:rFonts w:ascii="Montserrat" w:hAnsi="Montserrat"/>
                <w:b/>
                <w:color w:val="auto"/>
              </w:rPr>
              <w:t>Actual Result:</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016AA3B0" w14:textId="77777777" w:rsidR="25BF80EC" w:rsidRPr="002C6C11" w:rsidRDefault="25BF80EC" w:rsidP="25BF80EC">
            <w:pPr>
              <w:rPr>
                <w:rFonts w:ascii="Montserrat" w:hAnsi="Montserrat"/>
                <w:color w:val="auto"/>
              </w:rPr>
            </w:pPr>
            <w:r w:rsidRPr="002C6C11">
              <w:rPr>
                <w:rFonts w:ascii="Montserrat" w:hAnsi="Montserrat"/>
                <w:color w:val="auto"/>
              </w:rPr>
              <w:t>See TN 5.3</w:t>
            </w:r>
          </w:p>
        </w:tc>
      </w:tr>
    </w:tbl>
    <w:p w14:paraId="7A233685" w14:textId="30DB366D" w:rsidR="25BF80EC" w:rsidRPr="002C6C11" w:rsidRDefault="25BF80EC" w:rsidP="25BF80EC">
      <w:pPr>
        <w:pStyle w:val="ParagraphText"/>
      </w:pPr>
    </w:p>
    <w:p w14:paraId="46393387" w14:textId="3C2C8748" w:rsidR="200C8DC9" w:rsidRPr="002C6C11" w:rsidRDefault="200C8DC9" w:rsidP="200C8DC9">
      <w:pPr>
        <w:pStyle w:val="ParagraphText"/>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200C8DC9" w:rsidRPr="00C80238" w14:paraId="65CC17E3" w14:textId="77777777" w:rsidTr="34AD5B50">
        <w:trPr>
          <w:trHeight w:val="300"/>
        </w:trPr>
        <w:tc>
          <w:tcPr>
            <w:tcW w:w="1775" w:type="dxa"/>
            <w:shd w:val="clear" w:color="auto" w:fill="C1E4F5" w:themeFill="accent1" w:themeFillTint="33"/>
            <w:vAlign w:val="center"/>
          </w:tcPr>
          <w:p w14:paraId="706C5849" w14:textId="145B4106" w:rsidR="200C8DC9" w:rsidRPr="002C6C11" w:rsidRDefault="200C8DC9" w:rsidP="200C8DC9">
            <w:pPr>
              <w:rPr>
                <w:rFonts w:ascii="Montserrat" w:hAnsi="Montserrat"/>
                <w:b/>
                <w:color w:val="auto"/>
              </w:rPr>
            </w:pPr>
            <w:r w:rsidRPr="002C6C11">
              <w:rPr>
                <w:rFonts w:ascii="Montserrat" w:hAnsi="Montserrat"/>
                <w:b/>
                <w:color w:val="auto"/>
              </w:rPr>
              <w:t xml:space="preserve">Test Case </w:t>
            </w:r>
            <w:r w:rsidR="4E802B06" w:rsidRPr="002C6C11">
              <w:rPr>
                <w:rFonts w:ascii="Montserrat" w:hAnsi="Montserrat"/>
                <w:b/>
                <w:color w:val="auto"/>
              </w:rPr>
              <w:t>2</w:t>
            </w:r>
          </w:p>
        </w:tc>
        <w:tc>
          <w:tcPr>
            <w:tcW w:w="7215" w:type="dxa"/>
            <w:shd w:val="clear" w:color="auto" w:fill="C1E4F5" w:themeFill="accent1" w:themeFillTint="33"/>
            <w:vAlign w:val="center"/>
          </w:tcPr>
          <w:p w14:paraId="43511EED" w14:textId="77777777" w:rsidR="200C8DC9" w:rsidRPr="002C6C11" w:rsidRDefault="200C8DC9" w:rsidP="200C8DC9">
            <w:pPr>
              <w:rPr>
                <w:rFonts w:ascii="Montserrat" w:hAnsi="Montserrat"/>
                <w:b/>
                <w:color w:val="auto"/>
              </w:rPr>
            </w:pPr>
          </w:p>
        </w:tc>
      </w:tr>
      <w:tr w:rsidR="200C8DC9" w:rsidRPr="00C80238" w14:paraId="56E4E3D3"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5DEE952" w14:textId="77777777" w:rsidR="200C8DC9" w:rsidRPr="002C6C11" w:rsidRDefault="200C8DC9" w:rsidP="200C8DC9">
            <w:pPr>
              <w:rPr>
                <w:rFonts w:ascii="Montserrat" w:hAnsi="Montserrat"/>
                <w:b/>
                <w:color w:val="auto"/>
              </w:rPr>
            </w:pPr>
            <w:r w:rsidRPr="002C6C11">
              <w:rPr>
                <w:rFonts w:ascii="Montserrat" w:hAnsi="Montserrat"/>
                <w:b/>
                <w:color w:val="auto"/>
              </w:rPr>
              <w:t>Title:</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2D54AD4" w14:textId="64958E27" w:rsidR="5BCEF627" w:rsidRPr="002C6C11" w:rsidRDefault="5BCEF627" w:rsidP="200C8DC9">
            <w:pPr>
              <w:rPr>
                <w:rFonts w:ascii="Montserrat" w:hAnsi="Montserrat"/>
                <w:color w:val="auto"/>
              </w:rPr>
            </w:pPr>
            <w:r w:rsidRPr="002C6C11">
              <w:rPr>
                <w:rFonts w:ascii="Montserrat" w:hAnsi="Montserrat"/>
                <w:color w:val="auto"/>
              </w:rPr>
              <w:t xml:space="preserve">Internet Connectivity </w:t>
            </w:r>
            <w:r w:rsidR="200C8DC9" w:rsidRPr="002C6C11">
              <w:rPr>
                <w:rFonts w:ascii="Montserrat" w:hAnsi="Montserrat"/>
                <w:color w:val="auto"/>
              </w:rPr>
              <w:t>Test</w:t>
            </w:r>
          </w:p>
        </w:tc>
      </w:tr>
      <w:tr w:rsidR="200C8DC9" w:rsidRPr="00C80238" w14:paraId="2E58CCA0"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1731BB49" w14:textId="7FE7B9F9" w:rsidR="200C8DC9" w:rsidRPr="002C6C11" w:rsidRDefault="200C8DC9" w:rsidP="200C8DC9">
            <w:pPr>
              <w:spacing w:line="259" w:lineRule="auto"/>
              <w:rPr>
                <w:rFonts w:ascii="Montserrat" w:hAnsi="Montserrat"/>
                <w:b/>
                <w:color w:val="auto"/>
              </w:rPr>
            </w:pPr>
            <w:r w:rsidRPr="002C6C11">
              <w:rPr>
                <w:rFonts w:ascii="Montserrat" w:hAnsi="Montserrat"/>
                <w:b/>
                <w:color w:val="auto"/>
              </w:rPr>
              <w:t>Test type:</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D4972D4" w14:textId="77777777" w:rsidR="200C8DC9" w:rsidRPr="002C6C11" w:rsidRDefault="200C8DC9" w:rsidP="200C8DC9">
            <w:pPr>
              <w:rPr>
                <w:rFonts w:ascii="Montserrat" w:hAnsi="Montserrat"/>
                <w:color w:val="auto"/>
              </w:rPr>
            </w:pPr>
            <w:r w:rsidRPr="002C6C11">
              <w:rPr>
                <w:rFonts w:ascii="Montserrat" w:hAnsi="Montserrat"/>
                <w:color w:val="auto"/>
              </w:rPr>
              <w:t>Component test</w:t>
            </w:r>
          </w:p>
        </w:tc>
      </w:tr>
      <w:tr w:rsidR="200C8DC9" w:rsidRPr="00C80238" w14:paraId="3E229693"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0474DCA" w14:textId="77777777" w:rsidR="200C8DC9" w:rsidRPr="002C6C11" w:rsidRDefault="200C8DC9" w:rsidP="200C8DC9">
            <w:pPr>
              <w:rPr>
                <w:rFonts w:ascii="Montserrat" w:hAnsi="Montserrat"/>
                <w:b/>
                <w:color w:val="auto"/>
              </w:rPr>
            </w:pPr>
            <w:r w:rsidRPr="002C6C11">
              <w:rPr>
                <w:rFonts w:ascii="Montserrat" w:hAnsi="Montserrat"/>
                <w:b/>
                <w:color w:val="auto"/>
              </w:rPr>
              <w:t>Responsible Partner:</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A4A3A60" w14:textId="36C8F2D0" w:rsidR="200C8DC9" w:rsidRPr="002C6C11" w:rsidRDefault="200C8DC9" w:rsidP="200C8DC9">
            <w:pPr>
              <w:rPr>
                <w:rFonts w:ascii="Montserrat" w:hAnsi="Montserrat"/>
                <w:color w:val="auto"/>
              </w:rPr>
            </w:pPr>
            <w:r w:rsidRPr="002C6C11">
              <w:rPr>
                <w:rFonts w:ascii="Montserrat" w:hAnsi="Montserrat"/>
                <w:color w:val="auto"/>
              </w:rPr>
              <w:t>Telenor Maritime</w:t>
            </w:r>
          </w:p>
        </w:tc>
      </w:tr>
      <w:tr w:rsidR="200C8DC9" w:rsidRPr="00C80238" w14:paraId="7565651C"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19931650" w14:textId="77777777" w:rsidR="200C8DC9" w:rsidRPr="002C6C11" w:rsidRDefault="200C8DC9" w:rsidP="200C8DC9">
            <w:pPr>
              <w:rPr>
                <w:rFonts w:ascii="Montserrat" w:hAnsi="Montserrat"/>
                <w:b/>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4755335" w14:textId="77777777" w:rsidR="200C8DC9" w:rsidRPr="002C6C11" w:rsidRDefault="200C8DC9" w:rsidP="200C8DC9">
            <w:pPr>
              <w:rPr>
                <w:rFonts w:ascii="Montserrat" w:hAnsi="Montserrat"/>
                <w:color w:val="auto"/>
              </w:rPr>
            </w:pPr>
          </w:p>
        </w:tc>
      </w:tr>
      <w:tr w:rsidR="200C8DC9" w:rsidRPr="00C80238" w14:paraId="43B2EF7D"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3863ADC" w14:textId="77777777" w:rsidR="200C8DC9" w:rsidRPr="002C6C11" w:rsidRDefault="200C8DC9" w:rsidP="200C8DC9">
            <w:pPr>
              <w:rPr>
                <w:rFonts w:ascii="Montserrat" w:hAnsi="Montserrat"/>
                <w:b/>
                <w:color w:val="auto"/>
              </w:rPr>
            </w:pPr>
            <w:r w:rsidRPr="002C6C11">
              <w:rPr>
                <w:rFonts w:ascii="Montserrat" w:hAnsi="Montserrat"/>
                <w:b/>
                <w:color w:val="auto"/>
              </w:rPr>
              <w:t>Preconditions:</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3F4945A" w14:textId="605F3B4A" w:rsidR="200C8DC9" w:rsidRPr="002C6C11" w:rsidRDefault="200C8DC9" w:rsidP="200C8DC9">
            <w:pPr>
              <w:rPr>
                <w:rFonts w:ascii="Montserrat" w:hAnsi="Montserrat"/>
                <w:color w:val="auto"/>
              </w:rPr>
            </w:pPr>
            <w:r w:rsidRPr="002C6C11">
              <w:rPr>
                <w:rFonts w:ascii="Montserrat" w:hAnsi="Montserrat"/>
                <w:b/>
                <w:color w:val="auto"/>
              </w:rPr>
              <w:t xml:space="preserve">Pre1: </w:t>
            </w:r>
            <w:r w:rsidRPr="002C6C11">
              <w:rPr>
                <w:rFonts w:ascii="Montserrat" w:hAnsi="Montserrat"/>
                <w:color w:val="auto"/>
              </w:rPr>
              <w:t>COTS UEs</w:t>
            </w:r>
            <w:r w:rsidR="7BFEBECE" w:rsidRPr="002C6C11">
              <w:rPr>
                <w:rFonts w:ascii="Montserrat" w:hAnsi="Montserrat"/>
                <w:color w:val="auto"/>
              </w:rPr>
              <w:t xml:space="preserve"> is </w:t>
            </w:r>
            <w:r w:rsidR="012CA1CF" w:rsidRPr="002C6C11">
              <w:rPr>
                <w:rFonts w:ascii="Montserrat" w:hAnsi="Montserrat"/>
                <w:color w:val="auto"/>
              </w:rPr>
              <w:t>able to succesfully connect to the network</w:t>
            </w:r>
          </w:p>
          <w:p w14:paraId="44829211" w14:textId="3089CBB2" w:rsidR="200C8DC9" w:rsidRPr="002C6C11" w:rsidRDefault="200C8DC9" w:rsidP="200C8DC9">
            <w:pPr>
              <w:rPr>
                <w:rFonts w:ascii="Montserrat" w:hAnsi="Montserrat"/>
                <w:b/>
                <w:color w:val="auto"/>
              </w:rPr>
            </w:pPr>
            <w:r w:rsidRPr="002C6C11">
              <w:rPr>
                <w:rFonts w:ascii="Montserrat" w:hAnsi="Montserrat"/>
                <w:b/>
                <w:color w:val="auto"/>
              </w:rPr>
              <w:t>Pr</w:t>
            </w:r>
            <w:r w:rsidR="150F0AB6" w:rsidRPr="002C6C11">
              <w:rPr>
                <w:rFonts w:ascii="Montserrat" w:hAnsi="Montserrat"/>
                <w:b/>
                <w:color w:val="auto"/>
              </w:rPr>
              <w:t>e</w:t>
            </w:r>
            <w:r w:rsidR="35C0399E" w:rsidRPr="002C6C11">
              <w:rPr>
                <w:rFonts w:ascii="Montserrat" w:hAnsi="Montserrat"/>
                <w:b/>
                <w:color w:val="auto"/>
              </w:rPr>
              <w:t>2</w:t>
            </w:r>
            <w:r w:rsidR="150F0AB6" w:rsidRPr="002C6C11">
              <w:rPr>
                <w:rFonts w:ascii="Montserrat" w:hAnsi="Montserrat"/>
                <w:b/>
                <w:color w:val="auto"/>
              </w:rPr>
              <w:t xml:space="preserve">: </w:t>
            </w:r>
            <w:r w:rsidR="150F0AB6" w:rsidRPr="002C6C11">
              <w:rPr>
                <w:rFonts w:ascii="Montserrat" w:hAnsi="Montserrat"/>
                <w:color w:val="auto"/>
              </w:rPr>
              <w:t>DNS server is setup correctly</w:t>
            </w:r>
          </w:p>
        </w:tc>
      </w:tr>
      <w:tr w:rsidR="200C8DC9" w:rsidRPr="00C80238" w14:paraId="4DAA70CD"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A0950F2" w14:textId="77777777" w:rsidR="200C8DC9" w:rsidRPr="002C6C11" w:rsidRDefault="200C8DC9" w:rsidP="200C8DC9">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7483181" w14:textId="77777777" w:rsidR="200C8DC9" w:rsidRPr="002C6C11" w:rsidRDefault="200C8DC9" w:rsidP="200C8DC9">
            <w:pPr>
              <w:rPr>
                <w:rFonts w:ascii="Montserrat" w:hAnsi="Montserrat"/>
                <w:color w:val="auto"/>
              </w:rPr>
            </w:pPr>
          </w:p>
        </w:tc>
      </w:tr>
      <w:tr w:rsidR="200C8DC9" w:rsidRPr="00C80238" w14:paraId="416262F0"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6028FED" w14:textId="77777777" w:rsidR="200C8DC9" w:rsidRPr="002C6C11" w:rsidRDefault="200C8DC9" w:rsidP="200C8DC9">
            <w:pPr>
              <w:rPr>
                <w:rFonts w:ascii="Montserrat" w:hAnsi="Montserrat"/>
                <w:b/>
                <w:color w:val="auto"/>
              </w:rPr>
            </w:pPr>
            <w:r w:rsidRPr="002C6C11">
              <w:rPr>
                <w:rFonts w:ascii="Montserrat" w:hAnsi="Montserrat"/>
                <w:b/>
                <w:color w:val="auto"/>
              </w:rPr>
              <w:t>Description:</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AFA12C1" w14:textId="42989BCF" w:rsidR="200C8DC9" w:rsidRPr="002C6C11" w:rsidRDefault="29555EB5" w:rsidP="55414028">
            <w:pPr>
              <w:rPr>
                <w:rFonts w:ascii="Montserrat" w:hAnsi="Montserrat"/>
                <w:color w:val="auto"/>
              </w:rPr>
            </w:pPr>
            <w:r w:rsidRPr="002C6C11">
              <w:rPr>
                <w:rFonts w:ascii="Montserrat" w:hAnsi="Montserrat"/>
              </w:rPr>
              <w:t>The initial test entails doing a ping test to ensure that the user is able access the global Internet by pinging the Google Domian Name Server (DNS) server. The secondary assessment leverages an Over-the-Top (OTT) application while the user remains connected to the private network. The specified OTT application to be tested is a Push-to-Talk (PTT) service</w:t>
            </w:r>
            <w:r w:rsidR="72709B67" w:rsidRPr="70785359">
              <w:rPr>
                <w:rFonts w:ascii="Montserrat" w:hAnsi="Montserrat"/>
              </w:rPr>
              <w:t xml:space="preserve"> called NSC3 (which is hosted on prem)</w:t>
            </w:r>
            <w:r w:rsidRPr="002C6C11">
              <w:rPr>
                <w:rFonts w:ascii="Montserrat" w:hAnsi="Montserrat"/>
              </w:rPr>
              <w:t xml:space="preserve"> </w:t>
            </w:r>
            <w:r w:rsidR="18C52A53" w:rsidRPr="6DF2912C">
              <w:rPr>
                <w:rFonts w:ascii="Montserrat" w:hAnsi="Montserrat"/>
              </w:rPr>
              <w:t xml:space="preserve"> </w:t>
            </w:r>
            <w:r w:rsidRPr="002C6C11">
              <w:rPr>
                <w:rFonts w:ascii="Montserrat" w:hAnsi="Montserrat"/>
              </w:rPr>
              <w:t>The primary objective of this dual testing protocol is to validate that the users can maintain continuous internet connectivity while simultaneously transmitting payload data, with the ping test demonstrating internet access capability and the PTT application showcasing payload transmission over the private network infrastructure.</w:t>
            </w:r>
          </w:p>
          <w:p w14:paraId="3A6CBAB3" w14:textId="3FDD863A" w:rsidR="200C8DC9" w:rsidRPr="002C6C11" w:rsidRDefault="200C8DC9" w:rsidP="200C8DC9">
            <w:pPr>
              <w:rPr>
                <w:rFonts w:ascii="Montserrat" w:hAnsi="Montserrat"/>
                <w:color w:val="auto"/>
              </w:rPr>
            </w:pPr>
            <w:r w:rsidRPr="002C6C11">
              <w:rPr>
                <w:rFonts w:ascii="Montserrat" w:hAnsi="Montserrat"/>
                <w:color w:val="auto"/>
              </w:rPr>
              <w:t>Two different criterions were considered for this test:</w:t>
            </w:r>
          </w:p>
          <w:p w14:paraId="3DEB0606" w14:textId="6E258EBA" w:rsidR="200C8DC9" w:rsidRPr="002C6C11" w:rsidRDefault="200C8DC9" w:rsidP="200C8DC9">
            <w:pPr>
              <w:pStyle w:val="ListParagraph"/>
              <w:numPr>
                <w:ilvl w:val="0"/>
                <w:numId w:val="213"/>
              </w:numPr>
              <w:rPr>
                <w:rFonts w:ascii="Montserrat" w:hAnsi="Montserrat"/>
                <w:color w:val="auto"/>
              </w:rPr>
            </w:pPr>
            <w:r w:rsidRPr="002C6C11">
              <w:rPr>
                <w:rFonts w:ascii="Montserrat" w:hAnsi="Montserrat"/>
                <w:color w:val="auto"/>
              </w:rPr>
              <w:t xml:space="preserve">UEs can successfully </w:t>
            </w:r>
            <w:r w:rsidR="5F6C4624" w:rsidRPr="002C6C11">
              <w:rPr>
                <w:rFonts w:ascii="Montserrat" w:hAnsi="Montserrat"/>
                <w:color w:val="auto"/>
              </w:rPr>
              <w:t>ping the Google DNS server</w:t>
            </w:r>
          </w:p>
          <w:p w14:paraId="054985BD" w14:textId="78C3CD13" w:rsidR="200C8DC9" w:rsidRPr="002C6C11" w:rsidRDefault="70DE42FA" w:rsidP="200C8DC9">
            <w:pPr>
              <w:pStyle w:val="ListParagraph"/>
              <w:numPr>
                <w:ilvl w:val="0"/>
                <w:numId w:val="213"/>
              </w:numPr>
              <w:rPr>
                <w:rFonts w:ascii="Montserrat" w:hAnsi="Montserrat"/>
                <w:color w:val="auto"/>
              </w:rPr>
            </w:pPr>
            <w:r w:rsidRPr="002C6C11">
              <w:rPr>
                <w:rFonts w:ascii="Montserrat" w:hAnsi="Montserrat"/>
                <w:color w:val="auto"/>
              </w:rPr>
              <w:t>UEs can access the Media player application</w:t>
            </w:r>
          </w:p>
        </w:tc>
      </w:tr>
      <w:tr w:rsidR="200C8DC9" w:rsidRPr="00C80238" w14:paraId="5DCBA2FC"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6FB2630" w14:textId="77777777" w:rsidR="200C8DC9" w:rsidRPr="002C6C11" w:rsidRDefault="200C8DC9" w:rsidP="200C8DC9">
            <w:pPr>
              <w:rPr>
                <w:rFonts w:ascii="Montserrat" w:hAnsi="Montserrat"/>
                <w:b/>
                <w:color w:val="auto"/>
              </w:rPr>
            </w:pPr>
            <w:r w:rsidRPr="002C6C11">
              <w:rPr>
                <w:rFonts w:ascii="Montserrat" w:hAnsi="Montserrat"/>
                <w:b/>
                <w:color w:val="auto"/>
              </w:rPr>
              <w:t>Test Steps:</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1B136C7D" w14:textId="7893C2BA" w:rsidR="200C8DC9" w:rsidRPr="002C6C11" w:rsidRDefault="200C8DC9" w:rsidP="200C8DC9">
            <w:pPr>
              <w:rPr>
                <w:rFonts w:ascii="Montserrat" w:hAnsi="Montserrat"/>
                <w:b/>
                <w:color w:val="auto"/>
              </w:rPr>
            </w:pPr>
            <w:r w:rsidRPr="002C6C11">
              <w:rPr>
                <w:rFonts w:ascii="Montserrat" w:hAnsi="Montserrat"/>
                <w:b/>
                <w:color w:val="auto"/>
              </w:rPr>
              <w:t xml:space="preserve">S1: </w:t>
            </w:r>
            <w:r w:rsidR="7DFD7186" w:rsidRPr="002C6C11">
              <w:rPr>
                <w:rFonts w:ascii="Montserrat" w:hAnsi="Montserrat"/>
                <w:color w:val="auto"/>
              </w:rPr>
              <w:t>Verify that the UE is attached to the network (by looking at the network status)</w:t>
            </w:r>
          </w:p>
        </w:tc>
      </w:tr>
      <w:tr w:rsidR="200C8DC9" w:rsidRPr="00C80238" w14:paraId="6F375A09"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0DF937C" w14:textId="77777777" w:rsidR="200C8DC9" w:rsidRPr="002C6C11" w:rsidRDefault="200C8DC9" w:rsidP="200C8DC9">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70BDCAA" w14:textId="2D52AD8D" w:rsidR="200C8DC9" w:rsidRPr="002C6C11" w:rsidRDefault="200C8DC9" w:rsidP="30264A75">
            <w:pPr>
              <w:rPr>
                <w:rFonts w:ascii="Montserrat" w:hAnsi="Montserrat"/>
                <w:b/>
                <w:color w:val="auto"/>
              </w:rPr>
            </w:pPr>
            <w:r w:rsidRPr="002C6C11">
              <w:rPr>
                <w:rFonts w:ascii="Montserrat" w:hAnsi="Montserrat"/>
                <w:b/>
                <w:color w:val="auto"/>
              </w:rPr>
              <w:t xml:space="preserve">S2: </w:t>
            </w:r>
            <w:r w:rsidR="14BA0F75" w:rsidRPr="002C6C11">
              <w:rPr>
                <w:rFonts w:ascii="Montserrat" w:hAnsi="Montserrat"/>
                <w:color w:val="auto"/>
              </w:rPr>
              <w:t>Ping towards 8.8.8.8 (using ping application)</w:t>
            </w:r>
          </w:p>
        </w:tc>
      </w:tr>
      <w:tr w:rsidR="200C8DC9" w:rsidRPr="00C80238" w14:paraId="3C0CC6F2"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F7F9FDF" w14:textId="77777777" w:rsidR="200C8DC9" w:rsidRPr="002C6C11" w:rsidRDefault="200C8DC9" w:rsidP="200C8DC9">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105C55B" w14:textId="1AF3129B" w:rsidR="200C8DC9" w:rsidRPr="002C6C11" w:rsidRDefault="200C8DC9" w:rsidP="200C8DC9">
            <w:pPr>
              <w:rPr>
                <w:rFonts w:ascii="Montserrat" w:hAnsi="Montserrat"/>
                <w:b/>
                <w:color w:val="auto"/>
              </w:rPr>
            </w:pPr>
            <w:r w:rsidRPr="002C6C11">
              <w:rPr>
                <w:rFonts w:ascii="Montserrat" w:hAnsi="Montserrat"/>
                <w:b/>
                <w:color w:val="auto"/>
              </w:rPr>
              <w:t xml:space="preserve">S3: </w:t>
            </w:r>
            <w:r w:rsidR="3881FC92" w:rsidRPr="002C6C11">
              <w:rPr>
                <w:rFonts w:ascii="Montserrat" w:hAnsi="Montserrat"/>
                <w:color w:val="auto"/>
              </w:rPr>
              <w:t>Access the QStream player</w:t>
            </w:r>
          </w:p>
        </w:tc>
      </w:tr>
      <w:tr w:rsidR="200C8DC9" w:rsidRPr="00C80238" w14:paraId="364B191E"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714A961" w14:textId="77777777" w:rsidR="200C8DC9" w:rsidRPr="002C6C11" w:rsidRDefault="200C8DC9" w:rsidP="200C8DC9">
            <w:pPr>
              <w:rPr>
                <w:rFonts w:ascii="Montserrat" w:hAnsi="Montserrat"/>
                <w:b/>
                <w:color w:val="auto"/>
              </w:rPr>
            </w:pPr>
            <w:r w:rsidRPr="002C6C11">
              <w:rPr>
                <w:rFonts w:ascii="Montserrat" w:hAnsi="Montserrat"/>
                <w:b/>
                <w:color w:val="auto"/>
              </w:rPr>
              <w:t>Associated KPI:</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46B8872" w14:textId="72D1B6B3" w:rsidR="200C8DC9" w:rsidRPr="002C6C11" w:rsidRDefault="425F3361" w:rsidP="200C8DC9">
            <w:pPr>
              <w:rPr>
                <w:rFonts w:ascii="Montserrat" w:hAnsi="Montserrat"/>
                <w:color w:val="auto"/>
              </w:rPr>
            </w:pPr>
            <w:r w:rsidRPr="002C6C11">
              <w:rPr>
                <w:rFonts w:ascii="Montserrat" w:hAnsi="Montserrat"/>
                <w:color w:val="auto"/>
              </w:rPr>
              <w:t>Latency (in ms)</w:t>
            </w:r>
          </w:p>
        </w:tc>
      </w:tr>
      <w:tr w:rsidR="200C8DC9" w:rsidRPr="00C80238" w14:paraId="52F12E64"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7AA8A1F" w14:textId="77777777" w:rsidR="200C8DC9" w:rsidRPr="002C6C11" w:rsidRDefault="200C8DC9" w:rsidP="200C8DC9">
            <w:pPr>
              <w:rPr>
                <w:rFonts w:ascii="Montserrat" w:hAnsi="Montserrat"/>
                <w:b/>
                <w:color w:val="auto"/>
              </w:rPr>
            </w:pPr>
            <w:r w:rsidRPr="002C6C11">
              <w:rPr>
                <w:rFonts w:ascii="Montserrat" w:hAnsi="Montserrat"/>
                <w:b/>
                <w:color w:val="auto"/>
              </w:rPr>
              <w:t>Actual Result:</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423C24B" w14:textId="77777777" w:rsidR="200C8DC9" w:rsidRPr="002C6C11" w:rsidRDefault="200C8DC9" w:rsidP="200C8DC9">
            <w:pPr>
              <w:rPr>
                <w:rFonts w:ascii="Montserrat" w:hAnsi="Montserrat"/>
                <w:color w:val="auto"/>
              </w:rPr>
            </w:pPr>
            <w:r w:rsidRPr="002C6C11">
              <w:rPr>
                <w:rFonts w:ascii="Montserrat" w:hAnsi="Montserrat"/>
                <w:color w:val="auto"/>
              </w:rPr>
              <w:t>See TN 5.3</w:t>
            </w:r>
          </w:p>
        </w:tc>
      </w:tr>
    </w:tbl>
    <w:p w14:paraId="0C7B5689" w14:textId="30DB366D" w:rsidR="200C8DC9" w:rsidRPr="002C6C11" w:rsidRDefault="200C8DC9" w:rsidP="200C8DC9">
      <w:pPr>
        <w:pStyle w:val="ParagraphText"/>
      </w:pPr>
    </w:p>
    <w:p w14:paraId="4EE48958" w14:textId="12931A93" w:rsidR="200C8DC9" w:rsidRPr="002C6C11" w:rsidRDefault="200C8DC9" w:rsidP="200C8DC9">
      <w:pPr>
        <w:pStyle w:val="ParagraphText"/>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30264A75" w:rsidRPr="00C80238" w14:paraId="237DB77B" w14:textId="77777777" w:rsidTr="34AD5B50">
        <w:trPr>
          <w:trHeight w:val="300"/>
        </w:trPr>
        <w:tc>
          <w:tcPr>
            <w:tcW w:w="1775" w:type="dxa"/>
            <w:shd w:val="clear" w:color="auto" w:fill="C1E4F5" w:themeFill="accent1" w:themeFillTint="33"/>
            <w:vAlign w:val="center"/>
          </w:tcPr>
          <w:p w14:paraId="43A74A12" w14:textId="4B656C24" w:rsidR="30264A75" w:rsidRPr="002C6C11" w:rsidRDefault="30264A75" w:rsidP="30264A75">
            <w:pPr>
              <w:rPr>
                <w:rFonts w:ascii="Montserrat" w:hAnsi="Montserrat"/>
                <w:b/>
                <w:color w:val="auto"/>
              </w:rPr>
            </w:pPr>
            <w:r w:rsidRPr="002C6C11">
              <w:rPr>
                <w:rFonts w:ascii="Montserrat" w:hAnsi="Montserrat"/>
                <w:b/>
                <w:color w:val="auto"/>
              </w:rPr>
              <w:t xml:space="preserve">Test Case </w:t>
            </w:r>
            <w:r w:rsidR="62A651BD" w:rsidRPr="002C6C11">
              <w:rPr>
                <w:rFonts w:ascii="Montserrat" w:hAnsi="Montserrat"/>
                <w:b/>
                <w:color w:val="auto"/>
              </w:rPr>
              <w:t>3</w:t>
            </w:r>
          </w:p>
        </w:tc>
        <w:tc>
          <w:tcPr>
            <w:tcW w:w="7215" w:type="dxa"/>
            <w:shd w:val="clear" w:color="auto" w:fill="C1E4F5" w:themeFill="accent1" w:themeFillTint="33"/>
            <w:vAlign w:val="center"/>
          </w:tcPr>
          <w:p w14:paraId="03D9846B" w14:textId="77777777" w:rsidR="30264A75" w:rsidRPr="002C6C11" w:rsidRDefault="30264A75" w:rsidP="30264A75">
            <w:pPr>
              <w:rPr>
                <w:rFonts w:ascii="Montserrat" w:hAnsi="Montserrat"/>
                <w:b/>
                <w:color w:val="auto"/>
              </w:rPr>
            </w:pPr>
          </w:p>
        </w:tc>
      </w:tr>
      <w:tr w:rsidR="30264A75" w:rsidRPr="00C80238" w14:paraId="3BA9D698"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11AD1325" w14:textId="77777777" w:rsidR="30264A75" w:rsidRPr="002C6C11" w:rsidRDefault="30264A75" w:rsidP="30264A75">
            <w:pPr>
              <w:rPr>
                <w:rFonts w:ascii="Montserrat" w:hAnsi="Montserrat"/>
                <w:b/>
                <w:color w:val="auto"/>
              </w:rPr>
            </w:pPr>
            <w:r w:rsidRPr="002C6C11">
              <w:rPr>
                <w:rFonts w:ascii="Montserrat" w:hAnsi="Montserrat"/>
                <w:b/>
                <w:color w:val="auto"/>
              </w:rPr>
              <w:t>Title:</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DD6056C" w14:textId="45CC9391" w:rsidR="68FD8C60" w:rsidRPr="002C6C11" w:rsidRDefault="68FD8C60" w:rsidP="30264A75">
            <w:pPr>
              <w:rPr>
                <w:rFonts w:ascii="Montserrat" w:hAnsi="Montserrat"/>
                <w:color w:val="auto"/>
              </w:rPr>
            </w:pPr>
            <w:r w:rsidRPr="002C6C11">
              <w:rPr>
                <w:rFonts w:ascii="Montserrat" w:hAnsi="Montserrat"/>
                <w:color w:val="auto"/>
              </w:rPr>
              <w:t>Performance Test</w:t>
            </w:r>
          </w:p>
        </w:tc>
      </w:tr>
      <w:tr w:rsidR="30264A75" w:rsidRPr="00C80238" w14:paraId="3D458107"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5A3E2DC" w14:textId="7FE7B9F9" w:rsidR="30264A75" w:rsidRPr="002C6C11" w:rsidRDefault="30264A75" w:rsidP="30264A75">
            <w:pPr>
              <w:spacing w:line="259" w:lineRule="auto"/>
              <w:rPr>
                <w:rFonts w:ascii="Montserrat" w:hAnsi="Montserrat"/>
                <w:b/>
                <w:color w:val="auto"/>
              </w:rPr>
            </w:pPr>
            <w:r w:rsidRPr="002C6C11">
              <w:rPr>
                <w:rFonts w:ascii="Montserrat" w:hAnsi="Montserrat"/>
                <w:b/>
                <w:color w:val="auto"/>
              </w:rPr>
              <w:t>Test type:</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73CCA91" w14:textId="77777777" w:rsidR="30264A75" w:rsidRPr="002C6C11" w:rsidRDefault="30264A75" w:rsidP="30264A75">
            <w:pPr>
              <w:rPr>
                <w:rFonts w:ascii="Montserrat" w:hAnsi="Montserrat"/>
                <w:color w:val="auto"/>
              </w:rPr>
            </w:pPr>
            <w:r w:rsidRPr="002C6C11">
              <w:rPr>
                <w:rFonts w:ascii="Montserrat" w:hAnsi="Montserrat"/>
                <w:color w:val="auto"/>
              </w:rPr>
              <w:t>Component test</w:t>
            </w:r>
          </w:p>
        </w:tc>
      </w:tr>
      <w:tr w:rsidR="30264A75" w:rsidRPr="00C80238" w14:paraId="01CEF7E9"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9D17DD0" w14:textId="77777777" w:rsidR="30264A75" w:rsidRPr="002C6C11" w:rsidRDefault="30264A75" w:rsidP="30264A75">
            <w:pPr>
              <w:rPr>
                <w:rFonts w:ascii="Montserrat" w:hAnsi="Montserrat"/>
                <w:b/>
                <w:color w:val="auto"/>
              </w:rPr>
            </w:pPr>
            <w:r w:rsidRPr="002C6C11">
              <w:rPr>
                <w:rFonts w:ascii="Montserrat" w:hAnsi="Montserrat"/>
                <w:b/>
                <w:color w:val="auto"/>
              </w:rPr>
              <w:t>Responsible Partner:</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01A8898D" w14:textId="36C8F2D0" w:rsidR="30264A75" w:rsidRPr="002C6C11" w:rsidRDefault="30264A75" w:rsidP="30264A75">
            <w:pPr>
              <w:rPr>
                <w:rFonts w:ascii="Montserrat" w:hAnsi="Montserrat"/>
                <w:color w:val="auto"/>
              </w:rPr>
            </w:pPr>
            <w:r w:rsidRPr="002C6C11">
              <w:rPr>
                <w:rFonts w:ascii="Montserrat" w:hAnsi="Montserrat"/>
                <w:color w:val="auto"/>
              </w:rPr>
              <w:t>Telenor Maritime</w:t>
            </w:r>
          </w:p>
        </w:tc>
      </w:tr>
      <w:tr w:rsidR="30264A75" w:rsidRPr="00C80238" w14:paraId="0698C71B"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E0D0A59" w14:textId="77777777" w:rsidR="30264A75" w:rsidRPr="002C6C11" w:rsidRDefault="30264A75" w:rsidP="30264A75">
            <w:pPr>
              <w:rPr>
                <w:rFonts w:ascii="Montserrat" w:hAnsi="Montserrat"/>
                <w:b/>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B25ABCB" w14:textId="77777777" w:rsidR="30264A75" w:rsidRPr="002C6C11" w:rsidRDefault="30264A75" w:rsidP="30264A75">
            <w:pPr>
              <w:rPr>
                <w:rFonts w:ascii="Montserrat" w:hAnsi="Montserrat"/>
                <w:color w:val="auto"/>
              </w:rPr>
            </w:pPr>
          </w:p>
        </w:tc>
      </w:tr>
      <w:tr w:rsidR="30264A75" w:rsidRPr="00C80238" w14:paraId="37928EAB"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6161AA0" w14:textId="77777777" w:rsidR="30264A75" w:rsidRPr="002C6C11" w:rsidRDefault="30264A75" w:rsidP="30264A75">
            <w:pPr>
              <w:rPr>
                <w:rFonts w:ascii="Montserrat" w:hAnsi="Montserrat"/>
                <w:b/>
                <w:color w:val="auto"/>
              </w:rPr>
            </w:pPr>
            <w:r w:rsidRPr="002C6C11">
              <w:rPr>
                <w:rFonts w:ascii="Montserrat" w:hAnsi="Montserrat"/>
                <w:b/>
                <w:color w:val="auto"/>
              </w:rPr>
              <w:t>Preconditions:</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D471E05" w14:textId="4D6227C6" w:rsidR="30264A75" w:rsidRPr="002C6C11" w:rsidRDefault="30264A75" w:rsidP="30264A75">
            <w:pPr>
              <w:rPr>
                <w:rFonts w:ascii="Montserrat" w:hAnsi="Montserrat"/>
                <w:b/>
                <w:color w:val="auto"/>
              </w:rPr>
            </w:pPr>
            <w:r w:rsidRPr="002C6C11">
              <w:rPr>
                <w:rFonts w:ascii="Montserrat" w:hAnsi="Montserrat"/>
                <w:b/>
                <w:color w:val="auto"/>
              </w:rPr>
              <w:t xml:space="preserve">Pre1: </w:t>
            </w:r>
            <w:r w:rsidRPr="002C6C11">
              <w:rPr>
                <w:rFonts w:ascii="Montserrat" w:hAnsi="Montserrat"/>
                <w:color w:val="auto"/>
              </w:rPr>
              <w:t xml:space="preserve">COTS UEs </w:t>
            </w:r>
            <w:r w:rsidR="5B49D750" w:rsidRPr="002C6C11">
              <w:rPr>
                <w:rFonts w:ascii="Montserrat" w:hAnsi="Montserrat"/>
                <w:color w:val="auto"/>
              </w:rPr>
              <w:t xml:space="preserve">can </w:t>
            </w:r>
            <w:r w:rsidR="5A3D5A5C" w:rsidRPr="002C6C11">
              <w:rPr>
                <w:rFonts w:ascii="Montserrat" w:hAnsi="Montserrat"/>
                <w:color w:val="auto"/>
              </w:rPr>
              <w:t>successfully</w:t>
            </w:r>
            <w:r w:rsidRPr="002C6C11">
              <w:rPr>
                <w:rFonts w:ascii="Montserrat" w:hAnsi="Montserrat"/>
                <w:color w:val="auto"/>
              </w:rPr>
              <w:t xml:space="preserve"> connect to the </w:t>
            </w:r>
            <w:r w:rsidR="5F5DF750" w:rsidRPr="002C6C11">
              <w:rPr>
                <w:rFonts w:ascii="Montserrat" w:hAnsi="Montserrat"/>
                <w:color w:val="auto"/>
              </w:rPr>
              <w:t xml:space="preserve">private </w:t>
            </w:r>
            <w:r w:rsidRPr="002C6C11">
              <w:rPr>
                <w:rFonts w:ascii="Montserrat" w:hAnsi="Montserrat"/>
                <w:color w:val="auto"/>
              </w:rPr>
              <w:t>network</w:t>
            </w:r>
          </w:p>
          <w:p w14:paraId="345FA55C" w14:textId="67988846" w:rsidR="30264A75" w:rsidRPr="002C6C11" w:rsidRDefault="30264A75" w:rsidP="30264A75">
            <w:pPr>
              <w:rPr>
                <w:rFonts w:ascii="Montserrat" w:hAnsi="Montserrat"/>
                <w:b/>
                <w:color w:val="auto"/>
              </w:rPr>
            </w:pPr>
            <w:r w:rsidRPr="002C6C11">
              <w:rPr>
                <w:rFonts w:ascii="Montserrat" w:hAnsi="Montserrat"/>
                <w:b/>
                <w:color w:val="auto"/>
              </w:rPr>
              <w:t xml:space="preserve">Pre2: </w:t>
            </w:r>
            <w:r w:rsidR="3F2EEE35" w:rsidRPr="002C6C11">
              <w:rPr>
                <w:rFonts w:ascii="Montserrat" w:hAnsi="Montserrat"/>
                <w:color w:val="auto"/>
              </w:rPr>
              <w:t>COTS UEs</w:t>
            </w:r>
            <w:r w:rsidR="3F2EEE35" w:rsidRPr="002C6C11">
              <w:rPr>
                <w:rFonts w:ascii="Montserrat" w:hAnsi="Montserrat"/>
                <w:b/>
                <w:color w:val="auto"/>
              </w:rPr>
              <w:t xml:space="preserve"> </w:t>
            </w:r>
            <w:r w:rsidR="45B313E7" w:rsidRPr="002C6C11">
              <w:rPr>
                <w:rFonts w:ascii="Montserrat" w:hAnsi="Montserrat"/>
                <w:color w:val="auto"/>
              </w:rPr>
              <w:t>UEs has access to the global Internet</w:t>
            </w:r>
          </w:p>
        </w:tc>
      </w:tr>
      <w:tr w:rsidR="30264A75" w:rsidRPr="00C80238" w14:paraId="147F6B8E"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0D11374A" w14:textId="77777777" w:rsidR="30264A75" w:rsidRPr="002C6C11" w:rsidRDefault="30264A75" w:rsidP="30264A75">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0E5678E8" w14:textId="77777777" w:rsidR="30264A75" w:rsidRPr="002C6C11" w:rsidRDefault="30264A75" w:rsidP="30264A75">
            <w:pPr>
              <w:rPr>
                <w:rFonts w:ascii="Montserrat" w:hAnsi="Montserrat"/>
                <w:color w:val="auto"/>
              </w:rPr>
            </w:pPr>
          </w:p>
        </w:tc>
      </w:tr>
      <w:tr w:rsidR="30264A75" w:rsidRPr="00C80238" w14:paraId="69151BB0"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459DBA0" w14:textId="77777777" w:rsidR="30264A75" w:rsidRPr="002C6C11" w:rsidRDefault="30264A75" w:rsidP="30264A75">
            <w:pPr>
              <w:rPr>
                <w:rFonts w:ascii="Montserrat" w:hAnsi="Montserrat"/>
                <w:b/>
                <w:color w:val="auto"/>
              </w:rPr>
            </w:pPr>
            <w:r w:rsidRPr="002C6C11">
              <w:rPr>
                <w:rFonts w:ascii="Montserrat" w:hAnsi="Montserrat"/>
                <w:b/>
                <w:color w:val="auto"/>
              </w:rPr>
              <w:t>Description:</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5B20F5F" w14:textId="376CDB63" w:rsidR="30264A75" w:rsidRPr="002C6C11" w:rsidRDefault="30264A75" w:rsidP="30264A75">
            <w:pPr>
              <w:rPr>
                <w:rFonts w:ascii="Montserrat" w:hAnsi="Montserrat"/>
              </w:rPr>
            </w:pPr>
            <w:r w:rsidRPr="002C6C11">
              <w:rPr>
                <w:rFonts w:ascii="Montserrat" w:hAnsi="Montserrat"/>
              </w:rPr>
              <w:t xml:space="preserve">Before performing </w:t>
            </w:r>
            <w:r w:rsidR="4D264F37" w:rsidRPr="002C6C11">
              <w:rPr>
                <w:rFonts w:ascii="Montserrat" w:hAnsi="Montserrat"/>
              </w:rPr>
              <w:t>the</w:t>
            </w:r>
            <w:r w:rsidR="2D6CFB5A" w:rsidRPr="002C6C11">
              <w:rPr>
                <w:rFonts w:ascii="Montserrat" w:hAnsi="Montserrat"/>
              </w:rPr>
              <w:t xml:space="preserve"> </w:t>
            </w:r>
            <w:r w:rsidR="675B86D2" w:rsidRPr="002C6C11">
              <w:rPr>
                <w:rFonts w:ascii="Montserrat" w:hAnsi="Montserrat"/>
              </w:rPr>
              <w:t xml:space="preserve">end-to-end </w:t>
            </w:r>
            <w:r w:rsidRPr="002C6C11">
              <w:rPr>
                <w:rFonts w:ascii="Montserrat" w:hAnsi="Montserrat"/>
              </w:rPr>
              <w:t>test, it is important that the users can reach the global Internet over the private network</w:t>
            </w:r>
            <w:r w:rsidR="1ED919D6" w:rsidRPr="002C6C11">
              <w:rPr>
                <w:rFonts w:ascii="Montserrat" w:hAnsi="Montserrat"/>
              </w:rPr>
              <w:t xml:space="preserve"> and have sufficient </w:t>
            </w:r>
            <w:r w:rsidR="02E76741" w:rsidRPr="002C6C11">
              <w:rPr>
                <w:rFonts w:ascii="Montserrat" w:hAnsi="Montserrat"/>
              </w:rPr>
              <w:t xml:space="preserve">indoor </w:t>
            </w:r>
            <w:r w:rsidR="1ED919D6" w:rsidRPr="002C6C11">
              <w:rPr>
                <w:rFonts w:ascii="Montserrat" w:hAnsi="Montserrat"/>
              </w:rPr>
              <w:t>coverage. It is also important to ensure that the performance of the network is sat</w:t>
            </w:r>
            <w:r w:rsidR="331F1D45" w:rsidRPr="002C6C11">
              <w:rPr>
                <w:rFonts w:ascii="Montserrat" w:hAnsi="Montserrat"/>
              </w:rPr>
              <w:t>isfactory with the current configuration</w:t>
            </w:r>
            <w:r w:rsidR="2442286F" w:rsidRPr="002C6C11">
              <w:rPr>
                <w:rFonts w:ascii="Montserrat" w:hAnsi="Montserrat"/>
              </w:rPr>
              <w:t xml:space="preserve"> both in </w:t>
            </w:r>
            <w:r w:rsidR="78EF69FC" w:rsidRPr="002C6C11">
              <w:rPr>
                <w:rFonts w:ascii="Montserrat" w:hAnsi="Montserrat"/>
              </w:rPr>
              <w:t>stationery</w:t>
            </w:r>
            <w:r w:rsidR="2442286F" w:rsidRPr="002C6C11">
              <w:rPr>
                <w:rFonts w:ascii="Montserrat" w:hAnsi="Montserrat"/>
              </w:rPr>
              <w:t xml:space="preserve"> and mobility situations</w:t>
            </w:r>
            <w:r w:rsidR="356D7A13" w:rsidRPr="002C6C11">
              <w:rPr>
                <w:rFonts w:ascii="Montserrat" w:hAnsi="Montserrat"/>
              </w:rPr>
              <w:t>. The measurements should be taken while the user is moving from different areas (both public and private areas on the vessel)</w:t>
            </w:r>
          </w:p>
        </w:tc>
      </w:tr>
      <w:tr w:rsidR="30264A75" w:rsidRPr="00C80238" w14:paraId="3F0BED44"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4B5FE45" w14:textId="77777777" w:rsidR="30264A75" w:rsidRPr="002C6C11" w:rsidRDefault="30264A75" w:rsidP="30264A75">
            <w:pPr>
              <w:rPr>
                <w:rFonts w:ascii="Montserrat" w:hAnsi="Montserrat"/>
                <w:b/>
                <w:color w:val="auto"/>
              </w:rPr>
            </w:pPr>
            <w:r w:rsidRPr="002C6C11">
              <w:rPr>
                <w:rFonts w:ascii="Montserrat" w:hAnsi="Montserrat"/>
                <w:b/>
                <w:color w:val="auto"/>
              </w:rPr>
              <w:t>Test Steps:</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DCB502B" w14:textId="7893C2BA" w:rsidR="30264A75" w:rsidRPr="002C6C11" w:rsidRDefault="30264A75" w:rsidP="30264A75">
            <w:pPr>
              <w:rPr>
                <w:rFonts w:ascii="Montserrat" w:hAnsi="Montserrat"/>
                <w:b/>
                <w:color w:val="auto"/>
              </w:rPr>
            </w:pPr>
            <w:r w:rsidRPr="002C6C11">
              <w:rPr>
                <w:rFonts w:ascii="Montserrat" w:hAnsi="Montserrat"/>
                <w:b/>
                <w:color w:val="auto"/>
              </w:rPr>
              <w:t xml:space="preserve">S1: </w:t>
            </w:r>
            <w:r w:rsidRPr="002C6C11">
              <w:rPr>
                <w:rFonts w:ascii="Montserrat" w:hAnsi="Montserrat"/>
                <w:color w:val="auto"/>
              </w:rPr>
              <w:t>Verify that the UE is attached to the network (by looking at the network status)</w:t>
            </w:r>
          </w:p>
        </w:tc>
      </w:tr>
      <w:tr w:rsidR="30264A75" w:rsidRPr="00C80238" w14:paraId="3C9C8DCC"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0AC582B" w14:textId="77777777" w:rsidR="30264A75" w:rsidRPr="002C6C11" w:rsidRDefault="30264A75" w:rsidP="30264A75">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89C2F5F" w14:textId="54283982" w:rsidR="30264A75" w:rsidRPr="002C6C11" w:rsidRDefault="30264A75" w:rsidP="3AA59CDB">
            <w:pPr>
              <w:rPr>
                <w:rFonts w:ascii="Montserrat" w:hAnsi="Montserrat"/>
                <w:b/>
                <w:color w:val="auto"/>
              </w:rPr>
            </w:pPr>
            <w:r w:rsidRPr="002C6C11">
              <w:rPr>
                <w:rFonts w:ascii="Montserrat" w:hAnsi="Montserrat"/>
                <w:b/>
                <w:color w:val="auto"/>
              </w:rPr>
              <w:t xml:space="preserve">S2: </w:t>
            </w:r>
            <w:r w:rsidRPr="002C6C11">
              <w:rPr>
                <w:rFonts w:ascii="Montserrat" w:hAnsi="Montserrat"/>
                <w:color w:val="auto"/>
              </w:rPr>
              <w:t>P</w:t>
            </w:r>
            <w:r w:rsidR="14561143" w:rsidRPr="002C6C11">
              <w:rPr>
                <w:rFonts w:ascii="Montserrat" w:hAnsi="Montserrat"/>
                <w:color w:val="auto"/>
              </w:rPr>
              <w:t xml:space="preserve">erform </w:t>
            </w:r>
            <w:r w:rsidR="2016291A" w:rsidRPr="002C6C11">
              <w:rPr>
                <w:rFonts w:ascii="Montserrat" w:hAnsi="Montserrat"/>
                <w:color w:val="auto"/>
              </w:rPr>
              <w:t>Speed Test</w:t>
            </w:r>
            <w:r w:rsidR="14561143" w:rsidRPr="002C6C11">
              <w:rPr>
                <w:rFonts w:ascii="Montserrat" w:hAnsi="Montserrat"/>
                <w:color w:val="auto"/>
              </w:rPr>
              <w:t xml:space="preserve"> (using an application) - performed </w:t>
            </w:r>
            <w:r w:rsidR="453E87EE" w:rsidRPr="002C6C11">
              <w:rPr>
                <w:rFonts w:ascii="Montserrat" w:hAnsi="Montserrat"/>
                <w:color w:val="auto"/>
              </w:rPr>
              <w:t>for six iterations, with a five minute interval, resulting in a total test duration of thirty minutes</w:t>
            </w:r>
          </w:p>
        </w:tc>
      </w:tr>
      <w:tr w:rsidR="30264A75" w:rsidRPr="00C80238" w14:paraId="4E0F16F6"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4E88BD2" w14:textId="77777777" w:rsidR="30264A75" w:rsidRPr="002C6C11" w:rsidRDefault="30264A75" w:rsidP="30264A75">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36D2503" w14:textId="45D2969B" w:rsidR="30264A75" w:rsidRPr="002C6C11" w:rsidRDefault="30264A75" w:rsidP="30264A75">
            <w:pPr>
              <w:rPr>
                <w:rFonts w:ascii="Montserrat" w:hAnsi="Montserrat"/>
                <w:color w:val="auto"/>
              </w:rPr>
            </w:pPr>
            <w:r w:rsidRPr="002C6C11">
              <w:rPr>
                <w:rFonts w:ascii="Montserrat" w:hAnsi="Montserrat"/>
                <w:b/>
                <w:color w:val="auto"/>
              </w:rPr>
              <w:t xml:space="preserve">S3: </w:t>
            </w:r>
            <w:r w:rsidR="2F79AF97" w:rsidRPr="002C6C11">
              <w:rPr>
                <w:rFonts w:ascii="Montserrat" w:hAnsi="Montserrat"/>
                <w:color w:val="auto"/>
              </w:rPr>
              <w:t>Access the OTT application</w:t>
            </w:r>
            <w:r w:rsidR="6888E927" w:rsidRPr="002C6C11">
              <w:rPr>
                <w:rFonts w:ascii="Montserrat" w:hAnsi="Montserrat"/>
                <w:color w:val="auto"/>
              </w:rPr>
              <w:t xml:space="preserve"> </w:t>
            </w:r>
          </w:p>
        </w:tc>
      </w:tr>
      <w:tr w:rsidR="55414028" w:rsidRPr="00C80238" w14:paraId="4B1C9DC9" w14:textId="77777777" w:rsidTr="55414028">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D51081B" w14:textId="603D7F0C" w:rsidR="55414028" w:rsidRPr="002C6C11" w:rsidRDefault="55414028" w:rsidP="55414028">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442A278" w14:textId="51055B7B" w:rsidR="54145FC2" w:rsidRPr="002C6C11" w:rsidRDefault="54145FC2" w:rsidP="55414028">
            <w:pPr>
              <w:rPr>
                <w:rFonts w:ascii="Montserrat" w:hAnsi="Montserrat"/>
                <w:color w:val="auto"/>
              </w:rPr>
            </w:pPr>
            <w:r w:rsidRPr="002C6C11">
              <w:rPr>
                <w:rFonts w:ascii="Montserrat" w:hAnsi="Montserrat"/>
                <w:b/>
                <w:color w:val="auto"/>
              </w:rPr>
              <w:t xml:space="preserve">S4: </w:t>
            </w:r>
            <w:r w:rsidRPr="002C6C11">
              <w:rPr>
                <w:rFonts w:ascii="Montserrat" w:hAnsi="Montserrat"/>
                <w:color w:val="auto"/>
              </w:rPr>
              <w:t>Test out mobility by moving to different areas</w:t>
            </w:r>
            <w:r w:rsidR="1B731AE5" w:rsidRPr="002C6C11">
              <w:rPr>
                <w:rFonts w:ascii="Montserrat" w:hAnsi="Montserrat"/>
                <w:color w:val="auto"/>
              </w:rPr>
              <w:t xml:space="preserve"> (public and private)</w:t>
            </w:r>
            <w:r w:rsidRPr="002C6C11">
              <w:rPr>
                <w:rFonts w:ascii="Montserrat" w:hAnsi="Montserrat"/>
                <w:color w:val="auto"/>
              </w:rPr>
              <w:t xml:space="preserve"> on the vessel </w:t>
            </w:r>
            <w:r w:rsidR="2A48062E" w:rsidRPr="002C6C11">
              <w:rPr>
                <w:rFonts w:ascii="Montserrat" w:hAnsi="Montserrat"/>
                <w:color w:val="auto"/>
              </w:rPr>
              <w:t xml:space="preserve">and </w:t>
            </w:r>
            <w:r w:rsidR="404C091F" w:rsidRPr="002C6C11">
              <w:rPr>
                <w:rFonts w:ascii="Montserrat" w:hAnsi="Montserrat"/>
                <w:color w:val="auto"/>
              </w:rPr>
              <w:t xml:space="preserve">continously </w:t>
            </w:r>
            <w:r w:rsidR="2A48062E" w:rsidRPr="002C6C11">
              <w:rPr>
                <w:rFonts w:ascii="Montserrat" w:hAnsi="Montserrat"/>
                <w:color w:val="auto"/>
              </w:rPr>
              <w:t>monitoring the signal strength on the UE</w:t>
            </w:r>
          </w:p>
        </w:tc>
      </w:tr>
      <w:tr w:rsidR="30264A75" w:rsidRPr="00C80238" w14:paraId="6A593D64"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32FCB4C" w14:textId="77777777" w:rsidR="30264A75" w:rsidRPr="002C6C11" w:rsidRDefault="30264A75" w:rsidP="30264A75">
            <w:pPr>
              <w:rPr>
                <w:rFonts w:ascii="Montserrat" w:hAnsi="Montserrat"/>
                <w:b/>
                <w:color w:val="auto"/>
              </w:rPr>
            </w:pPr>
            <w:r w:rsidRPr="002C6C11">
              <w:rPr>
                <w:rFonts w:ascii="Montserrat" w:hAnsi="Montserrat"/>
                <w:b/>
                <w:color w:val="auto"/>
              </w:rPr>
              <w:t>Associated KPI:</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06E70534" w14:textId="2D2DB802" w:rsidR="30264A75" w:rsidRPr="002C6C11" w:rsidRDefault="3A18316C" w:rsidP="30264A75">
            <w:pPr>
              <w:rPr>
                <w:rFonts w:ascii="Montserrat" w:hAnsi="Montserrat"/>
                <w:color w:val="auto"/>
              </w:rPr>
            </w:pPr>
            <w:r w:rsidRPr="002C6C11">
              <w:rPr>
                <w:rFonts w:ascii="Montserrat" w:hAnsi="Montserrat"/>
                <w:color w:val="auto"/>
              </w:rPr>
              <w:t>Throughput (UL, and DL), latency, jitter, and packet loss.</w:t>
            </w:r>
          </w:p>
        </w:tc>
      </w:tr>
      <w:tr w:rsidR="30264A75" w:rsidRPr="00C80238" w14:paraId="59DBAB63" w14:textId="77777777" w:rsidTr="00F44F36">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81B2A17" w14:textId="77777777" w:rsidR="30264A75" w:rsidRPr="002C6C11" w:rsidRDefault="30264A75" w:rsidP="30264A75">
            <w:pPr>
              <w:rPr>
                <w:rFonts w:ascii="Montserrat" w:hAnsi="Montserrat"/>
                <w:b/>
                <w:color w:val="auto"/>
              </w:rPr>
            </w:pPr>
            <w:r w:rsidRPr="002C6C11">
              <w:rPr>
                <w:rFonts w:ascii="Montserrat" w:hAnsi="Montserrat"/>
                <w:b/>
                <w:color w:val="auto"/>
              </w:rPr>
              <w:t>Actual Result:</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E99162E" w14:textId="77777777" w:rsidR="30264A75" w:rsidRPr="002C6C11" w:rsidRDefault="30264A75" w:rsidP="30264A75">
            <w:pPr>
              <w:rPr>
                <w:rFonts w:ascii="Montserrat" w:hAnsi="Montserrat"/>
                <w:color w:val="auto"/>
              </w:rPr>
            </w:pPr>
            <w:r w:rsidRPr="002C6C11">
              <w:rPr>
                <w:rFonts w:ascii="Montserrat" w:hAnsi="Montserrat"/>
                <w:color w:val="auto"/>
              </w:rPr>
              <w:t>See TN 5.3</w:t>
            </w:r>
          </w:p>
        </w:tc>
      </w:tr>
    </w:tbl>
    <w:p w14:paraId="202BC279" w14:textId="398E7CF0" w:rsidR="30264A75" w:rsidRPr="002C6C11" w:rsidRDefault="30264A75" w:rsidP="30264A75">
      <w:pPr>
        <w:pStyle w:val="ParagraphText"/>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34AD5B50" w:rsidRPr="00C80238" w14:paraId="35D6B179" w14:textId="77777777" w:rsidTr="34AD5B50">
        <w:trPr>
          <w:trHeight w:val="300"/>
        </w:trPr>
        <w:tc>
          <w:tcPr>
            <w:tcW w:w="1775" w:type="dxa"/>
            <w:shd w:val="clear" w:color="auto" w:fill="C1E4F5" w:themeFill="accent1" w:themeFillTint="33"/>
            <w:vAlign w:val="center"/>
          </w:tcPr>
          <w:p w14:paraId="3B09F993" w14:textId="1B7B15B1" w:rsidR="34AD5B50" w:rsidRPr="002C6C11" w:rsidRDefault="34AD5B50" w:rsidP="34AD5B50">
            <w:pPr>
              <w:rPr>
                <w:rFonts w:ascii="Montserrat" w:hAnsi="Montserrat"/>
                <w:b/>
                <w:color w:val="auto"/>
              </w:rPr>
            </w:pPr>
            <w:r w:rsidRPr="002C6C11">
              <w:rPr>
                <w:rFonts w:ascii="Montserrat" w:hAnsi="Montserrat"/>
                <w:b/>
                <w:color w:val="auto"/>
              </w:rPr>
              <w:t xml:space="preserve">Test Case </w:t>
            </w:r>
            <w:r w:rsidR="20E18744" w:rsidRPr="002C6C11">
              <w:rPr>
                <w:rFonts w:ascii="Montserrat" w:hAnsi="Montserrat"/>
                <w:b/>
                <w:color w:val="auto"/>
              </w:rPr>
              <w:t>4</w:t>
            </w:r>
          </w:p>
        </w:tc>
        <w:tc>
          <w:tcPr>
            <w:tcW w:w="7215" w:type="dxa"/>
            <w:shd w:val="clear" w:color="auto" w:fill="C1E4F5" w:themeFill="accent1" w:themeFillTint="33"/>
            <w:vAlign w:val="center"/>
          </w:tcPr>
          <w:p w14:paraId="2D448713" w14:textId="77777777" w:rsidR="34AD5B50" w:rsidRPr="002C6C11" w:rsidRDefault="34AD5B50" w:rsidP="34AD5B50">
            <w:pPr>
              <w:rPr>
                <w:rFonts w:ascii="Montserrat" w:hAnsi="Montserrat"/>
                <w:b/>
                <w:color w:val="auto"/>
              </w:rPr>
            </w:pPr>
          </w:p>
        </w:tc>
      </w:tr>
      <w:tr w:rsidR="34AD5B50" w:rsidRPr="00C80238" w14:paraId="450D3475"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31E4982" w14:textId="77777777" w:rsidR="34AD5B50" w:rsidRPr="002C6C11" w:rsidRDefault="34AD5B50" w:rsidP="34AD5B50">
            <w:pPr>
              <w:rPr>
                <w:rFonts w:ascii="Montserrat" w:hAnsi="Montserrat"/>
                <w:b/>
                <w:color w:val="auto"/>
              </w:rPr>
            </w:pPr>
            <w:r w:rsidRPr="002C6C11">
              <w:rPr>
                <w:rFonts w:ascii="Montserrat" w:hAnsi="Montserrat"/>
                <w:b/>
                <w:color w:val="auto"/>
              </w:rPr>
              <w:t>Title:</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E4A383B" w14:textId="0EF5D489" w:rsidR="39A52873" w:rsidRPr="002C6C11" w:rsidRDefault="39A52873" w:rsidP="34AD5B50">
            <w:pPr>
              <w:rPr>
                <w:rFonts w:ascii="Montserrat" w:hAnsi="Montserrat"/>
                <w:color w:val="auto"/>
              </w:rPr>
            </w:pPr>
            <w:r w:rsidRPr="002C6C11">
              <w:rPr>
                <w:rFonts w:ascii="Montserrat" w:hAnsi="Montserrat"/>
                <w:color w:val="auto"/>
              </w:rPr>
              <w:t>Multi</w:t>
            </w:r>
            <w:r w:rsidR="3A44BF7E" w:rsidRPr="002C6C11">
              <w:rPr>
                <w:rFonts w:ascii="Montserrat" w:hAnsi="Montserrat"/>
                <w:color w:val="auto"/>
              </w:rPr>
              <w:t>m</w:t>
            </w:r>
            <w:r w:rsidR="2E1A8D44" w:rsidRPr="002C6C11">
              <w:rPr>
                <w:rFonts w:ascii="Montserrat" w:hAnsi="Montserrat"/>
                <w:color w:val="auto"/>
              </w:rPr>
              <w:t>edia Test</w:t>
            </w:r>
          </w:p>
        </w:tc>
      </w:tr>
      <w:tr w:rsidR="34AD5B50" w:rsidRPr="00C80238" w14:paraId="7862B331"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F0611A9" w14:textId="7FE7B9F9" w:rsidR="34AD5B50" w:rsidRPr="002C6C11" w:rsidRDefault="34AD5B50" w:rsidP="34AD5B50">
            <w:pPr>
              <w:spacing w:line="259" w:lineRule="auto"/>
              <w:rPr>
                <w:rFonts w:ascii="Montserrat" w:hAnsi="Montserrat"/>
                <w:b/>
                <w:color w:val="auto"/>
              </w:rPr>
            </w:pPr>
            <w:r w:rsidRPr="002C6C11">
              <w:rPr>
                <w:rFonts w:ascii="Montserrat" w:hAnsi="Montserrat"/>
                <w:b/>
                <w:color w:val="auto"/>
              </w:rPr>
              <w:t>Test type:</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16FC3C46" w14:textId="39B1E567" w:rsidR="08EAD49B" w:rsidRPr="002C6C11" w:rsidRDefault="245C3590" w:rsidP="34AD5B50">
            <w:pPr>
              <w:rPr>
                <w:rFonts w:ascii="Montserrat" w:hAnsi="Montserrat"/>
                <w:color w:val="auto"/>
              </w:rPr>
            </w:pPr>
            <w:r w:rsidRPr="002C6C11">
              <w:rPr>
                <w:rFonts w:ascii="Montserrat" w:hAnsi="Montserrat"/>
                <w:color w:val="auto"/>
              </w:rPr>
              <w:t xml:space="preserve">End-to-end </w:t>
            </w:r>
            <w:r w:rsidR="34AD5B50" w:rsidRPr="002C6C11">
              <w:rPr>
                <w:rFonts w:ascii="Montserrat" w:hAnsi="Montserrat"/>
                <w:color w:val="auto"/>
              </w:rPr>
              <w:t>test</w:t>
            </w:r>
          </w:p>
        </w:tc>
      </w:tr>
      <w:tr w:rsidR="34AD5B50" w:rsidRPr="00C80238" w14:paraId="79086096"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CCAD4F4" w14:textId="77777777" w:rsidR="34AD5B50" w:rsidRPr="002C6C11" w:rsidRDefault="34AD5B50" w:rsidP="34AD5B50">
            <w:pPr>
              <w:rPr>
                <w:rFonts w:ascii="Montserrat" w:hAnsi="Montserrat"/>
                <w:b/>
                <w:color w:val="auto"/>
              </w:rPr>
            </w:pPr>
            <w:r w:rsidRPr="002C6C11">
              <w:rPr>
                <w:rFonts w:ascii="Montserrat" w:hAnsi="Montserrat"/>
                <w:b/>
                <w:color w:val="auto"/>
              </w:rPr>
              <w:t>Responsible Partner:</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07B095CA" w14:textId="36C8F2D0" w:rsidR="34AD5B50" w:rsidRPr="002C6C11" w:rsidRDefault="34AD5B50" w:rsidP="34AD5B50">
            <w:pPr>
              <w:rPr>
                <w:rFonts w:ascii="Montserrat" w:hAnsi="Montserrat"/>
                <w:color w:val="auto"/>
              </w:rPr>
            </w:pPr>
            <w:r w:rsidRPr="002C6C11">
              <w:rPr>
                <w:rFonts w:ascii="Montserrat" w:hAnsi="Montserrat"/>
                <w:color w:val="auto"/>
              </w:rPr>
              <w:t>Telenor Maritime</w:t>
            </w:r>
          </w:p>
        </w:tc>
      </w:tr>
      <w:tr w:rsidR="34AD5B50" w:rsidRPr="00C80238" w14:paraId="36290C4C"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9AA081A" w14:textId="77777777" w:rsidR="34AD5B50" w:rsidRPr="002C6C11" w:rsidRDefault="34AD5B50" w:rsidP="34AD5B50">
            <w:pPr>
              <w:rPr>
                <w:rFonts w:ascii="Montserrat" w:hAnsi="Montserrat"/>
                <w:b/>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1B948E68" w14:textId="77777777" w:rsidR="34AD5B50" w:rsidRPr="002C6C11" w:rsidRDefault="34AD5B50" w:rsidP="34AD5B50">
            <w:pPr>
              <w:rPr>
                <w:rFonts w:ascii="Montserrat" w:hAnsi="Montserrat"/>
                <w:color w:val="auto"/>
              </w:rPr>
            </w:pPr>
          </w:p>
        </w:tc>
      </w:tr>
      <w:tr w:rsidR="34AD5B50" w:rsidRPr="00C80238" w14:paraId="1842063F"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0D64AFB4" w14:textId="77777777" w:rsidR="34AD5B50" w:rsidRPr="002C6C11" w:rsidRDefault="34AD5B50" w:rsidP="34AD5B50">
            <w:pPr>
              <w:rPr>
                <w:rFonts w:ascii="Montserrat" w:hAnsi="Montserrat"/>
                <w:b/>
                <w:color w:val="auto"/>
              </w:rPr>
            </w:pPr>
            <w:r w:rsidRPr="002C6C11">
              <w:rPr>
                <w:rFonts w:ascii="Montserrat" w:hAnsi="Montserrat"/>
                <w:b/>
                <w:color w:val="auto"/>
              </w:rPr>
              <w:t>Preconditions:</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71259C2" w14:textId="5DAAF9C7" w:rsidR="34AD5B50" w:rsidRPr="002C6C11" w:rsidRDefault="34AD5B50" w:rsidP="34AD5B50">
            <w:pPr>
              <w:rPr>
                <w:rFonts w:ascii="Montserrat" w:hAnsi="Montserrat"/>
                <w:color w:val="auto"/>
              </w:rPr>
            </w:pPr>
            <w:r w:rsidRPr="002C6C11">
              <w:rPr>
                <w:rFonts w:ascii="Montserrat" w:hAnsi="Montserrat"/>
                <w:b/>
                <w:color w:val="auto"/>
              </w:rPr>
              <w:t xml:space="preserve">Pre1: </w:t>
            </w:r>
            <w:r w:rsidR="169FF550" w:rsidRPr="002C6C11">
              <w:rPr>
                <w:rFonts w:ascii="Montserrat" w:hAnsi="Montserrat"/>
                <w:color w:val="auto"/>
              </w:rPr>
              <w:t>Ensure that the MDM2510 modem (on the vessel) is able to capture multicast content from Nittedal, Norway over VSAT</w:t>
            </w:r>
          </w:p>
          <w:p w14:paraId="6158752D" w14:textId="24CB54B6" w:rsidR="169FF550" w:rsidRPr="002C6C11" w:rsidRDefault="169FF550" w:rsidP="34AD5B50">
            <w:pPr>
              <w:rPr>
                <w:rFonts w:ascii="Montserrat" w:hAnsi="Montserrat"/>
                <w:color w:val="auto"/>
              </w:rPr>
            </w:pPr>
            <w:r w:rsidRPr="002C6C11">
              <w:rPr>
                <w:rFonts w:ascii="Montserrat" w:hAnsi="Montserrat"/>
                <w:b/>
                <w:color w:val="auto"/>
              </w:rPr>
              <w:t xml:space="preserve">Pre2: </w:t>
            </w:r>
            <w:r w:rsidRPr="002C6C11">
              <w:rPr>
                <w:rFonts w:ascii="Montserrat" w:hAnsi="Montserrat"/>
                <w:color w:val="auto"/>
              </w:rPr>
              <w:t>Ensure that the users are connected to the private network</w:t>
            </w:r>
          </w:p>
          <w:p w14:paraId="285C5603" w14:textId="309014A8" w:rsidR="169FF550" w:rsidRPr="002C6C11" w:rsidRDefault="169FF550" w:rsidP="34AD5B50">
            <w:pPr>
              <w:rPr>
                <w:rFonts w:ascii="Montserrat" w:hAnsi="Montserrat"/>
                <w:b/>
                <w:color w:val="auto"/>
              </w:rPr>
            </w:pPr>
            <w:r w:rsidRPr="002C6C11">
              <w:rPr>
                <w:rFonts w:ascii="Montserrat" w:hAnsi="Montserrat"/>
                <w:b/>
                <w:color w:val="auto"/>
              </w:rPr>
              <w:t xml:space="preserve">Pre3: </w:t>
            </w:r>
            <w:r w:rsidRPr="002C6C11">
              <w:rPr>
                <w:rFonts w:ascii="Montserrat" w:hAnsi="Montserrat"/>
                <w:color w:val="auto"/>
              </w:rPr>
              <w:t>Users can access the QStream player when connected to the network</w:t>
            </w:r>
          </w:p>
          <w:p w14:paraId="66065A9A" w14:textId="52359413" w:rsidR="34AD5B50" w:rsidRPr="002C6C11" w:rsidRDefault="34AD5B50" w:rsidP="34AD5B50">
            <w:pPr>
              <w:rPr>
                <w:rFonts w:ascii="Montserrat" w:hAnsi="Montserrat"/>
                <w:b/>
                <w:color w:val="auto"/>
              </w:rPr>
            </w:pPr>
          </w:p>
        </w:tc>
      </w:tr>
      <w:tr w:rsidR="34AD5B50" w:rsidRPr="00C80238" w14:paraId="43EE4A1F"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673D791" w14:textId="77777777" w:rsidR="34AD5B50" w:rsidRPr="002C6C11" w:rsidRDefault="34AD5B50" w:rsidP="34AD5B50">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20EF2A6" w14:textId="77777777" w:rsidR="34AD5B50" w:rsidRPr="002C6C11" w:rsidRDefault="34AD5B50" w:rsidP="34AD5B50">
            <w:pPr>
              <w:rPr>
                <w:rFonts w:ascii="Montserrat" w:hAnsi="Montserrat"/>
                <w:color w:val="auto"/>
              </w:rPr>
            </w:pPr>
          </w:p>
        </w:tc>
      </w:tr>
      <w:tr w:rsidR="34AD5B50" w:rsidRPr="00C80238" w14:paraId="6877B847"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EEC31CF" w14:textId="77777777" w:rsidR="34AD5B50" w:rsidRPr="002C6C11" w:rsidRDefault="34AD5B50" w:rsidP="34AD5B50">
            <w:pPr>
              <w:rPr>
                <w:rFonts w:ascii="Montserrat" w:hAnsi="Montserrat"/>
                <w:b/>
                <w:color w:val="auto"/>
              </w:rPr>
            </w:pPr>
            <w:r w:rsidRPr="002C6C11">
              <w:rPr>
                <w:rFonts w:ascii="Montserrat" w:hAnsi="Montserrat"/>
                <w:b/>
                <w:color w:val="auto"/>
              </w:rPr>
              <w:t>Description:</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41C00CAE" w14:textId="0916E231" w:rsidR="34AD5B50" w:rsidRPr="00F21166" w:rsidRDefault="1C667734" w:rsidP="34AD5B50">
            <w:pPr>
              <w:rPr>
                <w:rFonts w:ascii="Montserrat" w:hAnsi="Montserrat"/>
                <w:color w:val="auto"/>
              </w:rPr>
            </w:pPr>
            <w:r w:rsidRPr="00F21166">
              <w:rPr>
                <w:rFonts w:ascii="Montserrat" w:hAnsi="Montserrat"/>
                <w:color w:val="auto"/>
              </w:rPr>
              <w:t>The multimedia tests will be divided into two parts: component testing and the end-to-end test</w:t>
            </w:r>
            <w:r w:rsidR="00F21166">
              <w:rPr>
                <w:rFonts w:ascii="Montserrat" w:hAnsi="Montserrat"/>
                <w:color w:val="auto"/>
              </w:rPr>
              <w:t xml:space="preserve">. </w:t>
            </w:r>
            <w:r w:rsidRPr="00F21166">
              <w:rPr>
                <w:rFonts w:ascii="Montserrat" w:hAnsi="Montserrat"/>
                <w:color w:val="auto"/>
              </w:rPr>
              <w:t>This was done to make it possible to allow for a systematic evaluation of each component, ensuring proper functionality instead of testing all the components at once. The tests that will be conducted on the multimedia test are to validate that the user is able to watch content over the private network</w:t>
            </w:r>
            <w:r w:rsidRPr="00F21166">
              <w:rPr>
                <w:rFonts w:ascii="Montserrat" w:hAnsi="Montserrat"/>
                <w:color w:val="auto"/>
              </w:rPr>
              <w:br/>
            </w:r>
          </w:p>
          <w:p w14:paraId="57B49E50" w14:textId="1754EA0B" w:rsidR="4435645E" w:rsidRPr="002C6C11" w:rsidRDefault="4435645E" w:rsidP="34AD5B50">
            <w:pPr>
              <w:rPr>
                <w:rFonts w:ascii="Montserrat" w:hAnsi="Montserrat"/>
                <w:color w:val="751D20"/>
                <w:u w:val="single"/>
              </w:rPr>
            </w:pPr>
            <w:r w:rsidRPr="00F21166">
              <w:rPr>
                <w:rFonts w:ascii="Montserrat" w:hAnsi="Montserrat"/>
                <w:color w:val="auto"/>
              </w:rPr>
              <w:t>The component test validates the multimedia content delivery capabilities of the Flute GW to ensure that the system works before performing the end-to-end test on the vessel. The purpose is to verify that the gateway can serve cached satellite content to multiple concurrent users over HTTP over unicast.  The test was conducted using Grafana k6, an open-source load testing tool, to simulate 50 concurrent users requesting video content from the Flute GW.</w:t>
            </w:r>
          </w:p>
        </w:tc>
      </w:tr>
      <w:tr w:rsidR="34AD5B50" w:rsidRPr="00C80238" w14:paraId="1AADD694"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C2BBC59" w14:textId="77777777" w:rsidR="34AD5B50" w:rsidRPr="002C6C11" w:rsidRDefault="34AD5B50" w:rsidP="34AD5B50">
            <w:pPr>
              <w:rPr>
                <w:rFonts w:ascii="Montserrat" w:hAnsi="Montserrat"/>
                <w:b/>
                <w:color w:val="auto"/>
              </w:rPr>
            </w:pPr>
            <w:r w:rsidRPr="002C6C11">
              <w:rPr>
                <w:rFonts w:ascii="Montserrat" w:hAnsi="Montserrat"/>
                <w:b/>
                <w:color w:val="auto"/>
              </w:rPr>
              <w:t>Test Steps:</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1AECD515" w14:textId="4A9B685A" w:rsidR="34AD5B50" w:rsidRPr="002C6C11" w:rsidRDefault="34AD5B50" w:rsidP="34AD5B50">
            <w:pPr>
              <w:rPr>
                <w:rFonts w:ascii="Montserrat" w:hAnsi="Montserrat"/>
                <w:b/>
                <w:color w:val="auto"/>
              </w:rPr>
            </w:pPr>
            <w:r w:rsidRPr="002C6C11">
              <w:rPr>
                <w:rFonts w:ascii="Montserrat" w:hAnsi="Montserrat"/>
                <w:b/>
                <w:color w:val="auto"/>
              </w:rPr>
              <w:t xml:space="preserve">S1: </w:t>
            </w:r>
            <w:r w:rsidR="3BF5CE31" w:rsidRPr="002C6C11">
              <w:rPr>
                <w:rFonts w:ascii="Montserrat" w:hAnsi="Montserrat"/>
                <w:color w:val="auto"/>
              </w:rPr>
              <w:t>Run the test script using K6</w:t>
            </w:r>
          </w:p>
        </w:tc>
      </w:tr>
      <w:tr w:rsidR="34AD5B50" w:rsidRPr="00C80238" w14:paraId="5E842DA9"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DE06F58" w14:textId="77777777" w:rsidR="34AD5B50" w:rsidRPr="002C6C11" w:rsidRDefault="34AD5B50" w:rsidP="34AD5B50">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38E4A55" w14:textId="21F20EBE" w:rsidR="34AD5B50" w:rsidRPr="002C6C11" w:rsidRDefault="55414028" w:rsidP="34AD5B50">
            <w:pPr>
              <w:rPr>
                <w:rFonts w:ascii="Montserrat" w:hAnsi="Montserrat"/>
                <w:b/>
                <w:color w:val="auto"/>
              </w:rPr>
            </w:pPr>
            <w:r w:rsidRPr="002C6C11">
              <w:rPr>
                <w:rFonts w:ascii="Montserrat" w:hAnsi="Montserrat"/>
                <w:b/>
                <w:color w:val="auto"/>
              </w:rPr>
              <w:t>S2:</w:t>
            </w:r>
            <w:r w:rsidR="5111E885" w:rsidRPr="002C6C11">
              <w:rPr>
                <w:rFonts w:ascii="Montserrat" w:hAnsi="Montserrat"/>
                <w:b/>
                <w:color w:val="auto"/>
              </w:rPr>
              <w:t xml:space="preserve"> </w:t>
            </w:r>
            <w:r w:rsidR="5111E885" w:rsidRPr="002C6C11">
              <w:rPr>
                <w:rFonts w:ascii="Montserrat" w:hAnsi="Montserrat"/>
                <w:color w:val="auto"/>
              </w:rPr>
              <w:t xml:space="preserve">Check the SigNoz dashboard and document the results. If </w:t>
            </w:r>
            <w:r w:rsidR="66A04EC5" w:rsidRPr="002C6C11">
              <w:rPr>
                <w:rFonts w:ascii="Montserrat" w:hAnsi="Montserrat"/>
                <w:color w:val="auto"/>
              </w:rPr>
              <w:t>successful</w:t>
            </w:r>
            <w:r w:rsidR="5111E885" w:rsidRPr="002C6C11">
              <w:rPr>
                <w:rFonts w:ascii="Montserrat" w:hAnsi="Montserrat"/>
                <w:color w:val="auto"/>
              </w:rPr>
              <w:t>, go to S3</w:t>
            </w:r>
          </w:p>
        </w:tc>
      </w:tr>
      <w:tr w:rsidR="34AD5B50" w:rsidRPr="00C80238" w14:paraId="3A5B7CAD"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FD3BE9A" w14:textId="77777777" w:rsidR="34AD5B50" w:rsidRPr="002C6C11" w:rsidRDefault="34AD5B50" w:rsidP="34AD5B50">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CD72DBE" w14:textId="6CFDFA66" w:rsidR="34AD5B50" w:rsidRPr="002C6C11" w:rsidRDefault="55414028" w:rsidP="34AD5B50">
            <w:pPr>
              <w:rPr>
                <w:rFonts w:ascii="Montserrat" w:hAnsi="Montserrat"/>
                <w:b/>
                <w:color w:val="auto"/>
              </w:rPr>
            </w:pPr>
            <w:r w:rsidRPr="002C6C11">
              <w:rPr>
                <w:rFonts w:ascii="Montserrat" w:hAnsi="Montserrat"/>
                <w:b/>
                <w:color w:val="auto"/>
              </w:rPr>
              <w:t xml:space="preserve">S3: </w:t>
            </w:r>
            <w:r w:rsidR="7A4A24D7" w:rsidRPr="002C6C11">
              <w:rPr>
                <w:rFonts w:ascii="Montserrat" w:hAnsi="Montserrat"/>
                <w:color w:val="auto"/>
              </w:rPr>
              <w:t>The UE can use the QStream player to discover the FTA GW and watch multimedia content over the network. In the background, verifying the metrics obtained f</w:t>
            </w:r>
            <w:r w:rsidR="1AE9BA8E" w:rsidRPr="002C6C11">
              <w:rPr>
                <w:rFonts w:ascii="Montserrat" w:hAnsi="Montserrat"/>
                <w:color w:val="auto"/>
              </w:rPr>
              <w:t>rom the media player and Flute-GW</w:t>
            </w:r>
          </w:p>
        </w:tc>
      </w:tr>
      <w:tr w:rsidR="55414028" w:rsidRPr="00C80238" w14:paraId="37FC597F" w14:textId="77777777" w:rsidTr="55414028">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0653DEA" w14:textId="33F15F97" w:rsidR="55414028" w:rsidRPr="002C6C11" w:rsidRDefault="55414028" w:rsidP="55414028">
            <w:pPr>
              <w:rPr>
                <w:rFonts w:ascii="Montserrat" w:hAnsi="Montserrat"/>
                <w:color w:val="auto"/>
              </w:rPr>
            </w:pP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F0C6DDF" w14:textId="32C9B311" w:rsidR="55414028" w:rsidRPr="002C6C11" w:rsidRDefault="55414028" w:rsidP="55414028">
            <w:pPr>
              <w:rPr>
                <w:rFonts w:ascii="Montserrat" w:hAnsi="Montserrat"/>
                <w:b/>
                <w:color w:val="auto"/>
              </w:rPr>
            </w:pPr>
          </w:p>
        </w:tc>
      </w:tr>
      <w:tr w:rsidR="34AD5B50" w:rsidRPr="00C80238" w14:paraId="6AAEED7A"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112CE3FE" w14:textId="77777777" w:rsidR="34AD5B50" w:rsidRPr="002C6C11" w:rsidRDefault="34AD5B50" w:rsidP="34AD5B50">
            <w:pPr>
              <w:rPr>
                <w:rFonts w:ascii="Montserrat" w:hAnsi="Montserrat"/>
                <w:b/>
                <w:color w:val="auto"/>
              </w:rPr>
            </w:pPr>
            <w:r w:rsidRPr="002C6C11">
              <w:rPr>
                <w:rFonts w:ascii="Montserrat" w:hAnsi="Montserrat"/>
                <w:b/>
                <w:color w:val="auto"/>
              </w:rPr>
              <w:t>Associated KPI:</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A5A59CE" w14:textId="5417E3A8" w:rsidR="557799D1" w:rsidRPr="002C6C11" w:rsidRDefault="557799D1" w:rsidP="55414028">
            <w:pPr>
              <w:rPr>
                <w:rFonts w:ascii="Montserrat" w:hAnsi="Montserrat"/>
                <w:color w:val="auto"/>
              </w:rPr>
            </w:pPr>
            <w:r w:rsidRPr="002C6C11">
              <w:rPr>
                <w:rFonts w:ascii="Montserrat" w:hAnsi="Montserrat"/>
                <w:color w:val="auto"/>
              </w:rPr>
              <w:t>KPIs captured from the media player and the Flute GW:</w:t>
            </w:r>
          </w:p>
          <w:p w14:paraId="1B244F18" w14:textId="32E4217B" w:rsidR="61C8B7D5" w:rsidRPr="002C6C11" w:rsidRDefault="61C8B7D5" w:rsidP="00F44F36">
            <w:pPr>
              <w:pStyle w:val="ListParagraph"/>
              <w:numPr>
                <w:ilvl w:val="0"/>
                <w:numId w:val="292"/>
              </w:numPr>
              <w:rPr>
                <w:rFonts w:ascii="Montserrat" w:hAnsi="Montserrat"/>
                <w:color w:val="auto"/>
              </w:rPr>
            </w:pPr>
            <w:r w:rsidRPr="002C6C11">
              <w:rPr>
                <w:rFonts w:ascii="Montserrat" w:hAnsi="Montserrat"/>
                <w:color w:val="auto"/>
              </w:rPr>
              <w:t>Buffering time</w:t>
            </w:r>
            <w:r w:rsidR="5357486D" w:rsidRPr="002C6C11">
              <w:rPr>
                <w:rFonts w:ascii="Montserrat" w:hAnsi="Montserrat"/>
                <w:color w:val="auto"/>
              </w:rPr>
              <w:t xml:space="preserve">, </w:t>
            </w:r>
            <w:r w:rsidRPr="002C6C11">
              <w:rPr>
                <w:rFonts w:ascii="Montserrat" w:hAnsi="Montserrat"/>
                <w:color w:val="auto"/>
              </w:rPr>
              <w:t>video resolution</w:t>
            </w:r>
            <w:r w:rsidR="69850978" w:rsidRPr="002C6C11">
              <w:rPr>
                <w:rFonts w:ascii="Montserrat" w:hAnsi="Montserrat"/>
                <w:color w:val="auto"/>
              </w:rPr>
              <w:t xml:space="preserve">, </w:t>
            </w:r>
            <w:r w:rsidRPr="002C6C11">
              <w:rPr>
                <w:rFonts w:ascii="Montserrat" w:hAnsi="Montserrat"/>
                <w:color w:val="auto"/>
              </w:rPr>
              <w:t>HTTP requests/response and latency metrics</w:t>
            </w:r>
            <w:r w:rsidR="6A9F277C" w:rsidRPr="002C6C11">
              <w:rPr>
                <w:rFonts w:ascii="Montserrat" w:hAnsi="Montserrat"/>
                <w:color w:val="auto"/>
              </w:rPr>
              <w:t>.</w:t>
            </w:r>
          </w:p>
          <w:p w14:paraId="43A64CEF" w14:textId="3C0FF9BB" w:rsidR="34AD5B50" w:rsidRPr="002C6C11" w:rsidRDefault="351F1D08" w:rsidP="00F44F36">
            <w:pPr>
              <w:pStyle w:val="ListParagraph"/>
              <w:numPr>
                <w:ilvl w:val="0"/>
                <w:numId w:val="292"/>
              </w:numPr>
              <w:rPr>
                <w:rFonts w:ascii="Montserrat" w:hAnsi="Montserrat"/>
                <w:color w:val="auto"/>
              </w:rPr>
            </w:pPr>
            <w:r w:rsidRPr="002C6C11">
              <w:rPr>
                <w:rFonts w:ascii="Montserrat" w:hAnsi="Montserrat"/>
                <w:color w:val="auto"/>
              </w:rPr>
              <w:t xml:space="preserve">Data received &amp; sent </w:t>
            </w:r>
          </w:p>
        </w:tc>
      </w:tr>
      <w:tr w:rsidR="34AD5B50" w:rsidRPr="00C80238" w14:paraId="1EB85FF8" w14:textId="77777777" w:rsidTr="34AD5B50">
        <w:trPr>
          <w:trHeight w:val="300"/>
        </w:trPr>
        <w:tc>
          <w:tcPr>
            <w:tcW w:w="17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AD2AB4C" w14:textId="77777777" w:rsidR="34AD5B50" w:rsidRPr="002C6C11" w:rsidRDefault="34AD5B50" w:rsidP="34AD5B50">
            <w:pPr>
              <w:rPr>
                <w:rFonts w:ascii="Montserrat" w:hAnsi="Montserrat"/>
                <w:b/>
                <w:color w:val="auto"/>
              </w:rPr>
            </w:pPr>
            <w:r w:rsidRPr="002C6C11">
              <w:rPr>
                <w:rFonts w:ascii="Montserrat" w:hAnsi="Montserrat"/>
                <w:b/>
                <w:color w:val="auto"/>
              </w:rPr>
              <w:t>Actual Result:</w:t>
            </w:r>
          </w:p>
        </w:tc>
        <w:tc>
          <w:tcPr>
            <w:tcW w:w="72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024C91D" w14:textId="77777777" w:rsidR="34AD5B50" w:rsidRPr="002C6C11" w:rsidRDefault="34AD5B50" w:rsidP="34AD5B50">
            <w:pPr>
              <w:rPr>
                <w:rFonts w:ascii="Montserrat" w:hAnsi="Montserrat"/>
                <w:color w:val="auto"/>
              </w:rPr>
            </w:pPr>
            <w:r w:rsidRPr="002C6C11">
              <w:rPr>
                <w:rFonts w:ascii="Montserrat" w:hAnsi="Montserrat"/>
                <w:color w:val="auto"/>
              </w:rPr>
              <w:t>See TN 5.3</w:t>
            </w:r>
          </w:p>
        </w:tc>
      </w:tr>
    </w:tbl>
    <w:p w14:paraId="0989B300" w14:textId="4E9441BC" w:rsidR="00D443F9" w:rsidRPr="002C6C11" w:rsidRDefault="00D443F9" w:rsidP="00D51218">
      <w:pPr>
        <w:pStyle w:val="ParagraphText"/>
      </w:pPr>
    </w:p>
    <w:p w14:paraId="1862E719" w14:textId="6D363094" w:rsidR="00192B05" w:rsidRPr="002C6C11" w:rsidRDefault="29CCC407" w:rsidP="00192B05">
      <w:pPr>
        <w:pStyle w:val="ParagraphText"/>
      </w:pPr>
      <w:r w:rsidRPr="002C6C11">
        <w:t>For the Magma Integration with OSM, the following test cases has been defined:</w:t>
      </w:r>
    </w:p>
    <w:p w14:paraId="66CAFE5B" w14:textId="17FA19A1" w:rsidR="55414028" w:rsidRPr="002C6C11" w:rsidRDefault="55414028" w:rsidP="55414028">
      <w:pPr>
        <w:pStyle w:val="ParagraphText"/>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192B05" w:rsidRPr="00C80238" w14:paraId="34ACB801" w14:textId="77777777" w:rsidTr="7974CA7E">
        <w:trPr>
          <w:trHeight w:val="300"/>
        </w:trPr>
        <w:tc>
          <w:tcPr>
            <w:tcW w:w="1775" w:type="dxa"/>
            <w:shd w:val="clear" w:color="auto" w:fill="C1E4F5" w:themeFill="accent1" w:themeFillTint="33"/>
            <w:vAlign w:val="center"/>
          </w:tcPr>
          <w:p w14:paraId="25486ECB" w14:textId="726C4545" w:rsidR="00192B05" w:rsidRPr="002C6C11" w:rsidRDefault="76FF2484" w:rsidP="7974CA7E">
            <w:pPr>
              <w:rPr>
                <w:rFonts w:ascii="Montserrat" w:hAnsi="Montserrat"/>
                <w:b/>
                <w:bCs/>
                <w:color w:val="auto"/>
              </w:rPr>
            </w:pPr>
            <w:r w:rsidRPr="7974CA7E">
              <w:rPr>
                <w:rFonts w:ascii="Montserrat" w:hAnsi="Montserrat"/>
                <w:b/>
                <w:bCs/>
                <w:color w:val="auto"/>
              </w:rPr>
              <w:t xml:space="preserve">Test Case </w:t>
            </w:r>
            <w:r w:rsidR="14CD2B94" w:rsidRPr="7974CA7E">
              <w:rPr>
                <w:rFonts w:ascii="Montserrat" w:hAnsi="Montserrat"/>
                <w:b/>
                <w:bCs/>
                <w:color w:val="auto"/>
              </w:rPr>
              <w:t>5</w:t>
            </w:r>
          </w:p>
        </w:tc>
        <w:tc>
          <w:tcPr>
            <w:tcW w:w="7215" w:type="dxa"/>
            <w:shd w:val="clear" w:color="auto" w:fill="C1E4F5" w:themeFill="accent1" w:themeFillTint="33"/>
            <w:vAlign w:val="center"/>
          </w:tcPr>
          <w:p w14:paraId="66CF2AE0" w14:textId="77777777" w:rsidR="00192B05" w:rsidRPr="002C6C11" w:rsidRDefault="00192B05">
            <w:pPr>
              <w:rPr>
                <w:rFonts w:ascii="Montserrat" w:hAnsi="Montserrat"/>
                <w:b/>
                <w:color w:val="auto"/>
              </w:rPr>
            </w:pPr>
          </w:p>
        </w:tc>
      </w:tr>
      <w:tr w:rsidR="00192B05" w:rsidRPr="00C80238" w14:paraId="7821B2DF" w14:textId="77777777" w:rsidTr="7974CA7E">
        <w:trPr>
          <w:trHeight w:val="300"/>
        </w:trPr>
        <w:tc>
          <w:tcPr>
            <w:tcW w:w="1775" w:type="dxa"/>
            <w:shd w:val="clear" w:color="auto" w:fill="FFFFFF" w:themeFill="background1"/>
            <w:vAlign w:val="center"/>
          </w:tcPr>
          <w:p w14:paraId="611BD607" w14:textId="77777777" w:rsidR="00192B05" w:rsidRPr="002C6C11" w:rsidRDefault="00192B05">
            <w:pPr>
              <w:rPr>
                <w:rFonts w:ascii="Montserrat" w:hAnsi="Montserrat"/>
                <w:b/>
                <w:color w:val="auto"/>
              </w:rPr>
            </w:pPr>
            <w:r w:rsidRPr="002C6C11">
              <w:rPr>
                <w:rFonts w:ascii="Montserrat" w:hAnsi="Montserrat"/>
                <w:b/>
                <w:color w:val="auto"/>
              </w:rPr>
              <w:t>Title:</w:t>
            </w:r>
          </w:p>
        </w:tc>
        <w:tc>
          <w:tcPr>
            <w:tcW w:w="7215" w:type="dxa"/>
            <w:shd w:val="clear" w:color="auto" w:fill="FFFFFF" w:themeFill="background1"/>
            <w:vAlign w:val="center"/>
          </w:tcPr>
          <w:p w14:paraId="03EEB851" w14:textId="77777777" w:rsidR="00192B05" w:rsidRPr="002C6C11" w:rsidRDefault="00192B05">
            <w:pPr>
              <w:rPr>
                <w:rFonts w:ascii="Montserrat" w:hAnsi="Montserrat"/>
                <w:color w:val="auto"/>
              </w:rPr>
            </w:pPr>
            <w:r w:rsidRPr="002C6C11">
              <w:rPr>
                <w:rFonts w:ascii="Montserrat" w:hAnsi="Montserrat"/>
                <w:color w:val="auto"/>
              </w:rPr>
              <w:t>Deployment time for the Magma Orchestrator</w:t>
            </w:r>
          </w:p>
        </w:tc>
      </w:tr>
      <w:tr w:rsidR="00192B05" w:rsidRPr="00C80238" w14:paraId="2AAE98BB" w14:textId="77777777" w:rsidTr="7974CA7E">
        <w:trPr>
          <w:trHeight w:val="300"/>
        </w:trPr>
        <w:tc>
          <w:tcPr>
            <w:tcW w:w="1775" w:type="dxa"/>
            <w:shd w:val="clear" w:color="auto" w:fill="FFFFFF" w:themeFill="background1"/>
            <w:vAlign w:val="center"/>
          </w:tcPr>
          <w:p w14:paraId="3FD7FEBC" w14:textId="77777777" w:rsidR="00192B05" w:rsidRPr="002C6C11" w:rsidRDefault="00192B05">
            <w:pPr>
              <w:rPr>
                <w:rFonts w:ascii="Montserrat" w:hAnsi="Montserrat"/>
                <w:b/>
                <w:color w:val="auto"/>
              </w:rPr>
            </w:pPr>
            <w:r w:rsidRPr="002C6C11">
              <w:rPr>
                <w:rFonts w:ascii="Montserrat" w:hAnsi="Montserrat"/>
                <w:b/>
                <w:color w:val="auto"/>
              </w:rPr>
              <w:t>Test type:</w:t>
            </w:r>
          </w:p>
        </w:tc>
        <w:tc>
          <w:tcPr>
            <w:tcW w:w="7215" w:type="dxa"/>
            <w:shd w:val="clear" w:color="auto" w:fill="FFFFFF" w:themeFill="background1"/>
            <w:vAlign w:val="center"/>
          </w:tcPr>
          <w:p w14:paraId="5C545786" w14:textId="77777777" w:rsidR="00192B05" w:rsidRPr="002C6C11" w:rsidRDefault="00192B05">
            <w:pPr>
              <w:rPr>
                <w:rFonts w:ascii="Montserrat" w:hAnsi="Montserrat"/>
                <w:color w:val="auto"/>
              </w:rPr>
            </w:pPr>
            <w:r w:rsidRPr="002C6C11">
              <w:rPr>
                <w:rFonts w:ascii="Montserrat" w:hAnsi="Montserrat"/>
                <w:color w:val="auto"/>
              </w:rPr>
              <w:t>Component test</w:t>
            </w:r>
          </w:p>
        </w:tc>
      </w:tr>
      <w:tr w:rsidR="00192B05" w:rsidRPr="00C80238" w14:paraId="39286C5C" w14:textId="77777777" w:rsidTr="7974CA7E">
        <w:trPr>
          <w:trHeight w:val="300"/>
        </w:trPr>
        <w:tc>
          <w:tcPr>
            <w:tcW w:w="1775" w:type="dxa"/>
            <w:shd w:val="clear" w:color="auto" w:fill="FFFFFF" w:themeFill="background1"/>
            <w:vAlign w:val="center"/>
          </w:tcPr>
          <w:p w14:paraId="07260ABD" w14:textId="77777777" w:rsidR="00192B05" w:rsidRPr="002C6C11" w:rsidRDefault="00192B05">
            <w:pPr>
              <w:rPr>
                <w:rFonts w:ascii="Montserrat" w:hAnsi="Montserrat"/>
                <w:b/>
                <w:color w:val="auto"/>
              </w:rPr>
            </w:pPr>
            <w:r w:rsidRPr="002C6C11">
              <w:rPr>
                <w:rFonts w:ascii="Montserrat" w:hAnsi="Montserrat"/>
                <w:b/>
                <w:color w:val="auto"/>
              </w:rPr>
              <w:t>Responsible Partner:</w:t>
            </w:r>
          </w:p>
        </w:tc>
        <w:tc>
          <w:tcPr>
            <w:tcW w:w="7215" w:type="dxa"/>
            <w:shd w:val="clear" w:color="auto" w:fill="FFFFFF" w:themeFill="background1"/>
            <w:vAlign w:val="center"/>
          </w:tcPr>
          <w:p w14:paraId="5976AF1A" w14:textId="77777777" w:rsidR="00192B05" w:rsidRPr="002C6C11" w:rsidRDefault="00192B05">
            <w:pPr>
              <w:rPr>
                <w:rFonts w:ascii="Montserrat" w:hAnsi="Montserrat"/>
                <w:color w:val="auto"/>
              </w:rPr>
            </w:pPr>
            <w:r w:rsidRPr="002C6C11">
              <w:rPr>
                <w:rFonts w:ascii="Montserrat" w:hAnsi="Montserrat"/>
                <w:color w:val="auto"/>
              </w:rPr>
              <w:t>Telenor</w:t>
            </w:r>
          </w:p>
        </w:tc>
      </w:tr>
      <w:tr w:rsidR="00192B05" w:rsidRPr="00C80238" w14:paraId="2E27E597" w14:textId="77777777" w:rsidTr="7974CA7E">
        <w:trPr>
          <w:trHeight w:val="300"/>
        </w:trPr>
        <w:tc>
          <w:tcPr>
            <w:tcW w:w="1775" w:type="dxa"/>
            <w:shd w:val="clear" w:color="auto" w:fill="FFFFFF" w:themeFill="background1"/>
            <w:vAlign w:val="center"/>
          </w:tcPr>
          <w:p w14:paraId="5ED1DF2F" w14:textId="77777777" w:rsidR="00192B05" w:rsidRPr="002C6C11" w:rsidRDefault="00192B05">
            <w:pPr>
              <w:rPr>
                <w:rFonts w:ascii="Montserrat" w:hAnsi="Montserrat"/>
                <w:b/>
                <w:color w:val="auto"/>
              </w:rPr>
            </w:pPr>
          </w:p>
        </w:tc>
        <w:tc>
          <w:tcPr>
            <w:tcW w:w="7215" w:type="dxa"/>
            <w:shd w:val="clear" w:color="auto" w:fill="FFFFFF" w:themeFill="background1"/>
            <w:vAlign w:val="center"/>
          </w:tcPr>
          <w:p w14:paraId="346BFF24" w14:textId="77777777" w:rsidR="00192B05" w:rsidRPr="002C6C11" w:rsidRDefault="00192B05">
            <w:pPr>
              <w:rPr>
                <w:rFonts w:ascii="Montserrat" w:hAnsi="Montserrat"/>
                <w:color w:val="auto"/>
              </w:rPr>
            </w:pPr>
          </w:p>
        </w:tc>
      </w:tr>
      <w:tr w:rsidR="00192B05" w:rsidRPr="00C80238" w14:paraId="767D7DFA" w14:textId="77777777" w:rsidTr="7974CA7E">
        <w:trPr>
          <w:trHeight w:val="300"/>
        </w:trPr>
        <w:tc>
          <w:tcPr>
            <w:tcW w:w="1775" w:type="dxa"/>
            <w:shd w:val="clear" w:color="auto" w:fill="FFFFFF" w:themeFill="background1"/>
            <w:vAlign w:val="center"/>
          </w:tcPr>
          <w:p w14:paraId="4B9F9FB5" w14:textId="77777777" w:rsidR="00192B05" w:rsidRPr="002C6C11" w:rsidRDefault="00192B05">
            <w:pPr>
              <w:rPr>
                <w:rFonts w:ascii="Montserrat" w:hAnsi="Montserrat"/>
                <w:b/>
                <w:color w:val="auto"/>
              </w:rPr>
            </w:pPr>
            <w:r w:rsidRPr="002C6C11">
              <w:rPr>
                <w:rFonts w:ascii="Montserrat" w:hAnsi="Montserrat"/>
                <w:b/>
                <w:color w:val="auto"/>
              </w:rPr>
              <w:t>Preconditions:</w:t>
            </w:r>
          </w:p>
        </w:tc>
        <w:tc>
          <w:tcPr>
            <w:tcW w:w="7215" w:type="dxa"/>
            <w:shd w:val="clear" w:color="auto" w:fill="FFFFFF" w:themeFill="background1"/>
            <w:vAlign w:val="center"/>
          </w:tcPr>
          <w:p w14:paraId="45BEB207" w14:textId="77777777" w:rsidR="00192B05" w:rsidRPr="002C6C11" w:rsidRDefault="00192B05">
            <w:pPr>
              <w:rPr>
                <w:rFonts w:ascii="Montserrat" w:hAnsi="Montserrat"/>
                <w:color w:val="auto"/>
              </w:rPr>
            </w:pPr>
            <w:r w:rsidRPr="002C6C11">
              <w:rPr>
                <w:rFonts w:ascii="Montserrat" w:hAnsi="Montserrat"/>
                <w:b/>
                <w:color w:val="auto"/>
              </w:rPr>
              <w:t xml:space="preserve">Pre1: </w:t>
            </w:r>
            <w:r w:rsidRPr="002C6C11">
              <w:rPr>
                <w:rFonts w:ascii="Montserrat" w:hAnsi="Montserrat"/>
                <w:color w:val="auto"/>
              </w:rPr>
              <w:t>ETSI OSM running in a VM on a desktop PC</w:t>
            </w:r>
          </w:p>
          <w:p w14:paraId="3FC09720" w14:textId="77777777" w:rsidR="00192B05" w:rsidRPr="002C6C11" w:rsidRDefault="00192B05">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OpenStack running on a second desktop PC</w:t>
            </w:r>
          </w:p>
          <w:p w14:paraId="5A7285A2" w14:textId="77777777" w:rsidR="00192B05" w:rsidRPr="002C6C11" w:rsidRDefault="00192B05">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Kubernetes cloud running in a VM that has been deployed on OpenStack</w:t>
            </w:r>
          </w:p>
        </w:tc>
      </w:tr>
      <w:tr w:rsidR="00192B05" w:rsidRPr="00C80238" w14:paraId="453EDD0D" w14:textId="77777777" w:rsidTr="7974CA7E">
        <w:trPr>
          <w:trHeight w:val="300"/>
        </w:trPr>
        <w:tc>
          <w:tcPr>
            <w:tcW w:w="1775" w:type="dxa"/>
            <w:shd w:val="clear" w:color="auto" w:fill="FFFFFF" w:themeFill="background1"/>
            <w:vAlign w:val="center"/>
          </w:tcPr>
          <w:p w14:paraId="4756CFC3" w14:textId="77777777" w:rsidR="00192B05" w:rsidRPr="002C6C11" w:rsidRDefault="00192B05">
            <w:pPr>
              <w:rPr>
                <w:rFonts w:ascii="Montserrat" w:hAnsi="Montserrat"/>
                <w:color w:val="auto"/>
              </w:rPr>
            </w:pPr>
          </w:p>
        </w:tc>
        <w:tc>
          <w:tcPr>
            <w:tcW w:w="7215" w:type="dxa"/>
            <w:shd w:val="clear" w:color="auto" w:fill="FFFFFF" w:themeFill="background1"/>
            <w:vAlign w:val="center"/>
          </w:tcPr>
          <w:p w14:paraId="686D5410" w14:textId="77777777" w:rsidR="00192B05" w:rsidRPr="002C6C11" w:rsidRDefault="00192B05">
            <w:pPr>
              <w:rPr>
                <w:rFonts w:ascii="Montserrat" w:hAnsi="Montserrat"/>
                <w:color w:val="auto"/>
              </w:rPr>
            </w:pPr>
          </w:p>
        </w:tc>
      </w:tr>
      <w:tr w:rsidR="00192B05" w:rsidRPr="00C80238" w14:paraId="5EB8C009" w14:textId="77777777" w:rsidTr="7974CA7E">
        <w:trPr>
          <w:trHeight w:val="300"/>
        </w:trPr>
        <w:tc>
          <w:tcPr>
            <w:tcW w:w="1775" w:type="dxa"/>
            <w:shd w:val="clear" w:color="auto" w:fill="FFFFFF" w:themeFill="background1"/>
            <w:vAlign w:val="center"/>
          </w:tcPr>
          <w:p w14:paraId="17B32380" w14:textId="77777777" w:rsidR="00192B05" w:rsidRPr="002C6C11" w:rsidRDefault="00192B05">
            <w:pPr>
              <w:rPr>
                <w:rFonts w:ascii="Montserrat" w:hAnsi="Montserrat"/>
                <w:b/>
                <w:color w:val="auto"/>
              </w:rPr>
            </w:pPr>
            <w:r w:rsidRPr="002C6C11">
              <w:rPr>
                <w:rFonts w:ascii="Montserrat" w:hAnsi="Montserrat"/>
                <w:b/>
                <w:color w:val="auto"/>
              </w:rPr>
              <w:t>Description:</w:t>
            </w:r>
          </w:p>
        </w:tc>
        <w:tc>
          <w:tcPr>
            <w:tcW w:w="7215" w:type="dxa"/>
            <w:shd w:val="clear" w:color="auto" w:fill="FFFFFF" w:themeFill="background1"/>
            <w:vAlign w:val="center"/>
          </w:tcPr>
          <w:p w14:paraId="4E65AEEE" w14:textId="77777777" w:rsidR="00192B05" w:rsidRPr="002C6C11" w:rsidRDefault="00192B05">
            <w:pPr>
              <w:rPr>
                <w:rFonts w:ascii="Montserrat" w:hAnsi="Montserrat"/>
                <w:color w:val="auto"/>
              </w:rPr>
            </w:pPr>
            <w:r w:rsidRPr="002C6C11">
              <w:rPr>
                <w:rFonts w:ascii="Montserrat" w:hAnsi="Montserrat"/>
                <w:color w:val="auto"/>
              </w:rPr>
              <w:t>Measure how long it takes to deploy the Magma orchestrator (Orc8r) in an OpenStack cloud from an ETSI OSM orchestrator.</w:t>
            </w:r>
            <w:r w:rsidRPr="002C6C11">
              <w:rPr>
                <w:rFonts w:ascii="Montserrat" w:hAnsi="Montserrat"/>
                <w:color w:val="auto"/>
              </w:rPr>
              <w:br/>
              <w:t>Two different criterions were considered for when the Orc8r was deployed:</w:t>
            </w:r>
          </w:p>
          <w:p w14:paraId="2DF4BA9A" w14:textId="77777777" w:rsidR="00192B05" w:rsidRPr="002C6C11" w:rsidRDefault="00192B05" w:rsidP="00B3730E">
            <w:pPr>
              <w:pStyle w:val="ListParagraph"/>
              <w:numPr>
                <w:ilvl w:val="0"/>
                <w:numId w:val="213"/>
              </w:numPr>
              <w:rPr>
                <w:rFonts w:ascii="Montserrat" w:hAnsi="Montserrat"/>
                <w:b/>
                <w:color w:val="auto"/>
              </w:rPr>
            </w:pPr>
            <w:r w:rsidRPr="002C6C11">
              <w:rPr>
                <w:rFonts w:ascii="Montserrat" w:hAnsi="Montserrat"/>
                <w:b/>
                <w:color w:val="auto"/>
              </w:rPr>
              <w:t>All pods up and running:</w:t>
            </w:r>
          </w:p>
          <w:p w14:paraId="20A76D21" w14:textId="77777777" w:rsidR="00192B05" w:rsidRPr="002C6C11" w:rsidRDefault="00192B05">
            <w:pPr>
              <w:rPr>
                <w:rFonts w:ascii="Montserrat" w:hAnsi="Montserrat"/>
                <w:color w:val="auto"/>
              </w:rPr>
            </w:pPr>
            <w:r w:rsidRPr="002C6C11">
              <w:rPr>
                <w:rFonts w:ascii="Montserrat" w:hAnsi="Montserrat"/>
                <w:color w:val="auto"/>
              </w:rPr>
              <w:t xml:space="preserve"> The test is stopped when all the pods of the Orc8r application is up and running in its Kubernetes cluster</w:t>
            </w:r>
          </w:p>
          <w:p w14:paraId="521253E5" w14:textId="77777777" w:rsidR="00192B05" w:rsidRPr="002C6C11" w:rsidRDefault="00192B05" w:rsidP="00B3730E">
            <w:pPr>
              <w:pStyle w:val="ListParagraph"/>
              <w:numPr>
                <w:ilvl w:val="0"/>
                <w:numId w:val="213"/>
              </w:numPr>
              <w:rPr>
                <w:rFonts w:ascii="Montserrat" w:hAnsi="Montserrat"/>
                <w:b/>
                <w:color w:val="auto"/>
              </w:rPr>
            </w:pPr>
            <w:r w:rsidRPr="002C6C11">
              <w:rPr>
                <w:rFonts w:ascii="Montserrat" w:hAnsi="Montserrat"/>
                <w:b/>
                <w:color w:val="auto"/>
              </w:rPr>
              <w:t>Orc8r fully deployed:</w:t>
            </w:r>
          </w:p>
          <w:p w14:paraId="242947EB" w14:textId="77777777" w:rsidR="00192B05" w:rsidRPr="002C6C11" w:rsidRDefault="00192B05">
            <w:pPr>
              <w:rPr>
                <w:rFonts w:ascii="Montserrat" w:hAnsi="Montserrat"/>
                <w:color w:val="auto"/>
              </w:rPr>
            </w:pPr>
            <w:r w:rsidRPr="002C6C11">
              <w:rPr>
                <w:rFonts w:ascii="Montserrat" w:hAnsi="Montserrat"/>
                <w:color w:val="auto"/>
              </w:rPr>
              <w:t xml:space="preserve"> The test is stopped when the configuration of the pods has also been completed.</w:t>
            </w:r>
          </w:p>
        </w:tc>
      </w:tr>
      <w:tr w:rsidR="00192B05" w:rsidRPr="00C80238" w14:paraId="4C3FEC7D" w14:textId="77777777" w:rsidTr="7974CA7E">
        <w:trPr>
          <w:trHeight w:val="300"/>
        </w:trPr>
        <w:tc>
          <w:tcPr>
            <w:tcW w:w="1775" w:type="dxa"/>
            <w:shd w:val="clear" w:color="auto" w:fill="FFFFFF" w:themeFill="background1"/>
            <w:vAlign w:val="center"/>
          </w:tcPr>
          <w:p w14:paraId="70AC05EA" w14:textId="77777777" w:rsidR="00192B05" w:rsidRPr="002C6C11" w:rsidRDefault="00192B05">
            <w:pPr>
              <w:rPr>
                <w:rFonts w:ascii="Montserrat" w:hAnsi="Montserrat"/>
                <w:b/>
                <w:color w:val="auto"/>
              </w:rPr>
            </w:pPr>
            <w:r w:rsidRPr="002C6C11">
              <w:rPr>
                <w:rFonts w:ascii="Montserrat" w:hAnsi="Montserrat"/>
                <w:b/>
                <w:color w:val="auto"/>
              </w:rPr>
              <w:t>Test Steps:</w:t>
            </w:r>
          </w:p>
        </w:tc>
        <w:tc>
          <w:tcPr>
            <w:tcW w:w="7215" w:type="dxa"/>
            <w:shd w:val="clear" w:color="auto" w:fill="FFFFFF" w:themeFill="background1"/>
            <w:vAlign w:val="center"/>
          </w:tcPr>
          <w:p w14:paraId="126BCA63" w14:textId="77777777" w:rsidR="00192B05" w:rsidRPr="002C6C11" w:rsidRDefault="00192B05">
            <w:pPr>
              <w:rPr>
                <w:rFonts w:ascii="Montserrat" w:hAnsi="Montserrat"/>
                <w:color w:val="auto"/>
              </w:rPr>
            </w:pPr>
            <w:r w:rsidRPr="002C6C11">
              <w:rPr>
                <w:rFonts w:ascii="Montserrat" w:hAnsi="Montserrat"/>
                <w:b/>
                <w:color w:val="auto"/>
              </w:rPr>
              <w:t xml:space="preserve">S1: </w:t>
            </w:r>
            <w:r w:rsidRPr="002C6C11">
              <w:rPr>
                <w:rFonts w:ascii="Montserrat" w:hAnsi="Montserrat"/>
                <w:color w:val="auto"/>
              </w:rPr>
              <w:t>Execute command in the OSM client</w:t>
            </w:r>
          </w:p>
        </w:tc>
      </w:tr>
      <w:tr w:rsidR="00192B05" w:rsidRPr="00C80238" w14:paraId="4BAC7FA5" w14:textId="77777777" w:rsidTr="7974CA7E">
        <w:trPr>
          <w:trHeight w:val="300"/>
        </w:trPr>
        <w:tc>
          <w:tcPr>
            <w:tcW w:w="1775" w:type="dxa"/>
            <w:shd w:val="clear" w:color="auto" w:fill="FFFFFF" w:themeFill="background1"/>
            <w:vAlign w:val="center"/>
          </w:tcPr>
          <w:p w14:paraId="4B605DE9" w14:textId="77777777" w:rsidR="00192B05" w:rsidRPr="002C6C11" w:rsidRDefault="00192B05">
            <w:pPr>
              <w:rPr>
                <w:rFonts w:ascii="Montserrat" w:hAnsi="Montserrat"/>
                <w:color w:val="auto"/>
              </w:rPr>
            </w:pPr>
          </w:p>
        </w:tc>
        <w:tc>
          <w:tcPr>
            <w:tcW w:w="7215" w:type="dxa"/>
            <w:shd w:val="clear" w:color="auto" w:fill="FFFFFF" w:themeFill="background1"/>
            <w:vAlign w:val="center"/>
          </w:tcPr>
          <w:p w14:paraId="4AFFA011" w14:textId="77777777" w:rsidR="00192B05" w:rsidRPr="002C6C11" w:rsidRDefault="00192B05">
            <w:pPr>
              <w:rPr>
                <w:rFonts w:ascii="Montserrat" w:hAnsi="Montserrat"/>
                <w:color w:val="auto"/>
              </w:rPr>
            </w:pPr>
            <w:r w:rsidRPr="002C6C11">
              <w:rPr>
                <w:rFonts w:ascii="Montserrat" w:hAnsi="Montserrat"/>
                <w:b/>
                <w:color w:val="auto"/>
              </w:rPr>
              <w:t>S2:</w:t>
            </w:r>
            <w:r w:rsidRPr="002C6C11">
              <w:rPr>
                <w:rFonts w:ascii="Montserrat" w:hAnsi="Montserrat"/>
                <w:color w:val="auto"/>
              </w:rPr>
              <w:t xml:space="preserve"> Monitor the Kubernetes cluster to determine when all pods of the Orc8r application is up and running. </w:t>
            </w:r>
          </w:p>
        </w:tc>
      </w:tr>
      <w:tr w:rsidR="00192B05" w:rsidRPr="00C80238" w14:paraId="26345872" w14:textId="77777777" w:rsidTr="7974CA7E">
        <w:trPr>
          <w:trHeight w:val="300"/>
        </w:trPr>
        <w:tc>
          <w:tcPr>
            <w:tcW w:w="1775" w:type="dxa"/>
            <w:shd w:val="clear" w:color="auto" w:fill="FFFFFF" w:themeFill="background1"/>
            <w:vAlign w:val="center"/>
          </w:tcPr>
          <w:p w14:paraId="33A9C41E" w14:textId="77777777" w:rsidR="00192B05" w:rsidRPr="002C6C11" w:rsidRDefault="00192B05">
            <w:pPr>
              <w:rPr>
                <w:rFonts w:ascii="Montserrat" w:hAnsi="Montserrat"/>
                <w:color w:val="auto"/>
              </w:rPr>
            </w:pPr>
          </w:p>
        </w:tc>
        <w:tc>
          <w:tcPr>
            <w:tcW w:w="7215" w:type="dxa"/>
            <w:shd w:val="clear" w:color="auto" w:fill="FFFFFF" w:themeFill="background1"/>
            <w:vAlign w:val="center"/>
          </w:tcPr>
          <w:p w14:paraId="12D59150" w14:textId="77777777" w:rsidR="00192B05" w:rsidRPr="002C6C11" w:rsidRDefault="00192B05">
            <w:pPr>
              <w:rPr>
                <w:rFonts w:ascii="Montserrat" w:hAnsi="Montserrat"/>
                <w:color w:val="auto"/>
              </w:rPr>
            </w:pPr>
            <w:r w:rsidRPr="002C6C11">
              <w:rPr>
                <w:rFonts w:ascii="Montserrat" w:hAnsi="Montserrat"/>
                <w:b/>
                <w:color w:val="auto"/>
              </w:rPr>
              <w:t xml:space="preserve">S3: </w:t>
            </w:r>
            <w:r w:rsidRPr="002C6C11">
              <w:rPr>
                <w:rFonts w:ascii="Montserrat" w:hAnsi="Montserrat"/>
                <w:color w:val="auto"/>
              </w:rPr>
              <w:t>Monitor the Kubernetes cluster to determine when the pod that configure the NMS has completed.</w:t>
            </w:r>
          </w:p>
        </w:tc>
      </w:tr>
      <w:tr w:rsidR="00192B05" w:rsidRPr="00C80238" w14:paraId="2EBF9182" w14:textId="77777777" w:rsidTr="7974CA7E">
        <w:trPr>
          <w:trHeight w:val="300"/>
        </w:trPr>
        <w:tc>
          <w:tcPr>
            <w:tcW w:w="1775" w:type="dxa"/>
            <w:shd w:val="clear" w:color="auto" w:fill="FFFFFF" w:themeFill="background1"/>
            <w:vAlign w:val="center"/>
          </w:tcPr>
          <w:p w14:paraId="4131D199" w14:textId="77777777" w:rsidR="00192B05" w:rsidRPr="002C6C11" w:rsidRDefault="00192B05">
            <w:pPr>
              <w:rPr>
                <w:rFonts w:ascii="Montserrat" w:hAnsi="Montserrat"/>
                <w:b/>
                <w:color w:val="auto"/>
              </w:rPr>
            </w:pPr>
            <w:r w:rsidRPr="002C6C11">
              <w:rPr>
                <w:rFonts w:ascii="Montserrat" w:hAnsi="Montserrat"/>
                <w:b/>
                <w:color w:val="auto"/>
              </w:rPr>
              <w:t>Associated KPI:</w:t>
            </w:r>
          </w:p>
        </w:tc>
        <w:tc>
          <w:tcPr>
            <w:tcW w:w="7215" w:type="dxa"/>
            <w:shd w:val="clear" w:color="auto" w:fill="FFFFFF" w:themeFill="background1"/>
            <w:vAlign w:val="center"/>
          </w:tcPr>
          <w:p w14:paraId="2F42BFA9" w14:textId="77777777" w:rsidR="00192B05" w:rsidRPr="002C6C11" w:rsidRDefault="00192B05">
            <w:pPr>
              <w:rPr>
                <w:rFonts w:ascii="Montserrat" w:hAnsi="Montserrat"/>
                <w:color w:val="auto"/>
              </w:rPr>
            </w:pPr>
            <w:r w:rsidRPr="002C6C11">
              <w:rPr>
                <w:rFonts w:ascii="Montserrat" w:hAnsi="Montserrat"/>
                <w:color w:val="auto"/>
              </w:rPr>
              <w:t>Orc8r deployment time</w:t>
            </w:r>
          </w:p>
        </w:tc>
      </w:tr>
      <w:tr w:rsidR="00192B05" w:rsidRPr="00C80238" w14:paraId="521F4038" w14:textId="77777777" w:rsidTr="7974CA7E">
        <w:trPr>
          <w:trHeight w:val="300"/>
        </w:trPr>
        <w:tc>
          <w:tcPr>
            <w:tcW w:w="1775" w:type="dxa"/>
            <w:shd w:val="clear" w:color="auto" w:fill="FFFFFF" w:themeFill="background1"/>
            <w:vAlign w:val="center"/>
          </w:tcPr>
          <w:p w14:paraId="063DFD46" w14:textId="77777777" w:rsidR="00192B05" w:rsidRPr="002C6C11" w:rsidRDefault="00192B05">
            <w:pPr>
              <w:rPr>
                <w:rFonts w:ascii="Montserrat" w:hAnsi="Montserrat"/>
                <w:b/>
                <w:color w:val="auto"/>
              </w:rPr>
            </w:pPr>
            <w:r w:rsidRPr="002C6C11">
              <w:rPr>
                <w:rFonts w:ascii="Montserrat" w:hAnsi="Montserrat"/>
                <w:b/>
                <w:color w:val="auto"/>
              </w:rPr>
              <w:t>Actual Result:</w:t>
            </w:r>
          </w:p>
        </w:tc>
        <w:tc>
          <w:tcPr>
            <w:tcW w:w="7215" w:type="dxa"/>
            <w:shd w:val="clear" w:color="auto" w:fill="FFFFFF" w:themeFill="background1"/>
            <w:vAlign w:val="center"/>
          </w:tcPr>
          <w:p w14:paraId="132A2021" w14:textId="77777777" w:rsidR="00192B05" w:rsidRPr="002C6C11" w:rsidRDefault="00192B05">
            <w:pPr>
              <w:rPr>
                <w:rFonts w:ascii="Montserrat" w:hAnsi="Montserrat"/>
                <w:color w:val="auto"/>
              </w:rPr>
            </w:pPr>
            <w:r w:rsidRPr="002C6C11">
              <w:rPr>
                <w:rFonts w:ascii="Montserrat" w:hAnsi="Montserrat"/>
                <w:color w:val="auto"/>
              </w:rPr>
              <w:t>See TN 5.3</w:t>
            </w:r>
          </w:p>
        </w:tc>
      </w:tr>
    </w:tbl>
    <w:p w14:paraId="13EF80F5" w14:textId="2F522260" w:rsidR="00192B05" w:rsidRPr="002C6C11" w:rsidRDefault="00192B05" w:rsidP="00192B05">
      <w:pPr>
        <w:pStyle w:val="ParagraphText"/>
      </w:pPr>
    </w:p>
    <w:p w14:paraId="4D45A0BB" w14:textId="72B6104E" w:rsidR="00192B05" w:rsidRPr="002C6C11" w:rsidRDefault="00192B05" w:rsidP="00192B05">
      <w:pPr>
        <w:pStyle w:val="ParagraphText"/>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192B05" w:rsidRPr="00C80238" w14:paraId="5C77F60E" w14:textId="77777777" w:rsidTr="7974CA7E">
        <w:trPr>
          <w:trHeight w:val="300"/>
        </w:trPr>
        <w:tc>
          <w:tcPr>
            <w:tcW w:w="1775" w:type="dxa"/>
            <w:shd w:val="clear" w:color="auto" w:fill="C1E4F5" w:themeFill="accent1" w:themeFillTint="33"/>
            <w:vAlign w:val="center"/>
          </w:tcPr>
          <w:p w14:paraId="03340206" w14:textId="69B6C275" w:rsidR="00192B05" w:rsidRPr="002C6C11" w:rsidRDefault="76FF2484" w:rsidP="7974CA7E">
            <w:pPr>
              <w:rPr>
                <w:rFonts w:ascii="Montserrat" w:hAnsi="Montserrat"/>
                <w:b/>
                <w:bCs/>
                <w:color w:val="auto"/>
              </w:rPr>
            </w:pPr>
            <w:r w:rsidRPr="7974CA7E">
              <w:rPr>
                <w:rFonts w:ascii="Montserrat" w:hAnsi="Montserrat"/>
                <w:b/>
                <w:bCs/>
                <w:color w:val="auto"/>
              </w:rPr>
              <w:t xml:space="preserve">Test Case </w:t>
            </w:r>
            <w:r w:rsidR="23A4EB64" w:rsidRPr="7974CA7E">
              <w:rPr>
                <w:rFonts w:ascii="Montserrat" w:hAnsi="Montserrat"/>
                <w:b/>
                <w:bCs/>
                <w:color w:val="auto"/>
              </w:rPr>
              <w:t>6</w:t>
            </w:r>
          </w:p>
        </w:tc>
        <w:tc>
          <w:tcPr>
            <w:tcW w:w="7215" w:type="dxa"/>
            <w:shd w:val="clear" w:color="auto" w:fill="C1E4F5" w:themeFill="accent1" w:themeFillTint="33"/>
            <w:vAlign w:val="center"/>
          </w:tcPr>
          <w:p w14:paraId="7D3E5CB8" w14:textId="77777777" w:rsidR="00192B05" w:rsidRPr="002C6C11" w:rsidRDefault="00192B05">
            <w:pPr>
              <w:rPr>
                <w:rFonts w:ascii="Montserrat" w:hAnsi="Montserrat"/>
                <w:b/>
                <w:color w:val="auto"/>
              </w:rPr>
            </w:pPr>
          </w:p>
        </w:tc>
      </w:tr>
      <w:tr w:rsidR="00192B05" w:rsidRPr="00C80238" w14:paraId="5D55FAF0" w14:textId="77777777" w:rsidTr="7974CA7E">
        <w:trPr>
          <w:trHeight w:val="300"/>
        </w:trPr>
        <w:tc>
          <w:tcPr>
            <w:tcW w:w="1775" w:type="dxa"/>
            <w:vAlign w:val="center"/>
          </w:tcPr>
          <w:p w14:paraId="0127678F" w14:textId="77777777" w:rsidR="00192B05" w:rsidRPr="002C6C11" w:rsidRDefault="00192B05">
            <w:pPr>
              <w:rPr>
                <w:rFonts w:ascii="Montserrat" w:hAnsi="Montserrat"/>
                <w:b/>
                <w:color w:val="auto"/>
              </w:rPr>
            </w:pPr>
            <w:r w:rsidRPr="002C6C11">
              <w:rPr>
                <w:rFonts w:ascii="Montserrat" w:hAnsi="Montserrat"/>
                <w:b/>
                <w:color w:val="auto"/>
              </w:rPr>
              <w:t>Title:</w:t>
            </w:r>
          </w:p>
        </w:tc>
        <w:tc>
          <w:tcPr>
            <w:tcW w:w="7215" w:type="dxa"/>
            <w:vAlign w:val="center"/>
          </w:tcPr>
          <w:p w14:paraId="5FBC7EB6" w14:textId="77777777" w:rsidR="00192B05" w:rsidRPr="002C6C11" w:rsidRDefault="00192B05">
            <w:pPr>
              <w:rPr>
                <w:rFonts w:ascii="Montserrat" w:hAnsi="Montserrat"/>
                <w:color w:val="auto"/>
              </w:rPr>
            </w:pPr>
            <w:r w:rsidRPr="002C6C11">
              <w:rPr>
                <w:rFonts w:ascii="Montserrat" w:hAnsi="Montserrat"/>
                <w:color w:val="auto"/>
              </w:rPr>
              <w:t>Magma Access Gateway (AGW) Deployment Time</w:t>
            </w:r>
          </w:p>
        </w:tc>
      </w:tr>
      <w:tr w:rsidR="00192B05" w:rsidRPr="00C80238" w14:paraId="4CFE236E" w14:textId="77777777" w:rsidTr="7974CA7E">
        <w:trPr>
          <w:trHeight w:val="300"/>
        </w:trPr>
        <w:tc>
          <w:tcPr>
            <w:tcW w:w="1775" w:type="dxa"/>
            <w:vAlign w:val="center"/>
          </w:tcPr>
          <w:p w14:paraId="4688A0EE" w14:textId="77777777" w:rsidR="00192B05" w:rsidRPr="002C6C11" w:rsidRDefault="00192B05">
            <w:pPr>
              <w:rPr>
                <w:rFonts w:ascii="Montserrat" w:hAnsi="Montserrat"/>
                <w:b/>
                <w:color w:val="auto"/>
              </w:rPr>
            </w:pPr>
            <w:r w:rsidRPr="002C6C11">
              <w:rPr>
                <w:rFonts w:ascii="Montserrat" w:hAnsi="Montserrat"/>
                <w:b/>
                <w:color w:val="auto"/>
              </w:rPr>
              <w:t>Test type:</w:t>
            </w:r>
          </w:p>
        </w:tc>
        <w:tc>
          <w:tcPr>
            <w:tcW w:w="7215" w:type="dxa"/>
            <w:vAlign w:val="center"/>
          </w:tcPr>
          <w:p w14:paraId="029298D7" w14:textId="77777777" w:rsidR="00192B05" w:rsidRPr="002C6C11" w:rsidRDefault="00192B05">
            <w:pPr>
              <w:rPr>
                <w:rFonts w:ascii="Montserrat" w:hAnsi="Montserrat"/>
                <w:color w:val="auto"/>
              </w:rPr>
            </w:pPr>
            <w:r w:rsidRPr="002C6C11">
              <w:rPr>
                <w:rFonts w:ascii="Montserrat" w:hAnsi="Montserrat"/>
                <w:color w:val="auto"/>
              </w:rPr>
              <w:t>Component test</w:t>
            </w:r>
          </w:p>
        </w:tc>
      </w:tr>
      <w:tr w:rsidR="00192B05" w:rsidRPr="00C80238" w14:paraId="2F992D67" w14:textId="77777777" w:rsidTr="7974CA7E">
        <w:trPr>
          <w:trHeight w:val="300"/>
        </w:trPr>
        <w:tc>
          <w:tcPr>
            <w:tcW w:w="1775" w:type="dxa"/>
            <w:vAlign w:val="center"/>
          </w:tcPr>
          <w:p w14:paraId="4CA21D10" w14:textId="77777777" w:rsidR="00192B05" w:rsidRPr="002C6C11" w:rsidRDefault="00192B05">
            <w:pPr>
              <w:rPr>
                <w:rFonts w:ascii="Montserrat" w:hAnsi="Montserrat"/>
                <w:b/>
                <w:color w:val="auto"/>
              </w:rPr>
            </w:pPr>
            <w:r w:rsidRPr="002C6C11">
              <w:rPr>
                <w:rFonts w:ascii="Montserrat" w:hAnsi="Montserrat"/>
                <w:b/>
                <w:color w:val="auto"/>
              </w:rPr>
              <w:t>Responsible Partner:</w:t>
            </w:r>
          </w:p>
        </w:tc>
        <w:tc>
          <w:tcPr>
            <w:tcW w:w="7215" w:type="dxa"/>
            <w:vAlign w:val="center"/>
          </w:tcPr>
          <w:p w14:paraId="0241C116" w14:textId="77777777" w:rsidR="00192B05" w:rsidRPr="002C6C11" w:rsidRDefault="00192B05">
            <w:pPr>
              <w:rPr>
                <w:rFonts w:ascii="Montserrat" w:hAnsi="Montserrat"/>
                <w:color w:val="auto"/>
              </w:rPr>
            </w:pPr>
            <w:r w:rsidRPr="002C6C11">
              <w:rPr>
                <w:rFonts w:ascii="Montserrat" w:hAnsi="Montserrat"/>
                <w:color w:val="auto"/>
              </w:rPr>
              <w:t>Telenor</w:t>
            </w:r>
          </w:p>
        </w:tc>
      </w:tr>
      <w:tr w:rsidR="00192B05" w:rsidRPr="00C80238" w14:paraId="6621D010" w14:textId="77777777" w:rsidTr="7974CA7E">
        <w:trPr>
          <w:trHeight w:val="300"/>
        </w:trPr>
        <w:tc>
          <w:tcPr>
            <w:tcW w:w="1775" w:type="dxa"/>
            <w:vAlign w:val="center"/>
          </w:tcPr>
          <w:p w14:paraId="226F9C0B" w14:textId="77777777" w:rsidR="00192B05" w:rsidRPr="002C6C11" w:rsidRDefault="00192B05">
            <w:pPr>
              <w:rPr>
                <w:rFonts w:ascii="Montserrat" w:hAnsi="Montserrat"/>
                <w:b/>
                <w:color w:val="auto"/>
              </w:rPr>
            </w:pPr>
          </w:p>
        </w:tc>
        <w:tc>
          <w:tcPr>
            <w:tcW w:w="7215" w:type="dxa"/>
            <w:vAlign w:val="center"/>
          </w:tcPr>
          <w:p w14:paraId="2EC21163" w14:textId="77777777" w:rsidR="00192B05" w:rsidRPr="002C6C11" w:rsidRDefault="00192B05">
            <w:pPr>
              <w:rPr>
                <w:rFonts w:ascii="Montserrat" w:hAnsi="Montserrat"/>
                <w:color w:val="auto"/>
              </w:rPr>
            </w:pPr>
          </w:p>
        </w:tc>
      </w:tr>
      <w:tr w:rsidR="00192B05" w:rsidRPr="00C80238" w14:paraId="0BC17027" w14:textId="77777777" w:rsidTr="7974CA7E">
        <w:trPr>
          <w:trHeight w:val="300"/>
        </w:trPr>
        <w:tc>
          <w:tcPr>
            <w:tcW w:w="1775" w:type="dxa"/>
            <w:vAlign w:val="center"/>
          </w:tcPr>
          <w:p w14:paraId="3A37F27E" w14:textId="77777777" w:rsidR="00192B05" w:rsidRPr="002C6C11" w:rsidRDefault="00192B05">
            <w:pPr>
              <w:rPr>
                <w:rFonts w:ascii="Montserrat" w:hAnsi="Montserrat"/>
                <w:b/>
                <w:color w:val="auto"/>
              </w:rPr>
            </w:pPr>
            <w:r w:rsidRPr="002C6C11">
              <w:rPr>
                <w:rFonts w:ascii="Montserrat" w:hAnsi="Montserrat"/>
                <w:b/>
                <w:color w:val="auto"/>
              </w:rPr>
              <w:t>Preconditions:</w:t>
            </w:r>
          </w:p>
        </w:tc>
        <w:tc>
          <w:tcPr>
            <w:tcW w:w="7215" w:type="dxa"/>
            <w:vAlign w:val="center"/>
          </w:tcPr>
          <w:p w14:paraId="0F5EAF35" w14:textId="77777777" w:rsidR="00192B05" w:rsidRPr="002C6C11" w:rsidRDefault="00192B05">
            <w:pPr>
              <w:rPr>
                <w:rFonts w:ascii="Montserrat" w:hAnsi="Montserrat"/>
                <w:color w:val="auto"/>
              </w:rPr>
            </w:pPr>
            <w:r w:rsidRPr="002C6C11">
              <w:rPr>
                <w:rFonts w:ascii="Montserrat" w:hAnsi="Montserrat"/>
                <w:b/>
                <w:color w:val="auto"/>
              </w:rPr>
              <w:t xml:space="preserve">Pre1: </w:t>
            </w:r>
            <w:r w:rsidRPr="002C6C11">
              <w:rPr>
                <w:rFonts w:ascii="Montserrat" w:hAnsi="Montserrat"/>
                <w:color w:val="auto"/>
              </w:rPr>
              <w:t>ETSI OSM running in a VM on a desktop PC</w:t>
            </w:r>
          </w:p>
          <w:p w14:paraId="3E743927" w14:textId="77777777" w:rsidR="00192B05" w:rsidRPr="002C6C11" w:rsidRDefault="00192B05">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Kubernetes cloud and an OpenStack cloud running on a second desktop PC.</w:t>
            </w:r>
          </w:p>
        </w:tc>
      </w:tr>
      <w:tr w:rsidR="00192B05" w:rsidRPr="00C80238" w14:paraId="3A720761" w14:textId="77777777" w:rsidTr="7974CA7E">
        <w:trPr>
          <w:trHeight w:val="300"/>
        </w:trPr>
        <w:tc>
          <w:tcPr>
            <w:tcW w:w="1775" w:type="dxa"/>
            <w:vAlign w:val="center"/>
          </w:tcPr>
          <w:p w14:paraId="16F839A0" w14:textId="77777777" w:rsidR="00192B05" w:rsidRPr="002C6C11" w:rsidRDefault="00192B05">
            <w:pPr>
              <w:rPr>
                <w:rFonts w:ascii="Montserrat" w:hAnsi="Montserrat"/>
                <w:color w:val="auto"/>
              </w:rPr>
            </w:pPr>
          </w:p>
        </w:tc>
        <w:tc>
          <w:tcPr>
            <w:tcW w:w="7215" w:type="dxa"/>
            <w:vAlign w:val="center"/>
          </w:tcPr>
          <w:p w14:paraId="4BC75E1B" w14:textId="77777777" w:rsidR="00192B05" w:rsidRPr="002C6C11" w:rsidRDefault="00192B05">
            <w:pPr>
              <w:rPr>
                <w:rFonts w:ascii="Montserrat" w:hAnsi="Montserrat"/>
                <w:color w:val="auto"/>
              </w:rPr>
            </w:pPr>
          </w:p>
        </w:tc>
      </w:tr>
      <w:tr w:rsidR="00192B05" w:rsidRPr="00C80238" w14:paraId="39554A49" w14:textId="77777777" w:rsidTr="7974CA7E">
        <w:trPr>
          <w:trHeight w:val="300"/>
        </w:trPr>
        <w:tc>
          <w:tcPr>
            <w:tcW w:w="1775" w:type="dxa"/>
            <w:vAlign w:val="center"/>
          </w:tcPr>
          <w:p w14:paraId="4391D859" w14:textId="77777777" w:rsidR="00192B05" w:rsidRPr="002C6C11" w:rsidRDefault="00192B05">
            <w:pPr>
              <w:rPr>
                <w:rFonts w:ascii="Montserrat" w:hAnsi="Montserrat"/>
                <w:b/>
                <w:color w:val="auto"/>
              </w:rPr>
            </w:pPr>
            <w:r w:rsidRPr="002C6C11">
              <w:rPr>
                <w:rFonts w:ascii="Montserrat" w:hAnsi="Montserrat"/>
                <w:b/>
                <w:color w:val="auto"/>
              </w:rPr>
              <w:t>Description:</w:t>
            </w:r>
          </w:p>
        </w:tc>
        <w:tc>
          <w:tcPr>
            <w:tcW w:w="7215" w:type="dxa"/>
            <w:vAlign w:val="center"/>
          </w:tcPr>
          <w:p w14:paraId="4D25AC71" w14:textId="77777777" w:rsidR="00192B05" w:rsidRPr="002C6C11" w:rsidRDefault="00192B05">
            <w:pPr>
              <w:rPr>
                <w:rFonts w:ascii="Montserrat" w:hAnsi="Montserrat"/>
                <w:color w:val="auto"/>
              </w:rPr>
            </w:pPr>
            <w:r w:rsidRPr="002C6C11">
              <w:rPr>
                <w:rFonts w:ascii="Montserrat" w:hAnsi="Montserrat"/>
                <w:color w:val="auto"/>
              </w:rPr>
              <w:t>Measure how long it takes to deploy the Magma Access Gateway (AGW) in an OpenStack cloud from an ETSI OSM orchestrator.</w:t>
            </w:r>
            <w:r w:rsidRPr="002C6C11">
              <w:rPr>
                <w:rFonts w:ascii="Montserrat" w:hAnsi="Montserrat"/>
                <w:color w:val="auto"/>
              </w:rPr>
              <w:br/>
              <w:t>Do the test for two different AGW implementations: “image based” and “install when deploying” implementations</w:t>
            </w:r>
          </w:p>
        </w:tc>
      </w:tr>
      <w:tr w:rsidR="00192B05" w:rsidRPr="00C80238" w14:paraId="780C42A6" w14:textId="77777777" w:rsidTr="7974CA7E">
        <w:trPr>
          <w:trHeight w:val="300"/>
        </w:trPr>
        <w:tc>
          <w:tcPr>
            <w:tcW w:w="1775" w:type="dxa"/>
            <w:vAlign w:val="center"/>
          </w:tcPr>
          <w:p w14:paraId="180FA731" w14:textId="77777777" w:rsidR="00192B05" w:rsidRPr="002C6C11" w:rsidRDefault="00192B05">
            <w:pPr>
              <w:rPr>
                <w:rFonts w:ascii="Montserrat" w:hAnsi="Montserrat"/>
                <w:b/>
                <w:color w:val="auto"/>
              </w:rPr>
            </w:pPr>
            <w:r w:rsidRPr="002C6C11">
              <w:rPr>
                <w:rFonts w:ascii="Montserrat" w:hAnsi="Montserrat"/>
                <w:b/>
                <w:color w:val="auto"/>
              </w:rPr>
              <w:t>Test Steps:</w:t>
            </w:r>
          </w:p>
        </w:tc>
        <w:tc>
          <w:tcPr>
            <w:tcW w:w="7215" w:type="dxa"/>
            <w:vAlign w:val="center"/>
          </w:tcPr>
          <w:p w14:paraId="2B8DC005" w14:textId="77777777" w:rsidR="00192B05" w:rsidRPr="002C6C11" w:rsidRDefault="00192B05">
            <w:pPr>
              <w:rPr>
                <w:rFonts w:ascii="Montserrat" w:hAnsi="Montserrat"/>
                <w:color w:val="auto"/>
              </w:rPr>
            </w:pPr>
            <w:r w:rsidRPr="002C6C11">
              <w:rPr>
                <w:rFonts w:ascii="Montserrat" w:hAnsi="Montserrat"/>
                <w:b/>
                <w:color w:val="auto"/>
              </w:rPr>
              <w:t xml:space="preserve">S1: </w:t>
            </w:r>
            <w:r w:rsidRPr="002C6C11">
              <w:rPr>
                <w:rFonts w:ascii="Montserrat" w:hAnsi="Montserrat"/>
                <w:color w:val="auto"/>
              </w:rPr>
              <w:t>Execute command in the OSM client</w:t>
            </w:r>
          </w:p>
        </w:tc>
      </w:tr>
      <w:tr w:rsidR="00192B05" w:rsidRPr="00C80238" w14:paraId="256CED81" w14:textId="77777777" w:rsidTr="7974CA7E">
        <w:trPr>
          <w:trHeight w:val="300"/>
        </w:trPr>
        <w:tc>
          <w:tcPr>
            <w:tcW w:w="1775" w:type="dxa"/>
            <w:vAlign w:val="center"/>
          </w:tcPr>
          <w:p w14:paraId="0965DB69" w14:textId="77777777" w:rsidR="00192B05" w:rsidRPr="002C6C11" w:rsidRDefault="00192B05">
            <w:pPr>
              <w:rPr>
                <w:rFonts w:ascii="Montserrat" w:hAnsi="Montserrat"/>
                <w:color w:val="auto"/>
              </w:rPr>
            </w:pPr>
          </w:p>
        </w:tc>
        <w:tc>
          <w:tcPr>
            <w:tcW w:w="7215" w:type="dxa"/>
            <w:vAlign w:val="center"/>
          </w:tcPr>
          <w:p w14:paraId="239EFD6C" w14:textId="77777777" w:rsidR="00192B05" w:rsidRPr="002C6C11" w:rsidRDefault="00192B05">
            <w:pPr>
              <w:rPr>
                <w:rFonts w:ascii="Montserrat" w:hAnsi="Montserrat"/>
                <w:color w:val="auto"/>
              </w:rPr>
            </w:pPr>
            <w:r w:rsidRPr="002C6C11">
              <w:rPr>
                <w:rFonts w:ascii="Montserrat" w:hAnsi="Montserrat"/>
                <w:b/>
                <w:color w:val="auto"/>
              </w:rPr>
              <w:t>S2:</w:t>
            </w:r>
            <w:r w:rsidRPr="002C6C11">
              <w:rPr>
                <w:rFonts w:ascii="Montserrat" w:hAnsi="Montserrat"/>
                <w:color w:val="auto"/>
              </w:rPr>
              <w:t xml:space="preserve"> Monitor the OSM client output and the OpenStack cloud to determine when the AGW VM is deployed</w:t>
            </w:r>
          </w:p>
        </w:tc>
      </w:tr>
      <w:tr w:rsidR="00192B05" w:rsidRPr="00C80238" w14:paraId="4EE6B19A" w14:textId="77777777" w:rsidTr="7974CA7E">
        <w:trPr>
          <w:trHeight w:val="300"/>
        </w:trPr>
        <w:tc>
          <w:tcPr>
            <w:tcW w:w="1775" w:type="dxa"/>
            <w:vAlign w:val="center"/>
          </w:tcPr>
          <w:p w14:paraId="5EE03C76" w14:textId="77777777" w:rsidR="00192B05" w:rsidRPr="002C6C11" w:rsidRDefault="00192B05">
            <w:pPr>
              <w:rPr>
                <w:rFonts w:ascii="Montserrat" w:hAnsi="Montserrat"/>
                <w:b/>
                <w:color w:val="auto"/>
              </w:rPr>
            </w:pPr>
            <w:r w:rsidRPr="002C6C11">
              <w:rPr>
                <w:rFonts w:ascii="Montserrat" w:hAnsi="Montserrat"/>
                <w:b/>
                <w:color w:val="auto"/>
              </w:rPr>
              <w:t>Associated KPI:</w:t>
            </w:r>
          </w:p>
        </w:tc>
        <w:tc>
          <w:tcPr>
            <w:tcW w:w="7215" w:type="dxa"/>
            <w:vAlign w:val="center"/>
          </w:tcPr>
          <w:p w14:paraId="5B7C6976" w14:textId="77777777" w:rsidR="00192B05" w:rsidRPr="002C6C11" w:rsidRDefault="00192B05">
            <w:pPr>
              <w:rPr>
                <w:rFonts w:ascii="Montserrat" w:hAnsi="Montserrat"/>
                <w:color w:val="auto"/>
              </w:rPr>
            </w:pPr>
            <w:r w:rsidRPr="002C6C11">
              <w:rPr>
                <w:rFonts w:ascii="Montserrat" w:hAnsi="Montserrat"/>
                <w:color w:val="auto"/>
              </w:rPr>
              <w:t>AGW deployment time</w:t>
            </w:r>
          </w:p>
        </w:tc>
      </w:tr>
      <w:tr w:rsidR="00192B05" w:rsidRPr="00C80238" w14:paraId="6C1352AE" w14:textId="77777777" w:rsidTr="7974CA7E">
        <w:trPr>
          <w:trHeight w:val="300"/>
        </w:trPr>
        <w:tc>
          <w:tcPr>
            <w:tcW w:w="1775" w:type="dxa"/>
            <w:vAlign w:val="center"/>
          </w:tcPr>
          <w:p w14:paraId="033843B4" w14:textId="77777777" w:rsidR="00192B05" w:rsidRPr="002C6C11" w:rsidRDefault="00192B05">
            <w:pPr>
              <w:rPr>
                <w:rFonts w:ascii="Montserrat" w:hAnsi="Montserrat"/>
                <w:b/>
                <w:color w:val="auto"/>
              </w:rPr>
            </w:pPr>
            <w:r w:rsidRPr="002C6C11">
              <w:rPr>
                <w:rFonts w:ascii="Montserrat" w:hAnsi="Montserrat"/>
                <w:b/>
                <w:color w:val="auto"/>
              </w:rPr>
              <w:t>Actual Result:</w:t>
            </w:r>
          </w:p>
        </w:tc>
        <w:tc>
          <w:tcPr>
            <w:tcW w:w="7215" w:type="dxa"/>
            <w:vAlign w:val="center"/>
          </w:tcPr>
          <w:p w14:paraId="208A134E" w14:textId="77777777" w:rsidR="00192B05" w:rsidRPr="002C6C11" w:rsidRDefault="00192B05">
            <w:pPr>
              <w:rPr>
                <w:rFonts w:ascii="Montserrat" w:hAnsi="Montserrat"/>
                <w:color w:val="auto"/>
              </w:rPr>
            </w:pPr>
            <w:r w:rsidRPr="002C6C11">
              <w:rPr>
                <w:rFonts w:ascii="Montserrat" w:hAnsi="Montserrat"/>
                <w:color w:val="auto"/>
              </w:rPr>
              <w:t>See TN 5.3</w:t>
            </w:r>
          </w:p>
        </w:tc>
      </w:tr>
    </w:tbl>
    <w:p w14:paraId="3C57C8A9" w14:textId="3582A655" w:rsidR="00192B05" w:rsidRPr="002C6C11" w:rsidRDefault="00192B05" w:rsidP="00192B05">
      <w:pPr>
        <w:pStyle w:val="ParagraphText"/>
      </w:pPr>
    </w:p>
    <w:p w14:paraId="0733D322" w14:textId="5FFB26F1" w:rsidR="00192B05" w:rsidRPr="002C6C11" w:rsidRDefault="00192B05" w:rsidP="00192B05">
      <w:pPr>
        <w:pStyle w:val="ParagraphText"/>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192B05" w:rsidRPr="00C80238" w14:paraId="5FF511CA" w14:textId="77777777" w:rsidTr="7974CA7E">
        <w:trPr>
          <w:trHeight w:val="300"/>
        </w:trPr>
        <w:tc>
          <w:tcPr>
            <w:tcW w:w="1775" w:type="dxa"/>
            <w:shd w:val="clear" w:color="auto" w:fill="C1E4F5" w:themeFill="accent1" w:themeFillTint="33"/>
            <w:vAlign w:val="center"/>
          </w:tcPr>
          <w:p w14:paraId="6A376A49" w14:textId="798388D9" w:rsidR="00192B05" w:rsidRPr="002C6C11" w:rsidRDefault="76FF2484" w:rsidP="7974CA7E">
            <w:pPr>
              <w:rPr>
                <w:rFonts w:ascii="Montserrat" w:hAnsi="Montserrat"/>
                <w:b/>
                <w:bCs/>
                <w:color w:val="auto"/>
              </w:rPr>
            </w:pPr>
            <w:r w:rsidRPr="7974CA7E">
              <w:rPr>
                <w:rFonts w:ascii="Montserrat" w:hAnsi="Montserrat"/>
                <w:b/>
                <w:bCs/>
                <w:color w:val="auto"/>
              </w:rPr>
              <w:t xml:space="preserve">Test Case </w:t>
            </w:r>
            <w:r w:rsidR="2B0C98C9" w:rsidRPr="7974CA7E">
              <w:rPr>
                <w:rFonts w:ascii="Montserrat" w:hAnsi="Montserrat"/>
                <w:b/>
                <w:bCs/>
                <w:color w:val="auto"/>
              </w:rPr>
              <w:t>7</w:t>
            </w:r>
          </w:p>
        </w:tc>
        <w:tc>
          <w:tcPr>
            <w:tcW w:w="7215" w:type="dxa"/>
            <w:shd w:val="clear" w:color="auto" w:fill="C1E4F5" w:themeFill="accent1" w:themeFillTint="33"/>
            <w:vAlign w:val="center"/>
          </w:tcPr>
          <w:p w14:paraId="6AF54F6E" w14:textId="77777777" w:rsidR="00192B05" w:rsidRPr="002C6C11" w:rsidRDefault="00192B05">
            <w:pPr>
              <w:rPr>
                <w:rFonts w:ascii="Montserrat" w:hAnsi="Montserrat"/>
                <w:b/>
                <w:color w:val="auto"/>
              </w:rPr>
            </w:pPr>
          </w:p>
        </w:tc>
      </w:tr>
      <w:tr w:rsidR="00192B05" w:rsidRPr="00C80238" w14:paraId="7BD991D3" w14:textId="77777777" w:rsidTr="7974CA7E">
        <w:trPr>
          <w:trHeight w:val="300"/>
        </w:trPr>
        <w:tc>
          <w:tcPr>
            <w:tcW w:w="1775" w:type="dxa"/>
            <w:vAlign w:val="center"/>
          </w:tcPr>
          <w:p w14:paraId="57B862B3" w14:textId="77777777" w:rsidR="00192B05" w:rsidRPr="002C6C11" w:rsidRDefault="00192B05">
            <w:pPr>
              <w:rPr>
                <w:rFonts w:ascii="Montserrat" w:hAnsi="Montserrat"/>
                <w:b/>
                <w:color w:val="auto"/>
              </w:rPr>
            </w:pPr>
            <w:r w:rsidRPr="002C6C11">
              <w:rPr>
                <w:rFonts w:ascii="Montserrat" w:hAnsi="Montserrat"/>
                <w:b/>
                <w:color w:val="auto"/>
              </w:rPr>
              <w:t>Title:</w:t>
            </w:r>
          </w:p>
        </w:tc>
        <w:tc>
          <w:tcPr>
            <w:tcW w:w="7215" w:type="dxa"/>
            <w:vAlign w:val="center"/>
          </w:tcPr>
          <w:p w14:paraId="57AF5194" w14:textId="77777777" w:rsidR="00192B05" w:rsidRPr="002C6C11" w:rsidRDefault="00192B05">
            <w:pPr>
              <w:rPr>
                <w:rFonts w:ascii="Montserrat" w:hAnsi="Montserrat"/>
                <w:color w:val="auto"/>
              </w:rPr>
            </w:pPr>
            <w:r w:rsidRPr="002C6C11">
              <w:rPr>
                <w:rFonts w:ascii="Montserrat" w:hAnsi="Montserrat"/>
                <w:color w:val="auto"/>
              </w:rPr>
              <w:t>Deployment time for the Magma 5G Core</w:t>
            </w:r>
          </w:p>
        </w:tc>
      </w:tr>
      <w:tr w:rsidR="00192B05" w:rsidRPr="00C80238" w14:paraId="0A88C9B6" w14:textId="77777777" w:rsidTr="7974CA7E">
        <w:trPr>
          <w:trHeight w:val="300"/>
        </w:trPr>
        <w:tc>
          <w:tcPr>
            <w:tcW w:w="1775" w:type="dxa"/>
            <w:vAlign w:val="center"/>
          </w:tcPr>
          <w:p w14:paraId="64BC3D8B" w14:textId="77777777" w:rsidR="00192B05" w:rsidRPr="002C6C11" w:rsidRDefault="00192B05">
            <w:pPr>
              <w:rPr>
                <w:rFonts w:ascii="Montserrat" w:hAnsi="Montserrat"/>
                <w:b/>
                <w:color w:val="auto"/>
              </w:rPr>
            </w:pPr>
            <w:r w:rsidRPr="002C6C11">
              <w:rPr>
                <w:rFonts w:ascii="Montserrat" w:hAnsi="Montserrat"/>
                <w:b/>
                <w:color w:val="auto"/>
              </w:rPr>
              <w:t>Test type:</w:t>
            </w:r>
          </w:p>
        </w:tc>
        <w:tc>
          <w:tcPr>
            <w:tcW w:w="7215" w:type="dxa"/>
            <w:vAlign w:val="center"/>
          </w:tcPr>
          <w:p w14:paraId="2491DAEF" w14:textId="77777777" w:rsidR="00192B05" w:rsidRPr="002C6C11" w:rsidRDefault="00192B05">
            <w:pPr>
              <w:rPr>
                <w:rFonts w:ascii="Montserrat" w:hAnsi="Montserrat"/>
                <w:color w:val="auto"/>
              </w:rPr>
            </w:pPr>
            <w:r w:rsidRPr="002C6C11">
              <w:rPr>
                <w:rFonts w:ascii="Montserrat" w:hAnsi="Montserrat"/>
                <w:color w:val="auto"/>
              </w:rPr>
              <w:t>Component test</w:t>
            </w:r>
          </w:p>
        </w:tc>
      </w:tr>
      <w:tr w:rsidR="00192B05" w:rsidRPr="00C80238" w14:paraId="0CF117A0" w14:textId="77777777" w:rsidTr="7974CA7E">
        <w:trPr>
          <w:trHeight w:val="300"/>
        </w:trPr>
        <w:tc>
          <w:tcPr>
            <w:tcW w:w="1775" w:type="dxa"/>
            <w:vAlign w:val="center"/>
          </w:tcPr>
          <w:p w14:paraId="3CAEF826" w14:textId="77777777" w:rsidR="00192B05" w:rsidRPr="002C6C11" w:rsidRDefault="00192B05">
            <w:pPr>
              <w:rPr>
                <w:rFonts w:ascii="Montserrat" w:hAnsi="Montserrat"/>
                <w:b/>
                <w:color w:val="auto"/>
              </w:rPr>
            </w:pPr>
            <w:r w:rsidRPr="002C6C11">
              <w:rPr>
                <w:rFonts w:ascii="Montserrat" w:hAnsi="Montserrat"/>
                <w:b/>
                <w:color w:val="auto"/>
              </w:rPr>
              <w:t>Responsible Partner:</w:t>
            </w:r>
          </w:p>
        </w:tc>
        <w:tc>
          <w:tcPr>
            <w:tcW w:w="7215" w:type="dxa"/>
            <w:vAlign w:val="center"/>
          </w:tcPr>
          <w:p w14:paraId="1F72AA04" w14:textId="77777777" w:rsidR="00192B05" w:rsidRPr="002C6C11" w:rsidRDefault="00192B05">
            <w:pPr>
              <w:rPr>
                <w:rFonts w:ascii="Montserrat" w:hAnsi="Montserrat"/>
                <w:color w:val="auto"/>
              </w:rPr>
            </w:pPr>
            <w:r w:rsidRPr="002C6C11">
              <w:rPr>
                <w:rFonts w:ascii="Montserrat" w:hAnsi="Montserrat"/>
                <w:color w:val="auto"/>
              </w:rPr>
              <w:t>Telenor</w:t>
            </w:r>
          </w:p>
        </w:tc>
      </w:tr>
      <w:tr w:rsidR="00192B05" w:rsidRPr="00C80238" w14:paraId="5F4ACDC5" w14:textId="77777777" w:rsidTr="7974CA7E">
        <w:trPr>
          <w:trHeight w:val="300"/>
        </w:trPr>
        <w:tc>
          <w:tcPr>
            <w:tcW w:w="1775" w:type="dxa"/>
            <w:vAlign w:val="center"/>
          </w:tcPr>
          <w:p w14:paraId="18240322" w14:textId="77777777" w:rsidR="00192B05" w:rsidRPr="002C6C11" w:rsidRDefault="00192B05">
            <w:pPr>
              <w:rPr>
                <w:rFonts w:ascii="Montserrat" w:hAnsi="Montserrat"/>
                <w:b/>
                <w:color w:val="auto"/>
              </w:rPr>
            </w:pPr>
          </w:p>
        </w:tc>
        <w:tc>
          <w:tcPr>
            <w:tcW w:w="7215" w:type="dxa"/>
            <w:vAlign w:val="center"/>
          </w:tcPr>
          <w:p w14:paraId="3898F70F" w14:textId="77777777" w:rsidR="00192B05" w:rsidRPr="002C6C11" w:rsidRDefault="00192B05">
            <w:pPr>
              <w:rPr>
                <w:rFonts w:ascii="Montserrat" w:hAnsi="Montserrat"/>
                <w:color w:val="auto"/>
              </w:rPr>
            </w:pPr>
          </w:p>
        </w:tc>
      </w:tr>
      <w:tr w:rsidR="00192B05" w:rsidRPr="00C80238" w14:paraId="031418A8" w14:textId="77777777" w:rsidTr="7974CA7E">
        <w:trPr>
          <w:trHeight w:val="300"/>
        </w:trPr>
        <w:tc>
          <w:tcPr>
            <w:tcW w:w="1775" w:type="dxa"/>
            <w:vAlign w:val="center"/>
          </w:tcPr>
          <w:p w14:paraId="53C4D7CE" w14:textId="77777777" w:rsidR="00192B05" w:rsidRPr="002C6C11" w:rsidRDefault="00192B05">
            <w:pPr>
              <w:rPr>
                <w:rFonts w:ascii="Montserrat" w:hAnsi="Montserrat"/>
                <w:b/>
                <w:color w:val="auto"/>
              </w:rPr>
            </w:pPr>
            <w:r w:rsidRPr="002C6C11">
              <w:rPr>
                <w:rFonts w:ascii="Montserrat" w:hAnsi="Montserrat"/>
                <w:b/>
                <w:color w:val="auto"/>
              </w:rPr>
              <w:t>Preconditions:</w:t>
            </w:r>
          </w:p>
        </w:tc>
        <w:tc>
          <w:tcPr>
            <w:tcW w:w="7215" w:type="dxa"/>
            <w:vAlign w:val="center"/>
          </w:tcPr>
          <w:p w14:paraId="4197E07D" w14:textId="77777777" w:rsidR="00192B05" w:rsidRPr="002C6C11" w:rsidRDefault="00192B05">
            <w:pPr>
              <w:rPr>
                <w:rFonts w:ascii="Montserrat" w:hAnsi="Montserrat"/>
                <w:color w:val="auto"/>
              </w:rPr>
            </w:pPr>
            <w:r w:rsidRPr="002C6C11">
              <w:rPr>
                <w:rFonts w:ascii="Montserrat" w:hAnsi="Montserrat"/>
                <w:b/>
                <w:color w:val="auto"/>
              </w:rPr>
              <w:t xml:space="preserve">Pre1: </w:t>
            </w:r>
            <w:r w:rsidRPr="002C6C11">
              <w:rPr>
                <w:rFonts w:ascii="Montserrat" w:hAnsi="Montserrat"/>
                <w:color w:val="auto"/>
              </w:rPr>
              <w:t>ETSI OSM running in a VM on a desktop PC</w:t>
            </w:r>
          </w:p>
          <w:p w14:paraId="7A8BEF67" w14:textId="77777777" w:rsidR="00192B05" w:rsidRPr="002C6C11" w:rsidRDefault="00192B05">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OpenStack running on a second desktop PC</w:t>
            </w:r>
          </w:p>
          <w:p w14:paraId="656C3402" w14:textId="77777777" w:rsidR="00192B05" w:rsidRPr="002C6C11" w:rsidRDefault="00192B05">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Kubernetes cloud running in a VM that has been deployed on OpenStack</w:t>
            </w:r>
          </w:p>
        </w:tc>
      </w:tr>
      <w:tr w:rsidR="00192B05" w:rsidRPr="00C80238" w14:paraId="7B60B58D" w14:textId="77777777" w:rsidTr="7974CA7E">
        <w:trPr>
          <w:trHeight w:val="300"/>
        </w:trPr>
        <w:tc>
          <w:tcPr>
            <w:tcW w:w="1775" w:type="dxa"/>
            <w:vAlign w:val="center"/>
          </w:tcPr>
          <w:p w14:paraId="35029609" w14:textId="77777777" w:rsidR="00192B05" w:rsidRPr="002C6C11" w:rsidRDefault="00192B05">
            <w:pPr>
              <w:rPr>
                <w:rFonts w:ascii="Montserrat" w:hAnsi="Montserrat"/>
                <w:color w:val="auto"/>
              </w:rPr>
            </w:pPr>
          </w:p>
        </w:tc>
        <w:tc>
          <w:tcPr>
            <w:tcW w:w="7215" w:type="dxa"/>
            <w:vAlign w:val="center"/>
          </w:tcPr>
          <w:p w14:paraId="3F42A92B" w14:textId="77777777" w:rsidR="00192B05" w:rsidRPr="002C6C11" w:rsidRDefault="00192B05">
            <w:pPr>
              <w:rPr>
                <w:rFonts w:ascii="Montserrat" w:hAnsi="Montserrat"/>
                <w:color w:val="auto"/>
              </w:rPr>
            </w:pPr>
          </w:p>
        </w:tc>
      </w:tr>
      <w:tr w:rsidR="00192B05" w:rsidRPr="00C80238" w14:paraId="2279EB70" w14:textId="77777777" w:rsidTr="7974CA7E">
        <w:trPr>
          <w:trHeight w:val="300"/>
        </w:trPr>
        <w:tc>
          <w:tcPr>
            <w:tcW w:w="1775" w:type="dxa"/>
            <w:vAlign w:val="center"/>
          </w:tcPr>
          <w:p w14:paraId="4821E7BF" w14:textId="77777777" w:rsidR="00192B05" w:rsidRPr="002C6C11" w:rsidRDefault="00192B05">
            <w:pPr>
              <w:rPr>
                <w:rFonts w:ascii="Montserrat" w:hAnsi="Montserrat"/>
                <w:b/>
                <w:color w:val="auto"/>
              </w:rPr>
            </w:pPr>
            <w:r w:rsidRPr="002C6C11">
              <w:rPr>
                <w:rFonts w:ascii="Montserrat" w:hAnsi="Montserrat"/>
                <w:b/>
                <w:color w:val="auto"/>
              </w:rPr>
              <w:t>Description:</w:t>
            </w:r>
          </w:p>
        </w:tc>
        <w:tc>
          <w:tcPr>
            <w:tcW w:w="7215" w:type="dxa"/>
            <w:vAlign w:val="center"/>
          </w:tcPr>
          <w:p w14:paraId="57C4583C" w14:textId="77777777" w:rsidR="00192B05" w:rsidRPr="002C6C11" w:rsidRDefault="00192B05">
            <w:pPr>
              <w:rPr>
                <w:rFonts w:ascii="Montserrat" w:hAnsi="Montserrat"/>
                <w:color w:val="auto"/>
              </w:rPr>
            </w:pPr>
            <w:r w:rsidRPr="002C6C11">
              <w:rPr>
                <w:rFonts w:ascii="Montserrat" w:hAnsi="Montserrat"/>
                <w:color w:val="auto"/>
              </w:rPr>
              <w:t>Measure how long it takes to deploy the Magma 5G Core in an OpenStack cloud from an ETSI OSM orchestrator.</w:t>
            </w:r>
            <w:r w:rsidRPr="002C6C11">
              <w:rPr>
                <w:rFonts w:ascii="Montserrat" w:hAnsi="Montserrat"/>
                <w:color w:val="auto"/>
              </w:rPr>
              <w:br/>
              <w:t>Do the test for two different AGW implementations: “image based” and “install when deploying” implementations</w:t>
            </w:r>
          </w:p>
        </w:tc>
      </w:tr>
      <w:tr w:rsidR="00192B05" w:rsidRPr="00C80238" w14:paraId="3BB6DD03" w14:textId="77777777" w:rsidTr="7974CA7E">
        <w:trPr>
          <w:trHeight w:val="300"/>
        </w:trPr>
        <w:tc>
          <w:tcPr>
            <w:tcW w:w="1775" w:type="dxa"/>
            <w:vAlign w:val="center"/>
          </w:tcPr>
          <w:p w14:paraId="3A49E1E8" w14:textId="77777777" w:rsidR="00192B05" w:rsidRPr="002C6C11" w:rsidRDefault="00192B05">
            <w:pPr>
              <w:rPr>
                <w:rFonts w:ascii="Montserrat" w:hAnsi="Montserrat"/>
                <w:b/>
                <w:color w:val="auto"/>
              </w:rPr>
            </w:pPr>
            <w:r w:rsidRPr="002C6C11">
              <w:rPr>
                <w:rFonts w:ascii="Montserrat" w:hAnsi="Montserrat"/>
                <w:b/>
                <w:color w:val="auto"/>
              </w:rPr>
              <w:t>Test Steps:</w:t>
            </w:r>
          </w:p>
        </w:tc>
        <w:tc>
          <w:tcPr>
            <w:tcW w:w="7215" w:type="dxa"/>
            <w:vAlign w:val="center"/>
          </w:tcPr>
          <w:p w14:paraId="3F6C604A" w14:textId="77777777" w:rsidR="00192B05" w:rsidRPr="002C6C11" w:rsidRDefault="00192B05">
            <w:pPr>
              <w:rPr>
                <w:rFonts w:ascii="Montserrat" w:hAnsi="Montserrat"/>
                <w:color w:val="auto"/>
              </w:rPr>
            </w:pPr>
            <w:r w:rsidRPr="002C6C11">
              <w:rPr>
                <w:rFonts w:ascii="Montserrat" w:hAnsi="Montserrat"/>
                <w:b/>
                <w:color w:val="auto"/>
              </w:rPr>
              <w:t xml:space="preserve">S1: </w:t>
            </w:r>
            <w:r w:rsidRPr="002C6C11">
              <w:rPr>
                <w:rFonts w:ascii="Montserrat" w:hAnsi="Montserrat"/>
                <w:color w:val="auto"/>
              </w:rPr>
              <w:t>Install the AGW</w:t>
            </w:r>
          </w:p>
        </w:tc>
      </w:tr>
      <w:tr w:rsidR="00192B05" w:rsidRPr="00C80238" w14:paraId="252E388B" w14:textId="77777777" w:rsidTr="7974CA7E">
        <w:trPr>
          <w:trHeight w:val="300"/>
        </w:trPr>
        <w:tc>
          <w:tcPr>
            <w:tcW w:w="1775" w:type="dxa"/>
            <w:vAlign w:val="center"/>
          </w:tcPr>
          <w:p w14:paraId="714985AB" w14:textId="77777777" w:rsidR="00192B05" w:rsidRPr="002C6C11" w:rsidRDefault="00192B05">
            <w:pPr>
              <w:rPr>
                <w:rFonts w:ascii="Montserrat" w:hAnsi="Montserrat"/>
                <w:color w:val="auto"/>
              </w:rPr>
            </w:pPr>
          </w:p>
        </w:tc>
        <w:tc>
          <w:tcPr>
            <w:tcW w:w="7215" w:type="dxa"/>
            <w:vAlign w:val="center"/>
          </w:tcPr>
          <w:p w14:paraId="2C99D933" w14:textId="77777777" w:rsidR="00192B05" w:rsidRPr="002C6C11" w:rsidRDefault="00192B05">
            <w:pPr>
              <w:rPr>
                <w:rFonts w:ascii="Montserrat" w:hAnsi="Montserrat"/>
                <w:color w:val="auto"/>
              </w:rPr>
            </w:pPr>
            <w:r w:rsidRPr="002C6C11">
              <w:rPr>
                <w:rFonts w:ascii="Montserrat" w:hAnsi="Montserrat"/>
                <w:b/>
                <w:color w:val="auto"/>
              </w:rPr>
              <w:t>S2:</w:t>
            </w:r>
            <w:r w:rsidRPr="002C6C11">
              <w:rPr>
                <w:rFonts w:ascii="Montserrat" w:hAnsi="Montserrat"/>
                <w:color w:val="auto"/>
              </w:rPr>
              <w:t xml:space="preserve"> Install the Orc8r</w:t>
            </w:r>
          </w:p>
        </w:tc>
      </w:tr>
      <w:tr w:rsidR="00192B05" w:rsidRPr="00C80238" w14:paraId="42F823EC" w14:textId="77777777" w:rsidTr="7974CA7E">
        <w:trPr>
          <w:trHeight w:val="300"/>
        </w:trPr>
        <w:tc>
          <w:tcPr>
            <w:tcW w:w="1775" w:type="dxa"/>
            <w:vAlign w:val="center"/>
          </w:tcPr>
          <w:p w14:paraId="793BFD1E" w14:textId="77777777" w:rsidR="00192B05" w:rsidRPr="002C6C11" w:rsidRDefault="00192B05">
            <w:pPr>
              <w:rPr>
                <w:rFonts w:ascii="Montserrat" w:hAnsi="Montserrat"/>
                <w:color w:val="auto"/>
              </w:rPr>
            </w:pPr>
          </w:p>
        </w:tc>
        <w:tc>
          <w:tcPr>
            <w:tcW w:w="7215" w:type="dxa"/>
            <w:vAlign w:val="center"/>
          </w:tcPr>
          <w:p w14:paraId="0D6A52D3" w14:textId="77777777" w:rsidR="00192B05" w:rsidRPr="002C6C11" w:rsidRDefault="00192B05">
            <w:pPr>
              <w:rPr>
                <w:rFonts w:ascii="Montserrat" w:hAnsi="Montserrat"/>
                <w:color w:val="auto"/>
              </w:rPr>
            </w:pPr>
            <w:r w:rsidRPr="002C6C11">
              <w:rPr>
                <w:rFonts w:ascii="Montserrat" w:hAnsi="Montserrat"/>
                <w:b/>
                <w:color w:val="auto"/>
              </w:rPr>
              <w:t xml:space="preserve">S3: </w:t>
            </w:r>
            <w:r w:rsidRPr="002C6C11">
              <w:rPr>
                <w:rFonts w:ascii="Montserrat" w:hAnsi="Montserrat"/>
                <w:color w:val="auto"/>
              </w:rPr>
              <w:t>Connect the AGW to the Orc8r</w:t>
            </w:r>
          </w:p>
        </w:tc>
      </w:tr>
      <w:tr w:rsidR="00192B05" w:rsidRPr="00C80238" w14:paraId="0D332556" w14:textId="77777777" w:rsidTr="7974CA7E">
        <w:trPr>
          <w:trHeight w:val="300"/>
        </w:trPr>
        <w:tc>
          <w:tcPr>
            <w:tcW w:w="1775" w:type="dxa"/>
            <w:vAlign w:val="center"/>
          </w:tcPr>
          <w:p w14:paraId="4486E236" w14:textId="77777777" w:rsidR="00192B05" w:rsidRPr="002C6C11" w:rsidRDefault="00192B05">
            <w:pPr>
              <w:rPr>
                <w:rFonts w:ascii="Montserrat" w:hAnsi="Montserrat"/>
                <w:b/>
                <w:color w:val="auto"/>
              </w:rPr>
            </w:pPr>
            <w:r w:rsidRPr="002C6C11">
              <w:rPr>
                <w:rFonts w:ascii="Montserrat" w:hAnsi="Montserrat"/>
                <w:b/>
                <w:color w:val="auto"/>
              </w:rPr>
              <w:t>Associated KPI:</w:t>
            </w:r>
          </w:p>
        </w:tc>
        <w:tc>
          <w:tcPr>
            <w:tcW w:w="7215" w:type="dxa"/>
            <w:vAlign w:val="center"/>
          </w:tcPr>
          <w:p w14:paraId="05A1046B" w14:textId="77777777" w:rsidR="00192B05" w:rsidRPr="002C6C11" w:rsidRDefault="00192B05">
            <w:pPr>
              <w:rPr>
                <w:rFonts w:ascii="Montserrat" w:hAnsi="Montserrat"/>
                <w:color w:val="auto"/>
              </w:rPr>
            </w:pPr>
            <w:r w:rsidRPr="002C6C11">
              <w:rPr>
                <w:rFonts w:ascii="Montserrat" w:hAnsi="Montserrat"/>
                <w:color w:val="auto"/>
              </w:rPr>
              <w:t>Magma core deployment time</w:t>
            </w:r>
          </w:p>
        </w:tc>
      </w:tr>
      <w:tr w:rsidR="00192B05" w:rsidRPr="00C80238" w14:paraId="367BA7AF" w14:textId="77777777" w:rsidTr="7974CA7E">
        <w:trPr>
          <w:trHeight w:val="300"/>
        </w:trPr>
        <w:tc>
          <w:tcPr>
            <w:tcW w:w="1775" w:type="dxa"/>
            <w:vAlign w:val="center"/>
          </w:tcPr>
          <w:p w14:paraId="7E2C0B03" w14:textId="77777777" w:rsidR="00192B05" w:rsidRPr="002C6C11" w:rsidRDefault="00192B05">
            <w:pPr>
              <w:rPr>
                <w:rFonts w:ascii="Montserrat" w:hAnsi="Montserrat"/>
                <w:b/>
                <w:color w:val="auto"/>
              </w:rPr>
            </w:pPr>
            <w:r w:rsidRPr="002C6C11">
              <w:rPr>
                <w:rFonts w:ascii="Montserrat" w:hAnsi="Montserrat"/>
                <w:b/>
                <w:color w:val="auto"/>
              </w:rPr>
              <w:t>Actual Result:</w:t>
            </w:r>
          </w:p>
        </w:tc>
        <w:tc>
          <w:tcPr>
            <w:tcW w:w="7215" w:type="dxa"/>
            <w:vAlign w:val="center"/>
          </w:tcPr>
          <w:p w14:paraId="7AAF69D2" w14:textId="77777777" w:rsidR="00192B05" w:rsidRPr="002C6C11" w:rsidRDefault="00192B05">
            <w:pPr>
              <w:rPr>
                <w:rFonts w:ascii="Montserrat" w:hAnsi="Montserrat"/>
                <w:color w:val="auto"/>
              </w:rPr>
            </w:pPr>
            <w:r w:rsidRPr="002C6C11">
              <w:rPr>
                <w:rFonts w:ascii="Montserrat" w:hAnsi="Montserrat"/>
                <w:color w:val="auto"/>
              </w:rPr>
              <w:t>See TN 5.3</w:t>
            </w:r>
          </w:p>
        </w:tc>
      </w:tr>
    </w:tbl>
    <w:p w14:paraId="40DCAAEF" w14:textId="4919D9FB" w:rsidR="00192B05" w:rsidRPr="002C6C11" w:rsidRDefault="00192B05" w:rsidP="00192B05">
      <w:pPr>
        <w:pStyle w:val="ParagraphText"/>
      </w:pPr>
    </w:p>
    <w:p w14:paraId="1F1C4F07" w14:textId="45947AFD" w:rsidR="00192B05" w:rsidRPr="002C6C11" w:rsidRDefault="00192B05" w:rsidP="00192B05">
      <w:pPr>
        <w:pStyle w:val="ParagraphText"/>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192B05" w:rsidRPr="00C80238" w14:paraId="4362E8A4" w14:textId="77777777" w:rsidTr="7974CA7E">
        <w:trPr>
          <w:trHeight w:val="300"/>
        </w:trPr>
        <w:tc>
          <w:tcPr>
            <w:tcW w:w="1775" w:type="dxa"/>
            <w:shd w:val="clear" w:color="auto" w:fill="C1E4F5" w:themeFill="accent1" w:themeFillTint="33"/>
            <w:vAlign w:val="center"/>
          </w:tcPr>
          <w:p w14:paraId="1C108D2C" w14:textId="223434CE" w:rsidR="00192B05" w:rsidRPr="002C6C11" w:rsidRDefault="76FF2484" w:rsidP="7974CA7E">
            <w:pPr>
              <w:rPr>
                <w:rFonts w:ascii="Montserrat" w:hAnsi="Montserrat"/>
                <w:b/>
                <w:bCs/>
                <w:color w:val="auto"/>
              </w:rPr>
            </w:pPr>
            <w:r w:rsidRPr="7974CA7E">
              <w:rPr>
                <w:rFonts w:ascii="Montserrat" w:hAnsi="Montserrat"/>
                <w:b/>
                <w:bCs/>
                <w:color w:val="auto"/>
              </w:rPr>
              <w:t xml:space="preserve">Test Case </w:t>
            </w:r>
            <w:r w:rsidR="26E565CC" w:rsidRPr="7974CA7E">
              <w:rPr>
                <w:rFonts w:ascii="Montserrat" w:hAnsi="Montserrat"/>
                <w:b/>
                <w:bCs/>
                <w:color w:val="auto"/>
              </w:rPr>
              <w:t>8</w:t>
            </w:r>
          </w:p>
        </w:tc>
        <w:tc>
          <w:tcPr>
            <w:tcW w:w="7215" w:type="dxa"/>
            <w:shd w:val="clear" w:color="auto" w:fill="C1E4F5" w:themeFill="accent1" w:themeFillTint="33"/>
            <w:vAlign w:val="center"/>
          </w:tcPr>
          <w:p w14:paraId="42048B5B" w14:textId="77777777" w:rsidR="00192B05" w:rsidRPr="002C6C11" w:rsidRDefault="00192B05">
            <w:pPr>
              <w:rPr>
                <w:rFonts w:ascii="Montserrat" w:hAnsi="Montserrat"/>
                <w:b/>
                <w:color w:val="auto"/>
              </w:rPr>
            </w:pPr>
          </w:p>
        </w:tc>
      </w:tr>
      <w:tr w:rsidR="00192B05" w:rsidRPr="00C80238" w14:paraId="12DD52FC" w14:textId="77777777" w:rsidTr="7974CA7E">
        <w:trPr>
          <w:trHeight w:val="300"/>
        </w:trPr>
        <w:tc>
          <w:tcPr>
            <w:tcW w:w="1775" w:type="dxa"/>
            <w:vAlign w:val="center"/>
          </w:tcPr>
          <w:p w14:paraId="4483B977" w14:textId="77777777" w:rsidR="00192B05" w:rsidRPr="002C6C11" w:rsidRDefault="00192B05">
            <w:pPr>
              <w:rPr>
                <w:rFonts w:ascii="Montserrat" w:hAnsi="Montserrat"/>
                <w:b/>
                <w:color w:val="auto"/>
              </w:rPr>
            </w:pPr>
            <w:r w:rsidRPr="002C6C11">
              <w:rPr>
                <w:rFonts w:ascii="Montserrat" w:hAnsi="Montserrat"/>
                <w:b/>
                <w:color w:val="auto"/>
              </w:rPr>
              <w:t>Title:</w:t>
            </w:r>
          </w:p>
        </w:tc>
        <w:tc>
          <w:tcPr>
            <w:tcW w:w="7215" w:type="dxa"/>
            <w:vAlign w:val="center"/>
          </w:tcPr>
          <w:p w14:paraId="0C6ED490" w14:textId="77777777" w:rsidR="00192B05" w:rsidRPr="002C6C11" w:rsidRDefault="00192B05">
            <w:pPr>
              <w:rPr>
                <w:rFonts w:ascii="Montserrat" w:hAnsi="Montserrat"/>
                <w:color w:val="auto"/>
              </w:rPr>
            </w:pPr>
            <w:r w:rsidRPr="002C6C11">
              <w:rPr>
                <w:rFonts w:ascii="Montserrat" w:hAnsi="Montserrat"/>
                <w:color w:val="auto"/>
              </w:rPr>
              <w:t>Deployment time for a new site – New gNBs</w:t>
            </w:r>
          </w:p>
        </w:tc>
      </w:tr>
      <w:tr w:rsidR="00192B05" w:rsidRPr="00C80238" w14:paraId="43D19A03" w14:textId="77777777" w:rsidTr="7974CA7E">
        <w:trPr>
          <w:trHeight w:val="300"/>
        </w:trPr>
        <w:tc>
          <w:tcPr>
            <w:tcW w:w="1775" w:type="dxa"/>
            <w:vAlign w:val="center"/>
          </w:tcPr>
          <w:p w14:paraId="4FC549A4" w14:textId="77777777" w:rsidR="00192B05" w:rsidRPr="002C6C11" w:rsidRDefault="00192B05">
            <w:pPr>
              <w:rPr>
                <w:rFonts w:ascii="Montserrat" w:hAnsi="Montserrat"/>
                <w:b/>
                <w:color w:val="auto"/>
              </w:rPr>
            </w:pPr>
            <w:r w:rsidRPr="002C6C11">
              <w:rPr>
                <w:rFonts w:ascii="Montserrat" w:hAnsi="Montserrat"/>
                <w:b/>
                <w:color w:val="auto"/>
              </w:rPr>
              <w:t>Test type:</w:t>
            </w:r>
          </w:p>
        </w:tc>
        <w:tc>
          <w:tcPr>
            <w:tcW w:w="7215" w:type="dxa"/>
            <w:vAlign w:val="center"/>
          </w:tcPr>
          <w:p w14:paraId="5EA6E5FA" w14:textId="77777777" w:rsidR="00192B05" w:rsidRPr="002C6C11" w:rsidRDefault="00192B05">
            <w:pPr>
              <w:rPr>
                <w:rFonts w:ascii="Montserrat" w:hAnsi="Montserrat"/>
                <w:color w:val="auto"/>
              </w:rPr>
            </w:pPr>
            <w:r w:rsidRPr="002C6C11">
              <w:rPr>
                <w:rFonts w:ascii="Montserrat" w:hAnsi="Montserrat"/>
                <w:color w:val="auto"/>
              </w:rPr>
              <w:t>Component test</w:t>
            </w:r>
          </w:p>
        </w:tc>
      </w:tr>
      <w:tr w:rsidR="00192B05" w:rsidRPr="00C80238" w14:paraId="50BD9DCD" w14:textId="77777777" w:rsidTr="7974CA7E">
        <w:trPr>
          <w:trHeight w:val="300"/>
        </w:trPr>
        <w:tc>
          <w:tcPr>
            <w:tcW w:w="1775" w:type="dxa"/>
            <w:vAlign w:val="center"/>
          </w:tcPr>
          <w:p w14:paraId="5B0E3809" w14:textId="77777777" w:rsidR="00192B05" w:rsidRPr="002C6C11" w:rsidRDefault="00192B05">
            <w:pPr>
              <w:rPr>
                <w:rFonts w:ascii="Montserrat" w:hAnsi="Montserrat"/>
                <w:b/>
                <w:color w:val="auto"/>
              </w:rPr>
            </w:pPr>
            <w:r w:rsidRPr="002C6C11">
              <w:rPr>
                <w:rFonts w:ascii="Montserrat" w:hAnsi="Montserrat"/>
                <w:b/>
                <w:color w:val="auto"/>
              </w:rPr>
              <w:t>Responsible Partner:</w:t>
            </w:r>
          </w:p>
        </w:tc>
        <w:tc>
          <w:tcPr>
            <w:tcW w:w="7215" w:type="dxa"/>
            <w:vAlign w:val="center"/>
          </w:tcPr>
          <w:p w14:paraId="4B888E08" w14:textId="77777777" w:rsidR="00192B05" w:rsidRPr="002C6C11" w:rsidRDefault="00192B05">
            <w:pPr>
              <w:rPr>
                <w:rFonts w:ascii="Montserrat" w:hAnsi="Montserrat"/>
                <w:color w:val="auto"/>
              </w:rPr>
            </w:pPr>
            <w:r w:rsidRPr="002C6C11">
              <w:rPr>
                <w:rFonts w:ascii="Montserrat" w:hAnsi="Montserrat"/>
                <w:color w:val="auto"/>
              </w:rPr>
              <w:t>Telenor</w:t>
            </w:r>
          </w:p>
        </w:tc>
      </w:tr>
      <w:tr w:rsidR="00192B05" w:rsidRPr="00C80238" w14:paraId="4EC6F3F3" w14:textId="77777777" w:rsidTr="7974CA7E">
        <w:trPr>
          <w:trHeight w:val="300"/>
        </w:trPr>
        <w:tc>
          <w:tcPr>
            <w:tcW w:w="1775" w:type="dxa"/>
            <w:vAlign w:val="center"/>
          </w:tcPr>
          <w:p w14:paraId="155B9399" w14:textId="77777777" w:rsidR="00192B05" w:rsidRPr="002C6C11" w:rsidRDefault="00192B05">
            <w:pPr>
              <w:rPr>
                <w:rFonts w:ascii="Montserrat" w:hAnsi="Montserrat"/>
                <w:b/>
                <w:color w:val="auto"/>
              </w:rPr>
            </w:pPr>
          </w:p>
        </w:tc>
        <w:tc>
          <w:tcPr>
            <w:tcW w:w="7215" w:type="dxa"/>
            <w:vAlign w:val="center"/>
          </w:tcPr>
          <w:p w14:paraId="753A0B0D" w14:textId="77777777" w:rsidR="00192B05" w:rsidRPr="002C6C11" w:rsidRDefault="00192B05">
            <w:pPr>
              <w:rPr>
                <w:rFonts w:ascii="Montserrat" w:hAnsi="Montserrat"/>
                <w:color w:val="auto"/>
              </w:rPr>
            </w:pPr>
          </w:p>
        </w:tc>
      </w:tr>
      <w:tr w:rsidR="00192B05" w:rsidRPr="00C80238" w14:paraId="3154B6A1" w14:textId="77777777" w:rsidTr="7974CA7E">
        <w:trPr>
          <w:trHeight w:val="300"/>
        </w:trPr>
        <w:tc>
          <w:tcPr>
            <w:tcW w:w="1775" w:type="dxa"/>
            <w:vAlign w:val="center"/>
          </w:tcPr>
          <w:p w14:paraId="41897F6E" w14:textId="77777777" w:rsidR="00192B05" w:rsidRPr="002C6C11" w:rsidRDefault="00192B05">
            <w:pPr>
              <w:rPr>
                <w:rFonts w:ascii="Montserrat" w:hAnsi="Montserrat"/>
                <w:b/>
                <w:color w:val="auto"/>
              </w:rPr>
            </w:pPr>
            <w:r w:rsidRPr="002C6C11">
              <w:rPr>
                <w:rFonts w:ascii="Montserrat" w:hAnsi="Montserrat"/>
                <w:b/>
                <w:color w:val="auto"/>
              </w:rPr>
              <w:t>Preconditions:</w:t>
            </w:r>
          </w:p>
        </w:tc>
        <w:tc>
          <w:tcPr>
            <w:tcW w:w="7215" w:type="dxa"/>
            <w:vAlign w:val="center"/>
          </w:tcPr>
          <w:p w14:paraId="52EA63BF" w14:textId="77777777" w:rsidR="00192B05" w:rsidRPr="002C6C11" w:rsidRDefault="00192B05">
            <w:pPr>
              <w:rPr>
                <w:rFonts w:ascii="Montserrat" w:hAnsi="Montserrat"/>
                <w:color w:val="auto"/>
              </w:rPr>
            </w:pPr>
            <w:r w:rsidRPr="002C6C11">
              <w:rPr>
                <w:rFonts w:ascii="Montserrat" w:hAnsi="Montserrat"/>
                <w:b/>
                <w:color w:val="auto"/>
              </w:rPr>
              <w:t xml:space="preserve">Pre1: </w:t>
            </w:r>
            <w:r w:rsidRPr="002C6C11">
              <w:rPr>
                <w:rFonts w:ascii="Montserrat" w:hAnsi="Montserrat"/>
                <w:color w:val="auto"/>
              </w:rPr>
              <w:t>ETSI OSM running in a VM on a desktop PC</w:t>
            </w:r>
          </w:p>
          <w:p w14:paraId="0501667D" w14:textId="77777777" w:rsidR="00192B05" w:rsidRPr="002C6C11" w:rsidRDefault="00192B05">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OpenStack running on a second desktop PC</w:t>
            </w:r>
          </w:p>
          <w:p w14:paraId="21C5838F" w14:textId="77777777" w:rsidR="00192B05" w:rsidRPr="002C6C11" w:rsidRDefault="00192B05">
            <w:pPr>
              <w:rPr>
                <w:rFonts w:ascii="Montserrat" w:hAnsi="Montserrat"/>
                <w:color w:val="auto"/>
              </w:rPr>
            </w:pPr>
            <w:r w:rsidRPr="002C6C11">
              <w:rPr>
                <w:rFonts w:ascii="Montserrat" w:hAnsi="Montserrat"/>
                <w:b/>
                <w:color w:val="auto"/>
              </w:rPr>
              <w:t>Pre3:</w:t>
            </w:r>
            <w:r w:rsidRPr="002C6C11">
              <w:rPr>
                <w:rFonts w:ascii="Montserrat" w:hAnsi="Montserrat"/>
                <w:color w:val="auto"/>
              </w:rPr>
              <w:t xml:space="preserve"> AGW VM deployed on OpenStack</w:t>
            </w:r>
          </w:p>
        </w:tc>
      </w:tr>
      <w:tr w:rsidR="00192B05" w:rsidRPr="00C80238" w14:paraId="4B9978DD" w14:textId="77777777" w:rsidTr="7974CA7E">
        <w:trPr>
          <w:trHeight w:val="300"/>
        </w:trPr>
        <w:tc>
          <w:tcPr>
            <w:tcW w:w="1775" w:type="dxa"/>
            <w:vAlign w:val="center"/>
          </w:tcPr>
          <w:p w14:paraId="19EF0260" w14:textId="77777777" w:rsidR="00192B05" w:rsidRPr="002C6C11" w:rsidRDefault="00192B05">
            <w:pPr>
              <w:rPr>
                <w:rFonts w:ascii="Montserrat" w:hAnsi="Montserrat"/>
                <w:color w:val="auto"/>
              </w:rPr>
            </w:pPr>
          </w:p>
        </w:tc>
        <w:tc>
          <w:tcPr>
            <w:tcW w:w="7215" w:type="dxa"/>
            <w:vAlign w:val="center"/>
          </w:tcPr>
          <w:p w14:paraId="013AE616" w14:textId="77777777" w:rsidR="00192B05" w:rsidRPr="002C6C11" w:rsidRDefault="00192B05">
            <w:pPr>
              <w:rPr>
                <w:rFonts w:ascii="Montserrat" w:hAnsi="Montserrat"/>
                <w:color w:val="auto"/>
              </w:rPr>
            </w:pPr>
          </w:p>
        </w:tc>
      </w:tr>
      <w:tr w:rsidR="00192B05" w:rsidRPr="00C80238" w14:paraId="77586365" w14:textId="77777777" w:rsidTr="7974CA7E">
        <w:trPr>
          <w:trHeight w:val="300"/>
        </w:trPr>
        <w:tc>
          <w:tcPr>
            <w:tcW w:w="1775" w:type="dxa"/>
            <w:vAlign w:val="center"/>
          </w:tcPr>
          <w:p w14:paraId="59BE89D5" w14:textId="77777777" w:rsidR="00192B05" w:rsidRPr="002C6C11" w:rsidRDefault="00192B05">
            <w:pPr>
              <w:rPr>
                <w:rFonts w:ascii="Montserrat" w:hAnsi="Montserrat"/>
                <w:b/>
                <w:color w:val="auto"/>
              </w:rPr>
            </w:pPr>
            <w:r w:rsidRPr="002C6C11">
              <w:rPr>
                <w:rFonts w:ascii="Montserrat" w:hAnsi="Montserrat"/>
                <w:b/>
                <w:color w:val="auto"/>
              </w:rPr>
              <w:t>Description:</w:t>
            </w:r>
          </w:p>
        </w:tc>
        <w:tc>
          <w:tcPr>
            <w:tcW w:w="7215" w:type="dxa"/>
            <w:vAlign w:val="center"/>
          </w:tcPr>
          <w:p w14:paraId="7DBA839F" w14:textId="77777777" w:rsidR="00192B05" w:rsidRPr="002C6C11" w:rsidRDefault="00192B05">
            <w:pPr>
              <w:rPr>
                <w:rFonts w:ascii="Montserrat" w:hAnsi="Montserrat"/>
                <w:color w:val="auto"/>
              </w:rPr>
            </w:pPr>
            <w:r w:rsidRPr="002C6C11">
              <w:rPr>
                <w:rFonts w:ascii="Montserrat" w:hAnsi="Montserrat"/>
                <w:color w:val="auto"/>
              </w:rPr>
              <w:t>The goal is to determine the time it takes to deploy a new gNB, and  configure a new gNB and the Magma core (AGW) so that they are ready for UEs to connect the gNB and get its services through the Magma core.</w:t>
            </w:r>
            <w:r w:rsidRPr="002C6C11">
              <w:rPr>
                <w:rFonts w:ascii="Montserrat" w:hAnsi="Montserrat"/>
                <w:color w:val="auto"/>
              </w:rPr>
              <w:br/>
              <w:t>The test completes when it is verified that the new gNB have connected to the AGW.</w:t>
            </w:r>
          </w:p>
        </w:tc>
      </w:tr>
      <w:tr w:rsidR="00192B05" w:rsidRPr="00C80238" w14:paraId="0B81599A" w14:textId="77777777" w:rsidTr="7974CA7E">
        <w:trPr>
          <w:trHeight w:val="300"/>
        </w:trPr>
        <w:tc>
          <w:tcPr>
            <w:tcW w:w="1775" w:type="dxa"/>
            <w:vAlign w:val="center"/>
          </w:tcPr>
          <w:p w14:paraId="14EA049E" w14:textId="77777777" w:rsidR="00192B05" w:rsidRPr="002C6C11" w:rsidRDefault="00192B05">
            <w:pPr>
              <w:rPr>
                <w:rFonts w:ascii="Montserrat" w:hAnsi="Montserrat"/>
                <w:b/>
                <w:color w:val="auto"/>
              </w:rPr>
            </w:pPr>
            <w:r w:rsidRPr="002C6C11">
              <w:rPr>
                <w:rFonts w:ascii="Montserrat" w:hAnsi="Montserrat"/>
                <w:b/>
                <w:color w:val="auto"/>
              </w:rPr>
              <w:t>Test Steps:</w:t>
            </w:r>
          </w:p>
        </w:tc>
        <w:tc>
          <w:tcPr>
            <w:tcW w:w="7215" w:type="dxa"/>
            <w:vAlign w:val="center"/>
          </w:tcPr>
          <w:p w14:paraId="70BFDCAA" w14:textId="77777777" w:rsidR="00192B05" w:rsidRPr="002C6C11" w:rsidRDefault="00192B05">
            <w:pPr>
              <w:rPr>
                <w:rFonts w:ascii="Montserrat" w:hAnsi="Montserrat"/>
                <w:color w:val="auto"/>
              </w:rPr>
            </w:pPr>
            <w:r w:rsidRPr="002C6C11">
              <w:rPr>
                <w:rFonts w:ascii="Montserrat" w:hAnsi="Montserrat"/>
                <w:b/>
                <w:color w:val="auto"/>
              </w:rPr>
              <w:t xml:space="preserve">S1: </w:t>
            </w:r>
            <w:r w:rsidRPr="002C6C11">
              <w:rPr>
                <w:rFonts w:ascii="Montserrat" w:hAnsi="Montserrat"/>
                <w:color w:val="auto"/>
              </w:rPr>
              <w:t>Get the Virtual Network Function (VNF) IDs from the gNB and AGW names</w:t>
            </w:r>
          </w:p>
        </w:tc>
      </w:tr>
      <w:tr w:rsidR="00192B05" w:rsidRPr="00C80238" w14:paraId="757B8BE0" w14:textId="77777777" w:rsidTr="7974CA7E">
        <w:trPr>
          <w:trHeight w:val="300"/>
        </w:trPr>
        <w:tc>
          <w:tcPr>
            <w:tcW w:w="1775" w:type="dxa"/>
            <w:vAlign w:val="center"/>
          </w:tcPr>
          <w:p w14:paraId="7C571586" w14:textId="77777777" w:rsidR="00192B05" w:rsidRPr="002C6C11" w:rsidRDefault="00192B05">
            <w:pPr>
              <w:rPr>
                <w:rFonts w:ascii="Montserrat" w:hAnsi="Montserrat"/>
                <w:color w:val="auto"/>
              </w:rPr>
            </w:pPr>
          </w:p>
        </w:tc>
        <w:tc>
          <w:tcPr>
            <w:tcW w:w="7215" w:type="dxa"/>
            <w:vAlign w:val="center"/>
          </w:tcPr>
          <w:p w14:paraId="33E1B8CE" w14:textId="77777777" w:rsidR="00192B05" w:rsidRPr="002C6C11" w:rsidRDefault="00192B05">
            <w:pPr>
              <w:rPr>
                <w:rFonts w:ascii="Montserrat" w:hAnsi="Montserrat"/>
                <w:color w:val="auto"/>
              </w:rPr>
            </w:pPr>
            <w:r w:rsidRPr="002C6C11">
              <w:rPr>
                <w:rFonts w:ascii="Montserrat" w:hAnsi="Montserrat"/>
                <w:b/>
                <w:color w:val="auto"/>
              </w:rPr>
              <w:t>S2:</w:t>
            </w:r>
            <w:r w:rsidRPr="002C6C11">
              <w:rPr>
                <w:rFonts w:ascii="Montserrat" w:hAnsi="Montserrat"/>
                <w:color w:val="auto"/>
              </w:rPr>
              <w:t xml:space="preserve"> Retrieve the required interface IP addresses from the gNB and AGW</w:t>
            </w:r>
          </w:p>
        </w:tc>
      </w:tr>
      <w:tr w:rsidR="00192B05" w:rsidRPr="00C80238" w14:paraId="3226E9BF" w14:textId="77777777" w:rsidTr="7974CA7E">
        <w:trPr>
          <w:trHeight w:val="300"/>
        </w:trPr>
        <w:tc>
          <w:tcPr>
            <w:tcW w:w="1775" w:type="dxa"/>
            <w:vAlign w:val="center"/>
          </w:tcPr>
          <w:p w14:paraId="1FB216CC" w14:textId="77777777" w:rsidR="00192B05" w:rsidRPr="002C6C11" w:rsidRDefault="00192B05">
            <w:pPr>
              <w:rPr>
                <w:rFonts w:ascii="Montserrat" w:hAnsi="Montserrat"/>
                <w:color w:val="auto"/>
              </w:rPr>
            </w:pPr>
          </w:p>
        </w:tc>
        <w:tc>
          <w:tcPr>
            <w:tcW w:w="7215" w:type="dxa"/>
            <w:vAlign w:val="center"/>
          </w:tcPr>
          <w:p w14:paraId="0E2164DB" w14:textId="77777777" w:rsidR="00192B05" w:rsidRPr="002C6C11" w:rsidRDefault="00192B05">
            <w:pPr>
              <w:rPr>
                <w:rFonts w:ascii="Montserrat" w:hAnsi="Montserrat"/>
                <w:color w:val="auto"/>
              </w:rPr>
            </w:pPr>
            <w:r w:rsidRPr="002C6C11">
              <w:rPr>
                <w:rFonts w:ascii="Montserrat" w:hAnsi="Montserrat"/>
                <w:b/>
                <w:color w:val="auto"/>
              </w:rPr>
              <w:t xml:space="preserve">S3: </w:t>
            </w:r>
            <w:r w:rsidRPr="002C6C11">
              <w:rPr>
                <w:rFonts w:ascii="Montserrat" w:hAnsi="Montserrat"/>
                <w:color w:val="auto"/>
              </w:rPr>
              <w:t>Create the gNB configuration file and start the gNB</w:t>
            </w:r>
          </w:p>
        </w:tc>
      </w:tr>
      <w:tr w:rsidR="00192B05" w:rsidRPr="00C80238" w14:paraId="58635DFE" w14:textId="77777777" w:rsidTr="7974CA7E">
        <w:trPr>
          <w:trHeight w:val="300"/>
        </w:trPr>
        <w:tc>
          <w:tcPr>
            <w:tcW w:w="1775" w:type="dxa"/>
            <w:vAlign w:val="center"/>
          </w:tcPr>
          <w:p w14:paraId="19E2031B" w14:textId="77777777" w:rsidR="00192B05" w:rsidRPr="002C6C11" w:rsidRDefault="00192B05">
            <w:pPr>
              <w:rPr>
                <w:rFonts w:ascii="Montserrat" w:hAnsi="Montserrat"/>
                <w:color w:val="auto"/>
              </w:rPr>
            </w:pPr>
          </w:p>
        </w:tc>
        <w:tc>
          <w:tcPr>
            <w:tcW w:w="7215" w:type="dxa"/>
            <w:vAlign w:val="center"/>
          </w:tcPr>
          <w:p w14:paraId="0E9DD790" w14:textId="77777777" w:rsidR="00192B05" w:rsidRPr="002C6C11" w:rsidRDefault="00192B05">
            <w:pPr>
              <w:rPr>
                <w:rFonts w:ascii="Montserrat" w:hAnsi="Montserrat"/>
                <w:b/>
                <w:color w:val="auto"/>
              </w:rPr>
            </w:pPr>
            <w:r w:rsidRPr="002C6C11">
              <w:rPr>
                <w:rFonts w:ascii="Montserrat" w:hAnsi="Montserrat"/>
                <w:b/>
                <w:color w:val="auto"/>
              </w:rPr>
              <w:t xml:space="preserve">S4: </w:t>
            </w:r>
            <w:r w:rsidRPr="002C6C11">
              <w:rPr>
                <w:rFonts w:ascii="Montserrat" w:hAnsi="Montserrat"/>
                <w:color w:val="auto"/>
              </w:rPr>
              <w:t>Verify that the gNB has connected correctly to the AGW by inspecting the gNB logs</w:t>
            </w:r>
          </w:p>
        </w:tc>
      </w:tr>
      <w:tr w:rsidR="00192B05" w:rsidRPr="00C80238" w14:paraId="46B5ECA5" w14:textId="77777777" w:rsidTr="7974CA7E">
        <w:trPr>
          <w:trHeight w:val="300"/>
        </w:trPr>
        <w:tc>
          <w:tcPr>
            <w:tcW w:w="1775" w:type="dxa"/>
            <w:vAlign w:val="center"/>
          </w:tcPr>
          <w:p w14:paraId="7719B954" w14:textId="77777777" w:rsidR="00192B05" w:rsidRPr="002C6C11" w:rsidRDefault="00192B05">
            <w:pPr>
              <w:rPr>
                <w:rFonts w:ascii="Montserrat" w:hAnsi="Montserrat"/>
                <w:b/>
                <w:color w:val="auto"/>
              </w:rPr>
            </w:pPr>
            <w:r w:rsidRPr="002C6C11">
              <w:rPr>
                <w:rFonts w:ascii="Montserrat" w:hAnsi="Montserrat"/>
                <w:b/>
                <w:color w:val="auto"/>
              </w:rPr>
              <w:t>Associated KPI:</w:t>
            </w:r>
          </w:p>
        </w:tc>
        <w:tc>
          <w:tcPr>
            <w:tcW w:w="7215" w:type="dxa"/>
            <w:vAlign w:val="center"/>
          </w:tcPr>
          <w:p w14:paraId="30E7C679" w14:textId="77777777" w:rsidR="00192B05" w:rsidRPr="002C6C11" w:rsidRDefault="00192B05">
            <w:pPr>
              <w:rPr>
                <w:rFonts w:ascii="Montserrat" w:hAnsi="Montserrat"/>
                <w:color w:val="auto"/>
              </w:rPr>
            </w:pPr>
            <w:r w:rsidRPr="002C6C11">
              <w:rPr>
                <w:rFonts w:ascii="Montserrat" w:hAnsi="Montserrat"/>
                <w:color w:val="auto"/>
              </w:rPr>
              <w:t>New site deployment time - gNBs</w:t>
            </w:r>
          </w:p>
        </w:tc>
      </w:tr>
      <w:tr w:rsidR="00192B05" w:rsidRPr="00C80238" w14:paraId="16DA144B" w14:textId="77777777" w:rsidTr="7974CA7E">
        <w:trPr>
          <w:trHeight w:val="300"/>
        </w:trPr>
        <w:tc>
          <w:tcPr>
            <w:tcW w:w="1775" w:type="dxa"/>
            <w:vAlign w:val="center"/>
          </w:tcPr>
          <w:p w14:paraId="4C4443DE" w14:textId="77777777" w:rsidR="00192B05" w:rsidRPr="002C6C11" w:rsidRDefault="00192B05">
            <w:pPr>
              <w:rPr>
                <w:rFonts w:ascii="Montserrat" w:hAnsi="Montserrat"/>
                <w:b/>
                <w:color w:val="auto"/>
              </w:rPr>
            </w:pPr>
            <w:r w:rsidRPr="002C6C11">
              <w:rPr>
                <w:rFonts w:ascii="Montserrat" w:hAnsi="Montserrat"/>
                <w:b/>
                <w:color w:val="auto"/>
              </w:rPr>
              <w:t>Actual Result:</w:t>
            </w:r>
          </w:p>
        </w:tc>
        <w:tc>
          <w:tcPr>
            <w:tcW w:w="7215" w:type="dxa"/>
            <w:vAlign w:val="center"/>
          </w:tcPr>
          <w:p w14:paraId="71EC71E3" w14:textId="77777777" w:rsidR="00192B05" w:rsidRPr="002C6C11" w:rsidRDefault="00192B05">
            <w:pPr>
              <w:rPr>
                <w:rFonts w:ascii="Montserrat" w:hAnsi="Montserrat"/>
                <w:color w:val="auto"/>
              </w:rPr>
            </w:pPr>
            <w:r w:rsidRPr="002C6C11">
              <w:rPr>
                <w:rFonts w:ascii="Montserrat" w:hAnsi="Montserrat"/>
                <w:color w:val="auto"/>
              </w:rPr>
              <w:t>See TN 5.3</w:t>
            </w:r>
          </w:p>
        </w:tc>
      </w:tr>
    </w:tbl>
    <w:p w14:paraId="5F52E50C" w14:textId="2C184D49" w:rsidR="00192B05" w:rsidRPr="002C6C11" w:rsidRDefault="00192B05" w:rsidP="00192B05">
      <w:pPr>
        <w:pStyle w:val="ParagraphText"/>
      </w:pPr>
    </w:p>
    <w:p w14:paraId="2665BCA5" w14:textId="77777777" w:rsidR="00217B0B" w:rsidRPr="002C6C11" w:rsidRDefault="00217B0B" w:rsidP="00217B0B">
      <w:pPr>
        <w:pStyle w:val="ParagraphText"/>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217B0B" w:rsidRPr="00C80238" w14:paraId="143DF364" w14:textId="77777777" w:rsidTr="7974CA7E">
        <w:trPr>
          <w:trHeight w:val="300"/>
        </w:trPr>
        <w:tc>
          <w:tcPr>
            <w:tcW w:w="1775" w:type="dxa"/>
            <w:shd w:val="clear" w:color="auto" w:fill="C1E4F5" w:themeFill="accent1" w:themeFillTint="33"/>
            <w:vAlign w:val="center"/>
          </w:tcPr>
          <w:p w14:paraId="2802DCB6" w14:textId="61F2680B" w:rsidR="00217B0B" w:rsidRPr="002C6C11" w:rsidRDefault="2E3675E7" w:rsidP="7974CA7E">
            <w:pPr>
              <w:rPr>
                <w:rFonts w:ascii="Montserrat" w:hAnsi="Montserrat"/>
                <w:b/>
                <w:bCs/>
                <w:color w:val="auto"/>
              </w:rPr>
            </w:pPr>
            <w:r w:rsidRPr="7974CA7E">
              <w:rPr>
                <w:rFonts w:ascii="Montserrat" w:hAnsi="Montserrat"/>
                <w:b/>
                <w:bCs/>
                <w:color w:val="auto"/>
              </w:rPr>
              <w:t xml:space="preserve">Test Case </w:t>
            </w:r>
            <w:r w:rsidR="742FE3CA" w:rsidRPr="7974CA7E">
              <w:rPr>
                <w:rFonts w:ascii="Montserrat" w:hAnsi="Montserrat"/>
                <w:b/>
                <w:bCs/>
                <w:color w:val="auto"/>
              </w:rPr>
              <w:t>9</w:t>
            </w:r>
          </w:p>
        </w:tc>
        <w:tc>
          <w:tcPr>
            <w:tcW w:w="7215" w:type="dxa"/>
            <w:shd w:val="clear" w:color="auto" w:fill="C1E4F5" w:themeFill="accent1" w:themeFillTint="33"/>
            <w:vAlign w:val="center"/>
          </w:tcPr>
          <w:p w14:paraId="10D9F2A2" w14:textId="77777777" w:rsidR="00217B0B" w:rsidRPr="002C6C11" w:rsidRDefault="00217B0B">
            <w:pPr>
              <w:rPr>
                <w:rFonts w:ascii="Montserrat" w:hAnsi="Montserrat"/>
                <w:b/>
                <w:color w:val="auto"/>
              </w:rPr>
            </w:pPr>
          </w:p>
        </w:tc>
      </w:tr>
      <w:tr w:rsidR="00217B0B" w:rsidRPr="00C80238" w14:paraId="4DEB49FF" w14:textId="77777777" w:rsidTr="7974CA7E">
        <w:trPr>
          <w:trHeight w:val="300"/>
        </w:trPr>
        <w:tc>
          <w:tcPr>
            <w:tcW w:w="1775" w:type="dxa"/>
            <w:vAlign w:val="center"/>
          </w:tcPr>
          <w:p w14:paraId="27AF0232" w14:textId="77777777" w:rsidR="00217B0B" w:rsidRPr="002C6C11" w:rsidRDefault="00217B0B">
            <w:pPr>
              <w:rPr>
                <w:rFonts w:ascii="Montserrat" w:hAnsi="Montserrat"/>
                <w:b/>
                <w:color w:val="auto"/>
              </w:rPr>
            </w:pPr>
            <w:r w:rsidRPr="002C6C11">
              <w:rPr>
                <w:rFonts w:ascii="Montserrat" w:hAnsi="Montserrat"/>
                <w:b/>
                <w:color w:val="auto"/>
              </w:rPr>
              <w:t>Title:</w:t>
            </w:r>
          </w:p>
        </w:tc>
        <w:tc>
          <w:tcPr>
            <w:tcW w:w="7215" w:type="dxa"/>
            <w:vAlign w:val="center"/>
          </w:tcPr>
          <w:p w14:paraId="7FF3FAD9" w14:textId="77777777" w:rsidR="00217B0B" w:rsidRPr="002C6C11" w:rsidRDefault="00217B0B">
            <w:pPr>
              <w:rPr>
                <w:rFonts w:ascii="Montserrat" w:hAnsi="Montserrat"/>
                <w:color w:val="auto"/>
              </w:rPr>
            </w:pPr>
            <w:r w:rsidRPr="002C6C11">
              <w:rPr>
                <w:rFonts w:ascii="Montserrat" w:hAnsi="Montserrat"/>
                <w:color w:val="auto"/>
              </w:rPr>
              <w:t>Deployment time for a new site – New AGWs</w:t>
            </w:r>
          </w:p>
        </w:tc>
      </w:tr>
      <w:tr w:rsidR="00217B0B" w:rsidRPr="00C80238" w14:paraId="1097DD63" w14:textId="77777777" w:rsidTr="7974CA7E">
        <w:trPr>
          <w:trHeight w:val="300"/>
        </w:trPr>
        <w:tc>
          <w:tcPr>
            <w:tcW w:w="1775" w:type="dxa"/>
            <w:vAlign w:val="center"/>
          </w:tcPr>
          <w:p w14:paraId="56829C85" w14:textId="77777777" w:rsidR="00217B0B" w:rsidRPr="002C6C11" w:rsidRDefault="00217B0B">
            <w:pPr>
              <w:rPr>
                <w:rFonts w:ascii="Montserrat" w:hAnsi="Montserrat"/>
                <w:b/>
                <w:color w:val="auto"/>
              </w:rPr>
            </w:pPr>
            <w:r w:rsidRPr="002C6C11">
              <w:rPr>
                <w:rFonts w:ascii="Montserrat" w:hAnsi="Montserrat"/>
                <w:b/>
                <w:color w:val="auto"/>
              </w:rPr>
              <w:t>Test type:</w:t>
            </w:r>
          </w:p>
        </w:tc>
        <w:tc>
          <w:tcPr>
            <w:tcW w:w="7215" w:type="dxa"/>
            <w:vAlign w:val="center"/>
          </w:tcPr>
          <w:p w14:paraId="6BBB6ED5" w14:textId="77777777" w:rsidR="00217B0B" w:rsidRPr="002C6C11" w:rsidRDefault="00217B0B">
            <w:pPr>
              <w:rPr>
                <w:rFonts w:ascii="Montserrat" w:hAnsi="Montserrat"/>
                <w:color w:val="auto"/>
              </w:rPr>
            </w:pPr>
            <w:r w:rsidRPr="002C6C11">
              <w:rPr>
                <w:rFonts w:ascii="Montserrat" w:hAnsi="Montserrat"/>
                <w:color w:val="auto"/>
              </w:rPr>
              <w:t>Component test</w:t>
            </w:r>
          </w:p>
        </w:tc>
      </w:tr>
      <w:tr w:rsidR="00217B0B" w:rsidRPr="00C80238" w14:paraId="70C4EA0B" w14:textId="77777777" w:rsidTr="7974CA7E">
        <w:trPr>
          <w:trHeight w:val="300"/>
        </w:trPr>
        <w:tc>
          <w:tcPr>
            <w:tcW w:w="1775" w:type="dxa"/>
            <w:vAlign w:val="center"/>
          </w:tcPr>
          <w:p w14:paraId="2D14EA1F" w14:textId="77777777" w:rsidR="00217B0B" w:rsidRPr="002C6C11" w:rsidRDefault="00217B0B">
            <w:pPr>
              <w:rPr>
                <w:rFonts w:ascii="Montserrat" w:hAnsi="Montserrat"/>
                <w:b/>
                <w:color w:val="auto"/>
              </w:rPr>
            </w:pPr>
            <w:r w:rsidRPr="002C6C11">
              <w:rPr>
                <w:rFonts w:ascii="Montserrat" w:hAnsi="Montserrat"/>
                <w:b/>
                <w:color w:val="auto"/>
              </w:rPr>
              <w:t>Responsible Partner:</w:t>
            </w:r>
          </w:p>
        </w:tc>
        <w:tc>
          <w:tcPr>
            <w:tcW w:w="7215" w:type="dxa"/>
            <w:vAlign w:val="center"/>
          </w:tcPr>
          <w:p w14:paraId="166661DC" w14:textId="77777777" w:rsidR="00217B0B" w:rsidRPr="002C6C11" w:rsidRDefault="00217B0B">
            <w:pPr>
              <w:rPr>
                <w:rFonts w:ascii="Montserrat" w:hAnsi="Montserrat"/>
                <w:color w:val="auto"/>
              </w:rPr>
            </w:pPr>
            <w:r w:rsidRPr="002C6C11">
              <w:rPr>
                <w:rFonts w:ascii="Montserrat" w:hAnsi="Montserrat"/>
                <w:color w:val="auto"/>
              </w:rPr>
              <w:t>Telenor</w:t>
            </w:r>
          </w:p>
        </w:tc>
      </w:tr>
      <w:tr w:rsidR="00217B0B" w:rsidRPr="00C80238" w14:paraId="7C365A0D" w14:textId="77777777" w:rsidTr="7974CA7E">
        <w:trPr>
          <w:trHeight w:val="300"/>
        </w:trPr>
        <w:tc>
          <w:tcPr>
            <w:tcW w:w="1775" w:type="dxa"/>
            <w:vAlign w:val="center"/>
          </w:tcPr>
          <w:p w14:paraId="4D539FE2" w14:textId="77777777" w:rsidR="00217B0B" w:rsidRPr="002C6C11" w:rsidRDefault="00217B0B">
            <w:pPr>
              <w:rPr>
                <w:rFonts w:ascii="Montserrat" w:hAnsi="Montserrat"/>
                <w:b/>
                <w:color w:val="auto"/>
              </w:rPr>
            </w:pPr>
          </w:p>
        </w:tc>
        <w:tc>
          <w:tcPr>
            <w:tcW w:w="7215" w:type="dxa"/>
            <w:vAlign w:val="center"/>
          </w:tcPr>
          <w:p w14:paraId="1C296C8F" w14:textId="77777777" w:rsidR="00217B0B" w:rsidRPr="002C6C11" w:rsidRDefault="00217B0B">
            <w:pPr>
              <w:rPr>
                <w:rFonts w:ascii="Montserrat" w:hAnsi="Montserrat"/>
                <w:color w:val="auto"/>
              </w:rPr>
            </w:pPr>
          </w:p>
        </w:tc>
      </w:tr>
      <w:tr w:rsidR="00217B0B" w:rsidRPr="00C80238" w14:paraId="486DFDF9" w14:textId="77777777" w:rsidTr="7974CA7E">
        <w:trPr>
          <w:trHeight w:val="300"/>
        </w:trPr>
        <w:tc>
          <w:tcPr>
            <w:tcW w:w="1775" w:type="dxa"/>
            <w:vAlign w:val="center"/>
          </w:tcPr>
          <w:p w14:paraId="4C299617" w14:textId="77777777" w:rsidR="00217B0B" w:rsidRPr="002C6C11" w:rsidRDefault="00217B0B">
            <w:pPr>
              <w:rPr>
                <w:rFonts w:ascii="Montserrat" w:hAnsi="Montserrat"/>
                <w:b/>
                <w:color w:val="auto"/>
              </w:rPr>
            </w:pPr>
            <w:r w:rsidRPr="002C6C11">
              <w:rPr>
                <w:rFonts w:ascii="Montserrat" w:hAnsi="Montserrat"/>
                <w:b/>
                <w:color w:val="auto"/>
              </w:rPr>
              <w:t>Preconditions:</w:t>
            </w:r>
          </w:p>
        </w:tc>
        <w:tc>
          <w:tcPr>
            <w:tcW w:w="7215" w:type="dxa"/>
            <w:vAlign w:val="center"/>
          </w:tcPr>
          <w:p w14:paraId="726FC373" w14:textId="77777777" w:rsidR="00217B0B" w:rsidRPr="002C6C11" w:rsidRDefault="00217B0B">
            <w:pPr>
              <w:rPr>
                <w:rFonts w:ascii="Montserrat" w:hAnsi="Montserrat"/>
                <w:color w:val="auto"/>
              </w:rPr>
            </w:pPr>
            <w:r w:rsidRPr="002C6C11">
              <w:rPr>
                <w:rFonts w:ascii="Montserrat" w:hAnsi="Montserrat"/>
                <w:b/>
                <w:color w:val="auto"/>
              </w:rPr>
              <w:t xml:space="preserve">Pre1: </w:t>
            </w:r>
            <w:r w:rsidRPr="002C6C11">
              <w:rPr>
                <w:rFonts w:ascii="Montserrat" w:hAnsi="Montserrat"/>
                <w:color w:val="auto"/>
              </w:rPr>
              <w:t>ETSI OSM running in a VM on a desktop PC</w:t>
            </w:r>
          </w:p>
          <w:p w14:paraId="44A9FD7A" w14:textId="77777777" w:rsidR="00217B0B" w:rsidRPr="002C6C11" w:rsidRDefault="00217B0B">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OpenStack running on a second desktop PC</w:t>
            </w:r>
          </w:p>
        </w:tc>
      </w:tr>
      <w:tr w:rsidR="00217B0B" w:rsidRPr="00C80238" w14:paraId="135F57B8" w14:textId="77777777" w:rsidTr="7974CA7E">
        <w:trPr>
          <w:trHeight w:val="300"/>
        </w:trPr>
        <w:tc>
          <w:tcPr>
            <w:tcW w:w="1775" w:type="dxa"/>
            <w:vAlign w:val="center"/>
          </w:tcPr>
          <w:p w14:paraId="3EB50C54" w14:textId="77777777" w:rsidR="00217B0B" w:rsidRPr="002C6C11" w:rsidRDefault="00217B0B">
            <w:pPr>
              <w:rPr>
                <w:rFonts w:ascii="Montserrat" w:hAnsi="Montserrat"/>
                <w:color w:val="auto"/>
              </w:rPr>
            </w:pPr>
          </w:p>
        </w:tc>
        <w:tc>
          <w:tcPr>
            <w:tcW w:w="7215" w:type="dxa"/>
            <w:vAlign w:val="center"/>
          </w:tcPr>
          <w:p w14:paraId="42A6C84F" w14:textId="77777777" w:rsidR="00217B0B" w:rsidRPr="002C6C11" w:rsidRDefault="00217B0B">
            <w:pPr>
              <w:rPr>
                <w:rFonts w:ascii="Montserrat" w:hAnsi="Montserrat"/>
                <w:color w:val="auto"/>
              </w:rPr>
            </w:pPr>
          </w:p>
        </w:tc>
      </w:tr>
      <w:tr w:rsidR="00217B0B" w:rsidRPr="00C80238" w14:paraId="01AC5412" w14:textId="77777777" w:rsidTr="7974CA7E">
        <w:trPr>
          <w:trHeight w:val="300"/>
        </w:trPr>
        <w:tc>
          <w:tcPr>
            <w:tcW w:w="1775" w:type="dxa"/>
            <w:vAlign w:val="center"/>
          </w:tcPr>
          <w:p w14:paraId="4BB4D93A" w14:textId="77777777" w:rsidR="00217B0B" w:rsidRPr="002C6C11" w:rsidRDefault="00217B0B">
            <w:pPr>
              <w:rPr>
                <w:rFonts w:ascii="Montserrat" w:hAnsi="Montserrat"/>
                <w:b/>
                <w:color w:val="auto"/>
              </w:rPr>
            </w:pPr>
            <w:r w:rsidRPr="002C6C11">
              <w:rPr>
                <w:rFonts w:ascii="Montserrat" w:hAnsi="Montserrat"/>
                <w:b/>
                <w:color w:val="auto"/>
              </w:rPr>
              <w:t>Description:</w:t>
            </w:r>
          </w:p>
        </w:tc>
        <w:tc>
          <w:tcPr>
            <w:tcW w:w="7215" w:type="dxa"/>
            <w:vAlign w:val="center"/>
          </w:tcPr>
          <w:p w14:paraId="73FE666D" w14:textId="77777777" w:rsidR="00217B0B" w:rsidRPr="002C6C11" w:rsidRDefault="00217B0B">
            <w:pPr>
              <w:rPr>
                <w:rFonts w:ascii="Montserrat" w:hAnsi="Montserrat"/>
                <w:color w:val="auto"/>
              </w:rPr>
            </w:pPr>
            <w:r w:rsidRPr="002C6C11">
              <w:rPr>
                <w:rFonts w:ascii="Montserrat" w:hAnsi="Montserrat"/>
                <w:color w:val="auto"/>
              </w:rPr>
              <w:t xml:space="preserve">The goal is to determine the time it takes to deploy a new site in the form of a new AGW. </w:t>
            </w:r>
            <w:r w:rsidRPr="002C6C11">
              <w:rPr>
                <w:rFonts w:ascii="Montserrat" w:hAnsi="Montserrat"/>
                <w:color w:val="auto"/>
              </w:rPr>
              <w:br/>
              <w:t xml:space="preserve">To verify correct operation of the AGW, a simulated gNB and UE (UERANSIM) is deployed as well. The test completes when it is verified that the gNB successfully connects to the AGW, and the “AGW UPF IP bug” is handled so that UEs can successfully connect to the AGW and get Internet connectivity. </w:t>
            </w:r>
          </w:p>
        </w:tc>
      </w:tr>
      <w:tr w:rsidR="00217B0B" w:rsidRPr="00C80238" w14:paraId="24270CEB" w14:textId="77777777" w:rsidTr="7974CA7E">
        <w:trPr>
          <w:trHeight w:val="300"/>
        </w:trPr>
        <w:tc>
          <w:tcPr>
            <w:tcW w:w="1775" w:type="dxa"/>
            <w:vAlign w:val="center"/>
          </w:tcPr>
          <w:p w14:paraId="4B21DC61" w14:textId="77777777" w:rsidR="00217B0B" w:rsidRPr="002C6C11" w:rsidRDefault="00217B0B">
            <w:pPr>
              <w:rPr>
                <w:rFonts w:ascii="Montserrat" w:hAnsi="Montserrat"/>
                <w:b/>
                <w:color w:val="auto"/>
              </w:rPr>
            </w:pPr>
            <w:r w:rsidRPr="002C6C11">
              <w:rPr>
                <w:rFonts w:ascii="Montserrat" w:hAnsi="Montserrat"/>
                <w:b/>
                <w:color w:val="auto"/>
              </w:rPr>
              <w:t>Test Steps:</w:t>
            </w:r>
          </w:p>
        </w:tc>
        <w:tc>
          <w:tcPr>
            <w:tcW w:w="7215" w:type="dxa"/>
            <w:vAlign w:val="center"/>
          </w:tcPr>
          <w:p w14:paraId="6D1044AA" w14:textId="77777777" w:rsidR="00217B0B" w:rsidRPr="002C6C11" w:rsidRDefault="00217B0B">
            <w:pPr>
              <w:rPr>
                <w:rFonts w:ascii="Montserrat" w:hAnsi="Montserrat"/>
                <w:color w:val="auto"/>
              </w:rPr>
            </w:pPr>
            <w:r w:rsidRPr="002C6C11">
              <w:rPr>
                <w:rFonts w:ascii="Montserrat" w:hAnsi="Montserrat"/>
                <w:b/>
                <w:color w:val="auto"/>
              </w:rPr>
              <w:t xml:space="preserve">S1: </w:t>
            </w:r>
            <w:r w:rsidRPr="002C6C11">
              <w:rPr>
                <w:rFonts w:ascii="Montserrat" w:hAnsi="Montserrat"/>
                <w:color w:val="auto"/>
              </w:rPr>
              <w:t>Deploy a new AGW NS and a gNB NS on OpenStack</w:t>
            </w:r>
          </w:p>
        </w:tc>
      </w:tr>
      <w:tr w:rsidR="00217B0B" w:rsidRPr="00C80238" w14:paraId="3EB1FBC4" w14:textId="77777777" w:rsidTr="7974CA7E">
        <w:trPr>
          <w:trHeight w:val="300"/>
        </w:trPr>
        <w:tc>
          <w:tcPr>
            <w:tcW w:w="1775" w:type="dxa"/>
            <w:vAlign w:val="center"/>
          </w:tcPr>
          <w:p w14:paraId="0927613A" w14:textId="77777777" w:rsidR="00217B0B" w:rsidRPr="002C6C11" w:rsidRDefault="00217B0B">
            <w:pPr>
              <w:rPr>
                <w:rFonts w:ascii="Montserrat" w:hAnsi="Montserrat"/>
                <w:color w:val="auto"/>
              </w:rPr>
            </w:pPr>
          </w:p>
        </w:tc>
        <w:tc>
          <w:tcPr>
            <w:tcW w:w="7215" w:type="dxa"/>
            <w:vAlign w:val="center"/>
          </w:tcPr>
          <w:p w14:paraId="46C996FB" w14:textId="77777777" w:rsidR="00217B0B" w:rsidRPr="002C6C11" w:rsidRDefault="00217B0B">
            <w:pPr>
              <w:rPr>
                <w:rFonts w:ascii="Montserrat" w:hAnsi="Montserrat"/>
                <w:color w:val="auto"/>
              </w:rPr>
            </w:pPr>
            <w:r w:rsidRPr="002C6C11">
              <w:rPr>
                <w:rFonts w:ascii="Montserrat" w:hAnsi="Montserrat"/>
                <w:b/>
                <w:color w:val="auto"/>
              </w:rPr>
              <w:t>S2:</w:t>
            </w:r>
            <w:r w:rsidRPr="002C6C11">
              <w:rPr>
                <w:rFonts w:ascii="Montserrat" w:hAnsi="Montserrat"/>
                <w:color w:val="auto"/>
              </w:rPr>
              <w:t xml:space="preserve"> Connect the gNB to the AGW and verify correct operation</w:t>
            </w:r>
          </w:p>
        </w:tc>
      </w:tr>
      <w:tr w:rsidR="00217B0B" w:rsidRPr="00C80238" w14:paraId="7BD9E6F7" w14:textId="77777777" w:rsidTr="7974CA7E">
        <w:trPr>
          <w:trHeight w:val="300"/>
        </w:trPr>
        <w:tc>
          <w:tcPr>
            <w:tcW w:w="1775" w:type="dxa"/>
            <w:vAlign w:val="center"/>
          </w:tcPr>
          <w:p w14:paraId="4D146D36" w14:textId="77777777" w:rsidR="00217B0B" w:rsidRPr="002C6C11" w:rsidRDefault="00217B0B">
            <w:pPr>
              <w:rPr>
                <w:rFonts w:ascii="Montserrat" w:hAnsi="Montserrat"/>
                <w:color w:val="auto"/>
              </w:rPr>
            </w:pPr>
          </w:p>
        </w:tc>
        <w:tc>
          <w:tcPr>
            <w:tcW w:w="7215" w:type="dxa"/>
            <w:vAlign w:val="center"/>
          </w:tcPr>
          <w:p w14:paraId="23AE96BF" w14:textId="77777777" w:rsidR="00217B0B" w:rsidRPr="002C6C11" w:rsidRDefault="00217B0B">
            <w:pPr>
              <w:rPr>
                <w:rFonts w:ascii="Montserrat" w:hAnsi="Montserrat"/>
                <w:color w:val="auto"/>
              </w:rPr>
            </w:pPr>
            <w:r w:rsidRPr="002C6C11">
              <w:rPr>
                <w:rFonts w:ascii="Montserrat" w:hAnsi="Montserrat"/>
                <w:b/>
                <w:color w:val="auto"/>
              </w:rPr>
              <w:t xml:space="preserve">S3: </w:t>
            </w:r>
            <w:r w:rsidRPr="002C6C11">
              <w:rPr>
                <w:rFonts w:ascii="Montserrat" w:hAnsi="Montserrat"/>
                <w:color w:val="auto"/>
              </w:rPr>
              <w:t>Connect a UE to the gNB, check for the “AGW UPF IP bug” and fix if required</w:t>
            </w:r>
          </w:p>
        </w:tc>
      </w:tr>
      <w:tr w:rsidR="00217B0B" w:rsidRPr="00C80238" w14:paraId="3BB543AE" w14:textId="77777777" w:rsidTr="7974CA7E">
        <w:trPr>
          <w:trHeight w:val="300"/>
        </w:trPr>
        <w:tc>
          <w:tcPr>
            <w:tcW w:w="1775" w:type="dxa"/>
            <w:vAlign w:val="center"/>
          </w:tcPr>
          <w:p w14:paraId="717E79CE" w14:textId="77777777" w:rsidR="00217B0B" w:rsidRPr="002C6C11" w:rsidRDefault="00217B0B">
            <w:pPr>
              <w:rPr>
                <w:rFonts w:ascii="Montserrat" w:hAnsi="Montserrat"/>
                <w:b/>
                <w:color w:val="auto"/>
              </w:rPr>
            </w:pPr>
            <w:r w:rsidRPr="002C6C11">
              <w:rPr>
                <w:rFonts w:ascii="Montserrat" w:hAnsi="Montserrat"/>
                <w:b/>
                <w:color w:val="auto"/>
              </w:rPr>
              <w:t>Associated KPI:</w:t>
            </w:r>
          </w:p>
        </w:tc>
        <w:tc>
          <w:tcPr>
            <w:tcW w:w="7215" w:type="dxa"/>
            <w:vAlign w:val="center"/>
          </w:tcPr>
          <w:p w14:paraId="1C13B937" w14:textId="77777777" w:rsidR="00217B0B" w:rsidRPr="002C6C11" w:rsidRDefault="00217B0B">
            <w:pPr>
              <w:rPr>
                <w:rFonts w:ascii="Montserrat" w:hAnsi="Montserrat"/>
                <w:color w:val="auto"/>
              </w:rPr>
            </w:pPr>
            <w:r w:rsidRPr="002C6C11">
              <w:rPr>
                <w:rFonts w:ascii="Montserrat" w:hAnsi="Montserrat"/>
                <w:color w:val="auto"/>
              </w:rPr>
              <w:t>New site deployment time - AGWs</w:t>
            </w:r>
          </w:p>
        </w:tc>
      </w:tr>
      <w:tr w:rsidR="00217B0B" w:rsidRPr="00C80238" w14:paraId="3B7392F7" w14:textId="77777777" w:rsidTr="7974CA7E">
        <w:trPr>
          <w:trHeight w:val="300"/>
        </w:trPr>
        <w:tc>
          <w:tcPr>
            <w:tcW w:w="1775" w:type="dxa"/>
            <w:vAlign w:val="center"/>
          </w:tcPr>
          <w:p w14:paraId="33F235BD" w14:textId="77777777" w:rsidR="00217B0B" w:rsidRPr="002C6C11" w:rsidRDefault="00217B0B">
            <w:pPr>
              <w:rPr>
                <w:rFonts w:ascii="Montserrat" w:hAnsi="Montserrat"/>
                <w:b/>
                <w:color w:val="auto"/>
              </w:rPr>
            </w:pPr>
            <w:r w:rsidRPr="002C6C11">
              <w:rPr>
                <w:rFonts w:ascii="Montserrat" w:hAnsi="Montserrat"/>
                <w:b/>
                <w:color w:val="auto"/>
              </w:rPr>
              <w:t>Actual Result:</w:t>
            </w:r>
          </w:p>
        </w:tc>
        <w:tc>
          <w:tcPr>
            <w:tcW w:w="7215" w:type="dxa"/>
            <w:vAlign w:val="center"/>
          </w:tcPr>
          <w:p w14:paraId="6E047118" w14:textId="77777777" w:rsidR="00217B0B" w:rsidRPr="002C6C11" w:rsidRDefault="00217B0B">
            <w:pPr>
              <w:rPr>
                <w:rFonts w:ascii="Montserrat" w:hAnsi="Montserrat"/>
                <w:color w:val="auto"/>
              </w:rPr>
            </w:pPr>
            <w:r w:rsidRPr="002C6C11">
              <w:rPr>
                <w:rFonts w:ascii="Montserrat" w:hAnsi="Montserrat"/>
                <w:color w:val="auto"/>
              </w:rPr>
              <w:t>See TN 5.3</w:t>
            </w:r>
          </w:p>
        </w:tc>
      </w:tr>
    </w:tbl>
    <w:p w14:paraId="5BD9E146" w14:textId="77777777" w:rsidR="00217B0B" w:rsidRPr="002C6C11" w:rsidRDefault="00217B0B" w:rsidP="00217B0B">
      <w:pPr>
        <w:pStyle w:val="ParagraphText"/>
      </w:pPr>
    </w:p>
    <w:p w14:paraId="44B569B1" w14:textId="77777777" w:rsidR="00217B0B" w:rsidRPr="002C6C11" w:rsidRDefault="00217B0B" w:rsidP="00217B0B">
      <w:pPr>
        <w:pStyle w:val="ParagraphText"/>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5"/>
        <w:gridCol w:w="7215"/>
      </w:tblGrid>
      <w:tr w:rsidR="00217B0B" w:rsidRPr="00C80238" w14:paraId="21D49B1B" w14:textId="77777777" w:rsidTr="7974CA7E">
        <w:trPr>
          <w:trHeight w:val="300"/>
        </w:trPr>
        <w:tc>
          <w:tcPr>
            <w:tcW w:w="1775" w:type="dxa"/>
            <w:shd w:val="clear" w:color="auto" w:fill="C1E4F5" w:themeFill="accent1" w:themeFillTint="33"/>
            <w:vAlign w:val="center"/>
          </w:tcPr>
          <w:p w14:paraId="7EA4806A" w14:textId="028DFE40" w:rsidR="00217B0B" w:rsidRPr="002C6C11" w:rsidRDefault="2E3675E7" w:rsidP="7974CA7E">
            <w:pPr>
              <w:rPr>
                <w:rFonts w:ascii="Montserrat" w:hAnsi="Montserrat"/>
                <w:b/>
                <w:bCs/>
                <w:color w:val="auto"/>
              </w:rPr>
            </w:pPr>
            <w:r w:rsidRPr="7974CA7E">
              <w:rPr>
                <w:rFonts w:ascii="Montserrat" w:hAnsi="Montserrat"/>
                <w:b/>
                <w:bCs/>
                <w:color w:val="auto"/>
              </w:rPr>
              <w:t xml:space="preserve">Test Case </w:t>
            </w:r>
            <w:r w:rsidR="451C70AE" w:rsidRPr="7974CA7E">
              <w:rPr>
                <w:rFonts w:ascii="Montserrat" w:hAnsi="Montserrat"/>
                <w:b/>
                <w:bCs/>
                <w:color w:val="auto"/>
              </w:rPr>
              <w:t>10</w:t>
            </w:r>
          </w:p>
        </w:tc>
        <w:tc>
          <w:tcPr>
            <w:tcW w:w="7215" w:type="dxa"/>
            <w:shd w:val="clear" w:color="auto" w:fill="C1E4F5" w:themeFill="accent1" w:themeFillTint="33"/>
            <w:vAlign w:val="center"/>
          </w:tcPr>
          <w:p w14:paraId="07DF6FE7" w14:textId="77777777" w:rsidR="00217B0B" w:rsidRPr="002C6C11" w:rsidRDefault="00217B0B">
            <w:pPr>
              <w:rPr>
                <w:rFonts w:ascii="Montserrat" w:hAnsi="Montserrat"/>
                <w:b/>
                <w:color w:val="auto"/>
              </w:rPr>
            </w:pPr>
          </w:p>
        </w:tc>
      </w:tr>
      <w:tr w:rsidR="00217B0B" w:rsidRPr="00C80238" w14:paraId="420B8081" w14:textId="77777777" w:rsidTr="7974CA7E">
        <w:trPr>
          <w:trHeight w:val="300"/>
        </w:trPr>
        <w:tc>
          <w:tcPr>
            <w:tcW w:w="1775" w:type="dxa"/>
            <w:vAlign w:val="center"/>
          </w:tcPr>
          <w:p w14:paraId="744F1866" w14:textId="77777777" w:rsidR="00217B0B" w:rsidRPr="002C6C11" w:rsidRDefault="00217B0B">
            <w:pPr>
              <w:rPr>
                <w:rFonts w:ascii="Montserrat" w:hAnsi="Montserrat"/>
                <w:b/>
                <w:color w:val="auto"/>
              </w:rPr>
            </w:pPr>
            <w:r w:rsidRPr="002C6C11">
              <w:rPr>
                <w:rFonts w:ascii="Montserrat" w:hAnsi="Montserrat"/>
                <w:b/>
                <w:color w:val="auto"/>
              </w:rPr>
              <w:t>Title:</w:t>
            </w:r>
          </w:p>
        </w:tc>
        <w:tc>
          <w:tcPr>
            <w:tcW w:w="7215" w:type="dxa"/>
            <w:vAlign w:val="center"/>
          </w:tcPr>
          <w:p w14:paraId="1967E6BC" w14:textId="77777777" w:rsidR="00217B0B" w:rsidRPr="002C6C11" w:rsidRDefault="00217B0B">
            <w:pPr>
              <w:rPr>
                <w:rFonts w:ascii="Montserrat" w:hAnsi="Montserrat"/>
                <w:color w:val="auto"/>
              </w:rPr>
            </w:pPr>
            <w:r w:rsidRPr="002C6C11">
              <w:rPr>
                <w:rFonts w:ascii="Montserrat" w:hAnsi="Montserrat"/>
                <w:color w:val="auto"/>
              </w:rPr>
              <w:t>Multi-site software update deployment time – Update AGWs</w:t>
            </w:r>
          </w:p>
        </w:tc>
      </w:tr>
      <w:tr w:rsidR="00217B0B" w:rsidRPr="00C80238" w14:paraId="08E1632A" w14:textId="77777777" w:rsidTr="7974CA7E">
        <w:trPr>
          <w:trHeight w:val="300"/>
        </w:trPr>
        <w:tc>
          <w:tcPr>
            <w:tcW w:w="1775" w:type="dxa"/>
            <w:vAlign w:val="center"/>
          </w:tcPr>
          <w:p w14:paraId="4E4DB645" w14:textId="77777777" w:rsidR="00217B0B" w:rsidRPr="002C6C11" w:rsidRDefault="00217B0B">
            <w:pPr>
              <w:rPr>
                <w:rFonts w:ascii="Montserrat" w:hAnsi="Montserrat"/>
                <w:b/>
                <w:color w:val="auto"/>
              </w:rPr>
            </w:pPr>
            <w:r w:rsidRPr="002C6C11">
              <w:rPr>
                <w:rFonts w:ascii="Montserrat" w:hAnsi="Montserrat"/>
                <w:b/>
                <w:color w:val="auto"/>
              </w:rPr>
              <w:t>Test type:</w:t>
            </w:r>
          </w:p>
        </w:tc>
        <w:tc>
          <w:tcPr>
            <w:tcW w:w="7215" w:type="dxa"/>
            <w:vAlign w:val="center"/>
          </w:tcPr>
          <w:p w14:paraId="16565401" w14:textId="77777777" w:rsidR="00217B0B" w:rsidRPr="002C6C11" w:rsidRDefault="00217B0B">
            <w:pPr>
              <w:rPr>
                <w:rFonts w:ascii="Montserrat" w:hAnsi="Montserrat"/>
                <w:color w:val="auto"/>
              </w:rPr>
            </w:pPr>
            <w:r w:rsidRPr="002C6C11">
              <w:rPr>
                <w:rFonts w:ascii="Montserrat" w:hAnsi="Montserrat"/>
                <w:color w:val="auto"/>
              </w:rPr>
              <w:t>Component test</w:t>
            </w:r>
          </w:p>
        </w:tc>
      </w:tr>
      <w:tr w:rsidR="00217B0B" w:rsidRPr="00C80238" w14:paraId="6A434732" w14:textId="77777777" w:rsidTr="7974CA7E">
        <w:trPr>
          <w:trHeight w:val="300"/>
        </w:trPr>
        <w:tc>
          <w:tcPr>
            <w:tcW w:w="1775" w:type="dxa"/>
            <w:vAlign w:val="center"/>
          </w:tcPr>
          <w:p w14:paraId="49A5E998" w14:textId="77777777" w:rsidR="00217B0B" w:rsidRPr="002C6C11" w:rsidRDefault="00217B0B">
            <w:pPr>
              <w:rPr>
                <w:rFonts w:ascii="Montserrat" w:hAnsi="Montserrat"/>
                <w:b/>
                <w:color w:val="auto"/>
              </w:rPr>
            </w:pPr>
            <w:r w:rsidRPr="002C6C11">
              <w:rPr>
                <w:rFonts w:ascii="Montserrat" w:hAnsi="Montserrat"/>
                <w:b/>
                <w:color w:val="auto"/>
              </w:rPr>
              <w:t>Responsible Partner:</w:t>
            </w:r>
          </w:p>
        </w:tc>
        <w:tc>
          <w:tcPr>
            <w:tcW w:w="7215" w:type="dxa"/>
            <w:vAlign w:val="center"/>
          </w:tcPr>
          <w:p w14:paraId="7CFF53EB" w14:textId="77777777" w:rsidR="00217B0B" w:rsidRPr="002C6C11" w:rsidRDefault="00217B0B">
            <w:pPr>
              <w:rPr>
                <w:rFonts w:ascii="Montserrat" w:hAnsi="Montserrat"/>
                <w:color w:val="auto"/>
              </w:rPr>
            </w:pPr>
            <w:r w:rsidRPr="002C6C11">
              <w:rPr>
                <w:rFonts w:ascii="Montserrat" w:hAnsi="Montserrat"/>
                <w:color w:val="auto"/>
              </w:rPr>
              <w:t>Telenor</w:t>
            </w:r>
          </w:p>
        </w:tc>
      </w:tr>
      <w:tr w:rsidR="00217B0B" w:rsidRPr="00C80238" w14:paraId="4BCE9719" w14:textId="77777777" w:rsidTr="7974CA7E">
        <w:trPr>
          <w:trHeight w:val="300"/>
        </w:trPr>
        <w:tc>
          <w:tcPr>
            <w:tcW w:w="1775" w:type="dxa"/>
            <w:vAlign w:val="center"/>
          </w:tcPr>
          <w:p w14:paraId="320F2780" w14:textId="77777777" w:rsidR="00217B0B" w:rsidRPr="002C6C11" w:rsidRDefault="00217B0B">
            <w:pPr>
              <w:rPr>
                <w:rFonts w:ascii="Montserrat" w:hAnsi="Montserrat"/>
                <w:b/>
                <w:color w:val="auto"/>
              </w:rPr>
            </w:pPr>
          </w:p>
        </w:tc>
        <w:tc>
          <w:tcPr>
            <w:tcW w:w="7215" w:type="dxa"/>
            <w:vAlign w:val="center"/>
          </w:tcPr>
          <w:p w14:paraId="0A6B2747" w14:textId="77777777" w:rsidR="00217B0B" w:rsidRPr="002C6C11" w:rsidRDefault="00217B0B">
            <w:pPr>
              <w:rPr>
                <w:rFonts w:ascii="Montserrat" w:hAnsi="Montserrat"/>
                <w:color w:val="auto"/>
              </w:rPr>
            </w:pPr>
          </w:p>
        </w:tc>
      </w:tr>
      <w:tr w:rsidR="00217B0B" w:rsidRPr="00C80238" w14:paraId="30204C9D" w14:textId="77777777" w:rsidTr="7974CA7E">
        <w:trPr>
          <w:trHeight w:val="300"/>
        </w:trPr>
        <w:tc>
          <w:tcPr>
            <w:tcW w:w="1775" w:type="dxa"/>
            <w:vAlign w:val="center"/>
          </w:tcPr>
          <w:p w14:paraId="4F877EC9" w14:textId="77777777" w:rsidR="00217B0B" w:rsidRPr="002C6C11" w:rsidRDefault="00217B0B">
            <w:pPr>
              <w:rPr>
                <w:rFonts w:ascii="Montserrat" w:hAnsi="Montserrat"/>
                <w:b/>
                <w:color w:val="auto"/>
              </w:rPr>
            </w:pPr>
            <w:r w:rsidRPr="002C6C11">
              <w:rPr>
                <w:rFonts w:ascii="Montserrat" w:hAnsi="Montserrat"/>
                <w:b/>
                <w:color w:val="auto"/>
              </w:rPr>
              <w:t>Preconditions:</w:t>
            </w:r>
          </w:p>
        </w:tc>
        <w:tc>
          <w:tcPr>
            <w:tcW w:w="7215" w:type="dxa"/>
            <w:vAlign w:val="center"/>
          </w:tcPr>
          <w:p w14:paraId="1C17C3A8" w14:textId="77777777" w:rsidR="00217B0B" w:rsidRPr="002C6C11" w:rsidRDefault="00217B0B">
            <w:pPr>
              <w:rPr>
                <w:rFonts w:ascii="Montserrat" w:hAnsi="Montserrat"/>
                <w:color w:val="auto"/>
              </w:rPr>
            </w:pPr>
            <w:r w:rsidRPr="002C6C11">
              <w:rPr>
                <w:rFonts w:ascii="Montserrat" w:hAnsi="Montserrat"/>
                <w:b/>
                <w:color w:val="auto"/>
              </w:rPr>
              <w:t xml:space="preserve">Pre1: </w:t>
            </w:r>
            <w:r w:rsidRPr="002C6C11">
              <w:rPr>
                <w:rFonts w:ascii="Montserrat" w:hAnsi="Montserrat"/>
                <w:color w:val="auto"/>
              </w:rPr>
              <w:t>ETSI OSM running in a VM on a desktop PC</w:t>
            </w:r>
          </w:p>
          <w:p w14:paraId="56B9C751" w14:textId="77777777" w:rsidR="00217B0B" w:rsidRPr="002C6C11" w:rsidRDefault="00217B0B">
            <w:pPr>
              <w:rPr>
                <w:rFonts w:ascii="Montserrat" w:hAnsi="Montserrat"/>
                <w:color w:val="auto"/>
              </w:rPr>
            </w:pPr>
            <w:r w:rsidRPr="002C6C11">
              <w:rPr>
                <w:rFonts w:ascii="Montserrat" w:hAnsi="Montserrat"/>
                <w:b/>
                <w:color w:val="auto"/>
              </w:rPr>
              <w:t>Pre2:</w:t>
            </w:r>
            <w:r w:rsidRPr="002C6C11">
              <w:rPr>
                <w:rFonts w:ascii="Montserrat" w:hAnsi="Montserrat"/>
                <w:color w:val="auto"/>
              </w:rPr>
              <w:t xml:space="preserve"> OpenStack running on a second desktop PC</w:t>
            </w:r>
          </w:p>
        </w:tc>
      </w:tr>
      <w:tr w:rsidR="00217B0B" w:rsidRPr="00C80238" w14:paraId="7E99F0AF" w14:textId="77777777" w:rsidTr="7974CA7E">
        <w:trPr>
          <w:trHeight w:val="300"/>
        </w:trPr>
        <w:tc>
          <w:tcPr>
            <w:tcW w:w="1775" w:type="dxa"/>
            <w:vAlign w:val="center"/>
          </w:tcPr>
          <w:p w14:paraId="6227E2DF" w14:textId="77777777" w:rsidR="00217B0B" w:rsidRPr="002C6C11" w:rsidRDefault="00217B0B">
            <w:pPr>
              <w:rPr>
                <w:rFonts w:ascii="Montserrat" w:hAnsi="Montserrat"/>
                <w:color w:val="auto"/>
              </w:rPr>
            </w:pPr>
          </w:p>
        </w:tc>
        <w:tc>
          <w:tcPr>
            <w:tcW w:w="7215" w:type="dxa"/>
            <w:vAlign w:val="center"/>
          </w:tcPr>
          <w:p w14:paraId="2F377BED" w14:textId="77777777" w:rsidR="00217B0B" w:rsidRPr="002C6C11" w:rsidRDefault="00217B0B">
            <w:pPr>
              <w:rPr>
                <w:rFonts w:ascii="Montserrat" w:hAnsi="Montserrat"/>
                <w:color w:val="auto"/>
              </w:rPr>
            </w:pPr>
          </w:p>
        </w:tc>
      </w:tr>
      <w:tr w:rsidR="00217B0B" w:rsidRPr="00C80238" w14:paraId="37BBBFCB" w14:textId="77777777" w:rsidTr="7974CA7E">
        <w:trPr>
          <w:trHeight w:val="300"/>
        </w:trPr>
        <w:tc>
          <w:tcPr>
            <w:tcW w:w="1775" w:type="dxa"/>
            <w:vAlign w:val="center"/>
          </w:tcPr>
          <w:p w14:paraId="72B3759D" w14:textId="77777777" w:rsidR="00217B0B" w:rsidRPr="002C6C11" w:rsidRDefault="00217B0B">
            <w:pPr>
              <w:rPr>
                <w:rFonts w:ascii="Montserrat" w:hAnsi="Montserrat"/>
                <w:b/>
                <w:color w:val="auto"/>
              </w:rPr>
            </w:pPr>
            <w:r w:rsidRPr="002C6C11">
              <w:rPr>
                <w:rFonts w:ascii="Montserrat" w:hAnsi="Montserrat"/>
                <w:b/>
                <w:color w:val="auto"/>
              </w:rPr>
              <w:t>Description:</w:t>
            </w:r>
          </w:p>
        </w:tc>
        <w:tc>
          <w:tcPr>
            <w:tcW w:w="7215" w:type="dxa"/>
            <w:vAlign w:val="center"/>
          </w:tcPr>
          <w:p w14:paraId="69B3F49B" w14:textId="77777777" w:rsidR="00217B0B" w:rsidRPr="002C6C11" w:rsidRDefault="00217B0B">
            <w:pPr>
              <w:rPr>
                <w:rFonts w:ascii="Montserrat" w:hAnsi="Montserrat"/>
                <w:color w:val="auto"/>
              </w:rPr>
            </w:pPr>
            <w:r w:rsidRPr="002C6C11">
              <w:rPr>
                <w:rFonts w:ascii="Montserrat" w:hAnsi="Montserrat"/>
                <w:color w:val="auto"/>
              </w:rPr>
              <w:t>The goal is to determine the time it takes to update the AGW software at multiple sites. The software update is done by replacing the existing AGW Network Service (NS) with a new AGW NS that has the updated software.</w:t>
            </w:r>
            <w:r w:rsidRPr="002C6C11">
              <w:rPr>
                <w:rFonts w:ascii="Montserrat" w:hAnsi="Montserrat"/>
                <w:color w:val="auto"/>
              </w:rPr>
              <w:br/>
              <w:t xml:space="preserve">To verify correct operation of the AGW, a simulated gNB and UE (UERANSIM) is deployed as well. The test completes when it is verified that the gNB successfully connects to the AGW, and the “AGW UPF IP bug” is handled so that UEs can successfully connect to the AGW and get Internet connectivity. </w:t>
            </w:r>
          </w:p>
        </w:tc>
      </w:tr>
      <w:tr w:rsidR="00217B0B" w:rsidRPr="00C80238" w14:paraId="746F7906" w14:textId="77777777" w:rsidTr="7974CA7E">
        <w:trPr>
          <w:trHeight w:val="300"/>
        </w:trPr>
        <w:tc>
          <w:tcPr>
            <w:tcW w:w="1775" w:type="dxa"/>
            <w:vAlign w:val="center"/>
          </w:tcPr>
          <w:p w14:paraId="38B98E49" w14:textId="77777777" w:rsidR="00217B0B" w:rsidRPr="002C6C11" w:rsidRDefault="00217B0B">
            <w:pPr>
              <w:rPr>
                <w:rFonts w:ascii="Montserrat" w:hAnsi="Montserrat"/>
                <w:b/>
                <w:color w:val="auto"/>
              </w:rPr>
            </w:pPr>
            <w:r w:rsidRPr="002C6C11">
              <w:rPr>
                <w:rFonts w:ascii="Montserrat" w:hAnsi="Montserrat"/>
                <w:b/>
                <w:color w:val="auto"/>
              </w:rPr>
              <w:t>Test Steps:</w:t>
            </w:r>
          </w:p>
        </w:tc>
        <w:tc>
          <w:tcPr>
            <w:tcW w:w="7215" w:type="dxa"/>
            <w:vAlign w:val="center"/>
          </w:tcPr>
          <w:p w14:paraId="4194618F" w14:textId="77777777" w:rsidR="00217B0B" w:rsidRPr="002C6C11" w:rsidRDefault="00217B0B">
            <w:pPr>
              <w:rPr>
                <w:rFonts w:ascii="Montserrat" w:hAnsi="Montserrat"/>
                <w:color w:val="auto"/>
              </w:rPr>
            </w:pPr>
            <w:r w:rsidRPr="002C6C11">
              <w:rPr>
                <w:rFonts w:ascii="Montserrat" w:hAnsi="Montserrat"/>
                <w:b/>
                <w:color w:val="auto"/>
              </w:rPr>
              <w:t>S1:</w:t>
            </w:r>
            <w:r w:rsidRPr="002C6C11">
              <w:rPr>
                <w:rFonts w:ascii="Montserrat" w:hAnsi="Montserrat"/>
                <w:color w:val="auto"/>
              </w:rPr>
              <w:t xml:space="preserve"> Delete the existing AGW NS and the corresponding gNB NS</w:t>
            </w:r>
          </w:p>
        </w:tc>
      </w:tr>
      <w:tr w:rsidR="00217B0B" w:rsidRPr="00C80238" w14:paraId="20CC53A9" w14:textId="77777777" w:rsidTr="7974CA7E">
        <w:trPr>
          <w:trHeight w:val="300"/>
        </w:trPr>
        <w:tc>
          <w:tcPr>
            <w:tcW w:w="1775" w:type="dxa"/>
            <w:vAlign w:val="center"/>
          </w:tcPr>
          <w:p w14:paraId="7382BF5B" w14:textId="77777777" w:rsidR="00217B0B" w:rsidRPr="002C6C11" w:rsidRDefault="00217B0B">
            <w:pPr>
              <w:rPr>
                <w:rFonts w:ascii="Montserrat" w:hAnsi="Montserrat"/>
                <w:b/>
                <w:color w:val="auto"/>
              </w:rPr>
            </w:pPr>
          </w:p>
        </w:tc>
        <w:tc>
          <w:tcPr>
            <w:tcW w:w="7215" w:type="dxa"/>
            <w:vAlign w:val="center"/>
          </w:tcPr>
          <w:p w14:paraId="79F400B7" w14:textId="77777777" w:rsidR="00217B0B" w:rsidRPr="002C6C11" w:rsidRDefault="00217B0B">
            <w:pPr>
              <w:rPr>
                <w:rFonts w:ascii="Montserrat" w:hAnsi="Montserrat"/>
                <w:color w:val="auto"/>
              </w:rPr>
            </w:pPr>
            <w:r w:rsidRPr="002C6C11">
              <w:rPr>
                <w:rFonts w:ascii="Montserrat" w:hAnsi="Montserrat"/>
                <w:b/>
                <w:color w:val="auto"/>
              </w:rPr>
              <w:t xml:space="preserve">S2: </w:t>
            </w:r>
            <w:r w:rsidRPr="002C6C11">
              <w:rPr>
                <w:rFonts w:ascii="Montserrat" w:hAnsi="Montserrat"/>
                <w:color w:val="auto"/>
              </w:rPr>
              <w:t>Deploy a new AGW NS and a gNB NS on OpenStack</w:t>
            </w:r>
          </w:p>
        </w:tc>
      </w:tr>
      <w:tr w:rsidR="00217B0B" w:rsidRPr="00C80238" w14:paraId="1806D930" w14:textId="77777777" w:rsidTr="7974CA7E">
        <w:trPr>
          <w:trHeight w:val="300"/>
        </w:trPr>
        <w:tc>
          <w:tcPr>
            <w:tcW w:w="1775" w:type="dxa"/>
            <w:vAlign w:val="center"/>
          </w:tcPr>
          <w:p w14:paraId="59B23284" w14:textId="77777777" w:rsidR="00217B0B" w:rsidRPr="002C6C11" w:rsidRDefault="00217B0B">
            <w:pPr>
              <w:rPr>
                <w:rFonts w:ascii="Montserrat" w:hAnsi="Montserrat"/>
                <w:color w:val="auto"/>
              </w:rPr>
            </w:pPr>
          </w:p>
        </w:tc>
        <w:tc>
          <w:tcPr>
            <w:tcW w:w="7215" w:type="dxa"/>
            <w:vAlign w:val="center"/>
          </w:tcPr>
          <w:p w14:paraId="2448CDAB" w14:textId="77777777" w:rsidR="00217B0B" w:rsidRPr="002C6C11" w:rsidRDefault="00217B0B">
            <w:pPr>
              <w:rPr>
                <w:rFonts w:ascii="Montserrat" w:hAnsi="Montserrat"/>
                <w:color w:val="auto"/>
              </w:rPr>
            </w:pPr>
            <w:r w:rsidRPr="002C6C11">
              <w:rPr>
                <w:rFonts w:ascii="Montserrat" w:hAnsi="Montserrat"/>
                <w:b/>
                <w:color w:val="auto"/>
              </w:rPr>
              <w:t>S3:</w:t>
            </w:r>
            <w:r w:rsidRPr="002C6C11">
              <w:rPr>
                <w:rFonts w:ascii="Montserrat" w:hAnsi="Montserrat"/>
                <w:color w:val="auto"/>
              </w:rPr>
              <w:t xml:space="preserve"> Connect the gNB to the AGW and verify correct operation</w:t>
            </w:r>
          </w:p>
        </w:tc>
      </w:tr>
      <w:tr w:rsidR="00217B0B" w:rsidRPr="00C80238" w14:paraId="165664A8" w14:textId="77777777" w:rsidTr="7974CA7E">
        <w:trPr>
          <w:trHeight w:val="300"/>
        </w:trPr>
        <w:tc>
          <w:tcPr>
            <w:tcW w:w="1775" w:type="dxa"/>
            <w:vAlign w:val="center"/>
          </w:tcPr>
          <w:p w14:paraId="59C6C587" w14:textId="77777777" w:rsidR="00217B0B" w:rsidRPr="002C6C11" w:rsidRDefault="00217B0B">
            <w:pPr>
              <w:rPr>
                <w:rFonts w:ascii="Montserrat" w:hAnsi="Montserrat"/>
                <w:color w:val="auto"/>
              </w:rPr>
            </w:pPr>
          </w:p>
        </w:tc>
        <w:tc>
          <w:tcPr>
            <w:tcW w:w="7215" w:type="dxa"/>
            <w:vAlign w:val="center"/>
          </w:tcPr>
          <w:p w14:paraId="3994A3A3" w14:textId="77777777" w:rsidR="00217B0B" w:rsidRPr="002C6C11" w:rsidRDefault="00217B0B">
            <w:pPr>
              <w:rPr>
                <w:rFonts w:ascii="Montserrat" w:hAnsi="Montserrat"/>
                <w:color w:val="auto"/>
              </w:rPr>
            </w:pPr>
            <w:r w:rsidRPr="002C6C11">
              <w:rPr>
                <w:rFonts w:ascii="Montserrat" w:hAnsi="Montserrat"/>
                <w:b/>
                <w:color w:val="auto"/>
              </w:rPr>
              <w:t xml:space="preserve">S4: </w:t>
            </w:r>
            <w:r w:rsidRPr="002C6C11">
              <w:rPr>
                <w:rFonts w:ascii="Montserrat" w:hAnsi="Montserrat"/>
                <w:color w:val="auto"/>
              </w:rPr>
              <w:t>Connect a UE to the gNB, check for the “AGW UPF IP bug” and fix if required</w:t>
            </w:r>
          </w:p>
        </w:tc>
      </w:tr>
      <w:tr w:rsidR="00217B0B" w:rsidRPr="00C80238" w14:paraId="07D46D24" w14:textId="77777777" w:rsidTr="7974CA7E">
        <w:trPr>
          <w:trHeight w:val="300"/>
        </w:trPr>
        <w:tc>
          <w:tcPr>
            <w:tcW w:w="1775" w:type="dxa"/>
            <w:vAlign w:val="center"/>
          </w:tcPr>
          <w:p w14:paraId="0B603C9A" w14:textId="77777777" w:rsidR="00217B0B" w:rsidRPr="002C6C11" w:rsidRDefault="00217B0B">
            <w:pPr>
              <w:rPr>
                <w:rFonts w:ascii="Montserrat" w:hAnsi="Montserrat"/>
                <w:b/>
                <w:color w:val="auto"/>
              </w:rPr>
            </w:pPr>
            <w:r w:rsidRPr="002C6C11">
              <w:rPr>
                <w:rFonts w:ascii="Montserrat" w:hAnsi="Montserrat"/>
                <w:b/>
                <w:color w:val="auto"/>
              </w:rPr>
              <w:t>Associated KPI:</w:t>
            </w:r>
          </w:p>
        </w:tc>
        <w:tc>
          <w:tcPr>
            <w:tcW w:w="7215" w:type="dxa"/>
            <w:vAlign w:val="center"/>
          </w:tcPr>
          <w:p w14:paraId="0601A2EF" w14:textId="77777777" w:rsidR="00217B0B" w:rsidRPr="002C6C11" w:rsidRDefault="00217B0B">
            <w:pPr>
              <w:rPr>
                <w:rFonts w:ascii="Montserrat" w:hAnsi="Montserrat"/>
                <w:color w:val="auto"/>
              </w:rPr>
            </w:pPr>
            <w:r w:rsidRPr="002C6C11">
              <w:rPr>
                <w:rFonts w:ascii="Montserrat" w:hAnsi="Montserrat"/>
                <w:color w:val="auto"/>
              </w:rPr>
              <w:t>Software update deployment time - AGWs</w:t>
            </w:r>
          </w:p>
        </w:tc>
      </w:tr>
      <w:tr w:rsidR="00217B0B" w:rsidRPr="00C80238" w14:paraId="497C4354" w14:textId="77777777" w:rsidTr="7974CA7E">
        <w:trPr>
          <w:trHeight w:val="300"/>
        </w:trPr>
        <w:tc>
          <w:tcPr>
            <w:tcW w:w="1775" w:type="dxa"/>
            <w:vAlign w:val="center"/>
          </w:tcPr>
          <w:p w14:paraId="7B6BA809" w14:textId="77777777" w:rsidR="00217B0B" w:rsidRPr="002C6C11" w:rsidRDefault="00217B0B">
            <w:pPr>
              <w:rPr>
                <w:rFonts w:ascii="Montserrat" w:hAnsi="Montserrat"/>
                <w:b/>
                <w:color w:val="auto"/>
              </w:rPr>
            </w:pPr>
            <w:r w:rsidRPr="002C6C11">
              <w:rPr>
                <w:rFonts w:ascii="Montserrat" w:hAnsi="Montserrat"/>
                <w:b/>
                <w:color w:val="auto"/>
              </w:rPr>
              <w:t>Actual Result:</w:t>
            </w:r>
          </w:p>
        </w:tc>
        <w:tc>
          <w:tcPr>
            <w:tcW w:w="7215" w:type="dxa"/>
            <w:vAlign w:val="center"/>
          </w:tcPr>
          <w:p w14:paraId="6C1A56AE" w14:textId="77777777" w:rsidR="00217B0B" w:rsidRPr="002C6C11" w:rsidRDefault="00217B0B">
            <w:pPr>
              <w:rPr>
                <w:rFonts w:ascii="Montserrat" w:hAnsi="Montserrat"/>
                <w:color w:val="auto"/>
              </w:rPr>
            </w:pPr>
            <w:r w:rsidRPr="002C6C11">
              <w:rPr>
                <w:rFonts w:ascii="Montserrat" w:hAnsi="Montserrat"/>
                <w:color w:val="auto"/>
              </w:rPr>
              <w:t>See TN 5.3</w:t>
            </w:r>
          </w:p>
        </w:tc>
      </w:tr>
    </w:tbl>
    <w:p w14:paraId="3F2FB991" w14:textId="77777777" w:rsidR="00217B0B" w:rsidRPr="002C6C11" w:rsidRDefault="00217B0B" w:rsidP="00217B0B">
      <w:pPr>
        <w:pStyle w:val="ParagraphText"/>
      </w:pPr>
    </w:p>
    <w:p w14:paraId="24EED787" w14:textId="77777777" w:rsidR="00217B0B" w:rsidRPr="002C6C11" w:rsidRDefault="00217B0B" w:rsidP="00217B0B">
      <w:pPr>
        <w:pStyle w:val="ParagraphText"/>
      </w:pPr>
    </w:p>
    <w:p w14:paraId="22248A55" w14:textId="77777777" w:rsidR="00FB2E70" w:rsidRPr="00CB317A" w:rsidRDefault="453F5444" w:rsidP="00FB2E70">
      <w:pPr>
        <w:pStyle w:val="Heading3"/>
      </w:pPr>
      <w:bookmarkStart w:id="357" w:name="_Toc1047794847"/>
      <w:r>
        <w:t>5.3.4</w:t>
      </w:r>
      <w:r w:rsidR="00FB2E70">
        <w:tab/>
      </w:r>
      <w:r>
        <w:t>Key results</w:t>
      </w:r>
      <w:bookmarkEnd w:id="357"/>
    </w:p>
    <w:p w14:paraId="6EDB9533" w14:textId="77777777" w:rsidR="00FB2E70" w:rsidRPr="002C6C11" w:rsidRDefault="00FB2E70" w:rsidP="00FB2E70">
      <w:pPr>
        <w:pStyle w:val="ParagraphText"/>
        <w:spacing w:before="120"/>
      </w:pPr>
      <w:r w:rsidRPr="002C6C11">
        <w:t>See TN5.3 for description of testing methodology and testing results for both vessel tests and orchestration integration tests.</w:t>
      </w:r>
    </w:p>
    <w:p w14:paraId="2E3357AF" w14:textId="77777777" w:rsidR="00CE0AFC" w:rsidRPr="002C6C11" w:rsidRDefault="00CE0AFC" w:rsidP="00CE0AFC">
      <w:pPr>
        <w:pStyle w:val="ParagraphText"/>
        <w:spacing w:before="120"/>
      </w:pPr>
    </w:p>
    <w:p w14:paraId="6E76CDCE" w14:textId="1C74843E" w:rsidR="00E433C7" w:rsidRPr="002C6C11" w:rsidRDefault="00E433C7" w:rsidP="00EF1E5E">
      <w:pPr>
        <w:pStyle w:val="ParagraphText"/>
      </w:pPr>
    </w:p>
    <w:p w14:paraId="73E0681B" w14:textId="361B8CFC" w:rsidR="1BF0E659" w:rsidRPr="00CB317A" w:rsidRDefault="11B9637F" w:rsidP="77A9CFF2">
      <w:pPr>
        <w:pStyle w:val="Heading2"/>
        <w:rPr>
          <w:rFonts w:eastAsiaTheme="minorEastAsia" w:cstheme="minorBidi"/>
          <w:sz w:val="22"/>
          <w:szCs w:val="22"/>
        </w:rPr>
      </w:pPr>
      <w:bookmarkStart w:id="358" w:name="_Toc1429664026"/>
      <w:r w:rsidRPr="77A9CFF2">
        <w:rPr>
          <w:sz w:val="22"/>
          <w:szCs w:val="22"/>
        </w:rPr>
        <w:t>5</w:t>
      </w:r>
      <w:r w:rsidR="3D7EEDC2" w:rsidRPr="77A9CFF2">
        <w:rPr>
          <w:sz w:val="22"/>
          <w:szCs w:val="22"/>
        </w:rPr>
        <w:t>.4</w:t>
      </w:r>
      <w:r w:rsidR="00DB0738">
        <w:tab/>
      </w:r>
      <w:r w:rsidR="2FF37E91" w:rsidRPr="77A9CFF2">
        <w:rPr>
          <w:rFonts w:eastAsiaTheme="minorEastAsia" w:cstheme="minorBidi"/>
          <w:sz w:val="22"/>
          <w:szCs w:val="22"/>
        </w:rPr>
        <w:t>WP 5.4 5G Broadcast integration test bed</w:t>
      </w:r>
      <w:bookmarkEnd w:id="358"/>
    </w:p>
    <w:p w14:paraId="4DF88377" w14:textId="6A67ACD8" w:rsidR="1BF0E659" w:rsidRPr="002C6C11" w:rsidRDefault="1BF0E659" w:rsidP="00EF1E5E">
      <w:pPr>
        <w:pStyle w:val="ParagraphText"/>
      </w:pPr>
    </w:p>
    <w:p w14:paraId="17BA26BE" w14:textId="057AECAA" w:rsidR="1BF0E659" w:rsidRPr="00CB317A" w:rsidRDefault="11B9637F" w:rsidP="77A9CFF2">
      <w:pPr>
        <w:pStyle w:val="Heading3"/>
        <w:rPr>
          <w:rFonts w:eastAsiaTheme="minorEastAsia" w:cstheme="minorBidi"/>
        </w:rPr>
      </w:pPr>
      <w:bookmarkStart w:id="359" w:name="_Toc471026697"/>
      <w:r>
        <w:t>5</w:t>
      </w:r>
      <w:r w:rsidR="46A8289A">
        <w:t>.4.1</w:t>
      </w:r>
      <w:r w:rsidR="00DB0738">
        <w:tab/>
      </w:r>
      <w:r w:rsidR="46A8289A" w:rsidRPr="77A9CFF2">
        <w:rPr>
          <w:rFonts w:eastAsiaTheme="minorEastAsia" w:cstheme="minorBidi"/>
        </w:rPr>
        <w:t>KPIs</w:t>
      </w:r>
      <w:r w:rsidR="00D12916" w:rsidRPr="77A9CFF2">
        <w:rPr>
          <w:rFonts w:eastAsiaTheme="minorEastAsia" w:cstheme="minorBidi"/>
        </w:rPr>
        <w:t xml:space="preserve"> and tests</w:t>
      </w:r>
      <w:bookmarkEnd w:id="359"/>
    </w:p>
    <w:p w14:paraId="59DE5BF4" w14:textId="2F78A416" w:rsidR="1BF0E659" w:rsidRPr="002C6C11" w:rsidRDefault="6A97BE85" w:rsidP="00E433C7">
      <w:pPr>
        <w:pStyle w:val="ParagraphText"/>
        <w:spacing w:before="120"/>
        <w:rPr>
          <w:rFonts w:eastAsiaTheme="minorEastAsia" w:cstheme="minorBidi"/>
          <w:sz w:val="22"/>
          <w:szCs w:val="22"/>
        </w:rPr>
      </w:pPr>
      <w:r w:rsidRPr="002C6C11">
        <w:t>In order to properly assess:</w:t>
      </w:r>
    </w:p>
    <w:p w14:paraId="54F1EE75" w14:textId="695F016E" w:rsidR="1BF0E659" w:rsidRPr="002C6C11" w:rsidRDefault="6A97BE85" w:rsidP="00FB2E70">
      <w:pPr>
        <w:pStyle w:val="ParagraphText"/>
        <w:numPr>
          <w:ilvl w:val="1"/>
          <w:numId w:val="242"/>
        </w:numPr>
        <w:ind w:left="714" w:hanging="357"/>
        <w:rPr>
          <w:rFonts w:eastAsiaTheme="minorEastAsia" w:cstheme="minorBidi"/>
          <w:sz w:val="22"/>
          <w:szCs w:val="22"/>
        </w:rPr>
      </w:pPr>
      <w:r w:rsidRPr="002C6C11">
        <w:t>Successful implementation of a prototype Protocol adapter at 5G Broadcast transmitting site,</w:t>
      </w:r>
    </w:p>
    <w:p w14:paraId="1CFD8D49" w14:textId="1DD8EDEC" w:rsidR="1BF0E659" w:rsidRPr="002C6C11" w:rsidRDefault="6A97BE85" w:rsidP="00FB2E70">
      <w:pPr>
        <w:pStyle w:val="ParagraphText"/>
        <w:numPr>
          <w:ilvl w:val="1"/>
          <w:numId w:val="242"/>
        </w:numPr>
        <w:ind w:left="714" w:hanging="357"/>
        <w:rPr>
          <w:rFonts w:eastAsiaTheme="minorEastAsia" w:cstheme="minorBidi"/>
          <w:sz w:val="22"/>
          <w:szCs w:val="22"/>
        </w:rPr>
      </w:pPr>
      <w:r w:rsidRPr="002C6C11">
        <w:t>Successful integration of 5G-EMERGE Far Edge with 5G Broadcast receiver,</w:t>
      </w:r>
    </w:p>
    <w:p w14:paraId="4AA36E32" w14:textId="262C4590" w:rsidR="1BF0E659" w:rsidRPr="002C6C11" w:rsidRDefault="6A97BE85" w:rsidP="00FB2E70">
      <w:pPr>
        <w:pStyle w:val="ParagraphText"/>
        <w:numPr>
          <w:ilvl w:val="1"/>
          <w:numId w:val="242"/>
        </w:numPr>
        <w:ind w:left="714" w:hanging="357"/>
        <w:rPr>
          <w:rFonts w:eastAsiaTheme="minorEastAsia" w:cstheme="minorBidi"/>
          <w:sz w:val="22"/>
          <w:szCs w:val="22"/>
        </w:rPr>
      </w:pPr>
      <w:r w:rsidRPr="002C6C11">
        <w:t>Successful end-to-end laboratory integration,</w:t>
      </w:r>
    </w:p>
    <w:p w14:paraId="3EF49CAA" w14:textId="606A214D" w:rsidR="1BF0E659" w:rsidRPr="002C6C11" w:rsidRDefault="6A97BE85" w:rsidP="6B9C3920">
      <w:pPr>
        <w:pStyle w:val="ParagraphText"/>
        <w:spacing w:before="120"/>
        <w:rPr>
          <w:rFonts w:eastAsiaTheme="minorEastAsia" w:cstheme="minorBidi"/>
          <w:sz w:val="22"/>
          <w:szCs w:val="22"/>
        </w:rPr>
      </w:pPr>
      <w:bookmarkStart w:id="360" w:name="_Ref199258659"/>
      <w:r w:rsidRPr="002C6C11">
        <w:t xml:space="preserve">the </w:t>
      </w:r>
      <w:r w:rsidR="00A9365D" w:rsidRPr="002C6C11">
        <w:t xml:space="preserve">following additional </w:t>
      </w:r>
      <w:r w:rsidRPr="002C6C11">
        <w:t xml:space="preserve">KPIs are </w:t>
      </w:r>
      <w:r w:rsidR="00EF1E5E" w:rsidRPr="002C6C11">
        <w:t>shown in</w:t>
      </w:r>
      <w:r w:rsidR="00C40335" w:rsidRPr="002C6C11">
        <w:t xml:space="preserve"> </w:t>
      </w:r>
      <w:r w:rsidR="00FB2E70" w:rsidRPr="002C6C11">
        <w:fldChar w:fldCharType="begin"/>
      </w:r>
      <w:r w:rsidR="00FB2E70" w:rsidRPr="002C6C11">
        <w:instrText xml:space="preserve"> REF _Ref199258911 \h </w:instrText>
      </w:r>
      <w:r w:rsidR="00FB2E70" w:rsidRPr="002C6C11">
        <w:fldChar w:fldCharType="separate"/>
      </w:r>
      <w:r w:rsidR="00FB2E70" w:rsidRPr="00CB317A">
        <w:t xml:space="preserve">Table </w:t>
      </w:r>
      <w:r w:rsidR="00FB2E70">
        <w:rPr>
          <w:noProof/>
        </w:rPr>
        <w:t>14</w:t>
      </w:r>
      <w:r w:rsidR="00FB2E70" w:rsidRPr="002C6C11">
        <w:fldChar w:fldCharType="end"/>
      </w:r>
      <w:r w:rsidR="00FB2E70" w:rsidRPr="002C6C11">
        <w:t xml:space="preserve"> </w:t>
      </w:r>
      <w:r w:rsidR="00A9365D" w:rsidRPr="002C6C11">
        <w:t>are considered</w:t>
      </w:r>
      <w:r w:rsidRPr="002C6C11">
        <w:t>.</w:t>
      </w:r>
    </w:p>
    <w:p w14:paraId="6EC0724F" w14:textId="04F26BC8" w:rsidR="1BF0E659" w:rsidRPr="002C6C11" w:rsidRDefault="1BF0E659" w:rsidP="00EF1E5E">
      <w:pPr>
        <w:pStyle w:val="ParagraphText"/>
      </w:pPr>
    </w:p>
    <w:p w14:paraId="4921E9F0" w14:textId="01990D11" w:rsidR="00EF1E5E" w:rsidRPr="00CB317A" w:rsidRDefault="00EF1E5E" w:rsidP="00EF1E5E">
      <w:pPr>
        <w:pStyle w:val="Caption"/>
        <w:rPr>
          <w:rFonts w:ascii="Montserrat" w:hAnsi="Montserrat"/>
          <w:color w:val="auto"/>
        </w:rPr>
      </w:pPr>
      <w:bookmarkStart w:id="361" w:name="_Ref199258911"/>
      <w:bookmarkStart w:id="362" w:name="_Toc221886683"/>
      <w:r w:rsidRPr="00CB317A">
        <w:rPr>
          <w:rFonts w:ascii="Montserrat" w:hAnsi="Montserrat"/>
          <w:color w:val="auto"/>
        </w:rPr>
        <w:t xml:space="preserve">Table </w:t>
      </w:r>
      <w:r w:rsidRPr="00CB317A">
        <w:rPr>
          <w:rFonts w:ascii="Montserrat" w:hAnsi="Montserrat"/>
          <w:color w:val="auto"/>
        </w:rPr>
        <w:fldChar w:fldCharType="begin"/>
      </w:r>
      <w:r w:rsidRPr="00CB317A">
        <w:rPr>
          <w:rFonts w:ascii="Montserrat" w:hAnsi="Montserrat"/>
          <w:color w:val="auto"/>
        </w:rPr>
        <w:instrText xml:space="preserve"> SEQ Table \* ARABIC </w:instrText>
      </w:r>
      <w:r w:rsidRPr="00CB317A">
        <w:rPr>
          <w:rFonts w:ascii="Montserrat" w:hAnsi="Montserrat"/>
          <w:color w:val="auto"/>
        </w:rPr>
        <w:fldChar w:fldCharType="separate"/>
      </w:r>
      <w:r w:rsidR="00A35C98">
        <w:rPr>
          <w:rFonts w:ascii="Montserrat" w:hAnsi="Montserrat"/>
          <w:noProof/>
          <w:color w:val="auto"/>
        </w:rPr>
        <w:t>14</w:t>
      </w:r>
      <w:r w:rsidRPr="00CB317A">
        <w:rPr>
          <w:rFonts w:ascii="Montserrat" w:hAnsi="Montserrat"/>
          <w:color w:val="auto"/>
        </w:rPr>
        <w:fldChar w:fldCharType="end"/>
      </w:r>
      <w:bookmarkEnd w:id="360"/>
      <w:bookmarkEnd w:id="361"/>
      <w:r w:rsidRPr="00CB317A">
        <w:rPr>
          <w:rFonts w:ascii="Montserrat" w:hAnsi="Montserrat"/>
          <w:color w:val="auto"/>
        </w:rPr>
        <w:t xml:space="preserve">: </w:t>
      </w:r>
      <w:r w:rsidR="009F411D" w:rsidRPr="00CB317A">
        <w:rPr>
          <w:rFonts w:ascii="Montserrat" w:hAnsi="Montserrat"/>
          <w:color w:val="auto"/>
        </w:rPr>
        <w:t xml:space="preserve">Considered </w:t>
      </w:r>
      <w:r w:rsidR="00270D9B" w:rsidRPr="00CB317A">
        <w:rPr>
          <w:rFonts w:ascii="Montserrat" w:hAnsi="Montserrat"/>
          <w:color w:val="auto"/>
        </w:rPr>
        <w:t>KPI</w:t>
      </w:r>
      <w:r w:rsidR="009F411D" w:rsidRPr="00CB317A">
        <w:rPr>
          <w:rFonts w:ascii="Montserrat" w:hAnsi="Montserrat"/>
          <w:color w:val="auto"/>
        </w:rPr>
        <w:t xml:space="preserve">s </w:t>
      </w:r>
      <w:r w:rsidR="00D12916" w:rsidRPr="00CB317A">
        <w:rPr>
          <w:rFonts w:ascii="Montserrat" w:hAnsi="Montserrat"/>
          <w:color w:val="auto"/>
        </w:rPr>
        <w:t xml:space="preserve">and tests </w:t>
      </w:r>
      <w:r w:rsidR="009F411D" w:rsidRPr="00CB317A">
        <w:rPr>
          <w:rFonts w:ascii="Montserrat" w:hAnsi="Montserrat"/>
          <w:color w:val="auto"/>
        </w:rPr>
        <w:t>for the 5G Broadcast integration test bed</w:t>
      </w:r>
      <w:bookmarkEnd w:id="362"/>
    </w:p>
    <w:tbl>
      <w:tblPr>
        <w:tblW w:w="1048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30"/>
        <w:gridCol w:w="1492"/>
        <w:gridCol w:w="2268"/>
        <w:gridCol w:w="1134"/>
        <w:gridCol w:w="1134"/>
        <w:gridCol w:w="1134"/>
        <w:gridCol w:w="992"/>
        <w:gridCol w:w="850"/>
        <w:gridCol w:w="850"/>
      </w:tblGrid>
      <w:tr w:rsidR="008114EB" w:rsidRPr="00C80238" w14:paraId="43151A26" w14:textId="3278F80E" w:rsidTr="00E40295">
        <w:tc>
          <w:tcPr>
            <w:tcW w:w="630" w:type="dxa"/>
            <w:vAlign w:val="center"/>
          </w:tcPr>
          <w:p w14:paraId="4A177334" w14:textId="77777777" w:rsidR="00D12916" w:rsidRPr="002C6C11" w:rsidRDefault="00D12916">
            <w:pPr>
              <w:pStyle w:val="ParagraphText"/>
              <w:jc w:val="center"/>
              <w:rPr>
                <w:rFonts w:eastAsia="Times New Roman" w:cs="Times New Roman"/>
                <w:sz w:val="14"/>
                <w:szCs w:val="14"/>
                <w:lang w:eastAsia="it-IT"/>
              </w:rPr>
            </w:pPr>
            <w:r w:rsidRPr="002C6C11">
              <w:rPr>
                <w:rFonts w:eastAsia="Times New Roman" w:cs="Times New Roman"/>
                <w:sz w:val="14"/>
                <w:szCs w:val="14"/>
                <w:lang w:eastAsia="it-IT"/>
              </w:rPr>
              <w:t>#</w:t>
            </w:r>
          </w:p>
        </w:tc>
        <w:tc>
          <w:tcPr>
            <w:tcW w:w="1492" w:type="dxa"/>
            <w:vAlign w:val="center"/>
          </w:tcPr>
          <w:p w14:paraId="00AB7267" w14:textId="77777777" w:rsidR="00D12916" w:rsidRPr="002C6C11" w:rsidRDefault="00D12916">
            <w:pPr>
              <w:pStyle w:val="ParagraphText"/>
              <w:jc w:val="center"/>
              <w:rPr>
                <w:sz w:val="14"/>
                <w:szCs w:val="14"/>
              </w:rPr>
            </w:pPr>
            <w:r w:rsidRPr="002C6C11">
              <w:rPr>
                <w:rFonts w:eastAsia="Times New Roman" w:cs="Times New Roman"/>
                <w:sz w:val="14"/>
                <w:szCs w:val="14"/>
                <w:lang w:eastAsia="it-IT"/>
              </w:rPr>
              <w:t>Test Title</w:t>
            </w:r>
          </w:p>
        </w:tc>
        <w:tc>
          <w:tcPr>
            <w:tcW w:w="2268" w:type="dxa"/>
            <w:vAlign w:val="center"/>
          </w:tcPr>
          <w:p w14:paraId="4C508B18" w14:textId="77777777" w:rsidR="00D12916" w:rsidRPr="002C6C11" w:rsidRDefault="00D12916">
            <w:pPr>
              <w:pStyle w:val="ParagraphText"/>
              <w:jc w:val="center"/>
              <w:rPr>
                <w:sz w:val="14"/>
                <w:szCs w:val="14"/>
              </w:rPr>
            </w:pPr>
            <w:r w:rsidRPr="002C6C11">
              <w:rPr>
                <w:rFonts w:eastAsia="Times New Roman" w:cs="Times New Roman"/>
                <w:sz w:val="14"/>
                <w:szCs w:val="14"/>
                <w:lang w:eastAsia="it-IT"/>
              </w:rPr>
              <w:t>Description</w:t>
            </w:r>
          </w:p>
        </w:tc>
        <w:tc>
          <w:tcPr>
            <w:tcW w:w="1134" w:type="dxa"/>
            <w:vAlign w:val="center"/>
          </w:tcPr>
          <w:p w14:paraId="48F501F8" w14:textId="77777777" w:rsidR="00D12916" w:rsidRPr="002C6C11" w:rsidRDefault="00D12916">
            <w:pPr>
              <w:pStyle w:val="ParagraphText"/>
              <w:jc w:val="center"/>
              <w:rPr>
                <w:sz w:val="14"/>
                <w:szCs w:val="14"/>
              </w:rPr>
            </w:pPr>
            <w:r w:rsidRPr="002C6C11">
              <w:rPr>
                <w:rFonts w:eastAsia="Times New Roman" w:cs="Times New Roman"/>
                <w:sz w:val="14"/>
                <w:szCs w:val="14"/>
                <w:lang w:eastAsia="it-IT"/>
              </w:rPr>
              <w:t>Test level</w:t>
            </w:r>
          </w:p>
        </w:tc>
        <w:tc>
          <w:tcPr>
            <w:tcW w:w="1134" w:type="dxa"/>
            <w:vAlign w:val="center"/>
          </w:tcPr>
          <w:p w14:paraId="7A595BC2" w14:textId="77777777" w:rsidR="00D12916" w:rsidRPr="002C6C11" w:rsidRDefault="00D12916">
            <w:pPr>
              <w:pStyle w:val="ParagraphText"/>
              <w:jc w:val="center"/>
              <w:rPr>
                <w:sz w:val="14"/>
                <w:szCs w:val="14"/>
              </w:rPr>
            </w:pPr>
            <w:r w:rsidRPr="002C6C11">
              <w:rPr>
                <w:rFonts w:eastAsia="Times New Roman" w:cs="Times New Roman"/>
                <w:sz w:val="14"/>
                <w:szCs w:val="14"/>
                <w:lang w:eastAsia="it-IT"/>
              </w:rPr>
              <w:t>KPI</w:t>
            </w:r>
          </w:p>
        </w:tc>
        <w:tc>
          <w:tcPr>
            <w:tcW w:w="1134" w:type="dxa"/>
            <w:vAlign w:val="center"/>
          </w:tcPr>
          <w:p w14:paraId="51222B6B" w14:textId="77777777" w:rsidR="00D12916" w:rsidRPr="002C6C11" w:rsidRDefault="00D12916">
            <w:pPr>
              <w:pStyle w:val="ParagraphText"/>
              <w:jc w:val="center"/>
              <w:rPr>
                <w:sz w:val="14"/>
                <w:szCs w:val="14"/>
              </w:rPr>
            </w:pPr>
            <w:r w:rsidRPr="002C6C11">
              <w:rPr>
                <w:rFonts w:eastAsia="Times New Roman" w:cs="Times New Roman"/>
                <w:sz w:val="14"/>
                <w:szCs w:val="14"/>
                <w:lang w:eastAsia="it-IT"/>
              </w:rPr>
              <w:t>Quantitative KPIs</w:t>
            </w:r>
          </w:p>
        </w:tc>
        <w:tc>
          <w:tcPr>
            <w:tcW w:w="992" w:type="dxa"/>
            <w:vAlign w:val="center"/>
          </w:tcPr>
          <w:p w14:paraId="26E89126" w14:textId="77777777" w:rsidR="00D12916" w:rsidRPr="002C6C11" w:rsidRDefault="00D12916">
            <w:pPr>
              <w:pStyle w:val="ParagraphText"/>
              <w:jc w:val="center"/>
              <w:rPr>
                <w:sz w:val="14"/>
                <w:szCs w:val="14"/>
              </w:rPr>
            </w:pPr>
            <w:r w:rsidRPr="002C6C11">
              <w:rPr>
                <w:rFonts w:eastAsia="Times New Roman" w:cs="Times New Roman"/>
                <w:sz w:val="14"/>
                <w:szCs w:val="14"/>
                <w:lang w:eastAsia="it-IT"/>
              </w:rPr>
              <w:t>Nature of the test</w:t>
            </w:r>
          </w:p>
        </w:tc>
        <w:tc>
          <w:tcPr>
            <w:tcW w:w="850" w:type="dxa"/>
            <w:vAlign w:val="center"/>
          </w:tcPr>
          <w:p w14:paraId="4A3548EE" w14:textId="20C6450C" w:rsidR="002D15D1" w:rsidRPr="00CB317A" w:rsidRDefault="002D15D1" w:rsidP="002D15D1">
            <w:pPr>
              <w:pStyle w:val="ParagraphText"/>
              <w:jc w:val="center"/>
              <w:rPr>
                <w:sz w:val="14"/>
                <w:szCs w:val="14"/>
                <w:lang w:eastAsia="it-IT"/>
              </w:rPr>
            </w:pPr>
            <w:r w:rsidRPr="00CB317A">
              <w:rPr>
                <w:sz w:val="14"/>
                <w:szCs w:val="14"/>
                <w:lang w:eastAsia="it-IT"/>
              </w:rPr>
              <w:t>Associated KVI</w:t>
            </w:r>
          </w:p>
        </w:tc>
        <w:tc>
          <w:tcPr>
            <w:tcW w:w="850" w:type="dxa"/>
          </w:tcPr>
          <w:p w14:paraId="34E9EFD5" w14:textId="1FE81F53" w:rsidR="00300015" w:rsidRDefault="00300015" w:rsidP="002D15D1">
            <w:pPr>
              <w:pStyle w:val="ParagraphText"/>
              <w:jc w:val="center"/>
              <w:rPr>
                <w:sz w:val="14"/>
                <w:szCs w:val="14"/>
                <w:lang w:eastAsia="it-IT"/>
              </w:rPr>
            </w:pPr>
            <w:r>
              <w:rPr>
                <w:sz w:val="14"/>
                <w:szCs w:val="14"/>
                <w:lang w:eastAsia="it-IT"/>
              </w:rPr>
              <w:t>Status</w:t>
            </w:r>
          </w:p>
        </w:tc>
      </w:tr>
      <w:tr w:rsidR="008114EB" w:rsidRPr="00C80238" w14:paraId="76DA4479" w14:textId="53DFC04D" w:rsidTr="00E40295">
        <w:tc>
          <w:tcPr>
            <w:tcW w:w="630" w:type="dxa"/>
            <w:vAlign w:val="center"/>
          </w:tcPr>
          <w:p w14:paraId="1B98F840" w14:textId="77777777" w:rsidR="00D12916" w:rsidRPr="002C6C11" w:rsidRDefault="00D12916">
            <w:pPr>
              <w:pStyle w:val="ParagraphText"/>
              <w:jc w:val="center"/>
              <w:rPr>
                <w:rFonts w:eastAsia="Times New Roman" w:cs="Times New Roman"/>
                <w:sz w:val="14"/>
                <w:szCs w:val="14"/>
                <w:lang w:eastAsia="it-IT"/>
              </w:rPr>
            </w:pPr>
            <w:r w:rsidRPr="002C6C11">
              <w:rPr>
                <w:rFonts w:eastAsia="Times New Roman" w:cs="Times New Roman"/>
                <w:sz w:val="14"/>
                <w:szCs w:val="14"/>
                <w:lang w:eastAsia="it-IT"/>
              </w:rPr>
              <w:t>5.4-1</w:t>
            </w:r>
          </w:p>
        </w:tc>
        <w:tc>
          <w:tcPr>
            <w:tcW w:w="1492" w:type="dxa"/>
            <w:vAlign w:val="center"/>
          </w:tcPr>
          <w:p w14:paraId="56787DEC" w14:textId="5E78BB4A" w:rsidR="00D12916" w:rsidRPr="002C6C11" w:rsidRDefault="00D12916" w:rsidP="00F44F36">
            <w:pPr>
              <w:pStyle w:val="ParagraphText"/>
              <w:jc w:val="center"/>
              <w:rPr>
                <w:sz w:val="14"/>
                <w:szCs w:val="14"/>
              </w:rPr>
            </w:pPr>
            <w:r w:rsidRPr="00CB317A">
              <w:rPr>
                <w:sz w:val="14"/>
                <w:szCs w:val="14"/>
                <w:lang w:eastAsia="it-IT"/>
              </w:rPr>
              <w:t>M1 Adapter Module integration at LTE-based 5G Terrestrial Broadcast transmitting site</w:t>
            </w:r>
          </w:p>
        </w:tc>
        <w:tc>
          <w:tcPr>
            <w:tcW w:w="2268" w:type="dxa"/>
            <w:vAlign w:val="center"/>
          </w:tcPr>
          <w:p w14:paraId="6783BC4B" w14:textId="542F2F8F" w:rsidR="00D12916" w:rsidRPr="002C6C11" w:rsidRDefault="00D12916" w:rsidP="00F44F36">
            <w:pPr>
              <w:pStyle w:val="ParagraphText"/>
              <w:jc w:val="center"/>
              <w:rPr>
                <w:sz w:val="14"/>
                <w:szCs w:val="14"/>
              </w:rPr>
            </w:pPr>
            <w:r w:rsidRPr="00CB317A">
              <w:rPr>
                <w:sz w:val="14"/>
                <w:szCs w:val="14"/>
                <w:lang w:eastAsia="it-IT"/>
              </w:rPr>
              <w:t>Verify ability of the developed M1 Adapter Module to adapt the input FLUTE streams based on DVB-NIP to FLUTE streams based on 3GPP signalling and encapsulated in GTP-U protocol, providing error-free ingestion to the 5G Broadcast transmitter</w:t>
            </w:r>
          </w:p>
        </w:tc>
        <w:tc>
          <w:tcPr>
            <w:tcW w:w="1134" w:type="dxa"/>
            <w:vAlign w:val="center"/>
          </w:tcPr>
          <w:p w14:paraId="43DB8939" w14:textId="0F1E0F95" w:rsidR="00D12916" w:rsidRPr="002C6C11" w:rsidRDefault="00D12916" w:rsidP="00F44F36">
            <w:pPr>
              <w:pStyle w:val="ParagraphText"/>
              <w:jc w:val="center"/>
              <w:rPr>
                <w:sz w:val="14"/>
                <w:szCs w:val="14"/>
              </w:rPr>
            </w:pPr>
            <w:r w:rsidRPr="00CB317A">
              <w:rPr>
                <w:sz w:val="14"/>
                <w:szCs w:val="14"/>
                <w:lang w:eastAsia="it-IT"/>
              </w:rPr>
              <w:t>Component</w:t>
            </w:r>
          </w:p>
        </w:tc>
        <w:tc>
          <w:tcPr>
            <w:tcW w:w="1134" w:type="dxa"/>
            <w:vAlign w:val="center"/>
          </w:tcPr>
          <w:p w14:paraId="582C32D6" w14:textId="6994897D" w:rsidR="00D12916" w:rsidRPr="002C6C11" w:rsidRDefault="00D12916" w:rsidP="00F44F36">
            <w:pPr>
              <w:pStyle w:val="ParagraphText"/>
              <w:jc w:val="center"/>
              <w:rPr>
                <w:sz w:val="14"/>
                <w:szCs w:val="14"/>
              </w:rPr>
            </w:pPr>
            <w:r w:rsidRPr="00CB317A">
              <w:rPr>
                <w:sz w:val="14"/>
                <w:szCs w:val="14"/>
                <w:lang w:eastAsia="it-IT"/>
              </w:rPr>
              <w:t xml:space="preserve">Ingestion </w:t>
            </w:r>
            <w:r w:rsidR="002D15D1" w:rsidRPr="00CB317A">
              <w:rPr>
                <w:sz w:val="14"/>
                <w:szCs w:val="14"/>
                <w:lang w:eastAsia="it-IT"/>
              </w:rPr>
              <w:t>errors/warnings on the</w:t>
            </w:r>
            <w:r w:rsidRPr="00CB317A">
              <w:rPr>
                <w:sz w:val="14"/>
                <w:szCs w:val="14"/>
                <w:lang w:eastAsia="it-IT"/>
              </w:rPr>
              <w:t xml:space="preserve"> 5G Broadcast transmitter</w:t>
            </w:r>
            <w:r w:rsidR="002D15D1" w:rsidRPr="00CB317A">
              <w:rPr>
                <w:sz w:val="14"/>
                <w:szCs w:val="14"/>
                <w:lang w:eastAsia="it-IT"/>
              </w:rPr>
              <w:t xml:space="preserve"> dashboards</w:t>
            </w:r>
          </w:p>
        </w:tc>
        <w:tc>
          <w:tcPr>
            <w:tcW w:w="1134" w:type="dxa"/>
            <w:vAlign w:val="center"/>
          </w:tcPr>
          <w:p w14:paraId="32A7217F" w14:textId="375ADEA5" w:rsidR="00D12916" w:rsidRPr="002C6C11" w:rsidRDefault="00D12916" w:rsidP="00F44F36">
            <w:pPr>
              <w:pStyle w:val="ParagraphText"/>
              <w:jc w:val="center"/>
              <w:rPr>
                <w:sz w:val="14"/>
                <w:szCs w:val="14"/>
              </w:rPr>
            </w:pPr>
          </w:p>
        </w:tc>
        <w:tc>
          <w:tcPr>
            <w:tcW w:w="992" w:type="dxa"/>
            <w:vAlign w:val="center"/>
          </w:tcPr>
          <w:p w14:paraId="50BCD23D" w14:textId="424C1EE8" w:rsidR="00D12916" w:rsidRPr="002C6C11" w:rsidRDefault="002D15D1" w:rsidP="00F44F36">
            <w:pPr>
              <w:pStyle w:val="ParagraphText"/>
              <w:jc w:val="center"/>
              <w:rPr>
                <w:sz w:val="14"/>
                <w:szCs w:val="14"/>
              </w:rPr>
            </w:pPr>
            <w:r w:rsidRPr="00CB317A">
              <w:rPr>
                <w:sz w:val="14"/>
                <w:szCs w:val="14"/>
                <w:lang w:eastAsia="it-IT"/>
              </w:rPr>
              <w:t>Functional</w:t>
            </w:r>
          </w:p>
        </w:tc>
        <w:tc>
          <w:tcPr>
            <w:tcW w:w="850" w:type="dxa"/>
            <w:vAlign w:val="center"/>
          </w:tcPr>
          <w:p w14:paraId="600C8871" w14:textId="7153A523" w:rsidR="002D15D1" w:rsidRPr="00CB317A" w:rsidRDefault="002D15D1" w:rsidP="00F44F36">
            <w:pPr>
              <w:pStyle w:val="ParagraphText"/>
              <w:jc w:val="center"/>
              <w:rPr>
                <w:sz w:val="14"/>
                <w:szCs w:val="14"/>
                <w:lang w:eastAsia="it-IT"/>
              </w:rPr>
            </w:pPr>
            <w:r w:rsidRPr="00CB317A">
              <w:rPr>
                <w:sz w:val="14"/>
                <w:szCs w:val="14"/>
                <w:lang w:eastAsia="it-IT"/>
              </w:rPr>
              <w:t>Quality</w:t>
            </w:r>
          </w:p>
        </w:tc>
        <w:tc>
          <w:tcPr>
            <w:tcW w:w="850" w:type="dxa"/>
            <w:vAlign w:val="center"/>
          </w:tcPr>
          <w:p w14:paraId="6B1DC0C9" w14:textId="7DF2569B" w:rsidR="00300015" w:rsidRDefault="00300015" w:rsidP="00300015">
            <w:pPr>
              <w:pStyle w:val="ParagraphText"/>
              <w:jc w:val="center"/>
              <w:rPr>
                <w:sz w:val="14"/>
                <w:szCs w:val="14"/>
                <w:lang w:eastAsia="it-IT"/>
              </w:rPr>
            </w:pPr>
            <w:r>
              <w:rPr>
                <w:sz w:val="14"/>
                <w:szCs w:val="14"/>
                <w:lang w:eastAsia="it-IT"/>
              </w:rPr>
              <w:t>PlannedMS3</w:t>
            </w:r>
          </w:p>
        </w:tc>
      </w:tr>
      <w:tr w:rsidR="008114EB" w:rsidRPr="00C80238" w14:paraId="6764EC5B" w14:textId="5B6B0FBD" w:rsidTr="00E40295">
        <w:tc>
          <w:tcPr>
            <w:tcW w:w="630" w:type="dxa"/>
            <w:vAlign w:val="center"/>
          </w:tcPr>
          <w:p w14:paraId="2E81DFC0" w14:textId="77777777" w:rsidR="00D12916" w:rsidRPr="002C6C11" w:rsidRDefault="00D12916">
            <w:pPr>
              <w:pStyle w:val="ParagraphText"/>
              <w:jc w:val="center"/>
              <w:rPr>
                <w:rFonts w:eastAsia="Times New Roman" w:cs="Times New Roman"/>
                <w:sz w:val="14"/>
                <w:szCs w:val="14"/>
                <w:lang w:eastAsia="it-IT"/>
              </w:rPr>
            </w:pPr>
            <w:r w:rsidRPr="002C6C11">
              <w:rPr>
                <w:rFonts w:eastAsia="Times New Roman" w:cs="Times New Roman"/>
                <w:sz w:val="14"/>
                <w:szCs w:val="14"/>
                <w:lang w:eastAsia="it-IT"/>
              </w:rPr>
              <w:t>5.4-2</w:t>
            </w:r>
          </w:p>
        </w:tc>
        <w:tc>
          <w:tcPr>
            <w:tcW w:w="1492" w:type="dxa"/>
            <w:vAlign w:val="center"/>
          </w:tcPr>
          <w:p w14:paraId="4771A416"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M1 Adapter Module latency</w:t>
            </w:r>
          </w:p>
        </w:tc>
        <w:tc>
          <w:tcPr>
            <w:tcW w:w="2268" w:type="dxa"/>
            <w:vAlign w:val="center"/>
          </w:tcPr>
          <w:p w14:paraId="6DB0C9F0"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Measure additional latency introduced by the Protocol adapter at 3GPP M1 interface. Target: additional latency significantly lower than ABR segment duration.</w:t>
            </w:r>
          </w:p>
        </w:tc>
        <w:tc>
          <w:tcPr>
            <w:tcW w:w="1134" w:type="dxa"/>
            <w:vAlign w:val="center"/>
          </w:tcPr>
          <w:p w14:paraId="323FF63F"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Component</w:t>
            </w:r>
          </w:p>
        </w:tc>
        <w:tc>
          <w:tcPr>
            <w:tcW w:w="1134" w:type="dxa"/>
            <w:vAlign w:val="center"/>
          </w:tcPr>
          <w:p w14:paraId="5AD6A4AE"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Additional latency</w:t>
            </w:r>
          </w:p>
        </w:tc>
        <w:tc>
          <w:tcPr>
            <w:tcW w:w="1134" w:type="dxa"/>
            <w:vAlign w:val="center"/>
          </w:tcPr>
          <w:p w14:paraId="3A7138DD" w14:textId="77777777" w:rsidR="00DD0A50" w:rsidRPr="00CB317A" w:rsidRDefault="00D12916" w:rsidP="00DD0A50">
            <w:pPr>
              <w:pStyle w:val="ParagraphText"/>
              <w:jc w:val="center"/>
              <w:rPr>
                <w:sz w:val="14"/>
                <w:szCs w:val="14"/>
                <w:lang w:eastAsia="it-IT"/>
              </w:rPr>
            </w:pPr>
            <w:r w:rsidRPr="00CB317A">
              <w:rPr>
                <w:sz w:val="14"/>
                <w:szCs w:val="14"/>
                <w:lang w:eastAsia="it-IT"/>
              </w:rPr>
              <w:t>Additional latency</w:t>
            </w:r>
          </w:p>
          <w:p w14:paraId="77788039" w14:textId="249F4171" w:rsidR="00D12916" w:rsidRPr="002C6C11" w:rsidRDefault="00DD0A50" w:rsidP="00F44F36">
            <w:pPr>
              <w:pStyle w:val="ParagraphText"/>
              <w:jc w:val="center"/>
              <w:rPr>
                <w:sz w:val="14"/>
                <w:szCs w:val="14"/>
              </w:rPr>
            </w:pPr>
            <w:r w:rsidRPr="00CB317A">
              <w:rPr>
                <w:sz w:val="14"/>
                <w:szCs w:val="14"/>
                <w:lang w:eastAsia="it-IT"/>
              </w:rPr>
              <w:t>(Target:</w:t>
            </w:r>
            <w:r w:rsidRPr="00CB317A">
              <w:rPr>
                <w:sz w:val="14"/>
                <w:szCs w:val="14"/>
                <w:lang w:eastAsia="it-IT"/>
              </w:rPr>
              <w:br/>
              <w:t>&lt; 200 ms,</w:t>
            </w:r>
            <w:r w:rsidRPr="00CB317A">
              <w:rPr>
                <w:sz w:val="14"/>
                <w:szCs w:val="14"/>
                <w:lang w:eastAsia="it-IT"/>
              </w:rPr>
              <w:br/>
              <w:t>i.e., 10% of segment duration)</w:t>
            </w:r>
          </w:p>
        </w:tc>
        <w:tc>
          <w:tcPr>
            <w:tcW w:w="992" w:type="dxa"/>
            <w:vAlign w:val="center"/>
          </w:tcPr>
          <w:p w14:paraId="64DC02D1"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Performance</w:t>
            </w:r>
          </w:p>
        </w:tc>
        <w:tc>
          <w:tcPr>
            <w:tcW w:w="850" w:type="dxa"/>
            <w:vAlign w:val="center"/>
          </w:tcPr>
          <w:p w14:paraId="72A98179" w14:textId="30F3305E" w:rsidR="002D15D1" w:rsidRPr="00CB317A" w:rsidRDefault="002D15D1" w:rsidP="00F44F36">
            <w:pPr>
              <w:pStyle w:val="ParagraphText"/>
              <w:jc w:val="center"/>
              <w:rPr>
                <w:sz w:val="14"/>
                <w:szCs w:val="14"/>
                <w:lang w:eastAsia="it-IT"/>
              </w:rPr>
            </w:pPr>
            <w:r w:rsidRPr="00CB317A">
              <w:rPr>
                <w:sz w:val="14"/>
                <w:szCs w:val="14"/>
                <w:lang w:eastAsia="it-IT"/>
              </w:rPr>
              <w:t>Quality</w:t>
            </w:r>
          </w:p>
        </w:tc>
        <w:tc>
          <w:tcPr>
            <w:tcW w:w="850" w:type="dxa"/>
            <w:vAlign w:val="center"/>
          </w:tcPr>
          <w:p w14:paraId="280820E2" w14:textId="74D18D75" w:rsidR="00300015" w:rsidRDefault="00300015" w:rsidP="00300015">
            <w:pPr>
              <w:pStyle w:val="ParagraphText"/>
              <w:jc w:val="center"/>
              <w:rPr>
                <w:sz w:val="14"/>
                <w:szCs w:val="14"/>
                <w:lang w:eastAsia="it-IT"/>
              </w:rPr>
            </w:pPr>
            <w:r>
              <w:rPr>
                <w:sz w:val="14"/>
                <w:szCs w:val="14"/>
                <w:lang w:eastAsia="it-IT"/>
              </w:rPr>
              <w:t>Completed MS2</w:t>
            </w:r>
          </w:p>
          <w:p w14:paraId="17DC4F73" w14:textId="026042FA" w:rsidR="00300015" w:rsidRDefault="00300015" w:rsidP="00300015">
            <w:pPr>
              <w:pStyle w:val="ParagraphText"/>
              <w:jc w:val="center"/>
              <w:rPr>
                <w:sz w:val="14"/>
                <w:szCs w:val="14"/>
                <w:lang w:eastAsia="it-IT"/>
              </w:rPr>
            </w:pPr>
            <w:r>
              <w:rPr>
                <w:sz w:val="14"/>
                <w:szCs w:val="14"/>
                <w:lang w:eastAsia="it-IT"/>
              </w:rPr>
              <w:t>PASS (detailed results in TN5.4)</w:t>
            </w:r>
          </w:p>
        </w:tc>
      </w:tr>
      <w:tr w:rsidR="008114EB" w:rsidRPr="00C80238" w14:paraId="136FAE67" w14:textId="2CE3887A" w:rsidTr="00E40295">
        <w:tc>
          <w:tcPr>
            <w:tcW w:w="630" w:type="dxa"/>
            <w:vAlign w:val="center"/>
          </w:tcPr>
          <w:p w14:paraId="25CC567F" w14:textId="77777777" w:rsidR="00D12916" w:rsidRPr="002C6C11" w:rsidRDefault="00D12916">
            <w:pPr>
              <w:pStyle w:val="ParagraphText"/>
              <w:jc w:val="center"/>
              <w:rPr>
                <w:rFonts w:eastAsia="Times New Roman" w:cs="Times New Roman"/>
                <w:sz w:val="14"/>
                <w:szCs w:val="14"/>
                <w:lang w:eastAsia="it-IT"/>
              </w:rPr>
            </w:pPr>
            <w:r w:rsidRPr="002C6C11">
              <w:rPr>
                <w:rFonts w:eastAsia="Times New Roman" w:cs="Times New Roman"/>
                <w:sz w:val="14"/>
                <w:szCs w:val="14"/>
                <w:lang w:eastAsia="it-IT"/>
              </w:rPr>
              <w:t>5.4-3</w:t>
            </w:r>
          </w:p>
        </w:tc>
        <w:tc>
          <w:tcPr>
            <w:tcW w:w="1492" w:type="dxa"/>
            <w:vAlign w:val="center"/>
          </w:tcPr>
          <w:p w14:paraId="2B1F0E25"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Control interface integration at LTE-Based 5G Terrestrial Broadcast transmitting site</w:t>
            </w:r>
          </w:p>
        </w:tc>
        <w:tc>
          <w:tcPr>
            <w:tcW w:w="2268" w:type="dxa"/>
            <w:vAlign w:val="center"/>
          </w:tcPr>
          <w:p w14:paraId="616E6A45"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Verify ability to deliver the correct signalling from the BM-SC to the eNB</w:t>
            </w:r>
          </w:p>
        </w:tc>
        <w:tc>
          <w:tcPr>
            <w:tcW w:w="1134" w:type="dxa"/>
            <w:vAlign w:val="center"/>
          </w:tcPr>
          <w:p w14:paraId="63EFC82F"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Component</w:t>
            </w:r>
          </w:p>
        </w:tc>
        <w:tc>
          <w:tcPr>
            <w:tcW w:w="1134" w:type="dxa"/>
            <w:vAlign w:val="center"/>
          </w:tcPr>
          <w:p w14:paraId="00DF9B3B"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Acquisition of control plane information at 5G Broadcast transmitter</w:t>
            </w:r>
          </w:p>
        </w:tc>
        <w:tc>
          <w:tcPr>
            <w:tcW w:w="1134" w:type="dxa"/>
            <w:vAlign w:val="center"/>
          </w:tcPr>
          <w:p w14:paraId="1D52C5FB" w14:textId="0C9E46A6" w:rsidR="00D12916" w:rsidRPr="002C6C11" w:rsidRDefault="00D12916" w:rsidP="00F44F36">
            <w:pPr>
              <w:pStyle w:val="ParagraphText"/>
              <w:jc w:val="center"/>
              <w:rPr>
                <w:sz w:val="14"/>
                <w:szCs w:val="14"/>
              </w:rPr>
            </w:pPr>
          </w:p>
        </w:tc>
        <w:tc>
          <w:tcPr>
            <w:tcW w:w="992" w:type="dxa"/>
            <w:vAlign w:val="center"/>
          </w:tcPr>
          <w:p w14:paraId="0B81F3B9"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Functional</w:t>
            </w:r>
          </w:p>
        </w:tc>
        <w:tc>
          <w:tcPr>
            <w:tcW w:w="850" w:type="dxa"/>
            <w:vAlign w:val="center"/>
          </w:tcPr>
          <w:p w14:paraId="6D3CBEA7" w14:textId="7C935B57" w:rsidR="002D15D1" w:rsidRPr="00CB317A" w:rsidRDefault="002D15D1" w:rsidP="00F44F36">
            <w:pPr>
              <w:pStyle w:val="ParagraphText"/>
              <w:jc w:val="center"/>
              <w:rPr>
                <w:sz w:val="14"/>
                <w:szCs w:val="14"/>
                <w:lang w:eastAsia="it-IT"/>
              </w:rPr>
            </w:pPr>
            <w:r w:rsidRPr="00CB317A">
              <w:rPr>
                <w:sz w:val="14"/>
                <w:szCs w:val="14"/>
                <w:lang w:eastAsia="it-IT"/>
              </w:rPr>
              <w:t>Reach</w:t>
            </w:r>
          </w:p>
        </w:tc>
        <w:tc>
          <w:tcPr>
            <w:tcW w:w="850" w:type="dxa"/>
            <w:vAlign w:val="center"/>
          </w:tcPr>
          <w:p w14:paraId="6C9D2D48" w14:textId="53961693" w:rsidR="00300015" w:rsidRPr="004E69AB" w:rsidRDefault="00300015" w:rsidP="00300015">
            <w:pPr>
              <w:pStyle w:val="ParagraphText"/>
              <w:jc w:val="center"/>
              <w:rPr>
                <w:sz w:val="14"/>
                <w:szCs w:val="14"/>
                <w:lang w:eastAsia="it-IT"/>
              </w:rPr>
            </w:pPr>
            <w:r w:rsidRPr="004E69AB">
              <w:rPr>
                <w:sz w:val="14"/>
                <w:szCs w:val="14"/>
                <w:lang w:eastAsia="it-IT"/>
              </w:rPr>
              <w:t>PlannedMS3</w:t>
            </w:r>
          </w:p>
        </w:tc>
      </w:tr>
      <w:tr w:rsidR="008114EB" w:rsidRPr="00C80238" w14:paraId="7E5B4630" w14:textId="2965F626" w:rsidTr="00E40295">
        <w:tc>
          <w:tcPr>
            <w:tcW w:w="630" w:type="dxa"/>
            <w:vAlign w:val="center"/>
          </w:tcPr>
          <w:p w14:paraId="3E826B5D" w14:textId="77777777" w:rsidR="00D12916" w:rsidRPr="002C6C11" w:rsidRDefault="00D12916">
            <w:pPr>
              <w:pStyle w:val="ParagraphText"/>
              <w:jc w:val="center"/>
              <w:rPr>
                <w:rFonts w:eastAsia="Times New Roman" w:cs="Times New Roman"/>
                <w:sz w:val="14"/>
                <w:szCs w:val="14"/>
                <w:lang w:eastAsia="it-IT"/>
              </w:rPr>
            </w:pPr>
            <w:r w:rsidRPr="002C6C11">
              <w:rPr>
                <w:rFonts w:eastAsia="Times New Roman" w:cs="Times New Roman"/>
                <w:sz w:val="14"/>
                <w:szCs w:val="14"/>
                <w:lang w:eastAsia="it-IT"/>
              </w:rPr>
              <w:t>5.4-4</w:t>
            </w:r>
          </w:p>
        </w:tc>
        <w:tc>
          <w:tcPr>
            <w:tcW w:w="1492" w:type="dxa"/>
            <w:vAlign w:val="center"/>
          </w:tcPr>
          <w:p w14:paraId="2C5DAAFC"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HW and SW integration of 5G-EMERGE Far Edge with LTE-Based 5G Terrestrial Broadcast receiver</w:t>
            </w:r>
          </w:p>
        </w:tc>
        <w:tc>
          <w:tcPr>
            <w:tcW w:w="2268" w:type="dxa"/>
            <w:vAlign w:val="center"/>
          </w:tcPr>
          <w:p w14:paraId="20755FC3"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Verify ability to integrate a 5G Broadcast receiver instead of a satellite receiver for the Far-Edge reception</w:t>
            </w:r>
          </w:p>
        </w:tc>
        <w:tc>
          <w:tcPr>
            <w:tcW w:w="1134" w:type="dxa"/>
            <w:vAlign w:val="center"/>
          </w:tcPr>
          <w:p w14:paraId="51E789FD"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Component</w:t>
            </w:r>
          </w:p>
        </w:tc>
        <w:tc>
          <w:tcPr>
            <w:tcW w:w="1134" w:type="dxa"/>
            <w:vAlign w:val="center"/>
          </w:tcPr>
          <w:p w14:paraId="3AA59A0F"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Integration of 5G Broadcast receiver at Far Edge</w:t>
            </w:r>
          </w:p>
        </w:tc>
        <w:tc>
          <w:tcPr>
            <w:tcW w:w="1134" w:type="dxa"/>
            <w:vAlign w:val="center"/>
          </w:tcPr>
          <w:p w14:paraId="7E14018B" w14:textId="2F09036E" w:rsidR="00D12916" w:rsidRPr="002C6C11" w:rsidRDefault="00D12916" w:rsidP="00F44F36">
            <w:pPr>
              <w:pStyle w:val="ParagraphText"/>
              <w:jc w:val="center"/>
              <w:rPr>
                <w:sz w:val="14"/>
                <w:szCs w:val="14"/>
              </w:rPr>
            </w:pPr>
          </w:p>
        </w:tc>
        <w:tc>
          <w:tcPr>
            <w:tcW w:w="992" w:type="dxa"/>
            <w:vAlign w:val="center"/>
          </w:tcPr>
          <w:p w14:paraId="608C385E"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Functional</w:t>
            </w:r>
          </w:p>
        </w:tc>
        <w:tc>
          <w:tcPr>
            <w:tcW w:w="850" w:type="dxa"/>
            <w:vAlign w:val="center"/>
          </w:tcPr>
          <w:p w14:paraId="77CD7D70" w14:textId="3C24069A" w:rsidR="002D15D1" w:rsidRPr="00CB317A" w:rsidRDefault="002D15D1" w:rsidP="00F44F36">
            <w:pPr>
              <w:pStyle w:val="ParagraphText"/>
              <w:jc w:val="center"/>
              <w:rPr>
                <w:sz w:val="14"/>
                <w:szCs w:val="14"/>
                <w:lang w:eastAsia="it-IT"/>
              </w:rPr>
            </w:pPr>
            <w:r w:rsidRPr="00CB317A">
              <w:rPr>
                <w:sz w:val="14"/>
                <w:szCs w:val="14"/>
                <w:lang w:eastAsia="it-IT"/>
              </w:rPr>
              <w:t>Reach</w:t>
            </w:r>
          </w:p>
        </w:tc>
        <w:tc>
          <w:tcPr>
            <w:tcW w:w="850" w:type="dxa"/>
            <w:vAlign w:val="center"/>
          </w:tcPr>
          <w:p w14:paraId="1E654819" w14:textId="3FECD739" w:rsidR="00300015" w:rsidRPr="004E69AB" w:rsidRDefault="00300015" w:rsidP="00300015">
            <w:pPr>
              <w:pStyle w:val="ParagraphText"/>
              <w:jc w:val="center"/>
              <w:rPr>
                <w:sz w:val="14"/>
                <w:szCs w:val="14"/>
                <w:lang w:eastAsia="it-IT"/>
              </w:rPr>
            </w:pPr>
            <w:r w:rsidRPr="004E69AB">
              <w:rPr>
                <w:sz w:val="14"/>
                <w:szCs w:val="14"/>
                <w:lang w:eastAsia="it-IT"/>
              </w:rPr>
              <w:t>PlannedMS3</w:t>
            </w:r>
          </w:p>
        </w:tc>
      </w:tr>
      <w:tr w:rsidR="008114EB" w:rsidRPr="00C80238" w14:paraId="17F52ADD" w14:textId="252552DF" w:rsidTr="00E40295">
        <w:tc>
          <w:tcPr>
            <w:tcW w:w="630" w:type="dxa"/>
            <w:vAlign w:val="center"/>
          </w:tcPr>
          <w:p w14:paraId="0EA089B0" w14:textId="77777777" w:rsidR="00D12916" w:rsidRPr="002C6C11" w:rsidRDefault="00D12916">
            <w:pPr>
              <w:pStyle w:val="ParagraphText"/>
              <w:jc w:val="center"/>
              <w:rPr>
                <w:rFonts w:eastAsia="Times New Roman" w:cs="Times New Roman"/>
                <w:sz w:val="14"/>
                <w:szCs w:val="14"/>
                <w:lang w:eastAsia="it-IT"/>
              </w:rPr>
            </w:pPr>
            <w:r w:rsidRPr="002C6C11">
              <w:rPr>
                <w:rFonts w:eastAsia="Times New Roman" w:cs="Times New Roman"/>
                <w:sz w:val="14"/>
                <w:szCs w:val="14"/>
                <w:lang w:eastAsia="it-IT"/>
              </w:rPr>
              <w:t>5.4-5</w:t>
            </w:r>
          </w:p>
        </w:tc>
        <w:tc>
          <w:tcPr>
            <w:tcW w:w="1492" w:type="dxa"/>
            <w:vAlign w:val="center"/>
          </w:tcPr>
          <w:p w14:paraId="3FCEEE4B" w14:textId="46073995" w:rsidR="00D12916" w:rsidRPr="002C6C11" w:rsidRDefault="00DD0A50" w:rsidP="00F44F36">
            <w:pPr>
              <w:pStyle w:val="ParagraphText"/>
              <w:jc w:val="center"/>
              <w:rPr>
                <w:sz w:val="14"/>
                <w:szCs w:val="14"/>
              </w:rPr>
            </w:pPr>
            <w:r w:rsidRPr="00CB317A">
              <w:rPr>
                <w:sz w:val="14"/>
                <w:szCs w:val="14"/>
                <w:lang w:eastAsia="it-IT"/>
              </w:rPr>
              <w:t>Service continuity on</w:t>
            </w:r>
            <w:r w:rsidR="00D12916" w:rsidRPr="00CB317A">
              <w:rPr>
                <w:sz w:val="14"/>
                <w:szCs w:val="14"/>
                <w:lang w:eastAsia="it-IT"/>
              </w:rPr>
              <w:t xml:space="preserve"> </w:t>
            </w:r>
            <w:r w:rsidR="00D12916" w:rsidRPr="002C6C11">
              <w:rPr>
                <w:rFonts w:eastAsia="Times New Roman" w:cs="Times New Roman"/>
                <w:sz w:val="14"/>
                <w:szCs w:val="14"/>
                <w:lang w:eastAsia="it-IT"/>
              </w:rPr>
              <w:t>end-to-end 5G Broadcast integration</w:t>
            </w:r>
          </w:p>
        </w:tc>
        <w:tc>
          <w:tcPr>
            <w:tcW w:w="2268" w:type="dxa"/>
            <w:vAlign w:val="center"/>
          </w:tcPr>
          <w:p w14:paraId="0098866C" w14:textId="48B10B63"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Laboratory demonstration of the correct functioning of the end-to-end chain, including sate</w:t>
            </w:r>
            <w:r w:rsidR="4E24C36D" w:rsidRPr="002C6C11">
              <w:rPr>
                <w:rFonts w:eastAsia="Times New Roman" w:cs="Times New Roman"/>
                <w:sz w:val="14"/>
                <w:szCs w:val="14"/>
                <w:lang w:eastAsia="it-IT"/>
              </w:rPr>
              <w:t>l</w:t>
            </w:r>
            <w:r w:rsidRPr="002C6C11">
              <w:rPr>
                <w:rFonts w:eastAsia="Times New Roman" w:cs="Times New Roman"/>
                <w:sz w:val="14"/>
                <w:szCs w:val="14"/>
                <w:lang w:eastAsia="it-IT"/>
              </w:rPr>
              <w:t>lite link, M1 Adapter Module at transmitter side and 5G Broadcast receiver at far edge side</w:t>
            </w:r>
          </w:p>
        </w:tc>
        <w:tc>
          <w:tcPr>
            <w:tcW w:w="1134" w:type="dxa"/>
            <w:vAlign w:val="center"/>
          </w:tcPr>
          <w:p w14:paraId="7669822C"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End-to-end</w:t>
            </w:r>
          </w:p>
        </w:tc>
        <w:tc>
          <w:tcPr>
            <w:tcW w:w="1134" w:type="dxa"/>
            <w:vAlign w:val="center"/>
          </w:tcPr>
          <w:p w14:paraId="48B3C0E1"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A/V service continuity</w:t>
            </w:r>
          </w:p>
        </w:tc>
        <w:tc>
          <w:tcPr>
            <w:tcW w:w="1134" w:type="dxa"/>
            <w:vAlign w:val="center"/>
          </w:tcPr>
          <w:p w14:paraId="07D5647D" w14:textId="77777777" w:rsidR="00DD0A50" w:rsidRPr="00CB317A" w:rsidRDefault="00DD0A50" w:rsidP="00DD0A50">
            <w:pPr>
              <w:pStyle w:val="ParagraphText"/>
              <w:jc w:val="center"/>
              <w:rPr>
                <w:sz w:val="14"/>
                <w:szCs w:val="14"/>
              </w:rPr>
            </w:pPr>
            <w:r w:rsidRPr="00CB317A">
              <w:rPr>
                <w:sz w:val="14"/>
                <w:szCs w:val="14"/>
              </w:rPr>
              <w:t>Mean time between error events</w:t>
            </w:r>
          </w:p>
          <w:p w14:paraId="32FB5686" w14:textId="16016692" w:rsidR="00D12916" w:rsidRPr="002C6C11" w:rsidRDefault="00DD0A50" w:rsidP="00F44F36">
            <w:pPr>
              <w:pStyle w:val="ParagraphText"/>
              <w:jc w:val="center"/>
              <w:rPr>
                <w:sz w:val="14"/>
                <w:szCs w:val="14"/>
              </w:rPr>
            </w:pPr>
            <w:r w:rsidRPr="00CB317A">
              <w:rPr>
                <w:sz w:val="14"/>
                <w:szCs w:val="14"/>
              </w:rPr>
              <w:t>(Target:</w:t>
            </w:r>
            <w:r w:rsidRPr="00CB317A">
              <w:rPr>
                <w:sz w:val="14"/>
                <w:szCs w:val="14"/>
              </w:rPr>
              <w:br/>
              <w:t>less than one error event per transmission hour</w:t>
            </w:r>
            <w:r w:rsidR="009E764F">
              <w:rPr>
                <w:sz w:val="14"/>
                <w:szCs w:val="14"/>
              </w:rPr>
              <w:t xml:space="preserve"> in average</w:t>
            </w:r>
            <w:r w:rsidRPr="00CB317A">
              <w:rPr>
                <w:sz w:val="14"/>
                <w:szCs w:val="14"/>
              </w:rPr>
              <w:t>)</w:t>
            </w:r>
          </w:p>
        </w:tc>
        <w:tc>
          <w:tcPr>
            <w:tcW w:w="992" w:type="dxa"/>
            <w:vAlign w:val="center"/>
          </w:tcPr>
          <w:p w14:paraId="6F3323E6"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Performance</w:t>
            </w:r>
          </w:p>
        </w:tc>
        <w:tc>
          <w:tcPr>
            <w:tcW w:w="850" w:type="dxa"/>
            <w:vAlign w:val="center"/>
          </w:tcPr>
          <w:p w14:paraId="39B346CA" w14:textId="4D1E0E4C" w:rsidR="002D15D1" w:rsidRPr="00CB317A" w:rsidRDefault="002D15D1" w:rsidP="00F44F36">
            <w:pPr>
              <w:pStyle w:val="ParagraphText"/>
              <w:jc w:val="center"/>
              <w:rPr>
                <w:sz w:val="14"/>
                <w:szCs w:val="14"/>
                <w:lang w:eastAsia="it-IT"/>
              </w:rPr>
            </w:pPr>
            <w:r w:rsidRPr="00CB317A">
              <w:rPr>
                <w:sz w:val="14"/>
                <w:szCs w:val="14"/>
                <w:lang w:eastAsia="it-IT"/>
              </w:rPr>
              <w:t>Quality</w:t>
            </w:r>
          </w:p>
        </w:tc>
        <w:tc>
          <w:tcPr>
            <w:tcW w:w="850" w:type="dxa"/>
            <w:vAlign w:val="center"/>
          </w:tcPr>
          <w:p w14:paraId="5AF2EF7D" w14:textId="7C098D08" w:rsidR="00300015" w:rsidRPr="004E69AB" w:rsidRDefault="00300015" w:rsidP="00300015">
            <w:pPr>
              <w:pStyle w:val="ParagraphText"/>
              <w:jc w:val="center"/>
              <w:rPr>
                <w:sz w:val="14"/>
                <w:szCs w:val="14"/>
                <w:lang w:eastAsia="it-IT"/>
              </w:rPr>
            </w:pPr>
            <w:r w:rsidRPr="004E69AB">
              <w:rPr>
                <w:sz w:val="14"/>
                <w:szCs w:val="14"/>
                <w:lang w:eastAsia="it-IT"/>
              </w:rPr>
              <w:t>PlannedMS3</w:t>
            </w:r>
          </w:p>
        </w:tc>
      </w:tr>
      <w:tr w:rsidR="008114EB" w:rsidRPr="00C80238" w14:paraId="7CF7931B" w14:textId="229865BE" w:rsidTr="00E40295">
        <w:tc>
          <w:tcPr>
            <w:tcW w:w="630" w:type="dxa"/>
            <w:vAlign w:val="center"/>
          </w:tcPr>
          <w:p w14:paraId="337A20F3" w14:textId="77777777" w:rsidR="00D12916" w:rsidRPr="002C6C11" w:rsidRDefault="00D12916">
            <w:pPr>
              <w:pStyle w:val="ParagraphText"/>
              <w:jc w:val="center"/>
              <w:rPr>
                <w:rFonts w:eastAsia="Times New Roman" w:cs="Times New Roman"/>
                <w:sz w:val="14"/>
                <w:szCs w:val="14"/>
                <w:lang w:eastAsia="it-IT"/>
              </w:rPr>
            </w:pPr>
            <w:r w:rsidRPr="002C6C11">
              <w:rPr>
                <w:rFonts w:eastAsia="Times New Roman" w:cs="Times New Roman"/>
                <w:sz w:val="14"/>
                <w:szCs w:val="14"/>
                <w:lang w:eastAsia="it-IT"/>
              </w:rPr>
              <w:t>5.4-6</w:t>
            </w:r>
          </w:p>
        </w:tc>
        <w:tc>
          <w:tcPr>
            <w:tcW w:w="1492" w:type="dxa"/>
            <w:vAlign w:val="center"/>
          </w:tcPr>
          <w:p w14:paraId="6F4EDABF"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End-to-end additional latency</w:t>
            </w:r>
          </w:p>
        </w:tc>
        <w:tc>
          <w:tcPr>
            <w:tcW w:w="2268" w:type="dxa"/>
            <w:vAlign w:val="center"/>
          </w:tcPr>
          <w:p w14:paraId="3F2AD4BD"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Measure additional end-to-end latency introduced by the 5G-EMERGE distribution (i.e., satellite feed and M1 Adaptation Module) with respect to a traditional IP distribution where the 5G Broadcast Core is directly connected with the eNodeBs via terrestrial IP network</w:t>
            </w:r>
          </w:p>
        </w:tc>
        <w:tc>
          <w:tcPr>
            <w:tcW w:w="1134" w:type="dxa"/>
            <w:vAlign w:val="center"/>
          </w:tcPr>
          <w:p w14:paraId="69301A2B"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End-to-end</w:t>
            </w:r>
          </w:p>
        </w:tc>
        <w:tc>
          <w:tcPr>
            <w:tcW w:w="1134" w:type="dxa"/>
            <w:vAlign w:val="center"/>
          </w:tcPr>
          <w:p w14:paraId="7568D6B5" w14:textId="00E9E41C"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End-to-end additional latency</w:t>
            </w:r>
            <w:r w:rsidR="009E764F">
              <w:rPr>
                <w:rFonts w:eastAsia="Times New Roman" w:cs="Times New Roman"/>
                <w:sz w:val="14"/>
                <w:szCs w:val="14"/>
                <w:lang w:eastAsia="it-IT"/>
              </w:rPr>
              <w:t xml:space="preserve"> (one-way)</w:t>
            </w:r>
          </w:p>
        </w:tc>
        <w:tc>
          <w:tcPr>
            <w:tcW w:w="1134" w:type="dxa"/>
            <w:vAlign w:val="center"/>
          </w:tcPr>
          <w:p w14:paraId="1538BD1A" w14:textId="77777777" w:rsidR="00DD0A50" w:rsidRPr="00CB317A" w:rsidRDefault="00D12916" w:rsidP="00DD0A50">
            <w:pPr>
              <w:pStyle w:val="ParagraphText"/>
              <w:jc w:val="center"/>
              <w:rPr>
                <w:sz w:val="14"/>
                <w:szCs w:val="14"/>
                <w:lang w:eastAsia="it-IT"/>
              </w:rPr>
            </w:pPr>
            <w:r w:rsidRPr="00CB317A">
              <w:rPr>
                <w:sz w:val="14"/>
                <w:szCs w:val="14"/>
                <w:lang w:eastAsia="it-IT"/>
              </w:rPr>
              <w:t>End-to-end additional latency</w:t>
            </w:r>
          </w:p>
          <w:p w14:paraId="5201DDF5" w14:textId="3CBB3B2E" w:rsidR="00D12916" w:rsidRPr="002C6C11" w:rsidRDefault="00DD0A50" w:rsidP="00F44F36">
            <w:pPr>
              <w:pStyle w:val="ParagraphText"/>
              <w:jc w:val="center"/>
              <w:rPr>
                <w:sz w:val="14"/>
                <w:szCs w:val="14"/>
              </w:rPr>
            </w:pPr>
            <w:r w:rsidRPr="00CB317A">
              <w:rPr>
                <w:sz w:val="14"/>
                <w:szCs w:val="14"/>
                <w:lang w:eastAsia="it-IT"/>
              </w:rPr>
              <w:t>(Target:</w:t>
            </w:r>
            <w:r w:rsidRPr="00CB317A">
              <w:rPr>
                <w:sz w:val="14"/>
                <w:szCs w:val="14"/>
                <w:lang w:eastAsia="it-IT"/>
              </w:rPr>
              <w:br/>
              <w:t>&lt; 500 ms)</w:t>
            </w:r>
          </w:p>
        </w:tc>
        <w:tc>
          <w:tcPr>
            <w:tcW w:w="992" w:type="dxa"/>
            <w:vAlign w:val="center"/>
          </w:tcPr>
          <w:p w14:paraId="2CACD1C1"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Performance</w:t>
            </w:r>
          </w:p>
        </w:tc>
        <w:tc>
          <w:tcPr>
            <w:tcW w:w="850" w:type="dxa"/>
            <w:vAlign w:val="center"/>
          </w:tcPr>
          <w:p w14:paraId="46CA0343" w14:textId="151756F9" w:rsidR="002D15D1" w:rsidRPr="00CB317A" w:rsidRDefault="002D15D1" w:rsidP="00F44F36">
            <w:pPr>
              <w:pStyle w:val="ParagraphText"/>
              <w:jc w:val="center"/>
              <w:rPr>
                <w:sz w:val="14"/>
                <w:szCs w:val="14"/>
                <w:lang w:eastAsia="it-IT"/>
              </w:rPr>
            </w:pPr>
            <w:r w:rsidRPr="00CB317A">
              <w:rPr>
                <w:sz w:val="14"/>
                <w:szCs w:val="14"/>
                <w:lang w:eastAsia="it-IT"/>
              </w:rPr>
              <w:t>Quality</w:t>
            </w:r>
          </w:p>
        </w:tc>
        <w:tc>
          <w:tcPr>
            <w:tcW w:w="850" w:type="dxa"/>
            <w:vAlign w:val="center"/>
          </w:tcPr>
          <w:p w14:paraId="31BAA072" w14:textId="15745841" w:rsidR="00300015" w:rsidRPr="004E69AB" w:rsidRDefault="00300015" w:rsidP="00300015">
            <w:pPr>
              <w:pStyle w:val="ParagraphText"/>
              <w:jc w:val="center"/>
              <w:rPr>
                <w:sz w:val="14"/>
                <w:szCs w:val="14"/>
                <w:lang w:eastAsia="it-IT"/>
              </w:rPr>
            </w:pPr>
            <w:r w:rsidRPr="004E69AB">
              <w:rPr>
                <w:sz w:val="14"/>
                <w:szCs w:val="14"/>
                <w:lang w:eastAsia="it-IT"/>
              </w:rPr>
              <w:t>PlannedMS3</w:t>
            </w:r>
          </w:p>
        </w:tc>
      </w:tr>
      <w:tr w:rsidR="008114EB" w:rsidRPr="00C80238" w14:paraId="2D0C43BD" w14:textId="6AE050C7" w:rsidTr="00E40295">
        <w:tc>
          <w:tcPr>
            <w:tcW w:w="630" w:type="dxa"/>
            <w:vAlign w:val="center"/>
          </w:tcPr>
          <w:p w14:paraId="40D36347" w14:textId="77777777" w:rsidR="00D12916" w:rsidRPr="002C6C11" w:rsidRDefault="00D12916">
            <w:pPr>
              <w:pStyle w:val="ParagraphText"/>
              <w:jc w:val="center"/>
              <w:rPr>
                <w:rFonts w:eastAsia="Times New Roman" w:cs="Times New Roman"/>
                <w:sz w:val="14"/>
                <w:szCs w:val="14"/>
                <w:lang w:eastAsia="it-IT"/>
              </w:rPr>
            </w:pPr>
            <w:r w:rsidRPr="002C6C11">
              <w:rPr>
                <w:rFonts w:eastAsia="Times New Roman" w:cs="Times New Roman"/>
                <w:sz w:val="14"/>
                <w:szCs w:val="14"/>
                <w:lang w:eastAsia="it-IT"/>
              </w:rPr>
              <w:t>5.4-7</w:t>
            </w:r>
          </w:p>
        </w:tc>
        <w:tc>
          <w:tcPr>
            <w:tcW w:w="1492" w:type="dxa"/>
            <w:vAlign w:val="center"/>
          </w:tcPr>
          <w:p w14:paraId="08946700"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Maximum peak bit-rate</w:t>
            </w:r>
          </w:p>
        </w:tc>
        <w:tc>
          <w:tcPr>
            <w:tcW w:w="2268" w:type="dxa"/>
            <w:vAlign w:val="center"/>
          </w:tcPr>
          <w:p w14:paraId="40401410" w14:textId="79C84616"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Measure the maximum allowed peak bit-rate at SAT reception to avoid saturation of the M1 ad</w:t>
            </w:r>
            <w:r w:rsidR="1251DEAC" w:rsidRPr="002C6C11">
              <w:rPr>
                <w:rFonts w:eastAsia="Times New Roman" w:cs="Times New Roman"/>
                <w:sz w:val="14"/>
                <w:szCs w:val="14"/>
                <w:lang w:eastAsia="it-IT"/>
              </w:rPr>
              <w:t>a</w:t>
            </w:r>
            <w:r w:rsidRPr="002C6C11">
              <w:rPr>
                <w:rFonts w:eastAsia="Times New Roman" w:cs="Times New Roman"/>
                <w:sz w:val="14"/>
                <w:szCs w:val="14"/>
                <w:lang w:eastAsia="it-IT"/>
              </w:rPr>
              <w:t>pter module and/or 5G Broadcast TX and, hence, to avoid video artifacts, freezes and UX issues</w:t>
            </w:r>
          </w:p>
        </w:tc>
        <w:tc>
          <w:tcPr>
            <w:tcW w:w="1134" w:type="dxa"/>
            <w:vAlign w:val="center"/>
          </w:tcPr>
          <w:p w14:paraId="754E71F7"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End-to-end</w:t>
            </w:r>
          </w:p>
        </w:tc>
        <w:tc>
          <w:tcPr>
            <w:tcW w:w="1134" w:type="dxa"/>
            <w:vAlign w:val="center"/>
          </w:tcPr>
          <w:p w14:paraId="5D770DDC"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End-to-end peak bit-rate</w:t>
            </w:r>
          </w:p>
        </w:tc>
        <w:tc>
          <w:tcPr>
            <w:tcW w:w="1134" w:type="dxa"/>
            <w:vAlign w:val="center"/>
          </w:tcPr>
          <w:p w14:paraId="4AD95103" w14:textId="77777777" w:rsidR="00DD0A50" w:rsidRPr="00CB317A" w:rsidRDefault="00DD0A50" w:rsidP="00DD0A50">
            <w:pPr>
              <w:pStyle w:val="ParagraphText"/>
              <w:jc w:val="center"/>
              <w:rPr>
                <w:sz w:val="14"/>
                <w:szCs w:val="14"/>
                <w:lang w:eastAsia="it-IT"/>
              </w:rPr>
            </w:pPr>
            <w:r w:rsidRPr="00CB317A">
              <w:rPr>
                <w:sz w:val="14"/>
                <w:szCs w:val="14"/>
                <w:lang w:eastAsia="it-IT"/>
              </w:rPr>
              <w:t>Peak bit</w:t>
            </w:r>
            <w:r w:rsidR="00D12916" w:rsidRPr="00CB317A">
              <w:rPr>
                <w:sz w:val="14"/>
                <w:szCs w:val="14"/>
                <w:lang w:eastAsia="it-IT"/>
              </w:rPr>
              <w:t>-rate</w:t>
            </w:r>
          </w:p>
          <w:p w14:paraId="3B5B97F3" w14:textId="44EBC7D8" w:rsidR="00D12916" w:rsidRPr="002C6C11" w:rsidRDefault="00DD0A50" w:rsidP="00F44F36">
            <w:pPr>
              <w:pStyle w:val="ParagraphText"/>
              <w:jc w:val="center"/>
              <w:rPr>
                <w:sz w:val="14"/>
                <w:szCs w:val="14"/>
              </w:rPr>
            </w:pPr>
            <w:r w:rsidRPr="00CB317A">
              <w:rPr>
                <w:sz w:val="14"/>
                <w:szCs w:val="14"/>
                <w:lang w:eastAsia="it-IT"/>
              </w:rPr>
              <w:t>(Target:</w:t>
            </w:r>
            <w:r w:rsidRPr="00CB317A">
              <w:rPr>
                <w:sz w:val="14"/>
                <w:szCs w:val="14"/>
                <w:lang w:eastAsia="it-IT"/>
              </w:rPr>
              <w:br/>
              <w:t>&gt; available bit-rate in 5G Broadcast minus 300 kbit/s)</w:t>
            </w:r>
          </w:p>
        </w:tc>
        <w:tc>
          <w:tcPr>
            <w:tcW w:w="992" w:type="dxa"/>
            <w:vAlign w:val="center"/>
          </w:tcPr>
          <w:p w14:paraId="7C44BA3E" w14:textId="1335AA3D" w:rsidR="00D12916" w:rsidRPr="002C6C11" w:rsidRDefault="7ED945FC" w:rsidP="00F44F36">
            <w:pPr>
              <w:pStyle w:val="ParagraphText"/>
              <w:jc w:val="center"/>
              <w:rPr>
                <w:sz w:val="14"/>
                <w:szCs w:val="14"/>
              </w:rPr>
            </w:pPr>
            <w:r w:rsidRPr="002C6C11">
              <w:rPr>
                <w:rFonts w:eastAsia="Montserrat" w:cs="Montserrat"/>
                <w:sz w:val="14"/>
                <w:szCs w:val="14"/>
              </w:rPr>
              <w:t>Performance</w:t>
            </w:r>
          </w:p>
          <w:p w14:paraId="43E115C0" w14:textId="01F5499D" w:rsidR="00D12916" w:rsidRPr="002C6C11" w:rsidRDefault="00D12916" w:rsidP="00F44F36">
            <w:pPr>
              <w:pStyle w:val="ParagraphText"/>
              <w:jc w:val="center"/>
              <w:rPr>
                <w:rFonts w:eastAsia="Times New Roman" w:cs="Times New Roman"/>
                <w:sz w:val="14"/>
                <w:szCs w:val="14"/>
                <w:lang w:eastAsia="it-IT"/>
              </w:rPr>
            </w:pPr>
          </w:p>
        </w:tc>
        <w:tc>
          <w:tcPr>
            <w:tcW w:w="850" w:type="dxa"/>
            <w:vAlign w:val="center"/>
          </w:tcPr>
          <w:p w14:paraId="54D8E214" w14:textId="3B704E5F" w:rsidR="002D15D1" w:rsidRPr="00CB317A" w:rsidRDefault="002D15D1" w:rsidP="00F44F36">
            <w:pPr>
              <w:pStyle w:val="ParagraphText"/>
              <w:jc w:val="center"/>
              <w:rPr>
                <w:sz w:val="14"/>
                <w:szCs w:val="14"/>
                <w:lang w:eastAsia="it-IT"/>
              </w:rPr>
            </w:pPr>
            <w:r w:rsidRPr="00CB317A">
              <w:rPr>
                <w:sz w:val="14"/>
                <w:szCs w:val="14"/>
                <w:lang w:eastAsia="it-IT"/>
              </w:rPr>
              <w:t>Quality</w:t>
            </w:r>
          </w:p>
        </w:tc>
        <w:tc>
          <w:tcPr>
            <w:tcW w:w="850" w:type="dxa"/>
            <w:vAlign w:val="center"/>
          </w:tcPr>
          <w:p w14:paraId="0030B521" w14:textId="2B6A8244" w:rsidR="00300015" w:rsidRPr="004E69AB" w:rsidRDefault="00300015" w:rsidP="00300015">
            <w:pPr>
              <w:pStyle w:val="ParagraphText"/>
              <w:jc w:val="center"/>
              <w:rPr>
                <w:sz w:val="14"/>
                <w:szCs w:val="14"/>
                <w:lang w:eastAsia="it-IT"/>
              </w:rPr>
            </w:pPr>
            <w:r w:rsidRPr="004E69AB">
              <w:rPr>
                <w:sz w:val="14"/>
                <w:szCs w:val="14"/>
                <w:lang w:eastAsia="it-IT"/>
              </w:rPr>
              <w:t>PlannedMS3</w:t>
            </w:r>
          </w:p>
        </w:tc>
      </w:tr>
      <w:tr w:rsidR="008114EB" w:rsidRPr="00C80238" w14:paraId="3FCA0191" w14:textId="23058D07" w:rsidTr="00E40295">
        <w:tc>
          <w:tcPr>
            <w:tcW w:w="630" w:type="dxa"/>
            <w:vAlign w:val="center"/>
          </w:tcPr>
          <w:p w14:paraId="4A8F6D18" w14:textId="77777777" w:rsidR="00D12916" w:rsidRPr="002C6C11" w:rsidRDefault="00D12916">
            <w:pPr>
              <w:pStyle w:val="ParagraphText"/>
              <w:jc w:val="center"/>
              <w:rPr>
                <w:rFonts w:eastAsia="Times New Roman" w:cs="Times New Roman"/>
                <w:sz w:val="14"/>
                <w:szCs w:val="14"/>
                <w:lang w:eastAsia="it-IT"/>
              </w:rPr>
            </w:pPr>
            <w:r w:rsidRPr="002C6C11">
              <w:rPr>
                <w:rFonts w:eastAsia="Times New Roman" w:cs="Times New Roman"/>
                <w:sz w:val="14"/>
                <w:szCs w:val="14"/>
                <w:lang w:eastAsia="it-IT"/>
              </w:rPr>
              <w:t>5.4-8</w:t>
            </w:r>
          </w:p>
        </w:tc>
        <w:tc>
          <w:tcPr>
            <w:tcW w:w="1492" w:type="dxa"/>
            <w:vAlign w:val="center"/>
          </w:tcPr>
          <w:p w14:paraId="7B591DD6" w14:textId="626704FC" w:rsidR="00D12916" w:rsidRPr="002C6C11" w:rsidRDefault="00DD0A50" w:rsidP="00F44F36">
            <w:pPr>
              <w:pStyle w:val="ParagraphText"/>
              <w:jc w:val="center"/>
              <w:rPr>
                <w:sz w:val="14"/>
                <w:szCs w:val="14"/>
              </w:rPr>
            </w:pPr>
            <w:r w:rsidRPr="002C6C11">
              <w:rPr>
                <w:rFonts w:eastAsia="Times New Roman" w:cs="Times New Roman"/>
                <w:sz w:val="14"/>
                <w:szCs w:val="14"/>
                <w:lang w:eastAsia="it-IT"/>
              </w:rPr>
              <w:t>Allowed</w:t>
            </w:r>
            <w:r w:rsidR="00D12916" w:rsidRPr="002C6C11">
              <w:rPr>
                <w:rFonts w:eastAsia="Times New Roman" w:cs="Times New Roman"/>
                <w:sz w:val="14"/>
                <w:szCs w:val="14"/>
                <w:lang w:eastAsia="it-IT"/>
              </w:rPr>
              <w:t xml:space="preserve"> average bit-rate</w:t>
            </w:r>
          </w:p>
        </w:tc>
        <w:tc>
          <w:tcPr>
            <w:tcW w:w="2268" w:type="dxa"/>
            <w:vAlign w:val="center"/>
          </w:tcPr>
          <w:p w14:paraId="24DA9F11" w14:textId="0CD09D89"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Measure the maximum allowed average bit-rate at SAT reception to avoid saturation of the M1 ad</w:t>
            </w:r>
            <w:r w:rsidR="1FF54B39" w:rsidRPr="002C6C11">
              <w:rPr>
                <w:rFonts w:eastAsia="Times New Roman" w:cs="Times New Roman"/>
                <w:sz w:val="14"/>
                <w:szCs w:val="14"/>
                <w:lang w:eastAsia="it-IT"/>
              </w:rPr>
              <w:t>a</w:t>
            </w:r>
            <w:r w:rsidRPr="002C6C11">
              <w:rPr>
                <w:rFonts w:eastAsia="Times New Roman" w:cs="Times New Roman"/>
                <w:sz w:val="14"/>
                <w:szCs w:val="14"/>
                <w:lang w:eastAsia="it-IT"/>
              </w:rPr>
              <w:t>pter module and/or 5G Broadcast TX and, hence, to avoid video artifacts, freezes and UX issues</w:t>
            </w:r>
          </w:p>
        </w:tc>
        <w:tc>
          <w:tcPr>
            <w:tcW w:w="1134" w:type="dxa"/>
            <w:vAlign w:val="center"/>
          </w:tcPr>
          <w:p w14:paraId="7215209F"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End-to-end</w:t>
            </w:r>
          </w:p>
        </w:tc>
        <w:tc>
          <w:tcPr>
            <w:tcW w:w="1134" w:type="dxa"/>
            <w:vAlign w:val="center"/>
          </w:tcPr>
          <w:p w14:paraId="2F915E9C" w14:textId="77777777" w:rsidR="00D12916" w:rsidRPr="002C6C11" w:rsidRDefault="00D12916" w:rsidP="00F44F36">
            <w:pPr>
              <w:pStyle w:val="ParagraphText"/>
              <w:jc w:val="center"/>
              <w:rPr>
                <w:sz w:val="14"/>
                <w:szCs w:val="14"/>
              </w:rPr>
            </w:pPr>
            <w:r w:rsidRPr="002C6C11">
              <w:rPr>
                <w:rFonts w:eastAsia="Times New Roman" w:cs="Times New Roman"/>
                <w:sz w:val="14"/>
                <w:szCs w:val="14"/>
                <w:lang w:eastAsia="it-IT"/>
              </w:rPr>
              <w:t>End-to-end peak bit-rate</w:t>
            </w:r>
          </w:p>
        </w:tc>
        <w:tc>
          <w:tcPr>
            <w:tcW w:w="1134" w:type="dxa"/>
            <w:vAlign w:val="center"/>
          </w:tcPr>
          <w:p w14:paraId="4FDC30CD" w14:textId="77777777" w:rsidR="00DD0A50" w:rsidRPr="00CB317A" w:rsidRDefault="00DD0A50" w:rsidP="00DD0A50">
            <w:pPr>
              <w:pStyle w:val="ParagraphText"/>
              <w:jc w:val="center"/>
              <w:rPr>
                <w:sz w:val="14"/>
                <w:szCs w:val="14"/>
                <w:lang w:eastAsia="it-IT"/>
              </w:rPr>
            </w:pPr>
            <w:r w:rsidRPr="00CB317A">
              <w:rPr>
                <w:sz w:val="14"/>
                <w:szCs w:val="14"/>
                <w:lang w:eastAsia="it-IT"/>
              </w:rPr>
              <w:t>Average bit-rate</w:t>
            </w:r>
          </w:p>
          <w:p w14:paraId="76E76168" w14:textId="4D48FA98" w:rsidR="00D12916" w:rsidRPr="002C6C11" w:rsidRDefault="00DD0A50" w:rsidP="00F44F36">
            <w:pPr>
              <w:pStyle w:val="ParagraphText"/>
              <w:jc w:val="center"/>
              <w:rPr>
                <w:sz w:val="14"/>
                <w:szCs w:val="14"/>
              </w:rPr>
            </w:pPr>
            <w:r w:rsidRPr="00CB317A">
              <w:rPr>
                <w:sz w:val="14"/>
                <w:szCs w:val="14"/>
                <w:lang w:eastAsia="it-IT"/>
              </w:rPr>
              <w:t>(Target:</w:t>
            </w:r>
            <w:r w:rsidRPr="00CB317A">
              <w:rPr>
                <w:sz w:val="14"/>
                <w:szCs w:val="14"/>
                <w:lang w:eastAsia="it-IT"/>
              </w:rPr>
              <w:br/>
              <w:t>&gt; 80% of peak bit-rate)</w:t>
            </w:r>
          </w:p>
        </w:tc>
        <w:tc>
          <w:tcPr>
            <w:tcW w:w="992" w:type="dxa"/>
            <w:vAlign w:val="center"/>
          </w:tcPr>
          <w:p w14:paraId="217543E3" w14:textId="3A384D2A" w:rsidR="00D12916" w:rsidRPr="002C6C11" w:rsidRDefault="7C778E9E" w:rsidP="00F44F36">
            <w:pPr>
              <w:pStyle w:val="ParagraphText"/>
              <w:jc w:val="center"/>
              <w:rPr>
                <w:sz w:val="14"/>
                <w:szCs w:val="14"/>
              </w:rPr>
            </w:pPr>
            <w:r w:rsidRPr="002C6C11">
              <w:rPr>
                <w:rFonts w:eastAsia="Montserrat" w:cs="Montserrat"/>
                <w:sz w:val="14"/>
                <w:szCs w:val="14"/>
              </w:rPr>
              <w:t>Performance</w:t>
            </w:r>
          </w:p>
          <w:p w14:paraId="2590D1B6" w14:textId="39487815" w:rsidR="00D12916" w:rsidRPr="002C6C11" w:rsidRDefault="00D12916" w:rsidP="00F44F36">
            <w:pPr>
              <w:pStyle w:val="ParagraphText"/>
              <w:jc w:val="center"/>
              <w:rPr>
                <w:rFonts w:eastAsia="Times New Roman" w:cs="Times New Roman"/>
                <w:sz w:val="14"/>
                <w:szCs w:val="14"/>
                <w:lang w:eastAsia="it-IT"/>
              </w:rPr>
            </w:pPr>
          </w:p>
        </w:tc>
        <w:tc>
          <w:tcPr>
            <w:tcW w:w="850" w:type="dxa"/>
            <w:vAlign w:val="center"/>
          </w:tcPr>
          <w:p w14:paraId="0C623C07" w14:textId="3B704E5F" w:rsidR="002D15D1" w:rsidRPr="00CB317A" w:rsidRDefault="1D3A26FF" w:rsidP="00F44F36">
            <w:pPr>
              <w:pStyle w:val="ParagraphText"/>
              <w:jc w:val="center"/>
              <w:rPr>
                <w:sz w:val="14"/>
                <w:szCs w:val="14"/>
                <w:lang w:eastAsia="it-IT"/>
              </w:rPr>
            </w:pPr>
            <w:r w:rsidRPr="00CB317A">
              <w:rPr>
                <w:sz w:val="14"/>
                <w:szCs w:val="14"/>
                <w:lang w:eastAsia="it-IT"/>
              </w:rPr>
              <w:t>Quality</w:t>
            </w:r>
          </w:p>
          <w:p w14:paraId="0D613FB9" w14:textId="6332E7B3" w:rsidR="002D15D1" w:rsidRPr="002C6C11" w:rsidRDefault="002D15D1" w:rsidP="00F44F36">
            <w:pPr>
              <w:pStyle w:val="ParagraphText"/>
              <w:jc w:val="center"/>
              <w:rPr>
                <w:rFonts w:eastAsia="Times New Roman" w:cs="Times New Roman"/>
                <w:sz w:val="14"/>
                <w:szCs w:val="14"/>
                <w:lang w:eastAsia="it-IT"/>
              </w:rPr>
            </w:pPr>
          </w:p>
        </w:tc>
        <w:tc>
          <w:tcPr>
            <w:tcW w:w="850" w:type="dxa"/>
            <w:vAlign w:val="center"/>
          </w:tcPr>
          <w:p w14:paraId="2F0196FC" w14:textId="30143D93" w:rsidR="00300015" w:rsidRPr="004E69AB" w:rsidRDefault="00300015" w:rsidP="00300015">
            <w:pPr>
              <w:pStyle w:val="ParagraphText"/>
              <w:jc w:val="center"/>
              <w:rPr>
                <w:sz w:val="14"/>
                <w:szCs w:val="14"/>
                <w:lang w:eastAsia="it-IT"/>
              </w:rPr>
            </w:pPr>
            <w:r w:rsidRPr="004E69AB">
              <w:rPr>
                <w:sz w:val="14"/>
                <w:szCs w:val="14"/>
                <w:lang w:eastAsia="it-IT"/>
              </w:rPr>
              <w:t>PlannedMS3</w:t>
            </w:r>
          </w:p>
        </w:tc>
      </w:tr>
    </w:tbl>
    <w:p w14:paraId="19D92D48" w14:textId="6C026A61" w:rsidR="1BF0E659" w:rsidRPr="002C6C11" w:rsidRDefault="1BF0E659" w:rsidP="0035156A">
      <w:pPr>
        <w:pStyle w:val="ParagraphText"/>
      </w:pPr>
    </w:p>
    <w:p w14:paraId="6B011F4E" w14:textId="77777777" w:rsidR="00FB2E70" w:rsidRPr="002C6C11" w:rsidRDefault="00FB2E70" w:rsidP="0035156A">
      <w:pPr>
        <w:pStyle w:val="ParagraphText"/>
      </w:pPr>
    </w:p>
    <w:p w14:paraId="37506907" w14:textId="1976AF0C" w:rsidR="00A9365D" w:rsidRPr="00CB317A" w:rsidRDefault="00253412" w:rsidP="77A9CFF2">
      <w:pPr>
        <w:pStyle w:val="Heading3"/>
        <w:rPr>
          <w:rFonts w:eastAsiaTheme="minorEastAsia" w:cstheme="minorBidi"/>
        </w:rPr>
      </w:pPr>
      <w:bookmarkStart w:id="363" w:name="_Toc2001112541"/>
      <w:r>
        <w:t>5.4.2</w:t>
      </w:r>
      <w:r w:rsidR="00A9365D">
        <w:tab/>
      </w:r>
      <w:r w:rsidRPr="77A9CFF2">
        <w:rPr>
          <w:rFonts w:eastAsiaTheme="minorEastAsia" w:cstheme="minorBidi"/>
        </w:rPr>
        <w:t>Test procedures</w:t>
      </w:r>
      <w:bookmarkEnd w:id="363"/>
    </w:p>
    <w:p w14:paraId="549FDB0F" w14:textId="77777777" w:rsidR="00DF1C39" w:rsidRPr="002C6C11" w:rsidRDefault="00DF1C39" w:rsidP="00DF1C39">
      <w:pPr>
        <w:pStyle w:val="ParagraphText"/>
      </w:pPr>
    </w:p>
    <w:p w14:paraId="12544CD0" w14:textId="4B92ACEE" w:rsidR="00DF1C39" w:rsidRPr="002C6C11" w:rsidRDefault="00DF1C39" w:rsidP="00DF1C39">
      <w:pPr>
        <w:pStyle w:val="ParagraphText"/>
        <w:rPr>
          <w:b/>
        </w:rPr>
      </w:pPr>
      <w:r w:rsidRPr="002C6C11">
        <w:rPr>
          <w:b/>
        </w:rPr>
        <w:t>KPI 5.4-1 – M1 Adapter Module integration at LTE-based 5G Terrestrial Broadcast transmitting site</w:t>
      </w:r>
    </w:p>
    <w:p w14:paraId="5685FDBF" w14:textId="042249E6" w:rsidR="00DF1C39" w:rsidRPr="00CB317A" w:rsidRDefault="00DF1C39" w:rsidP="00FB2E70">
      <w:pPr>
        <w:pStyle w:val="ParagraphText"/>
        <w:spacing w:before="120"/>
      </w:pPr>
      <w:r w:rsidRPr="00CB317A">
        <w:t xml:space="preserve">The test procedure to assess the correct integration of the developed M1 Adapter Module consist in evaluating its ability to adapt the input FLUTE streams received from the satellite using DVB-NIP to FLUTE streams based on 3GPP </w:t>
      </w:r>
      <w:r w:rsidR="00FB72DF" w:rsidRPr="00CB317A">
        <w:t>signaling</w:t>
      </w:r>
      <w:r w:rsidRPr="00CB317A">
        <w:t xml:space="preserve"> and encapsulated in GTP-U protocol, providing error-free ingestion to the 5G Broadcast transmitter.</w:t>
      </w:r>
    </w:p>
    <w:p w14:paraId="6D645A0E" w14:textId="25A4BDD2" w:rsidR="00DF1C39" w:rsidRPr="00CB317A" w:rsidRDefault="00DF1C39" w:rsidP="00FB2E70">
      <w:pPr>
        <w:pStyle w:val="ParagraphText"/>
        <w:spacing w:before="120"/>
      </w:pPr>
      <w:r w:rsidRPr="00CB317A">
        <w:t xml:space="preserve">Unfortunately, commercial 5G Broadcast transmitters (as the one used in this testbed), usually do not expose detailed metrics and statistics about the input streams but they expose a simplified dashboard, which only signals the presence of errors or warning at the input, as the one shown in </w:t>
      </w:r>
      <w:r w:rsidR="00F21166" w:rsidRPr="00F21166">
        <w:t>Figure 23.</w:t>
      </w:r>
      <w:r w:rsidR="00F21166">
        <w:t xml:space="preserve"> </w:t>
      </w:r>
      <w:r w:rsidRPr="00CB317A">
        <w:t>Moreover, warnings and errors at this stage are typically not dependent on a single metric/factor but, rather, by a multitude of them, for example:</w:t>
      </w:r>
    </w:p>
    <w:p w14:paraId="3DDFCAD7" w14:textId="77777777" w:rsidR="00DF1C39" w:rsidRPr="00CB317A" w:rsidRDefault="00DF1C39" w:rsidP="00FB72DF">
      <w:pPr>
        <w:pStyle w:val="ParagraphText"/>
        <w:numPr>
          <w:ilvl w:val="0"/>
          <w:numId w:val="276"/>
        </w:numPr>
        <w:spacing w:before="60"/>
        <w:ind w:left="714" w:hanging="357"/>
      </w:pPr>
      <w:r w:rsidRPr="00CB317A">
        <w:t>MBMS SYNC errors</w:t>
      </w:r>
    </w:p>
    <w:p w14:paraId="4D756868" w14:textId="77777777" w:rsidR="00DF1C39" w:rsidRPr="00CB317A" w:rsidRDefault="00DF1C39" w:rsidP="00FB72DF">
      <w:pPr>
        <w:pStyle w:val="ParagraphText"/>
        <w:numPr>
          <w:ilvl w:val="0"/>
          <w:numId w:val="276"/>
        </w:numPr>
        <w:spacing w:before="60"/>
        <w:ind w:left="714" w:hanging="357"/>
      </w:pPr>
      <w:r w:rsidRPr="00CB317A">
        <w:t>Presence of GTP-U packets in MBMS SYNC sequence</w:t>
      </w:r>
    </w:p>
    <w:p w14:paraId="2C333081" w14:textId="77777777" w:rsidR="00DF1C39" w:rsidRPr="00CB317A" w:rsidRDefault="00DF1C39" w:rsidP="00FB72DF">
      <w:pPr>
        <w:pStyle w:val="ParagraphText"/>
        <w:numPr>
          <w:ilvl w:val="0"/>
          <w:numId w:val="276"/>
        </w:numPr>
        <w:spacing w:before="60"/>
        <w:ind w:left="714" w:hanging="357"/>
      </w:pPr>
      <w:r w:rsidRPr="00CB317A">
        <w:t>GTP-U packet loss</w:t>
      </w:r>
    </w:p>
    <w:p w14:paraId="089B501B" w14:textId="01B005A6" w:rsidR="00DF1C39" w:rsidRPr="00CB317A" w:rsidRDefault="00DF1C39" w:rsidP="00FB72DF">
      <w:pPr>
        <w:pStyle w:val="ParagraphText"/>
        <w:numPr>
          <w:ilvl w:val="0"/>
          <w:numId w:val="276"/>
        </w:numPr>
        <w:spacing w:before="60"/>
        <w:ind w:left="714" w:hanging="357"/>
      </w:pPr>
      <w:r w:rsidRPr="00CB317A">
        <w:t>Input streams bit-rate exceeding the max bit-rate allowed by the target MCS of the modulator</w:t>
      </w:r>
    </w:p>
    <w:p w14:paraId="48B6ED3A" w14:textId="63C67A33" w:rsidR="00DF1C39" w:rsidRPr="00CB317A" w:rsidRDefault="00DF1C39" w:rsidP="00FB72DF">
      <w:pPr>
        <w:pStyle w:val="ParagraphText"/>
        <w:spacing w:before="120"/>
      </w:pPr>
      <w:r w:rsidRPr="00CB317A">
        <w:t xml:space="preserve">For this reason, the test procedure for test 5.4-1, consist in monitoring the transmitter dashboard for a reasonable amount of time, making sure that no errors or warnings are </w:t>
      </w:r>
      <w:r w:rsidR="00FB2E70" w:rsidRPr="00CB317A">
        <w:t>signaled</w:t>
      </w:r>
      <w:r w:rsidRPr="00CB317A">
        <w:t xml:space="preserve"> during this time frame. The target amount of time is typically in the range of 15-30 minutes per session, since almost all of the aforementioned error causes typically manifests themselves with very short periodicity (e.g.: MBMS SYNC sequence is about 40 s, Satellite bursts occur every 1-2 seconds, …).</w:t>
      </w:r>
    </w:p>
    <w:p w14:paraId="247C8A8E" w14:textId="77777777" w:rsidR="00DF1C39" w:rsidRPr="00CB317A" w:rsidRDefault="00DF1C39" w:rsidP="00DF1C39">
      <w:pPr>
        <w:pStyle w:val="ParagraphText"/>
      </w:pPr>
    </w:p>
    <w:p w14:paraId="0735C475" w14:textId="77777777" w:rsidR="00DF1C39" w:rsidRPr="00CB317A" w:rsidRDefault="00DF1C39" w:rsidP="00DF1C39">
      <w:pPr>
        <w:pStyle w:val="ParagraphText"/>
        <w:keepNext/>
        <w:jc w:val="center"/>
      </w:pPr>
      <w:r w:rsidRPr="00CB317A">
        <w:rPr>
          <w:noProof/>
        </w:rPr>
        <w:drawing>
          <wp:inline distT="0" distB="0" distL="0" distR="0" wp14:anchorId="34BE6318" wp14:editId="06EC581A">
            <wp:extent cx="3934901" cy="1960473"/>
            <wp:effectExtent l="0" t="0" r="8890" b="1905"/>
            <wp:docPr id="47707139" name="Picture 47707139"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7139" name="Immagine 1" descr="Immagine che contiene testo, schermata, software, Software multimediale&#10;&#10;Il contenuto generato dall'IA potrebbe non essere corretto."/>
                    <pic:cNvPicPr/>
                  </pic:nvPicPr>
                  <pic:blipFill>
                    <a:blip r:embed="rId66">
                      <a:extLst>
                        <a:ext uri="{28A0092B-C50C-407E-A947-70E740481C1C}">
                          <a14:useLocalDpi xmlns:a14="http://schemas.microsoft.com/office/drawing/2010/main" val="0"/>
                        </a:ext>
                      </a:extLst>
                    </a:blip>
                    <a:stretch>
                      <a:fillRect/>
                    </a:stretch>
                  </pic:blipFill>
                  <pic:spPr>
                    <a:xfrm>
                      <a:off x="0" y="0"/>
                      <a:ext cx="3995617" cy="1990724"/>
                    </a:xfrm>
                    <a:prstGeom prst="rect">
                      <a:avLst/>
                    </a:prstGeom>
                  </pic:spPr>
                </pic:pic>
              </a:graphicData>
            </a:graphic>
          </wp:inline>
        </w:drawing>
      </w:r>
    </w:p>
    <w:p w14:paraId="612A0FDD" w14:textId="77777777" w:rsidR="00DF1C39" w:rsidRPr="002C6C11" w:rsidRDefault="00DF1C39" w:rsidP="00DF1C39">
      <w:pPr>
        <w:pStyle w:val="ParagraphText"/>
      </w:pPr>
    </w:p>
    <w:p w14:paraId="11284B68" w14:textId="45375187" w:rsidR="00DF1C39" w:rsidRPr="002C6C11" w:rsidRDefault="00DF1C39" w:rsidP="00DF1C39">
      <w:pPr>
        <w:pStyle w:val="Caption"/>
        <w:rPr>
          <w:rFonts w:ascii="Montserrat" w:hAnsi="Montserrat"/>
          <w:color w:val="auto"/>
        </w:rPr>
      </w:pPr>
      <w:bookmarkStart w:id="364" w:name="_Toc221886659"/>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Pr>
          <w:rFonts w:ascii="Montserrat" w:hAnsi="Montserrat"/>
          <w:noProof/>
          <w:color w:val="auto"/>
        </w:rPr>
        <w:t>23</w:t>
      </w:r>
      <w:r w:rsidRPr="002C6C11">
        <w:rPr>
          <w:rFonts w:ascii="Montserrat" w:hAnsi="Montserrat"/>
          <w:color w:val="auto"/>
        </w:rPr>
        <w:fldChar w:fldCharType="end"/>
      </w:r>
      <w:r w:rsidR="00CE51D4">
        <w:rPr>
          <w:rFonts w:ascii="Montserrat" w:hAnsi="Montserrat"/>
          <w:color w:val="auto"/>
        </w:rPr>
        <w:t>:</w:t>
      </w:r>
      <w:r w:rsidRPr="002C6C11">
        <w:rPr>
          <w:rFonts w:ascii="Montserrat" w:hAnsi="Montserrat"/>
          <w:color w:val="auto"/>
        </w:rPr>
        <w:t xml:space="preserve"> Test procedure for M1 Adapter Module integration at LTE-based 5G Terrestrial Broadcast transmitting site</w:t>
      </w:r>
      <w:bookmarkEnd w:id="364"/>
    </w:p>
    <w:p w14:paraId="723C0067" w14:textId="48F2FA34" w:rsidR="00A9365D" w:rsidRPr="002C6C11" w:rsidRDefault="00A9365D" w:rsidP="00A9365D">
      <w:pPr>
        <w:pStyle w:val="ParagraphText"/>
        <w:rPr>
          <w:b/>
        </w:rPr>
      </w:pPr>
      <w:r w:rsidRPr="002C6C11">
        <w:rPr>
          <w:b/>
        </w:rPr>
        <w:t>KPI 5.4</w:t>
      </w:r>
      <w:r w:rsidR="00D12916" w:rsidRPr="002C6C11">
        <w:rPr>
          <w:b/>
        </w:rPr>
        <w:t>-</w:t>
      </w:r>
      <w:r w:rsidRPr="002C6C11">
        <w:rPr>
          <w:b/>
        </w:rPr>
        <w:t>2 – M1 Adapter Module latency</w:t>
      </w:r>
    </w:p>
    <w:p w14:paraId="02E85D6B" w14:textId="4C86A924" w:rsidR="00A9365D" w:rsidRPr="00CB317A" w:rsidRDefault="00A9365D" w:rsidP="00FB2E70">
      <w:pPr>
        <w:pStyle w:val="ParagraphText"/>
        <w:spacing w:before="120"/>
      </w:pPr>
      <w:r w:rsidRPr="00CB317A">
        <w:t xml:space="preserve">The test procedure for evaluation of the latency introduced by the M1 Adapter module at Tx side consists </w:t>
      </w:r>
      <w:r w:rsidR="6215A871" w:rsidRPr="00CB317A">
        <w:t>of</w:t>
      </w:r>
      <w:r w:rsidRPr="00CB317A">
        <w:t xml:space="preserve"> an off-line measurement, based on IP traffic capture and subsequent analysis.</w:t>
      </w:r>
    </w:p>
    <w:p w14:paraId="275477DD" w14:textId="4065EC7A" w:rsidR="00A9365D" w:rsidRPr="00CB317A" w:rsidRDefault="00A9365D" w:rsidP="00A9365D">
      <w:pPr>
        <w:pStyle w:val="ParagraphText"/>
      </w:pPr>
      <w:r w:rsidRPr="00CB317A">
        <w:t>Input and output IP packets, i.e., input FLUTE multicast streams as received via satellite and corresponding output GTP</w:t>
      </w:r>
      <w:r w:rsidR="00DF1C39" w:rsidRPr="00CB317A">
        <w:t>-U</w:t>
      </w:r>
      <w:r w:rsidRPr="00CB317A">
        <w:t xml:space="preserve"> multicast stream, are simultaneously captured on the </w:t>
      </w:r>
      <w:r w:rsidR="00DF1C39" w:rsidRPr="00CB317A">
        <w:t xml:space="preserve">PC running the </w:t>
      </w:r>
      <w:r w:rsidRPr="00CB317A">
        <w:t>M1 Adapter Module by means of Wireshark tool, as shown in</w:t>
      </w:r>
      <w:r w:rsidR="00F21166">
        <w:t xml:space="preserve"> Figure 24</w:t>
      </w:r>
      <w:r w:rsidRPr="00CB317A">
        <w:t xml:space="preserve">. Based on this capture, subsequent </w:t>
      </w:r>
      <w:r w:rsidR="0002187A" w:rsidRPr="00CB317A">
        <w:t xml:space="preserve">off-line </w:t>
      </w:r>
      <w:r w:rsidRPr="00CB317A">
        <w:t>analysis allows to match the corresponding input and output packets, calculating their timestamp difference (one-way latency).</w:t>
      </w:r>
    </w:p>
    <w:p w14:paraId="55B5253A" w14:textId="77777777" w:rsidR="00A9365D" w:rsidRPr="00CB317A" w:rsidRDefault="00A9365D" w:rsidP="00A9365D">
      <w:pPr>
        <w:pStyle w:val="ParagraphText"/>
      </w:pPr>
    </w:p>
    <w:p w14:paraId="6E871048" w14:textId="77777777" w:rsidR="00A9365D" w:rsidRPr="00CB317A" w:rsidRDefault="00A9365D" w:rsidP="00A9365D">
      <w:pPr>
        <w:pStyle w:val="ParagraphText"/>
        <w:jc w:val="center"/>
      </w:pPr>
      <w:r w:rsidRPr="00CB317A">
        <w:rPr>
          <w:noProof/>
        </w:rPr>
        <w:drawing>
          <wp:inline distT="0" distB="0" distL="0" distR="0" wp14:anchorId="4CA05E7E" wp14:editId="50158360">
            <wp:extent cx="3021190" cy="1596788"/>
            <wp:effectExtent l="0" t="0" r="8255" b="3810"/>
            <wp:docPr id="523099264" name="Picture 523099264" descr="Immagine che contiene testo, schermata, str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99264" name="Immagine 143" descr="Immagine che contiene testo, schermata, strumento&#10;&#10;Il contenuto generato dall'IA potrebbe non essere corretto."/>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50306" cy="1612177"/>
                    </a:xfrm>
                    <a:prstGeom prst="rect">
                      <a:avLst/>
                    </a:prstGeom>
                    <a:noFill/>
                    <a:ln>
                      <a:noFill/>
                    </a:ln>
                  </pic:spPr>
                </pic:pic>
              </a:graphicData>
            </a:graphic>
          </wp:inline>
        </w:drawing>
      </w:r>
    </w:p>
    <w:p w14:paraId="4E889770" w14:textId="7BF3364D" w:rsidR="00A9365D" w:rsidRPr="002C6C11" w:rsidRDefault="00A9365D" w:rsidP="00FB2E70">
      <w:pPr>
        <w:pStyle w:val="Caption"/>
        <w:spacing w:before="120" w:after="120"/>
        <w:rPr>
          <w:rFonts w:ascii="Montserrat" w:hAnsi="Montserrat"/>
          <w:color w:val="auto"/>
        </w:rPr>
      </w:pPr>
      <w:bookmarkStart w:id="365" w:name="_Ref202864692"/>
      <w:bookmarkStart w:id="366" w:name="_Toc204259577"/>
      <w:bookmarkStart w:id="367" w:name="_Toc221886660"/>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Pr>
          <w:rFonts w:ascii="Montserrat" w:hAnsi="Montserrat"/>
          <w:noProof/>
          <w:color w:val="auto"/>
        </w:rPr>
        <w:t>24</w:t>
      </w:r>
      <w:r w:rsidRPr="002C6C11">
        <w:rPr>
          <w:rFonts w:ascii="Montserrat" w:hAnsi="Montserrat"/>
          <w:color w:val="auto"/>
        </w:rPr>
        <w:fldChar w:fldCharType="end"/>
      </w:r>
      <w:bookmarkEnd w:id="365"/>
      <w:r w:rsidR="00CE51D4">
        <w:rPr>
          <w:rFonts w:ascii="Montserrat" w:hAnsi="Montserrat"/>
          <w:color w:val="auto"/>
        </w:rPr>
        <w:t xml:space="preserve">: </w:t>
      </w:r>
      <w:r w:rsidRPr="002C6C11">
        <w:rPr>
          <w:rFonts w:ascii="Montserrat" w:hAnsi="Montserrat"/>
          <w:color w:val="auto"/>
        </w:rPr>
        <w:t>Test procedure for evaluation of M1 Adapter Module latency</w:t>
      </w:r>
      <w:bookmarkEnd w:id="366"/>
      <w:bookmarkEnd w:id="367"/>
    </w:p>
    <w:p w14:paraId="4AF4886B" w14:textId="3C96142F" w:rsidR="00A9365D" w:rsidRPr="00CB317A" w:rsidRDefault="00A9365D" w:rsidP="00FB2E70">
      <w:pPr>
        <w:pStyle w:val="ParagraphText"/>
        <w:spacing w:before="80" w:line="200" w:lineRule="exact"/>
      </w:pPr>
      <w:r w:rsidRPr="00CB317A">
        <w:t>Measured latency will be reported as histograms with at least 10 000 samples, indicating minimum, maximum, average values and percentile 95 and 99.9.</w:t>
      </w:r>
    </w:p>
    <w:p w14:paraId="2CB7A8EE" w14:textId="0D68791D" w:rsidR="00A9365D" w:rsidRPr="00CB317A" w:rsidRDefault="00A9365D" w:rsidP="00FB2E70">
      <w:pPr>
        <w:pStyle w:val="ParagraphText"/>
        <w:spacing w:before="80" w:line="200" w:lineRule="exact"/>
        <w:ind w:left="6"/>
      </w:pPr>
      <w:r w:rsidRPr="00CB317A">
        <w:t>Note: Wireshark produces timestamps in nanosecond resolution, however such timestamps are received from the libpcap (or Npcap) library, which in turn gets them from the operating system kernel: this means that their accuracy depends on several factors and cannot be easily estimated. However, in this specific case a millisecond accuracy (or even ten milliseconds) can be considered sufficient when compared to ABR segment duration (e.g., 2 or 4 s).</w:t>
      </w:r>
    </w:p>
    <w:p w14:paraId="19AA0D81" w14:textId="27F273F4" w:rsidR="00A9365D" w:rsidRPr="00CB317A" w:rsidRDefault="00A9365D" w:rsidP="00A9365D">
      <w:pPr>
        <w:pStyle w:val="ParagraphText"/>
        <w:ind w:firstLine="6"/>
        <w:jc w:val="left"/>
      </w:pPr>
      <w:r w:rsidRPr="00CB317A">
        <w:t>Tests should be repeated without or with traffic shaping.</w:t>
      </w:r>
    </w:p>
    <w:p w14:paraId="468B9B97" w14:textId="77777777" w:rsidR="00A9365D" w:rsidRPr="00CB317A" w:rsidRDefault="00A9365D" w:rsidP="00A9365D">
      <w:pPr>
        <w:pStyle w:val="ParagraphText"/>
        <w:ind w:firstLine="6"/>
        <w:jc w:val="left"/>
      </w:pPr>
    </w:p>
    <w:p w14:paraId="632182B1" w14:textId="114347E0" w:rsidR="00A9365D" w:rsidRPr="00CB317A" w:rsidRDefault="00A9365D" w:rsidP="00A9365D">
      <w:pPr>
        <w:pStyle w:val="ParagraphText"/>
        <w:rPr>
          <w:b/>
          <w:bCs/>
        </w:rPr>
      </w:pPr>
      <w:r w:rsidRPr="00CB317A">
        <w:rPr>
          <w:b/>
          <w:bCs/>
        </w:rPr>
        <w:t>KPI 5.4</w:t>
      </w:r>
      <w:r w:rsidR="00D12916" w:rsidRPr="00CB317A">
        <w:rPr>
          <w:b/>
          <w:bCs/>
        </w:rPr>
        <w:t>-</w:t>
      </w:r>
      <w:r w:rsidRPr="00CB317A">
        <w:rPr>
          <w:b/>
          <w:bCs/>
        </w:rPr>
        <w:t>6 – End-to-end additional latency</w:t>
      </w:r>
    </w:p>
    <w:p w14:paraId="179FBB08" w14:textId="77777777" w:rsidR="00A9365D" w:rsidRPr="00CB317A" w:rsidRDefault="00A9365D" w:rsidP="00FB2E70">
      <w:pPr>
        <w:pStyle w:val="ParagraphText"/>
        <w:spacing w:before="80" w:line="200" w:lineRule="exact"/>
      </w:pPr>
      <w:r w:rsidRPr="00CB317A">
        <w:t>End-to-end latency refers to the total latency introduced by the 5G-EMERGE chain, from audio/video encoder to playout device.</w:t>
      </w:r>
    </w:p>
    <w:p w14:paraId="65D6D681" w14:textId="77777777" w:rsidR="00A9365D" w:rsidRPr="00CB317A" w:rsidRDefault="00A9365D" w:rsidP="00FB2E70">
      <w:pPr>
        <w:pStyle w:val="ParagraphText"/>
        <w:spacing w:before="80" w:line="200" w:lineRule="exact"/>
      </w:pPr>
      <w:r w:rsidRPr="00CB317A">
        <w:t>This KPI rather refers to the additional latency introduced by the 5G-EMERGE distribution (i.e., satellite feed and M1 Adaptation Module) with respect to a traditional distribution where the 5G Broadcast Core is directly connected with the eNodeBs via terrestrial IP network.</w:t>
      </w:r>
    </w:p>
    <w:p w14:paraId="7DF00054" w14:textId="3E6AE105" w:rsidR="00A9365D" w:rsidRPr="00CB317A" w:rsidRDefault="00A9365D" w:rsidP="00FB2E70">
      <w:pPr>
        <w:pStyle w:val="ParagraphText"/>
        <w:spacing w:before="80" w:line="200" w:lineRule="exact"/>
      </w:pPr>
      <w:r w:rsidRPr="00CB317A">
        <w:t xml:space="preserve">The test procedure consists in measuring the end-to-end latency in case of 5G Broadcast integration with 5G-EMERGE as described in the present document (path A in </w:t>
      </w:r>
      <w:r w:rsidRPr="001B45E2">
        <w:fldChar w:fldCharType="begin"/>
      </w:r>
      <w:r w:rsidRPr="00CB317A">
        <w:instrText xml:space="preserve"> REF _Ref202876958 \h </w:instrText>
      </w:r>
      <w:r w:rsidR="00C80238">
        <w:instrText xml:space="preserve"> \* MERGEFORMAT</w:instrText>
      </w:r>
      <w:r w:rsidR="00C80238" w:rsidRPr="001B45E2">
        <w:instrText xml:space="preserve"> </w:instrText>
      </w:r>
      <w:r w:rsidRPr="001B45E2">
        <w:fldChar w:fldCharType="separate"/>
      </w:r>
      <w:r w:rsidRPr="00CB317A">
        <w:t xml:space="preserve">Figure </w:t>
      </w:r>
      <w:r w:rsidR="00F21166">
        <w:t>2</w:t>
      </w:r>
      <w:r w:rsidRPr="00CB317A">
        <w:rPr>
          <w:noProof/>
        </w:rPr>
        <w:t>5</w:t>
      </w:r>
      <w:r w:rsidRPr="001B45E2">
        <w:fldChar w:fldCharType="end"/>
      </w:r>
      <w:r w:rsidRPr="00CB317A">
        <w:t xml:space="preserve">) and in case of pure 5G Broadcast distribution (path B in </w:t>
      </w:r>
      <w:r w:rsidRPr="001B45E2">
        <w:fldChar w:fldCharType="begin"/>
      </w:r>
      <w:r w:rsidRPr="00CB317A">
        <w:instrText xml:space="preserve"> REF _Ref202876958 \h </w:instrText>
      </w:r>
      <w:r w:rsidR="00C80238">
        <w:instrText xml:space="preserve"> \* MERGEFORMAT</w:instrText>
      </w:r>
      <w:r w:rsidR="00C80238" w:rsidRPr="001B45E2">
        <w:instrText xml:space="preserve"> </w:instrText>
      </w:r>
      <w:r w:rsidRPr="001B45E2">
        <w:fldChar w:fldCharType="separate"/>
      </w:r>
      <w:r w:rsidRPr="00CB317A">
        <w:t xml:space="preserve">Figure </w:t>
      </w:r>
      <w:r w:rsidR="00F21166">
        <w:t>2</w:t>
      </w:r>
      <w:r w:rsidRPr="00CB317A">
        <w:rPr>
          <w:noProof/>
        </w:rPr>
        <w:t>5</w:t>
      </w:r>
      <w:r w:rsidRPr="001B45E2">
        <w:fldChar w:fldCharType="end"/>
      </w:r>
      <w:r w:rsidRPr="00CB317A">
        <w:t>), and calculating their difference.</w:t>
      </w:r>
    </w:p>
    <w:p w14:paraId="7B49A52D" w14:textId="77777777" w:rsidR="00A9365D" w:rsidRPr="00CB317A" w:rsidRDefault="00A9365D" w:rsidP="00FB2E70">
      <w:pPr>
        <w:pStyle w:val="ParagraphText"/>
        <w:spacing w:before="120"/>
        <w:ind w:left="6"/>
      </w:pPr>
      <w:r w:rsidRPr="00CB317A">
        <w:rPr>
          <w:noProof/>
        </w:rPr>
        <w:drawing>
          <wp:inline distT="0" distB="0" distL="0" distR="0" wp14:anchorId="62370132" wp14:editId="37D81D52">
            <wp:extent cx="5925293" cy="2204114"/>
            <wp:effectExtent l="0" t="0" r="0" b="5715"/>
            <wp:docPr id="1508815856" name="Picture 1508815856" descr="Immagine che contiene testo, schermata, Sito Web,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15856" name="Immagine 1" descr="Immagine che contiene testo, schermata, Sito Web, Pagina Web&#10;&#10;Il contenuto generato dall'IA potrebbe non essere corretto."/>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9599" cy="2213156"/>
                    </a:xfrm>
                    <a:prstGeom prst="rect">
                      <a:avLst/>
                    </a:prstGeom>
                    <a:noFill/>
                    <a:ln>
                      <a:noFill/>
                    </a:ln>
                  </pic:spPr>
                </pic:pic>
              </a:graphicData>
            </a:graphic>
          </wp:inline>
        </w:drawing>
      </w:r>
    </w:p>
    <w:p w14:paraId="5352A98E" w14:textId="03CC31F3" w:rsidR="00A9365D" w:rsidRPr="002C6C11" w:rsidRDefault="00A9365D" w:rsidP="00FB2E70">
      <w:pPr>
        <w:pStyle w:val="Caption"/>
        <w:spacing w:before="120" w:after="0"/>
        <w:rPr>
          <w:rFonts w:ascii="Montserrat" w:hAnsi="Montserrat"/>
          <w:color w:val="auto"/>
        </w:rPr>
      </w:pPr>
      <w:bookmarkStart w:id="368" w:name="_Ref202876958"/>
      <w:bookmarkStart w:id="369" w:name="_Toc204259579"/>
      <w:bookmarkStart w:id="370" w:name="_Toc221886661"/>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Pr>
          <w:rFonts w:ascii="Montserrat" w:hAnsi="Montserrat"/>
          <w:noProof/>
          <w:color w:val="auto"/>
        </w:rPr>
        <w:t>25</w:t>
      </w:r>
      <w:r w:rsidRPr="002C6C11">
        <w:rPr>
          <w:rFonts w:ascii="Montserrat" w:hAnsi="Montserrat"/>
          <w:color w:val="auto"/>
        </w:rPr>
        <w:fldChar w:fldCharType="end"/>
      </w:r>
      <w:bookmarkEnd w:id="368"/>
      <w:r w:rsidR="00CE51D4">
        <w:rPr>
          <w:rFonts w:ascii="Montserrat" w:hAnsi="Montserrat"/>
          <w:color w:val="auto"/>
        </w:rPr>
        <w:t xml:space="preserve">: </w:t>
      </w:r>
      <w:r w:rsidRPr="002C6C11">
        <w:rPr>
          <w:rFonts w:ascii="Montserrat" w:hAnsi="Montserrat"/>
          <w:color w:val="auto"/>
        </w:rPr>
        <w:t>Test procedure for evaluation of the end-to-end additional latency</w:t>
      </w:r>
      <w:bookmarkEnd w:id="369"/>
      <w:bookmarkEnd w:id="370"/>
    </w:p>
    <w:p w14:paraId="253F9051" w14:textId="37A68A8B" w:rsidR="00A9365D" w:rsidRPr="00CB317A" w:rsidRDefault="00A9365D" w:rsidP="00FB2E70">
      <w:pPr>
        <w:pStyle w:val="ParagraphText"/>
        <w:spacing w:before="120" w:line="200" w:lineRule="exact"/>
      </w:pPr>
      <w:r w:rsidRPr="00CB317A">
        <w:t>In order to allow evaluating the end-to-end latency, at the encoder side a timestamp is burnt in the video.</w:t>
      </w:r>
    </w:p>
    <w:p w14:paraId="12904434" w14:textId="77777777" w:rsidR="00A9365D" w:rsidRPr="00CB317A" w:rsidRDefault="00A9365D" w:rsidP="00FB2E70">
      <w:pPr>
        <w:pStyle w:val="ParagraphText"/>
        <w:spacing w:before="80" w:line="200" w:lineRule="exact"/>
      </w:pPr>
      <w:r w:rsidRPr="00CB317A">
        <w:t xml:space="preserve">At the receiver side, the video player should also show current timestamp (e.g., the PC clock or a network service, e.g., </w:t>
      </w:r>
      <w:hyperlink r:id="rId69" w:history="1">
        <w:r w:rsidRPr="00CB317A">
          <w:rPr>
            <w:rStyle w:val="Hyperlink"/>
            <w:color w:val="auto"/>
          </w:rPr>
          <w:t>https://time.is</w:t>
        </w:r>
      </w:hyperlink>
      <w:r w:rsidRPr="00CB317A">
        <w:t>), allowing to estimate the end-to-end latency between the two timestamps. If the same procedure and the same client device are used for both paths A and B, the difference between the two measurements provides the additional end-to-end latency.</w:t>
      </w:r>
    </w:p>
    <w:p w14:paraId="65B14D93" w14:textId="0272F2A3" w:rsidR="00CE5244" w:rsidRPr="00FB2E70" w:rsidRDefault="00A9365D" w:rsidP="00FB2E70">
      <w:pPr>
        <w:pStyle w:val="ParagraphText"/>
        <w:spacing w:before="80" w:line="200" w:lineRule="exact"/>
        <w:ind w:left="6"/>
      </w:pPr>
      <w:r w:rsidRPr="00CB317A">
        <w:t>Note: The accuracy of this measurement is affected by the accuracy of the timestamp burnt in the video (i.e., video frame duration, e.g., 20 or 40 ms in case of 50p or 25p frame rate respectively) and by the stability of the video player buffer size among multiple sessions.</w:t>
      </w:r>
    </w:p>
    <w:p w14:paraId="606DDF64" w14:textId="60B7BBF5" w:rsidR="005C2589" w:rsidRPr="00CB317A" w:rsidRDefault="11B9637F" w:rsidP="0035156A">
      <w:pPr>
        <w:pStyle w:val="Heading1"/>
      </w:pPr>
      <w:bookmarkStart w:id="371" w:name="_Toc839022118"/>
      <w:r>
        <w:t>6</w:t>
      </w:r>
      <w:r w:rsidR="00DB0738">
        <w:tab/>
      </w:r>
      <w:r w:rsidR="4780F669">
        <w:t xml:space="preserve">Test and validation plan for </w:t>
      </w:r>
      <w:r w:rsidR="59DE9C31">
        <w:t>S</w:t>
      </w:r>
      <w:r w:rsidR="4780F669">
        <w:t xml:space="preserve">trand 6: </w:t>
      </w:r>
      <w:r w:rsidR="10A45F46">
        <w:t>Direct to device</w:t>
      </w:r>
      <w:bookmarkEnd w:id="371"/>
    </w:p>
    <w:p w14:paraId="000F13EB" w14:textId="3ED070EE" w:rsidR="005A2884" w:rsidRPr="002C6C11" w:rsidRDefault="005A2884" w:rsidP="00F6293C">
      <w:pPr>
        <w:ind w:firstLine="1"/>
        <w:rPr>
          <w:rFonts w:ascii="Montserrat" w:hAnsi="Montserrat"/>
          <w:color w:val="auto"/>
          <w:sz w:val="18"/>
          <w:szCs w:val="18"/>
        </w:rPr>
      </w:pPr>
    </w:p>
    <w:p w14:paraId="0F15A69A" w14:textId="3E9D4824" w:rsidR="00D23F52" w:rsidRPr="002C6C11" w:rsidRDefault="74AD41C4" w:rsidP="00D23F52">
      <w:pPr>
        <w:spacing w:after="120" w:line="252" w:lineRule="auto"/>
        <w:jc w:val="both"/>
        <w:rPr>
          <w:rFonts w:ascii="Montserrat" w:hAnsi="Montserrat"/>
          <w:color w:val="auto"/>
        </w:rPr>
      </w:pPr>
      <w:r w:rsidRPr="002C6C11">
        <w:rPr>
          <w:rFonts w:ascii="Montserrat" w:eastAsia="Montserrat" w:hAnsi="Montserrat" w:cs="Montserrat"/>
          <w:color w:val="auto"/>
          <w:sz w:val="18"/>
          <w:szCs w:val="18"/>
        </w:rPr>
        <w:t>The verification work in Strand 6 is structured into multiple test platforms. Each testbed is dedicated to a specific subset, focusing either on validating the functionality of features or evaluating their performance and limitations. All subset testing is designed to ensure the verification of the Direct-to-Device (DTD) end-to-end solution, which is illustrated in high-level in the</w:t>
      </w:r>
      <w:r w:rsidR="00052A91" w:rsidRPr="002C6C11">
        <w:rPr>
          <w:rFonts w:ascii="Montserrat" w:eastAsia="Montserrat" w:hAnsi="Montserrat" w:cs="Montserrat"/>
          <w:color w:val="auto"/>
          <w:sz w:val="18"/>
          <w:szCs w:val="18"/>
        </w:rPr>
        <w:t xml:space="preserve"> </w:t>
      </w:r>
      <w:r w:rsidR="00052A91" w:rsidRPr="002C6C11">
        <w:rPr>
          <w:rFonts w:ascii="Montserrat" w:eastAsia="Montserrat" w:hAnsi="Montserrat" w:cs="Montserrat"/>
          <w:color w:val="auto"/>
          <w:sz w:val="18"/>
          <w:szCs w:val="18"/>
        </w:rPr>
        <w:fldChar w:fldCharType="begin"/>
      </w:r>
      <w:r w:rsidR="00052A91" w:rsidRPr="002C6C11">
        <w:rPr>
          <w:rFonts w:ascii="Montserrat" w:eastAsia="Montserrat" w:hAnsi="Montserrat" w:cs="Montserrat"/>
          <w:color w:val="auto"/>
          <w:sz w:val="18"/>
          <w:szCs w:val="18"/>
        </w:rPr>
        <w:instrText xml:space="preserve"> REF _Ref221865581 \h  \* MERGEFORMAT </w:instrText>
      </w:r>
      <w:r w:rsidR="00052A91" w:rsidRPr="002C6C11">
        <w:rPr>
          <w:rFonts w:ascii="Montserrat" w:eastAsia="Montserrat" w:hAnsi="Montserrat" w:cs="Montserrat"/>
          <w:color w:val="auto"/>
          <w:sz w:val="18"/>
          <w:szCs w:val="18"/>
        </w:rPr>
      </w:r>
      <w:r w:rsidR="00052A91" w:rsidRPr="002C6C11">
        <w:rPr>
          <w:rFonts w:ascii="Montserrat" w:eastAsia="Montserrat" w:hAnsi="Montserrat" w:cs="Montserrat"/>
          <w:color w:val="auto"/>
          <w:sz w:val="18"/>
          <w:szCs w:val="18"/>
        </w:rPr>
        <w:fldChar w:fldCharType="separate"/>
      </w:r>
      <w:r w:rsidR="00052A91" w:rsidRPr="002C6C11">
        <w:rPr>
          <w:rFonts w:ascii="Montserrat" w:hAnsi="Montserrat"/>
          <w:color w:val="auto"/>
          <w:sz w:val="18"/>
          <w:szCs w:val="18"/>
        </w:rPr>
        <w:t>Figure 2</w:t>
      </w:r>
      <w:r w:rsidR="00F21166">
        <w:rPr>
          <w:rFonts w:ascii="Montserrat" w:hAnsi="Montserrat"/>
          <w:color w:val="auto"/>
          <w:sz w:val="18"/>
          <w:szCs w:val="18"/>
        </w:rPr>
        <w:t>6</w:t>
      </w:r>
      <w:r w:rsidR="00052A91" w:rsidRPr="002C6C11">
        <w:rPr>
          <w:rFonts w:ascii="Montserrat" w:eastAsia="Montserrat" w:hAnsi="Montserrat" w:cs="Montserrat"/>
          <w:color w:val="auto"/>
          <w:sz w:val="18"/>
          <w:szCs w:val="18"/>
        </w:rPr>
        <w:fldChar w:fldCharType="end"/>
      </w:r>
      <w:r w:rsidRPr="002C6C11">
        <w:rPr>
          <w:rFonts w:ascii="Montserrat" w:eastAsia="Montserrat" w:hAnsi="Montserrat" w:cs="Montserrat"/>
          <w:color w:val="auto"/>
          <w:sz w:val="18"/>
          <w:szCs w:val="18"/>
        </w:rPr>
        <w:t xml:space="preserve">. In addition to that several simulation environments offer theoretical insights into performance across various scenarios, providing valuable information </w:t>
      </w:r>
      <w:r w:rsidR="00D23F52" w:rsidRPr="002C6C11">
        <w:rPr>
          <w:rFonts w:ascii="Montserrat" w:eastAsia="Montserrat" w:hAnsi="Montserrat" w:cs="Montserrat"/>
          <w:color w:val="auto"/>
          <w:sz w:val="18"/>
          <w:szCs w:val="18"/>
        </w:rPr>
        <w:t>and input for the verification conducted in the testbeds.</w:t>
      </w:r>
    </w:p>
    <w:p w14:paraId="45B434FE" w14:textId="77777777" w:rsidR="00213922" w:rsidRPr="002C6C11" w:rsidRDefault="74AD41C4" w:rsidP="008114EB">
      <w:pPr>
        <w:keepNext/>
        <w:spacing w:after="200"/>
        <w:jc w:val="center"/>
        <w:rPr>
          <w:rFonts w:ascii="Montserrat" w:hAnsi="Montserrat"/>
          <w:color w:val="auto"/>
        </w:rPr>
      </w:pPr>
      <w:r w:rsidRPr="002C6C11">
        <w:rPr>
          <w:rFonts w:ascii="Montserrat" w:hAnsi="Montserrat"/>
          <w:noProof/>
          <w:color w:val="auto"/>
        </w:rPr>
        <w:drawing>
          <wp:inline distT="0" distB="0" distL="0" distR="0" wp14:anchorId="15C7B800" wp14:editId="6A453CC8">
            <wp:extent cx="5730737" cy="1524132"/>
            <wp:effectExtent l="0" t="0" r="0" b="0"/>
            <wp:docPr id="1658644969" name="Picture 165864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44969" name=""/>
                    <pic:cNvPicPr/>
                  </pic:nvPicPr>
                  <pic:blipFill>
                    <a:blip r:embed="rId70">
                      <a:extLst>
                        <a:ext uri="{28A0092B-C50C-407E-A947-70E740481C1C}">
                          <a14:useLocalDpi xmlns:a14="http://schemas.microsoft.com/office/drawing/2010/main" val="0"/>
                        </a:ext>
                      </a:extLst>
                    </a:blip>
                    <a:stretch>
                      <a:fillRect/>
                    </a:stretch>
                  </pic:blipFill>
                  <pic:spPr>
                    <a:xfrm>
                      <a:off x="0" y="0"/>
                      <a:ext cx="5730737" cy="1524132"/>
                    </a:xfrm>
                    <a:prstGeom prst="rect">
                      <a:avLst/>
                    </a:prstGeom>
                  </pic:spPr>
                </pic:pic>
              </a:graphicData>
            </a:graphic>
          </wp:inline>
        </w:drawing>
      </w:r>
    </w:p>
    <w:p w14:paraId="2D61D801" w14:textId="3C04F9CB" w:rsidR="00213922" w:rsidRPr="002C6C11" w:rsidRDefault="00213922" w:rsidP="00213922">
      <w:pPr>
        <w:pStyle w:val="Caption"/>
        <w:rPr>
          <w:rFonts w:ascii="Montserrat" w:hAnsi="Montserrat"/>
          <w:color w:val="auto"/>
        </w:rPr>
      </w:pPr>
      <w:bookmarkStart w:id="372" w:name="_Ref221865581"/>
      <w:bookmarkStart w:id="373" w:name="_Toc221886662"/>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Pr>
          <w:rFonts w:ascii="Montserrat" w:hAnsi="Montserrat"/>
          <w:noProof/>
          <w:color w:val="auto"/>
        </w:rPr>
        <w:t>26</w:t>
      </w:r>
      <w:r w:rsidRPr="002C6C11">
        <w:rPr>
          <w:rFonts w:ascii="Montserrat" w:hAnsi="Montserrat"/>
          <w:color w:val="auto"/>
        </w:rPr>
        <w:fldChar w:fldCharType="end"/>
      </w:r>
      <w:bookmarkEnd w:id="372"/>
      <w:r w:rsidRPr="002C6C11">
        <w:rPr>
          <w:rFonts w:ascii="Montserrat" w:hAnsi="Montserrat"/>
          <w:color w:val="auto"/>
        </w:rPr>
        <w:t>: High-Level Block Diagram of the DTD end-to-end Testbed</w:t>
      </w:r>
      <w:bookmarkEnd w:id="373"/>
    </w:p>
    <w:p w14:paraId="6B94AF25" w14:textId="77777777" w:rsidR="00D23F52" w:rsidRPr="002C6C11" w:rsidRDefault="74AD41C4" w:rsidP="00D23F52">
      <w:pPr>
        <w:spacing w:after="120" w:line="252" w:lineRule="auto"/>
        <w:jc w:val="both"/>
        <w:rPr>
          <w:rFonts w:ascii="Montserrat" w:hAnsi="Montserrat"/>
          <w:color w:val="auto"/>
        </w:rPr>
      </w:pPr>
      <w:r w:rsidRPr="002C6C11">
        <w:rPr>
          <w:rFonts w:ascii="Montserrat" w:eastAsia="Montserrat" w:hAnsi="Montserrat" w:cs="Montserrat"/>
          <w:color w:val="auto"/>
          <w:sz w:val="18"/>
          <w:szCs w:val="18"/>
        </w:rPr>
        <w:t xml:space="preserve">The primary goal of DTD verification is to demonstrate the functionality of the new technology as a fully integrated end-to-end system, highlighting its capabilities and potential under diverse conditions. </w:t>
      </w:r>
      <w:r w:rsidR="00D23F52" w:rsidRPr="002C6C11">
        <w:rPr>
          <w:rFonts w:ascii="Montserrat" w:eastAsia="Montserrat" w:hAnsi="Montserrat" w:cs="Montserrat"/>
          <w:color w:val="auto"/>
          <w:sz w:val="18"/>
          <w:szCs w:val="18"/>
        </w:rPr>
        <w:t xml:space="preserve">This process provides valuable insights into the capabilities of DTD technology from both service and use case perspectives, potentially enabling new opportunities for service providers. </w:t>
      </w:r>
    </w:p>
    <w:p w14:paraId="421016DA" w14:textId="77777777" w:rsidR="00D23F52" w:rsidRPr="002C6C11" w:rsidRDefault="00D23F52" w:rsidP="00D23F52">
      <w:pPr>
        <w:spacing w:after="120" w:line="252" w:lineRule="auto"/>
        <w:jc w:val="both"/>
        <w:rPr>
          <w:rFonts w:ascii="Montserrat" w:hAnsi="Montserrat"/>
          <w:color w:val="auto"/>
        </w:rPr>
      </w:pPr>
      <w:r w:rsidRPr="002C6C11">
        <w:rPr>
          <w:rFonts w:ascii="Montserrat" w:eastAsia="Montserrat" w:hAnsi="Montserrat" w:cs="Montserrat"/>
          <w:color w:val="auto"/>
          <w:sz w:val="18"/>
          <w:szCs w:val="18"/>
        </w:rPr>
        <w:t>In summary, four different testbeds are focusing on the following subtests:</w:t>
      </w:r>
    </w:p>
    <w:p w14:paraId="7E497F22" w14:textId="77777777" w:rsidR="00D23F52" w:rsidRPr="002C6C11" w:rsidRDefault="00D23F52" w:rsidP="00B3730E">
      <w:pPr>
        <w:pStyle w:val="ListParagraph"/>
        <w:numPr>
          <w:ilvl w:val="0"/>
          <w:numId w:val="249"/>
        </w:numPr>
        <w:spacing w:line="252" w:lineRule="auto"/>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The first testbed (WP6.3) focuses on technology verification, replicating the NR NTN setup in a laboratory environment using Keysight test equipment and a MediaTek Android test phone with a 5G modem that supports both NR-NTN and MBS broadcast features. This setup is used to test and validate NR MBS over NR-NTN. </w:t>
      </w:r>
    </w:p>
    <w:p w14:paraId="649F48AA" w14:textId="77777777" w:rsidR="00D23F52" w:rsidRPr="002C6C11" w:rsidRDefault="00D23F52" w:rsidP="00B3730E">
      <w:pPr>
        <w:pStyle w:val="ListParagraph"/>
        <w:numPr>
          <w:ilvl w:val="0"/>
          <w:numId w:val="249"/>
        </w:numPr>
        <w:spacing w:line="252" w:lineRule="auto"/>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second testbed (WP6.4.2) utilize same configuration than the first one for technology verification but focusing now for NR-NTN performance testing.</w:t>
      </w:r>
    </w:p>
    <w:p w14:paraId="4DB391C6" w14:textId="77777777" w:rsidR="00D23F52" w:rsidRPr="002C6C11" w:rsidRDefault="00D23F52" w:rsidP="00B3730E">
      <w:pPr>
        <w:pStyle w:val="ListParagraph"/>
        <w:numPr>
          <w:ilvl w:val="0"/>
          <w:numId w:val="249"/>
        </w:numPr>
        <w:spacing w:line="252" w:lineRule="auto"/>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The third testbed (WP6.4.3) is focusing on performance testing, like WP6.4.2, but with the key difference that testing is executed wirelessly within an RF chamber. </w:t>
      </w:r>
    </w:p>
    <w:p w14:paraId="7CEC47F8" w14:textId="77777777" w:rsidR="00D23F52" w:rsidRPr="002C6C11" w:rsidRDefault="00D23F52" w:rsidP="00B3730E">
      <w:pPr>
        <w:pStyle w:val="ListParagraph"/>
        <w:numPr>
          <w:ilvl w:val="0"/>
          <w:numId w:val="249"/>
        </w:numPr>
        <w:spacing w:line="252" w:lineRule="auto"/>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5G MBS functionalities within the Core Network is verified in fourth testbed, as detailed in the following subsections regarding to WP6.3.11.</w:t>
      </w:r>
    </w:p>
    <w:p w14:paraId="0F91FCA4" w14:textId="77777777" w:rsidR="00D23F52" w:rsidRPr="002C6C11" w:rsidRDefault="00D23F52" w:rsidP="00B3730E">
      <w:pPr>
        <w:pStyle w:val="ListParagraph"/>
        <w:numPr>
          <w:ilvl w:val="0"/>
          <w:numId w:val="249"/>
        </w:numPr>
        <w:spacing w:line="252" w:lineRule="auto"/>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final testbed is for the Direct-to-Device end-to-end solution described in WP6.4.4, utilizing all components verified in earlier testbeds. It also includes a real satellite link, content provisioning, and an end-user video player application.</w:t>
      </w:r>
    </w:p>
    <w:p w14:paraId="0832AAB5" w14:textId="77777777" w:rsidR="00D23F52" w:rsidRPr="002C6C11" w:rsidRDefault="00D23F52" w:rsidP="00323C5D">
      <w:pPr>
        <w:spacing w:before="120" w:after="120"/>
        <w:jc w:val="both"/>
        <w:rPr>
          <w:rFonts w:ascii="Montserrat" w:hAnsi="Montserrat"/>
          <w:color w:val="auto"/>
        </w:rPr>
      </w:pPr>
      <w:r w:rsidRPr="002C6C11">
        <w:rPr>
          <w:rFonts w:ascii="Montserrat" w:eastAsia="Montserrat" w:hAnsi="Montserrat" w:cs="Montserrat"/>
          <w:color w:val="auto"/>
          <w:sz w:val="18"/>
          <w:szCs w:val="18"/>
        </w:rPr>
        <w:t>Detailed descriptions of the simulation environments and test subsets are provided in the following subsections. The upcoming subsections will cover the following activities for all testbeds:</w:t>
      </w:r>
    </w:p>
    <w:p w14:paraId="1ACB83D9" w14:textId="77777777" w:rsidR="00D23F52" w:rsidRPr="002C6C11" w:rsidRDefault="00D23F52" w:rsidP="00B3730E">
      <w:pPr>
        <w:pStyle w:val="ListParagraph"/>
        <w:numPr>
          <w:ilvl w:val="1"/>
          <w:numId w:val="248"/>
        </w:numPr>
        <w:spacing w:line="252" w:lineRule="auto"/>
        <w:ind w:left="1080"/>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High-level description of the test plan</w:t>
      </w:r>
    </w:p>
    <w:p w14:paraId="0C8DE81D" w14:textId="77777777" w:rsidR="00D23F52" w:rsidRPr="002C6C11" w:rsidRDefault="00D23F52" w:rsidP="00B3730E">
      <w:pPr>
        <w:pStyle w:val="ListParagraph"/>
        <w:numPr>
          <w:ilvl w:val="1"/>
          <w:numId w:val="248"/>
        </w:numPr>
        <w:spacing w:line="252" w:lineRule="auto"/>
        <w:ind w:left="1080"/>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Testbed and setup</w:t>
      </w:r>
    </w:p>
    <w:p w14:paraId="3B0E5091" w14:textId="77777777" w:rsidR="00D23F52" w:rsidRPr="002C6C11" w:rsidRDefault="00D23F52" w:rsidP="00B3730E">
      <w:pPr>
        <w:pStyle w:val="ListParagraph"/>
        <w:numPr>
          <w:ilvl w:val="1"/>
          <w:numId w:val="248"/>
        </w:numPr>
        <w:spacing w:line="252" w:lineRule="auto"/>
        <w:ind w:left="1080"/>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Validation methodology</w:t>
      </w:r>
    </w:p>
    <w:p w14:paraId="2F358EB6" w14:textId="77777777" w:rsidR="00D23F52" w:rsidRPr="002C6C11" w:rsidRDefault="00D23F52" w:rsidP="00B3730E">
      <w:pPr>
        <w:pStyle w:val="ListParagraph"/>
        <w:numPr>
          <w:ilvl w:val="1"/>
          <w:numId w:val="248"/>
        </w:numPr>
        <w:spacing w:line="252" w:lineRule="auto"/>
        <w:ind w:left="1080"/>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Key results.</w:t>
      </w:r>
    </w:p>
    <w:p w14:paraId="18D4197B" w14:textId="2BB5E444" w:rsidR="1D0101D8" w:rsidRPr="002C6C11" w:rsidRDefault="1D0101D8" w:rsidP="00F44F36">
      <w:pPr>
        <w:ind w:firstLine="1"/>
        <w:jc w:val="both"/>
        <w:rPr>
          <w:rFonts w:ascii="Montserrat" w:hAnsi="Montserrat"/>
          <w:color w:val="auto"/>
          <w:sz w:val="18"/>
          <w:szCs w:val="18"/>
        </w:rPr>
      </w:pPr>
    </w:p>
    <w:p w14:paraId="5FF2404E" w14:textId="77777777" w:rsidR="00BD0814" w:rsidRPr="00CB317A" w:rsidRDefault="00BD0814" w:rsidP="00BD0814">
      <w:pPr>
        <w:ind w:firstLine="1"/>
        <w:jc w:val="both"/>
        <w:rPr>
          <w:rFonts w:ascii="Montserrat" w:eastAsia="Montserrat" w:hAnsi="Montserrat" w:cs="Montserrat"/>
          <w:color w:val="auto"/>
          <w:sz w:val="18"/>
          <w:szCs w:val="18"/>
        </w:rPr>
      </w:pPr>
      <w:r w:rsidRPr="00CB317A">
        <w:rPr>
          <w:rFonts w:ascii="Montserrat" w:eastAsia="Montserrat" w:hAnsi="Montserrat" w:cs="Montserrat"/>
          <w:color w:val="auto"/>
          <w:sz w:val="18"/>
          <w:szCs w:val="18"/>
        </w:rPr>
        <w:t>To ensure a robust and objective evaluation of the project's technical achievements, a comprehensive set of KPIs was defined. The KPIs for each testbed were specifically chosen to reflect its unique validation scope, creating a layered testing strategy that progresses from low-level physical layer characterization to end-to-end service quality.</w:t>
      </w:r>
    </w:p>
    <w:p w14:paraId="6B99D2B7" w14:textId="77777777" w:rsidR="00BD0814" w:rsidRPr="00CB317A" w:rsidRDefault="00BD0814" w:rsidP="00BD0814">
      <w:pPr>
        <w:numPr>
          <w:ilvl w:val="0"/>
          <w:numId w:val="289"/>
        </w:numPr>
        <w:jc w:val="both"/>
        <w:rPr>
          <w:rFonts w:ascii="Montserrat" w:eastAsia="Montserrat" w:hAnsi="Montserrat" w:cs="Montserrat"/>
          <w:color w:val="auto"/>
          <w:sz w:val="18"/>
          <w:szCs w:val="18"/>
        </w:rPr>
      </w:pPr>
      <w:r w:rsidRPr="00CB317A">
        <w:rPr>
          <w:rFonts w:ascii="Montserrat" w:eastAsia="Montserrat" w:hAnsi="Montserrat" w:cs="Montserrat"/>
          <w:b/>
          <w:bCs/>
          <w:color w:val="auto"/>
          <w:sz w:val="18"/>
          <w:szCs w:val="18"/>
        </w:rPr>
        <w:t>Keysight Performance Testbed:</w:t>
      </w:r>
      <w:r w:rsidRPr="00CB317A">
        <w:rPr>
          <w:rFonts w:ascii="Montserrat" w:eastAsia="Montserrat" w:hAnsi="Montserrat" w:cs="Montserrat"/>
          <w:color w:val="auto"/>
          <w:sz w:val="18"/>
          <w:szCs w:val="18"/>
        </w:rPr>
        <w:t> Focused on physical layer demodulation performance in a conducted, controlled lab environment.</w:t>
      </w:r>
    </w:p>
    <w:p w14:paraId="0735A348" w14:textId="77777777" w:rsidR="00BD0814" w:rsidRPr="00CB317A" w:rsidRDefault="00BD0814" w:rsidP="00BD0814">
      <w:pPr>
        <w:numPr>
          <w:ilvl w:val="0"/>
          <w:numId w:val="289"/>
        </w:numPr>
        <w:jc w:val="both"/>
        <w:rPr>
          <w:rFonts w:ascii="Montserrat" w:eastAsia="Montserrat" w:hAnsi="Montserrat" w:cs="Montserrat"/>
          <w:color w:val="auto"/>
          <w:sz w:val="18"/>
          <w:szCs w:val="18"/>
        </w:rPr>
      </w:pPr>
      <w:r w:rsidRPr="00CB317A">
        <w:rPr>
          <w:rFonts w:ascii="Montserrat" w:eastAsia="Montserrat" w:hAnsi="Montserrat" w:cs="Montserrat"/>
          <w:b/>
          <w:bCs/>
          <w:color w:val="auto"/>
          <w:sz w:val="18"/>
          <w:szCs w:val="18"/>
        </w:rPr>
        <w:t>Verkotan OTA Testbed:</w:t>
      </w:r>
      <w:r w:rsidRPr="00CB317A">
        <w:rPr>
          <w:rFonts w:ascii="Montserrat" w:eastAsia="Montserrat" w:hAnsi="Montserrat" w:cs="Montserrat"/>
          <w:color w:val="auto"/>
          <w:sz w:val="18"/>
          <w:szCs w:val="18"/>
        </w:rPr>
        <w:t> Focused on characterizing the terminal's antenna and radio performance over the air.</w:t>
      </w:r>
    </w:p>
    <w:p w14:paraId="2FC5AABE" w14:textId="77777777" w:rsidR="00BD0814" w:rsidRPr="00CB317A" w:rsidRDefault="00BD0814" w:rsidP="00BD0814">
      <w:pPr>
        <w:numPr>
          <w:ilvl w:val="0"/>
          <w:numId w:val="289"/>
        </w:numPr>
        <w:jc w:val="both"/>
        <w:rPr>
          <w:rFonts w:ascii="Montserrat" w:eastAsia="Montserrat" w:hAnsi="Montserrat" w:cs="Montserrat"/>
          <w:color w:val="auto"/>
          <w:sz w:val="18"/>
          <w:szCs w:val="18"/>
        </w:rPr>
      </w:pPr>
      <w:r w:rsidRPr="00CB317A">
        <w:rPr>
          <w:rFonts w:ascii="Montserrat" w:eastAsia="Montserrat" w:hAnsi="Montserrat" w:cs="Montserrat"/>
          <w:b/>
          <w:bCs/>
          <w:color w:val="auto"/>
          <w:sz w:val="18"/>
          <w:szCs w:val="18"/>
        </w:rPr>
        <w:t>DTD End-to-End Testbed:</w:t>
      </w:r>
      <w:r w:rsidRPr="00CB317A">
        <w:rPr>
          <w:rFonts w:ascii="Montserrat" w:eastAsia="Montserrat" w:hAnsi="Montserrat" w:cs="Montserrat"/>
          <w:color w:val="auto"/>
          <w:sz w:val="18"/>
          <w:szCs w:val="18"/>
        </w:rPr>
        <w:t> Focused on a combination of network-layer metrics and application-level KPIs, such as video quality and rebuffering events, to evaluate the complete user experience.</w:t>
      </w:r>
    </w:p>
    <w:p w14:paraId="2EED63CD" w14:textId="77777777" w:rsidR="00BD0814" w:rsidRPr="00CB317A" w:rsidRDefault="00BD0814" w:rsidP="00BD0814">
      <w:pPr>
        <w:ind w:firstLine="1"/>
        <w:jc w:val="both"/>
        <w:rPr>
          <w:rFonts w:ascii="Montserrat" w:eastAsia="Montserrat" w:hAnsi="Montserrat" w:cs="Montserrat"/>
          <w:color w:val="auto"/>
          <w:sz w:val="18"/>
          <w:szCs w:val="18"/>
        </w:rPr>
      </w:pPr>
    </w:p>
    <w:p w14:paraId="7C02C4C3" w14:textId="3573BB11" w:rsidR="00BD0814" w:rsidRPr="002C6C11" w:rsidRDefault="00BD0814" w:rsidP="00F44F36">
      <w:pPr>
        <w:ind w:firstLine="1"/>
        <w:jc w:val="both"/>
        <w:rPr>
          <w:rFonts w:ascii="Montserrat" w:eastAsia="Montserrat" w:hAnsi="Montserrat" w:cs="Montserrat"/>
          <w:color w:val="auto"/>
          <w:sz w:val="18"/>
          <w:szCs w:val="18"/>
        </w:rPr>
      </w:pPr>
      <w:r w:rsidRPr="00CB317A">
        <w:rPr>
          <w:rFonts w:ascii="Montserrat" w:eastAsia="Montserrat" w:hAnsi="Montserrat" w:cs="Montserrat"/>
          <w:color w:val="auto"/>
          <w:sz w:val="18"/>
          <w:szCs w:val="18"/>
        </w:rPr>
        <w:t>The following table provides a consolidated overview of the primary and secondary KPIs defined for each testbed.</w:t>
      </w:r>
    </w:p>
    <w:tbl>
      <w:tblPr>
        <w:tblpPr w:leftFromText="141" w:rightFromText="141" w:vertAnchor="text" w:horzAnchor="margin" w:tblpY="344"/>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0"/>
        <w:gridCol w:w="2287"/>
        <w:gridCol w:w="4313"/>
      </w:tblGrid>
      <w:tr w:rsidR="006B1A28" w:rsidRPr="00C80238" w14:paraId="23D46E4A" w14:textId="77777777" w:rsidTr="00F44F36">
        <w:trPr>
          <w:trHeight w:val="115"/>
        </w:trPr>
        <w:tc>
          <w:tcPr>
            <w:tcW w:w="2830"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bottom"/>
            <w:hideMark/>
          </w:tcPr>
          <w:p w14:paraId="0D0C58F2" w14:textId="77777777" w:rsidR="00BD0814" w:rsidRPr="002C6C11" w:rsidRDefault="00BD0814" w:rsidP="00BD0814">
            <w:pPr>
              <w:widowControl/>
              <w:autoSpaceDE/>
              <w:jc w:val="center"/>
              <w:rPr>
                <w:rFonts w:ascii="Montserrat" w:eastAsia="Times New Roman" w:hAnsi="Montserrat" w:cs="Times New Roman"/>
                <w:b/>
                <w:color w:val="000000"/>
                <w:kern w:val="2"/>
                <w:sz w:val="18"/>
                <w:szCs w:val="18"/>
                <w:lang w:eastAsia="zh-CN"/>
                <w14:ligatures w14:val="standardContextual"/>
              </w:rPr>
            </w:pPr>
            <w:r w:rsidRPr="002C6C11">
              <w:rPr>
                <w:rFonts w:ascii="Montserrat" w:eastAsia="Times New Roman" w:hAnsi="Montserrat" w:cs="Times New Roman"/>
                <w:b/>
                <w:color w:val="000000"/>
                <w:kern w:val="2"/>
                <w:sz w:val="18"/>
                <w:szCs w:val="18"/>
                <w:lang w:eastAsia="zh-CN"/>
                <w14:ligatures w14:val="standardContextual"/>
              </w:rPr>
              <w:t>Testbed / Category</w:t>
            </w:r>
          </w:p>
        </w:tc>
        <w:tc>
          <w:tcPr>
            <w:tcW w:w="2287" w:type="dxa"/>
            <w:tcBorders>
              <w:top w:val="single" w:sz="4" w:space="0" w:color="auto"/>
              <w:left w:val="single" w:sz="4" w:space="0" w:color="auto"/>
              <w:bottom w:val="single" w:sz="4" w:space="0" w:color="auto"/>
              <w:right w:val="single" w:sz="4" w:space="0" w:color="auto"/>
            </w:tcBorders>
            <w:shd w:val="clear" w:color="auto" w:fill="ADADAD" w:themeFill="background2" w:themeFillShade="BF"/>
            <w:noWrap/>
            <w:vAlign w:val="bottom"/>
            <w:hideMark/>
          </w:tcPr>
          <w:p w14:paraId="2DBCE2CE" w14:textId="77777777" w:rsidR="00BD0814" w:rsidRPr="002C6C11" w:rsidRDefault="00BD0814" w:rsidP="00BD0814">
            <w:pPr>
              <w:widowControl/>
              <w:autoSpaceDE/>
              <w:jc w:val="center"/>
              <w:rPr>
                <w:rFonts w:ascii="Montserrat" w:eastAsia="Times New Roman" w:hAnsi="Montserrat" w:cs="Times New Roman"/>
                <w:b/>
                <w:color w:val="000000"/>
                <w:kern w:val="2"/>
                <w:sz w:val="18"/>
                <w:szCs w:val="18"/>
                <w:lang w:eastAsia="zh-CN"/>
                <w14:ligatures w14:val="standardContextual"/>
              </w:rPr>
            </w:pPr>
            <w:r w:rsidRPr="002C6C11">
              <w:rPr>
                <w:rFonts w:ascii="Montserrat" w:eastAsia="Times New Roman" w:hAnsi="Montserrat" w:cs="Times New Roman"/>
                <w:b/>
                <w:color w:val="000000"/>
                <w:kern w:val="2"/>
                <w:sz w:val="18"/>
                <w:szCs w:val="18"/>
                <w:lang w:eastAsia="zh-CN"/>
                <w14:ligatures w14:val="standardContextual"/>
              </w:rPr>
              <w:t>KPI / Metric</w:t>
            </w:r>
          </w:p>
        </w:tc>
        <w:tc>
          <w:tcPr>
            <w:tcW w:w="4313" w:type="dxa"/>
            <w:tcBorders>
              <w:top w:val="single" w:sz="4" w:space="0" w:color="auto"/>
              <w:left w:val="single" w:sz="4" w:space="0" w:color="auto"/>
              <w:bottom w:val="single" w:sz="4" w:space="0" w:color="auto"/>
              <w:right w:val="single" w:sz="4" w:space="0" w:color="auto"/>
            </w:tcBorders>
            <w:shd w:val="clear" w:color="auto" w:fill="ADADAD" w:themeFill="background2" w:themeFillShade="BF"/>
            <w:noWrap/>
            <w:vAlign w:val="bottom"/>
            <w:hideMark/>
          </w:tcPr>
          <w:p w14:paraId="4255B6BA" w14:textId="77777777" w:rsidR="00BD0814" w:rsidRPr="002C6C11" w:rsidRDefault="00BD0814" w:rsidP="00BD0814">
            <w:pPr>
              <w:widowControl/>
              <w:autoSpaceDE/>
              <w:jc w:val="center"/>
              <w:rPr>
                <w:rFonts w:ascii="Montserrat" w:eastAsia="Times New Roman" w:hAnsi="Montserrat" w:cs="Times New Roman"/>
                <w:b/>
                <w:color w:val="000000"/>
                <w:kern w:val="2"/>
                <w:sz w:val="18"/>
                <w:szCs w:val="18"/>
                <w:lang w:eastAsia="zh-CN"/>
                <w14:ligatures w14:val="standardContextual"/>
              </w:rPr>
            </w:pPr>
            <w:r w:rsidRPr="002C6C11">
              <w:rPr>
                <w:rFonts w:ascii="Montserrat" w:eastAsia="Times New Roman" w:hAnsi="Montserrat" w:cs="Times New Roman"/>
                <w:b/>
                <w:color w:val="000000"/>
                <w:kern w:val="2"/>
                <w:sz w:val="18"/>
                <w:szCs w:val="18"/>
                <w:lang w:eastAsia="zh-CN"/>
                <w14:ligatures w14:val="standardContextual"/>
              </w:rPr>
              <w:t>Description / Focus Area</w:t>
            </w:r>
          </w:p>
        </w:tc>
      </w:tr>
      <w:tr w:rsidR="006B1A28" w:rsidRPr="00C80238" w14:paraId="56A7D214" w14:textId="77777777" w:rsidTr="00F44F36">
        <w:trPr>
          <w:trHeight w:val="115"/>
        </w:trPr>
        <w:tc>
          <w:tcPr>
            <w:tcW w:w="2830"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bottom"/>
            <w:hideMark/>
          </w:tcPr>
          <w:p w14:paraId="2B3B667D" w14:textId="77777777" w:rsidR="00BD0814" w:rsidRPr="002C6C11" w:rsidRDefault="00BD0814" w:rsidP="00BD0814">
            <w:pPr>
              <w:widowControl/>
              <w:autoSpaceDE/>
              <w:jc w:val="center"/>
              <w:rPr>
                <w:rFonts w:ascii="Montserrat" w:eastAsia="Times New Roman" w:hAnsi="Montserrat" w:cs="Times New Roman"/>
                <w:b/>
                <w:color w:val="auto"/>
                <w:kern w:val="2"/>
                <w:sz w:val="18"/>
                <w:szCs w:val="18"/>
                <w:lang w:eastAsia="zh-CN"/>
                <w14:ligatures w14:val="standardContextual"/>
              </w:rPr>
            </w:pPr>
            <w:r w:rsidRPr="002C6C11">
              <w:rPr>
                <w:rFonts w:ascii="Montserrat" w:eastAsia="Times New Roman" w:hAnsi="Montserrat" w:cs="Times New Roman"/>
                <w:b/>
                <w:color w:val="auto"/>
                <w:kern w:val="2"/>
                <w:sz w:val="18"/>
                <w:szCs w:val="18"/>
                <w:lang w:eastAsia="zh-CN"/>
                <w14:ligatures w14:val="standardContextual"/>
              </w:rPr>
              <w:t>Keysight Performance Testbed</w:t>
            </w:r>
          </w:p>
        </w:tc>
        <w:tc>
          <w:tcPr>
            <w:tcW w:w="2287" w:type="dxa"/>
            <w:tcBorders>
              <w:top w:val="single" w:sz="4" w:space="0" w:color="auto"/>
              <w:left w:val="single" w:sz="4" w:space="0" w:color="auto"/>
              <w:bottom w:val="single" w:sz="4" w:space="0" w:color="auto"/>
              <w:right w:val="single" w:sz="4" w:space="0" w:color="auto"/>
            </w:tcBorders>
            <w:shd w:val="clear" w:color="auto" w:fill="D1D1D1" w:themeFill="background2" w:themeFillShade="E6"/>
            <w:noWrap/>
            <w:vAlign w:val="bottom"/>
            <w:hideMark/>
          </w:tcPr>
          <w:p w14:paraId="20D7A559" w14:textId="77777777" w:rsidR="00BD0814" w:rsidRPr="002C6C11" w:rsidRDefault="00BD0814" w:rsidP="00BD0814">
            <w:pPr>
              <w:rPr>
                <w:rFonts w:ascii="Montserrat" w:eastAsia="Times New Roman" w:hAnsi="Montserrat" w:cs="Times New Roman"/>
                <w:b/>
                <w:color w:val="auto"/>
                <w:kern w:val="2"/>
                <w:sz w:val="18"/>
                <w:szCs w:val="18"/>
                <w:lang w:eastAsia="zh-CN"/>
                <w14:ligatures w14:val="standardContextual"/>
              </w:rPr>
            </w:pPr>
          </w:p>
        </w:tc>
        <w:tc>
          <w:tcPr>
            <w:tcW w:w="4313" w:type="dxa"/>
            <w:tcBorders>
              <w:top w:val="single" w:sz="4" w:space="0" w:color="auto"/>
              <w:left w:val="single" w:sz="4" w:space="0" w:color="auto"/>
              <w:bottom w:val="single" w:sz="4" w:space="0" w:color="auto"/>
              <w:right w:val="single" w:sz="4" w:space="0" w:color="auto"/>
            </w:tcBorders>
            <w:shd w:val="clear" w:color="auto" w:fill="D1D1D1" w:themeFill="background2" w:themeFillShade="E6"/>
            <w:noWrap/>
            <w:vAlign w:val="bottom"/>
            <w:hideMark/>
          </w:tcPr>
          <w:p w14:paraId="0BEF1C4E" w14:textId="77777777" w:rsidR="00BD0814" w:rsidRPr="002C6C11" w:rsidRDefault="00BD0814" w:rsidP="00BD0814">
            <w:pPr>
              <w:widowControl/>
              <w:autoSpaceDE/>
              <w:autoSpaceDN/>
              <w:rPr>
                <w:rFonts w:ascii="Montserrat" w:eastAsiaTheme="minorHAnsi" w:hAnsi="Montserrat" w:cstheme="minorBidi"/>
                <w:color w:val="auto"/>
                <w:sz w:val="20"/>
                <w:szCs w:val="20"/>
                <w:lang w:eastAsia="zh-CN"/>
              </w:rPr>
            </w:pPr>
          </w:p>
        </w:tc>
      </w:tr>
      <w:tr w:rsidR="006B1A28" w:rsidRPr="00C80238" w14:paraId="5C0AFDF8" w14:textId="77777777" w:rsidTr="00F44F36">
        <w:trPr>
          <w:trHeight w:val="115"/>
        </w:trPr>
        <w:tc>
          <w:tcPr>
            <w:tcW w:w="28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063187" w14:textId="77777777" w:rsidR="00BD0814" w:rsidRPr="002C6C11" w:rsidRDefault="00BD0814" w:rsidP="00BD0814">
            <w:pPr>
              <w:widowControl/>
              <w:autoSpaceDE/>
              <w:jc w:val="center"/>
              <w:rPr>
                <w:rFonts w:ascii="Montserrat" w:eastAsia="Times New Roman" w:hAnsi="Montserrat" w:cs="Times New Roman"/>
                <w:b/>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Primary KPI</w:t>
            </w:r>
          </w:p>
        </w:tc>
        <w:tc>
          <w:tcPr>
            <w:tcW w:w="2287"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4A6E447" w14:textId="77777777" w:rsidR="00BD0814" w:rsidRPr="00CB317A" w:rsidRDefault="00BD0814" w:rsidP="00BD0814">
            <w:pPr>
              <w:widowControl/>
              <w:autoSpaceDE/>
              <w:jc w:val="center"/>
              <w:rPr>
                <w:rFonts w:ascii="Montserrat" w:eastAsia="Times New Roman" w:hAnsi="Montserrat" w:cs="Times New Roman"/>
                <w:b/>
                <w:bCs/>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PDSCH Block Error Rate (BLER)</w:t>
            </w:r>
          </w:p>
        </w:tc>
        <w:tc>
          <w:tcPr>
            <w:tcW w:w="4313"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419068A3"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Measures the physical layer error rate as a function of RSRP. This is the core metric for evaluating demodulation performance under various channel conditions.</w:t>
            </w:r>
          </w:p>
        </w:tc>
      </w:tr>
      <w:tr w:rsidR="006B1A28" w:rsidRPr="00C80238" w14:paraId="09EA6B00" w14:textId="77777777" w:rsidTr="00F44F36">
        <w:trPr>
          <w:trHeight w:val="109"/>
        </w:trPr>
        <w:tc>
          <w:tcPr>
            <w:tcW w:w="283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hideMark/>
          </w:tcPr>
          <w:p w14:paraId="2CBDFB3F"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Secondary KPIs</w:t>
            </w:r>
          </w:p>
        </w:tc>
        <w:tc>
          <w:tcPr>
            <w:tcW w:w="2287"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0F5C65CC" w14:textId="77777777" w:rsidR="00BD0814" w:rsidRPr="002C6C11"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Data Rate (Throughput)</w:t>
            </w:r>
          </w:p>
        </w:tc>
        <w:tc>
          <w:tcPr>
            <w:tcW w:w="4313"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66BA08A4"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Measures the application-level data rate achieved over the NR-NTN radio link.</w:t>
            </w:r>
          </w:p>
        </w:tc>
      </w:tr>
      <w:tr w:rsidR="006B1A28" w:rsidRPr="00C80238" w14:paraId="60D46DD2" w14:textId="77777777" w:rsidTr="00F44F36">
        <w:trPr>
          <w:trHeight w:val="109"/>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0117964D"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00EDBD67"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Throughput Stability</w:t>
            </w:r>
          </w:p>
        </w:tc>
        <w:tc>
          <w:tcPr>
            <w:tcW w:w="4313"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3B87B917"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Evaluates the consistency of the data rate over time to assess the quality and quality of the radio link.</w:t>
            </w:r>
          </w:p>
        </w:tc>
      </w:tr>
      <w:tr w:rsidR="006B1A28" w:rsidRPr="00C80238" w14:paraId="38C5677C" w14:textId="77777777" w:rsidTr="00F44F36">
        <w:trPr>
          <w:trHeight w:val="109"/>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5086074D"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40D2F209"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Connection Reliability / Robustness</w:t>
            </w:r>
          </w:p>
        </w:tc>
        <w:tc>
          <w:tcPr>
            <w:tcW w:w="4313"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79C0DAC"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Tracks the frequency and circumstances of unexpected connection loss events (Connection Drops).</w:t>
            </w:r>
          </w:p>
        </w:tc>
      </w:tr>
      <w:tr w:rsidR="006B1A28" w:rsidRPr="00C80238" w14:paraId="6101A133" w14:textId="77777777" w:rsidTr="00F44F36">
        <w:trPr>
          <w:trHeight w:val="109"/>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081FDE63"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49A32360"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Connection Establishment Time</w:t>
            </w:r>
          </w:p>
        </w:tc>
        <w:tc>
          <w:tcPr>
            <w:tcW w:w="4313"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1291088C"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Measures the time required to establish a stable NR-NTN connection from an initial state.</w:t>
            </w:r>
          </w:p>
        </w:tc>
      </w:tr>
      <w:tr w:rsidR="006B1A28" w:rsidRPr="00C80238" w14:paraId="4D910A41" w14:textId="77777777" w:rsidTr="00F44F36">
        <w:trPr>
          <w:trHeight w:val="115"/>
        </w:trPr>
        <w:tc>
          <w:tcPr>
            <w:tcW w:w="2830" w:type="dxa"/>
            <w:tcBorders>
              <w:top w:val="single" w:sz="4" w:space="0" w:color="auto"/>
              <w:left w:val="single" w:sz="4" w:space="0" w:color="auto"/>
              <w:bottom w:val="single" w:sz="4" w:space="0" w:color="auto"/>
              <w:right w:val="single" w:sz="4" w:space="0" w:color="auto"/>
            </w:tcBorders>
            <w:shd w:val="clear" w:color="auto" w:fill="D1D1D1" w:themeFill="background2" w:themeFillShade="E6"/>
            <w:vAlign w:val="bottom"/>
            <w:hideMark/>
          </w:tcPr>
          <w:p w14:paraId="1692002A" w14:textId="77777777" w:rsidR="00BD0814" w:rsidRPr="002C6C11" w:rsidRDefault="00BD0814" w:rsidP="00BD0814">
            <w:pPr>
              <w:widowControl/>
              <w:autoSpaceDE/>
              <w:jc w:val="center"/>
              <w:rPr>
                <w:rFonts w:ascii="Montserrat" w:eastAsia="Times New Roman" w:hAnsi="Montserrat" w:cs="Times New Roman"/>
                <w:b/>
                <w:color w:val="auto"/>
                <w:kern w:val="2"/>
                <w:sz w:val="18"/>
                <w:szCs w:val="18"/>
                <w:lang w:eastAsia="zh-CN"/>
                <w14:ligatures w14:val="standardContextual"/>
              </w:rPr>
            </w:pPr>
            <w:r w:rsidRPr="002C6C11">
              <w:rPr>
                <w:rFonts w:ascii="Montserrat" w:eastAsia="Times New Roman" w:hAnsi="Montserrat" w:cs="Times New Roman"/>
                <w:b/>
                <w:color w:val="auto"/>
                <w:kern w:val="2"/>
                <w:sz w:val="18"/>
                <w:szCs w:val="18"/>
                <w:lang w:eastAsia="zh-CN"/>
                <w14:ligatures w14:val="standardContextual"/>
              </w:rPr>
              <w:t>Verkotan OTA Testbed</w:t>
            </w:r>
          </w:p>
        </w:tc>
        <w:tc>
          <w:tcPr>
            <w:tcW w:w="2287" w:type="dxa"/>
            <w:tcBorders>
              <w:top w:val="single" w:sz="4" w:space="0" w:color="auto"/>
              <w:left w:val="single" w:sz="4" w:space="0" w:color="auto"/>
              <w:bottom w:val="single" w:sz="4" w:space="0" w:color="auto"/>
              <w:right w:val="single" w:sz="4" w:space="0" w:color="auto"/>
            </w:tcBorders>
            <w:shd w:val="clear" w:color="auto" w:fill="D1D1D1" w:themeFill="background2" w:themeFillShade="E6"/>
            <w:noWrap/>
            <w:vAlign w:val="bottom"/>
            <w:hideMark/>
          </w:tcPr>
          <w:p w14:paraId="7A1D0E8A" w14:textId="77777777" w:rsidR="00BD0814" w:rsidRPr="002C6C11" w:rsidRDefault="00BD0814" w:rsidP="00BD0814">
            <w:pPr>
              <w:rPr>
                <w:rFonts w:ascii="Montserrat" w:eastAsia="Times New Roman" w:hAnsi="Montserrat" w:cs="Times New Roman"/>
                <w:b/>
                <w:color w:val="auto"/>
                <w:kern w:val="2"/>
                <w:sz w:val="18"/>
                <w:szCs w:val="18"/>
                <w:lang w:eastAsia="zh-CN"/>
                <w14:ligatures w14:val="standardContextual"/>
              </w:rPr>
            </w:pPr>
          </w:p>
        </w:tc>
        <w:tc>
          <w:tcPr>
            <w:tcW w:w="4313" w:type="dxa"/>
            <w:tcBorders>
              <w:top w:val="single" w:sz="4" w:space="0" w:color="auto"/>
              <w:left w:val="single" w:sz="4" w:space="0" w:color="auto"/>
              <w:bottom w:val="single" w:sz="4" w:space="0" w:color="auto"/>
              <w:right w:val="single" w:sz="4" w:space="0" w:color="auto"/>
            </w:tcBorders>
            <w:shd w:val="clear" w:color="auto" w:fill="D1D1D1" w:themeFill="background2" w:themeFillShade="E6"/>
            <w:noWrap/>
            <w:vAlign w:val="bottom"/>
            <w:hideMark/>
          </w:tcPr>
          <w:p w14:paraId="47C3C8AE" w14:textId="77777777" w:rsidR="00BD0814" w:rsidRPr="002C6C11" w:rsidRDefault="00BD0814" w:rsidP="00BD0814">
            <w:pPr>
              <w:widowControl/>
              <w:autoSpaceDE/>
              <w:autoSpaceDN/>
              <w:rPr>
                <w:rFonts w:ascii="Montserrat" w:eastAsiaTheme="minorHAnsi" w:hAnsi="Montserrat" w:cstheme="minorBidi"/>
                <w:color w:val="auto"/>
                <w:sz w:val="20"/>
                <w:szCs w:val="20"/>
                <w:lang w:eastAsia="zh-CN"/>
              </w:rPr>
            </w:pPr>
          </w:p>
        </w:tc>
      </w:tr>
      <w:tr w:rsidR="00BD0814" w:rsidRPr="00C80238" w14:paraId="4807E090" w14:textId="77777777" w:rsidTr="00F44F36">
        <w:trPr>
          <w:trHeight w:val="109"/>
        </w:trPr>
        <w:tc>
          <w:tcPr>
            <w:tcW w:w="2830" w:type="dxa"/>
            <w:vMerge w:val="restart"/>
            <w:tcBorders>
              <w:top w:val="single" w:sz="4" w:space="0" w:color="auto"/>
              <w:left w:val="single" w:sz="4" w:space="0" w:color="auto"/>
              <w:bottom w:val="single" w:sz="4" w:space="0" w:color="auto"/>
              <w:right w:val="single" w:sz="4" w:space="0" w:color="auto"/>
            </w:tcBorders>
            <w:vAlign w:val="center"/>
            <w:hideMark/>
          </w:tcPr>
          <w:p w14:paraId="5C9E0FED"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eastAsia="Times New Roman" w:hAnsi="Montserrat" w:cs="Times New Roman"/>
                <w:color w:val="auto"/>
                <w:kern w:val="2"/>
                <w:sz w:val="18"/>
                <w:szCs w:val="18"/>
                <w:lang w:eastAsia="zh-CN"/>
                <w14:ligatures w14:val="standardContextual"/>
              </w:rPr>
              <w:t>NTN terminal radio link OTA performance</w:t>
            </w:r>
          </w:p>
        </w:tc>
        <w:tc>
          <w:tcPr>
            <w:tcW w:w="2287" w:type="dxa"/>
            <w:tcBorders>
              <w:top w:val="single" w:sz="4" w:space="0" w:color="auto"/>
              <w:left w:val="single" w:sz="4" w:space="0" w:color="auto"/>
              <w:bottom w:val="single" w:sz="4" w:space="0" w:color="auto"/>
              <w:right w:val="single" w:sz="4" w:space="0" w:color="auto"/>
            </w:tcBorders>
            <w:noWrap/>
            <w:vAlign w:val="bottom"/>
            <w:hideMark/>
          </w:tcPr>
          <w:p w14:paraId="36D5D6EF" w14:textId="77777777" w:rsidR="00BD0814" w:rsidRPr="002C6C11"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2C6C11">
              <w:rPr>
                <w:rFonts w:ascii="Montserrat" w:eastAsia="Times New Roman" w:hAnsi="Montserrat" w:cs="Times New Roman"/>
                <w:color w:val="auto"/>
                <w:kern w:val="2"/>
                <w:sz w:val="18"/>
                <w:szCs w:val="18"/>
                <w:lang w:eastAsia="zh-CN"/>
                <w14:ligatures w14:val="standardContextual"/>
              </w:rPr>
              <w:t>OTA data rate</w:t>
            </w:r>
          </w:p>
        </w:tc>
        <w:tc>
          <w:tcPr>
            <w:tcW w:w="4313" w:type="dxa"/>
            <w:tcBorders>
              <w:top w:val="single" w:sz="4" w:space="0" w:color="auto"/>
              <w:left w:val="single" w:sz="4" w:space="0" w:color="auto"/>
              <w:bottom w:val="single" w:sz="4" w:space="0" w:color="auto"/>
              <w:right w:val="single" w:sz="4" w:space="0" w:color="auto"/>
            </w:tcBorders>
            <w:noWrap/>
            <w:vAlign w:val="bottom"/>
            <w:hideMark/>
          </w:tcPr>
          <w:p w14:paraId="44A34E83"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eastAsia="Times New Roman" w:hAnsi="Montserrat" w:cs="Times New Roman"/>
                <w:color w:val="auto"/>
                <w:kern w:val="2"/>
                <w:sz w:val="18"/>
                <w:szCs w:val="18"/>
                <w:lang w:eastAsia="zh-CN"/>
                <w14:ligatures w14:val="standardContextual"/>
              </w:rPr>
              <w:t>Measures over-the-air data rate</w:t>
            </w:r>
          </w:p>
        </w:tc>
      </w:tr>
      <w:tr w:rsidR="00BD0814" w:rsidRPr="00C80238" w14:paraId="03A65BEA" w14:textId="77777777" w:rsidTr="00F44F36">
        <w:trPr>
          <w:trHeight w:val="109"/>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713EE082"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noWrap/>
            <w:vAlign w:val="bottom"/>
            <w:hideMark/>
          </w:tcPr>
          <w:p w14:paraId="1437C028" w14:textId="77777777" w:rsidR="00BD0814" w:rsidRPr="002C6C11"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2C6C11">
              <w:rPr>
                <w:rFonts w:ascii="Montserrat" w:eastAsia="Times New Roman" w:hAnsi="Montserrat" w:cs="Times New Roman"/>
                <w:color w:val="auto"/>
                <w:kern w:val="2"/>
                <w:sz w:val="18"/>
                <w:szCs w:val="18"/>
                <w:lang w:eastAsia="zh-CN"/>
                <w14:ligatures w14:val="standardContextual"/>
              </w:rPr>
              <w:t>OTA data rate variations</w:t>
            </w:r>
          </w:p>
        </w:tc>
        <w:tc>
          <w:tcPr>
            <w:tcW w:w="4313" w:type="dxa"/>
            <w:tcBorders>
              <w:top w:val="single" w:sz="4" w:space="0" w:color="auto"/>
              <w:left w:val="single" w:sz="4" w:space="0" w:color="auto"/>
              <w:bottom w:val="single" w:sz="4" w:space="0" w:color="auto"/>
              <w:right w:val="single" w:sz="4" w:space="0" w:color="auto"/>
            </w:tcBorders>
            <w:noWrap/>
            <w:vAlign w:val="bottom"/>
            <w:hideMark/>
          </w:tcPr>
          <w:p w14:paraId="39D38BC8"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eastAsia="Times New Roman" w:hAnsi="Montserrat" w:cs="Times New Roman"/>
                <w:color w:val="auto"/>
                <w:kern w:val="2"/>
                <w:sz w:val="18"/>
                <w:szCs w:val="18"/>
                <w:lang w:eastAsia="zh-CN"/>
                <w14:ligatures w14:val="standardContextual"/>
              </w:rPr>
              <w:t>Assesses stability of OTA data rate</w:t>
            </w:r>
          </w:p>
        </w:tc>
      </w:tr>
      <w:tr w:rsidR="00BD0814" w:rsidRPr="00C80238" w14:paraId="769BE0AB" w14:textId="77777777" w:rsidTr="00F44F36">
        <w:trPr>
          <w:trHeight w:val="109"/>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2020D4D6"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noWrap/>
            <w:vAlign w:val="bottom"/>
            <w:hideMark/>
          </w:tcPr>
          <w:p w14:paraId="2691CB65" w14:textId="77777777" w:rsidR="00BD0814" w:rsidRPr="002C6C11" w:rsidRDefault="00BD0814" w:rsidP="00BD0814">
            <w:pPr>
              <w:widowControl/>
              <w:autoSpaceDE/>
              <w:jc w:val="center"/>
              <w:rPr>
                <w:rFonts w:ascii="Montserrat" w:eastAsia="Times New Roman" w:hAnsi="Montserrat" w:cs="Times New Roman"/>
                <w:color w:val="000000"/>
                <w:kern w:val="2"/>
                <w:sz w:val="18"/>
                <w:szCs w:val="18"/>
                <w:lang w:eastAsia="zh-CN"/>
                <w14:ligatures w14:val="standardContextual"/>
              </w:rPr>
            </w:pPr>
            <w:r w:rsidRPr="002C6C11">
              <w:rPr>
                <w:rFonts w:ascii="Montserrat" w:eastAsia="Times New Roman" w:hAnsi="Montserrat" w:cs="Times New Roman"/>
                <w:color w:val="000000"/>
                <w:kern w:val="2"/>
                <w:sz w:val="18"/>
                <w:szCs w:val="18"/>
                <w:lang w:eastAsia="zh-CN"/>
                <w14:ligatures w14:val="standardContextual"/>
              </w:rPr>
              <w:t>Connection drops</w:t>
            </w:r>
          </w:p>
        </w:tc>
        <w:tc>
          <w:tcPr>
            <w:tcW w:w="4313" w:type="dxa"/>
            <w:tcBorders>
              <w:top w:val="single" w:sz="4" w:space="0" w:color="auto"/>
              <w:left w:val="single" w:sz="4" w:space="0" w:color="auto"/>
              <w:bottom w:val="single" w:sz="4" w:space="0" w:color="auto"/>
              <w:right w:val="single" w:sz="4" w:space="0" w:color="auto"/>
            </w:tcBorders>
            <w:noWrap/>
            <w:vAlign w:val="bottom"/>
            <w:hideMark/>
          </w:tcPr>
          <w:p w14:paraId="42349744" w14:textId="77777777" w:rsidR="00BD0814" w:rsidRPr="00CB317A" w:rsidRDefault="00BD0814" w:rsidP="00BD0814">
            <w:pPr>
              <w:widowControl/>
              <w:autoSpaceDE/>
              <w:jc w:val="center"/>
              <w:rPr>
                <w:rFonts w:ascii="Montserrat" w:eastAsia="Times New Roman" w:hAnsi="Montserrat" w:cs="Times New Roman"/>
                <w:color w:val="000000"/>
                <w:kern w:val="2"/>
                <w:sz w:val="18"/>
                <w:szCs w:val="18"/>
                <w:lang w:eastAsia="zh-CN"/>
                <w14:ligatures w14:val="standardContextual"/>
              </w:rPr>
            </w:pPr>
            <w:r w:rsidRPr="00CB317A">
              <w:rPr>
                <w:rFonts w:ascii="Montserrat" w:eastAsia="Times New Roman" w:hAnsi="Montserrat" w:cs="Times New Roman"/>
                <w:color w:val="000000"/>
                <w:kern w:val="2"/>
                <w:sz w:val="18"/>
                <w:szCs w:val="18"/>
                <w:lang w:eastAsia="zh-CN"/>
                <w14:ligatures w14:val="standardContextual"/>
              </w:rPr>
              <w:t>Tracks loss of connection events</w:t>
            </w:r>
          </w:p>
        </w:tc>
      </w:tr>
      <w:tr w:rsidR="00BD0814" w:rsidRPr="00C80238" w14:paraId="6D455D15" w14:textId="77777777" w:rsidTr="00F44F36">
        <w:trPr>
          <w:trHeight w:val="109"/>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5506FF93"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noWrap/>
            <w:vAlign w:val="bottom"/>
            <w:hideMark/>
          </w:tcPr>
          <w:p w14:paraId="08878332" w14:textId="77777777" w:rsidR="00BD0814" w:rsidRPr="00CB317A" w:rsidRDefault="00BD0814" w:rsidP="00BD0814">
            <w:pPr>
              <w:widowControl/>
              <w:autoSpaceDE/>
              <w:jc w:val="center"/>
              <w:rPr>
                <w:rFonts w:ascii="Montserrat" w:eastAsia="Times New Roman" w:hAnsi="Montserrat" w:cs="Times New Roman"/>
                <w:color w:val="000000"/>
                <w:kern w:val="2"/>
                <w:sz w:val="18"/>
                <w:szCs w:val="18"/>
                <w:lang w:eastAsia="zh-CN"/>
                <w14:ligatures w14:val="standardContextual"/>
              </w:rPr>
            </w:pPr>
            <w:r w:rsidRPr="00CB317A">
              <w:rPr>
                <w:rFonts w:ascii="Montserrat" w:eastAsia="Times New Roman" w:hAnsi="Montserrat" w:cs="Times New Roman"/>
                <w:color w:val="000000"/>
                <w:kern w:val="2"/>
                <w:sz w:val="18"/>
                <w:szCs w:val="18"/>
                <w:lang w:eastAsia="zh-CN"/>
                <w14:ligatures w14:val="standardContextual"/>
              </w:rPr>
              <w:t>Setup time of NTN connection</w:t>
            </w:r>
          </w:p>
        </w:tc>
        <w:tc>
          <w:tcPr>
            <w:tcW w:w="4313" w:type="dxa"/>
            <w:tcBorders>
              <w:top w:val="single" w:sz="4" w:space="0" w:color="auto"/>
              <w:left w:val="single" w:sz="4" w:space="0" w:color="auto"/>
              <w:bottom w:val="single" w:sz="4" w:space="0" w:color="auto"/>
              <w:right w:val="single" w:sz="4" w:space="0" w:color="auto"/>
            </w:tcBorders>
            <w:noWrap/>
            <w:vAlign w:val="bottom"/>
            <w:hideMark/>
          </w:tcPr>
          <w:p w14:paraId="51C0D201" w14:textId="77777777" w:rsidR="00BD0814" w:rsidRPr="00CB317A" w:rsidRDefault="00BD0814" w:rsidP="00BD0814">
            <w:pPr>
              <w:widowControl/>
              <w:autoSpaceDE/>
              <w:jc w:val="center"/>
              <w:rPr>
                <w:rFonts w:ascii="Montserrat" w:eastAsia="Times New Roman" w:hAnsi="Montserrat" w:cs="Times New Roman"/>
                <w:color w:val="000000"/>
                <w:kern w:val="2"/>
                <w:sz w:val="18"/>
                <w:szCs w:val="18"/>
                <w:lang w:eastAsia="zh-CN"/>
                <w14:ligatures w14:val="standardContextual"/>
              </w:rPr>
            </w:pPr>
            <w:r w:rsidRPr="00CB317A">
              <w:rPr>
                <w:rFonts w:ascii="Montserrat" w:eastAsia="Times New Roman" w:hAnsi="Montserrat" w:cs="Times New Roman"/>
                <w:color w:val="000000"/>
                <w:kern w:val="2"/>
                <w:sz w:val="18"/>
                <w:szCs w:val="18"/>
                <w:lang w:eastAsia="zh-CN"/>
                <w14:ligatures w14:val="standardContextual"/>
              </w:rPr>
              <w:t>Time to establish NR-NTN connection</w:t>
            </w:r>
          </w:p>
        </w:tc>
      </w:tr>
      <w:tr w:rsidR="006B1A28" w:rsidRPr="00C80238" w14:paraId="0B71C819" w14:textId="77777777" w:rsidTr="00F44F36">
        <w:trPr>
          <w:trHeight w:val="109"/>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910DDFA" w14:textId="77777777" w:rsidR="00BD0814" w:rsidRPr="002C6C11" w:rsidRDefault="00BD0814" w:rsidP="00BD0814">
            <w:pPr>
              <w:widowControl/>
              <w:autoSpaceDE/>
              <w:jc w:val="center"/>
              <w:rPr>
                <w:rFonts w:ascii="Montserrat" w:eastAsia="Times New Roman" w:hAnsi="Montserrat" w:cs="Times New Roman"/>
                <w:b/>
                <w:color w:val="000000"/>
                <w:kern w:val="2"/>
                <w:sz w:val="18"/>
                <w:szCs w:val="18"/>
                <w:lang w:eastAsia="zh-CN"/>
                <w14:ligatures w14:val="standardContextual"/>
              </w:rPr>
            </w:pPr>
            <w:r w:rsidRPr="002C6C11">
              <w:rPr>
                <w:rFonts w:ascii="Montserrat" w:eastAsia="Times New Roman" w:hAnsi="Montserrat" w:cs="Times New Roman"/>
                <w:b/>
                <w:color w:val="000000"/>
                <w:kern w:val="2"/>
                <w:sz w:val="18"/>
                <w:szCs w:val="18"/>
                <w:lang w:eastAsia="zh-CN"/>
                <w14:ligatures w14:val="standardContextual"/>
              </w:rPr>
              <w:t>Verkotan OTA Testbed</w:t>
            </w:r>
          </w:p>
        </w:tc>
        <w:tc>
          <w:tcPr>
            <w:tcW w:w="228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3720704D" w14:textId="77777777" w:rsidR="00BD0814" w:rsidRPr="002C6C11" w:rsidRDefault="00BD0814" w:rsidP="00BD0814">
            <w:pPr>
              <w:widowControl/>
              <w:autoSpaceDE/>
              <w:jc w:val="center"/>
              <w:rPr>
                <w:rFonts w:ascii="Montserrat" w:eastAsia="Times New Roman" w:hAnsi="Montserrat" w:cs="Times New Roman"/>
                <w:color w:val="000000"/>
                <w:kern w:val="2"/>
                <w:sz w:val="18"/>
                <w:szCs w:val="18"/>
                <w:lang w:eastAsia="zh-CN"/>
                <w14:ligatures w14:val="standardContextual"/>
              </w:rPr>
            </w:pPr>
          </w:p>
        </w:tc>
        <w:tc>
          <w:tcPr>
            <w:tcW w:w="431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2810174" w14:textId="77777777" w:rsidR="00BD0814" w:rsidRPr="00CB317A" w:rsidRDefault="00BD0814" w:rsidP="00BD0814">
            <w:pPr>
              <w:widowControl/>
              <w:autoSpaceDE/>
              <w:jc w:val="center"/>
              <w:rPr>
                <w:rFonts w:ascii="Montserrat" w:eastAsia="Times New Roman" w:hAnsi="Montserrat" w:cs="Times New Roman"/>
                <w:color w:val="000000"/>
                <w:kern w:val="2"/>
                <w:sz w:val="18"/>
                <w:szCs w:val="18"/>
                <w:lang w:eastAsia="zh-CN"/>
                <w14:ligatures w14:val="standardContextual"/>
              </w:rPr>
            </w:pPr>
          </w:p>
        </w:tc>
      </w:tr>
      <w:tr w:rsidR="006B1A28" w:rsidRPr="00C80238" w14:paraId="2A3654B2" w14:textId="77777777" w:rsidTr="00F44F36">
        <w:trPr>
          <w:trHeight w:val="109"/>
        </w:trPr>
        <w:tc>
          <w:tcPr>
            <w:tcW w:w="283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9A540C"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eastAsia="Times New Roman" w:hAnsi="Montserrat" w:cs="Times New Roman"/>
                <w:color w:val="auto"/>
                <w:kern w:val="2"/>
                <w:sz w:val="18"/>
                <w:szCs w:val="18"/>
                <w:lang w:eastAsia="zh-CN"/>
                <w14:ligatures w14:val="standardContextual"/>
              </w:rPr>
              <w:t>NTN terminal RF OTA performance</w:t>
            </w:r>
          </w:p>
        </w:tc>
        <w:tc>
          <w:tcPr>
            <w:tcW w:w="228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973CDB" w14:textId="77777777" w:rsidR="00BD0814" w:rsidRPr="002C6C11"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2C6C11">
              <w:rPr>
                <w:rFonts w:ascii="Montserrat" w:eastAsia="Times New Roman" w:hAnsi="Montserrat" w:cs="Times New Roman"/>
                <w:color w:val="auto"/>
                <w:kern w:val="2"/>
                <w:sz w:val="18"/>
                <w:szCs w:val="18"/>
                <w:lang w:eastAsia="zh-CN"/>
                <w14:ligatures w14:val="standardContextual"/>
              </w:rPr>
              <w:t>EIS/TIS, EIRP/TRP</w:t>
            </w:r>
          </w:p>
        </w:tc>
        <w:tc>
          <w:tcPr>
            <w:tcW w:w="431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3067800"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eastAsia="Times New Roman" w:hAnsi="Montserrat" w:cs="Times New Roman"/>
                <w:color w:val="auto"/>
                <w:kern w:val="2"/>
                <w:sz w:val="18"/>
                <w:szCs w:val="18"/>
                <w:lang w:eastAsia="zh-CN"/>
                <w14:ligatures w14:val="standardContextual"/>
              </w:rPr>
              <w:t>Measures receiver sensitivity and transmitter power</w:t>
            </w:r>
          </w:p>
        </w:tc>
      </w:tr>
      <w:tr w:rsidR="006B1A28" w:rsidRPr="00C80238" w14:paraId="78FE8595" w14:textId="77777777" w:rsidTr="00F44F36">
        <w:trPr>
          <w:trHeight w:val="109"/>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015BE917"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E09D938" w14:textId="77777777" w:rsidR="00BD0814" w:rsidRPr="002C6C11"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2C6C11">
              <w:rPr>
                <w:rFonts w:ascii="Montserrat" w:eastAsia="Times New Roman" w:hAnsi="Montserrat" w:cs="Times New Roman"/>
                <w:color w:val="auto"/>
                <w:kern w:val="2"/>
                <w:sz w:val="18"/>
                <w:szCs w:val="18"/>
                <w:lang w:eastAsia="zh-CN"/>
                <w14:ligatures w14:val="standardContextual"/>
              </w:rPr>
              <w:t>Radiation pattern (EIS, EIRP)</w:t>
            </w:r>
          </w:p>
        </w:tc>
        <w:tc>
          <w:tcPr>
            <w:tcW w:w="431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ADF0639"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2C6C11">
              <w:rPr>
                <w:rFonts w:ascii="Montserrat" w:eastAsia="Times New Roman" w:hAnsi="Montserrat" w:cs="Times New Roman"/>
                <w:color w:val="auto"/>
                <w:kern w:val="2"/>
                <w:sz w:val="18"/>
                <w:szCs w:val="18"/>
                <w:lang w:eastAsia="zh-CN"/>
                <w14:ligatures w14:val="standardContextual"/>
              </w:rPr>
              <w:t>Characterizes antenna performance</w:t>
            </w:r>
          </w:p>
        </w:tc>
      </w:tr>
      <w:tr w:rsidR="006B1A28" w:rsidRPr="00C80238" w14:paraId="0035260E" w14:textId="77777777" w:rsidTr="00F44F36">
        <w:trPr>
          <w:trHeight w:val="109"/>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57578CE7"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4C569C9" w14:textId="77777777" w:rsidR="00BD0814" w:rsidRPr="002C6C11"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2C6C11">
              <w:rPr>
                <w:rFonts w:ascii="Montserrat" w:eastAsia="Times New Roman" w:hAnsi="Montserrat" w:cs="Times New Roman"/>
                <w:color w:val="auto"/>
                <w:kern w:val="2"/>
                <w:sz w:val="18"/>
                <w:szCs w:val="18"/>
                <w:lang w:eastAsia="zh-CN"/>
                <w14:ligatures w14:val="standardContextual"/>
              </w:rPr>
              <w:t>TIS, TRP</w:t>
            </w:r>
          </w:p>
        </w:tc>
        <w:tc>
          <w:tcPr>
            <w:tcW w:w="431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4782521"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eastAsia="Times New Roman" w:hAnsi="Montserrat" w:cs="Times New Roman"/>
                <w:color w:val="auto"/>
                <w:kern w:val="2"/>
                <w:sz w:val="18"/>
                <w:szCs w:val="18"/>
                <w:lang w:eastAsia="zh-CN"/>
                <w14:ligatures w14:val="standardContextual"/>
              </w:rPr>
              <w:t>Total isotropic sensitivity and radiated power</w:t>
            </w:r>
          </w:p>
        </w:tc>
      </w:tr>
      <w:tr w:rsidR="006B1A28" w:rsidRPr="00C80238" w14:paraId="3EEBB2D2" w14:textId="77777777" w:rsidTr="00F44F36">
        <w:trPr>
          <w:trHeight w:val="109"/>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2018A01"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eastAsia="Times New Roman" w:hAnsi="Montserrat" w:cs="Times New Roman"/>
                <w:b/>
                <w:bCs/>
                <w:color w:val="auto"/>
                <w:kern w:val="2"/>
                <w:sz w:val="18"/>
                <w:szCs w:val="18"/>
                <w:lang w:eastAsia="zh-CN"/>
                <w14:ligatures w14:val="standardContextual"/>
              </w:rPr>
              <w:t>DTD End-to-End Testbed</w:t>
            </w:r>
          </w:p>
        </w:tc>
        <w:tc>
          <w:tcPr>
            <w:tcW w:w="228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60181491"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p>
        </w:tc>
        <w:tc>
          <w:tcPr>
            <w:tcW w:w="431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16D9DC78"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p>
        </w:tc>
      </w:tr>
      <w:tr w:rsidR="00BD0814" w:rsidRPr="00C80238" w14:paraId="1A82961C" w14:textId="77777777" w:rsidTr="00F44F36">
        <w:trPr>
          <w:trHeight w:val="435"/>
        </w:trPr>
        <w:tc>
          <w:tcPr>
            <w:tcW w:w="2830" w:type="dxa"/>
            <w:vMerge w:val="restart"/>
            <w:tcBorders>
              <w:top w:val="single" w:sz="4" w:space="0" w:color="auto"/>
              <w:left w:val="single" w:sz="4" w:space="0" w:color="auto"/>
              <w:bottom w:val="single" w:sz="4" w:space="0" w:color="auto"/>
              <w:right w:val="single" w:sz="4" w:space="0" w:color="auto"/>
            </w:tcBorders>
            <w:hideMark/>
          </w:tcPr>
          <w:p w14:paraId="73380A36"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Application Layer</w:t>
            </w:r>
          </w:p>
        </w:tc>
        <w:tc>
          <w:tcPr>
            <w:tcW w:w="2287" w:type="dxa"/>
            <w:tcBorders>
              <w:top w:val="single" w:sz="4" w:space="0" w:color="auto"/>
              <w:left w:val="single" w:sz="4" w:space="0" w:color="auto"/>
              <w:bottom w:val="single" w:sz="4" w:space="0" w:color="auto"/>
              <w:right w:val="single" w:sz="4" w:space="0" w:color="auto"/>
            </w:tcBorders>
            <w:noWrap/>
            <w:hideMark/>
          </w:tcPr>
          <w:p w14:paraId="47ECB759" w14:textId="77777777" w:rsidR="00BD0814" w:rsidRPr="002C6C11"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Application Layer Throughput</w:t>
            </w:r>
          </w:p>
        </w:tc>
        <w:tc>
          <w:tcPr>
            <w:tcW w:w="4313" w:type="dxa"/>
            <w:tcBorders>
              <w:top w:val="single" w:sz="4" w:space="0" w:color="auto"/>
              <w:left w:val="single" w:sz="4" w:space="0" w:color="auto"/>
              <w:bottom w:val="single" w:sz="4" w:space="0" w:color="auto"/>
              <w:right w:val="single" w:sz="4" w:space="0" w:color="auto"/>
            </w:tcBorders>
            <w:noWrap/>
            <w:hideMark/>
          </w:tcPr>
          <w:p w14:paraId="5F42A360"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Measures the effective data rate ("goodput") received by the video streaming application. This is the most direct indicator of user-perceived performance and is validated against the target bitrates for SD, HD, and 4K streams.</w:t>
            </w:r>
          </w:p>
        </w:tc>
      </w:tr>
      <w:tr w:rsidR="00BD0814" w:rsidRPr="00C80238" w14:paraId="1E258E79" w14:textId="77777777" w:rsidTr="00F44F36">
        <w:trPr>
          <w:trHeight w:val="435"/>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1EC569CB"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noWrap/>
            <w:hideMark/>
          </w:tcPr>
          <w:p w14:paraId="16785E60"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Video Quality</w:t>
            </w:r>
          </w:p>
        </w:tc>
        <w:tc>
          <w:tcPr>
            <w:tcW w:w="4313" w:type="dxa"/>
            <w:tcBorders>
              <w:top w:val="single" w:sz="4" w:space="0" w:color="auto"/>
              <w:left w:val="single" w:sz="4" w:space="0" w:color="auto"/>
              <w:bottom w:val="single" w:sz="4" w:space="0" w:color="auto"/>
              <w:right w:val="single" w:sz="4" w:space="0" w:color="auto"/>
            </w:tcBorders>
            <w:noWrap/>
            <w:hideMark/>
          </w:tcPr>
          <w:p w14:paraId="22C9433F"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A subjective evaluation of the video playback, focused on identifying visual impairments such as artifacts, pixelation, or freezes.</w:t>
            </w:r>
          </w:p>
        </w:tc>
      </w:tr>
      <w:tr w:rsidR="00BD0814" w:rsidRPr="00C80238" w14:paraId="3DE6F7B8" w14:textId="77777777" w:rsidTr="00F44F36">
        <w:trPr>
          <w:trHeight w:val="435"/>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21D76F7B"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noWrap/>
            <w:hideMark/>
          </w:tcPr>
          <w:p w14:paraId="60DC8C03"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Rebuffering Events</w:t>
            </w:r>
          </w:p>
        </w:tc>
        <w:tc>
          <w:tcPr>
            <w:tcW w:w="4313" w:type="dxa"/>
            <w:tcBorders>
              <w:top w:val="single" w:sz="4" w:space="0" w:color="auto"/>
              <w:left w:val="single" w:sz="4" w:space="0" w:color="auto"/>
              <w:bottom w:val="single" w:sz="4" w:space="0" w:color="auto"/>
              <w:right w:val="single" w:sz="4" w:space="0" w:color="auto"/>
            </w:tcBorders>
            <w:noWrap/>
            <w:hideMark/>
          </w:tcPr>
          <w:p w14:paraId="07F43020"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The number and total duration of stalls or buffering events during a test session, directly impacting the viewing experience.</w:t>
            </w:r>
          </w:p>
        </w:tc>
      </w:tr>
      <w:tr w:rsidR="00BD0814" w:rsidRPr="00C80238" w14:paraId="6E91B85B" w14:textId="77777777" w:rsidTr="00F44F36">
        <w:trPr>
          <w:trHeight w:val="435"/>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60BA1B3E"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noWrap/>
            <w:hideMark/>
          </w:tcPr>
          <w:p w14:paraId="5EB40BB6"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Consumption Reporting</w:t>
            </w:r>
          </w:p>
        </w:tc>
        <w:tc>
          <w:tcPr>
            <w:tcW w:w="4313" w:type="dxa"/>
            <w:tcBorders>
              <w:top w:val="single" w:sz="4" w:space="0" w:color="auto"/>
              <w:left w:val="single" w:sz="4" w:space="0" w:color="auto"/>
              <w:bottom w:val="single" w:sz="4" w:space="0" w:color="auto"/>
              <w:right w:val="single" w:sz="4" w:space="0" w:color="auto"/>
            </w:tcBorders>
            <w:noWrap/>
            <w:hideMark/>
          </w:tcPr>
          <w:p w14:paraId="3C323E6D"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Verification that the User Equipment (UE) reports media consumption metrics back to the network as specified in 3GPP TS 26.501.</w:t>
            </w:r>
          </w:p>
        </w:tc>
      </w:tr>
      <w:tr w:rsidR="00BD0814" w:rsidRPr="00C80238" w14:paraId="087FAF40" w14:textId="77777777" w:rsidTr="00F44F36">
        <w:trPr>
          <w:trHeight w:val="435"/>
        </w:trPr>
        <w:tc>
          <w:tcPr>
            <w:tcW w:w="2830" w:type="dxa"/>
            <w:vMerge w:val="restart"/>
            <w:tcBorders>
              <w:top w:val="single" w:sz="4" w:space="0" w:color="auto"/>
              <w:left w:val="single" w:sz="4" w:space="0" w:color="auto"/>
              <w:bottom w:val="single" w:sz="4" w:space="0" w:color="auto"/>
              <w:right w:val="single" w:sz="4" w:space="0" w:color="auto"/>
            </w:tcBorders>
          </w:tcPr>
          <w:p w14:paraId="675A7650"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Modem/Network Layer</w:t>
            </w:r>
          </w:p>
          <w:p w14:paraId="1479D3A0"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noWrap/>
            <w:hideMark/>
          </w:tcPr>
          <w:p w14:paraId="20B85E92" w14:textId="77777777" w:rsidR="00BD0814" w:rsidRPr="002C6C11"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Block Error Rate (BLER)</w:t>
            </w:r>
          </w:p>
        </w:tc>
        <w:tc>
          <w:tcPr>
            <w:tcW w:w="4313" w:type="dxa"/>
            <w:tcBorders>
              <w:top w:val="single" w:sz="4" w:space="0" w:color="auto"/>
              <w:left w:val="single" w:sz="4" w:space="0" w:color="auto"/>
              <w:bottom w:val="single" w:sz="4" w:space="0" w:color="auto"/>
              <w:right w:val="single" w:sz="4" w:space="0" w:color="auto"/>
            </w:tcBorders>
            <w:noWrap/>
            <w:hideMark/>
          </w:tcPr>
          <w:p w14:paraId="5C10B86A"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Measures the percentage of transport blocks received with errors. This is a critical KPI for broadcast, as there are no HARQ retransmissions. The plan defines both an "Ideal Target" (&lt; 1%) and an "Acceptable Threshold" (&lt; 5%).</w:t>
            </w:r>
          </w:p>
        </w:tc>
      </w:tr>
      <w:tr w:rsidR="00BD0814" w:rsidRPr="00C80238" w14:paraId="405A3FD4" w14:textId="77777777" w:rsidTr="00F44F36">
        <w:trPr>
          <w:trHeight w:val="435"/>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2572DD94"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noWrap/>
            <w:hideMark/>
          </w:tcPr>
          <w:p w14:paraId="42AB3A80"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Physical Layer Throughput</w:t>
            </w:r>
          </w:p>
        </w:tc>
        <w:tc>
          <w:tcPr>
            <w:tcW w:w="4313" w:type="dxa"/>
            <w:tcBorders>
              <w:top w:val="single" w:sz="4" w:space="0" w:color="auto"/>
              <w:left w:val="single" w:sz="4" w:space="0" w:color="auto"/>
              <w:bottom w:val="single" w:sz="4" w:space="0" w:color="auto"/>
              <w:right w:val="single" w:sz="4" w:space="0" w:color="auto"/>
            </w:tcBorders>
            <w:noWrap/>
            <w:hideMark/>
          </w:tcPr>
          <w:p w14:paraId="3DF02222"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Measures the raw data rate over the NR-NTN link at the modem level. This KPI is used to assess the fundamental performance and efficiency of the radio link.</w:t>
            </w:r>
          </w:p>
        </w:tc>
      </w:tr>
      <w:tr w:rsidR="00BD0814" w:rsidRPr="00C80238" w14:paraId="6FA969D1" w14:textId="77777777" w:rsidTr="00F44F36">
        <w:trPr>
          <w:trHeight w:val="552"/>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614F7ACF"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noWrap/>
            <w:hideMark/>
          </w:tcPr>
          <w:p w14:paraId="41274C63"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Throughput Stability</w:t>
            </w:r>
          </w:p>
        </w:tc>
        <w:tc>
          <w:tcPr>
            <w:tcW w:w="4313" w:type="dxa"/>
            <w:tcBorders>
              <w:top w:val="single" w:sz="4" w:space="0" w:color="auto"/>
              <w:left w:val="single" w:sz="4" w:space="0" w:color="auto"/>
              <w:bottom w:val="single" w:sz="4" w:space="0" w:color="auto"/>
              <w:right w:val="single" w:sz="4" w:space="0" w:color="auto"/>
            </w:tcBorders>
            <w:noWrap/>
            <w:hideMark/>
          </w:tcPr>
          <w:p w14:paraId="1BAA4F1A" w14:textId="77777777" w:rsidR="00BD0814" w:rsidRPr="00CB317A" w:rsidRDefault="00BD0814" w:rsidP="00BD0814">
            <w:pPr>
              <w:widowControl/>
              <w:autoSpaceDE/>
              <w:jc w:val="center"/>
              <w:rPr>
                <w:rFonts w:ascii="Montserrat" w:eastAsia="Times New Roman" w:hAnsi="Montserrat" w:cs="Times New Roman"/>
                <w:color w:val="auto"/>
                <w:kern w:val="2"/>
                <w:sz w:val="18"/>
                <w:szCs w:val="18"/>
                <w:lang w:eastAsia="zh-CN"/>
                <w14:ligatures w14:val="standardContextual"/>
              </w:rPr>
            </w:pPr>
            <w:r w:rsidRPr="00CB317A">
              <w:rPr>
                <w:rFonts w:ascii="Montserrat" w:hAnsi="Montserrat"/>
                <w:color w:val="auto"/>
                <w:kern w:val="2"/>
                <w:sz w:val="18"/>
                <w:szCs w:val="18"/>
                <w14:ligatures w14:val="standardContextual"/>
              </w:rPr>
              <w:t>Evaluates variations in the physical layer data rate over time to assess the stability and consistency of the satellite link.</w:t>
            </w:r>
          </w:p>
        </w:tc>
      </w:tr>
      <w:tr w:rsidR="00BD0814" w:rsidRPr="00C80238" w14:paraId="3D8D547D" w14:textId="77777777" w:rsidTr="00F44F36">
        <w:trPr>
          <w:trHeight w:val="552"/>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514D5ACE"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noWrap/>
            <w:hideMark/>
          </w:tcPr>
          <w:p w14:paraId="1FA16F9F" w14:textId="77777777" w:rsidR="00BD0814" w:rsidRPr="00CB317A" w:rsidRDefault="00BD0814" w:rsidP="00BD0814">
            <w:pPr>
              <w:widowControl/>
              <w:autoSpaceDE/>
              <w:jc w:val="center"/>
              <w:rPr>
                <w:rFonts w:ascii="Montserrat" w:hAnsi="Montserrat"/>
                <w:color w:val="auto"/>
                <w:kern w:val="2"/>
                <w:sz w:val="18"/>
                <w:szCs w:val="18"/>
                <w14:ligatures w14:val="standardContextual"/>
              </w:rPr>
            </w:pPr>
            <w:r w:rsidRPr="00CB317A">
              <w:rPr>
                <w:rFonts w:ascii="Montserrat" w:hAnsi="Montserrat"/>
                <w:color w:val="auto"/>
                <w:kern w:val="2"/>
                <w:sz w:val="18"/>
                <w:szCs w:val="18"/>
                <w14:ligatures w14:val="standardContextual"/>
              </w:rPr>
              <w:t>NTN Connection Setup Time</w:t>
            </w:r>
          </w:p>
        </w:tc>
        <w:tc>
          <w:tcPr>
            <w:tcW w:w="4313" w:type="dxa"/>
            <w:tcBorders>
              <w:top w:val="single" w:sz="4" w:space="0" w:color="auto"/>
              <w:left w:val="single" w:sz="4" w:space="0" w:color="auto"/>
              <w:bottom w:val="single" w:sz="4" w:space="0" w:color="auto"/>
              <w:right w:val="single" w:sz="4" w:space="0" w:color="auto"/>
            </w:tcBorders>
            <w:noWrap/>
            <w:hideMark/>
          </w:tcPr>
          <w:p w14:paraId="0F43F7FD" w14:textId="77777777" w:rsidR="00BD0814" w:rsidRPr="00CB317A" w:rsidRDefault="00BD0814" w:rsidP="00BD0814">
            <w:pPr>
              <w:widowControl/>
              <w:autoSpaceDE/>
              <w:jc w:val="center"/>
              <w:rPr>
                <w:rFonts w:ascii="Montserrat" w:hAnsi="Montserrat"/>
                <w:color w:val="auto"/>
                <w:kern w:val="2"/>
                <w:sz w:val="18"/>
                <w:szCs w:val="18"/>
                <w14:ligatures w14:val="standardContextual"/>
              </w:rPr>
            </w:pPr>
            <w:r w:rsidRPr="00CB317A">
              <w:rPr>
                <w:rFonts w:ascii="Montserrat" w:hAnsi="Montserrat"/>
                <w:color w:val="auto"/>
                <w:kern w:val="2"/>
                <w:sz w:val="18"/>
                <w:szCs w:val="18"/>
                <w14:ligatures w14:val="standardContextual"/>
              </w:rPr>
              <w:t>Measures the time taken for the UE to establish the initial Radio Resource Control (RRC) connection over the NR-NTN link.</w:t>
            </w:r>
          </w:p>
        </w:tc>
      </w:tr>
      <w:tr w:rsidR="00BD0814" w:rsidRPr="00C80238" w14:paraId="6C806D47" w14:textId="77777777" w:rsidTr="00F44F36">
        <w:trPr>
          <w:trHeight w:val="552"/>
        </w:trPr>
        <w:tc>
          <w:tcPr>
            <w:tcW w:w="2830" w:type="dxa"/>
            <w:vMerge/>
            <w:tcBorders>
              <w:top w:val="single" w:sz="4" w:space="0" w:color="auto"/>
              <w:left w:val="single" w:sz="4" w:space="0" w:color="auto"/>
              <w:bottom w:val="single" w:sz="4" w:space="0" w:color="auto"/>
              <w:right w:val="single" w:sz="4" w:space="0" w:color="auto"/>
            </w:tcBorders>
            <w:vAlign w:val="center"/>
            <w:hideMark/>
          </w:tcPr>
          <w:p w14:paraId="71EF265C" w14:textId="77777777" w:rsidR="00BD0814" w:rsidRPr="00CB317A" w:rsidRDefault="00BD0814" w:rsidP="00BD0814">
            <w:pPr>
              <w:widowControl/>
              <w:autoSpaceDE/>
              <w:autoSpaceDN/>
              <w:rPr>
                <w:rFonts w:ascii="Montserrat" w:eastAsia="Times New Roman" w:hAnsi="Montserrat" w:cs="Times New Roman"/>
                <w:color w:val="auto"/>
                <w:kern w:val="2"/>
                <w:sz w:val="18"/>
                <w:szCs w:val="18"/>
                <w:lang w:eastAsia="zh-CN"/>
                <w14:ligatures w14:val="standardContextual"/>
              </w:rPr>
            </w:pPr>
          </w:p>
        </w:tc>
        <w:tc>
          <w:tcPr>
            <w:tcW w:w="2287" w:type="dxa"/>
            <w:tcBorders>
              <w:top w:val="single" w:sz="4" w:space="0" w:color="auto"/>
              <w:left w:val="single" w:sz="4" w:space="0" w:color="auto"/>
              <w:bottom w:val="single" w:sz="4" w:space="0" w:color="auto"/>
              <w:right w:val="single" w:sz="4" w:space="0" w:color="auto"/>
            </w:tcBorders>
            <w:noWrap/>
            <w:hideMark/>
          </w:tcPr>
          <w:p w14:paraId="7E9F8749" w14:textId="77777777" w:rsidR="00BD0814" w:rsidRPr="00CB317A" w:rsidRDefault="00BD0814" w:rsidP="00BD0814">
            <w:pPr>
              <w:widowControl/>
              <w:autoSpaceDE/>
              <w:jc w:val="center"/>
              <w:rPr>
                <w:rFonts w:ascii="Montserrat" w:hAnsi="Montserrat"/>
                <w:color w:val="auto"/>
                <w:kern w:val="2"/>
                <w:sz w:val="18"/>
                <w:szCs w:val="18"/>
                <w14:ligatures w14:val="standardContextual"/>
              </w:rPr>
            </w:pPr>
            <w:r w:rsidRPr="00CB317A">
              <w:rPr>
                <w:rFonts w:ascii="Montserrat" w:hAnsi="Montserrat"/>
                <w:color w:val="auto"/>
                <w:kern w:val="2"/>
                <w:sz w:val="18"/>
                <w:szCs w:val="18"/>
                <w14:ligatures w14:val="standardContextual"/>
              </w:rPr>
              <w:t>Service Continuity</w:t>
            </w:r>
          </w:p>
        </w:tc>
        <w:tc>
          <w:tcPr>
            <w:tcW w:w="4313" w:type="dxa"/>
            <w:tcBorders>
              <w:top w:val="single" w:sz="4" w:space="0" w:color="auto"/>
              <w:left w:val="single" w:sz="4" w:space="0" w:color="auto"/>
              <w:bottom w:val="single" w:sz="4" w:space="0" w:color="auto"/>
              <w:right w:val="single" w:sz="4" w:space="0" w:color="auto"/>
            </w:tcBorders>
            <w:noWrap/>
            <w:hideMark/>
          </w:tcPr>
          <w:p w14:paraId="49160311" w14:textId="77777777" w:rsidR="00BD0814" w:rsidRPr="00CB317A" w:rsidRDefault="00BD0814" w:rsidP="00BD0814">
            <w:pPr>
              <w:widowControl/>
              <w:autoSpaceDE/>
              <w:jc w:val="center"/>
              <w:rPr>
                <w:rFonts w:ascii="Montserrat" w:hAnsi="Montserrat"/>
                <w:color w:val="auto"/>
                <w:kern w:val="2"/>
                <w:sz w:val="18"/>
                <w:szCs w:val="18"/>
                <w14:ligatures w14:val="standardContextual"/>
              </w:rPr>
            </w:pPr>
            <w:r w:rsidRPr="00CB317A">
              <w:rPr>
                <w:rFonts w:ascii="Montserrat" w:hAnsi="Montserrat"/>
                <w:color w:val="auto"/>
                <w:kern w:val="2"/>
                <w:sz w:val="18"/>
                <w:szCs w:val="18"/>
                <w14:ligatures w14:val="standardContextual"/>
              </w:rPr>
              <w:t>Confirmation that the MBS session is not dropped during minor link fluctuations or temporary signal obstructions.</w:t>
            </w:r>
          </w:p>
        </w:tc>
      </w:tr>
    </w:tbl>
    <w:p w14:paraId="79AB5F70" w14:textId="6802C256" w:rsidR="00BD0814" w:rsidRPr="002C6C11" w:rsidRDefault="00BD0814" w:rsidP="1D0101D8">
      <w:pPr>
        <w:ind w:firstLine="1"/>
        <w:rPr>
          <w:rFonts w:ascii="Montserrat" w:hAnsi="Montserrat"/>
          <w:color w:val="auto"/>
          <w:sz w:val="18"/>
          <w:szCs w:val="18"/>
        </w:rPr>
      </w:pPr>
    </w:p>
    <w:p w14:paraId="756CC6EE" w14:textId="20D77E79" w:rsidR="002C6EB9" w:rsidRPr="002C6C11" w:rsidRDefault="002C6EB9" w:rsidP="1D0101D8">
      <w:pPr>
        <w:ind w:firstLine="1"/>
        <w:rPr>
          <w:rFonts w:ascii="Montserrat" w:hAnsi="Montserrat"/>
          <w:color w:val="auto"/>
          <w:sz w:val="18"/>
          <w:szCs w:val="18"/>
        </w:rPr>
      </w:pPr>
    </w:p>
    <w:p w14:paraId="517F36A9" w14:textId="77777777" w:rsidR="00251C73" w:rsidRPr="002C6C11" w:rsidRDefault="00251C73" w:rsidP="1D0101D8">
      <w:pPr>
        <w:ind w:firstLine="1"/>
        <w:rPr>
          <w:rFonts w:ascii="Montserrat" w:hAnsi="Montserrat"/>
          <w:color w:val="auto"/>
          <w:sz w:val="18"/>
          <w:szCs w:val="18"/>
        </w:rPr>
      </w:pPr>
    </w:p>
    <w:p w14:paraId="6A66E227" w14:textId="6AD4812F" w:rsidR="00D23F52" w:rsidRPr="00CB317A" w:rsidRDefault="00D23F52" w:rsidP="00D23F52">
      <w:pPr>
        <w:pStyle w:val="Heading2"/>
      </w:pPr>
      <w:bookmarkStart w:id="374" w:name="_Toc43187794"/>
      <w:r>
        <w:t>6.1</w:t>
      </w:r>
      <w:r>
        <w:tab/>
        <w:t>System Modelling and Simulations – WP 6.1</w:t>
      </w:r>
      <w:bookmarkEnd w:id="374"/>
      <w:r>
        <w:t xml:space="preserve"> </w:t>
      </w:r>
    </w:p>
    <w:p w14:paraId="07FED826" w14:textId="77777777" w:rsidR="00D23F52" w:rsidRPr="00CB317A" w:rsidRDefault="00D23F52" w:rsidP="00D23F52">
      <w:pPr>
        <w:pStyle w:val="ParagraphText"/>
      </w:pPr>
    </w:p>
    <w:p w14:paraId="56B6E572" w14:textId="679706F6" w:rsidR="00D23F52" w:rsidRPr="00CB317A" w:rsidRDefault="00D23F52" w:rsidP="00D23F52">
      <w:pPr>
        <w:pStyle w:val="Heading3"/>
      </w:pPr>
      <w:bookmarkStart w:id="375" w:name="_Toc572337002"/>
      <w:r>
        <w:t>6.1.1</w:t>
      </w:r>
      <w:r>
        <w:tab/>
        <w:t>High-level description of the test plan</w:t>
      </w:r>
      <w:bookmarkEnd w:id="375"/>
    </w:p>
    <w:p w14:paraId="1184C309" w14:textId="1F72405A" w:rsidR="0011466E" w:rsidRPr="00CB317A" w:rsidRDefault="0011466E" w:rsidP="00323C5D">
      <w:pPr>
        <w:pStyle w:val="ParagraphText"/>
        <w:spacing w:before="120"/>
      </w:pPr>
      <w:r w:rsidRPr="00CB317A">
        <w:t>The objective of WP 6.1 is to develop and test versatile aspects of 5G MBS in NTN environment. The overall activity-chain of WP 6.1 is as follows:</w:t>
      </w:r>
    </w:p>
    <w:p w14:paraId="3A4BFA7E" w14:textId="7B7D742F" w:rsidR="0011466E" w:rsidRPr="00CB317A" w:rsidRDefault="0011466E" w:rsidP="00B3730E">
      <w:pPr>
        <w:pStyle w:val="ParagraphText"/>
        <w:numPr>
          <w:ilvl w:val="0"/>
          <w:numId w:val="250"/>
        </w:numPr>
        <w:spacing w:before="120"/>
      </w:pPr>
      <w:r w:rsidRPr="00CB317A">
        <w:t>WP 6.1.1 concentrates on link/PHY level studies of NTN user link. They are able to provide quick analysis of the physical layer aspects, such as antenna performance, prior to deployment of the models or parameters to the test-beds in other Strand 6 WPs. Moreover, they provide input to the system-level simulations conducted by WP 6.1.2 and 6.1.3 as well as test-bed research in WP 6.1.4. Matlab-based software is utilized.</w:t>
      </w:r>
    </w:p>
    <w:p w14:paraId="799BE7A9" w14:textId="2C8F262F" w:rsidR="0011466E" w:rsidRPr="00CB317A" w:rsidRDefault="0011466E" w:rsidP="00B3730E">
      <w:pPr>
        <w:pStyle w:val="ParagraphText"/>
        <w:numPr>
          <w:ilvl w:val="0"/>
          <w:numId w:val="250"/>
        </w:numPr>
      </w:pPr>
      <w:r w:rsidRPr="00CB317A">
        <w:t>WP 6.1.2 develops global-scale satellite constellations considering PHY parameters unif</w:t>
      </w:r>
      <w:r w:rsidR="00374F2A" w:rsidRPr="00CB317A">
        <w:t>i</w:t>
      </w:r>
      <w:r w:rsidRPr="00CB317A">
        <w:t>ed with WP 6.1.1. The constellations will be deployed in the protocol-level simulations in WP 6.1.3. Ansys Systems Tool Kit (STK) is used for designing the constellations. As such, the produced constellations may serve as useful reference for what is required from the satellite network to support the 5G-EMERGE service levels.</w:t>
      </w:r>
    </w:p>
    <w:p w14:paraId="0FD574BD" w14:textId="1D7B85D2" w:rsidR="0011466E" w:rsidRPr="00CB317A" w:rsidRDefault="0011466E" w:rsidP="00B3730E">
      <w:pPr>
        <w:pStyle w:val="ParagraphText"/>
        <w:numPr>
          <w:ilvl w:val="0"/>
          <w:numId w:val="250"/>
        </w:numPr>
      </w:pPr>
      <w:r w:rsidRPr="00CB317A">
        <w:t>WP 6.1.3 conducts 5G MBS protocol-level simulations reusing the PHY parameters from WP 6.1.1 and the constellations from WP 6.1.2. The NS-3 based ALIX simulator is used, which allows customized and highly-dynamic scenarios with respect to service, traffic and satellite network conditions. WP 6.1.3 may provide Strand 6 test-beds with insight on protocol performance (e.g. mobility operations, control plane issues etc.) and optimizations to e.g. related parameter values.</w:t>
      </w:r>
    </w:p>
    <w:p w14:paraId="52CF5AF2" w14:textId="579E1329" w:rsidR="0011466E" w:rsidRPr="00CB317A" w:rsidRDefault="5AD93B6B" w:rsidP="00B3730E">
      <w:pPr>
        <w:pStyle w:val="ParagraphText"/>
        <w:numPr>
          <w:ilvl w:val="0"/>
          <w:numId w:val="250"/>
        </w:numPr>
      </w:pPr>
      <w:r w:rsidRPr="00CB317A">
        <w:t>WP 6.1.4 focuses on defining the channel emulation parameters and scenarios—including channel impairments—to be used in the tests conducted in WP 6.3 and WP 6.4.2, utilizing Keysight channel and network emulators and MediaTek user equipment (UE). Key parameters for channel emulation have been aligned with WP6.1.1, WP6.1.2, and WP6.1.3 to ensure comparability with the simulations performed in those work packages</w:t>
      </w:r>
      <w:r w:rsidR="19B16445" w:rsidRPr="00CB317A">
        <w:t>.</w:t>
      </w:r>
    </w:p>
    <w:p w14:paraId="36026B86" w14:textId="77777777" w:rsidR="0011466E" w:rsidRPr="00CB317A" w:rsidRDefault="0011466E" w:rsidP="0011466E">
      <w:pPr>
        <w:pStyle w:val="ParagraphText"/>
      </w:pPr>
    </w:p>
    <w:p w14:paraId="22351FD5" w14:textId="3098BCD8" w:rsidR="00CA03F8" w:rsidRPr="00CB317A" w:rsidRDefault="0011466E" w:rsidP="0011466E">
      <w:pPr>
        <w:pStyle w:val="ParagraphText"/>
      </w:pPr>
      <w:r w:rsidRPr="00CB317A">
        <w:t>Base</w:t>
      </w:r>
      <w:r w:rsidR="00BD7DAA" w:rsidRPr="00CB317A">
        <w:t>d</w:t>
      </w:r>
      <w:r w:rsidRPr="00CB317A">
        <w:t xml:space="preserve"> on the above, </w:t>
      </w:r>
      <w:r w:rsidR="000473BF" w:rsidRPr="00CB317A">
        <w:t xml:space="preserve">the </w:t>
      </w:r>
      <w:r w:rsidRPr="00CB317A">
        <w:t>sub-WPs may provide useful information for test-beds at various l</w:t>
      </w:r>
      <w:r w:rsidR="001216DE" w:rsidRPr="00CB317A">
        <w:t>ayers</w:t>
      </w:r>
      <w:r w:rsidRPr="00CB317A">
        <w:t xml:space="preserve"> of the system. To enable delivery of reliable information, the sub-WPs deploy dedicated testing environments tailored for their own development process. </w:t>
      </w:r>
      <w:r w:rsidR="00EF3E2F" w:rsidRPr="00CB317A">
        <w:t>As each sub-WP utilizes different software for development and focus on different parts of the 5G and MBS, there is no single test-environment or test-bed implemented in the WP but the sub-WPs conduct independent testing strategies.</w:t>
      </w:r>
      <w:r w:rsidR="00251B6E" w:rsidRPr="00CB317A">
        <w:t xml:space="preserve"> </w:t>
      </w:r>
      <w:r w:rsidR="00BD77BA" w:rsidRPr="00CB317A">
        <w:t>These</w:t>
      </w:r>
      <w:r w:rsidRPr="00CB317A">
        <w:t xml:space="preserve"> strategies are described in the following sub-sections.</w:t>
      </w:r>
      <w:r w:rsidR="00C04AD1" w:rsidRPr="00CB317A">
        <w:t xml:space="preserve"> More detailed </w:t>
      </w:r>
      <w:r w:rsidR="007F5094" w:rsidRPr="00CB317A">
        <w:t xml:space="preserve">explanations of the testing approaches can be found in </w:t>
      </w:r>
      <w:r w:rsidR="00316A32" w:rsidRPr="00CB317A">
        <w:t>Technical Notes of each sub-WP.</w:t>
      </w:r>
    </w:p>
    <w:p w14:paraId="55F9A961" w14:textId="77777777" w:rsidR="00881834" w:rsidRPr="002C6C11" w:rsidRDefault="00881834" w:rsidP="00C714D9">
      <w:pPr>
        <w:pStyle w:val="ParagraphText"/>
      </w:pPr>
    </w:p>
    <w:p w14:paraId="3C3456DD" w14:textId="7D8C6E41" w:rsidR="00E16510" w:rsidRPr="002C6C11" w:rsidRDefault="00E16510" w:rsidP="00C714D9">
      <w:pPr>
        <w:pStyle w:val="ParagraphText"/>
        <w:rPr>
          <w:b/>
          <w:i/>
        </w:rPr>
      </w:pPr>
      <w:r w:rsidRPr="002C6C11">
        <w:rPr>
          <w:b/>
          <w:i/>
        </w:rPr>
        <w:t>WP 6.1.1</w:t>
      </w:r>
      <w:r w:rsidR="00660BF2" w:rsidRPr="002C6C11">
        <w:rPr>
          <w:b/>
          <w:i/>
        </w:rPr>
        <w:t>:</w:t>
      </w:r>
      <w:r w:rsidR="00190E51" w:rsidRPr="002C6C11">
        <w:rPr>
          <w:b/>
          <w:i/>
        </w:rPr>
        <w:t xml:space="preserve"> Physical layer simulation – radio channel and communication link modelling</w:t>
      </w:r>
    </w:p>
    <w:p w14:paraId="3883E127" w14:textId="6BF77EDD" w:rsidR="00190E51" w:rsidRPr="00CB317A" w:rsidRDefault="005E3FF1" w:rsidP="00323C5D">
      <w:pPr>
        <w:pStyle w:val="ParagraphText"/>
        <w:spacing w:before="120"/>
      </w:pPr>
      <w:r w:rsidRPr="00CB317A">
        <w:t xml:space="preserve">Two simulation tools are being developed. The first, based on analytical methods such as link budget </w:t>
      </w:r>
      <w:r w:rsidR="007D066E" w:rsidRPr="00CB317A">
        <w:t>analysis, is implemented in spreadsheets (Excel) to allow quick exploration of how design parameters—such as frequency bands, antenna characteristics, and satellite orbits—affect the feasibility and performance of direct-to-device communication, including its ability to provide the required throughput. The second is a more detailed MATLAB-based PHY-LL model of the complete transmitter–receiver chain, focusing on key metrics such as carrier-to-noise and signal-to-noise ratios, which directly influence bit error rates</w:t>
      </w:r>
      <w:r w:rsidR="56E4EC48" w:rsidRPr="00CB317A">
        <w:t>/block error rates</w:t>
      </w:r>
      <w:r w:rsidR="007D066E" w:rsidRPr="00CB317A">
        <w:t xml:space="preserve"> and, in turn, throughput. </w:t>
      </w:r>
    </w:p>
    <w:p w14:paraId="3C115F4A" w14:textId="77777777" w:rsidR="00323C5D" w:rsidRPr="00CB317A" w:rsidRDefault="00323C5D" w:rsidP="00C714D9">
      <w:pPr>
        <w:pStyle w:val="ParagraphText"/>
      </w:pPr>
    </w:p>
    <w:p w14:paraId="1C10CDF9" w14:textId="07F6953E" w:rsidR="00FE38E0" w:rsidRPr="002C6C11" w:rsidRDefault="460FF816" w:rsidP="00C714D9">
      <w:pPr>
        <w:pStyle w:val="ParagraphText"/>
        <w:rPr>
          <w:b/>
          <w:i/>
        </w:rPr>
      </w:pPr>
      <w:r w:rsidRPr="002C6C11">
        <w:rPr>
          <w:b/>
          <w:i/>
        </w:rPr>
        <w:t>WP 6.1.2:</w:t>
      </w:r>
      <w:r w:rsidR="00660BF2" w:rsidRPr="002C6C11">
        <w:rPr>
          <w:b/>
          <w:i/>
        </w:rPr>
        <w:t xml:space="preserve"> NGSO constellation simulation – large scale system modelling</w:t>
      </w:r>
    </w:p>
    <w:p w14:paraId="01BF62F0" w14:textId="5161B93E" w:rsidR="005A2884" w:rsidRPr="002C6C11" w:rsidRDefault="460FF816" w:rsidP="00897618">
      <w:pPr>
        <w:pStyle w:val="ParagraphText"/>
        <w:spacing w:before="120"/>
      </w:pPr>
      <w:r w:rsidRPr="00CB317A">
        <w:t>Constellation design is done with commercial Systems Tool Kit (STK) tool. The req</w:t>
      </w:r>
      <w:r w:rsidR="379DBFCD" w:rsidRPr="002C6C11">
        <w:t xml:space="preserve">uirement for the NGSO constellations is global coverage at any time. This </w:t>
      </w:r>
      <w:r w:rsidR="4AC64AAB" w:rsidRPr="002C6C11">
        <w:t>means that the user terminals have to be able to successfully receive transmissions whenever, where</w:t>
      </w:r>
      <w:r w:rsidR="2F3F8E33" w:rsidRPr="002C6C11">
        <w:t xml:space="preserve">ver. The metric used to define the success is bit error rate (BER); it has to be below </w:t>
      </w:r>
      <w:r w:rsidR="463FA425" w:rsidRPr="002C6C11">
        <w:t>a certain max value, e.g., 10</w:t>
      </w:r>
      <w:r w:rsidR="463FA425" w:rsidRPr="002C6C11">
        <w:rPr>
          <w:vertAlign w:val="superscript"/>
        </w:rPr>
        <w:t>-6</w:t>
      </w:r>
      <w:r w:rsidR="463FA425" w:rsidRPr="002C6C11">
        <w:t>.</w:t>
      </w:r>
      <w:r w:rsidR="00447694" w:rsidRPr="002C6C11">
        <w:t xml:space="preserve"> Additionally, other metrics such as C/N or Eb/No can be also computed, as well as the same with the interference included (BER+I, C/(N+I), </w:t>
      </w:r>
      <w:r w:rsidR="00447694" w:rsidRPr="00CB317A">
        <w:t>Eb/(No+Io)). </w:t>
      </w:r>
      <w:r w:rsidR="00447694" w:rsidRPr="002C6C11">
        <w:t xml:space="preserve"> </w:t>
      </w:r>
    </w:p>
    <w:p w14:paraId="7B5583AB" w14:textId="77777777" w:rsidR="00323C5D" w:rsidRPr="002C6C11" w:rsidRDefault="00323C5D" w:rsidP="00897618">
      <w:pPr>
        <w:pStyle w:val="ParagraphText"/>
        <w:spacing w:before="120"/>
      </w:pPr>
    </w:p>
    <w:p w14:paraId="2F8120D7" w14:textId="4F1A1717" w:rsidR="00FE38E0" w:rsidRPr="002C6C11" w:rsidRDefault="004B2D61" w:rsidP="00C714D9">
      <w:pPr>
        <w:pStyle w:val="ParagraphText"/>
        <w:rPr>
          <w:b/>
        </w:rPr>
      </w:pPr>
      <w:r w:rsidRPr="002C6C11">
        <w:rPr>
          <w:b/>
          <w:i/>
        </w:rPr>
        <w:t>WP 6.1.3:</w:t>
      </w:r>
      <w:r w:rsidR="00F720E6" w:rsidRPr="002C6C11">
        <w:rPr>
          <w:b/>
          <w:i/>
        </w:rPr>
        <w:t xml:space="preserve"> 5G NTN technology simulations – smaller scale system modellin</w:t>
      </w:r>
      <w:r w:rsidR="00F720E6" w:rsidRPr="002C6C11">
        <w:rPr>
          <w:b/>
        </w:rPr>
        <w:t>g</w:t>
      </w:r>
    </w:p>
    <w:p w14:paraId="4AA7BD84" w14:textId="5F3317DE" w:rsidR="004B2D61" w:rsidRPr="00CB317A" w:rsidRDefault="004B2D61" w:rsidP="00897618">
      <w:pPr>
        <w:pStyle w:val="ParagraphText"/>
        <w:spacing w:before="120"/>
      </w:pPr>
      <w:r w:rsidRPr="00CB317A">
        <w:t>ALIX system level simulator will be used for the small-scale simulations. It is based on open-source Network Simulator 3 (NS-3) platform which provides testing framework for the simulations. The project will apply Scrum processes and practices, and Continuous Integration (CI) practices will be employed within the Scrum framework. The CI process entails continuous testing of the software which will be automatically triggered upon each update in the common software repository.</w:t>
      </w:r>
    </w:p>
    <w:p w14:paraId="6C606243" w14:textId="605ADA04" w:rsidR="0050205B" w:rsidRPr="002C6C11" w:rsidRDefault="0050205B" w:rsidP="00897618">
      <w:pPr>
        <w:pStyle w:val="ParagraphText"/>
        <w:spacing w:before="120"/>
      </w:pPr>
      <w:r w:rsidRPr="00CB317A">
        <w:t>Testing in WP 6.1.3 is fully software-based</w:t>
      </w:r>
      <w:r w:rsidR="00335232" w:rsidRPr="00CB317A">
        <w:t xml:space="preserve"> without emulation</w:t>
      </w:r>
      <w:r w:rsidR="00254920" w:rsidRPr="00CB317A">
        <w:t xml:space="preserve"> or real devices</w:t>
      </w:r>
      <w:r w:rsidR="004F5F91" w:rsidRPr="00CB317A">
        <w:t xml:space="preserve">, where the testing strategy spans from </w:t>
      </w:r>
      <w:r w:rsidR="00362A5C" w:rsidRPr="00CB317A">
        <w:t xml:space="preserve">per-function </w:t>
      </w:r>
      <w:r w:rsidR="00CC6621" w:rsidRPr="00CB317A">
        <w:t>unit tes</w:t>
      </w:r>
      <w:r w:rsidR="008810CD" w:rsidRPr="00CB317A">
        <w:t>ts</w:t>
      </w:r>
      <w:r w:rsidR="00287DBE" w:rsidRPr="00CB317A">
        <w:t xml:space="preserve"> of the code base</w:t>
      </w:r>
      <w:r w:rsidR="00362A5C" w:rsidRPr="00CB317A">
        <w:t xml:space="preserve"> to </w:t>
      </w:r>
      <w:r w:rsidR="00B04E10" w:rsidRPr="00CB317A">
        <w:t>broader system-level regression test</w:t>
      </w:r>
      <w:r w:rsidR="008810CD" w:rsidRPr="00CB317A">
        <w:t>s</w:t>
      </w:r>
      <w:r w:rsidR="006B6A35" w:rsidRPr="00CB317A">
        <w:t xml:space="preserve">. The </w:t>
      </w:r>
      <w:r w:rsidR="00F840F1" w:rsidRPr="00CB317A">
        <w:t xml:space="preserve">output of </w:t>
      </w:r>
      <w:r w:rsidR="00B37C99" w:rsidRPr="00CB317A">
        <w:t xml:space="preserve">each </w:t>
      </w:r>
      <w:r w:rsidR="00F840F1" w:rsidRPr="00CB317A">
        <w:t xml:space="preserve">test is </w:t>
      </w:r>
      <w:r w:rsidR="004B7534" w:rsidRPr="00CB317A">
        <w:t>reprodu</w:t>
      </w:r>
      <w:r w:rsidR="00C411BE" w:rsidRPr="00CB317A">
        <w:t>cible</w:t>
      </w:r>
      <w:r w:rsidR="009165B3" w:rsidRPr="00CB317A">
        <w:t xml:space="preserve">, </w:t>
      </w:r>
      <w:r w:rsidR="00282A0A" w:rsidRPr="00CB317A">
        <w:t xml:space="preserve">ensuring </w:t>
      </w:r>
      <w:r w:rsidR="0016766E" w:rsidRPr="00CB317A">
        <w:t xml:space="preserve">rigorous and </w:t>
      </w:r>
      <w:r w:rsidR="00282A0A" w:rsidRPr="00CB317A">
        <w:t xml:space="preserve">consistent </w:t>
      </w:r>
      <w:r w:rsidR="00D968BC" w:rsidRPr="00CB317A">
        <w:t>behavior of the simulator</w:t>
      </w:r>
      <w:r w:rsidR="00762232" w:rsidRPr="00CB317A">
        <w:t xml:space="preserve"> during the development phase.</w:t>
      </w:r>
      <w:r w:rsidR="00B61E52" w:rsidRPr="00CB317A">
        <w:t xml:space="preserve"> These tests are used to </w:t>
      </w:r>
      <w:r w:rsidR="00E14654" w:rsidRPr="00CB317A">
        <w:t>verify the requirements</w:t>
      </w:r>
      <w:r w:rsidR="007303B7" w:rsidRPr="00CB317A">
        <w:t xml:space="preserve"> defined for the </w:t>
      </w:r>
      <w:r w:rsidR="00502778" w:rsidRPr="00CB317A">
        <w:t>essential features</w:t>
      </w:r>
      <w:r w:rsidR="00C8688D" w:rsidRPr="00CB317A">
        <w:t xml:space="preserve"> </w:t>
      </w:r>
      <w:r w:rsidR="00041E44" w:rsidRPr="00CB317A">
        <w:t>developed</w:t>
      </w:r>
      <w:r w:rsidR="00C8688D" w:rsidRPr="00CB317A">
        <w:t xml:space="preserve"> for 5G MBS simulations.</w:t>
      </w:r>
    </w:p>
    <w:p w14:paraId="0955D180" w14:textId="673AB4F6" w:rsidR="002D56DE" w:rsidRPr="00CB317A" w:rsidRDefault="002D56DE" w:rsidP="00C714D9">
      <w:pPr>
        <w:pStyle w:val="ParagraphText"/>
      </w:pPr>
    </w:p>
    <w:p w14:paraId="4F87C23E" w14:textId="1B7A8D42" w:rsidR="002D56DE" w:rsidRPr="002C6C11" w:rsidRDefault="002D56DE" w:rsidP="00C714D9">
      <w:pPr>
        <w:pStyle w:val="ParagraphText"/>
        <w:rPr>
          <w:b/>
          <w:i/>
        </w:rPr>
      </w:pPr>
      <w:r w:rsidRPr="002C6C11">
        <w:rPr>
          <w:b/>
          <w:i/>
        </w:rPr>
        <w:t>WP 6.1.4:</w:t>
      </w:r>
      <w:r w:rsidR="008B6C90" w:rsidRPr="002C6C11">
        <w:rPr>
          <w:b/>
          <w:i/>
        </w:rPr>
        <w:t xml:space="preserve"> Channel emulation implementation, based on simulation results</w:t>
      </w:r>
    </w:p>
    <w:p w14:paraId="22FE42AF" w14:textId="7C36D978" w:rsidR="002D56DE" w:rsidRPr="002C6C11" w:rsidRDefault="0070176E" w:rsidP="00323C5D">
      <w:pPr>
        <w:pStyle w:val="ParagraphText"/>
        <w:spacing w:before="80"/>
      </w:pPr>
      <w:r w:rsidRPr="00CB317A">
        <w:t xml:space="preserve">High level description of </w:t>
      </w:r>
      <w:r w:rsidR="00910772" w:rsidRPr="002C6C11">
        <w:t>channel emulation test scenarios</w:t>
      </w:r>
      <w:r w:rsidR="00474E09" w:rsidRPr="002C6C11">
        <w:t xml:space="preserve"> </w:t>
      </w:r>
      <w:r w:rsidR="00CB764A" w:rsidRPr="002C6C11">
        <w:t xml:space="preserve">has been implemented and defined in </w:t>
      </w:r>
      <w:r w:rsidR="009F6463" w:rsidRPr="002C6C11">
        <w:t>this work package. The tools and methods</w:t>
      </w:r>
      <w:r w:rsidR="00245351" w:rsidRPr="002C6C11">
        <w:t xml:space="preserve"> are </w:t>
      </w:r>
      <w:r w:rsidR="49F27633" w:rsidRPr="002C6C11">
        <w:t>defined,</w:t>
      </w:r>
      <w:r w:rsidR="009F6463" w:rsidRPr="002C6C11">
        <w:t xml:space="preserve"> and preliminary </w:t>
      </w:r>
      <w:r w:rsidR="00245351" w:rsidRPr="002C6C11">
        <w:t xml:space="preserve">implementations of the test scenarios is also done. </w:t>
      </w:r>
      <w:r w:rsidR="00465E41" w:rsidRPr="002C6C11">
        <w:t xml:space="preserve">Keysight </w:t>
      </w:r>
      <w:r w:rsidR="008C43E3" w:rsidRPr="002C6C11">
        <w:t xml:space="preserve">Orbit and Channel </w:t>
      </w:r>
      <w:r w:rsidR="00C714D9" w:rsidRPr="002C6C11">
        <w:t>Modelling</w:t>
      </w:r>
      <w:r w:rsidR="008C43E3" w:rsidRPr="002C6C11">
        <w:t xml:space="preserve"> tool SW will be used for basic functionalities of the </w:t>
      </w:r>
      <w:r w:rsidR="003447A2" w:rsidRPr="002C6C11">
        <w:t>test scenarios and additional features will be enabled b</w:t>
      </w:r>
      <w:r w:rsidR="00CF01CD" w:rsidRPr="002C6C11">
        <w:t xml:space="preserve">y special scripts which will be enhanced/implemented in </w:t>
      </w:r>
      <w:r w:rsidR="003D765A" w:rsidRPr="002C6C11">
        <w:t xml:space="preserve">WP </w:t>
      </w:r>
      <w:r w:rsidR="004734C0" w:rsidRPr="002C6C11">
        <w:t>6.3.10. The</w:t>
      </w:r>
      <w:r w:rsidR="00516796" w:rsidRPr="002C6C11">
        <w:t xml:space="preserve"> high</w:t>
      </w:r>
      <w:r w:rsidR="00BE3975" w:rsidRPr="002C6C11">
        <w:t>-</w:t>
      </w:r>
      <w:r w:rsidR="00516796" w:rsidRPr="002C6C11">
        <w:t>level</w:t>
      </w:r>
      <w:r w:rsidR="004734C0" w:rsidRPr="002C6C11">
        <w:t xml:space="preserve"> test plan</w:t>
      </w:r>
      <w:r w:rsidR="00516796" w:rsidRPr="002C6C11">
        <w:t xml:space="preserve"> for </w:t>
      </w:r>
      <w:r w:rsidR="00852EF2" w:rsidRPr="002C6C11">
        <w:t xml:space="preserve">testing </w:t>
      </w:r>
      <w:r w:rsidR="007676A3" w:rsidRPr="002C6C11">
        <w:t>the UE performance in emulated setup test bed</w:t>
      </w:r>
      <w:r w:rsidR="004734C0" w:rsidRPr="002C6C11">
        <w:t xml:space="preserve"> </w:t>
      </w:r>
      <w:r w:rsidR="00516796" w:rsidRPr="002C6C11">
        <w:t>is to utilize various</w:t>
      </w:r>
      <w:r w:rsidR="007676A3" w:rsidRPr="002C6C11">
        <w:t xml:space="preserve"> test</w:t>
      </w:r>
      <w:r w:rsidR="00516796" w:rsidRPr="002C6C11">
        <w:t xml:space="preserve"> scenarios </w:t>
      </w:r>
      <w:r w:rsidR="007676A3" w:rsidRPr="002C6C11">
        <w:t xml:space="preserve">defined </w:t>
      </w:r>
      <w:r w:rsidR="00DB033E" w:rsidRPr="002C6C11">
        <w:t>in</w:t>
      </w:r>
      <w:r w:rsidR="00CF118B" w:rsidRPr="002C6C11">
        <w:t xml:space="preserve"> deliverables of</w:t>
      </w:r>
      <w:r w:rsidR="00DB033E" w:rsidRPr="002C6C11">
        <w:t xml:space="preserve"> WP 6.1.4. and</w:t>
      </w:r>
      <w:r w:rsidR="00CF118B" w:rsidRPr="002C6C11">
        <w:t xml:space="preserve"> </w:t>
      </w:r>
      <w:r w:rsidR="003C130F" w:rsidRPr="002C6C11">
        <w:t xml:space="preserve">is further described in </w:t>
      </w:r>
      <w:r w:rsidR="00FD2D67" w:rsidRPr="002C6C11">
        <w:t>WP 6.3 and 6.4 sections below.</w:t>
      </w:r>
      <w:r w:rsidR="00DB033E" w:rsidRPr="002C6C11">
        <w:t xml:space="preserve"> </w:t>
      </w:r>
    </w:p>
    <w:p w14:paraId="7C40EFDA" w14:textId="67EC8E90" w:rsidR="005A2884" w:rsidRPr="00CB317A" w:rsidRDefault="005A2884" w:rsidP="00C714D9">
      <w:pPr>
        <w:pStyle w:val="ParagraphText"/>
      </w:pPr>
    </w:p>
    <w:p w14:paraId="262DE080" w14:textId="4F484836" w:rsidR="00D23F52" w:rsidRPr="00CB317A" w:rsidRDefault="00D23F52" w:rsidP="00D23F52">
      <w:pPr>
        <w:pStyle w:val="Heading3"/>
      </w:pPr>
      <w:bookmarkStart w:id="376" w:name="_Toc1377535955"/>
      <w:r>
        <w:t>6.1.</w:t>
      </w:r>
      <w:r w:rsidR="4CC8CADB">
        <w:t>2</w:t>
      </w:r>
      <w:r>
        <w:tab/>
        <w:t>Validation methodology</w:t>
      </w:r>
      <w:bookmarkEnd w:id="376"/>
    </w:p>
    <w:p w14:paraId="0727ACC7" w14:textId="77777777" w:rsidR="00323C5D" w:rsidRPr="00CB317A" w:rsidRDefault="00323C5D" w:rsidP="004D55FF">
      <w:pPr>
        <w:pStyle w:val="ParagraphText"/>
        <w:rPr>
          <w:b/>
        </w:rPr>
      </w:pPr>
    </w:p>
    <w:p w14:paraId="48B72B59" w14:textId="6F46B8AD" w:rsidR="004D55FF" w:rsidRPr="00CB317A" w:rsidRDefault="004D55FF" w:rsidP="004D55FF">
      <w:pPr>
        <w:pStyle w:val="ParagraphText"/>
      </w:pPr>
      <w:r w:rsidRPr="00CB317A">
        <w:rPr>
          <w:b/>
        </w:rPr>
        <w:t>WP 6.1.1:</w:t>
      </w:r>
    </w:p>
    <w:p w14:paraId="3747F5F3" w14:textId="77777777" w:rsidR="00323C5D" w:rsidRPr="00CB317A" w:rsidRDefault="00323C5D" w:rsidP="00323C5D">
      <w:pPr>
        <w:pStyle w:val="ParagraphText"/>
        <w:spacing w:before="120"/>
        <w:jc w:val="left"/>
      </w:pPr>
      <w:r w:rsidRPr="00CB317A">
        <w:t>Testing in WP6.1.1 is carried out without emulation or experimental measurements of real devices. Instead, the results are cross-validated against findings from the technical literature (particularly 3GPP) and academic research, by comparing the outputs of the two developed simulation tools with each other, with the results of other WP6.1 tasks, and, at a later stage, with experimental outcomes from WP6.3. For verification, a set of test cases and scenarios will be defined. These will include simple, easily tractable cases to ensure the correctness of the developed tools and to help detect potential errors, as well as more complex scenarios for which results are available in the literature or from existing testbeds. The latter will serve as references for validating the developed tools. A detailed description of the test cases and verification scenarios, and the results of the verification will be provided in the WP6.1.1 TN4 document.</w:t>
      </w:r>
    </w:p>
    <w:p w14:paraId="79262B56" w14:textId="77777777" w:rsidR="00D23F52" w:rsidRPr="00CB317A" w:rsidRDefault="00D23F52" w:rsidP="00C714D9">
      <w:pPr>
        <w:pStyle w:val="ParagraphText"/>
      </w:pPr>
    </w:p>
    <w:p w14:paraId="6304ACDB" w14:textId="2F7D6A48" w:rsidR="00074803" w:rsidRPr="00CB317A" w:rsidRDefault="00074803" w:rsidP="00074803">
      <w:pPr>
        <w:pStyle w:val="ParagraphText"/>
      </w:pPr>
      <w:r w:rsidRPr="00CB317A">
        <w:rPr>
          <w:b/>
        </w:rPr>
        <w:t>WP 6.1.2:</w:t>
      </w:r>
    </w:p>
    <w:p w14:paraId="0B10A68A" w14:textId="53D8D17E" w:rsidR="00074803" w:rsidRPr="00CB317A" w:rsidRDefault="00074803" w:rsidP="00323C5D">
      <w:pPr>
        <w:pStyle w:val="ParagraphText"/>
        <w:spacing w:before="80"/>
      </w:pPr>
      <w:r w:rsidRPr="00CB317A">
        <w:t>As STK is a commercial tool and we have not implemented any new features there, validation of the tool itself is not needed. The designed constellations will be used in other WPs (especially WP6.1.3) and hence, in other tools, which make it possible to compare the performance of the designed constellation also in other tools than STK.</w:t>
      </w:r>
    </w:p>
    <w:p w14:paraId="429D9F10" w14:textId="77777777" w:rsidR="00074803" w:rsidRPr="00CB317A" w:rsidRDefault="00074803" w:rsidP="00C714D9">
      <w:pPr>
        <w:pStyle w:val="ParagraphText"/>
      </w:pPr>
    </w:p>
    <w:p w14:paraId="67962728" w14:textId="77777777" w:rsidR="00D23F52" w:rsidRPr="00CB317A" w:rsidRDefault="00D23F52" w:rsidP="00D23F52">
      <w:pPr>
        <w:pStyle w:val="ParagraphText"/>
      </w:pPr>
      <w:r w:rsidRPr="00CB317A">
        <w:rPr>
          <w:b/>
        </w:rPr>
        <w:t>WP 6.1.3:</w:t>
      </w:r>
    </w:p>
    <w:p w14:paraId="02B61BFF" w14:textId="77777777" w:rsidR="00D23F52" w:rsidRPr="002C6C11" w:rsidRDefault="00D23F52" w:rsidP="00323C5D">
      <w:pPr>
        <w:pStyle w:val="ParagraphText"/>
        <w:spacing w:before="80"/>
      </w:pPr>
      <w:r w:rsidRPr="002C6C11">
        <w:t>One of the goals for the testing is to implement fast and maintainable automated tests. To achieve this, the focus in automated tests is on smaller-scale unit and integration tests. Additional manual non-automated test cases may be used for acceptance testing to verify that the implementation meets the requirements.</w:t>
      </w:r>
    </w:p>
    <w:p w14:paraId="1F5CB020" w14:textId="77777777" w:rsidR="00D23F52" w:rsidRPr="002C6C11" w:rsidRDefault="00D23F52" w:rsidP="00323C5D">
      <w:pPr>
        <w:pStyle w:val="ParagraphText"/>
        <w:spacing w:before="80"/>
      </w:pPr>
      <w:r w:rsidRPr="002C6C11">
        <w:t>All automated tests are utilized in the regression testing in the CI pipelines. The regression testing is done mainly by the CI pipelines but can also be done manually if required.</w:t>
      </w:r>
    </w:p>
    <w:p w14:paraId="41DD6EBB" w14:textId="77777777" w:rsidR="00D23F52" w:rsidRPr="002C6C11" w:rsidRDefault="00D23F52" w:rsidP="00D23F52">
      <w:pPr>
        <w:pStyle w:val="ParagraphText"/>
      </w:pPr>
      <w:r w:rsidRPr="002C6C11">
        <w:t>The following testing levels are defined for this work:</w:t>
      </w:r>
    </w:p>
    <w:p w14:paraId="66EDC1C4" w14:textId="77777777" w:rsidR="00D23F52" w:rsidRPr="002C6C11" w:rsidRDefault="00D23F52" w:rsidP="00D23F52">
      <w:pPr>
        <w:pStyle w:val="ParagraphText"/>
      </w:pPr>
      <w:r w:rsidRPr="002C6C11">
        <w:t>Unit testing</w:t>
      </w:r>
    </w:p>
    <w:p w14:paraId="4A2F6122" w14:textId="77777777" w:rsidR="00D23F52" w:rsidRPr="002C6C11" w:rsidRDefault="00D23F52" w:rsidP="00B3730E">
      <w:pPr>
        <w:pStyle w:val="ParagraphText"/>
        <w:numPr>
          <w:ilvl w:val="0"/>
          <w:numId w:val="243"/>
        </w:numPr>
      </w:pPr>
      <w:r w:rsidRPr="002C6C11">
        <w:t>A unit test is a basic test verifying the correct functionality of a unit, e.g., a class or a function.</w:t>
      </w:r>
    </w:p>
    <w:p w14:paraId="16AE2288" w14:textId="77777777" w:rsidR="00D23F52" w:rsidRPr="002C6C11" w:rsidRDefault="00D23F52" w:rsidP="00B3730E">
      <w:pPr>
        <w:pStyle w:val="ParagraphText"/>
        <w:numPr>
          <w:ilvl w:val="0"/>
          <w:numId w:val="243"/>
        </w:numPr>
      </w:pPr>
      <w:r w:rsidRPr="002C6C11">
        <w:t>Integration Testing</w:t>
      </w:r>
    </w:p>
    <w:p w14:paraId="316F7254" w14:textId="77777777" w:rsidR="00D23F52" w:rsidRPr="002C6C11" w:rsidRDefault="00D23F52" w:rsidP="00B3730E">
      <w:pPr>
        <w:pStyle w:val="ParagraphText"/>
        <w:numPr>
          <w:ilvl w:val="0"/>
          <w:numId w:val="236"/>
        </w:numPr>
      </w:pPr>
      <w:r w:rsidRPr="002C6C11">
        <w:t>Integration testing is designed to assess whether the interfaces between components in a subsystem have consistent assumptions and communicate correctly.</w:t>
      </w:r>
    </w:p>
    <w:p w14:paraId="1B81DFD4" w14:textId="77777777" w:rsidR="00D23F52" w:rsidRPr="002C6C11" w:rsidRDefault="00D23F52" w:rsidP="00B3730E">
      <w:pPr>
        <w:pStyle w:val="ParagraphText"/>
        <w:numPr>
          <w:ilvl w:val="0"/>
          <w:numId w:val="236"/>
        </w:numPr>
        <w:ind w:left="709"/>
      </w:pPr>
      <w:r w:rsidRPr="002C6C11">
        <w:t>Acceptance testing</w:t>
      </w:r>
    </w:p>
    <w:p w14:paraId="60747D4A" w14:textId="77777777" w:rsidR="00D23F52" w:rsidRPr="002C6C11" w:rsidRDefault="00D23F52" w:rsidP="00B3730E">
      <w:pPr>
        <w:pStyle w:val="ParagraphText"/>
        <w:numPr>
          <w:ilvl w:val="0"/>
          <w:numId w:val="236"/>
        </w:numPr>
      </w:pPr>
      <w:r w:rsidRPr="002C6C11">
        <w:t>Acceptance tests are designed to verify whether the implemented software and its features meet the set requirements.</w:t>
      </w:r>
    </w:p>
    <w:p w14:paraId="0011762F" w14:textId="77777777" w:rsidR="00D23F52" w:rsidRPr="002C6C11" w:rsidRDefault="62AA10AC" w:rsidP="00323C5D">
      <w:pPr>
        <w:pStyle w:val="ParagraphText"/>
        <w:spacing w:before="80"/>
      </w:pPr>
      <w:r w:rsidRPr="002C6C11">
        <w:t>For the verification of the models, a set of test cases, verification scenarios and requirements will be defined. A test case defines a set of requirements that will be verified with that specific test case. A verification scenario is a configuration of a limited number of network nodes, e.g. satellites and UEs, that allows modelling of specific network features. Each test case will be associated with one verification scenario. Test cases will eventually be tracked in a verification matrix, providing a quick visual outlook of compliance with the requirements. Additionally, output from the simulations (traces, logs etc.) may be stored for more in-depth analysis.</w:t>
      </w:r>
    </w:p>
    <w:p w14:paraId="353EAD95" w14:textId="0EE968BA" w:rsidR="13D152F4" w:rsidRPr="002C6C11" w:rsidRDefault="13D152F4" w:rsidP="13D152F4">
      <w:pPr>
        <w:pStyle w:val="ParagraphText"/>
      </w:pPr>
    </w:p>
    <w:p w14:paraId="56304083" w14:textId="58E533AA" w:rsidR="5DD88845" w:rsidRPr="002C6C11" w:rsidRDefault="5DD88845" w:rsidP="13D152F4">
      <w:pPr>
        <w:pStyle w:val="ParagraphText"/>
        <w:rPr>
          <w:b/>
        </w:rPr>
      </w:pPr>
      <w:r w:rsidRPr="002C6C11">
        <w:rPr>
          <w:b/>
        </w:rPr>
        <w:t>WP 6.1.4</w:t>
      </w:r>
      <w:r w:rsidR="7F475521" w:rsidRPr="002C6C11">
        <w:rPr>
          <w:b/>
        </w:rPr>
        <w:t>:</w:t>
      </w:r>
    </w:p>
    <w:p w14:paraId="4C29C693" w14:textId="5ECCCFC2" w:rsidR="22F08946" w:rsidRPr="002C6C11" w:rsidRDefault="22F08946" w:rsidP="00323C5D">
      <w:pPr>
        <w:spacing w:before="80"/>
        <w:jc w:val="both"/>
        <w:rPr>
          <w:rFonts w:ascii="Montserrat" w:hAnsi="Montserrat"/>
          <w:color w:val="auto"/>
        </w:rPr>
      </w:pPr>
      <w:r w:rsidRPr="002C6C11">
        <w:rPr>
          <w:rFonts w:ascii="Montserrat" w:eastAsiaTheme="minorEastAsia" w:hAnsi="Montserrat" w:cstheme="minorBidi"/>
          <w:color w:val="auto"/>
          <w:sz w:val="18"/>
          <w:szCs w:val="18"/>
        </w:rPr>
        <w:t>WP 6.1.4 does not involve any hardware testing or emulation. Instead, it focuses on identifying relevant parameters and scenarios and proposing channel model scenarios to be utilized in subsequent work packages, such as WP 6.3 and WP 6.4.2.</w:t>
      </w:r>
    </w:p>
    <w:p w14:paraId="6B045309" w14:textId="49EE1178" w:rsidR="22F08946" w:rsidRPr="002C6C11" w:rsidRDefault="22F08946" w:rsidP="13D152F4">
      <w:pPr>
        <w:rPr>
          <w:rFonts w:ascii="Montserrat" w:hAnsi="Montserrat"/>
          <w:color w:val="auto"/>
        </w:rPr>
      </w:pPr>
      <w:r w:rsidRPr="002C6C11">
        <w:rPr>
          <w:rFonts w:ascii="Montserrat" w:eastAsiaTheme="minorEastAsia" w:hAnsi="Montserrat" w:cstheme="minorBidi"/>
          <w:color w:val="auto"/>
          <w:sz w:val="18"/>
          <w:szCs w:val="18"/>
        </w:rPr>
        <w:t>The validation of the selected parameters is based on their alignment with definitions provided by standardization bodies such as 3GPP and ITU. Regarding the validation of the generated channel model scenarios, these will be created using the commercial software Keysight Channel Studio GCM, a multipurpose geometric channel modeling tool that undergoes a rigorous validation process prior to release.</w:t>
      </w:r>
    </w:p>
    <w:p w14:paraId="5512D06C" w14:textId="77777777" w:rsidR="00D23F52" w:rsidRPr="002C6C11" w:rsidRDefault="00D23F52" w:rsidP="00D23F52">
      <w:pPr>
        <w:pStyle w:val="ParagraphText"/>
      </w:pPr>
    </w:p>
    <w:p w14:paraId="24163644" w14:textId="157EA289" w:rsidR="00D23F52" w:rsidRPr="00CB317A" w:rsidRDefault="00D23F52" w:rsidP="00D23F52">
      <w:pPr>
        <w:pStyle w:val="Heading3"/>
      </w:pPr>
      <w:bookmarkStart w:id="377" w:name="_Toc1511930258"/>
      <w:r>
        <w:t>6.1.</w:t>
      </w:r>
      <w:r w:rsidR="4CC8CADB">
        <w:t>3</w:t>
      </w:r>
      <w:r>
        <w:tab/>
        <w:t>Key results</w:t>
      </w:r>
      <w:bookmarkEnd w:id="377"/>
    </w:p>
    <w:p w14:paraId="1EA8DEFC" w14:textId="77777777" w:rsidR="00323C5D" w:rsidRPr="00CB317A" w:rsidRDefault="00323C5D" w:rsidP="005B6DF1">
      <w:pPr>
        <w:pStyle w:val="ParagraphText"/>
        <w:rPr>
          <w:b/>
        </w:rPr>
      </w:pPr>
    </w:p>
    <w:p w14:paraId="4701FC33" w14:textId="5EB3469D" w:rsidR="005B6DF1" w:rsidRPr="002C6C11" w:rsidRDefault="005B6DF1" w:rsidP="005B6DF1">
      <w:pPr>
        <w:pStyle w:val="ParagraphText"/>
      </w:pPr>
      <w:r w:rsidRPr="00CB317A">
        <w:rPr>
          <w:b/>
        </w:rPr>
        <w:t>WP 6.1.1:</w:t>
      </w:r>
    </w:p>
    <w:p w14:paraId="032C8BEC" w14:textId="253AD948" w:rsidR="00D23F52" w:rsidRPr="00CB317A" w:rsidRDefault="003B627A" w:rsidP="00D23F52">
      <w:pPr>
        <w:pStyle w:val="ParagraphText"/>
      </w:pPr>
      <w:r w:rsidRPr="00CB317A">
        <w:t>The main results of WP6.1.1, derived from the defined test cases, will be presented in the WP6.1.1 TN4 document. These results, or findings from a more extensive follow-up study, may also serve as the basis for a research paper.</w:t>
      </w:r>
    </w:p>
    <w:p w14:paraId="40140215" w14:textId="77777777" w:rsidR="005B6DF1" w:rsidRPr="00CB317A" w:rsidRDefault="005B6DF1" w:rsidP="00D23F52">
      <w:pPr>
        <w:pStyle w:val="ParagraphText"/>
        <w:rPr>
          <w:b/>
        </w:rPr>
      </w:pPr>
    </w:p>
    <w:p w14:paraId="17A25BB2" w14:textId="6BB6E88A" w:rsidR="00447694" w:rsidRPr="00CB317A" w:rsidRDefault="00447694" w:rsidP="00D23F52">
      <w:pPr>
        <w:pStyle w:val="ParagraphText"/>
        <w:rPr>
          <w:b/>
        </w:rPr>
      </w:pPr>
      <w:r w:rsidRPr="00CB317A">
        <w:rPr>
          <w:b/>
        </w:rPr>
        <w:t>WP 6.1.2:</w:t>
      </w:r>
    </w:p>
    <w:p w14:paraId="64CF6D0E" w14:textId="08384F71" w:rsidR="005B6DF1" w:rsidRPr="00CB317A" w:rsidRDefault="00447694" w:rsidP="00D23F52">
      <w:pPr>
        <w:pStyle w:val="ParagraphText"/>
      </w:pPr>
      <w:r w:rsidRPr="00CB317A">
        <w:rPr>
          <w:bCs/>
        </w:rPr>
        <w:t>The main results of WP6.1.2</w:t>
      </w:r>
      <w:r w:rsidR="00084F43" w:rsidRPr="00CB317A">
        <w:rPr>
          <w:bCs/>
        </w:rPr>
        <w:t xml:space="preserve"> will be the developed constellations. They are provided to other WPs (especially WP6.1.3) as inputs. The results or findings shall also serve as a contribution to scientific publications.</w:t>
      </w:r>
    </w:p>
    <w:p w14:paraId="6CC55464" w14:textId="77777777" w:rsidR="00447694" w:rsidRPr="00CB317A" w:rsidRDefault="00447694" w:rsidP="00D23F52">
      <w:pPr>
        <w:pStyle w:val="ParagraphText"/>
        <w:rPr>
          <w:b/>
        </w:rPr>
      </w:pPr>
    </w:p>
    <w:p w14:paraId="5F009F92" w14:textId="77777777" w:rsidR="00D23F52" w:rsidRPr="002C6C11" w:rsidRDefault="00D23F52" w:rsidP="00D23F52">
      <w:pPr>
        <w:pStyle w:val="ParagraphText"/>
      </w:pPr>
      <w:r w:rsidRPr="00CB317A">
        <w:rPr>
          <w:b/>
        </w:rPr>
        <w:t>WP 6.1.3:</w:t>
      </w:r>
    </w:p>
    <w:p w14:paraId="35F67EC8" w14:textId="1D58AC67" w:rsidR="00D23F52" w:rsidRPr="002C6C11" w:rsidRDefault="62AA10AC" w:rsidP="00D23F52">
      <w:pPr>
        <w:pStyle w:val="ParagraphText"/>
      </w:pPr>
      <w:r w:rsidRPr="00CB317A">
        <w:t>The main results from WP 6.1.3 will be the output from the test cases. Additionally, separate and more thorough study may be conducted on specific scenarios from which dedicated analysis can be delivered. The results may be complemented by visualization aid from Magister SimLab.</w:t>
      </w:r>
      <w:r w:rsidR="568BB8D4" w:rsidRPr="00CB317A">
        <w:t>c</w:t>
      </w:r>
    </w:p>
    <w:p w14:paraId="338A6F5F" w14:textId="531E2C54" w:rsidR="13D152F4" w:rsidRPr="00CB317A" w:rsidRDefault="13D152F4" w:rsidP="13D152F4">
      <w:pPr>
        <w:pStyle w:val="ParagraphText"/>
      </w:pPr>
    </w:p>
    <w:p w14:paraId="791886EC" w14:textId="4EBB2BB9" w:rsidR="055A4E19" w:rsidRPr="00CB317A" w:rsidRDefault="055A4E19" w:rsidP="13D152F4">
      <w:pPr>
        <w:pStyle w:val="ParagraphText"/>
        <w:spacing w:line="259" w:lineRule="auto"/>
        <w:rPr>
          <w:b/>
          <w:bCs/>
        </w:rPr>
      </w:pPr>
      <w:r w:rsidRPr="00CB317A">
        <w:rPr>
          <w:b/>
          <w:bCs/>
        </w:rPr>
        <w:t>WP 6.1.4:</w:t>
      </w:r>
    </w:p>
    <w:p w14:paraId="37761A96" w14:textId="4948AEF7" w:rsidR="68737CBB" w:rsidRPr="00CB317A" w:rsidRDefault="68737CBB" w:rsidP="13D152F4">
      <w:pPr>
        <w:pStyle w:val="ParagraphText"/>
      </w:pPr>
      <w:r w:rsidRPr="00CB317A">
        <w:rPr>
          <w:rFonts w:eastAsiaTheme="minorEastAsia" w:cstheme="minorBidi"/>
        </w:rPr>
        <w:t>The main outcomes of WP 6.1.4 are the proposed channel emulation test scenarios, as described in WP 6.1.4 TN1. These scenarios will serve as input for the channel emulation tests conducted in WP 6.3 and WP 6.4.2.</w:t>
      </w:r>
    </w:p>
    <w:p w14:paraId="5DEA005C" w14:textId="1E4A9CC3" w:rsidR="00D23F52" w:rsidRPr="002C6C11" w:rsidRDefault="00D23F52" w:rsidP="00C714D9">
      <w:pPr>
        <w:pStyle w:val="ParagraphText"/>
      </w:pPr>
    </w:p>
    <w:p w14:paraId="2F6CB324" w14:textId="77777777" w:rsidR="00D23F52" w:rsidRPr="002C6C11" w:rsidRDefault="00D23F52" w:rsidP="00126BB3">
      <w:pPr>
        <w:pStyle w:val="ParagraphText"/>
        <w:pageBreakBefore/>
      </w:pPr>
    </w:p>
    <w:p w14:paraId="0C94199B" w14:textId="402B2FEA" w:rsidR="00D23F52" w:rsidRPr="00CB317A" w:rsidRDefault="00D23F52" w:rsidP="00D23F52">
      <w:pPr>
        <w:pStyle w:val="Heading2"/>
      </w:pPr>
      <w:bookmarkStart w:id="378" w:name="_Toc1426182411"/>
      <w:r>
        <w:t>6.2</w:t>
      </w:r>
      <w:r>
        <w:tab/>
        <w:t>Keysight Functionality Testbed – WP 6.3: DTD Technology Development</w:t>
      </w:r>
      <w:bookmarkEnd w:id="378"/>
    </w:p>
    <w:p w14:paraId="28A71944" w14:textId="77777777" w:rsidR="00D23F52" w:rsidRPr="00CB317A" w:rsidRDefault="00D23F52" w:rsidP="00323C5D">
      <w:pPr>
        <w:pStyle w:val="ParagraphText"/>
        <w:rPr>
          <w:rFonts w:eastAsia="Montserrat" w:cs="Montserrat"/>
          <w:b/>
        </w:rPr>
      </w:pPr>
    </w:p>
    <w:p w14:paraId="2D8103E5" w14:textId="4B153213" w:rsidR="00D23F52" w:rsidRPr="00CB317A" w:rsidRDefault="00D23F52" w:rsidP="00D23F52">
      <w:pPr>
        <w:pStyle w:val="Heading3"/>
      </w:pPr>
      <w:bookmarkStart w:id="379" w:name="_Toc424303738"/>
      <w:r>
        <w:t>6.2.1</w:t>
      </w:r>
      <w:r>
        <w:tab/>
        <w:t>High-level description of the test plan</w:t>
      </w:r>
      <w:bookmarkEnd w:id="379"/>
    </w:p>
    <w:p w14:paraId="22ED48DA" w14:textId="38F38239" w:rsidR="00AC5C8D" w:rsidRPr="00CB317A" w:rsidRDefault="20932E87" w:rsidP="00126BB3">
      <w:pPr>
        <w:pStyle w:val="ParagraphText"/>
        <w:spacing w:before="60"/>
        <w:rPr>
          <w:rFonts w:eastAsia="Montserrat" w:cs="Montserrat"/>
        </w:rPr>
      </w:pPr>
      <w:r w:rsidRPr="002C6C11">
        <w:rPr>
          <w:rFonts w:eastAsia="Montserrat" w:cs="Montserrat"/>
        </w:rPr>
        <w:t>The combined aim of all sub-WPs (with the exception of sub-WP 6.3.11 which feeds directly into WP6.4) is to replicate a NR NTN setup in a lab using Keysight test equipment and a MediaTek Android Test phone with 5G modem supporting both NTN and MBS features to test and validate NR MBS over NTN. This does not validate or test a full end-end solution but focuses on the Radio Access Network part with some mandatory Core Network functionality and no MBS Application Layer implementation</w:t>
      </w:r>
    </w:p>
    <w:p w14:paraId="1AE75F75" w14:textId="52C2E5B6" w:rsidR="20932E87" w:rsidRPr="00CB317A" w:rsidRDefault="20932E87" w:rsidP="00126BB3">
      <w:pPr>
        <w:pStyle w:val="ParagraphText"/>
        <w:spacing w:before="120"/>
        <w:rPr>
          <w:rFonts w:eastAsia="Montserrat" w:cs="Montserrat"/>
        </w:rPr>
      </w:pPr>
      <w:r w:rsidRPr="00CB317A">
        <w:rPr>
          <w:rFonts w:eastAsia="Montserrat" w:cs="Montserrat"/>
          <w:i/>
          <w:iCs/>
        </w:rPr>
        <w:t xml:space="preserve">WP </w:t>
      </w:r>
      <w:r w:rsidRPr="002C6C11">
        <w:rPr>
          <w:rFonts w:eastAsia="Montserrat" w:cs="Montserrat"/>
          <w:i/>
        </w:rPr>
        <w:t>6.3.1: Integration of the MBS and NTN features</w:t>
      </w:r>
    </w:p>
    <w:p w14:paraId="741CE5AA" w14:textId="390AB10A" w:rsidR="20932E87" w:rsidRPr="00CB317A" w:rsidRDefault="20932E87" w:rsidP="00126BB3">
      <w:pPr>
        <w:pStyle w:val="ParagraphText"/>
        <w:spacing w:before="60"/>
        <w:rPr>
          <w:rFonts w:eastAsia="Montserrat" w:cs="Montserrat"/>
        </w:rPr>
      </w:pPr>
      <w:r w:rsidRPr="002C6C11">
        <w:rPr>
          <w:rFonts w:eastAsia="Montserrat" w:cs="Montserrat"/>
        </w:rPr>
        <w:t>This is a purely software implementation specific sub-WP to create a single modem build which includes both MBS changes and NTN changes which can be used for 5G modem evaluation board and phone for inter-operability testing using Keysight test equipment to test MBS reception over NTN. This will be validated by unit testing and integration testing using Mediatek’s internal software development tools on a host PC or server.</w:t>
      </w:r>
    </w:p>
    <w:p w14:paraId="4A120D91" w14:textId="1921935D" w:rsidR="20932E87" w:rsidRPr="00CB317A" w:rsidRDefault="20932E87" w:rsidP="00126BB3">
      <w:pPr>
        <w:pStyle w:val="ParagraphText"/>
        <w:spacing w:before="120"/>
        <w:rPr>
          <w:rFonts w:eastAsia="Montserrat" w:cs="Montserrat"/>
        </w:rPr>
      </w:pPr>
      <w:r w:rsidRPr="00CB317A">
        <w:rPr>
          <w:rFonts w:eastAsia="Montserrat" w:cs="Montserrat"/>
          <w:i/>
          <w:iCs/>
        </w:rPr>
        <w:t xml:space="preserve">WP </w:t>
      </w:r>
      <w:r w:rsidRPr="002C6C11">
        <w:rPr>
          <w:rFonts w:eastAsia="Montserrat" w:cs="Montserrat"/>
          <w:i/>
        </w:rPr>
        <w:t>6.3.2: Independent MBS Broadcast over 5G verification</w:t>
      </w:r>
    </w:p>
    <w:p w14:paraId="46837D1A" w14:textId="2522FD20" w:rsidR="20932E87" w:rsidRPr="00CB317A" w:rsidRDefault="20932E87" w:rsidP="00126BB3">
      <w:pPr>
        <w:pStyle w:val="ParagraphText"/>
        <w:spacing w:before="60"/>
        <w:rPr>
          <w:rFonts w:eastAsia="Montserrat" w:cs="Montserrat"/>
        </w:rPr>
      </w:pPr>
      <w:r w:rsidRPr="002C6C11">
        <w:rPr>
          <w:rFonts w:eastAsia="Montserrat" w:cs="Montserrat"/>
        </w:rPr>
        <w:t xml:space="preserve">The goal of this WP is to implement and support R17 MBS Broadcast protocol functionality over 5G TN in Keysight’s network emulator and verification of the new MBS over TN functionality against a MediaTek capable device using the testbed in Figure </w:t>
      </w:r>
      <w:r w:rsidR="00F21166">
        <w:rPr>
          <w:rFonts w:eastAsia="Montserrat" w:cs="Montserrat"/>
        </w:rPr>
        <w:t>2</w:t>
      </w:r>
      <w:r w:rsidRPr="002C6C11">
        <w:rPr>
          <w:rFonts w:eastAsia="Montserrat" w:cs="Montserrat"/>
        </w:rPr>
        <w:t>7. N.B. only a basic channel model will be used in the Keysight prop-Sim channel emulator at this stage.</w:t>
      </w:r>
    </w:p>
    <w:p w14:paraId="3E7546A2" w14:textId="04183F86" w:rsidR="20932E87" w:rsidRPr="00CB317A" w:rsidRDefault="20932E87" w:rsidP="00126BB3">
      <w:pPr>
        <w:pStyle w:val="ParagraphText"/>
        <w:spacing w:before="120"/>
        <w:rPr>
          <w:rFonts w:eastAsia="Montserrat" w:cs="Montserrat"/>
        </w:rPr>
      </w:pPr>
      <w:r w:rsidRPr="00CB317A">
        <w:rPr>
          <w:rFonts w:eastAsia="Montserrat" w:cs="Montserrat"/>
          <w:i/>
          <w:iCs/>
        </w:rPr>
        <w:t xml:space="preserve">WP </w:t>
      </w:r>
      <w:r w:rsidRPr="002C6C11">
        <w:rPr>
          <w:rFonts w:eastAsia="Montserrat" w:cs="Montserrat"/>
          <w:i/>
        </w:rPr>
        <w:t>6.3.3: Support R17 MBS Broadcast Delivery over NR NTN</w:t>
      </w:r>
    </w:p>
    <w:p w14:paraId="4CD72CAE" w14:textId="046F1C25" w:rsidR="20932E87" w:rsidRPr="00CB317A" w:rsidRDefault="20932E87" w:rsidP="00126BB3">
      <w:pPr>
        <w:pStyle w:val="ParagraphText"/>
        <w:spacing w:before="60"/>
        <w:rPr>
          <w:rFonts w:eastAsia="Montserrat" w:cs="Montserrat"/>
        </w:rPr>
      </w:pPr>
      <w:r w:rsidRPr="002C6C11">
        <w:rPr>
          <w:rFonts w:eastAsia="Montserrat" w:cs="Montserrat"/>
        </w:rPr>
        <w:t>Objective of this WP is to verify support of MBS Broadcast functionality over NTN using the testbed in Figure 17, and to provide support of GEO NR-NTN functionality in the Keysight test gNodeB.</w:t>
      </w:r>
    </w:p>
    <w:p w14:paraId="70EA1D99" w14:textId="5F0D4607" w:rsidR="20932E87" w:rsidRPr="00CB317A" w:rsidRDefault="20932E87" w:rsidP="00126BB3">
      <w:pPr>
        <w:pStyle w:val="ParagraphText"/>
        <w:spacing w:before="120"/>
        <w:rPr>
          <w:rFonts w:eastAsia="Montserrat" w:cs="Montserrat"/>
        </w:rPr>
      </w:pPr>
      <w:r w:rsidRPr="00CB317A">
        <w:rPr>
          <w:rFonts w:eastAsia="Montserrat" w:cs="Montserrat"/>
          <w:i/>
          <w:iCs/>
        </w:rPr>
        <w:t xml:space="preserve">WP </w:t>
      </w:r>
      <w:r w:rsidRPr="002C6C11">
        <w:rPr>
          <w:rFonts w:eastAsia="Montserrat" w:cs="Montserrat"/>
          <w:i/>
        </w:rPr>
        <w:t>6.3.4: Support of GEO and other high orbit satellites for Device</w:t>
      </w:r>
    </w:p>
    <w:p w14:paraId="2EA33610" w14:textId="586AC4B5" w:rsidR="20932E87" w:rsidRPr="00CB317A" w:rsidRDefault="20932E87" w:rsidP="00126BB3">
      <w:pPr>
        <w:pStyle w:val="ParagraphText"/>
        <w:spacing w:before="60"/>
        <w:rPr>
          <w:rFonts w:eastAsia="Montserrat" w:cs="Montserrat"/>
        </w:rPr>
      </w:pPr>
      <w:r w:rsidRPr="002C6C11">
        <w:rPr>
          <w:rFonts w:eastAsia="Montserrat" w:cs="Montserrat"/>
        </w:rPr>
        <w:t>This WP objective is to add support for GEO and high orbit satellites in MediaTek 5G Modem software and verify against the Keysight Test gNodeB using the testbed in Figure 17.</w:t>
      </w:r>
    </w:p>
    <w:p w14:paraId="1553A353" w14:textId="74AD91FE" w:rsidR="20932E87" w:rsidRPr="00CB317A" w:rsidRDefault="20932E87" w:rsidP="00126BB3">
      <w:pPr>
        <w:pStyle w:val="ParagraphText"/>
        <w:spacing w:before="120"/>
        <w:rPr>
          <w:rFonts w:eastAsia="Montserrat" w:cs="Montserrat"/>
        </w:rPr>
      </w:pPr>
      <w:r w:rsidRPr="00CB317A">
        <w:rPr>
          <w:rFonts w:eastAsia="Montserrat" w:cs="Montserrat"/>
          <w:i/>
          <w:iCs/>
        </w:rPr>
        <w:t xml:space="preserve">WP </w:t>
      </w:r>
      <w:r w:rsidRPr="002C6C11">
        <w:rPr>
          <w:rFonts w:eastAsia="Montserrat" w:cs="Montserrat"/>
          <w:i/>
        </w:rPr>
        <w:t>6.3.5: Support Channel and Network emulator test environment</w:t>
      </w:r>
    </w:p>
    <w:p w14:paraId="052CBBF1" w14:textId="49BE1CA9" w:rsidR="20932E87" w:rsidRPr="00CB317A" w:rsidRDefault="20932E87" w:rsidP="00126BB3">
      <w:pPr>
        <w:pStyle w:val="ParagraphText"/>
        <w:spacing w:before="60"/>
        <w:rPr>
          <w:rFonts w:eastAsia="Montserrat" w:cs="Montserrat"/>
        </w:rPr>
      </w:pPr>
      <w:r w:rsidRPr="002C6C11">
        <w:rPr>
          <w:rFonts w:eastAsia="Montserrat" w:cs="Montserrat"/>
        </w:rPr>
        <w:t xml:space="preserve">This sub-WP will install, configure and validate the channel emulator test scenarios from sub-WP 6.3.10 in the testbed in Figure </w:t>
      </w:r>
      <w:r w:rsidR="00F21166">
        <w:rPr>
          <w:rFonts w:eastAsia="Montserrat" w:cs="Montserrat"/>
        </w:rPr>
        <w:t>2</w:t>
      </w:r>
      <w:r w:rsidRPr="002C6C11">
        <w:rPr>
          <w:rFonts w:eastAsia="Montserrat" w:cs="Montserrat"/>
        </w:rPr>
        <w:t>7.</w:t>
      </w:r>
    </w:p>
    <w:p w14:paraId="635ACAFD" w14:textId="740E8FA8" w:rsidR="20932E87" w:rsidRPr="00CB317A" w:rsidRDefault="20932E87" w:rsidP="00126BB3">
      <w:pPr>
        <w:pStyle w:val="ParagraphText"/>
        <w:spacing w:before="120"/>
        <w:rPr>
          <w:rFonts w:eastAsia="Montserrat" w:cs="Montserrat"/>
        </w:rPr>
      </w:pPr>
      <w:r w:rsidRPr="00CB317A">
        <w:rPr>
          <w:rFonts w:eastAsia="Montserrat" w:cs="Montserrat"/>
          <w:i/>
          <w:iCs/>
        </w:rPr>
        <w:t xml:space="preserve">WP </w:t>
      </w:r>
      <w:r w:rsidRPr="002C6C11">
        <w:rPr>
          <w:rFonts w:eastAsia="Montserrat" w:cs="Montserrat"/>
          <w:i/>
        </w:rPr>
        <w:t>6.3.6: Inter-operability testing: 5G NTN Device - (test) gNB</w:t>
      </w:r>
    </w:p>
    <w:p w14:paraId="24D77A18" w14:textId="41827ADD" w:rsidR="20932E87" w:rsidRPr="00CB317A" w:rsidRDefault="20932E87" w:rsidP="00126BB3">
      <w:pPr>
        <w:pStyle w:val="ParagraphText"/>
        <w:spacing w:before="60"/>
        <w:rPr>
          <w:rFonts w:eastAsia="Montserrat" w:cs="Montserrat"/>
        </w:rPr>
      </w:pPr>
      <w:r w:rsidRPr="002C6C11">
        <w:rPr>
          <w:rFonts w:eastAsia="Montserrat" w:cs="Montserrat"/>
        </w:rPr>
        <w:t>The objective of this WP is to perform interoperability testing between a 5G device supporting NTN and MBS and Keysight’s test gNB to verify MBS delivery via NTN using the testbed in Figure 17.</w:t>
      </w:r>
    </w:p>
    <w:p w14:paraId="4277120F" w14:textId="6A16D3E3" w:rsidR="20932E87" w:rsidRPr="00CB317A" w:rsidRDefault="20932E87" w:rsidP="00126BB3">
      <w:pPr>
        <w:pStyle w:val="ParagraphText"/>
        <w:spacing w:before="120"/>
        <w:rPr>
          <w:rFonts w:eastAsia="Montserrat" w:cs="Montserrat"/>
        </w:rPr>
      </w:pPr>
      <w:r w:rsidRPr="00CB317A">
        <w:rPr>
          <w:rFonts w:eastAsia="Montserrat" w:cs="Montserrat"/>
          <w:i/>
          <w:iCs/>
        </w:rPr>
        <w:t xml:space="preserve">WP </w:t>
      </w:r>
      <w:r w:rsidRPr="002C6C11">
        <w:rPr>
          <w:rFonts w:eastAsia="Montserrat" w:cs="Montserrat"/>
          <w:i/>
        </w:rPr>
        <w:t>6.3.7: Development of an Evaluation Board</w:t>
      </w:r>
    </w:p>
    <w:p w14:paraId="79316414" w14:textId="40676EED" w:rsidR="20932E87" w:rsidRPr="00CB317A" w:rsidRDefault="20932E87" w:rsidP="00126BB3">
      <w:pPr>
        <w:pStyle w:val="ParagraphText"/>
        <w:spacing w:before="60"/>
        <w:rPr>
          <w:rFonts w:eastAsia="Montserrat" w:cs="Montserrat"/>
        </w:rPr>
      </w:pPr>
      <w:r w:rsidRPr="002C6C11">
        <w:rPr>
          <w:rFonts w:eastAsia="Montserrat" w:cs="Montserrat"/>
        </w:rPr>
        <w:t>Objective of this WP is to deliver an Evaluation Board that serves as a reliable and versatile platform for evaluating MBS and NR NTN use cases. No tests cases will be described in this document for this sub-WP.</w:t>
      </w:r>
    </w:p>
    <w:p w14:paraId="59A12A67" w14:textId="61D61407" w:rsidR="20932E87" w:rsidRPr="00CB317A" w:rsidRDefault="20932E87" w:rsidP="00126BB3">
      <w:pPr>
        <w:pStyle w:val="ParagraphText"/>
        <w:spacing w:before="120"/>
        <w:rPr>
          <w:rFonts w:eastAsia="Montserrat" w:cs="Montserrat"/>
        </w:rPr>
      </w:pPr>
      <w:r w:rsidRPr="00CB317A">
        <w:rPr>
          <w:rFonts w:eastAsia="Montserrat" w:cs="Montserrat"/>
          <w:i/>
          <w:iCs/>
        </w:rPr>
        <w:t xml:space="preserve">WP </w:t>
      </w:r>
      <w:r w:rsidRPr="002C6C11">
        <w:rPr>
          <w:rFonts w:eastAsia="Montserrat" w:cs="Montserrat"/>
          <w:i/>
        </w:rPr>
        <w:t>6.3.8: Development of a 5G Test Phone Device</w:t>
      </w:r>
    </w:p>
    <w:p w14:paraId="0668AD52" w14:textId="4CB231B6" w:rsidR="20932E87" w:rsidRPr="00CB317A" w:rsidRDefault="20932E87" w:rsidP="00126BB3">
      <w:pPr>
        <w:pStyle w:val="ParagraphText"/>
        <w:spacing w:before="60"/>
        <w:rPr>
          <w:rFonts w:eastAsia="Montserrat" w:cs="Montserrat"/>
        </w:rPr>
      </w:pPr>
      <w:r w:rsidRPr="002C6C11">
        <w:rPr>
          <w:rFonts w:eastAsia="Montserrat" w:cs="Montserrat"/>
        </w:rPr>
        <w:t>Objective of this WP is to develop a 5G test phone device for comprehensive inter-operability testing and validation of the MBS reception over NR NTN using the modem build supporting MBS and NR-NTN features. No tests cases will be described in this document for this sub-WP.</w:t>
      </w:r>
    </w:p>
    <w:p w14:paraId="34049C57" w14:textId="5ADD97C1" w:rsidR="20932E87" w:rsidRPr="00CB317A" w:rsidRDefault="20932E87" w:rsidP="00126BB3">
      <w:pPr>
        <w:pStyle w:val="ParagraphText"/>
        <w:spacing w:before="120"/>
        <w:rPr>
          <w:rFonts w:eastAsia="Montserrat" w:cs="Montserrat"/>
        </w:rPr>
      </w:pPr>
      <w:r w:rsidRPr="00CB317A">
        <w:rPr>
          <w:rFonts w:eastAsia="Montserrat" w:cs="Montserrat"/>
          <w:i/>
          <w:iCs/>
        </w:rPr>
        <w:t xml:space="preserve">WP </w:t>
      </w:r>
      <w:r w:rsidRPr="002C6C11">
        <w:rPr>
          <w:rFonts w:eastAsia="Montserrat" w:cs="Montserrat"/>
          <w:i/>
        </w:rPr>
        <w:t>6.3.9: Verify using industry standard test packages for NR-NTN</w:t>
      </w:r>
    </w:p>
    <w:p w14:paraId="616200E2" w14:textId="474487F6" w:rsidR="20932E87" w:rsidRPr="00CB317A" w:rsidRDefault="20932E87" w:rsidP="00126BB3">
      <w:pPr>
        <w:pStyle w:val="ParagraphText"/>
        <w:spacing w:before="60"/>
        <w:rPr>
          <w:rFonts w:eastAsia="Montserrat" w:cs="Montserrat"/>
        </w:rPr>
      </w:pPr>
      <w:r w:rsidRPr="002C6C11">
        <w:rPr>
          <w:rFonts w:eastAsia="Montserrat" w:cs="Montserrat"/>
        </w:rPr>
        <w:t xml:space="preserve">This WP will use the testbed in Figure </w:t>
      </w:r>
      <w:r w:rsidR="00F21166">
        <w:rPr>
          <w:rFonts w:eastAsia="Montserrat" w:cs="Montserrat"/>
        </w:rPr>
        <w:t>2</w:t>
      </w:r>
      <w:r w:rsidRPr="002C6C11">
        <w:rPr>
          <w:rFonts w:eastAsia="Montserrat" w:cs="Montserrat"/>
        </w:rPr>
        <w:t>7 to verify industry standard test packages for NR-NTN against the MediaTek UE.</w:t>
      </w:r>
    </w:p>
    <w:p w14:paraId="7157DAC3" w14:textId="77777777" w:rsidR="00323C5D" w:rsidRPr="00CB317A" w:rsidRDefault="00323C5D" w:rsidP="770A64AE">
      <w:pPr>
        <w:pStyle w:val="ParagraphText"/>
        <w:rPr>
          <w:rFonts w:eastAsia="Montserrat" w:cs="Montserrat"/>
          <w:i/>
          <w:iCs/>
        </w:rPr>
      </w:pPr>
    </w:p>
    <w:p w14:paraId="33CFCAB5" w14:textId="14ED5EBB" w:rsidR="20932E87" w:rsidRPr="00CB317A" w:rsidRDefault="20932E87" w:rsidP="770A64AE">
      <w:pPr>
        <w:pStyle w:val="ParagraphText"/>
        <w:rPr>
          <w:rFonts w:eastAsia="Montserrat" w:cs="Montserrat"/>
        </w:rPr>
      </w:pPr>
      <w:r w:rsidRPr="00CB317A">
        <w:rPr>
          <w:rFonts w:eastAsia="Montserrat" w:cs="Montserrat"/>
          <w:i/>
          <w:iCs/>
        </w:rPr>
        <w:t xml:space="preserve">WP </w:t>
      </w:r>
      <w:r w:rsidRPr="002C6C11">
        <w:rPr>
          <w:rFonts w:eastAsia="Montserrat" w:cs="Montserrat"/>
          <w:i/>
        </w:rPr>
        <w:t>6.3.10: Channel Emulation test environment development for satellite broadcasting</w:t>
      </w:r>
    </w:p>
    <w:p w14:paraId="365E6387" w14:textId="0C54D61C" w:rsidR="20932E87" w:rsidRPr="00CB317A" w:rsidRDefault="20932E87" w:rsidP="00126BB3">
      <w:pPr>
        <w:pStyle w:val="ParagraphText"/>
        <w:spacing w:before="60"/>
        <w:rPr>
          <w:rFonts w:eastAsia="Montserrat" w:cs="Montserrat"/>
        </w:rPr>
      </w:pPr>
      <w:r w:rsidRPr="00CB317A">
        <w:rPr>
          <w:rFonts w:eastAsia="Montserrat" w:cs="Montserrat"/>
        </w:rPr>
        <w:t xml:space="preserve">The channel emulation test scenarios and integration of channel emulator with BS emulator and UE for testbed defined in section 5.2.2 </w:t>
      </w:r>
      <w:r w:rsidRPr="002C6C11">
        <w:rPr>
          <w:rFonts w:eastAsia="Montserrat" w:cs="Montserrat"/>
        </w:rPr>
        <w:t>will be implemented in this work package. N.B these will be integrated and verified in sub-WP 6.3.5 hence no tests cases will be described in this document for this sub-WP.</w:t>
      </w:r>
    </w:p>
    <w:p w14:paraId="07A51BB2" w14:textId="4A4AD6AD" w:rsidR="770A64AE" w:rsidRPr="00CB317A" w:rsidRDefault="770A64AE" w:rsidP="770A64AE">
      <w:pPr>
        <w:pStyle w:val="ParagraphText"/>
        <w:rPr>
          <w:rFonts w:eastAsia="Montserrat" w:cs="Montserrat"/>
          <w:b/>
        </w:rPr>
      </w:pPr>
    </w:p>
    <w:p w14:paraId="169900D5" w14:textId="77777777" w:rsidR="00D23F52" w:rsidRPr="00CB317A" w:rsidRDefault="00D23F52" w:rsidP="00D23F52">
      <w:pPr>
        <w:pStyle w:val="Heading3"/>
      </w:pPr>
      <w:bookmarkStart w:id="380" w:name="_Toc2120217539"/>
      <w:r>
        <w:t>6.2.2</w:t>
      </w:r>
      <w:r>
        <w:tab/>
        <w:t>Test bed and setup</w:t>
      </w:r>
      <w:bookmarkEnd w:id="380"/>
    </w:p>
    <w:p w14:paraId="06C1AFA4" w14:textId="77777777" w:rsidR="00D23F52" w:rsidRPr="002C6C11" w:rsidRDefault="00D23F52" w:rsidP="00D23F52">
      <w:pPr>
        <w:ind w:firstLine="1"/>
        <w:rPr>
          <w:rFonts w:ascii="Montserrat" w:hAnsi="Montserrat"/>
          <w:color w:val="auto"/>
          <w:sz w:val="18"/>
          <w:szCs w:val="18"/>
        </w:rPr>
      </w:pPr>
    </w:p>
    <w:p w14:paraId="486BB29D" w14:textId="77777777" w:rsidR="00213922" w:rsidRPr="002C6C11" w:rsidRDefault="00D23F52" w:rsidP="00842C72">
      <w:pPr>
        <w:keepNext/>
        <w:ind w:firstLine="1"/>
        <w:jc w:val="center"/>
        <w:rPr>
          <w:rFonts w:ascii="Montserrat" w:hAnsi="Montserrat"/>
          <w:color w:val="auto"/>
        </w:rPr>
      </w:pPr>
      <w:r w:rsidRPr="002C6C11">
        <w:rPr>
          <w:rFonts w:ascii="Montserrat" w:hAnsi="Montserrat"/>
          <w:noProof/>
          <w:color w:val="auto"/>
        </w:rPr>
        <w:drawing>
          <wp:inline distT="0" distB="0" distL="0" distR="0" wp14:anchorId="3F4B33F8" wp14:editId="55C8FDE6">
            <wp:extent cx="5189438" cy="382516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052918"/>
                    <pic:cNvPicPr/>
                  </pic:nvPicPr>
                  <pic:blipFill>
                    <a:blip r:embed="rId71">
                      <a:extLst>
                        <a:ext uri="{28A0092B-C50C-407E-A947-70E740481C1C}">
                          <a14:useLocalDpi xmlns:a14="http://schemas.microsoft.com/office/drawing/2010/main" val="0"/>
                        </a:ext>
                      </a:extLst>
                    </a:blip>
                    <a:stretch>
                      <a:fillRect/>
                    </a:stretch>
                  </pic:blipFill>
                  <pic:spPr>
                    <a:xfrm>
                      <a:off x="0" y="0"/>
                      <a:ext cx="5198851" cy="3832099"/>
                    </a:xfrm>
                    <a:prstGeom prst="rect">
                      <a:avLst/>
                    </a:prstGeom>
                  </pic:spPr>
                </pic:pic>
              </a:graphicData>
            </a:graphic>
          </wp:inline>
        </w:drawing>
      </w:r>
    </w:p>
    <w:p w14:paraId="4F7BEC43" w14:textId="7C5EB528" w:rsidR="00D23F52" w:rsidRPr="002C6C11" w:rsidRDefault="00213922" w:rsidP="00323C5D">
      <w:pPr>
        <w:spacing w:before="120"/>
        <w:jc w:val="center"/>
        <w:rPr>
          <w:rFonts w:ascii="Montserrat" w:hAnsi="Montserrat"/>
          <w:color w:val="auto"/>
          <w:sz w:val="18"/>
          <w:szCs w:val="18"/>
        </w:rPr>
      </w:pPr>
      <w:bookmarkStart w:id="381" w:name="_Ref221884665"/>
      <w:bookmarkStart w:id="382" w:name="_Toc221886663"/>
      <w:r w:rsidRPr="00CB317A">
        <w:rPr>
          <w:rFonts w:ascii="Montserrat" w:hAnsi="Montserrat"/>
          <w:color w:val="auto"/>
          <w:sz w:val="18"/>
          <w:szCs w:val="18"/>
        </w:rPr>
        <w:t xml:space="preserve">Figure </w:t>
      </w:r>
      <w:r w:rsidRPr="00CB317A">
        <w:rPr>
          <w:rFonts w:ascii="Montserrat" w:hAnsi="Montserrat"/>
          <w:color w:val="auto"/>
          <w:sz w:val="18"/>
          <w:szCs w:val="18"/>
        </w:rPr>
        <w:fldChar w:fldCharType="begin"/>
      </w:r>
      <w:r w:rsidRPr="00CB317A">
        <w:rPr>
          <w:rFonts w:ascii="Montserrat" w:hAnsi="Montserrat"/>
          <w:color w:val="auto"/>
          <w:sz w:val="18"/>
          <w:szCs w:val="18"/>
        </w:rPr>
        <w:instrText xml:space="preserve"> SEQ Figure \* ARABIC </w:instrText>
      </w:r>
      <w:r w:rsidRPr="00CB317A">
        <w:rPr>
          <w:rFonts w:ascii="Montserrat" w:hAnsi="Montserrat"/>
          <w:color w:val="auto"/>
          <w:sz w:val="18"/>
          <w:szCs w:val="18"/>
        </w:rPr>
        <w:fldChar w:fldCharType="separate"/>
      </w:r>
      <w:r w:rsidR="00DB3A2A">
        <w:rPr>
          <w:rFonts w:ascii="Montserrat" w:hAnsi="Montserrat"/>
          <w:noProof/>
          <w:color w:val="auto"/>
          <w:sz w:val="18"/>
          <w:szCs w:val="18"/>
        </w:rPr>
        <w:t>27</w:t>
      </w:r>
      <w:r w:rsidRPr="00CB317A">
        <w:rPr>
          <w:rFonts w:ascii="Montserrat" w:hAnsi="Montserrat"/>
          <w:color w:val="auto"/>
          <w:sz w:val="18"/>
          <w:szCs w:val="18"/>
        </w:rPr>
        <w:fldChar w:fldCharType="end"/>
      </w:r>
      <w:bookmarkEnd w:id="381"/>
      <w:r w:rsidRPr="00CB317A">
        <w:rPr>
          <w:rFonts w:ascii="Montserrat" w:hAnsi="Montserrat"/>
          <w:color w:val="auto"/>
          <w:sz w:val="18"/>
          <w:szCs w:val="18"/>
        </w:rPr>
        <w:t>: WP6.3 Test setup representing NR NTN Setup</w:t>
      </w:r>
      <w:bookmarkEnd w:id="382"/>
    </w:p>
    <w:p w14:paraId="28ED8F26" w14:textId="0E92168D" w:rsidR="00D23F52" w:rsidRPr="002C6C11" w:rsidRDefault="00D23F52" w:rsidP="00D23F52">
      <w:pPr>
        <w:pStyle w:val="ParagraphText"/>
        <w:spacing w:before="120"/>
      </w:pPr>
      <w:r w:rsidRPr="002C6C11">
        <w:t>WP 6.3 (Direct to Device: Technology Development) aims to replicates NR NTN setup in a lab using Keysight test equipment and MediaTek Android Test phone with 5G modem supporting both NTN and MBS features to test and validate NR MBS over NTN. See</w:t>
      </w:r>
      <w:r w:rsidR="00842C72" w:rsidRPr="002C6C11">
        <w:fldChar w:fldCharType="begin"/>
      </w:r>
      <w:r w:rsidR="00842C72" w:rsidRPr="002C6C11">
        <w:instrText xml:space="preserve"> REF _Ref221884665 \h </w:instrText>
      </w:r>
      <w:r w:rsidR="00842C72" w:rsidRPr="002C6C11">
        <w:fldChar w:fldCharType="separate"/>
      </w:r>
      <w:r w:rsidR="00842C72" w:rsidRPr="00CB317A">
        <w:t xml:space="preserve">Figure </w:t>
      </w:r>
      <w:r w:rsidR="00842C72" w:rsidRPr="00CB317A">
        <w:rPr>
          <w:noProof/>
        </w:rPr>
        <w:t>30</w:t>
      </w:r>
      <w:r w:rsidR="00842C72" w:rsidRPr="002C6C11">
        <w:fldChar w:fldCharType="end"/>
      </w:r>
      <w:r w:rsidRPr="002C6C11">
        <w:t>.</w:t>
      </w:r>
    </w:p>
    <w:p w14:paraId="3C9964CB" w14:textId="77777777" w:rsidR="00D23F52" w:rsidRPr="00CB317A" w:rsidRDefault="00D23F52" w:rsidP="00842C72">
      <w:pPr>
        <w:pStyle w:val="ParagraphText"/>
        <w:numPr>
          <w:ilvl w:val="0"/>
          <w:numId w:val="247"/>
        </w:numPr>
        <w:spacing w:before="60"/>
        <w:ind w:left="357" w:hanging="357"/>
      </w:pPr>
      <w:r w:rsidRPr="00CB317A">
        <w:t xml:space="preserve">Keysight UXM is 5G emulator which emulates gNB and 5GC to test 5G device. This would also support MBS broadcast test capability to allow to test MBS broadcast reception in the UE. </w:t>
      </w:r>
    </w:p>
    <w:p w14:paraId="63BC9E3B" w14:textId="77777777" w:rsidR="00D23F52" w:rsidRPr="00CB317A" w:rsidRDefault="00D23F52" w:rsidP="00842C72">
      <w:pPr>
        <w:pStyle w:val="ParagraphText"/>
        <w:numPr>
          <w:ilvl w:val="0"/>
          <w:numId w:val="247"/>
        </w:numPr>
        <w:spacing w:before="60"/>
        <w:ind w:left="357" w:hanging="357"/>
      </w:pPr>
      <w:r w:rsidRPr="00CB317A">
        <w:t>Keysight Propsim channel emulator emulates NTN channel (delay, doppler and other NTN channel conditions) which allows to test NTN in lab by emulating various NTN scenarios.</w:t>
      </w:r>
    </w:p>
    <w:p w14:paraId="560F1925" w14:textId="77777777" w:rsidR="00D23F52" w:rsidRPr="00CB317A" w:rsidRDefault="00D23F52" w:rsidP="00842C72">
      <w:pPr>
        <w:pStyle w:val="ParagraphText"/>
        <w:numPr>
          <w:ilvl w:val="0"/>
          <w:numId w:val="247"/>
        </w:numPr>
        <w:spacing w:before="60"/>
        <w:ind w:left="357" w:hanging="357"/>
      </w:pPr>
      <w:r w:rsidRPr="00CB317A">
        <w:t>MediaTek would provide 5G test device with 5G modem supporting both NTN and MBS functionality.</w:t>
      </w:r>
    </w:p>
    <w:p w14:paraId="0BF6D81B" w14:textId="2223644D" w:rsidR="00D23F52" w:rsidRPr="00CB317A" w:rsidRDefault="00D23F52" w:rsidP="00842C72">
      <w:pPr>
        <w:pStyle w:val="ParagraphText"/>
        <w:spacing w:before="120"/>
      </w:pPr>
      <w:r w:rsidRPr="00CB317A">
        <w:rPr>
          <w:rFonts w:eastAsia="Montserrat" w:cs="Montserrat"/>
        </w:rPr>
        <w:t>All Sub-WP’s in WP 6.3 except WP 6.3.11 are either implementing or validating parts of the test-bed  or using the test-bed itself to verify the MBS over NR-NTN modem technology itself (see section 6.1 for a description of each sub-WP).</w:t>
      </w:r>
    </w:p>
    <w:p w14:paraId="17CD350A" w14:textId="77777777" w:rsidR="00D23F52" w:rsidRPr="00CB317A" w:rsidRDefault="00D23F52" w:rsidP="00D23F52">
      <w:pPr>
        <w:pStyle w:val="ParagraphText"/>
      </w:pPr>
    </w:p>
    <w:p w14:paraId="36788112" w14:textId="77777777" w:rsidR="00D23F52" w:rsidRPr="00CB317A" w:rsidRDefault="00D23F52" w:rsidP="00D23F52">
      <w:pPr>
        <w:pStyle w:val="Heading3"/>
      </w:pPr>
      <w:bookmarkStart w:id="383" w:name="_Toc1763809778"/>
      <w:r>
        <w:t>6.2.3</w:t>
      </w:r>
      <w:r>
        <w:tab/>
        <w:t>Validation methodology</w:t>
      </w:r>
      <w:bookmarkEnd w:id="383"/>
    </w:p>
    <w:p w14:paraId="47FC7178" w14:textId="77777777" w:rsidR="00D23F52" w:rsidRPr="002C6C11" w:rsidRDefault="00D23F52" w:rsidP="00D23F52">
      <w:pPr>
        <w:pStyle w:val="ParagraphText"/>
      </w:pPr>
    </w:p>
    <w:p w14:paraId="3A99F1F2" w14:textId="77777777" w:rsidR="00D23F52" w:rsidRPr="002C6C11" w:rsidRDefault="00D23F52" w:rsidP="00323C5D">
      <w:pPr>
        <w:pStyle w:val="ParagraphText"/>
        <w:spacing w:after="120"/>
        <w:rPr>
          <w:rFonts w:eastAsia="Montserrat" w:cs="Montserrat"/>
        </w:rPr>
      </w:pPr>
      <w:r w:rsidRPr="00CB317A">
        <w:rPr>
          <w:rFonts w:eastAsia="Montserrat" w:cs="Montserrat"/>
          <w:b/>
          <w:bCs/>
        </w:rPr>
        <w:t>WP 6.3.1 Integration of NTN &amp; MBS features in modem software</w:t>
      </w:r>
    </w:p>
    <w:tbl>
      <w:tblPr>
        <w:tblW w:w="903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55"/>
        <w:gridCol w:w="1580"/>
        <w:gridCol w:w="6095"/>
        <w:gridCol w:w="1100"/>
      </w:tblGrid>
      <w:tr w:rsidR="008114EB" w:rsidRPr="00C80238" w14:paraId="0A46B510" w14:textId="77777777" w:rsidTr="00CC65E7">
        <w:trPr>
          <w:trHeight w:val="300"/>
        </w:trPr>
        <w:tc>
          <w:tcPr>
            <w:tcW w:w="255" w:type="dxa"/>
            <w:tcBorders>
              <w:top w:val="single" w:sz="6" w:space="0" w:color="auto"/>
              <w:left w:val="single" w:sz="6" w:space="0" w:color="auto"/>
              <w:bottom w:val="single" w:sz="6" w:space="0" w:color="auto"/>
              <w:right w:val="single" w:sz="6" w:space="0" w:color="auto"/>
            </w:tcBorders>
            <w:tcMar>
              <w:left w:w="105" w:type="dxa"/>
              <w:right w:w="105" w:type="dxa"/>
            </w:tcMar>
          </w:tcPr>
          <w:p w14:paraId="3B93E865" w14:textId="77777777" w:rsidR="00D23F52" w:rsidRPr="00CB317A" w:rsidRDefault="00D23F52">
            <w:pPr>
              <w:jc w:val="center"/>
              <w:rPr>
                <w:rFonts w:ascii="Montserrat" w:eastAsia="Montserrat" w:hAnsi="Montserrat" w:cs="Montserrat"/>
                <w:color w:val="auto"/>
                <w:sz w:val="18"/>
                <w:szCs w:val="18"/>
              </w:rPr>
            </w:pPr>
          </w:p>
        </w:tc>
        <w:tc>
          <w:tcPr>
            <w:tcW w:w="1580" w:type="dxa"/>
            <w:tcBorders>
              <w:top w:val="single" w:sz="6" w:space="0" w:color="auto"/>
              <w:left w:val="single" w:sz="6" w:space="0" w:color="auto"/>
              <w:bottom w:val="single" w:sz="6" w:space="0" w:color="auto"/>
              <w:right w:val="single" w:sz="6" w:space="0" w:color="auto"/>
            </w:tcBorders>
            <w:tcMar>
              <w:left w:w="105" w:type="dxa"/>
              <w:right w:w="105" w:type="dxa"/>
            </w:tcMar>
          </w:tcPr>
          <w:p w14:paraId="344739BE" w14:textId="77777777" w:rsidR="00D23F52" w:rsidRPr="00CB317A" w:rsidRDefault="00D23F52">
            <w:pPr>
              <w:pStyle w:val="ParagraphText"/>
              <w:jc w:val="center"/>
              <w:rPr>
                <w:rFonts w:eastAsia="Montserrat" w:cs="Montserrat"/>
              </w:rPr>
            </w:pPr>
            <w:r w:rsidRPr="002C6C11">
              <w:rPr>
                <w:rFonts w:eastAsia="Montserrat" w:cs="Montserrat"/>
              </w:rPr>
              <w:t>Test Objective</w:t>
            </w:r>
          </w:p>
        </w:tc>
        <w:tc>
          <w:tcPr>
            <w:tcW w:w="6095" w:type="dxa"/>
            <w:tcBorders>
              <w:top w:val="single" w:sz="6" w:space="0" w:color="auto"/>
              <w:left w:val="single" w:sz="6" w:space="0" w:color="auto"/>
              <w:bottom w:val="single" w:sz="6" w:space="0" w:color="auto"/>
              <w:right w:val="single" w:sz="6" w:space="0" w:color="auto"/>
            </w:tcBorders>
            <w:tcMar>
              <w:left w:w="105" w:type="dxa"/>
              <w:right w:w="105" w:type="dxa"/>
            </w:tcMar>
          </w:tcPr>
          <w:p w14:paraId="2B7EF9B4" w14:textId="77777777" w:rsidR="00D23F52" w:rsidRPr="00CB317A" w:rsidRDefault="00D23F52">
            <w:pPr>
              <w:pStyle w:val="ParagraphText"/>
              <w:jc w:val="center"/>
              <w:rPr>
                <w:rFonts w:eastAsia="Montserrat" w:cs="Montserrat"/>
              </w:rPr>
            </w:pPr>
            <w:r w:rsidRPr="002C6C11">
              <w:rPr>
                <w:rFonts w:eastAsia="Montserrat" w:cs="Montserrat"/>
              </w:rPr>
              <w:t>Test Methodology</w:t>
            </w:r>
          </w:p>
        </w:tc>
        <w:tc>
          <w:tcPr>
            <w:tcW w:w="1100" w:type="dxa"/>
            <w:tcBorders>
              <w:top w:val="single" w:sz="6" w:space="0" w:color="auto"/>
              <w:left w:val="single" w:sz="6" w:space="0" w:color="auto"/>
              <w:bottom w:val="single" w:sz="6" w:space="0" w:color="auto"/>
              <w:right w:val="single" w:sz="6" w:space="0" w:color="auto"/>
            </w:tcBorders>
            <w:tcMar>
              <w:left w:w="105" w:type="dxa"/>
              <w:right w:w="105" w:type="dxa"/>
            </w:tcMar>
          </w:tcPr>
          <w:p w14:paraId="413E3366" w14:textId="77777777" w:rsidR="00D23F52" w:rsidRPr="00CB317A" w:rsidRDefault="00D23F52">
            <w:pPr>
              <w:pStyle w:val="ParagraphText"/>
              <w:jc w:val="center"/>
              <w:rPr>
                <w:rFonts w:eastAsia="Montserrat" w:cs="Montserrat"/>
              </w:rPr>
            </w:pPr>
            <w:r w:rsidRPr="002C6C11">
              <w:rPr>
                <w:rFonts w:eastAsia="Montserrat" w:cs="Montserrat"/>
              </w:rPr>
              <w:t>Milestone</w:t>
            </w:r>
          </w:p>
        </w:tc>
      </w:tr>
      <w:tr w:rsidR="008114EB" w:rsidRPr="00C80238" w14:paraId="6819D075" w14:textId="77777777" w:rsidTr="00CC65E7">
        <w:trPr>
          <w:trHeight w:val="300"/>
        </w:trPr>
        <w:tc>
          <w:tcPr>
            <w:tcW w:w="255" w:type="dxa"/>
            <w:tcBorders>
              <w:top w:val="single" w:sz="6" w:space="0" w:color="auto"/>
              <w:left w:val="single" w:sz="6" w:space="0" w:color="auto"/>
              <w:bottom w:val="single" w:sz="6" w:space="0" w:color="auto"/>
              <w:right w:val="single" w:sz="6" w:space="0" w:color="auto"/>
            </w:tcBorders>
            <w:tcMar>
              <w:left w:w="105" w:type="dxa"/>
              <w:right w:w="105" w:type="dxa"/>
            </w:tcMar>
          </w:tcPr>
          <w:p w14:paraId="559CD498" w14:textId="77777777" w:rsidR="00D23F52" w:rsidRPr="00CB317A" w:rsidRDefault="00D23F52">
            <w:pPr>
              <w:pStyle w:val="ParagraphText"/>
              <w:rPr>
                <w:rFonts w:eastAsia="Montserrat" w:cs="Montserrat"/>
              </w:rPr>
            </w:pPr>
            <w:r w:rsidRPr="002C6C11">
              <w:rPr>
                <w:rFonts w:eastAsia="Montserrat" w:cs="Montserrat"/>
              </w:rPr>
              <w:t>1</w:t>
            </w:r>
          </w:p>
        </w:tc>
        <w:tc>
          <w:tcPr>
            <w:tcW w:w="1580" w:type="dxa"/>
            <w:tcBorders>
              <w:top w:val="single" w:sz="6" w:space="0" w:color="auto"/>
              <w:left w:val="single" w:sz="6" w:space="0" w:color="auto"/>
              <w:bottom w:val="single" w:sz="6" w:space="0" w:color="auto"/>
              <w:right w:val="single" w:sz="6" w:space="0" w:color="auto"/>
            </w:tcBorders>
            <w:tcMar>
              <w:left w:w="105" w:type="dxa"/>
              <w:right w:w="105" w:type="dxa"/>
            </w:tcMar>
          </w:tcPr>
          <w:p w14:paraId="7C94A461" w14:textId="77777777" w:rsidR="00D23F52" w:rsidRPr="00CB317A" w:rsidRDefault="00D23F52">
            <w:pPr>
              <w:pStyle w:val="ParagraphText"/>
              <w:jc w:val="left"/>
              <w:rPr>
                <w:rFonts w:eastAsia="Montserrat" w:cs="Montserrat"/>
              </w:rPr>
            </w:pPr>
            <w:r w:rsidRPr="002C6C11">
              <w:rPr>
                <w:rFonts w:eastAsia="Montserrat" w:cs="Montserrat"/>
              </w:rPr>
              <w:t>Test MBS code integration</w:t>
            </w:r>
          </w:p>
        </w:tc>
        <w:tc>
          <w:tcPr>
            <w:tcW w:w="6095" w:type="dxa"/>
            <w:tcBorders>
              <w:top w:val="single" w:sz="6" w:space="0" w:color="auto"/>
              <w:left w:val="single" w:sz="6" w:space="0" w:color="auto"/>
              <w:bottom w:val="single" w:sz="6" w:space="0" w:color="auto"/>
              <w:right w:val="single" w:sz="6" w:space="0" w:color="auto"/>
            </w:tcBorders>
            <w:tcMar>
              <w:left w:w="105" w:type="dxa"/>
              <w:right w:w="105" w:type="dxa"/>
            </w:tcMar>
          </w:tcPr>
          <w:p w14:paraId="6D732348" w14:textId="77777777" w:rsidR="00D23F52" w:rsidRPr="00CB317A" w:rsidRDefault="00D23F52">
            <w:pPr>
              <w:pStyle w:val="ParagraphText"/>
              <w:jc w:val="left"/>
              <w:rPr>
                <w:rFonts w:eastAsia="Montserrat" w:cs="Montserrat"/>
              </w:rPr>
            </w:pPr>
            <w:r w:rsidRPr="002C6C11">
              <w:rPr>
                <w:rFonts w:eastAsia="Montserrat" w:cs="Montserrat"/>
              </w:rPr>
              <w:t>Test MBS unit tests of different modules and make sure they all pass</w:t>
            </w:r>
          </w:p>
          <w:p w14:paraId="751D7FB5" w14:textId="77777777" w:rsidR="00D23F52" w:rsidRPr="00CB317A" w:rsidRDefault="00D23F52">
            <w:pPr>
              <w:pStyle w:val="ParagraphText"/>
              <w:jc w:val="left"/>
              <w:rPr>
                <w:rFonts w:eastAsia="Montserrat" w:cs="Montserrat"/>
              </w:rPr>
            </w:pPr>
            <w:r w:rsidRPr="002C6C11">
              <w:rPr>
                <w:rFonts w:eastAsia="Montserrat" w:cs="Montserrat"/>
              </w:rPr>
              <w:t>Test MBS Integration tests of different modules and make sure they all pass</w:t>
            </w:r>
          </w:p>
        </w:tc>
        <w:tc>
          <w:tcPr>
            <w:tcW w:w="1100" w:type="dxa"/>
            <w:tcBorders>
              <w:top w:val="single" w:sz="6" w:space="0" w:color="auto"/>
              <w:left w:val="single" w:sz="6" w:space="0" w:color="auto"/>
              <w:bottom w:val="single" w:sz="6" w:space="0" w:color="auto"/>
              <w:right w:val="single" w:sz="6" w:space="0" w:color="auto"/>
            </w:tcBorders>
            <w:tcMar>
              <w:left w:w="105" w:type="dxa"/>
              <w:right w:w="105" w:type="dxa"/>
            </w:tcMar>
          </w:tcPr>
          <w:p w14:paraId="07B93B05" w14:textId="77777777" w:rsidR="00D23F52" w:rsidRPr="00CB317A" w:rsidRDefault="00D23F52">
            <w:pPr>
              <w:pStyle w:val="ParagraphText"/>
              <w:rPr>
                <w:rFonts w:eastAsia="Montserrat" w:cs="Montserrat"/>
              </w:rPr>
            </w:pPr>
            <w:r w:rsidRPr="002C6C11">
              <w:rPr>
                <w:rFonts w:eastAsia="Montserrat" w:cs="Montserrat"/>
              </w:rPr>
              <w:t>MS1</w:t>
            </w:r>
          </w:p>
        </w:tc>
      </w:tr>
      <w:tr w:rsidR="00323C5D" w:rsidRPr="00C80238" w14:paraId="22704098" w14:textId="77777777" w:rsidTr="00CC65E7">
        <w:trPr>
          <w:trHeight w:val="300"/>
        </w:trPr>
        <w:tc>
          <w:tcPr>
            <w:tcW w:w="255" w:type="dxa"/>
            <w:tcBorders>
              <w:top w:val="single" w:sz="6" w:space="0" w:color="auto"/>
              <w:left w:val="single" w:sz="6" w:space="0" w:color="auto"/>
              <w:bottom w:val="single" w:sz="6" w:space="0" w:color="auto"/>
              <w:right w:val="single" w:sz="6" w:space="0" w:color="auto"/>
            </w:tcBorders>
            <w:tcMar>
              <w:left w:w="105" w:type="dxa"/>
              <w:right w:w="105" w:type="dxa"/>
            </w:tcMar>
          </w:tcPr>
          <w:p w14:paraId="415F07B3" w14:textId="77777777" w:rsidR="00D23F52" w:rsidRPr="00CB317A" w:rsidRDefault="00D23F52">
            <w:pPr>
              <w:pStyle w:val="ParagraphText"/>
              <w:rPr>
                <w:rFonts w:eastAsia="Montserrat" w:cs="Montserrat"/>
              </w:rPr>
            </w:pPr>
            <w:r w:rsidRPr="002C6C11">
              <w:rPr>
                <w:rFonts w:eastAsia="Montserrat" w:cs="Montserrat"/>
              </w:rPr>
              <w:t>2</w:t>
            </w:r>
          </w:p>
        </w:tc>
        <w:tc>
          <w:tcPr>
            <w:tcW w:w="1580" w:type="dxa"/>
            <w:tcBorders>
              <w:top w:val="single" w:sz="6" w:space="0" w:color="auto"/>
              <w:left w:val="single" w:sz="6" w:space="0" w:color="auto"/>
              <w:bottom w:val="single" w:sz="6" w:space="0" w:color="auto"/>
              <w:right w:val="single" w:sz="6" w:space="0" w:color="auto"/>
            </w:tcBorders>
            <w:tcMar>
              <w:left w:w="105" w:type="dxa"/>
              <w:right w:w="105" w:type="dxa"/>
            </w:tcMar>
          </w:tcPr>
          <w:p w14:paraId="75B726C8" w14:textId="77777777" w:rsidR="00D23F52" w:rsidRPr="00CB317A" w:rsidRDefault="00D23F52">
            <w:pPr>
              <w:pStyle w:val="ParagraphText"/>
              <w:jc w:val="left"/>
              <w:rPr>
                <w:rFonts w:eastAsia="Montserrat" w:cs="Montserrat"/>
              </w:rPr>
            </w:pPr>
            <w:r w:rsidRPr="002C6C11">
              <w:rPr>
                <w:rFonts w:eastAsia="Montserrat" w:cs="Montserrat"/>
              </w:rPr>
              <w:t>Test NTN code integration</w:t>
            </w:r>
          </w:p>
        </w:tc>
        <w:tc>
          <w:tcPr>
            <w:tcW w:w="6095" w:type="dxa"/>
            <w:tcBorders>
              <w:top w:val="single" w:sz="6" w:space="0" w:color="auto"/>
              <w:left w:val="single" w:sz="6" w:space="0" w:color="auto"/>
              <w:bottom w:val="single" w:sz="6" w:space="0" w:color="auto"/>
              <w:right w:val="single" w:sz="6" w:space="0" w:color="auto"/>
            </w:tcBorders>
            <w:tcMar>
              <w:left w:w="105" w:type="dxa"/>
              <w:right w:w="105" w:type="dxa"/>
            </w:tcMar>
          </w:tcPr>
          <w:p w14:paraId="0E57AECF" w14:textId="77777777" w:rsidR="00D23F52" w:rsidRPr="00CB317A" w:rsidRDefault="00D23F52">
            <w:pPr>
              <w:pStyle w:val="ParagraphText"/>
              <w:jc w:val="left"/>
              <w:rPr>
                <w:rFonts w:eastAsia="Montserrat" w:cs="Montserrat"/>
              </w:rPr>
            </w:pPr>
            <w:r w:rsidRPr="002C6C11">
              <w:rPr>
                <w:rFonts w:eastAsia="Montserrat" w:cs="Montserrat"/>
              </w:rPr>
              <w:t>Test NTN unit tests of different modules and make sure they all pass</w:t>
            </w:r>
          </w:p>
          <w:p w14:paraId="54DA0142" w14:textId="77777777" w:rsidR="00D23F52" w:rsidRPr="00CB317A" w:rsidRDefault="00D23F52">
            <w:pPr>
              <w:pStyle w:val="ParagraphText"/>
              <w:jc w:val="left"/>
              <w:rPr>
                <w:rFonts w:eastAsia="Montserrat" w:cs="Montserrat"/>
              </w:rPr>
            </w:pPr>
            <w:r w:rsidRPr="002C6C11">
              <w:rPr>
                <w:rFonts w:eastAsia="Montserrat" w:cs="Montserrat"/>
              </w:rPr>
              <w:t>Test NTN integration and regression tests for basic NTN features using Keysight NTN test equipment and make sure they all pass</w:t>
            </w:r>
          </w:p>
        </w:tc>
        <w:tc>
          <w:tcPr>
            <w:tcW w:w="1100" w:type="dxa"/>
            <w:tcBorders>
              <w:top w:val="single" w:sz="6" w:space="0" w:color="auto"/>
              <w:left w:val="single" w:sz="6" w:space="0" w:color="auto"/>
              <w:bottom w:val="single" w:sz="6" w:space="0" w:color="auto"/>
              <w:right w:val="single" w:sz="6" w:space="0" w:color="auto"/>
            </w:tcBorders>
            <w:tcMar>
              <w:left w:w="105" w:type="dxa"/>
              <w:right w:w="105" w:type="dxa"/>
            </w:tcMar>
          </w:tcPr>
          <w:p w14:paraId="4A6F1472" w14:textId="77777777" w:rsidR="00D23F52" w:rsidRPr="00CB317A" w:rsidRDefault="00D23F52">
            <w:pPr>
              <w:pStyle w:val="ParagraphText"/>
              <w:rPr>
                <w:rFonts w:eastAsia="Montserrat" w:cs="Montserrat"/>
              </w:rPr>
            </w:pPr>
            <w:r w:rsidRPr="002C6C11">
              <w:rPr>
                <w:rFonts w:eastAsia="Montserrat" w:cs="Montserrat"/>
              </w:rPr>
              <w:t>MS1</w:t>
            </w:r>
          </w:p>
        </w:tc>
      </w:tr>
    </w:tbl>
    <w:p w14:paraId="476ABF44" w14:textId="77777777" w:rsidR="00D23F52" w:rsidRPr="002C6C11" w:rsidRDefault="00D23F52" w:rsidP="00D23F52">
      <w:pPr>
        <w:jc w:val="both"/>
        <w:rPr>
          <w:rFonts w:ascii="Montserrat" w:eastAsia="Montserrat" w:hAnsi="Montserrat" w:cs="Montserrat"/>
          <w:color w:val="auto"/>
          <w:sz w:val="18"/>
          <w:szCs w:val="18"/>
        </w:rPr>
      </w:pPr>
    </w:p>
    <w:p w14:paraId="400BC7F6" w14:textId="77777777" w:rsidR="00D23F52" w:rsidRPr="002C6C11" w:rsidRDefault="00D23F52" w:rsidP="00323C5D">
      <w:pPr>
        <w:pStyle w:val="ParagraphText"/>
        <w:spacing w:after="120"/>
        <w:rPr>
          <w:rFonts w:eastAsia="Montserrat" w:cs="Montserrat"/>
        </w:rPr>
      </w:pPr>
      <w:r w:rsidRPr="00CB317A">
        <w:rPr>
          <w:rFonts w:eastAsia="Montserrat" w:cs="Montserrat"/>
          <w:b/>
          <w:bCs/>
        </w:rPr>
        <w:t>WP 6.3.2 Independent MBS Broadcast over 5G verification</w:t>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330"/>
        <w:gridCol w:w="2010"/>
        <w:gridCol w:w="5505"/>
        <w:gridCol w:w="1155"/>
      </w:tblGrid>
      <w:tr w:rsidR="008114EB" w:rsidRPr="00C80238" w14:paraId="29B5200A" w14:textId="77777777">
        <w:trPr>
          <w:trHeight w:val="300"/>
        </w:trPr>
        <w:tc>
          <w:tcPr>
            <w:tcW w:w="330" w:type="dxa"/>
            <w:tcBorders>
              <w:top w:val="single" w:sz="6" w:space="0" w:color="auto"/>
              <w:left w:val="single" w:sz="6" w:space="0" w:color="auto"/>
              <w:bottom w:val="single" w:sz="6" w:space="0" w:color="auto"/>
              <w:right w:val="single" w:sz="6" w:space="0" w:color="auto"/>
            </w:tcBorders>
            <w:tcMar>
              <w:left w:w="105" w:type="dxa"/>
              <w:right w:w="105" w:type="dxa"/>
            </w:tcMar>
          </w:tcPr>
          <w:p w14:paraId="5327A987" w14:textId="77777777" w:rsidR="00D23F52" w:rsidRPr="00CB317A" w:rsidRDefault="00D23F52">
            <w:pPr>
              <w:jc w:val="both"/>
              <w:rPr>
                <w:rFonts w:ascii="Montserrat" w:eastAsia="Montserrat" w:hAnsi="Montserrat" w:cs="Montserrat"/>
                <w:color w:val="auto"/>
                <w:sz w:val="18"/>
                <w:szCs w:val="18"/>
              </w:rPr>
            </w:pPr>
          </w:p>
        </w:tc>
        <w:tc>
          <w:tcPr>
            <w:tcW w:w="2010" w:type="dxa"/>
            <w:tcBorders>
              <w:top w:val="single" w:sz="6" w:space="0" w:color="auto"/>
              <w:left w:val="single" w:sz="6" w:space="0" w:color="auto"/>
              <w:bottom w:val="single" w:sz="6" w:space="0" w:color="auto"/>
              <w:right w:val="single" w:sz="6" w:space="0" w:color="auto"/>
            </w:tcBorders>
            <w:tcMar>
              <w:left w:w="105" w:type="dxa"/>
              <w:right w:w="105" w:type="dxa"/>
            </w:tcMar>
          </w:tcPr>
          <w:p w14:paraId="339F7516" w14:textId="77777777" w:rsidR="00D23F52" w:rsidRPr="00CB317A" w:rsidRDefault="00D23F52">
            <w:pPr>
              <w:pStyle w:val="ParagraphText"/>
              <w:rPr>
                <w:rFonts w:eastAsia="Montserrat" w:cs="Montserrat"/>
              </w:rPr>
            </w:pPr>
            <w:r w:rsidRPr="002C6C11">
              <w:rPr>
                <w:rFonts w:eastAsia="Montserrat" w:cs="Montserrat"/>
              </w:rPr>
              <w:t>Test Objective</w:t>
            </w:r>
          </w:p>
        </w:tc>
        <w:tc>
          <w:tcPr>
            <w:tcW w:w="5505" w:type="dxa"/>
            <w:tcBorders>
              <w:top w:val="single" w:sz="6" w:space="0" w:color="auto"/>
              <w:left w:val="single" w:sz="6" w:space="0" w:color="auto"/>
              <w:bottom w:val="single" w:sz="6" w:space="0" w:color="auto"/>
              <w:right w:val="single" w:sz="6" w:space="0" w:color="auto"/>
            </w:tcBorders>
            <w:tcMar>
              <w:left w:w="105" w:type="dxa"/>
              <w:right w:w="105" w:type="dxa"/>
            </w:tcMar>
          </w:tcPr>
          <w:p w14:paraId="075BAD0E" w14:textId="77777777" w:rsidR="00D23F52" w:rsidRPr="00CB317A" w:rsidRDefault="00D23F52">
            <w:pPr>
              <w:pStyle w:val="ParagraphText"/>
              <w:rPr>
                <w:rFonts w:eastAsia="Montserrat" w:cs="Montserrat"/>
              </w:rPr>
            </w:pPr>
            <w:r w:rsidRPr="002C6C11">
              <w:rPr>
                <w:rFonts w:eastAsia="Montserrat" w:cs="Montserrat"/>
              </w:rPr>
              <w:t>Test Methodology</w:t>
            </w:r>
          </w:p>
        </w:tc>
        <w:tc>
          <w:tcPr>
            <w:tcW w:w="1155" w:type="dxa"/>
            <w:tcBorders>
              <w:top w:val="single" w:sz="6" w:space="0" w:color="auto"/>
              <w:left w:val="single" w:sz="6" w:space="0" w:color="auto"/>
              <w:bottom w:val="single" w:sz="6" w:space="0" w:color="auto"/>
              <w:right w:val="single" w:sz="6" w:space="0" w:color="auto"/>
            </w:tcBorders>
            <w:tcMar>
              <w:left w:w="105" w:type="dxa"/>
              <w:right w:w="105" w:type="dxa"/>
            </w:tcMar>
          </w:tcPr>
          <w:p w14:paraId="630AA051" w14:textId="77777777" w:rsidR="00D23F52" w:rsidRPr="00CB317A" w:rsidRDefault="00D23F52">
            <w:pPr>
              <w:pStyle w:val="ParagraphText"/>
              <w:rPr>
                <w:rFonts w:eastAsia="Montserrat" w:cs="Montserrat"/>
              </w:rPr>
            </w:pPr>
            <w:r w:rsidRPr="002C6C11">
              <w:rPr>
                <w:rFonts w:eastAsia="Montserrat" w:cs="Montserrat"/>
              </w:rPr>
              <w:t>Milestone</w:t>
            </w:r>
          </w:p>
        </w:tc>
      </w:tr>
      <w:tr w:rsidR="008114EB" w:rsidRPr="00C80238" w14:paraId="46DF74AA" w14:textId="77777777">
        <w:trPr>
          <w:trHeight w:val="300"/>
        </w:trPr>
        <w:tc>
          <w:tcPr>
            <w:tcW w:w="330" w:type="dxa"/>
            <w:tcBorders>
              <w:top w:val="single" w:sz="6" w:space="0" w:color="auto"/>
              <w:left w:val="single" w:sz="6" w:space="0" w:color="auto"/>
              <w:bottom w:val="single" w:sz="6" w:space="0" w:color="auto"/>
              <w:right w:val="single" w:sz="6" w:space="0" w:color="auto"/>
            </w:tcBorders>
            <w:tcMar>
              <w:left w:w="105" w:type="dxa"/>
              <w:right w:w="105" w:type="dxa"/>
            </w:tcMar>
          </w:tcPr>
          <w:p w14:paraId="249AE698" w14:textId="77777777" w:rsidR="00D23F52" w:rsidRPr="00CB317A" w:rsidRDefault="00D23F52">
            <w:pPr>
              <w:pStyle w:val="ParagraphText"/>
              <w:rPr>
                <w:rFonts w:eastAsia="Montserrat" w:cs="Montserrat"/>
              </w:rPr>
            </w:pPr>
            <w:r w:rsidRPr="002C6C11">
              <w:rPr>
                <w:rFonts w:eastAsia="Montserrat" w:cs="Montserrat"/>
              </w:rPr>
              <w:t>1</w:t>
            </w:r>
          </w:p>
        </w:tc>
        <w:tc>
          <w:tcPr>
            <w:tcW w:w="2010" w:type="dxa"/>
            <w:tcBorders>
              <w:top w:val="single" w:sz="6" w:space="0" w:color="auto"/>
              <w:left w:val="single" w:sz="6" w:space="0" w:color="auto"/>
              <w:bottom w:val="single" w:sz="6" w:space="0" w:color="auto"/>
              <w:right w:val="single" w:sz="6" w:space="0" w:color="auto"/>
            </w:tcBorders>
            <w:tcMar>
              <w:left w:w="105" w:type="dxa"/>
              <w:right w:w="105" w:type="dxa"/>
            </w:tcMar>
          </w:tcPr>
          <w:p w14:paraId="658D0938" w14:textId="739E3E38" w:rsidR="00D23F52" w:rsidRPr="00CB317A" w:rsidRDefault="00D23F52">
            <w:pPr>
              <w:pStyle w:val="ParagraphText"/>
              <w:rPr>
                <w:rFonts w:eastAsia="Montserrat" w:cs="Montserrat"/>
              </w:rPr>
            </w:pPr>
            <w:r w:rsidRPr="002C6C11">
              <w:rPr>
                <w:rFonts w:eastAsia="Montserrat" w:cs="Montserrat"/>
              </w:rPr>
              <w:t xml:space="preserve">Keysight </w:t>
            </w:r>
            <w:r w:rsidR="00FF48D5">
              <w:rPr>
                <w:rFonts w:eastAsia="Montserrat" w:cs="Montserrat"/>
              </w:rPr>
              <w:t>network</w:t>
            </w:r>
            <w:r w:rsidR="00FF48D5" w:rsidRPr="002C6C11">
              <w:rPr>
                <w:rFonts w:eastAsia="Montserrat" w:cs="Montserrat"/>
              </w:rPr>
              <w:t xml:space="preserve"> </w:t>
            </w:r>
            <w:r w:rsidRPr="002C6C11">
              <w:rPr>
                <w:rFonts w:eastAsia="Montserrat" w:cs="Montserrat"/>
              </w:rPr>
              <w:t>emulation: Test R17 MBS Broadcast protocol aspects including 5G Layer1, Layer2 and RRC layer</w:t>
            </w:r>
          </w:p>
        </w:tc>
        <w:tc>
          <w:tcPr>
            <w:tcW w:w="5505" w:type="dxa"/>
            <w:tcBorders>
              <w:top w:val="single" w:sz="6" w:space="0" w:color="auto"/>
              <w:left w:val="single" w:sz="6" w:space="0" w:color="auto"/>
              <w:bottom w:val="single" w:sz="6" w:space="0" w:color="auto"/>
              <w:right w:val="single" w:sz="6" w:space="0" w:color="auto"/>
            </w:tcBorders>
            <w:tcMar>
              <w:left w:w="105" w:type="dxa"/>
              <w:right w:w="105" w:type="dxa"/>
            </w:tcMar>
          </w:tcPr>
          <w:p w14:paraId="6EA7856E" w14:textId="77777777" w:rsidR="00D23F52" w:rsidRPr="00CB317A" w:rsidRDefault="00D23F52" w:rsidP="00B3730E">
            <w:pPr>
              <w:pStyle w:val="ParagraphText"/>
              <w:numPr>
                <w:ilvl w:val="0"/>
                <w:numId w:val="174"/>
              </w:numPr>
              <w:rPr>
                <w:rFonts w:eastAsia="Montserrat" w:cs="Montserrat"/>
              </w:rPr>
            </w:pPr>
            <w:r w:rsidRPr="002C6C11">
              <w:rPr>
                <w:rFonts w:eastAsia="Montserrat" w:cs="Montserrat"/>
              </w:rPr>
              <w:t>Test MBS protocol aspects using internal module tests for each layer, L1, L2 &amp; RRC independently.</w:t>
            </w:r>
          </w:p>
          <w:p w14:paraId="2BB6AFDE" w14:textId="77777777" w:rsidR="00D23F52" w:rsidRPr="00CB317A" w:rsidRDefault="00D23F52" w:rsidP="00B3730E">
            <w:pPr>
              <w:pStyle w:val="ParagraphText"/>
              <w:numPr>
                <w:ilvl w:val="0"/>
                <w:numId w:val="174"/>
              </w:numPr>
              <w:rPr>
                <w:rFonts w:eastAsia="Montserrat" w:cs="Montserrat"/>
              </w:rPr>
            </w:pPr>
            <w:r w:rsidRPr="002C6C11">
              <w:rPr>
                <w:rFonts w:eastAsia="Montserrat" w:cs="Montserrat"/>
              </w:rPr>
              <w:t>Test inter-working between each layer using internal test environment to ensure interface consistency and correct behaviour on receipt of MBS related messages from different layer.</w:t>
            </w:r>
          </w:p>
          <w:p w14:paraId="1A85A880" w14:textId="77777777" w:rsidR="00D23F52" w:rsidRPr="00CB317A" w:rsidRDefault="00D23F52" w:rsidP="00B3730E">
            <w:pPr>
              <w:pStyle w:val="ParagraphText"/>
              <w:numPr>
                <w:ilvl w:val="0"/>
                <w:numId w:val="174"/>
              </w:numPr>
              <w:rPr>
                <w:rFonts w:eastAsia="Montserrat" w:cs="Montserrat"/>
              </w:rPr>
            </w:pPr>
            <w:r w:rsidRPr="002C6C11">
              <w:rPr>
                <w:rFonts w:eastAsia="Montserrat" w:cs="Montserrat"/>
              </w:rPr>
              <w:t>Test state machine management at each protocol layer using internal test environment for the following protocol procedures:</w:t>
            </w:r>
          </w:p>
          <w:p w14:paraId="149DE99B" w14:textId="77777777" w:rsidR="00D23F52" w:rsidRPr="00CB317A" w:rsidRDefault="00D23F52" w:rsidP="00B3730E">
            <w:pPr>
              <w:pStyle w:val="ParagraphText"/>
              <w:numPr>
                <w:ilvl w:val="1"/>
                <w:numId w:val="174"/>
              </w:numPr>
              <w:rPr>
                <w:rFonts w:eastAsia="Montserrat" w:cs="Montserrat"/>
              </w:rPr>
            </w:pPr>
            <w:r w:rsidRPr="002C6C11">
              <w:rPr>
                <w:rFonts w:eastAsia="Montserrat" w:cs="Montserrat"/>
              </w:rPr>
              <w:t>Updates to MIB, SIB1 for MBS updates</w:t>
            </w:r>
          </w:p>
          <w:p w14:paraId="09178E24" w14:textId="77777777" w:rsidR="00D23F52" w:rsidRPr="00CB317A" w:rsidRDefault="00D23F52" w:rsidP="00B3730E">
            <w:pPr>
              <w:pStyle w:val="ParagraphText"/>
              <w:numPr>
                <w:ilvl w:val="1"/>
                <w:numId w:val="174"/>
              </w:numPr>
              <w:rPr>
                <w:rFonts w:eastAsia="Montserrat" w:cs="Montserrat"/>
              </w:rPr>
            </w:pPr>
            <w:r w:rsidRPr="002C6C11">
              <w:rPr>
                <w:rFonts w:eastAsia="Montserrat" w:cs="Montserrat"/>
              </w:rPr>
              <w:t xml:space="preserve">Transmission of SIB20 </w:t>
            </w:r>
          </w:p>
          <w:p w14:paraId="67B4C2B5" w14:textId="77777777" w:rsidR="00D23F52" w:rsidRPr="00CB317A" w:rsidRDefault="00D23F52" w:rsidP="00B3730E">
            <w:pPr>
              <w:pStyle w:val="ParagraphText"/>
              <w:numPr>
                <w:ilvl w:val="1"/>
                <w:numId w:val="174"/>
              </w:numPr>
              <w:rPr>
                <w:rFonts w:eastAsia="Montserrat" w:cs="Montserrat"/>
              </w:rPr>
            </w:pPr>
            <w:r w:rsidRPr="002C6C11">
              <w:rPr>
                <w:rFonts w:eastAsia="Montserrat" w:cs="Montserrat"/>
              </w:rPr>
              <w:t>Transmission of PDCCH - DCI 4_0</w:t>
            </w:r>
          </w:p>
          <w:p w14:paraId="1C9E8C79" w14:textId="77777777" w:rsidR="00D23F52" w:rsidRPr="00CB317A" w:rsidRDefault="00D23F52" w:rsidP="00B3730E">
            <w:pPr>
              <w:pStyle w:val="ParagraphText"/>
              <w:numPr>
                <w:ilvl w:val="1"/>
                <w:numId w:val="174"/>
              </w:numPr>
              <w:rPr>
                <w:rFonts w:eastAsia="Montserrat" w:cs="Montserrat"/>
              </w:rPr>
            </w:pPr>
            <w:r w:rsidRPr="002C6C11">
              <w:rPr>
                <w:rFonts w:eastAsia="Montserrat" w:cs="Montserrat"/>
              </w:rPr>
              <w:t>Transmission of MCCH</w:t>
            </w:r>
          </w:p>
          <w:p w14:paraId="097FB4F5" w14:textId="77777777" w:rsidR="00D23F52" w:rsidRPr="00CB317A" w:rsidRDefault="00D23F52" w:rsidP="00B3730E">
            <w:pPr>
              <w:pStyle w:val="ParagraphText"/>
              <w:numPr>
                <w:ilvl w:val="1"/>
                <w:numId w:val="174"/>
              </w:numPr>
              <w:rPr>
                <w:rFonts w:eastAsia="Montserrat" w:cs="Montserrat"/>
              </w:rPr>
            </w:pPr>
            <w:r w:rsidRPr="002C6C11">
              <w:rPr>
                <w:rFonts w:eastAsia="Montserrat" w:cs="Montserrat"/>
              </w:rPr>
              <w:t>Transmission of MBS Broadcast Configuration – initial configuration</w:t>
            </w:r>
          </w:p>
          <w:p w14:paraId="034DDAEC" w14:textId="77777777" w:rsidR="00D23F52" w:rsidRPr="00CB317A" w:rsidRDefault="00D23F52" w:rsidP="00B3730E">
            <w:pPr>
              <w:pStyle w:val="ParagraphText"/>
              <w:numPr>
                <w:ilvl w:val="1"/>
                <w:numId w:val="174"/>
              </w:numPr>
              <w:rPr>
                <w:rFonts w:eastAsia="Montserrat" w:cs="Montserrat"/>
              </w:rPr>
            </w:pPr>
            <w:r w:rsidRPr="002C6C11">
              <w:rPr>
                <w:rFonts w:eastAsia="Montserrat" w:cs="Montserrat"/>
              </w:rPr>
              <w:t>Support for MBS related procedures at RRC in IDLE state</w:t>
            </w:r>
          </w:p>
          <w:p w14:paraId="5CD440E3" w14:textId="77777777" w:rsidR="00D23F52" w:rsidRPr="00CB317A" w:rsidRDefault="00D23F52" w:rsidP="00B3730E">
            <w:pPr>
              <w:pStyle w:val="ParagraphText"/>
              <w:numPr>
                <w:ilvl w:val="0"/>
                <w:numId w:val="174"/>
              </w:numPr>
              <w:rPr>
                <w:rFonts w:eastAsia="Montserrat" w:cs="Montserrat"/>
              </w:rPr>
            </w:pPr>
            <w:r w:rsidRPr="002C6C11">
              <w:rPr>
                <w:rFonts w:eastAsia="Montserrat" w:cs="Montserrat"/>
              </w:rPr>
              <w:t>Verify all the above steps using capable MediaTek UE.</w:t>
            </w:r>
          </w:p>
        </w:tc>
        <w:tc>
          <w:tcPr>
            <w:tcW w:w="1155" w:type="dxa"/>
            <w:tcBorders>
              <w:top w:val="single" w:sz="6" w:space="0" w:color="auto"/>
              <w:left w:val="single" w:sz="6" w:space="0" w:color="auto"/>
              <w:bottom w:val="single" w:sz="6" w:space="0" w:color="auto"/>
              <w:right w:val="single" w:sz="6" w:space="0" w:color="auto"/>
            </w:tcBorders>
            <w:tcMar>
              <w:left w:w="105" w:type="dxa"/>
              <w:right w:w="105" w:type="dxa"/>
            </w:tcMar>
          </w:tcPr>
          <w:p w14:paraId="55CA244D" w14:textId="77777777" w:rsidR="00D23F52" w:rsidRPr="00CB317A" w:rsidRDefault="00D23F52">
            <w:pPr>
              <w:pStyle w:val="ParagraphText"/>
              <w:rPr>
                <w:rFonts w:eastAsia="Montserrat" w:cs="Montserrat"/>
              </w:rPr>
            </w:pPr>
            <w:r w:rsidRPr="002C6C11">
              <w:rPr>
                <w:rFonts w:eastAsia="Montserrat" w:cs="Montserrat"/>
              </w:rPr>
              <w:t>MS2</w:t>
            </w:r>
          </w:p>
        </w:tc>
      </w:tr>
      <w:tr w:rsidR="008114EB" w:rsidRPr="00C80238" w14:paraId="5861E4A9" w14:textId="77777777">
        <w:trPr>
          <w:trHeight w:val="300"/>
        </w:trPr>
        <w:tc>
          <w:tcPr>
            <w:tcW w:w="330" w:type="dxa"/>
            <w:tcBorders>
              <w:top w:val="single" w:sz="6" w:space="0" w:color="auto"/>
              <w:left w:val="single" w:sz="6" w:space="0" w:color="auto"/>
              <w:bottom w:val="single" w:sz="6" w:space="0" w:color="auto"/>
              <w:right w:val="single" w:sz="6" w:space="0" w:color="auto"/>
            </w:tcBorders>
            <w:tcMar>
              <w:left w:w="105" w:type="dxa"/>
              <w:right w:w="105" w:type="dxa"/>
            </w:tcMar>
          </w:tcPr>
          <w:p w14:paraId="058B7DAB" w14:textId="77777777" w:rsidR="00D23F52" w:rsidRPr="00CB317A" w:rsidRDefault="00D23F52">
            <w:pPr>
              <w:pStyle w:val="ParagraphText"/>
              <w:rPr>
                <w:rFonts w:eastAsia="Montserrat" w:cs="Montserrat"/>
              </w:rPr>
            </w:pPr>
            <w:r w:rsidRPr="002C6C11">
              <w:rPr>
                <w:rFonts w:eastAsia="Montserrat" w:cs="Montserrat"/>
              </w:rPr>
              <w:t>2</w:t>
            </w:r>
          </w:p>
        </w:tc>
        <w:tc>
          <w:tcPr>
            <w:tcW w:w="2010" w:type="dxa"/>
            <w:tcBorders>
              <w:top w:val="single" w:sz="6" w:space="0" w:color="auto"/>
              <w:left w:val="single" w:sz="6" w:space="0" w:color="auto"/>
              <w:bottom w:val="single" w:sz="6" w:space="0" w:color="auto"/>
              <w:right w:val="single" w:sz="6" w:space="0" w:color="auto"/>
            </w:tcBorders>
            <w:tcMar>
              <w:left w:w="105" w:type="dxa"/>
              <w:right w:w="105" w:type="dxa"/>
            </w:tcMar>
          </w:tcPr>
          <w:p w14:paraId="5360CFC7" w14:textId="18C5EB5F" w:rsidR="00D23F52" w:rsidRPr="00CB317A" w:rsidRDefault="00D23F52">
            <w:pPr>
              <w:pStyle w:val="ParagraphText"/>
              <w:rPr>
                <w:rFonts w:eastAsia="Montserrat" w:cs="Montserrat"/>
              </w:rPr>
            </w:pPr>
            <w:r w:rsidRPr="002C6C11">
              <w:rPr>
                <w:rFonts w:eastAsia="Montserrat" w:cs="Montserrat"/>
              </w:rPr>
              <w:t xml:space="preserve">Keysight </w:t>
            </w:r>
            <w:r w:rsidR="00FF48D5">
              <w:rPr>
                <w:rFonts w:eastAsia="Montserrat" w:cs="Montserrat"/>
              </w:rPr>
              <w:t>network</w:t>
            </w:r>
            <w:r w:rsidR="00FF48D5" w:rsidRPr="002C6C11">
              <w:rPr>
                <w:rFonts w:eastAsia="Montserrat" w:cs="Montserrat"/>
              </w:rPr>
              <w:t xml:space="preserve"> </w:t>
            </w:r>
            <w:r w:rsidRPr="002C6C11">
              <w:rPr>
                <w:rFonts w:eastAsia="Montserrat" w:cs="Montserrat"/>
              </w:rPr>
              <w:t>emulation: Test DL MBS data generation and delivery over single MBS bearer</w:t>
            </w:r>
          </w:p>
        </w:tc>
        <w:tc>
          <w:tcPr>
            <w:tcW w:w="5505" w:type="dxa"/>
            <w:tcBorders>
              <w:top w:val="single" w:sz="6" w:space="0" w:color="auto"/>
              <w:left w:val="single" w:sz="6" w:space="0" w:color="auto"/>
              <w:bottom w:val="single" w:sz="6" w:space="0" w:color="auto"/>
              <w:right w:val="single" w:sz="6" w:space="0" w:color="auto"/>
            </w:tcBorders>
            <w:tcMar>
              <w:left w:w="105" w:type="dxa"/>
              <w:right w:w="105" w:type="dxa"/>
            </w:tcMar>
          </w:tcPr>
          <w:p w14:paraId="440FEA26" w14:textId="77777777" w:rsidR="00D23F52" w:rsidRPr="00CB317A" w:rsidRDefault="00D23F52" w:rsidP="00B3730E">
            <w:pPr>
              <w:pStyle w:val="ParagraphText"/>
              <w:numPr>
                <w:ilvl w:val="0"/>
                <w:numId w:val="173"/>
              </w:numPr>
              <w:rPr>
                <w:rFonts w:eastAsia="Montserrat" w:cs="Montserrat"/>
              </w:rPr>
            </w:pPr>
            <w:r w:rsidRPr="002C6C11">
              <w:rPr>
                <w:rFonts w:eastAsia="Montserrat" w:cs="Montserrat"/>
              </w:rPr>
              <w:t>Test state machine management at each protocol layer using internal test environment for the following protocol procedures:</w:t>
            </w:r>
          </w:p>
          <w:p w14:paraId="31967A04" w14:textId="77777777" w:rsidR="00D23F52" w:rsidRPr="00CB317A" w:rsidRDefault="00D23F52" w:rsidP="00B3730E">
            <w:pPr>
              <w:pStyle w:val="ParagraphText"/>
              <w:numPr>
                <w:ilvl w:val="1"/>
                <w:numId w:val="173"/>
              </w:numPr>
              <w:rPr>
                <w:rFonts w:eastAsia="Montserrat" w:cs="Montserrat"/>
              </w:rPr>
            </w:pPr>
            <w:r w:rsidRPr="002C6C11">
              <w:rPr>
                <w:rFonts w:eastAsia="Montserrat" w:cs="Montserrat"/>
              </w:rPr>
              <w:t>Transmission of MBS Broadcast Configuration</w:t>
            </w:r>
          </w:p>
          <w:p w14:paraId="74D3A67E" w14:textId="77777777" w:rsidR="00D23F52" w:rsidRPr="00CB317A" w:rsidRDefault="00D23F52" w:rsidP="00B3730E">
            <w:pPr>
              <w:pStyle w:val="ParagraphText"/>
              <w:numPr>
                <w:ilvl w:val="2"/>
                <w:numId w:val="173"/>
              </w:numPr>
              <w:rPr>
                <w:rFonts w:eastAsia="Montserrat" w:cs="Montserrat"/>
              </w:rPr>
            </w:pPr>
            <w:r w:rsidRPr="002C6C11">
              <w:rPr>
                <w:rFonts w:eastAsia="Montserrat" w:cs="Montserrat"/>
              </w:rPr>
              <w:t>MRB-InfoBroadcast (L2 Support – SDAP/PDCP/RLC)</w:t>
            </w:r>
          </w:p>
          <w:p w14:paraId="76A73511" w14:textId="77777777" w:rsidR="00D23F52" w:rsidRPr="00CB317A" w:rsidRDefault="00D23F52" w:rsidP="00B3730E">
            <w:pPr>
              <w:pStyle w:val="ParagraphText"/>
              <w:numPr>
                <w:ilvl w:val="2"/>
                <w:numId w:val="173"/>
              </w:numPr>
              <w:rPr>
                <w:rFonts w:eastAsia="Montserrat" w:cs="Montserrat"/>
              </w:rPr>
            </w:pPr>
            <w:r w:rsidRPr="002C6C11">
              <w:rPr>
                <w:rFonts w:eastAsia="Montserrat" w:cs="Montserrat"/>
              </w:rPr>
              <w:t>MRB - MBS Radio Bearer</w:t>
            </w:r>
          </w:p>
          <w:p w14:paraId="07ABD2C7" w14:textId="77777777" w:rsidR="00D23F52" w:rsidRPr="00CB317A" w:rsidRDefault="00D23F52" w:rsidP="00B3730E">
            <w:pPr>
              <w:pStyle w:val="ParagraphText"/>
              <w:numPr>
                <w:ilvl w:val="1"/>
                <w:numId w:val="173"/>
              </w:numPr>
              <w:rPr>
                <w:rFonts w:eastAsia="Montserrat" w:cs="Montserrat"/>
              </w:rPr>
            </w:pPr>
            <w:r w:rsidRPr="002C6C11">
              <w:rPr>
                <w:rFonts w:eastAsia="Montserrat" w:cs="Montserrat"/>
              </w:rPr>
              <w:t>Transmission of MBS Broadcast Configuration – Change Notification</w:t>
            </w:r>
          </w:p>
          <w:p w14:paraId="65C1CAAC" w14:textId="77777777" w:rsidR="00D23F52" w:rsidRPr="00CB317A" w:rsidRDefault="00D23F52" w:rsidP="00B3730E">
            <w:pPr>
              <w:pStyle w:val="ParagraphText"/>
              <w:numPr>
                <w:ilvl w:val="0"/>
                <w:numId w:val="173"/>
              </w:numPr>
              <w:rPr>
                <w:rFonts w:eastAsia="Montserrat" w:cs="Montserrat"/>
              </w:rPr>
            </w:pPr>
            <w:r w:rsidRPr="002C6C11">
              <w:rPr>
                <w:rFonts w:eastAsia="Montserrat" w:cs="Montserrat"/>
              </w:rPr>
              <w:t>Test Broadcast data transmission across whole of protocol stack using internal data generator implemented at PDCP layer for single MRB and verify by inspecting Keysight generated log files.</w:t>
            </w:r>
          </w:p>
          <w:p w14:paraId="56891308" w14:textId="77777777" w:rsidR="00D23F52" w:rsidRPr="00CB317A" w:rsidRDefault="00D23F52" w:rsidP="00B3730E">
            <w:pPr>
              <w:pStyle w:val="ParagraphText"/>
              <w:numPr>
                <w:ilvl w:val="0"/>
                <w:numId w:val="173"/>
              </w:numPr>
              <w:rPr>
                <w:rFonts w:eastAsia="Montserrat" w:cs="Montserrat"/>
              </w:rPr>
            </w:pPr>
            <w:r w:rsidRPr="002C6C11">
              <w:rPr>
                <w:rFonts w:eastAsia="Montserrat" w:cs="Montserrat"/>
              </w:rPr>
              <w:t>Verify all the above steps using capable MediaTek UE.</w:t>
            </w:r>
          </w:p>
        </w:tc>
        <w:tc>
          <w:tcPr>
            <w:tcW w:w="1155" w:type="dxa"/>
            <w:tcBorders>
              <w:top w:val="single" w:sz="6" w:space="0" w:color="auto"/>
              <w:left w:val="single" w:sz="6" w:space="0" w:color="auto"/>
              <w:bottom w:val="single" w:sz="6" w:space="0" w:color="auto"/>
              <w:right w:val="single" w:sz="6" w:space="0" w:color="auto"/>
            </w:tcBorders>
            <w:tcMar>
              <w:left w:w="105" w:type="dxa"/>
              <w:right w:w="105" w:type="dxa"/>
            </w:tcMar>
          </w:tcPr>
          <w:p w14:paraId="63ABFEFC" w14:textId="1604278F" w:rsidR="00D23F52" w:rsidRPr="00CB317A" w:rsidRDefault="00D23F52">
            <w:pPr>
              <w:pStyle w:val="ParagraphText"/>
              <w:rPr>
                <w:rFonts w:eastAsia="Montserrat" w:cs="Montserrat"/>
              </w:rPr>
            </w:pPr>
            <w:r w:rsidRPr="002C6C11">
              <w:rPr>
                <w:rFonts w:eastAsia="Montserrat" w:cs="Montserrat"/>
              </w:rPr>
              <w:t>MS</w:t>
            </w:r>
            <w:r w:rsidR="00F52FB2" w:rsidRPr="002C6C11">
              <w:rPr>
                <w:rFonts w:eastAsia="Montserrat" w:cs="Montserrat"/>
              </w:rPr>
              <w:t>3</w:t>
            </w:r>
          </w:p>
        </w:tc>
      </w:tr>
      <w:tr w:rsidR="00D23F52" w:rsidRPr="00C80238" w14:paraId="65256E3F" w14:textId="77777777">
        <w:trPr>
          <w:trHeight w:val="300"/>
        </w:trPr>
        <w:tc>
          <w:tcPr>
            <w:tcW w:w="330" w:type="dxa"/>
            <w:tcBorders>
              <w:top w:val="single" w:sz="6" w:space="0" w:color="auto"/>
              <w:left w:val="single" w:sz="6" w:space="0" w:color="auto"/>
              <w:bottom w:val="single" w:sz="6" w:space="0" w:color="auto"/>
              <w:right w:val="single" w:sz="6" w:space="0" w:color="auto"/>
            </w:tcBorders>
            <w:tcMar>
              <w:left w:w="105" w:type="dxa"/>
              <w:right w:w="105" w:type="dxa"/>
            </w:tcMar>
          </w:tcPr>
          <w:p w14:paraId="3E8DFC70" w14:textId="77777777" w:rsidR="00D23F52" w:rsidRPr="00CB317A" w:rsidRDefault="00D23F52">
            <w:pPr>
              <w:pStyle w:val="ParagraphText"/>
              <w:rPr>
                <w:rFonts w:eastAsia="Montserrat" w:cs="Montserrat"/>
              </w:rPr>
            </w:pPr>
            <w:r w:rsidRPr="002C6C11">
              <w:rPr>
                <w:rFonts w:eastAsia="Montserrat" w:cs="Montserrat"/>
              </w:rPr>
              <w:t>3</w:t>
            </w:r>
          </w:p>
        </w:tc>
        <w:tc>
          <w:tcPr>
            <w:tcW w:w="2010" w:type="dxa"/>
            <w:tcBorders>
              <w:top w:val="single" w:sz="6" w:space="0" w:color="auto"/>
              <w:left w:val="single" w:sz="6" w:space="0" w:color="auto"/>
              <w:bottom w:val="single" w:sz="6" w:space="0" w:color="auto"/>
              <w:right w:val="single" w:sz="6" w:space="0" w:color="auto"/>
            </w:tcBorders>
            <w:tcMar>
              <w:left w:w="105" w:type="dxa"/>
              <w:right w:w="105" w:type="dxa"/>
            </w:tcMar>
          </w:tcPr>
          <w:p w14:paraId="681A34BE" w14:textId="7BE36D41" w:rsidR="00D23F52" w:rsidRPr="00CB317A" w:rsidRDefault="00D23F52">
            <w:pPr>
              <w:pStyle w:val="ParagraphText"/>
              <w:rPr>
                <w:rFonts w:eastAsia="Montserrat" w:cs="Montserrat"/>
              </w:rPr>
            </w:pPr>
            <w:r w:rsidRPr="002C6C11">
              <w:rPr>
                <w:rFonts w:eastAsia="Montserrat" w:cs="Montserrat"/>
              </w:rPr>
              <w:t xml:space="preserve">Keysight </w:t>
            </w:r>
            <w:r w:rsidR="00FF48D5">
              <w:rPr>
                <w:rFonts w:eastAsia="Montserrat" w:cs="Montserrat"/>
              </w:rPr>
              <w:t>network</w:t>
            </w:r>
            <w:r w:rsidR="00FF48D5" w:rsidRPr="002C6C11">
              <w:rPr>
                <w:rFonts w:eastAsia="Montserrat" w:cs="Montserrat"/>
              </w:rPr>
              <w:t xml:space="preserve"> </w:t>
            </w:r>
            <w:r w:rsidRPr="002C6C11">
              <w:rPr>
                <w:rFonts w:eastAsia="Montserrat" w:cs="Montserrat"/>
              </w:rPr>
              <w:t>emulation: Verify support for multiple MBS Broadcast session configuration, data transmission and teardown</w:t>
            </w:r>
          </w:p>
        </w:tc>
        <w:tc>
          <w:tcPr>
            <w:tcW w:w="5505" w:type="dxa"/>
            <w:tcBorders>
              <w:top w:val="single" w:sz="6" w:space="0" w:color="auto"/>
              <w:left w:val="single" w:sz="6" w:space="0" w:color="auto"/>
              <w:bottom w:val="single" w:sz="6" w:space="0" w:color="auto"/>
              <w:right w:val="single" w:sz="6" w:space="0" w:color="auto"/>
            </w:tcBorders>
            <w:tcMar>
              <w:left w:w="105" w:type="dxa"/>
              <w:right w:w="105" w:type="dxa"/>
            </w:tcMar>
          </w:tcPr>
          <w:p w14:paraId="506657FB" w14:textId="77777777" w:rsidR="00D23F52" w:rsidRPr="00CB317A" w:rsidRDefault="00D23F52" w:rsidP="00B3730E">
            <w:pPr>
              <w:pStyle w:val="ParagraphText"/>
              <w:numPr>
                <w:ilvl w:val="0"/>
                <w:numId w:val="172"/>
              </w:numPr>
              <w:ind w:left="360"/>
              <w:rPr>
                <w:rFonts w:eastAsia="Montserrat" w:cs="Montserrat"/>
              </w:rPr>
            </w:pPr>
            <w:r w:rsidRPr="002C6C11">
              <w:rPr>
                <w:rFonts w:eastAsia="Montserrat" w:cs="Montserrat"/>
              </w:rPr>
              <w:t>Test state machine management using internal test environment for each protocol layer for the following protocol procedures:</w:t>
            </w:r>
          </w:p>
          <w:p w14:paraId="014A14CD" w14:textId="77777777" w:rsidR="00D23F52" w:rsidRPr="00CB317A" w:rsidRDefault="00D23F52" w:rsidP="00B3730E">
            <w:pPr>
              <w:pStyle w:val="ParagraphText"/>
              <w:numPr>
                <w:ilvl w:val="1"/>
                <w:numId w:val="173"/>
              </w:numPr>
              <w:ind w:left="720"/>
              <w:rPr>
                <w:rFonts w:eastAsia="Montserrat" w:cs="Montserrat"/>
              </w:rPr>
            </w:pPr>
            <w:r w:rsidRPr="002C6C11">
              <w:rPr>
                <w:rFonts w:eastAsia="Montserrat" w:cs="Montserrat"/>
              </w:rPr>
              <w:t>Transmission of SIB21</w:t>
            </w:r>
          </w:p>
          <w:p w14:paraId="120C9D12" w14:textId="77777777" w:rsidR="00D23F52" w:rsidRPr="00CB317A" w:rsidRDefault="00D23F52" w:rsidP="00B3730E">
            <w:pPr>
              <w:pStyle w:val="ParagraphText"/>
              <w:numPr>
                <w:ilvl w:val="1"/>
                <w:numId w:val="173"/>
              </w:numPr>
              <w:ind w:left="720"/>
              <w:rPr>
                <w:rFonts w:eastAsia="Montserrat" w:cs="Montserrat"/>
              </w:rPr>
            </w:pPr>
            <w:r w:rsidRPr="002C6C11">
              <w:rPr>
                <w:rFonts w:eastAsia="Montserrat" w:cs="Montserrat"/>
              </w:rPr>
              <w:t>Reception only of MBSInterestIndication</w:t>
            </w:r>
          </w:p>
          <w:p w14:paraId="08F26F8B" w14:textId="77777777" w:rsidR="00D23F52" w:rsidRPr="00CB317A" w:rsidRDefault="00D23F52" w:rsidP="00B3730E">
            <w:pPr>
              <w:pStyle w:val="ParagraphText"/>
              <w:numPr>
                <w:ilvl w:val="1"/>
                <w:numId w:val="173"/>
              </w:numPr>
              <w:ind w:left="720"/>
              <w:rPr>
                <w:rFonts w:eastAsia="Montserrat" w:cs="Montserrat"/>
              </w:rPr>
            </w:pPr>
            <w:r w:rsidRPr="002C6C11">
              <w:rPr>
                <w:rFonts w:eastAsia="Montserrat" w:cs="Montserrat"/>
              </w:rPr>
              <w:t>Support multiple sessions (5)</w:t>
            </w:r>
          </w:p>
          <w:p w14:paraId="57ADE8B8" w14:textId="77777777" w:rsidR="00D23F52" w:rsidRPr="00CB317A" w:rsidRDefault="00D23F52" w:rsidP="00B3730E">
            <w:pPr>
              <w:pStyle w:val="ParagraphText"/>
              <w:numPr>
                <w:ilvl w:val="1"/>
                <w:numId w:val="173"/>
              </w:numPr>
              <w:ind w:left="720"/>
              <w:rPr>
                <w:rFonts w:eastAsia="Montserrat" w:cs="Montserrat"/>
              </w:rPr>
            </w:pPr>
            <w:r w:rsidRPr="002C6C11">
              <w:rPr>
                <w:rFonts w:eastAsia="Montserrat" w:cs="Montserrat"/>
              </w:rPr>
              <w:t>Support for MBS related procedures at RRC in INACTIVE/ Connected state</w:t>
            </w:r>
          </w:p>
          <w:p w14:paraId="45C5CC66" w14:textId="77777777" w:rsidR="00D23F52" w:rsidRPr="00CB317A" w:rsidRDefault="00D23F52" w:rsidP="00B3730E">
            <w:pPr>
              <w:pStyle w:val="ParagraphText"/>
              <w:numPr>
                <w:ilvl w:val="0"/>
                <w:numId w:val="172"/>
              </w:numPr>
              <w:ind w:left="360"/>
              <w:rPr>
                <w:rFonts w:eastAsia="Montserrat" w:cs="Montserrat"/>
              </w:rPr>
            </w:pPr>
            <w:r w:rsidRPr="002C6C11">
              <w:rPr>
                <w:rFonts w:eastAsia="Montserrat" w:cs="Montserrat"/>
              </w:rPr>
              <w:t>Test Broadcast data transmission across whole of protocol stack using internal data generator implemented at PDCP layer for multiple MRBs and verify by inspecting Keysight generated log files.</w:t>
            </w:r>
          </w:p>
          <w:p w14:paraId="503F3647" w14:textId="77777777" w:rsidR="00D23F52" w:rsidRPr="00CB317A" w:rsidRDefault="00D23F52" w:rsidP="00B3730E">
            <w:pPr>
              <w:pStyle w:val="ParagraphText"/>
              <w:numPr>
                <w:ilvl w:val="0"/>
                <w:numId w:val="172"/>
              </w:numPr>
              <w:ind w:left="360"/>
              <w:rPr>
                <w:rFonts w:eastAsia="Montserrat" w:cs="Montserrat"/>
              </w:rPr>
            </w:pPr>
            <w:r w:rsidRPr="002C6C11">
              <w:rPr>
                <w:rFonts w:eastAsia="Montserrat" w:cs="Montserrat"/>
              </w:rPr>
              <w:t>Verify all the above steps using capable MediaTek UE.</w:t>
            </w:r>
          </w:p>
        </w:tc>
        <w:tc>
          <w:tcPr>
            <w:tcW w:w="1155" w:type="dxa"/>
            <w:tcBorders>
              <w:top w:val="single" w:sz="6" w:space="0" w:color="auto"/>
              <w:left w:val="single" w:sz="6" w:space="0" w:color="auto"/>
              <w:bottom w:val="single" w:sz="6" w:space="0" w:color="auto"/>
              <w:right w:val="single" w:sz="6" w:space="0" w:color="auto"/>
            </w:tcBorders>
            <w:tcMar>
              <w:left w:w="105" w:type="dxa"/>
              <w:right w:w="105" w:type="dxa"/>
            </w:tcMar>
          </w:tcPr>
          <w:p w14:paraId="241217BD" w14:textId="77777777" w:rsidR="00D23F52" w:rsidRPr="00CB317A" w:rsidRDefault="00D23F52">
            <w:pPr>
              <w:pStyle w:val="ParagraphText"/>
              <w:rPr>
                <w:rFonts w:eastAsia="Montserrat" w:cs="Montserrat"/>
              </w:rPr>
            </w:pPr>
            <w:r w:rsidRPr="002C6C11">
              <w:rPr>
                <w:rFonts w:eastAsia="Montserrat" w:cs="Montserrat"/>
              </w:rPr>
              <w:t>MS3</w:t>
            </w:r>
          </w:p>
        </w:tc>
      </w:tr>
    </w:tbl>
    <w:p w14:paraId="680356C1" w14:textId="77777777" w:rsidR="00D23F52" w:rsidRPr="002C6C11" w:rsidRDefault="00D23F52" w:rsidP="00D23F52">
      <w:pPr>
        <w:jc w:val="both"/>
        <w:rPr>
          <w:rFonts w:ascii="Montserrat" w:eastAsia="Montserrat" w:hAnsi="Montserrat" w:cs="Montserrat"/>
          <w:color w:val="auto"/>
          <w:sz w:val="18"/>
          <w:szCs w:val="18"/>
        </w:rPr>
      </w:pPr>
    </w:p>
    <w:p w14:paraId="78CF4CC4" w14:textId="5EE35D55" w:rsidR="00D23F52" w:rsidRPr="002C6C11" w:rsidRDefault="00D23F52" w:rsidP="00323C5D">
      <w:pPr>
        <w:pStyle w:val="ParagraphText"/>
        <w:spacing w:after="120"/>
        <w:rPr>
          <w:rFonts w:eastAsia="Montserrat" w:cs="Montserrat"/>
        </w:rPr>
      </w:pPr>
      <w:r w:rsidRPr="00CB317A">
        <w:rPr>
          <w:rFonts w:eastAsia="Montserrat" w:cs="Montserrat"/>
          <w:b/>
          <w:bCs/>
        </w:rPr>
        <w:t xml:space="preserve">WP 6.3.3 Support R17 MBS Broadcast Delivery over NR </w:t>
      </w:r>
      <w:r w:rsidR="005D7668">
        <w:rPr>
          <w:rFonts w:eastAsia="Montserrat" w:cs="Montserrat"/>
          <w:b/>
          <w:bCs/>
        </w:rPr>
        <w:t>NTN</w:t>
      </w:r>
    </w:p>
    <w:tbl>
      <w:tblPr>
        <w:tblW w:w="903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55"/>
        <w:gridCol w:w="2040"/>
        <w:gridCol w:w="5550"/>
        <w:gridCol w:w="1185"/>
      </w:tblGrid>
      <w:tr w:rsidR="008114EB" w:rsidRPr="00C80238" w14:paraId="254F00B4" w14:textId="77777777" w:rsidTr="00323C5D">
        <w:trPr>
          <w:trHeight w:val="300"/>
        </w:trPr>
        <w:tc>
          <w:tcPr>
            <w:tcW w:w="255" w:type="dxa"/>
            <w:tcBorders>
              <w:top w:val="single" w:sz="6" w:space="0" w:color="auto"/>
              <w:left w:val="single" w:sz="6" w:space="0" w:color="auto"/>
              <w:bottom w:val="single" w:sz="6" w:space="0" w:color="auto"/>
              <w:right w:val="single" w:sz="6" w:space="0" w:color="auto"/>
            </w:tcBorders>
            <w:tcMar>
              <w:left w:w="105" w:type="dxa"/>
              <w:right w:w="105" w:type="dxa"/>
            </w:tcMar>
          </w:tcPr>
          <w:p w14:paraId="5AFE532F" w14:textId="77777777" w:rsidR="00D23F52" w:rsidRPr="00CB317A" w:rsidRDefault="00D23F52">
            <w:pPr>
              <w:jc w:val="center"/>
              <w:rPr>
                <w:rFonts w:ascii="Montserrat" w:eastAsia="Montserrat" w:hAnsi="Montserrat" w:cs="Montserrat"/>
                <w:color w:val="auto"/>
                <w:sz w:val="18"/>
                <w:szCs w:val="18"/>
              </w:rPr>
            </w:pPr>
          </w:p>
        </w:tc>
        <w:tc>
          <w:tcPr>
            <w:tcW w:w="2040" w:type="dxa"/>
            <w:tcBorders>
              <w:top w:val="single" w:sz="6" w:space="0" w:color="auto"/>
              <w:left w:val="single" w:sz="6" w:space="0" w:color="auto"/>
              <w:bottom w:val="single" w:sz="6" w:space="0" w:color="auto"/>
              <w:right w:val="single" w:sz="6" w:space="0" w:color="auto"/>
            </w:tcBorders>
            <w:tcMar>
              <w:left w:w="105" w:type="dxa"/>
              <w:right w:w="105" w:type="dxa"/>
            </w:tcMar>
          </w:tcPr>
          <w:p w14:paraId="69CA0F6F" w14:textId="77777777" w:rsidR="00D23F52" w:rsidRPr="00CB317A" w:rsidRDefault="00D23F52">
            <w:pPr>
              <w:pStyle w:val="ParagraphText"/>
              <w:jc w:val="center"/>
              <w:rPr>
                <w:rFonts w:eastAsia="Montserrat" w:cs="Montserrat"/>
              </w:rPr>
            </w:pPr>
            <w:r w:rsidRPr="002C6C11">
              <w:rPr>
                <w:rFonts w:eastAsia="Montserrat" w:cs="Montserrat"/>
              </w:rPr>
              <w:t>Test Objective</w:t>
            </w:r>
          </w:p>
        </w:tc>
        <w:tc>
          <w:tcPr>
            <w:tcW w:w="5550" w:type="dxa"/>
            <w:tcBorders>
              <w:top w:val="single" w:sz="6" w:space="0" w:color="auto"/>
              <w:left w:val="single" w:sz="6" w:space="0" w:color="auto"/>
              <w:bottom w:val="single" w:sz="6" w:space="0" w:color="auto"/>
              <w:right w:val="single" w:sz="6" w:space="0" w:color="auto"/>
            </w:tcBorders>
            <w:tcMar>
              <w:left w:w="105" w:type="dxa"/>
              <w:right w:w="105" w:type="dxa"/>
            </w:tcMar>
          </w:tcPr>
          <w:p w14:paraId="07BEFB9B" w14:textId="77777777" w:rsidR="00D23F52" w:rsidRPr="00CB317A" w:rsidRDefault="00D23F52">
            <w:pPr>
              <w:pStyle w:val="ParagraphText"/>
              <w:jc w:val="center"/>
              <w:rPr>
                <w:rFonts w:eastAsia="Montserrat" w:cs="Montserrat"/>
              </w:rPr>
            </w:pPr>
            <w:r w:rsidRPr="002C6C11">
              <w:rPr>
                <w:rFonts w:eastAsia="Montserrat" w:cs="Montserrat"/>
              </w:rPr>
              <w:t>Test Methodology</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tcPr>
          <w:p w14:paraId="44C71A76" w14:textId="77777777" w:rsidR="00D23F52" w:rsidRPr="00CB317A" w:rsidRDefault="00D23F52">
            <w:pPr>
              <w:pStyle w:val="ParagraphText"/>
              <w:jc w:val="center"/>
              <w:rPr>
                <w:rFonts w:eastAsia="Montserrat" w:cs="Montserrat"/>
              </w:rPr>
            </w:pPr>
            <w:r w:rsidRPr="002C6C11">
              <w:rPr>
                <w:rFonts w:eastAsia="Montserrat" w:cs="Montserrat"/>
              </w:rPr>
              <w:t>Milestone</w:t>
            </w:r>
          </w:p>
        </w:tc>
      </w:tr>
      <w:tr w:rsidR="008114EB" w:rsidRPr="00C80238" w14:paraId="03750CFF" w14:textId="77777777" w:rsidTr="00323C5D">
        <w:trPr>
          <w:trHeight w:val="300"/>
        </w:trPr>
        <w:tc>
          <w:tcPr>
            <w:tcW w:w="255" w:type="dxa"/>
            <w:tcBorders>
              <w:top w:val="single" w:sz="6" w:space="0" w:color="auto"/>
              <w:left w:val="single" w:sz="6" w:space="0" w:color="auto"/>
              <w:bottom w:val="single" w:sz="6" w:space="0" w:color="auto"/>
              <w:right w:val="single" w:sz="6" w:space="0" w:color="auto"/>
            </w:tcBorders>
            <w:tcMar>
              <w:left w:w="105" w:type="dxa"/>
              <w:right w:w="105" w:type="dxa"/>
            </w:tcMar>
          </w:tcPr>
          <w:p w14:paraId="62DAB914" w14:textId="77777777" w:rsidR="00D23F52" w:rsidRPr="00CB317A" w:rsidRDefault="00D23F52">
            <w:pPr>
              <w:pStyle w:val="ParagraphText"/>
              <w:rPr>
                <w:rFonts w:eastAsia="Montserrat" w:cs="Montserrat"/>
              </w:rPr>
            </w:pPr>
            <w:r w:rsidRPr="002C6C11">
              <w:rPr>
                <w:rFonts w:eastAsia="Montserrat" w:cs="Montserrat"/>
              </w:rPr>
              <w:t>1</w:t>
            </w:r>
          </w:p>
        </w:tc>
        <w:tc>
          <w:tcPr>
            <w:tcW w:w="2040" w:type="dxa"/>
            <w:tcBorders>
              <w:top w:val="single" w:sz="6" w:space="0" w:color="auto"/>
              <w:left w:val="single" w:sz="6" w:space="0" w:color="auto"/>
              <w:bottom w:val="single" w:sz="6" w:space="0" w:color="auto"/>
              <w:right w:val="single" w:sz="6" w:space="0" w:color="auto"/>
            </w:tcBorders>
            <w:tcMar>
              <w:left w:w="105" w:type="dxa"/>
              <w:right w:w="105" w:type="dxa"/>
            </w:tcMar>
          </w:tcPr>
          <w:p w14:paraId="7BFB1D3D" w14:textId="5380767F" w:rsidR="00D23F52" w:rsidRPr="00CB317A" w:rsidRDefault="00D23F52">
            <w:pPr>
              <w:pStyle w:val="ParagraphText"/>
              <w:rPr>
                <w:rFonts w:eastAsia="Montserrat" w:cs="Montserrat"/>
              </w:rPr>
            </w:pPr>
            <w:r w:rsidRPr="002C6C11">
              <w:rPr>
                <w:rFonts w:eastAsia="Montserrat" w:cs="Montserrat"/>
              </w:rPr>
              <w:t xml:space="preserve">Keysight </w:t>
            </w:r>
            <w:r w:rsidR="00FF48D5">
              <w:rPr>
                <w:rFonts w:eastAsia="Montserrat" w:cs="Montserrat"/>
              </w:rPr>
              <w:t>network</w:t>
            </w:r>
            <w:r w:rsidR="00FF48D5" w:rsidRPr="002C6C11">
              <w:rPr>
                <w:rFonts w:eastAsia="Montserrat" w:cs="Montserrat"/>
              </w:rPr>
              <w:t xml:space="preserve"> </w:t>
            </w:r>
            <w:r w:rsidRPr="002C6C11">
              <w:rPr>
                <w:rFonts w:eastAsia="Montserrat" w:cs="Montserrat"/>
              </w:rPr>
              <w:t>emulation: Verify support for DL HARQ Feedback disabling</w:t>
            </w:r>
          </w:p>
        </w:tc>
        <w:tc>
          <w:tcPr>
            <w:tcW w:w="5550" w:type="dxa"/>
            <w:tcBorders>
              <w:top w:val="single" w:sz="6" w:space="0" w:color="auto"/>
              <w:left w:val="single" w:sz="6" w:space="0" w:color="auto"/>
              <w:bottom w:val="single" w:sz="6" w:space="0" w:color="auto"/>
              <w:right w:val="single" w:sz="6" w:space="0" w:color="auto"/>
            </w:tcBorders>
            <w:tcMar>
              <w:left w:w="105" w:type="dxa"/>
              <w:right w:w="105" w:type="dxa"/>
            </w:tcMar>
          </w:tcPr>
          <w:p w14:paraId="6B9D995B" w14:textId="77777777" w:rsidR="00D23F52" w:rsidRPr="00CB317A" w:rsidRDefault="00D23F52" w:rsidP="00B3730E">
            <w:pPr>
              <w:pStyle w:val="ParagraphText"/>
              <w:numPr>
                <w:ilvl w:val="0"/>
                <w:numId w:val="171"/>
              </w:numPr>
              <w:rPr>
                <w:rFonts w:eastAsia="Montserrat" w:cs="Montserrat"/>
              </w:rPr>
            </w:pPr>
            <w:r w:rsidRPr="002C6C11">
              <w:rPr>
                <w:rFonts w:eastAsia="Montserrat" w:cs="Montserrat"/>
              </w:rPr>
              <w:t xml:space="preserve">Test and verify feature of DL HARQ feedback disabling using internal test environment to ensure all protocol layers are behaving as per relevant 3GPP specifications. </w:t>
            </w:r>
          </w:p>
          <w:p w14:paraId="18111CFD" w14:textId="77777777" w:rsidR="00D23F52" w:rsidRPr="00CB317A" w:rsidRDefault="00D23F52" w:rsidP="00B3730E">
            <w:pPr>
              <w:pStyle w:val="ParagraphText"/>
              <w:numPr>
                <w:ilvl w:val="0"/>
                <w:numId w:val="171"/>
              </w:numPr>
              <w:rPr>
                <w:rFonts w:eastAsia="Montserrat" w:cs="Montserrat"/>
              </w:rPr>
            </w:pPr>
            <w:r w:rsidRPr="002C6C11">
              <w:rPr>
                <w:rFonts w:eastAsia="Montserrat" w:cs="Montserrat"/>
              </w:rPr>
              <w:t>Verify DL throughput with this feature enabled is more when it is disabled.</w:t>
            </w:r>
          </w:p>
          <w:p w14:paraId="6391E329" w14:textId="77777777" w:rsidR="00D23F52" w:rsidRPr="00CB317A" w:rsidRDefault="00D23F52" w:rsidP="00B3730E">
            <w:pPr>
              <w:pStyle w:val="ParagraphText"/>
              <w:numPr>
                <w:ilvl w:val="0"/>
                <w:numId w:val="171"/>
              </w:numPr>
              <w:rPr>
                <w:rFonts w:eastAsia="Montserrat" w:cs="Montserrat"/>
              </w:rPr>
            </w:pPr>
            <w:r w:rsidRPr="002C6C11">
              <w:rPr>
                <w:rFonts w:eastAsia="Montserrat" w:cs="Montserrat"/>
              </w:rPr>
              <w:t>Verify all the above steps using capable MediaTek UE.</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tcPr>
          <w:p w14:paraId="6EC48025" w14:textId="77777777" w:rsidR="00D23F52" w:rsidRPr="00CB317A" w:rsidRDefault="00D23F52">
            <w:pPr>
              <w:pStyle w:val="ParagraphText"/>
              <w:rPr>
                <w:rFonts w:eastAsia="Montserrat" w:cs="Montserrat"/>
              </w:rPr>
            </w:pPr>
            <w:r w:rsidRPr="002C6C11">
              <w:rPr>
                <w:rFonts w:eastAsia="Montserrat" w:cs="Montserrat"/>
              </w:rPr>
              <w:t>MS2</w:t>
            </w:r>
          </w:p>
        </w:tc>
      </w:tr>
      <w:tr w:rsidR="008114EB" w:rsidRPr="00C80238" w14:paraId="723C7471" w14:textId="77777777" w:rsidTr="00323C5D">
        <w:trPr>
          <w:trHeight w:val="300"/>
        </w:trPr>
        <w:tc>
          <w:tcPr>
            <w:tcW w:w="255" w:type="dxa"/>
            <w:tcBorders>
              <w:top w:val="single" w:sz="6" w:space="0" w:color="auto"/>
              <w:left w:val="single" w:sz="6" w:space="0" w:color="auto"/>
              <w:bottom w:val="single" w:sz="6" w:space="0" w:color="auto"/>
              <w:right w:val="single" w:sz="6" w:space="0" w:color="auto"/>
            </w:tcBorders>
            <w:tcMar>
              <w:left w:w="105" w:type="dxa"/>
              <w:right w:w="105" w:type="dxa"/>
            </w:tcMar>
          </w:tcPr>
          <w:p w14:paraId="3C80485C" w14:textId="77777777" w:rsidR="00D23F52" w:rsidRPr="00CB317A" w:rsidRDefault="00D23F52">
            <w:pPr>
              <w:pStyle w:val="ParagraphText"/>
              <w:rPr>
                <w:rFonts w:eastAsia="Montserrat" w:cs="Montserrat"/>
              </w:rPr>
            </w:pPr>
            <w:r w:rsidRPr="002C6C11">
              <w:rPr>
                <w:rFonts w:eastAsia="Montserrat" w:cs="Montserrat"/>
              </w:rPr>
              <w:t>2</w:t>
            </w:r>
          </w:p>
        </w:tc>
        <w:tc>
          <w:tcPr>
            <w:tcW w:w="2040" w:type="dxa"/>
            <w:tcBorders>
              <w:top w:val="single" w:sz="6" w:space="0" w:color="auto"/>
              <w:left w:val="single" w:sz="6" w:space="0" w:color="auto"/>
              <w:bottom w:val="single" w:sz="6" w:space="0" w:color="auto"/>
              <w:right w:val="single" w:sz="6" w:space="0" w:color="auto"/>
            </w:tcBorders>
            <w:tcMar>
              <w:left w:w="105" w:type="dxa"/>
              <w:right w:w="105" w:type="dxa"/>
            </w:tcMar>
          </w:tcPr>
          <w:p w14:paraId="2064D454" w14:textId="024EC034" w:rsidR="00D23F52" w:rsidRPr="00CB317A" w:rsidRDefault="00D23F52">
            <w:pPr>
              <w:pStyle w:val="ParagraphText"/>
              <w:rPr>
                <w:rFonts w:eastAsia="Montserrat" w:cs="Montserrat"/>
              </w:rPr>
            </w:pPr>
            <w:r w:rsidRPr="002C6C11">
              <w:rPr>
                <w:rFonts w:eastAsia="Montserrat" w:cs="Montserrat"/>
              </w:rPr>
              <w:t xml:space="preserve">Keysight </w:t>
            </w:r>
            <w:r w:rsidR="00FF48D5">
              <w:rPr>
                <w:rFonts w:eastAsia="Montserrat" w:cs="Montserrat"/>
              </w:rPr>
              <w:t>network</w:t>
            </w:r>
            <w:r w:rsidR="00FF48D5" w:rsidRPr="002C6C11">
              <w:rPr>
                <w:rFonts w:eastAsia="Montserrat" w:cs="Montserrat"/>
              </w:rPr>
              <w:t xml:space="preserve"> </w:t>
            </w:r>
            <w:r w:rsidRPr="002C6C11">
              <w:rPr>
                <w:rFonts w:eastAsia="Montserrat" w:cs="Montserrat"/>
              </w:rPr>
              <w:t>emulation: Verify support for NTN GEO functionality</w:t>
            </w:r>
          </w:p>
        </w:tc>
        <w:tc>
          <w:tcPr>
            <w:tcW w:w="5550" w:type="dxa"/>
            <w:tcBorders>
              <w:top w:val="single" w:sz="6" w:space="0" w:color="auto"/>
              <w:left w:val="single" w:sz="6" w:space="0" w:color="auto"/>
              <w:bottom w:val="single" w:sz="6" w:space="0" w:color="auto"/>
              <w:right w:val="single" w:sz="6" w:space="0" w:color="auto"/>
            </w:tcBorders>
            <w:tcMar>
              <w:left w:w="105" w:type="dxa"/>
              <w:right w:w="105" w:type="dxa"/>
            </w:tcMar>
          </w:tcPr>
          <w:p w14:paraId="57326B5D" w14:textId="77777777" w:rsidR="00D23F52" w:rsidRPr="00CB317A" w:rsidRDefault="00D23F52">
            <w:pPr>
              <w:pStyle w:val="ParagraphText"/>
              <w:rPr>
                <w:rFonts w:eastAsia="Montserrat" w:cs="Montserrat"/>
              </w:rPr>
            </w:pPr>
            <w:r w:rsidRPr="002C6C11">
              <w:rPr>
                <w:rFonts w:eastAsia="Montserrat" w:cs="Montserrat"/>
              </w:rPr>
              <w:t>Verify all the GEO features using capable MediaTek UE.</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tcPr>
          <w:p w14:paraId="444DA840" w14:textId="5AF622FC" w:rsidR="00D23F52" w:rsidRPr="00CB317A" w:rsidRDefault="00D23F52">
            <w:pPr>
              <w:pStyle w:val="ParagraphText"/>
              <w:rPr>
                <w:rFonts w:eastAsia="Montserrat" w:cs="Montserrat"/>
              </w:rPr>
            </w:pPr>
            <w:r w:rsidRPr="002C6C11">
              <w:rPr>
                <w:rFonts w:eastAsia="Montserrat" w:cs="Montserrat"/>
              </w:rPr>
              <w:t>MS</w:t>
            </w:r>
            <w:r w:rsidR="008B4B26" w:rsidRPr="002C6C11">
              <w:rPr>
                <w:rFonts w:eastAsia="Montserrat" w:cs="Montserrat"/>
              </w:rPr>
              <w:t>3</w:t>
            </w:r>
          </w:p>
        </w:tc>
      </w:tr>
      <w:tr w:rsidR="00323C5D" w:rsidRPr="00C80238" w14:paraId="2422BF1A" w14:textId="77777777" w:rsidTr="00323C5D">
        <w:trPr>
          <w:trHeight w:val="300"/>
        </w:trPr>
        <w:tc>
          <w:tcPr>
            <w:tcW w:w="255" w:type="dxa"/>
            <w:tcBorders>
              <w:top w:val="single" w:sz="6" w:space="0" w:color="auto"/>
              <w:left w:val="single" w:sz="6" w:space="0" w:color="auto"/>
              <w:bottom w:val="single" w:sz="6" w:space="0" w:color="auto"/>
              <w:right w:val="single" w:sz="6" w:space="0" w:color="auto"/>
            </w:tcBorders>
            <w:tcMar>
              <w:left w:w="105" w:type="dxa"/>
              <w:right w:w="105" w:type="dxa"/>
            </w:tcMar>
          </w:tcPr>
          <w:p w14:paraId="144C010C" w14:textId="77777777" w:rsidR="00D23F52" w:rsidRPr="00CB317A" w:rsidRDefault="00D23F52">
            <w:pPr>
              <w:pStyle w:val="ParagraphText"/>
              <w:rPr>
                <w:rFonts w:eastAsia="Montserrat" w:cs="Montserrat"/>
              </w:rPr>
            </w:pPr>
            <w:r w:rsidRPr="002C6C11">
              <w:rPr>
                <w:rFonts w:eastAsia="Montserrat" w:cs="Montserrat"/>
              </w:rPr>
              <w:t>3</w:t>
            </w:r>
          </w:p>
        </w:tc>
        <w:tc>
          <w:tcPr>
            <w:tcW w:w="2040" w:type="dxa"/>
            <w:tcBorders>
              <w:top w:val="single" w:sz="6" w:space="0" w:color="auto"/>
              <w:left w:val="single" w:sz="6" w:space="0" w:color="auto"/>
              <w:bottom w:val="single" w:sz="6" w:space="0" w:color="auto"/>
              <w:right w:val="single" w:sz="6" w:space="0" w:color="auto"/>
            </w:tcBorders>
            <w:tcMar>
              <w:left w:w="105" w:type="dxa"/>
              <w:right w:w="105" w:type="dxa"/>
            </w:tcMar>
          </w:tcPr>
          <w:p w14:paraId="42D0F5B6" w14:textId="22304B1B" w:rsidR="00D23F52" w:rsidRPr="00CB317A" w:rsidRDefault="00D23F52">
            <w:pPr>
              <w:pStyle w:val="ParagraphText"/>
              <w:rPr>
                <w:rFonts w:eastAsia="Montserrat" w:cs="Montserrat"/>
              </w:rPr>
            </w:pPr>
            <w:r w:rsidRPr="002C6C11">
              <w:rPr>
                <w:rFonts w:eastAsia="Montserrat" w:cs="Montserrat"/>
              </w:rPr>
              <w:t xml:space="preserve">Keysight </w:t>
            </w:r>
            <w:r w:rsidR="00FF48D5">
              <w:rPr>
                <w:rFonts w:eastAsia="Montserrat" w:cs="Montserrat"/>
              </w:rPr>
              <w:t>network</w:t>
            </w:r>
            <w:r w:rsidR="00FF48D5" w:rsidRPr="002C6C11">
              <w:rPr>
                <w:rFonts w:eastAsia="Montserrat" w:cs="Montserrat"/>
              </w:rPr>
              <w:t xml:space="preserve"> </w:t>
            </w:r>
            <w:r w:rsidRPr="002C6C11">
              <w:rPr>
                <w:rFonts w:eastAsia="Montserrat" w:cs="Montserrat"/>
              </w:rPr>
              <w:t>emulation: Verify MBS Broadcast delivery with NTN</w:t>
            </w:r>
          </w:p>
        </w:tc>
        <w:tc>
          <w:tcPr>
            <w:tcW w:w="5550" w:type="dxa"/>
            <w:tcBorders>
              <w:top w:val="single" w:sz="6" w:space="0" w:color="auto"/>
              <w:left w:val="single" w:sz="6" w:space="0" w:color="auto"/>
              <w:bottom w:val="single" w:sz="6" w:space="0" w:color="auto"/>
              <w:right w:val="single" w:sz="6" w:space="0" w:color="auto"/>
            </w:tcBorders>
            <w:tcMar>
              <w:left w:w="105" w:type="dxa"/>
              <w:right w:w="105" w:type="dxa"/>
            </w:tcMar>
          </w:tcPr>
          <w:p w14:paraId="656F247A" w14:textId="77777777" w:rsidR="00D23F52" w:rsidRPr="00CB317A" w:rsidRDefault="00D23F52">
            <w:pPr>
              <w:pStyle w:val="ParagraphText"/>
              <w:rPr>
                <w:rFonts w:eastAsia="Montserrat" w:cs="Montserrat"/>
              </w:rPr>
            </w:pPr>
            <w:r w:rsidRPr="002C6C11">
              <w:rPr>
                <w:rFonts w:eastAsia="Montserrat" w:cs="Montserrat"/>
              </w:rPr>
              <w:t>Test all the steps identified for verification of WP 6.3.2 with NTN feature enabled using capable MediaTek UE.</w:t>
            </w:r>
          </w:p>
        </w:tc>
        <w:tc>
          <w:tcPr>
            <w:tcW w:w="1185" w:type="dxa"/>
            <w:tcBorders>
              <w:top w:val="single" w:sz="6" w:space="0" w:color="auto"/>
              <w:left w:val="single" w:sz="6" w:space="0" w:color="auto"/>
              <w:bottom w:val="single" w:sz="6" w:space="0" w:color="auto"/>
              <w:right w:val="single" w:sz="6" w:space="0" w:color="auto"/>
            </w:tcBorders>
            <w:tcMar>
              <w:left w:w="105" w:type="dxa"/>
              <w:right w:w="105" w:type="dxa"/>
            </w:tcMar>
          </w:tcPr>
          <w:p w14:paraId="73D74298" w14:textId="77777777" w:rsidR="00D23F52" w:rsidRPr="00CB317A" w:rsidRDefault="00D23F52">
            <w:pPr>
              <w:pStyle w:val="ParagraphText"/>
              <w:rPr>
                <w:rFonts w:eastAsia="Montserrat" w:cs="Montserrat"/>
              </w:rPr>
            </w:pPr>
            <w:r w:rsidRPr="002C6C11">
              <w:rPr>
                <w:rFonts w:eastAsia="Montserrat" w:cs="Montserrat"/>
              </w:rPr>
              <w:t>MS3</w:t>
            </w:r>
          </w:p>
        </w:tc>
      </w:tr>
    </w:tbl>
    <w:p w14:paraId="640A01EA" w14:textId="77777777" w:rsidR="00D23F52" w:rsidRPr="002C6C11" w:rsidRDefault="00D23F52" w:rsidP="00D23F52">
      <w:pPr>
        <w:jc w:val="both"/>
        <w:rPr>
          <w:rFonts w:ascii="Montserrat" w:eastAsia="Montserrat" w:hAnsi="Montserrat" w:cs="Montserrat"/>
          <w:color w:val="auto"/>
          <w:sz w:val="18"/>
          <w:szCs w:val="18"/>
        </w:rPr>
      </w:pPr>
    </w:p>
    <w:p w14:paraId="47BDAC6C" w14:textId="77777777" w:rsidR="00D23F52" w:rsidRPr="002C6C11" w:rsidRDefault="00D23F52" w:rsidP="00323C5D">
      <w:pPr>
        <w:pStyle w:val="ParagraphText"/>
        <w:spacing w:after="120"/>
        <w:rPr>
          <w:rFonts w:eastAsia="Montserrat" w:cs="Montserrat"/>
        </w:rPr>
      </w:pPr>
      <w:r w:rsidRPr="00CB317A">
        <w:rPr>
          <w:rFonts w:eastAsia="Montserrat" w:cs="Montserrat"/>
          <w:b/>
          <w:bCs/>
        </w:rPr>
        <w:t>WP 6.3.4: Support of GEO and other high orbit satellite</w:t>
      </w:r>
    </w:p>
    <w:tbl>
      <w:tblPr>
        <w:tblW w:w="903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70"/>
        <w:gridCol w:w="2175"/>
        <w:gridCol w:w="5325"/>
        <w:gridCol w:w="1260"/>
      </w:tblGrid>
      <w:tr w:rsidR="008114EB" w:rsidRPr="00C80238" w14:paraId="41A1D09F" w14:textId="77777777" w:rsidTr="00323C5D">
        <w:trPr>
          <w:trHeight w:val="300"/>
        </w:trPr>
        <w:tc>
          <w:tcPr>
            <w:tcW w:w="270" w:type="dxa"/>
            <w:tcBorders>
              <w:top w:val="single" w:sz="6" w:space="0" w:color="auto"/>
              <w:left w:val="single" w:sz="6" w:space="0" w:color="auto"/>
              <w:bottom w:val="single" w:sz="6" w:space="0" w:color="auto"/>
              <w:right w:val="single" w:sz="6" w:space="0" w:color="auto"/>
            </w:tcBorders>
            <w:tcMar>
              <w:left w:w="105" w:type="dxa"/>
              <w:right w:w="105" w:type="dxa"/>
            </w:tcMar>
          </w:tcPr>
          <w:p w14:paraId="769D1BC2" w14:textId="77777777" w:rsidR="00D23F52" w:rsidRPr="00CB317A" w:rsidRDefault="00D23F52">
            <w:pPr>
              <w:jc w:val="center"/>
              <w:rPr>
                <w:rFonts w:ascii="Montserrat" w:eastAsia="Montserrat" w:hAnsi="Montserrat" w:cs="Montserrat"/>
                <w:color w:val="auto"/>
                <w:sz w:val="18"/>
                <w:szCs w:val="18"/>
              </w:rPr>
            </w:pP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tcPr>
          <w:p w14:paraId="043ED0E6" w14:textId="77777777" w:rsidR="00D23F52" w:rsidRPr="00CB317A" w:rsidRDefault="00D23F52">
            <w:pPr>
              <w:pStyle w:val="ParagraphText"/>
              <w:jc w:val="center"/>
              <w:rPr>
                <w:rFonts w:eastAsia="Montserrat" w:cs="Montserrat"/>
              </w:rPr>
            </w:pPr>
            <w:r w:rsidRPr="002C6C11">
              <w:rPr>
                <w:rFonts w:eastAsia="Montserrat" w:cs="Montserrat"/>
              </w:rPr>
              <w:t>Test Objective</w:t>
            </w:r>
          </w:p>
        </w:tc>
        <w:tc>
          <w:tcPr>
            <w:tcW w:w="5325" w:type="dxa"/>
            <w:tcBorders>
              <w:top w:val="single" w:sz="6" w:space="0" w:color="auto"/>
              <w:left w:val="single" w:sz="6" w:space="0" w:color="auto"/>
              <w:bottom w:val="single" w:sz="6" w:space="0" w:color="auto"/>
              <w:right w:val="single" w:sz="6" w:space="0" w:color="auto"/>
            </w:tcBorders>
            <w:tcMar>
              <w:left w:w="105" w:type="dxa"/>
              <w:right w:w="105" w:type="dxa"/>
            </w:tcMar>
          </w:tcPr>
          <w:p w14:paraId="78E0BEEC" w14:textId="77777777" w:rsidR="00D23F52" w:rsidRPr="00CB317A" w:rsidRDefault="00D23F52">
            <w:pPr>
              <w:pStyle w:val="ParagraphText"/>
              <w:jc w:val="center"/>
              <w:rPr>
                <w:rFonts w:eastAsia="Montserrat" w:cs="Montserrat"/>
              </w:rPr>
            </w:pPr>
            <w:r w:rsidRPr="002C6C11">
              <w:rPr>
                <w:rFonts w:eastAsia="Montserrat" w:cs="Montserrat"/>
              </w:rPr>
              <w:t>Test Methodology</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61096CDA" w14:textId="77777777" w:rsidR="00D23F52" w:rsidRPr="00CB317A" w:rsidRDefault="00D23F52">
            <w:pPr>
              <w:pStyle w:val="ParagraphText"/>
              <w:jc w:val="center"/>
              <w:rPr>
                <w:rFonts w:eastAsia="Montserrat" w:cs="Montserrat"/>
              </w:rPr>
            </w:pPr>
            <w:r w:rsidRPr="002C6C11">
              <w:rPr>
                <w:rFonts w:eastAsia="Montserrat" w:cs="Montserrat"/>
              </w:rPr>
              <w:t>Milestone</w:t>
            </w:r>
          </w:p>
        </w:tc>
      </w:tr>
      <w:tr w:rsidR="008114EB" w:rsidRPr="00C80238" w14:paraId="28590CC5" w14:textId="77777777" w:rsidTr="00323C5D">
        <w:trPr>
          <w:trHeight w:val="300"/>
        </w:trPr>
        <w:tc>
          <w:tcPr>
            <w:tcW w:w="270" w:type="dxa"/>
            <w:tcBorders>
              <w:top w:val="single" w:sz="6" w:space="0" w:color="auto"/>
              <w:left w:val="single" w:sz="6" w:space="0" w:color="auto"/>
              <w:bottom w:val="single" w:sz="6" w:space="0" w:color="auto"/>
              <w:right w:val="single" w:sz="6" w:space="0" w:color="auto"/>
            </w:tcBorders>
            <w:tcMar>
              <w:left w:w="105" w:type="dxa"/>
              <w:right w:w="105" w:type="dxa"/>
            </w:tcMar>
          </w:tcPr>
          <w:p w14:paraId="77CD2D0A" w14:textId="77777777" w:rsidR="00D23F52" w:rsidRPr="00CB317A" w:rsidRDefault="00D23F52">
            <w:pPr>
              <w:pStyle w:val="ParagraphText"/>
              <w:rPr>
                <w:rFonts w:eastAsia="Montserrat" w:cs="Montserrat"/>
              </w:rPr>
            </w:pPr>
            <w:r w:rsidRPr="002C6C11">
              <w:rPr>
                <w:rFonts w:eastAsia="Montserrat" w:cs="Montserrat"/>
              </w:rPr>
              <w:t>1</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tcPr>
          <w:p w14:paraId="1545CB33" w14:textId="77777777" w:rsidR="00D23F52" w:rsidRPr="00CB317A" w:rsidRDefault="00D23F52">
            <w:pPr>
              <w:pStyle w:val="ParagraphText"/>
              <w:rPr>
                <w:rFonts w:eastAsia="Montserrat" w:cs="Montserrat"/>
              </w:rPr>
            </w:pPr>
            <w:r w:rsidRPr="002C6C11">
              <w:rPr>
                <w:rFonts w:eastAsia="Montserrat" w:cs="Montserrat"/>
              </w:rPr>
              <w:t>Support for large timing advance (~540 msec)</w:t>
            </w:r>
          </w:p>
        </w:tc>
        <w:tc>
          <w:tcPr>
            <w:tcW w:w="5325" w:type="dxa"/>
            <w:tcBorders>
              <w:top w:val="single" w:sz="6" w:space="0" w:color="auto"/>
              <w:left w:val="single" w:sz="6" w:space="0" w:color="auto"/>
              <w:bottom w:val="single" w:sz="6" w:space="0" w:color="auto"/>
              <w:right w:val="single" w:sz="6" w:space="0" w:color="auto"/>
            </w:tcBorders>
            <w:tcMar>
              <w:left w:w="105" w:type="dxa"/>
              <w:right w:w="105" w:type="dxa"/>
            </w:tcMar>
          </w:tcPr>
          <w:p w14:paraId="31913307" w14:textId="77777777" w:rsidR="00D23F52" w:rsidRPr="00CB317A" w:rsidRDefault="00D23F52">
            <w:pPr>
              <w:pStyle w:val="ParagraphText"/>
              <w:rPr>
                <w:rFonts w:eastAsia="Montserrat" w:cs="Montserrat"/>
              </w:rPr>
            </w:pPr>
            <w:r w:rsidRPr="002C6C11">
              <w:rPr>
                <w:rFonts w:eastAsia="Montserrat" w:cs="Montserrat"/>
              </w:rPr>
              <w:t>Test NTN GEO scenario using Keysight NTN test equipment with large timing advance (e.g. Gatway and UE located near arctic circle) and verify that UE can still receive data in connected state.</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2A5F62AB" w14:textId="77777777" w:rsidR="00D23F52" w:rsidRPr="00CB317A" w:rsidRDefault="00D23F52">
            <w:pPr>
              <w:pStyle w:val="ParagraphText"/>
              <w:rPr>
                <w:rFonts w:eastAsia="Montserrat" w:cs="Montserrat"/>
              </w:rPr>
            </w:pPr>
            <w:r w:rsidRPr="002C6C11">
              <w:rPr>
                <w:rFonts w:eastAsia="Montserrat" w:cs="Montserrat"/>
              </w:rPr>
              <w:t>MS1</w:t>
            </w:r>
          </w:p>
        </w:tc>
      </w:tr>
      <w:tr w:rsidR="008114EB" w:rsidRPr="00C80238" w14:paraId="719D6A9E" w14:textId="77777777" w:rsidTr="00323C5D">
        <w:trPr>
          <w:trHeight w:val="300"/>
        </w:trPr>
        <w:tc>
          <w:tcPr>
            <w:tcW w:w="270" w:type="dxa"/>
            <w:tcBorders>
              <w:top w:val="single" w:sz="6" w:space="0" w:color="auto"/>
              <w:left w:val="single" w:sz="6" w:space="0" w:color="auto"/>
              <w:bottom w:val="single" w:sz="6" w:space="0" w:color="auto"/>
              <w:right w:val="single" w:sz="6" w:space="0" w:color="auto"/>
            </w:tcBorders>
            <w:tcMar>
              <w:left w:w="105" w:type="dxa"/>
              <w:right w:w="105" w:type="dxa"/>
            </w:tcMar>
          </w:tcPr>
          <w:p w14:paraId="7B4BA273" w14:textId="77777777" w:rsidR="00D23F52" w:rsidRPr="00CB317A" w:rsidRDefault="00D23F52">
            <w:pPr>
              <w:pStyle w:val="ParagraphText"/>
              <w:rPr>
                <w:rFonts w:eastAsia="Montserrat" w:cs="Montserrat"/>
              </w:rPr>
            </w:pPr>
            <w:r w:rsidRPr="002C6C11">
              <w:rPr>
                <w:rFonts w:eastAsia="Montserrat" w:cs="Montserrat"/>
              </w:rPr>
              <w:t>2</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tcPr>
          <w:p w14:paraId="1FA42185" w14:textId="77777777" w:rsidR="00D23F52" w:rsidRPr="00CB317A" w:rsidRDefault="00D23F52">
            <w:pPr>
              <w:pStyle w:val="ParagraphText"/>
              <w:rPr>
                <w:rFonts w:eastAsia="Montserrat" w:cs="Montserrat"/>
              </w:rPr>
            </w:pPr>
            <w:r w:rsidRPr="002C6C11">
              <w:rPr>
                <w:rFonts w:eastAsia="Montserrat" w:cs="Montserrat"/>
              </w:rPr>
              <w:t>Support for DL HARQ Feedback disabling</w:t>
            </w:r>
          </w:p>
        </w:tc>
        <w:tc>
          <w:tcPr>
            <w:tcW w:w="5325" w:type="dxa"/>
            <w:tcBorders>
              <w:top w:val="single" w:sz="6" w:space="0" w:color="auto"/>
              <w:left w:val="single" w:sz="6" w:space="0" w:color="auto"/>
              <w:bottom w:val="single" w:sz="6" w:space="0" w:color="auto"/>
              <w:right w:val="single" w:sz="6" w:space="0" w:color="auto"/>
            </w:tcBorders>
            <w:tcMar>
              <w:left w:w="105" w:type="dxa"/>
              <w:right w:w="105" w:type="dxa"/>
            </w:tcMar>
          </w:tcPr>
          <w:p w14:paraId="76A6BC03" w14:textId="77777777" w:rsidR="00D23F52" w:rsidRPr="00CB317A" w:rsidRDefault="00D23F52">
            <w:pPr>
              <w:pStyle w:val="ParagraphText"/>
              <w:rPr>
                <w:rFonts w:eastAsia="Montserrat" w:cs="Montserrat"/>
              </w:rPr>
            </w:pPr>
            <w:r w:rsidRPr="002C6C11">
              <w:rPr>
                <w:rFonts w:eastAsia="Montserrat" w:cs="Montserrat"/>
              </w:rPr>
              <w:t xml:space="preserve">Test NTN GEO scenario using Keysight NTN test equipment with DL HARQ feedback disabled and verify using Keysight equipment that UE does not transmit HARQ feedback and DL throughput is higher with HARQ feedback disabled with other configuration same </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7587B0FA" w14:textId="77777777" w:rsidR="00D23F52" w:rsidRPr="00CB317A" w:rsidRDefault="00D23F52">
            <w:pPr>
              <w:pStyle w:val="ParagraphText"/>
              <w:rPr>
                <w:rFonts w:eastAsia="Montserrat" w:cs="Montserrat"/>
              </w:rPr>
            </w:pPr>
            <w:r w:rsidRPr="002C6C11">
              <w:rPr>
                <w:rFonts w:eastAsia="Montserrat" w:cs="Montserrat"/>
              </w:rPr>
              <w:t>MS2</w:t>
            </w:r>
          </w:p>
        </w:tc>
      </w:tr>
      <w:tr w:rsidR="008114EB" w:rsidRPr="00C80238" w14:paraId="4CEA70A4" w14:textId="77777777" w:rsidTr="00323C5D">
        <w:trPr>
          <w:trHeight w:val="300"/>
        </w:trPr>
        <w:tc>
          <w:tcPr>
            <w:tcW w:w="270" w:type="dxa"/>
            <w:tcBorders>
              <w:top w:val="single" w:sz="6" w:space="0" w:color="auto"/>
              <w:left w:val="single" w:sz="6" w:space="0" w:color="auto"/>
              <w:bottom w:val="single" w:sz="6" w:space="0" w:color="auto"/>
              <w:right w:val="single" w:sz="6" w:space="0" w:color="auto"/>
            </w:tcBorders>
            <w:tcMar>
              <w:left w:w="105" w:type="dxa"/>
              <w:right w:w="105" w:type="dxa"/>
            </w:tcMar>
          </w:tcPr>
          <w:p w14:paraId="3F101CB8" w14:textId="77777777" w:rsidR="00D23F52" w:rsidRPr="00CB317A" w:rsidRDefault="00D23F52">
            <w:pPr>
              <w:pStyle w:val="ParagraphText"/>
              <w:rPr>
                <w:rFonts w:eastAsia="Montserrat" w:cs="Montserrat"/>
              </w:rPr>
            </w:pPr>
            <w:r w:rsidRPr="002C6C11">
              <w:rPr>
                <w:rFonts w:eastAsia="Montserrat" w:cs="Montserrat"/>
              </w:rPr>
              <w:t>3</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tcPr>
          <w:p w14:paraId="682A9948" w14:textId="77777777" w:rsidR="00D23F52" w:rsidRPr="00CB317A" w:rsidRDefault="00D23F52">
            <w:pPr>
              <w:pStyle w:val="ParagraphText"/>
              <w:rPr>
                <w:rFonts w:eastAsia="Montserrat" w:cs="Montserrat"/>
              </w:rPr>
            </w:pPr>
            <w:r w:rsidRPr="002C6C11">
              <w:rPr>
                <w:rFonts w:eastAsia="Montserrat" w:cs="Montserrat"/>
              </w:rPr>
              <w:t>Support for UL HARQ mode B and logical channel prioritisation</w:t>
            </w:r>
          </w:p>
        </w:tc>
        <w:tc>
          <w:tcPr>
            <w:tcW w:w="5325" w:type="dxa"/>
            <w:tcBorders>
              <w:top w:val="single" w:sz="6" w:space="0" w:color="auto"/>
              <w:left w:val="single" w:sz="6" w:space="0" w:color="auto"/>
              <w:bottom w:val="single" w:sz="6" w:space="0" w:color="auto"/>
              <w:right w:val="single" w:sz="6" w:space="0" w:color="auto"/>
            </w:tcBorders>
            <w:tcMar>
              <w:left w:w="105" w:type="dxa"/>
              <w:right w:w="105" w:type="dxa"/>
            </w:tcMar>
          </w:tcPr>
          <w:p w14:paraId="45474236" w14:textId="77777777" w:rsidR="00D23F52" w:rsidRPr="00CB317A" w:rsidRDefault="00D23F52">
            <w:pPr>
              <w:pStyle w:val="ParagraphText"/>
              <w:rPr>
                <w:rFonts w:eastAsia="Montserrat" w:cs="Montserrat"/>
              </w:rPr>
            </w:pPr>
            <w:r w:rsidRPr="002C6C11">
              <w:rPr>
                <w:rFonts w:eastAsia="Montserrat" w:cs="Montserrat"/>
              </w:rPr>
              <w:t>Test NTN GEO scenario using Keysight NTN test equipment with UL HARQ mode B and UL data logical channel prioritised for HARQ processes with UL HARQ mode B and verify that UE does not perform UL retransmissions and UL throughput is higher with UL HARQ mode B with other configuration same.</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59C3F066" w14:textId="747A07D5" w:rsidR="00D23F52" w:rsidRPr="00CB317A" w:rsidRDefault="00D23F52">
            <w:pPr>
              <w:pStyle w:val="ParagraphText"/>
              <w:rPr>
                <w:rFonts w:eastAsia="Montserrat" w:cs="Montserrat"/>
              </w:rPr>
            </w:pPr>
            <w:r w:rsidRPr="002C6C11">
              <w:rPr>
                <w:rFonts w:eastAsia="Montserrat" w:cs="Montserrat"/>
              </w:rPr>
              <w:t>MS</w:t>
            </w:r>
            <w:r w:rsidR="00085D2A" w:rsidRPr="002C6C11">
              <w:rPr>
                <w:rFonts w:eastAsia="Montserrat" w:cs="Montserrat"/>
              </w:rPr>
              <w:t>3</w:t>
            </w:r>
          </w:p>
        </w:tc>
      </w:tr>
      <w:tr w:rsidR="00323C5D" w:rsidRPr="00C80238" w14:paraId="6A66A0DD" w14:textId="77777777" w:rsidTr="00323C5D">
        <w:trPr>
          <w:trHeight w:val="300"/>
        </w:trPr>
        <w:tc>
          <w:tcPr>
            <w:tcW w:w="270" w:type="dxa"/>
            <w:tcBorders>
              <w:top w:val="single" w:sz="6" w:space="0" w:color="auto"/>
              <w:left w:val="single" w:sz="6" w:space="0" w:color="auto"/>
              <w:bottom w:val="single" w:sz="6" w:space="0" w:color="auto"/>
              <w:right w:val="single" w:sz="6" w:space="0" w:color="auto"/>
            </w:tcBorders>
            <w:tcMar>
              <w:left w:w="105" w:type="dxa"/>
              <w:right w:w="105" w:type="dxa"/>
            </w:tcMar>
          </w:tcPr>
          <w:p w14:paraId="58F01985" w14:textId="77777777" w:rsidR="00D23F52" w:rsidRPr="00CB317A" w:rsidRDefault="00D23F52">
            <w:pPr>
              <w:pStyle w:val="ParagraphText"/>
              <w:rPr>
                <w:rFonts w:eastAsia="Montserrat" w:cs="Montserrat"/>
              </w:rPr>
            </w:pPr>
            <w:r w:rsidRPr="002C6C11">
              <w:rPr>
                <w:rFonts w:eastAsia="Montserrat" w:cs="Montserrat"/>
              </w:rPr>
              <w:t>4</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tcPr>
          <w:p w14:paraId="0E0FEA45" w14:textId="77777777" w:rsidR="00D23F52" w:rsidRPr="00CB317A" w:rsidRDefault="00D23F52">
            <w:pPr>
              <w:pStyle w:val="ParagraphText"/>
              <w:rPr>
                <w:rFonts w:eastAsia="Montserrat" w:cs="Montserrat"/>
              </w:rPr>
            </w:pPr>
            <w:r w:rsidRPr="002C6C11">
              <w:rPr>
                <w:rFonts w:eastAsia="Montserrat" w:cs="Montserrat"/>
              </w:rPr>
              <w:t>Support for all GEO features together</w:t>
            </w:r>
          </w:p>
        </w:tc>
        <w:tc>
          <w:tcPr>
            <w:tcW w:w="5325" w:type="dxa"/>
            <w:tcBorders>
              <w:top w:val="single" w:sz="6" w:space="0" w:color="auto"/>
              <w:left w:val="single" w:sz="6" w:space="0" w:color="auto"/>
              <w:bottom w:val="single" w:sz="6" w:space="0" w:color="auto"/>
              <w:right w:val="single" w:sz="6" w:space="0" w:color="auto"/>
            </w:tcBorders>
            <w:tcMar>
              <w:left w:w="105" w:type="dxa"/>
              <w:right w:w="105" w:type="dxa"/>
            </w:tcMar>
          </w:tcPr>
          <w:p w14:paraId="139B2293" w14:textId="77777777" w:rsidR="00D23F52" w:rsidRPr="00CB317A" w:rsidRDefault="00D23F52">
            <w:pPr>
              <w:pStyle w:val="ParagraphText"/>
              <w:rPr>
                <w:rFonts w:eastAsia="Montserrat" w:cs="Montserrat"/>
              </w:rPr>
            </w:pPr>
            <w:r w:rsidRPr="002C6C11">
              <w:rPr>
                <w:rFonts w:eastAsia="Montserrat" w:cs="Montserrat"/>
              </w:rPr>
              <w:t>Test NTN GEO scenario using Keysight NTN test equipment with all GEO features (DL HARQ feedback disabled, UL HARQ Mode B &amp; logical channel prioritisation) and verify that UE can receive data in connected mode.</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418A1C25" w14:textId="77777777" w:rsidR="00D23F52" w:rsidRPr="00CB317A" w:rsidRDefault="00D23F52">
            <w:pPr>
              <w:pStyle w:val="ParagraphText"/>
              <w:rPr>
                <w:rFonts w:eastAsia="Montserrat" w:cs="Montserrat"/>
              </w:rPr>
            </w:pPr>
            <w:r w:rsidRPr="002C6C11">
              <w:rPr>
                <w:rFonts w:eastAsia="Montserrat" w:cs="Montserrat"/>
              </w:rPr>
              <w:t>MS3</w:t>
            </w:r>
          </w:p>
        </w:tc>
      </w:tr>
    </w:tbl>
    <w:p w14:paraId="7E362DED" w14:textId="77777777" w:rsidR="00D23F52" w:rsidRPr="002C6C11" w:rsidRDefault="00D23F52" w:rsidP="00D23F52">
      <w:pPr>
        <w:jc w:val="both"/>
        <w:rPr>
          <w:rFonts w:ascii="Montserrat" w:eastAsia="Montserrat" w:hAnsi="Montserrat" w:cs="Montserrat"/>
          <w:color w:val="auto"/>
          <w:sz w:val="18"/>
          <w:szCs w:val="18"/>
        </w:rPr>
      </w:pPr>
    </w:p>
    <w:p w14:paraId="7950FAF5" w14:textId="77777777" w:rsidR="00D23F52" w:rsidRPr="002C6C11" w:rsidRDefault="00D23F52" w:rsidP="00CC65E7">
      <w:pPr>
        <w:pStyle w:val="ParagraphText"/>
        <w:spacing w:after="120"/>
        <w:rPr>
          <w:rFonts w:eastAsia="Montserrat" w:cs="Montserrat"/>
        </w:rPr>
      </w:pPr>
      <w:r w:rsidRPr="00CB317A">
        <w:rPr>
          <w:rFonts w:eastAsia="Montserrat" w:cs="Montserrat"/>
          <w:b/>
          <w:bCs/>
        </w:rPr>
        <w:t>WP 6.3.5 Support Channel and Network emulator test environment</w:t>
      </w:r>
    </w:p>
    <w:tbl>
      <w:tblPr>
        <w:tblW w:w="904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70"/>
        <w:gridCol w:w="2190"/>
        <w:gridCol w:w="5310"/>
        <w:gridCol w:w="1275"/>
      </w:tblGrid>
      <w:tr w:rsidR="008114EB" w:rsidRPr="00C80238" w14:paraId="02B1FAA0" w14:textId="77777777" w:rsidTr="00CC65E7">
        <w:trPr>
          <w:trHeight w:val="300"/>
        </w:trPr>
        <w:tc>
          <w:tcPr>
            <w:tcW w:w="270" w:type="dxa"/>
            <w:tcBorders>
              <w:top w:val="single" w:sz="6" w:space="0" w:color="auto"/>
              <w:left w:val="single" w:sz="6" w:space="0" w:color="auto"/>
              <w:bottom w:val="single" w:sz="6" w:space="0" w:color="auto"/>
              <w:right w:val="single" w:sz="6" w:space="0" w:color="auto"/>
            </w:tcBorders>
            <w:tcMar>
              <w:left w:w="105" w:type="dxa"/>
              <w:right w:w="105" w:type="dxa"/>
            </w:tcMar>
          </w:tcPr>
          <w:p w14:paraId="6DD8F7F6" w14:textId="77777777" w:rsidR="00D23F52" w:rsidRPr="00CB317A" w:rsidRDefault="00D23F52">
            <w:pPr>
              <w:jc w:val="center"/>
              <w:rPr>
                <w:rFonts w:ascii="Montserrat" w:eastAsia="Montserrat" w:hAnsi="Montserrat" w:cs="Montserrat"/>
                <w:color w:val="auto"/>
                <w:sz w:val="18"/>
                <w:szCs w:val="18"/>
              </w:rPr>
            </w:pP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tcPr>
          <w:p w14:paraId="37AD92CD" w14:textId="77777777" w:rsidR="00D23F52" w:rsidRPr="00CB317A" w:rsidRDefault="00D23F52">
            <w:pPr>
              <w:pStyle w:val="ParagraphText"/>
              <w:jc w:val="center"/>
              <w:rPr>
                <w:rFonts w:eastAsia="Montserrat" w:cs="Montserrat"/>
              </w:rPr>
            </w:pPr>
            <w:r w:rsidRPr="002C6C11">
              <w:rPr>
                <w:rFonts w:eastAsia="Montserrat" w:cs="Montserrat"/>
              </w:rPr>
              <w:t>Test Objective</w:t>
            </w:r>
          </w:p>
        </w:tc>
        <w:tc>
          <w:tcPr>
            <w:tcW w:w="5310" w:type="dxa"/>
            <w:tcBorders>
              <w:top w:val="single" w:sz="6" w:space="0" w:color="auto"/>
              <w:left w:val="single" w:sz="6" w:space="0" w:color="auto"/>
              <w:bottom w:val="single" w:sz="6" w:space="0" w:color="auto"/>
              <w:right w:val="single" w:sz="6" w:space="0" w:color="auto"/>
            </w:tcBorders>
            <w:tcMar>
              <w:left w:w="105" w:type="dxa"/>
              <w:right w:w="105" w:type="dxa"/>
            </w:tcMar>
          </w:tcPr>
          <w:p w14:paraId="18E594D2" w14:textId="77777777" w:rsidR="00D23F52" w:rsidRPr="00CB317A" w:rsidRDefault="00D23F52">
            <w:pPr>
              <w:pStyle w:val="ParagraphText"/>
              <w:jc w:val="center"/>
              <w:rPr>
                <w:rFonts w:eastAsia="Montserrat" w:cs="Montserrat"/>
              </w:rPr>
            </w:pPr>
            <w:r w:rsidRPr="002C6C11">
              <w:rPr>
                <w:rFonts w:eastAsia="Montserrat" w:cs="Montserrat"/>
              </w:rPr>
              <w:t>Test Methodology</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3A8B07AB" w14:textId="77777777" w:rsidR="00D23F52" w:rsidRPr="00CB317A" w:rsidRDefault="00D23F52">
            <w:pPr>
              <w:pStyle w:val="ParagraphText"/>
              <w:jc w:val="center"/>
              <w:rPr>
                <w:rFonts w:eastAsia="Montserrat" w:cs="Montserrat"/>
              </w:rPr>
            </w:pPr>
            <w:r w:rsidRPr="002C6C11">
              <w:rPr>
                <w:rFonts w:eastAsia="Montserrat" w:cs="Montserrat"/>
              </w:rPr>
              <w:t>Milestone</w:t>
            </w:r>
          </w:p>
        </w:tc>
      </w:tr>
      <w:tr w:rsidR="00D23F52" w:rsidRPr="00C80238" w14:paraId="1BB76349" w14:textId="77777777" w:rsidTr="00CC65E7">
        <w:trPr>
          <w:trHeight w:val="300"/>
        </w:trPr>
        <w:tc>
          <w:tcPr>
            <w:tcW w:w="270" w:type="dxa"/>
            <w:tcBorders>
              <w:top w:val="single" w:sz="6" w:space="0" w:color="auto"/>
              <w:left w:val="single" w:sz="6" w:space="0" w:color="auto"/>
              <w:bottom w:val="single" w:sz="6" w:space="0" w:color="auto"/>
              <w:right w:val="single" w:sz="6" w:space="0" w:color="auto"/>
            </w:tcBorders>
            <w:tcMar>
              <w:left w:w="105" w:type="dxa"/>
              <w:right w:w="105" w:type="dxa"/>
            </w:tcMar>
          </w:tcPr>
          <w:p w14:paraId="00E874E4" w14:textId="77777777" w:rsidR="00D23F52" w:rsidRPr="00CB317A" w:rsidRDefault="00D23F52">
            <w:pPr>
              <w:pStyle w:val="ParagraphText"/>
              <w:rPr>
                <w:rFonts w:eastAsia="Montserrat" w:cs="Montserrat"/>
              </w:rPr>
            </w:pPr>
            <w:r w:rsidRPr="002C6C11">
              <w:rPr>
                <w:rFonts w:eastAsia="Montserrat" w:cs="Montserrat"/>
              </w:rPr>
              <w:t>1</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tcPr>
          <w:p w14:paraId="70D8FB1C" w14:textId="31BE17D7" w:rsidR="00D23F52" w:rsidRPr="00CB317A" w:rsidRDefault="00D23F52">
            <w:pPr>
              <w:pStyle w:val="ParagraphText"/>
              <w:rPr>
                <w:rFonts w:eastAsia="Montserrat" w:cs="Montserrat"/>
              </w:rPr>
            </w:pPr>
            <w:r w:rsidRPr="002C6C11">
              <w:rPr>
                <w:rFonts w:eastAsia="Montserrat" w:cs="Montserrat"/>
              </w:rPr>
              <w:t xml:space="preserve">Keysight </w:t>
            </w:r>
            <w:r w:rsidR="00B27C1A">
              <w:rPr>
                <w:rFonts w:eastAsia="Montserrat" w:cs="Montserrat"/>
              </w:rPr>
              <w:t>network</w:t>
            </w:r>
            <w:r w:rsidRPr="002C6C11">
              <w:rPr>
                <w:rFonts w:eastAsia="Montserrat" w:cs="Montserrat"/>
              </w:rPr>
              <w:t xml:space="preserve"> emulation: Verify support of chosen subset of channel models identified in WP 6.1 </w:t>
            </w:r>
          </w:p>
        </w:tc>
        <w:tc>
          <w:tcPr>
            <w:tcW w:w="5310" w:type="dxa"/>
            <w:tcBorders>
              <w:top w:val="single" w:sz="6" w:space="0" w:color="auto"/>
              <w:left w:val="single" w:sz="6" w:space="0" w:color="auto"/>
              <w:bottom w:val="single" w:sz="6" w:space="0" w:color="auto"/>
              <w:right w:val="single" w:sz="6" w:space="0" w:color="auto"/>
            </w:tcBorders>
            <w:tcMar>
              <w:left w:w="105" w:type="dxa"/>
              <w:right w:w="105" w:type="dxa"/>
            </w:tcMar>
          </w:tcPr>
          <w:p w14:paraId="4F265F6B" w14:textId="64A55318" w:rsidR="00D23F52" w:rsidRPr="00CB317A" w:rsidRDefault="00D23F52">
            <w:pPr>
              <w:pStyle w:val="ParagraphText"/>
              <w:rPr>
                <w:rFonts w:eastAsia="Montserrat" w:cs="Montserrat"/>
              </w:rPr>
            </w:pPr>
            <w:r w:rsidRPr="002C6C11">
              <w:rPr>
                <w:rFonts w:eastAsia="Montserrat" w:cs="Montserrat"/>
              </w:rPr>
              <w:t xml:space="preserve">Verify final NTN &amp; MBS channel models, test scenarios and parameterization identified in WP 6.1 using Keysight channel emulation and Keysight </w:t>
            </w:r>
            <w:r w:rsidR="00B27C1A">
              <w:rPr>
                <w:rFonts w:eastAsia="Montserrat" w:cs="Montserrat"/>
              </w:rPr>
              <w:t>network</w:t>
            </w:r>
            <w:r w:rsidRPr="002C6C11">
              <w:rPr>
                <w:rFonts w:eastAsia="Montserrat" w:cs="Montserrat"/>
              </w:rPr>
              <w:t xml:space="preserve"> emulation with capable MediaTek UE.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0E277B71" w14:textId="77777777" w:rsidR="00D23F52" w:rsidRPr="00CB317A" w:rsidRDefault="00D23F52">
            <w:pPr>
              <w:pStyle w:val="ParagraphText"/>
              <w:rPr>
                <w:rFonts w:eastAsia="Montserrat" w:cs="Montserrat"/>
              </w:rPr>
            </w:pPr>
            <w:r w:rsidRPr="002C6C11">
              <w:rPr>
                <w:rFonts w:eastAsia="Montserrat" w:cs="Montserrat"/>
              </w:rPr>
              <w:t>MS3</w:t>
            </w:r>
          </w:p>
        </w:tc>
      </w:tr>
    </w:tbl>
    <w:p w14:paraId="6568BB10" w14:textId="77777777" w:rsidR="00D23F52" w:rsidRPr="002C6C11" w:rsidRDefault="00D23F52" w:rsidP="00D23F52">
      <w:pPr>
        <w:jc w:val="both"/>
        <w:rPr>
          <w:rFonts w:ascii="Montserrat" w:eastAsia="Montserrat" w:hAnsi="Montserrat" w:cs="Montserrat"/>
          <w:color w:val="auto"/>
          <w:sz w:val="18"/>
          <w:szCs w:val="18"/>
        </w:rPr>
      </w:pPr>
    </w:p>
    <w:p w14:paraId="7DDD42F4" w14:textId="77777777" w:rsidR="00D23F52" w:rsidRPr="002C6C11" w:rsidRDefault="00D23F52" w:rsidP="00CC65E7">
      <w:pPr>
        <w:pStyle w:val="ParagraphText"/>
        <w:spacing w:after="120"/>
        <w:rPr>
          <w:rFonts w:eastAsia="Montserrat" w:cs="Montserrat"/>
        </w:rPr>
      </w:pPr>
      <w:r w:rsidRPr="002C6C11">
        <w:rPr>
          <w:rFonts w:eastAsia="Montserrat" w:cs="Montserrat"/>
          <w:b/>
        </w:rPr>
        <w:t>WP 6.3.6 Interoperability testing of MBS over NTN between gNB and 5G device</w:t>
      </w:r>
    </w:p>
    <w:tbl>
      <w:tblPr>
        <w:tblW w:w="903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70"/>
        <w:gridCol w:w="2190"/>
        <w:gridCol w:w="5370"/>
        <w:gridCol w:w="1200"/>
      </w:tblGrid>
      <w:tr w:rsidR="008114EB" w:rsidRPr="00C80238" w14:paraId="4EAF87C8" w14:textId="77777777" w:rsidTr="00CC65E7">
        <w:trPr>
          <w:trHeight w:val="300"/>
        </w:trPr>
        <w:tc>
          <w:tcPr>
            <w:tcW w:w="270" w:type="dxa"/>
            <w:tcBorders>
              <w:top w:val="single" w:sz="6" w:space="0" w:color="auto"/>
              <w:left w:val="single" w:sz="6" w:space="0" w:color="auto"/>
              <w:bottom w:val="single" w:sz="6" w:space="0" w:color="auto"/>
              <w:right w:val="single" w:sz="6" w:space="0" w:color="auto"/>
            </w:tcBorders>
            <w:tcMar>
              <w:left w:w="105" w:type="dxa"/>
              <w:right w:w="105" w:type="dxa"/>
            </w:tcMar>
          </w:tcPr>
          <w:p w14:paraId="42129171" w14:textId="77777777" w:rsidR="00D23F52" w:rsidRPr="00CB317A" w:rsidRDefault="00D23F52">
            <w:pPr>
              <w:jc w:val="center"/>
              <w:rPr>
                <w:rFonts w:ascii="Montserrat" w:eastAsia="Montserrat" w:hAnsi="Montserrat" w:cs="Montserrat"/>
                <w:color w:val="auto"/>
                <w:sz w:val="18"/>
                <w:szCs w:val="18"/>
              </w:rPr>
            </w:pP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tcPr>
          <w:p w14:paraId="5D6263AE" w14:textId="77777777" w:rsidR="00D23F52" w:rsidRPr="00CB317A" w:rsidRDefault="00D23F52">
            <w:pPr>
              <w:pStyle w:val="ParagraphText"/>
              <w:jc w:val="center"/>
              <w:rPr>
                <w:rFonts w:eastAsia="Montserrat" w:cs="Montserrat"/>
              </w:rPr>
            </w:pPr>
            <w:r w:rsidRPr="002C6C11">
              <w:rPr>
                <w:rFonts w:eastAsia="Montserrat" w:cs="Montserrat"/>
              </w:rPr>
              <w:t>Test Objective</w:t>
            </w:r>
          </w:p>
        </w:tc>
        <w:tc>
          <w:tcPr>
            <w:tcW w:w="5370" w:type="dxa"/>
            <w:tcBorders>
              <w:top w:val="single" w:sz="6" w:space="0" w:color="auto"/>
              <w:left w:val="single" w:sz="6" w:space="0" w:color="auto"/>
              <w:bottom w:val="single" w:sz="6" w:space="0" w:color="auto"/>
              <w:right w:val="single" w:sz="6" w:space="0" w:color="auto"/>
            </w:tcBorders>
            <w:tcMar>
              <w:left w:w="105" w:type="dxa"/>
              <w:right w:w="105" w:type="dxa"/>
            </w:tcMar>
          </w:tcPr>
          <w:p w14:paraId="2296FCEE" w14:textId="77777777" w:rsidR="00D23F52" w:rsidRPr="00CB317A" w:rsidRDefault="00D23F52">
            <w:pPr>
              <w:pStyle w:val="ParagraphText"/>
              <w:jc w:val="center"/>
              <w:rPr>
                <w:rFonts w:eastAsia="Montserrat" w:cs="Montserrat"/>
              </w:rPr>
            </w:pPr>
            <w:r w:rsidRPr="002C6C11">
              <w:rPr>
                <w:rFonts w:eastAsia="Montserrat" w:cs="Montserrat"/>
              </w:rPr>
              <w:t>Test Methodology</w:t>
            </w: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1571ED76" w14:textId="77777777" w:rsidR="00D23F52" w:rsidRPr="00CB317A" w:rsidRDefault="00D23F52">
            <w:pPr>
              <w:pStyle w:val="ParagraphText"/>
              <w:jc w:val="center"/>
              <w:rPr>
                <w:rFonts w:eastAsia="Montserrat" w:cs="Montserrat"/>
              </w:rPr>
            </w:pPr>
            <w:r w:rsidRPr="002C6C11">
              <w:rPr>
                <w:rFonts w:eastAsia="Montserrat" w:cs="Montserrat"/>
              </w:rPr>
              <w:t>Milestone</w:t>
            </w:r>
          </w:p>
        </w:tc>
      </w:tr>
      <w:tr w:rsidR="00D23F52" w:rsidRPr="00C80238" w14:paraId="348AE7AF" w14:textId="77777777" w:rsidTr="00CC65E7">
        <w:trPr>
          <w:trHeight w:val="300"/>
        </w:trPr>
        <w:tc>
          <w:tcPr>
            <w:tcW w:w="270" w:type="dxa"/>
            <w:tcBorders>
              <w:top w:val="single" w:sz="6" w:space="0" w:color="auto"/>
              <w:left w:val="single" w:sz="6" w:space="0" w:color="auto"/>
              <w:bottom w:val="single" w:sz="6" w:space="0" w:color="auto"/>
              <w:right w:val="single" w:sz="6" w:space="0" w:color="auto"/>
            </w:tcBorders>
            <w:tcMar>
              <w:left w:w="105" w:type="dxa"/>
              <w:right w:w="105" w:type="dxa"/>
            </w:tcMar>
          </w:tcPr>
          <w:p w14:paraId="3EF8DB2C" w14:textId="77777777" w:rsidR="00D23F52" w:rsidRPr="00CB317A" w:rsidRDefault="00D23F52">
            <w:pPr>
              <w:pStyle w:val="ParagraphText"/>
              <w:rPr>
                <w:rFonts w:eastAsia="Montserrat" w:cs="Montserrat"/>
              </w:rPr>
            </w:pPr>
            <w:r w:rsidRPr="002C6C11">
              <w:rPr>
                <w:rFonts w:eastAsia="Montserrat" w:cs="Montserrat"/>
              </w:rPr>
              <w:t>1</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tcPr>
          <w:p w14:paraId="6BFD06D1" w14:textId="77777777" w:rsidR="00D23F52" w:rsidRPr="00CB317A" w:rsidRDefault="00D23F52">
            <w:pPr>
              <w:pStyle w:val="ParagraphText"/>
              <w:rPr>
                <w:rFonts w:eastAsia="Montserrat" w:cs="Montserrat"/>
              </w:rPr>
            </w:pPr>
            <w:r w:rsidRPr="002C6C11">
              <w:rPr>
                <w:rFonts w:eastAsia="Montserrat" w:cs="Montserrat"/>
              </w:rPr>
              <w:t>Support of MBS over NTN GEO</w:t>
            </w:r>
          </w:p>
        </w:tc>
        <w:tc>
          <w:tcPr>
            <w:tcW w:w="5370" w:type="dxa"/>
            <w:tcBorders>
              <w:top w:val="single" w:sz="6" w:space="0" w:color="auto"/>
              <w:left w:val="single" w:sz="6" w:space="0" w:color="auto"/>
              <w:bottom w:val="single" w:sz="6" w:space="0" w:color="auto"/>
              <w:right w:val="single" w:sz="6" w:space="0" w:color="auto"/>
            </w:tcBorders>
            <w:tcMar>
              <w:left w:w="105" w:type="dxa"/>
              <w:right w:w="105" w:type="dxa"/>
            </w:tcMar>
          </w:tcPr>
          <w:p w14:paraId="64FB65FA" w14:textId="77777777" w:rsidR="00D23F52" w:rsidRPr="00CB317A" w:rsidRDefault="00D23F52">
            <w:pPr>
              <w:pStyle w:val="ParagraphText"/>
              <w:rPr>
                <w:rFonts w:eastAsia="Montserrat" w:cs="Montserrat"/>
              </w:rPr>
            </w:pPr>
            <w:r w:rsidRPr="002C6C11">
              <w:rPr>
                <w:rFonts w:eastAsia="Montserrat" w:cs="Montserrat"/>
              </w:rPr>
              <w:t>Test MBS over NTN GEO scenario using Keysight NTN test equipment, i.e. test all MBS broadcast tests tested over TN (without NTN) earlier with NTN GEO and verify that UE can still receive MBS broadcast in connected and idle mode.</w:t>
            </w: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1B8410F2" w14:textId="77777777" w:rsidR="00D23F52" w:rsidRPr="00CB317A" w:rsidRDefault="00D23F52">
            <w:pPr>
              <w:pStyle w:val="ParagraphText"/>
              <w:rPr>
                <w:rFonts w:eastAsia="Montserrat" w:cs="Montserrat"/>
              </w:rPr>
            </w:pPr>
            <w:r w:rsidRPr="002C6C11">
              <w:rPr>
                <w:rFonts w:eastAsia="Montserrat" w:cs="Montserrat"/>
              </w:rPr>
              <w:t>MS3</w:t>
            </w:r>
          </w:p>
        </w:tc>
      </w:tr>
    </w:tbl>
    <w:p w14:paraId="4FE70143" w14:textId="77777777" w:rsidR="00D23F52" w:rsidRPr="002C6C11" w:rsidRDefault="00D23F52" w:rsidP="00D23F52">
      <w:pPr>
        <w:jc w:val="both"/>
        <w:rPr>
          <w:rFonts w:ascii="Montserrat" w:eastAsia="Montserrat" w:hAnsi="Montserrat" w:cs="Montserrat"/>
          <w:color w:val="auto"/>
          <w:sz w:val="18"/>
          <w:szCs w:val="18"/>
        </w:rPr>
      </w:pPr>
    </w:p>
    <w:p w14:paraId="6C283543" w14:textId="62CF0C9A" w:rsidR="00D23F52" w:rsidRPr="002C6C11" w:rsidRDefault="00D23F52" w:rsidP="00CC65E7">
      <w:pPr>
        <w:pStyle w:val="ParagraphText"/>
        <w:spacing w:after="120"/>
        <w:rPr>
          <w:rFonts w:eastAsia="Montserrat" w:cs="Montserrat"/>
        </w:rPr>
      </w:pPr>
      <w:r w:rsidRPr="00CB317A">
        <w:rPr>
          <w:rFonts w:eastAsia="Montserrat" w:cs="Montserrat"/>
          <w:b/>
          <w:bCs/>
        </w:rPr>
        <w:t>WP 6.3.</w:t>
      </w:r>
      <w:r w:rsidRPr="002C6C11">
        <w:rPr>
          <w:rFonts w:eastAsia="Montserrat" w:cs="Montserrat"/>
          <w:b/>
        </w:rPr>
        <w:t>9 Verify using industry standard test packages for NR</w:t>
      </w:r>
      <w:r w:rsidR="00B0494A">
        <w:rPr>
          <w:rFonts w:eastAsia="Montserrat" w:cs="Montserrat"/>
          <w:b/>
        </w:rPr>
        <w:t xml:space="preserve"> </w:t>
      </w:r>
      <w:r w:rsidR="000F73CD">
        <w:rPr>
          <w:rFonts w:eastAsia="Montserrat" w:cs="Montserrat"/>
          <w:b/>
        </w:rPr>
        <w:t>NTN</w:t>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70"/>
        <w:gridCol w:w="2175"/>
        <w:gridCol w:w="5325"/>
        <w:gridCol w:w="1200"/>
      </w:tblGrid>
      <w:tr w:rsidR="008114EB" w:rsidRPr="00C80238" w14:paraId="0DCCBCEC" w14:textId="77777777">
        <w:trPr>
          <w:trHeight w:val="300"/>
        </w:trPr>
        <w:tc>
          <w:tcPr>
            <w:tcW w:w="270" w:type="dxa"/>
            <w:tcBorders>
              <w:top w:val="single" w:sz="6" w:space="0" w:color="auto"/>
              <w:left w:val="single" w:sz="6" w:space="0" w:color="auto"/>
              <w:bottom w:val="single" w:sz="6" w:space="0" w:color="auto"/>
              <w:right w:val="single" w:sz="6" w:space="0" w:color="auto"/>
            </w:tcBorders>
            <w:tcMar>
              <w:left w:w="105" w:type="dxa"/>
              <w:right w:w="105" w:type="dxa"/>
            </w:tcMar>
          </w:tcPr>
          <w:p w14:paraId="0324EB74" w14:textId="77777777" w:rsidR="00D23F52" w:rsidRPr="00CB317A" w:rsidRDefault="00D23F52">
            <w:pPr>
              <w:jc w:val="center"/>
              <w:rPr>
                <w:rFonts w:ascii="Montserrat" w:eastAsia="Montserrat" w:hAnsi="Montserrat" w:cs="Montserrat"/>
                <w:color w:val="auto"/>
                <w:sz w:val="18"/>
                <w:szCs w:val="18"/>
              </w:rPr>
            </w:pP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tcPr>
          <w:p w14:paraId="3A698121" w14:textId="77777777" w:rsidR="00D23F52" w:rsidRPr="00CB317A" w:rsidRDefault="00D23F52">
            <w:pPr>
              <w:pStyle w:val="ParagraphText"/>
              <w:jc w:val="center"/>
              <w:rPr>
                <w:rFonts w:eastAsia="Montserrat" w:cs="Montserrat"/>
              </w:rPr>
            </w:pPr>
            <w:r w:rsidRPr="002C6C11">
              <w:rPr>
                <w:rFonts w:eastAsia="Montserrat" w:cs="Montserrat"/>
              </w:rPr>
              <w:t>Test Objective</w:t>
            </w:r>
          </w:p>
        </w:tc>
        <w:tc>
          <w:tcPr>
            <w:tcW w:w="5325" w:type="dxa"/>
            <w:tcBorders>
              <w:top w:val="single" w:sz="6" w:space="0" w:color="auto"/>
              <w:left w:val="single" w:sz="6" w:space="0" w:color="auto"/>
              <w:bottom w:val="single" w:sz="6" w:space="0" w:color="auto"/>
              <w:right w:val="single" w:sz="6" w:space="0" w:color="auto"/>
            </w:tcBorders>
            <w:tcMar>
              <w:left w:w="105" w:type="dxa"/>
              <w:right w:w="105" w:type="dxa"/>
            </w:tcMar>
          </w:tcPr>
          <w:p w14:paraId="7C8BAD79" w14:textId="77777777" w:rsidR="00D23F52" w:rsidRPr="00CB317A" w:rsidRDefault="00D23F52">
            <w:pPr>
              <w:pStyle w:val="ParagraphText"/>
              <w:jc w:val="center"/>
              <w:rPr>
                <w:rFonts w:eastAsia="Montserrat" w:cs="Montserrat"/>
              </w:rPr>
            </w:pPr>
            <w:r w:rsidRPr="002C6C11">
              <w:rPr>
                <w:rFonts w:eastAsia="Montserrat" w:cs="Montserrat"/>
              </w:rPr>
              <w:t>Test Methodology</w:t>
            </w: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158AEDAD" w14:textId="77777777" w:rsidR="00D23F52" w:rsidRPr="00CB317A" w:rsidRDefault="00D23F52">
            <w:pPr>
              <w:pStyle w:val="ParagraphText"/>
              <w:jc w:val="center"/>
              <w:rPr>
                <w:rFonts w:eastAsia="Montserrat" w:cs="Montserrat"/>
              </w:rPr>
            </w:pPr>
            <w:r w:rsidRPr="002C6C11">
              <w:rPr>
                <w:rFonts w:eastAsia="Montserrat" w:cs="Montserrat"/>
              </w:rPr>
              <w:t>Milestone</w:t>
            </w:r>
          </w:p>
        </w:tc>
      </w:tr>
      <w:tr w:rsidR="00D23F52" w:rsidRPr="00C80238" w14:paraId="1C057EA7" w14:textId="77777777">
        <w:trPr>
          <w:trHeight w:val="300"/>
        </w:trPr>
        <w:tc>
          <w:tcPr>
            <w:tcW w:w="270" w:type="dxa"/>
            <w:tcBorders>
              <w:top w:val="single" w:sz="6" w:space="0" w:color="auto"/>
              <w:left w:val="single" w:sz="6" w:space="0" w:color="auto"/>
              <w:bottom w:val="single" w:sz="6" w:space="0" w:color="auto"/>
              <w:right w:val="single" w:sz="6" w:space="0" w:color="auto"/>
            </w:tcBorders>
            <w:tcMar>
              <w:left w:w="105" w:type="dxa"/>
              <w:right w:w="105" w:type="dxa"/>
            </w:tcMar>
          </w:tcPr>
          <w:p w14:paraId="0278709F" w14:textId="77777777" w:rsidR="00D23F52" w:rsidRPr="00CB317A" w:rsidRDefault="00D23F52">
            <w:pPr>
              <w:pStyle w:val="ParagraphText"/>
              <w:rPr>
                <w:rFonts w:eastAsia="Montserrat" w:cs="Montserrat"/>
              </w:rPr>
            </w:pPr>
            <w:r w:rsidRPr="002C6C11">
              <w:rPr>
                <w:rFonts w:eastAsia="Montserrat" w:cs="Montserrat"/>
              </w:rPr>
              <w:t>1</w:t>
            </w:r>
          </w:p>
        </w:tc>
        <w:tc>
          <w:tcPr>
            <w:tcW w:w="2175" w:type="dxa"/>
            <w:tcBorders>
              <w:top w:val="single" w:sz="6" w:space="0" w:color="auto"/>
              <w:left w:val="single" w:sz="6" w:space="0" w:color="auto"/>
              <w:bottom w:val="single" w:sz="6" w:space="0" w:color="auto"/>
              <w:right w:val="single" w:sz="6" w:space="0" w:color="auto"/>
            </w:tcBorders>
            <w:tcMar>
              <w:left w:w="105" w:type="dxa"/>
              <w:right w:w="105" w:type="dxa"/>
            </w:tcMar>
          </w:tcPr>
          <w:p w14:paraId="618530CB" w14:textId="77777777" w:rsidR="00D23F52" w:rsidRPr="00CB317A" w:rsidRDefault="00D23F52" w:rsidP="00CC65E7">
            <w:pPr>
              <w:pStyle w:val="ParagraphText"/>
              <w:jc w:val="left"/>
              <w:rPr>
                <w:rFonts w:eastAsia="Montserrat" w:cs="Montserrat"/>
              </w:rPr>
            </w:pPr>
            <w:r w:rsidRPr="002C6C11">
              <w:rPr>
                <w:rFonts w:eastAsia="Montserrat" w:cs="Montserrat"/>
              </w:rPr>
              <w:t>Validation of MediaTek devices for NR NTN Conformance configurations</w:t>
            </w:r>
          </w:p>
        </w:tc>
        <w:tc>
          <w:tcPr>
            <w:tcW w:w="5325" w:type="dxa"/>
            <w:tcBorders>
              <w:top w:val="single" w:sz="6" w:space="0" w:color="auto"/>
              <w:left w:val="single" w:sz="6" w:space="0" w:color="auto"/>
              <w:bottom w:val="single" w:sz="6" w:space="0" w:color="auto"/>
              <w:right w:val="single" w:sz="6" w:space="0" w:color="auto"/>
            </w:tcBorders>
            <w:tcMar>
              <w:left w:w="105" w:type="dxa"/>
              <w:right w:w="105" w:type="dxa"/>
            </w:tcMar>
          </w:tcPr>
          <w:p w14:paraId="4DADBBF5" w14:textId="77777777" w:rsidR="00D23F52" w:rsidRPr="00CB317A" w:rsidRDefault="00D23F52" w:rsidP="00CC65E7">
            <w:pPr>
              <w:pStyle w:val="ParagraphText"/>
              <w:rPr>
                <w:rFonts w:eastAsia="Montserrat" w:cs="Montserrat"/>
              </w:rPr>
            </w:pPr>
            <w:r w:rsidRPr="002C6C11">
              <w:rPr>
                <w:rFonts w:eastAsia="Montserrat" w:cs="Montserrat"/>
              </w:rPr>
              <w:t xml:space="preserve">Execute the available test packages from Keysight which exercise extensive NR NTN configurations including industry standard Conformance definitions using the testbed in Figure 17 and validate the behaviour of MediaTek device. </w:t>
            </w:r>
          </w:p>
        </w:tc>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1D10792D" w14:textId="77777777" w:rsidR="00D23F52" w:rsidRPr="00CB317A" w:rsidRDefault="00D23F52">
            <w:pPr>
              <w:pStyle w:val="ParagraphText"/>
              <w:rPr>
                <w:rFonts w:eastAsia="Montserrat" w:cs="Montserrat"/>
              </w:rPr>
            </w:pPr>
            <w:r w:rsidRPr="002C6C11">
              <w:rPr>
                <w:rFonts w:eastAsia="Montserrat" w:cs="Montserrat"/>
              </w:rPr>
              <w:t>MS3</w:t>
            </w:r>
          </w:p>
        </w:tc>
      </w:tr>
    </w:tbl>
    <w:p w14:paraId="24E098C6" w14:textId="77777777" w:rsidR="00D23F52" w:rsidRPr="002C6C11" w:rsidRDefault="00D23F52" w:rsidP="00D23F52">
      <w:pPr>
        <w:pStyle w:val="ParagraphText"/>
      </w:pPr>
    </w:p>
    <w:p w14:paraId="5751B633" w14:textId="77777777" w:rsidR="00D23F52" w:rsidRPr="00CB317A" w:rsidRDefault="00D23F52" w:rsidP="00D23F52">
      <w:pPr>
        <w:pStyle w:val="Heading3"/>
      </w:pPr>
      <w:bookmarkStart w:id="384" w:name="_Toc506653858"/>
      <w:r>
        <w:t>6.2.4</w:t>
      </w:r>
      <w:r>
        <w:tab/>
        <w:t>Key results</w:t>
      </w:r>
      <w:bookmarkEnd w:id="384"/>
    </w:p>
    <w:p w14:paraId="68897EC6" w14:textId="77777777" w:rsidR="00CC65E7" w:rsidRPr="00CB317A" w:rsidRDefault="00CC65E7" w:rsidP="00CC65E7">
      <w:pPr>
        <w:pStyle w:val="ParagraphText"/>
      </w:pPr>
    </w:p>
    <w:p w14:paraId="7DD15249" w14:textId="77777777" w:rsidR="00CC65E7" w:rsidRPr="00CB317A" w:rsidRDefault="00CC65E7" w:rsidP="00CC65E7">
      <w:pPr>
        <w:pStyle w:val="ParagraphText"/>
        <w:rPr>
          <w:b/>
        </w:rPr>
      </w:pPr>
      <w:r w:rsidRPr="00CB317A">
        <w:rPr>
          <w:b/>
        </w:rPr>
        <w:t>WP 6.3.1:</w:t>
      </w:r>
    </w:p>
    <w:p w14:paraId="624EAAFC" w14:textId="77777777" w:rsidR="00CC65E7" w:rsidRPr="002C6C11" w:rsidRDefault="00CC65E7" w:rsidP="00CC65E7">
      <w:pPr>
        <w:pStyle w:val="ParagraphText"/>
      </w:pPr>
    </w:p>
    <w:tbl>
      <w:tblPr>
        <w:tblW w:w="8923"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55"/>
        <w:gridCol w:w="2431"/>
        <w:gridCol w:w="6237"/>
      </w:tblGrid>
      <w:tr w:rsidR="00CC65E7" w:rsidRPr="00C80238" w14:paraId="2EB6D373" w14:textId="77777777">
        <w:trPr>
          <w:trHeight w:val="300"/>
        </w:trPr>
        <w:tc>
          <w:tcPr>
            <w:tcW w:w="25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7F02781C" w14:textId="77777777" w:rsidR="00CC65E7" w:rsidRPr="00CB317A" w:rsidRDefault="00CC65E7">
            <w:pPr>
              <w:jc w:val="center"/>
              <w:rPr>
                <w:rFonts w:ascii="Montserrat" w:eastAsia="Montserrat" w:hAnsi="Montserrat" w:cs="Montserrat"/>
                <w:color w:val="auto"/>
                <w:kern w:val="2"/>
                <w:sz w:val="18"/>
                <w:szCs w:val="18"/>
                <w14:ligatures w14:val="standardContextual"/>
              </w:rPr>
            </w:pPr>
          </w:p>
        </w:tc>
        <w:tc>
          <w:tcPr>
            <w:tcW w:w="2431"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1CC6BFF6"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Test Objective</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0FBF0887"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Status</w:t>
            </w:r>
          </w:p>
        </w:tc>
      </w:tr>
      <w:tr w:rsidR="00CC65E7" w:rsidRPr="00C80238" w14:paraId="4F46763A" w14:textId="77777777">
        <w:trPr>
          <w:trHeight w:val="300"/>
        </w:trPr>
        <w:tc>
          <w:tcPr>
            <w:tcW w:w="25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36DAA34B"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1</w:t>
            </w:r>
          </w:p>
        </w:tc>
        <w:tc>
          <w:tcPr>
            <w:tcW w:w="2431"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CB736C7" w14:textId="77777777" w:rsidR="00CC65E7" w:rsidRPr="00CB317A" w:rsidRDefault="00CC65E7">
            <w:pPr>
              <w:pStyle w:val="ParagraphText"/>
              <w:jc w:val="left"/>
              <w:rPr>
                <w:rFonts w:eastAsia="Montserrat" w:cs="Montserrat"/>
                <w:kern w:val="2"/>
                <w14:ligatures w14:val="standardContextual"/>
              </w:rPr>
            </w:pPr>
            <w:r w:rsidRPr="002C6C11">
              <w:rPr>
                <w:rFonts w:eastAsia="Montserrat" w:cs="Montserrat"/>
                <w:kern w:val="2"/>
                <w14:ligatures w14:val="standardContextual"/>
              </w:rPr>
              <w:t>Test MBS code integration</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1BBD7BE3"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Pass*</w:t>
            </w:r>
          </w:p>
        </w:tc>
      </w:tr>
      <w:tr w:rsidR="00CC65E7" w:rsidRPr="00C80238" w14:paraId="6304EFBA" w14:textId="77777777">
        <w:trPr>
          <w:trHeight w:val="300"/>
        </w:trPr>
        <w:tc>
          <w:tcPr>
            <w:tcW w:w="25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5D3262D7"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2</w:t>
            </w:r>
          </w:p>
        </w:tc>
        <w:tc>
          <w:tcPr>
            <w:tcW w:w="2431"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106AECA" w14:textId="77777777" w:rsidR="00CC65E7" w:rsidRPr="00CB317A" w:rsidRDefault="00CC65E7">
            <w:pPr>
              <w:pStyle w:val="ParagraphText"/>
              <w:jc w:val="left"/>
              <w:rPr>
                <w:rFonts w:eastAsia="Montserrat" w:cs="Montserrat"/>
                <w:kern w:val="2"/>
                <w14:ligatures w14:val="standardContextual"/>
              </w:rPr>
            </w:pPr>
            <w:r w:rsidRPr="002C6C11">
              <w:rPr>
                <w:rFonts w:eastAsia="Montserrat" w:cs="Montserrat"/>
                <w:kern w:val="2"/>
                <w14:ligatures w14:val="standardContextual"/>
              </w:rPr>
              <w:t>Test NTN code integration</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286C6FAC"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Pass*</w:t>
            </w:r>
          </w:p>
        </w:tc>
      </w:tr>
    </w:tbl>
    <w:p w14:paraId="4F6D8F08" w14:textId="77777777" w:rsidR="00CC65E7" w:rsidRPr="00CB317A" w:rsidRDefault="00CC65E7" w:rsidP="00CC65E7">
      <w:pPr>
        <w:pStyle w:val="ParagraphText"/>
      </w:pPr>
    </w:p>
    <w:p w14:paraId="3915054A" w14:textId="77777777" w:rsidR="00CC65E7" w:rsidRPr="00CB317A" w:rsidRDefault="00CC65E7" w:rsidP="00CC65E7">
      <w:pPr>
        <w:pStyle w:val="ParagraphText"/>
      </w:pPr>
      <w:r w:rsidRPr="00CB317A">
        <w:t>*All unit and regression tests passed as of MS1. As part of the MS2 work they are now used for regression testing on an automated test bed in MediaTek UK labs. The details of these tests are company sensitive and cannot be shared publicly, but they consist of 178329 unit and integration tests to validate the quality of the modem software.</w:t>
      </w:r>
    </w:p>
    <w:p w14:paraId="7678CA7C" w14:textId="77777777" w:rsidR="00CC65E7" w:rsidRPr="00CB317A" w:rsidRDefault="00CC65E7" w:rsidP="00CC65E7">
      <w:pPr>
        <w:pStyle w:val="ParagraphText"/>
      </w:pPr>
    </w:p>
    <w:p w14:paraId="12FCF8C0" w14:textId="77777777" w:rsidR="00CC65E7" w:rsidRPr="00CB317A" w:rsidRDefault="00CC65E7" w:rsidP="00CC65E7">
      <w:pPr>
        <w:pStyle w:val="ParagraphText"/>
        <w:rPr>
          <w:b/>
        </w:rPr>
      </w:pPr>
      <w:r w:rsidRPr="00CB317A">
        <w:rPr>
          <w:b/>
        </w:rPr>
        <w:t>WP 6.3.2:</w:t>
      </w:r>
    </w:p>
    <w:p w14:paraId="0DDFA16A" w14:textId="77777777" w:rsidR="00CC65E7" w:rsidRPr="002C6C11" w:rsidRDefault="00CC65E7" w:rsidP="00CC65E7">
      <w:pPr>
        <w:pStyle w:val="ParagraphText"/>
      </w:pPr>
    </w:p>
    <w:tbl>
      <w:tblPr>
        <w:tblW w:w="9773"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330"/>
        <w:gridCol w:w="2356"/>
        <w:gridCol w:w="7087"/>
      </w:tblGrid>
      <w:tr w:rsidR="00CC65E7" w:rsidRPr="00C80238" w14:paraId="333DECC1" w14:textId="77777777">
        <w:trPr>
          <w:trHeight w:val="300"/>
        </w:trPr>
        <w:tc>
          <w:tcPr>
            <w:tcW w:w="33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574013CF" w14:textId="77777777" w:rsidR="00CC65E7" w:rsidRPr="00CB317A" w:rsidRDefault="00CC65E7">
            <w:pPr>
              <w:jc w:val="both"/>
              <w:rPr>
                <w:rFonts w:ascii="Montserrat" w:eastAsia="Montserrat" w:hAnsi="Montserrat" w:cs="Montserrat"/>
                <w:color w:val="auto"/>
                <w:kern w:val="2"/>
                <w:sz w:val="18"/>
                <w:szCs w:val="18"/>
                <w14:ligatures w14:val="standardContextual"/>
              </w:rPr>
            </w:pPr>
          </w:p>
        </w:tc>
        <w:tc>
          <w:tcPr>
            <w:tcW w:w="235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5044BDCC"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Test Objective</w:t>
            </w:r>
          </w:p>
        </w:tc>
        <w:tc>
          <w:tcPr>
            <w:tcW w:w="708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8320D87"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Status</w:t>
            </w:r>
          </w:p>
        </w:tc>
      </w:tr>
      <w:tr w:rsidR="00CC65E7" w:rsidRPr="00C80238" w14:paraId="5F063E6F" w14:textId="77777777">
        <w:trPr>
          <w:trHeight w:val="300"/>
        </w:trPr>
        <w:tc>
          <w:tcPr>
            <w:tcW w:w="33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69B07390"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1</w:t>
            </w:r>
          </w:p>
        </w:tc>
        <w:tc>
          <w:tcPr>
            <w:tcW w:w="235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314E5825" w14:textId="3C23565F"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 xml:space="preserve">Keysight </w:t>
            </w:r>
            <w:r w:rsidR="009C4F01">
              <w:rPr>
                <w:rFonts w:eastAsia="Montserrat" w:cs="Montserrat"/>
                <w:kern w:val="2"/>
                <w14:ligatures w14:val="standardContextual"/>
              </w:rPr>
              <w:t>network</w:t>
            </w:r>
            <w:r w:rsidRPr="002C6C11">
              <w:rPr>
                <w:rFonts w:eastAsia="Montserrat" w:cs="Montserrat"/>
                <w:kern w:val="2"/>
                <w14:ligatures w14:val="standardContextual"/>
              </w:rPr>
              <w:t xml:space="preserve"> emulation: Test R17 MBS Broadcast protocol aspects including 5G Layer1, Layer2 and RRC layer</w:t>
            </w:r>
          </w:p>
        </w:tc>
        <w:tc>
          <w:tcPr>
            <w:tcW w:w="708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25984E72"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Pass</w:t>
            </w:r>
          </w:p>
        </w:tc>
      </w:tr>
      <w:tr w:rsidR="00CC65E7" w:rsidRPr="00C80238" w14:paraId="44FE7AB3" w14:textId="77777777">
        <w:trPr>
          <w:trHeight w:val="300"/>
        </w:trPr>
        <w:tc>
          <w:tcPr>
            <w:tcW w:w="33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0D960C0F"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2</w:t>
            </w:r>
          </w:p>
        </w:tc>
        <w:tc>
          <w:tcPr>
            <w:tcW w:w="235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505945DC" w14:textId="32B55FF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 xml:space="preserve">Keysight </w:t>
            </w:r>
            <w:r w:rsidR="009C4F01">
              <w:rPr>
                <w:rFonts w:eastAsia="Montserrat" w:cs="Montserrat"/>
                <w:kern w:val="2"/>
                <w14:ligatures w14:val="standardContextual"/>
              </w:rPr>
              <w:t>network</w:t>
            </w:r>
            <w:r w:rsidRPr="002C6C11">
              <w:rPr>
                <w:rFonts w:eastAsia="Montserrat" w:cs="Montserrat"/>
                <w:kern w:val="2"/>
                <w14:ligatures w14:val="standardContextual"/>
              </w:rPr>
              <w:t xml:space="preserve"> emulation: Test DL MBS data generation and delivery over single MBS bearer</w:t>
            </w:r>
          </w:p>
        </w:tc>
        <w:tc>
          <w:tcPr>
            <w:tcW w:w="708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0BD9DB6C" w14:textId="77777777" w:rsidR="00CC65E7" w:rsidRPr="002C6C11" w:rsidRDefault="00CC65E7">
            <w:pPr>
              <w:pStyle w:val="ParagraphText"/>
              <w:jc w:val="center"/>
              <w:rPr>
                <w:rFonts w:eastAsia="Montserrat" w:cs="Montserrat"/>
                <w:kern w:val="2"/>
                <w14:ligatures w14:val="standardContextual"/>
              </w:rPr>
            </w:pPr>
            <w:r w:rsidRPr="002C6C11">
              <w:rPr>
                <w:rFonts w:eastAsia="Montserrat" w:cs="Montserrat"/>
                <w:kern w:val="2"/>
                <w:u w:val="single"/>
                <w14:ligatures w14:val="standardContextual"/>
              </w:rPr>
              <w:t>Step 1</w:t>
            </w:r>
            <w:r w:rsidRPr="002C6C11">
              <w:rPr>
                <w:rFonts w:eastAsia="Montserrat" w:cs="Montserrat"/>
                <w:kern w:val="2"/>
                <w14:ligatures w14:val="standardContextual"/>
              </w:rPr>
              <w:t xml:space="preserve"> and </w:t>
            </w:r>
            <w:r w:rsidRPr="002C6C11">
              <w:rPr>
                <w:rFonts w:eastAsia="Montserrat" w:cs="Montserrat"/>
                <w:kern w:val="2"/>
                <w:u w:val="single"/>
                <w14:ligatures w14:val="standardContextual"/>
              </w:rPr>
              <w:t>Step 2</w:t>
            </w:r>
            <w:r w:rsidRPr="002C6C11">
              <w:rPr>
                <w:rFonts w:eastAsia="Montserrat" w:cs="Montserrat"/>
                <w:kern w:val="2"/>
                <w14:ligatures w14:val="standardContextual"/>
              </w:rPr>
              <w:t xml:space="preserve"> are now </w:t>
            </w:r>
            <w:r w:rsidRPr="002C6C11">
              <w:rPr>
                <w:rFonts w:eastAsia="Montserrat" w:cs="Montserrat"/>
                <w:kern w:val="2"/>
                <w:u w:val="single"/>
                <w14:ligatures w14:val="standardContextual"/>
              </w:rPr>
              <w:t>complete</w:t>
            </w:r>
            <w:r w:rsidRPr="002C6C11">
              <w:rPr>
                <w:rFonts w:eastAsia="Montserrat" w:cs="Montserrat"/>
                <w:kern w:val="2"/>
                <w14:ligatures w14:val="standardContextual"/>
              </w:rPr>
              <w:t>.</w:t>
            </w:r>
          </w:p>
          <w:p w14:paraId="3FC37130" w14:textId="77777777" w:rsidR="00CC65E7" w:rsidRPr="002C6C11" w:rsidRDefault="00CC65E7">
            <w:pPr>
              <w:pStyle w:val="ParagraphText"/>
              <w:jc w:val="center"/>
              <w:rPr>
                <w:rFonts w:eastAsia="Montserrat" w:cs="Montserrat"/>
                <w:kern w:val="2"/>
                <w14:ligatures w14:val="standardContextual"/>
              </w:rPr>
            </w:pPr>
            <w:r w:rsidRPr="002C6C11">
              <w:rPr>
                <w:rFonts w:eastAsia="Montserrat" w:cs="Montserrat"/>
                <w:kern w:val="2"/>
                <w:u w:val="single"/>
                <w14:ligatures w14:val="standardContextual"/>
              </w:rPr>
              <w:t>Step 3</w:t>
            </w:r>
            <w:r w:rsidRPr="002C6C11">
              <w:rPr>
                <w:rFonts w:eastAsia="Montserrat" w:cs="Montserrat"/>
                <w:kern w:val="2"/>
                <w14:ligatures w14:val="standardContextual"/>
              </w:rPr>
              <w:t xml:space="preserve"> is </w:t>
            </w:r>
            <w:r w:rsidRPr="002C6C11">
              <w:rPr>
                <w:rFonts w:eastAsia="Montserrat" w:cs="Montserrat"/>
                <w:kern w:val="2"/>
                <w:u w:val="single"/>
                <w14:ligatures w14:val="standardContextual"/>
              </w:rPr>
              <w:t>ongoing</w:t>
            </w:r>
            <w:r w:rsidRPr="002C6C11">
              <w:rPr>
                <w:rFonts w:eastAsia="Montserrat" w:cs="Montserrat"/>
                <w:kern w:val="2"/>
                <w14:ligatures w14:val="standardContextual"/>
              </w:rPr>
              <w:t>.</w:t>
            </w:r>
          </w:p>
          <w:p w14:paraId="47DA05B2" w14:textId="77777777" w:rsidR="00CC65E7" w:rsidRPr="002C6C11" w:rsidRDefault="00CC65E7">
            <w:pPr>
              <w:pStyle w:val="ParagraphText"/>
              <w:ind w:left="720" w:hanging="720"/>
              <w:jc w:val="center"/>
              <w:rPr>
                <w:rFonts w:eastAsia="Montserrat" w:cs="Montserrat"/>
                <w:kern w:val="2"/>
                <w14:ligatures w14:val="standardContextual"/>
              </w:rPr>
            </w:pPr>
            <w:r w:rsidRPr="002C6C11">
              <w:rPr>
                <w:rFonts w:eastAsia="Montserrat" w:cs="Montserrat"/>
                <w:kern w:val="2"/>
                <w14:ligatures w14:val="standardContextual"/>
              </w:rPr>
              <w:t>MCCH is successfully received by the MediaTek device.</w:t>
            </w:r>
          </w:p>
          <w:p w14:paraId="12194D8A" w14:textId="77777777" w:rsidR="00CC65E7" w:rsidRPr="002C6C11" w:rsidRDefault="00CC65E7">
            <w:pPr>
              <w:pStyle w:val="ParagraphText"/>
              <w:ind w:left="720" w:hanging="720"/>
              <w:jc w:val="center"/>
              <w:rPr>
                <w:rFonts w:eastAsia="Montserrat" w:cs="Montserrat"/>
                <w:kern w:val="2"/>
                <w14:ligatures w14:val="standardContextual"/>
              </w:rPr>
            </w:pPr>
            <w:r w:rsidRPr="002C6C11">
              <w:rPr>
                <w:rFonts w:eastAsia="Montserrat" w:cs="Montserrat"/>
                <w:kern w:val="2"/>
                <w14:ligatures w14:val="standardContextual"/>
              </w:rPr>
              <w:t>MBSBroadcastConfiguration message is successfully decoded, and the MediaTek device configured correctly.</w:t>
            </w:r>
          </w:p>
          <w:p w14:paraId="6FC072BC" w14:textId="77777777" w:rsidR="00CC65E7" w:rsidRPr="00CB317A" w:rsidRDefault="00CC65E7">
            <w:pPr>
              <w:pStyle w:val="ParagraphText"/>
              <w:ind w:left="720" w:hanging="720"/>
              <w:jc w:val="center"/>
              <w:rPr>
                <w:rFonts w:eastAsia="Montserrat" w:cs="Montserrat"/>
                <w:kern w:val="2"/>
                <w14:ligatures w14:val="standardContextual"/>
              </w:rPr>
            </w:pPr>
            <w:r w:rsidRPr="002C6C11">
              <w:rPr>
                <w:rFonts w:eastAsia="Montserrat" w:cs="Montserrat"/>
                <w:kern w:val="2"/>
                <w14:ligatures w14:val="standardContextual"/>
              </w:rPr>
              <w:t>Currently debugging the reception of the MTCH between Keysight UK and MediaTek UK.</w:t>
            </w:r>
          </w:p>
        </w:tc>
      </w:tr>
      <w:tr w:rsidR="00CC65E7" w:rsidRPr="00C80238" w14:paraId="6EF006DD" w14:textId="77777777">
        <w:trPr>
          <w:trHeight w:val="300"/>
        </w:trPr>
        <w:tc>
          <w:tcPr>
            <w:tcW w:w="33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1B60E26"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3</w:t>
            </w:r>
          </w:p>
        </w:tc>
        <w:tc>
          <w:tcPr>
            <w:tcW w:w="235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049C1EF" w14:textId="732F5E52"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 xml:space="preserve">Keysight </w:t>
            </w:r>
            <w:r w:rsidR="009C4F01">
              <w:rPr>
                <w:rFonts w:eastAsia="Montserrat" w:cs="Montserrat"/>
                <w:kern w:val="2"/>
                <w14:ligatures w14:val="standardContextual"/>
              </w:rPr>
              <w:t>network</w:t>
            </w:r>
            <w:r w:rsidRPr="002C6C11">
              <w:rPr>
                <w:rFonts w:eastAsia="Montserrat" w:cs="Montserrat"/>
                <w:kern w:val="2"/>
                <w14:ligatures w14:val="standardContextual"/>
              </w:rPr>
              <w:t xml:space="preserve"> emulation: Verify support for multiple MBS Broadcast session configuration, data transmission and teardown</w:t>
            </w:r>
          </w:p>
        </w:tc>
        <w:tc>
          <w:tcPr>
            <w:tcW w:w="708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58A1F106" w14:textId="77777777" w:rsidR="00CC65E7" w:rsidRPr="002C6C11" w:rsidRDefault="00CC65E7">
            <w:pPr>
              <w:pStyle w:val="ParagraphText"/>
              <w:jc w:val="center"/>
              <w:rPr>
                <w:rFonts w:eastAsia="Montserrat" w:cs="Montserrat"/>
                <w:kern w:val="2"/>
                <w14:ligatures w14:val="standardContextual"/>
              </w:rPr>
            </w:pPr>
            <w:r w:rsidRPr="002C6C11">
              <w:rPr>
                <w:rFonts w:eastAsia="Montserrat" w:cs="Montserrat"/>
                <w:kern w:val="2"/>
                <w:u w:val="single"/>
                <w14:ligatures w14:val="standardContextual"/>
              </w:rPr>
              <w:t>Step 1</w:t>
            </w:r>
            <w:r w:rsidRPr="002C6C11">
              <w:rPr>
                <w:rFonts w:eastAsia="Montserrat" w:cs="Montserrat"/>
                <w:kern w:val="2"/>
                <w14:ligatures w14:val="standardContextual"/>
              </w:rPr>
              <w:t xml:space="preserve"> and </w:t>
            </w:r>
            <w:r w:rsidRPr="002C6C11">
              <w:rPr>
                <w:rFonts w:eastAsia="Montserrat" w:cs="Montserrat"/>
                <w:kern w:val="2"/>
                <w:u w:val="single"/>
                <w14:ligatures w14:val="standardContextual"/>
              </w:rPr>
              <w:t>Step 2</w:t>
            </w:r>
            <w:r w:rsidRPr="002C6C11">
              <w:rPr>
                <w:rFonts w:eastAsia="Montserrat" w:cs="Montserrat"/>
                <w:kern w:val="2"/>
                <w14:ligatures w14:val="standardContextual"/>
              </w:rPr>
              <w:t xml:space="preserve"> are currently </w:t>
            </w:r>
            <w:r w:rsidRPr="002C6C11">
              <w:rPr>
                <w:rFonts w:eastAsia="Montserrat" w:cs="Montserrat"/>
                <w:kern w:val="2"/>
                <w:u w:val="single"/>
                <w14:ligatures w14:val="standardContextual"/>
              </w:rPr>
              <w:t>ongoing.</w:t>
            </w:r>
            <w:r w:rsidRPr="002C6C11">
              <w:rPr>
                <w:rFonts w:eastAsia="Montserrat" w:cs="Montserrat"/>
                <w:kern w:val="2"/>
                <w14:ligatures w14:val="standardContextual"/>
              </w:rPr>
              <w:t xml:space="preserve"> </w:t>
            </w:r>
          </w:p>
          <w:p w14:paraId="57A84F1E"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 xml:space="preserve"> KeySight UK is working on these to provide the required functionality to be tested by MediaTek UK in early MS3.</w:t>
            </w:r>
          </w:p>
        </w:tc>
      </w:tr>
      <w:tr w:rsidR="00CC65E7" w:rsidRPr="00C80238" w14:paraId="1496A9E8" w14:textId="77777777">
        <w:trPr>
          <w:trHeight w:val="300"/>
        </w:trPr>
        <w:tc>
          <w:tcPr>
            <w:tcW w:w="33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09444BBE" w14:textId="77777777" w:rsidR="00CC65E7" w:rsidRPr="002C6C11" w:rsidRDefault="00CC65E7">
            <w:pPr>
              <w:pStyle w:val="ParagraphText"/>
              <w:rPr>
                <w:rFonts w:eastAsia="Montserrat" w:cs="Montserrat"/>
                <w:kern w:val="2"/>
                <w14:ligatures w14:val="standardContextual"/>
              </w:rPr>
            </w:pPr>
          </w:p>
        </w:tc>
        <w:tc>
          <w:tcPr>
            <w:tcW w:w="235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1C1A6A74" w14:textId="77777777" w:rsidR="00CC65E7" w:rsidRPr="002C6C11" w:rsidRDefault="00CC65E7">
            <w:pPr>
              <w:pStyle w:val="ParagraphText"/>
              <w:rPr>
                <w:rFonts w:eastAsia="Montserrat" w:cs="Montserrat"/>
                <w:kern w:val="2"/>
                <w14:ligatures w14:val="standardContextual"/>
              </w:rPr>
            </w:pPr>
          </w:p>
        </w:tc>
        <w:tc>
          <w:tcPr>
            <w:tcW w:w="708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3C72A0FC" w14:textId="77777777" w:rsidR="00CC65E7" w:rsidRPr="002C6C11" w:rsidRDefault="00CC65E7">
            <w:pPr>
              <w:pStyle w:val="ParagraphText"/>
              <w:jc w:val="center"/>
              <w:rPr>
                <w:rFonts w:eastAsia="Montserrat" w:cs="Montserrat"/>
                <w:kern w:val="2"/>
                <w14:ligatures w14:val="standardContextual"/>
              </w:rPr>
            </w:pPr>
          </w:p>
        </w:tc>
      </w:tr>
    </w:tbl>
    <w:p w14:paraId="7300F242" w14:textId="77777777" w:rsidR="00CC65E7" w:rsidRPr="00CB317A" w:rsidRDefault="00CC65E7" w:rsidP="00CC65E7">
      <w:pPr>
        <w:pStyle w:val="ParagraphText"/>
      </w:pPr>
    </w:p>
    <w:p w14:paraId="065ACB09" w14:textId="77777777" w:rsidR="00CC65E7" w:rsidRPr="00CB317A" w:rsidRDefault="00CC65E7" w:rsidP="00CC65E7">
      <w:pPr>
        <w:pStyle w:val="ParagraphText"/>
      </w:pPr>
    </w:p>
    <w:p w14:paraId="642BD1E3" w14:textId="77777777" w:rsidR="00CC65E7" w:rsidRPr="00CB317A" w:rsidRDefault="00CC65E7" w:rsidP="00CC65E7">
      <w:pPr>
        <w:pStyle w:val="ParagraphText"/>
        <w:rPr>
          <w:b/>
        </w:rPr>
      </w:pPr>
      <w:r w:rsidRPr="00CB317A">
        <w:rPr>
          <w:b/>
        </w:rPr>
        <w:t>WP 6.3.3:</w:t>
      </w:r>
    </w:p>
    <w:p w14:paraId="001FE575" w14:textId="77777777" w:rsidR="00CC65E7" w:rsidRPr="002C6C11" w:rsidRDefault="00CC65E7" w:rsidP="00CC65E7">
      <w:pPr>
        <w:pStyle w:val="ParagraphText"/>
      </w:pPr>
    </w:p>
    <w:tbl>
      <w:tblPr>
        <w:tblW w:w="8923"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55"/>
        <w:gridCol w:w="2431"/>
        <w:gridCol w:w="6237"/>
      </w:tblGrid>
      <w:tr w:rsidR="00CC65E7" w:rsidRPr="00C80238" w14:paraId="71432E66" w14:textId="77777777">
        <w:trPr>
          <w:trHeight w:val="300"/>
        </w:trPr>
        <w:tc>
          <w:tcPr>
            <w:tcW w:w="25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62B273DF" w14:textId="77777777" w:rsidR="00CC65E7" w:rsidRPr="00CB317A" w:rsidRDefault="00CC65E7">
            <w:pPr>
              <w:jc w:val="center"/>
              <w:rPr>
                <w:rFonts w:ascii="Montserrat" w:eastAsia="Montserrat" w:hAnsi="Montserrat" w:cs="Montserrat"/>
                <w:color w:val="auto"/>
                <w:kern w:val="2"/>
                <w:sz w:val="18"/>
                <w:szCs w:val="18"/>
                <w14:ligatures w14:val="standardContextual"/>
              </w:rPr>
            </w:pPr>
          </w:p>
        </w:tc>
        <w:tc>
          <w:tcPr>
            <w:tcW w:w="2431"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3141EF5"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Test Objective</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65F48946" w14:textId="77777777" w:rsidR="00CC65E7" w:rsidRPr="00CB317A" w:rsidRDefault="00CC65E7">
            <w:pPr>
              <w:pStyle w:val="ParagraphText"/>
              <w:jc w:val="center"/>
              <w:rPr>
                <w:rFonts w:eastAsia="Montserrat" w:cs="Montserrat"/>
                <w:kern w:val="2"/>
                <w14:ligatures w14:val="standardContextual"/>
              </w:rPr>
            </w:pPr>
            <w:r w:rsidRPr="00CB317A">
              <w:rPr>
                <w:rFonts w:eastAsia="Montserrat" w:cs="Montserrat"/>
                <w:kern w:val="2"/>
                <w14:ligatures w14:val="standardContextual"/>
              </w:rPr>
              <w:t>Status</w:t>
            </w:r>
          </w:p>
        </w:tc>
      </w:tr>
      <w:tr w:rsidR="00CC65E7" w:rsidRPr="00C80238" w14:paraId="7FA9BD79" w14:textId="77777777">
        <w:trPr>
          <w:trHeight w:val="300"/>
        </w:trPr>
        <w:tc>
          <w:tcPr>
            <w:tcW w:w="25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3957F571"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1</w:t>
            </w:r>
          </w:p>
        </w:tc>
        <w:tc>
          <w:tcPr>
            <w:tcW w:w="2431"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E6FC996" w14:textId="7B425696"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 xml:space="preserve">Keysight </w:t>
            </w:r>
            <w:r w:rsidR="008625D0">
              <w:rPr>
                <w:rFonts w:eastAsia="Montserrat" w:cs="Montserrat"/>
                <w:kern w:val="2"/>
                <w14:ligatures w14:val="standardContextual"/>
              </w:rPr>
              <w:t>network</w:t>
            </w:r>
            <w:r w:rsidRPr="002C6C11">
              <w:rPr>
                <w:rFonts w:eastAsia="Montserrat" w:cs="Montserrat"/>
                <w:kern w:val="2"/>
                <w14:ligatures w14:val="standardContextual"/>
              </w:rPr>
              <w:t xml:space="preserve"> emulation: Verify support for DL HARQ Feedback disabling</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21958205"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Pass</w:t>
            </w:r>
          </w:p>
        </w:tc>
      </w:tr>
      <w:tr w:rsidR="00CC65E7" w:rsidRPr="00C80238" w14:paraId="69B68169" w14:textId="77777777">
        <w:trPr>
          <w:trHeight w:val="300"/>
        </w:trPr>
        <w:tc>
          <w:tcPr>
            <w:tcW w:w="25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2DD6CBFC"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2</w:t>
            </w:r>
          </w:p>
        </w:tc>
        <w:tc>
          <w:tcPr>
            <w:tcW w:w="2431"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245C544C" w14:textId="3B00C0CA"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 xml:space="preserve">Keysight </w:t>
            </w:r>
            <w:r w:rsidR="008625D0">
              <w:rPr>
                <w:rFonts w:eastAsia="Montserrat" w:cs="Montserrat"/>
                <w:kern w:val="2"/>
                <w14:ligatures w14:val="standardContextual"/>
              </w:rPr>
              <w:t>network</w:t>
            </w:r>
            <w:r w:rsidRPr="002C6C11">
              <w:rPr>
                <w:rFonts w:eastAsia="Montserrat" w:cs="Montserrat"/>
                <w:kern w:val="2"/>
                <w14:ligatures w14:val="standardContextual"/>
              </w:rPr>
              <w:t xml:space="preserve"> emulation: Verify support for NTN GEO functionality</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051AA19C"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Ongoing</w:t>
            </w:r>
          </w:p>
        </w:tc>
      </w:tr>
      <w:tr w:rsidR="00CC65E7" w:rsidRPr="00C80238" w14:paraId="3A966D3C" w14:textId="77777777">
        <w:trPr>
          <w:trHeight w:val="300"/>
        </w:trPr>
        <w:tc>
          <w:tcPr>
            <w:tcW w:w="25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198F8BA3"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3</w:t>
            </w:r>
          </w:p>
        </w:tc>
        <w:tc>
          <w:tcPr>
            <w:tcW w:w="2431"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32ECB4AC" w14:textId="26F0C872"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 xml:space="preserve">Keysight </w:t>
            </w:r>
            <w:r w:rsidR="008625D0">
              <w:rPr>
                <w:rFonts w:eastAsia="Montserrat" w:cs="Montserrat"/>
                <w:kern w:val="2"/>
                <w14:ligatures w14:val="standardContextual"/>
              </w:rPr>
              <w:t>network</w:t>
            </w:r>
            <w:r w:rsidRPr="002C6C11">
              <w:rPr>
                <w:rFonts w:eastAsia="Montserrat" w:cs="Montserrat"/>
                <w:kern w:val="2"/>
                <w14:ligatures w14:val="standardContextual"/>
              </w:rPr>
              <w:t xml:space="preserve"> emulation: Verify MBS Broadcast delivery with NTN</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3DDBF6C3"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u w:val="single"/>
                <w14:ligatures w14:val="standardContextual"/>
              </w:rPr>
              <w:t>To be started</w:t>
            </w:r>
            <w:r w:rsidRPr="002C6C11">
              <w:rPr>
                <w:rFonts w:eastAsia="Montserrat" w:cs="Montserrat"/>
                <w:kern w:val="2"/>
                <w14:ligatures w14:val="standardContextual"/>
              </w:rPr>
              <w:t xml:space="preserve"> on completion of WP 6.3.2 tests</w:t>
            </w:r>
          </w:p>
        </w:tc>
      </w:tr>
    </w:tbl>
    <w:p w14:paraId="37E95AD5" w14:textId="77777777" w:rsidR="00CC65E7" w:rsidRPr="00CB317A" w:rsidRDefault="00CC65E7" w:rsidP="00CC65E7">
      <w:pPr>
        <w:pStyle w:val="ParagraphText"/>
      </w:pPr>
    </w:p>
    <w:p w14:paraId="0E4E7486" w14:textId="77777777" w:rsidR="00CC65E7" w:rsidRDefault="00CC65E7" w:rsidP="00CC65E7">
      <w:pPr>
        <w:pStyle w:val="ParagraphText"/>
      </w:pPr>
    </w:p>
    <w:p w14:paraId="2E06DC84" w14:textId="77777777" w:rsidR="00974151" w:rsidRPr="00CB317A" w:rsidRDefault="00974151" w:rsidP="00CC65E7">
      <w:pPr>
        <w:pStyle w:val="ParagraphText"/>
      </w:pPr>
    </w:p>
    <w:p w14:paraId="72D8F5AB" w14:textId="77777777" w:rsidR="00CC65E7" w:rsidRPr="00CB317A" w:rsidRDefault="00CC65E7" w:rsidP="00CC65E7">
      <w:pPr>
        <w:pStyle w:val="ParagraphText"/>
        <w:rPr>
          <w:b/>
        </w:rPr>
      </w:pPr>
      <w:r w:rsidRPr="00CB317A">
        <w:rPr>
          <w:b/>
        </w:rPr>
        <w:t>WP 6.3.4:</w:t>
      </w:r>
    </w:p>
    <w:p w14:paraId="08559BC8" w14:textId="77777777" w:rsidR="00CC65E7" w:rsidRPr="002C6C11" w:rsidRDefault="00CC65E7" w:rsidP="00CC65E7">
      <w:pPr>
        <w:pStyle w:val="ParagraphText"/>
      </w:pPr>
    </w:p>
    <w:tbl>
      <w:tblPr>
        <w:tblW w:w="8923"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70"/>
        <w:gridCol w:w="2416"/>
        <w:gridCol w:w="6237"/>
      </w:tblGrid>
      <w:tr w:rsidR="00CC65E7" w:rsidRPr="00C80238" w14:paraId="16D3775C" w14:textId="77777777">
        <w:trPr>
          <w:trHeight w:val="300"/>
        </w:trPr>
        <w:tc>
          <w:tcPr>
            <w:tcW w:w="2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57460878" w14:textId="77777777" w:rsidR="00CC65E7" w:rsidRPr="00CB317A" w:rsidRDefault="00CC65E7">
            <w:pPr>
              <w:jc w:val="center"/>
              <w:rPr>
                <w:rFonts w:ascii="Montserrat" w:eastAsia="Montserrat" w:hAnsi="Montserrat" w:cs="Montserrat"/>
                <w:color w:val="auto"/>
                <w:kern w:val="2"/>
                <w:sz w:val="18"/>
                <w:szCs w:val="18"/>
                <w14:ligatures w14:val="standardContextual"/>
              </w:rPr>
            </w:pPr>
          </w:p>
        </w:tc>
        <w:tc>
          <w:tcPr>
            <w:tcW w:w="241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34BFC201"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Test Objective</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3B82751C"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Status</w:t>
            </w:r>
          </w:p>
        </w:tc>
      </w:tr>
      <w:tr w:rsidR="00CC65E7" w:rsidRPr="00C80238" w14:paraId="4F138182" w14:textId="77777777">
        <w:trPr>
          <w:trHeight w:val="300"/>
        </w:trPr>
        <w:tc>
          <w:tcPr>
            <w:tcW w:w="2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4996C323"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1</w:t>
            </w:r>
          </w:p>
        </w:tc>
        <w:tc>
          <w:tcPr>
            <w:tcW w:w="241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37C8F0D4"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Support for large timing advance (~540 msec)</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32CBCA0F"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Pass</w:t>
            </w:r>
          </w:p>
        </w:tc>
      </w:tr>
      <w:tr w:rsidR="00CC65E7" w:rsidRPr="00C80238" w14:paraId="2A3C8FD1" w14:textId="77777777">
        <w:trPr>
          <w:trHeight w:val="300"/>
        </w:trPr>
        <w:tc>
          <w:tcPr>
            <w:tcW w:w="2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3A5C2CD2"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2</w:t>
            </w:r>
          </w:p>
        </w:tc>
        <w:tc>
          <w:tcPr>
            <w:tcW w:w="241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D3050E6"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Support for DL HARQ Feedback disabling</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419C74E0"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Pass</w:t>
            </w:r>
          </w:p>
        </w:tc>
      </w:tr>
      <w:tr w:rsidR="00CC65E7" w:rsidRPr="00C80238" w14:paraId="70737010" w14:textId="77777777">
        <w:trPr>
          <w:trHeight w:val="300"/>
        </w:trPr>
        <w:tc>
          <w:tcPr>
            <w:tcW w:w="2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066019D"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3</w:t>
            </w:r>
          </w:p>
        </w:tc>
        <w:tc>
          <w:tcPr>
            <w:tcW w:w="241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1458E930"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Support for UL HARQ mode B and logical channel prioritisation</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31F6815F" w14:textId="77777777" w:rsidR="00CC65E7" w:rsidRPr="002C6C11"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Ongoing*</w:t>
            </w:r>
          </w:p>
          <w:p w14:paraId="58CDF66C" w14:textId="77777777" w:rsidR="00CC65E7" w:rsidRPr="00CB317A" w:rsidRDefault="00CC65E7">
            <w:pPr>
              <w:pStyle w:val="ParagraphText"/>
              <w:rPr>
                <w:rFonts w:eastAsia="Montserrat" w:cs="Montserrat"/>
                <w:kern w:val="2"/>
                <w14:ligatures w14:val="standardContextual"/>
              </w:rPr>
            </w:pPr>
          </w:p>
        </w:tc>
      </w:tr>
      <w:tr w:rsidR="00CC65E7" w:rsidRPr="00C80238" w14:paraId="08D5E246" w14:textId="77777777">
        <w:trPr>
          <w:trHeight w:val="300"/>
        </w:trPr>
        <w:tc>
          <w:tcPr>
            <w:tcW w:w="2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179F060F"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4</w:t>
            </w:r>
          </w:p>
        </w:tc>
        <w:tc>
          <w:tcPr>
            <w:tcW w:w="241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4AB824D2"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Support for all GEO features together</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15696F0C"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To be started on completion of test 3) above</w:t>
            </w:r>
          </w:p>
        </w:tc>
      </w:tr>
    </w:tbl>
    <w:p w14:paraId="105652C7" w14:textId="77777777" w:rsidR="00CC65E7" w:rsidRPr="00CB317A" w:rsidRDefault="00CC65E7" w:rsidP="00CC65E7">
      <w:pPr>
        <w:pStyle w:val="ParagraphText"/>
      </w:pPr>
    </w:p>
    <w:p w14:paraId="5AB24A5F" w14:textId="77777777" w:rsidR="00CC65E7" w:rsidRPr="002C6C11" w:rsidRDefault="00CC65E7" w:rsidP="00CC65E7">
      <w:pPr>
        <w:pStyle w:val="ParagraphText"/>
        <w:jc w:val="left"/>
        <w:rPr>
          <w:rFonts w:eastAsia="Montserrat" w:cs="Montserrat"/>
        </w:rPr>
      </w:pPr>
      <w:r w:rsidRPr="002C6C11">
        <w:rPr>
          <w:rFonts w:eastAsia="Montserrat" w:cs="Montserrat"/>
        </w:rPr>
        <w:t>*Functionality has been proven with MediaTek UK integration tests. Waiting on a new release of UXM firmware from KeySight UK to complete the verification. Release date is set for 13/02/2026.</w:t>
      </w:r>
    </w:p>
    <w:p w14:paraId="04DC138E" w14:textId="77777777" w:rsidR="00CC65E7" w:rsidRPr="00CB317A" w:rsidRDefault="00CC65E7" w:rsidP="00CC65E7">
      <w:pPr>
        <w:pStyle w:val="ParagraphText"/>
      </w:pPr>
    </w:p>
    <w:p w14:paraId="09E6D76D" w14:textId="77777777" w:rsidR="00CC65E7" w:rsidRPr="00CB317A" w:rsidRDefault="00CC65E7" w:rsidP="00CC65E7">
      <w:pPr>
        <w:pStyle w:val="ParagraphText"/>
        <w:rPr>
          <w:b/>
        </w:rPr>
      </w:pPr>
      <w:r w:rsidRPr="00CB317A">
        <w:rPr>
          <w:b/>
        </w:rPr>
        <w:t>WP 6.3.5:</w:t>
      </w:r>
    </w:p>
    <w:p w14:paraId="77E323D8" w14:textId="77777777" w:rsidR="00CC65E7" w:rsidRPr="00CB317A" w:rsidRDefault="00CC65E7" w:rsidP="00CC65E7">
      <w:pPr>
        <w:pStyle w:val="ParagraphText"/>
        <w:rPr>
          <w:b/>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70"/>
        <w:gridCol w:w="2416"/>
        <w:gridCol w:w="6237"/>
      </w:tblGrid>
      <w:tr w:rsidR="00CC65E7" w:rsidRPr="00C80238" w14:paraId="128C4AFF" w14:textId="77777777">
        <w:trPr>
          <w:trHeight w:val="300"/>
        </w:trPr>
        <w:tc>
          <w:tcPr>
            <w:tcW w:w="2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5FE31EF6" w14:textId="77777777" w:rsidR="00CC65E7" w:rsidRPr="00CB317A" w:rsidRDefault="00CC65E7">
            <w:pPr>
              <w:jc w:val="center"/>
              <w:rPr>
                <w:rFonts w:ascii="Montserrat" w:eastAsia="Montserrat" w:hAnsi="Montserrat" w:cs="Montserrat"/>
                <w:color w:val="auto"/>
                <w:kern w:val="2"/>
                <w:sz w:val="18"/>
                <w:szCs w:val="18"/>
                <w14:ligatures w14:val="standardContextual"/>
              </w:rPr>
            </w:pPr>
          </w:p>
        </w:tc>
        <w:tc>
          <w:tcPr>
            <w:tcW w:w="241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2727A932"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Test Objective</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3792B73C"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Status</w:t>
            </w:r>
          </w:p>
        </w:tc>
      </w:tr>
      <w:tr w:rsidR="00CC65E7" w:rsidRPr="00C80238" w14:paraId="03ED8B23" w14:textId="77777777">
        <w:trPr>
          <w:trHeight w:val="300"/>
        </w:trPr>
        <w:tc>
          <w:tcPr>
            <w:tcW w:w="2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2B25D614"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1</w:t>
            </w:r>
          </w:p>
        </w:tc>
        <w:tc>
          <w:tcPr>
            <w:tcW w:w="241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65929501" w14:textId="7E4686B1"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 xml:space="preserve">Keysight </w:t>
            </w:r>
            <w:r w:rsidR="008625D0">
              <w:rPr>
                <w:rFonts w:eastAsia="Montserrat" w:cs="Montserrat"/>
                <w:kern w:val="2"/>
                <w14:ligatures w14:val="standardContextual"/>
              </w:rPr>
              <w:t>network</w:t>
            </w:r>
            <w:r w:rsidRPr="002C6C11">
              <w:rPr>
                <w:rFonts w:eastAsia="Montserrat" w:cs="Montserrat"/>
                <w:kern w:val="2"/>
                <w14:ligatures w14:val="standardContextual"/>
              </w:rPr>
              <w:t xml:space="preserve"> emulation: Verify support of chosen subset of channel models identified in WP 6.1 </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436B3C1A"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u w:val="single"/>
                <w14:ligatures w14:val="standardContextual"/>
              </w:rPr>
              <w:t>To be started</w:t>
            </w:r>
            <w:r w:rsidRPr="002C6C11">
              <w:rPr>
                <w:rFonts w:eastAsia="Montserrat" w:cs="Montserrat"/>
                <w:kern w:val="2"/>
                <w14:ligatures w14:val="standardContextual"/>
              </w:rPr>
              <w:t xml:space="preserve"> after MS2</w:t>
            </w:r>
          </w:p>
        </w:tc>
      </w:tr>
    </w:tbl>
    <w:p w14:paraId="4AFF8173" w14:textId="77777777" w:rsidR="00CC65E7" w:rsidRPr="00CB317A" w:rsidRDefault="00CC65E7" w:rsidP="00CC65E7">
      <w:pPr>
        <w:pStyle w:val="ParagraphText"/>
      </w:pPr>
    </w:p>
    <w:p w14:paraId="4715FA69" w14:textId="77777777" w:rsidR="00CC65E7" w:rsidRPr="00CB317A" w:rsidRDefault="00CC65E7" w:rsidP="00CC65E7">
      <w:pPr>
        <w:pStyle w:val="ParagraphText"/>
        <w:rPr>
          <w:b/>
        </w:rPr>
      </w:pPr>
      <w:r w:rsidRPr="00CB317A">
        <w:rPr>
          <w:b/>
        </w:rPr>
        <w:t>WP 6.3.6:</w:t>
      </w:r>
    </w:p>
    <w:p w14:paraId="31345B9F" w14:textId="77777777" w:rsidR="00CC65E7" w:rsidRPr="002C6C11" w:rsidRDefault="00CC65E7" w:rsidP="00CC65E7">
      <w:pPr>
        <w:pStyle w:val="ParagraphText"/>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70"/>
        <w:gridCol w:w="2416"/>
        <w:gridCol w:w="6237"/>
      </w:tblGrid>
      <w:tr w:rsidR="00CC65E7" w:rsidRPr="00C80238" w14:paraId="39C8C78C" w14:textId="77777777">
        <w:trPr>
          <w:trHeight w:val="300"/>
        </w:trPr>
        <w:tc>
          <w:tcPr>
            <w:tcW w:w="2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40ABB58F" w14:textId="77777777" w:rsidR="00CC65E7" w:rsidRPr="00CB317A" w:rsidRDefault="00CC65E7">
            <w:pPr>
              <w:jc w:val="center"/>
              <w:rPr>
                <w:rFonts w:ascii="Montserrat" w:eastAsia="Montserrat" w:hAnsi="Montserrat" w:cs="Montserrat"/>
                <w:color w:val="auto"/>
                <w:kern w:val="2"/>
                <w:sz w:val="18"/>
                <w:szCs w:val="18"/>
                <w14:ligatures w14:val="standardContextual"/>
              </w:rPr>
            </w:pPr>
          </w:p>
        </w:tc>
        <w:tc>
          <w:tcPr>
            <w:tcW w:w="241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1660FDC7"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Test Objective</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21F47211"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Status</w:t>
            </w:r>
          </w:p>
        </w:tc>
      </w:tr>
      <w:tr w:rsidR="00CC65E7" w:rsidRPr="00C80238" w14:paraId="0E78AD45" w14:textId="77777777">
        <w:trPr>
          <w:trHeight w:val="300"/>
        </w:trPr>
        <w:tc>
          <w:tcPr>
            <w:tcW w:w="2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669C29BD"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1</w:t>
            </w:r>
          </w:p>
        </w:tc>
        <w:tc>
          <w:tcPr>
            <w:tcW w:w="241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0FFA165F"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Support of MBS over NTN GEO</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083904C5"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u w:val="single"/>
              </w:rPr>
              <w:t>To be started</w:t>
            </w:r>
            <w:r w:rsidRPr="002C6C11">
              <w:rPr>
                <w:rFonts w:eastAsia="Montserrat" w:cs="Montserrat"/>
              </w:rPr>
              <w:t xml:space="preserve"> after completion of tests specified in WP 6.3.2, WP 6.3.3 and WP 6.3.4*</w:t>
            </w:r>
          </w:p>
        </w:tc>
      </w:tr>
    </w:tbl>
    <w:p w14:paraId="469BF048" w14:textId="77777777" w:rsidR="00CC65E7" w:rsidRPr="00CB317A" w:rsidRDefault="00CC65E7" w:rsidP="00CC65E7">
      <w:pPr>
        <w:pStyle w:val="ParagraphText"/>
      </w:pPr>
    </w:p>
    <w:p w14:paraId="675DC72E" w14:textId="77777777" w:rsidR="00CC65E7" w:rsidRPr="002C6C11" w:rsidRDefault="00CC65E7" w:rsidP="00CC65E7">
      <w:pPr>
        <w:pStyle w:val="ParagraphText"/>
        <w:spacing w:before="120"/>
      </w:pPr>
      <w:r w:rsidRPr="002C6C11">
        <w:t>*In order to complete the basic verification of the following deliverable for MS2;</w:t>
      </w:r>
    </w:p>
    <w:p w14:paraId="13AF256D" w14:textId="77777777" w:rsidR="00CC65E7" w:rsidRPr="002C6C11" w:rsidRDefault="00CC65E7" w:rsidP="00CC65E7">
      <w:pPr>
        <w:pStyle w:val="ParagraphText"/>
        <w:spacing w:before="120"/>
        <w:ind w:firstLine="720"/>
      </w:pPr>
      <w:r w:rsidRPr="002C6C11">
        <w:t>“</w:t>
      </w:r>
      <w:r w:rsidRPr="002C6C11">
        <w:rPr>
          <w:i/>
        </w:rPr>
        <w:t>5G Modem build with NTN (with GEO) and MBS</w:t>
      </w:r>
      <w:r w:rsidRPr="002C6C11">
        <w:t xml:space="preserve">” </w:t>
      </w:r>
    </w:p>
    <w:p w14:paraId="413B87C9" w14:textId="77777777" w:rsidR="00CC65E7" w:rsidRPr="002C6C11" w:rsidRDefault="00CC65E7" w:rsidP="00CC65E7">
      <w:pPr>
        <w:pStyle w:val="ParagraphText"/>
        <w:spacing w:before="120"/>
      </w:pPr>
      <w:r w:rsidRPr="002C6C11">
        <w:t xml:space="preserve">further interoperability testing has been performed with the MediaTek gNodeB emulator from MediaTek Finland that will be used for WP 6.4.4. </w:t>
      </w:r>
    </w:p>
    <w:p w14:paraId="23D504E9" w14:textId="77777777" w:rsidR="00CC65E7" w:rsidRPr="002C6C11" w:rsidRDefault="00CC65E7" w:rsidP="00CC65E7">
      <w:pPr>
        <w:pStyle w:val="ParagraphText"/>
        <w:spacing w:before="120"/>
      </w:pPr>
      <w:r w:rsidRPr="002C6C11">
        <w:t>This has successfully proved the ability of the MediaTek devices used in the 5G EMERGE project to received MBS broadcast data over a GEO NR NTN connection with real hardware.</w:t>
      </w:r>
    </w:p>
    <w:p w14:paraId="3E2A1EC9" w14:textId="77777777" w:rsidR="00CC65E7" w:rsidRPr="002C6C11" w:rsidRDefault="00CC65E7" w:rsidP="00CC65E7">
      <w:pPr>
        <w:pStyle w:val="ParagraphText"/>
        <w:spacing w:before="120"/>
      </w:pPr>
    </w:p>
    <w:p w14:paraId="70EBCB13" w14:textId="77777777" w:rsidR="00CC65E7" w:rsidRPr="00CB317A" w:rsidRDefault="00CC65E7" w:rsidP="00CC65E7">
      <w:pPr>
        <w:pStyle w:val="ParagraphText"/>
        <w:rPr>
          <w:b/>
        </w:rPr>
      </w:pPr>
      <w:r w:rsidRPr="00CB317A">
        <w:rPr>
          <w:b/>
        </w:rPr>
        <w:t>WP 6.3.9:</w:t>
      </w:r>
    </w:p>
    <w:p w14:paraId="20DA91BD" w14:textId="77777777" w:rsidR="00CC65E7" w:rsidRPr="00CB317A" w:rsidRDefault="00CC65E7" w:rsidP="00CC65E7">
      <w:pPr>
        <w:pStyle w:val="ParagraphText"/>
        <w:rPr>
          <w:b/>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270"/>
        <w:gridCol w:w="2416"/>
        <w:gridCol w:w="6237"/>
      </w:tblGrid>
      <w:tr w:rsidR="00CC65E7" w:rsidRPr="00C80238" w14:paraId="52143786" w14:textId="77777777">
        <w:trPr>
          <w:trHeight w:val="300"/>
        </w:trPr>
        <w:tc>
          <w:tcPr>
            <w:tcW w:w="2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7C15C09F" w14:textId="77777777" w:rsidR="00CC65E7" w:rsidRPr="00CB317A" w:rsidRDefault="00CC65E7">
            <w:pPr>
              <w:jc w:val="center"/>
              <w:rPr>
                <w:rFonts w:ascii="Montserrat" w:eastAsia="Montserrat" w:hAnsi="Montserrat" w:cs="Montserrat"/>
                <w:color w:val="auto"/>
                <w:kern w:val="2"/>
                <w:sz w:val="18"/>
                <w:szCs w:val="18"/>
                <w14:ligatures w14:val="standardContextual"/>
              </w:rPr>
            </w:pPr>
          </w:p>
        </w:tc>
        <w:tc>
          <w:tcPr>
            <w:tcW w:w="241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698B801B"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Test Objective</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27BE7ED3"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kern w:val="2"/>
                <w14:ligatures w14:val="standardContextual"/>
              </w:rPr>
              <w:t>Status</w:t>
            </w:r>
          </w:p>
        </w:tc>
      </w:tr>
      <w:tr w:rsidR="00CC65E7" w:rsidRPr="00C80238" w14:paraId="3E51C840" w14:textId="77777777">
        <w:trPr>
          <w:trHeight w:val="300"/>
        </w:trPr>
        <w:tc>
          <w:tcPr>
            <w:tcW w:w="2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6CA2E578" w14:textId="77777777" w:rsidR="00CC65E7" w:rsidRPr="00CB317A" w:rsidRDefault="00CC65E7">
            <w:pPr>
              <w:pStyle w:val="ParagraphText"/>
              <w:rPr>
                <w:rFonts w:eastAsia="Montserrat" w:cs="Montserrat"/>
                <w:kern w:val="2"/>
                <w14:ligatures w14:val="standardContextual"/>
              </w:rPr>
            </w:pPr>
            <w:r w:rsidRPr="002C6C11">
              <w:rPr>
                <w:rFonts w:eastAsia="Montserrat" w:cs="Montserrat"/>
                <w:kern w:val="2"/>
                <w14:ligatures w14:val="standardContextual"/>
              </w:rPr>
              <w:t>1</w:t>
            </w:r>
          </w:p>
        </w:tc>
        <w:tc>
          <w:tcPr>
            <w:tcW w:w="2416"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404A2BF9" w14:textId="77777777" w:rsidR="00CC65E7" w:rsidRPr="00CB317A" w:rsidRDefault="00CC65E7">
            <w:pPr>
              <w:pStyle w:val="ParagraphText"/>
              <w:spacing w:line="256" w:lineRule="auto"/>
              <w:rPr>
                <w:rFonts w:eastAsia="Montserrat" w:cs="Montserrat"/>
                <w:kern w:val="2"/>
                <w14:ligatures w14:val="standardContextual"/>
              </w:rPr>
            </w:pPr>
            <w:r w:rsidRPr="002C6C11">
              <w:rPr>
                <w:rFonts w:eastAsia="Montserrat" w:cs="Montserrat"/>
                <w:kern w:val="2"/>
                <w14:ligatures w14:val="standardContextual"/>
              </w:rPr>
              <w:t>Validation of MediaTek devices for NR NTN Conformance configurations</w:t>
            </w:r>
          </w:p>
        </w:tc>
        <w:tc>
          <w:tcPr>
            <w:tcW w:w="6237"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885C133" w14:textId="77777777" w:rsidR="00CC65E7" w:rsidRPr="00CB317A" w:rsidRDefault="00CC65E7">
            <w:pPr>
              <w:pStyle w:val="ParagraphText"/>
              <w:jc w:val="center"/>
              <w:rPr>
                <w:rFonts w:eastAsia="Montserrat" w:cs="Montserrat"/>
                <w:kern w:val="2"/>
                <w14:ligatures w14:val="standardContextual"/>
              </w:rPr>
            </w:pPr>
            <w:r w:rsidRPr="002C6C11">
              <w:rPr>
                <w:rFonts w:eastAsia="Montserrat" w:cs="Montserrat"/>
                <w:u w:val="single"/>
              </w:rPr>
              <w:t>To be started</w:t>
            </w:r>
            <w:r w:rsidRPr="002C6C11">
              <w:rPr>
                <w:rFonts w:eastAsia="Montserrat" w:cs="Montserrat"/>
              </w:rPr>
              <w:t xml:space="preserve"> after MS2</w:t>
            </w:r>
          </w:p>
        </w:tc>
      </w:tr>
    </w:tbl>
    <w:p w14:paraId="627C0981" w14:textId="77777777" w:rsidR="00CC65E7" w:rsidRPr="002C6C11" w:rsidRDefault="00CC65E7" w:rsidP="00CC65E7">
      <w:pPr>
        <w:pStyle w:val="ParagraphText"/>
        <w:spacing w:before="120"/>
      </w:pPr>
    </w:p>
    <w:p w14:paraId="1116AE00" w14:textId="77777777" w:rsidR="007569FA" w:rsidRPr="002C6C11" w:rsidRDefault="007569FA" w:rsidP="00F44F36">
      <w:pPr>
        <w:pStyle w:val="ParagraphText"/>
        <w:pageBreakBefore/>
        <w:spacing w:before="120"/>
      </w:pPr>
    </w:p>
    <w:p w14:paraId="6C4A30BD" w14:textId="77777777" w:rsidR="00D23F52" w:rsidRPr="00CB317A" w:rsidRDefault="00D23F52" w:rsidP="00D23F52">
      <w:pPr>
        <w:pStyle w:val="Heading2"/>
      </w:pPr>
      <w:bookmarkStart w:id="385" w:name="_Toc25847855"/>
      <w:r>
        <w:t xml:space="preserve">6.3 </w:t>
      </w:r>
      <w:r>
        <w:tab/>
        <w:t>Keysight Performance Testbed – WP 6.4.2: Verification in System Emulator</w:t>
      </w:r>
      <w:bookmarkEnd w:id="385"/>
    </w:p>
    <w:p w14:paraId="753CBA9E" w14:textId="77777777" w:rsidR="00D23F52" w:rsidRPr="00CB317A" w:rsidRDefault="00D23F52" w:rsidP="00D23F52">
      <w:pPr>
        <w:pStyle w:val="ParagraphText"/>
      </w:pPr>
    </w:p>
    <w:p w14:paraId="35D03842" w14:textId="77777777" w:rsidR="00D23F52" w:rsidRPr="00CB317A" w:rsidRDefault="00D23F52" w:rsidP="00D23F52">
      <w:pPr>
        <w:pStyle w:val="Heading3"/>
      </w:pPr>
      <w:bookmarkStart w:id="386" w:name="_Toc1769734012"/>
      <w:r>
        <w:t xml:space="preserve">6.3.1 </w:t>
      </w:r>
      <w:r>
        <w:tab/>
        <w:t>High-level description of the test plan</w:t>
      </w:r>
      <w:bookmarkEnd w:id="386"/>
    </w:p>
    <w:p w14:paraId="100B155F" w14:textId="27F2F7A4" w:rsidR="00D23F52" w:rsidRPr="00CB317A" w:rsidRDefault="008A342E" w:rsidP="00D23F52">
      <w:pPr>
        <w:pStyle w:val="ParagraphText"/>
        <w:spacing w:before="120"/>
      </w:pPr>
      <w:r w:rsidRPr="00CB317A">
        <w:t>The test plan for WP6.4.2 defined the verification activities for an NR-NTN handheld device using a laboratory system emulator. The primary objective of the plan is to assess the device's PDSCH demodulation performance under a range of emulated real-world channel conditions, including multipath fading, shadowing, and ionospheric scintillation</w:t>
      </w:r>
      <w:r w:rsidR="00D23F52" w:rsidRPr="00CB317A">
        <w:t>.</w:t>
      </w:r>
    </w:p>
    <w:p w14:paraId="444A86A3" w14:textId="77777777" w:rsidR="008A342E" w:rsidRPr="00CB317A" w:rsidRDefault="008A342E" w:rsidP="008A342E">
      <w:pPr>
        <w:pStyle w:val="ParagraphText"/>
        <w:spacing w:before="120"/>
      </w:pPr>
      <w:r w:rsidRPr="00CB317A">
        <w:t>The plan is based on channel emulation scenarios defined in WP6.1.4. A key strategic decision outlined in the plan was to focus testing on three distinct scenarios to ensure efficient yet comprehensive coverage:</w:t>
      </w:r>
    </w:p>
    <w:p w14:paraId="7A1BFB0B" w14:textId="77777777" w:rsidR="008A342E" w:rsidRPr="00CB317A" w:rsidRDefault="008A342E" w:rsidP="008A342E">
      <w:pPr>
        <w:pStyle w:val="ParagraphText"/>
        <w:spacing w:before="120"/>
      </w:pPr>
      <w:r w:rsidRPr="00CB317A">
        <w:t>•</w:t>
      </w:r>
      <w:r w:rsidRPr="00CB317A">
        <w:tab/>
        <w:t>Scenario C: A representative Low Earth Orbit (LEO) case.</w:t>
      </w:r>
    </w:p>
    <w:p w14:paraId="1E7AE16A" w14:textId="77777777" w:rsidR="008A342E" w:rsidRPr="00CB317A" w:rsidRDefault="008A342E" w:rsidP="008A342E">
      <w:pPr>
        <w:pStyle w:val="ParagraphText"/>
        <w:spacing w:before="120"/>
      </w:pPr>
      <w:r w:rsidRPr="00CB317A">
        <w:t>•</w:t>
      </w:r>
      <w:r w:rsidRPr="00CB317A">
        <w:tab/>
        <w:t>Scenario F: A general Geostationary Orbit (GSO) case for LEO/GSO comparison.</w:t>
      </w:r>
    </w:p>
    <w:p w14:paraId="143F8560" w14:textId="2F131F94" w:rsidR="00D23F52" w:rsidRPr="00CB317A" w:rsidRDefault="008A342E" w:rsidP="008A342E">
      <w:pPr>
        <w:pStyle w:val="ParagraphText"/>
        <w:spacing w:before="120"/>
      </w:pPr>
      <w:r w:rsidRPr="00CB317A">
        <w:t>•</w:t>
      </w:r>
      <w:r w:rsidRPr="00CB317A">
        <w:tab/>
        <w:t>Scenario H: A specific GSO Ku-band case designed to emulate the final DTD OTA demonstration channel condition</w:t>
      </w:r>
      <w:r w:rsidR="00D23F52" w:rsidRPr="00CB317A">
        <w:t xml:space="preserve">. </w:t>
      </w:r>
    </w:p>
    <w:p w14:paraId="63EC7FA0" w14:textId="0BAF31CF" w:rsidR="00D23F52" w:rsidRPr="00CB317A" w:rsidRDefault="008A342E" w:rsidP="00D23F52">
      <w:pPr>
        <w:pStyle w:val="ParagraphText"/>
        <w:spacing w:before="120"/>
      </w:pPr>
      <w:r w:rsidRPr="00CB317A">
        <w:t>The performance evaluation was designed to be comprehensive, centered on metrics that assess both physical layer robustness (primarily through PDSCH BLER) and the overall connection quality (including data rate and stability). While the broader project addresses MBS, the scope of this specific test plan was strictly limited to NTN unicast functionality. Ultimately, the results of this verification are intended to confirm that the device meets the necessary performance standards for its intended operational scenarios</w:t>
      </w:r>
      <w:r w:rsidR="00D23F52" w:rsidRPr="00CB317A">
        <w:t>.</w:t>
      </w:r>
    </w:p>
    <w:p w14:paraId="02E90F78" w14:textId="77777777" w:rsidR="00D23F52" w:rsidRPr="00CB317A" w:rsidRDefault="00D23F52" w:rsidP="00D23F52">
      <w:pPr>
        <w:pStyle w:val="ParagraphText"/>
      </w:pPr>
    </w:p>
    <w:p w14:paraId="0E4D120F" w14:textId="77777777" w:rsidR="00D23F52" w:rsidRPr="00CB317A" w:rsidRDefault="00D23F52" w:rsidP="00D23F52">
      <w:pPr>
        <w:pStyle w:val="Heading3"/>
      </w:pPr>
      <w:bookmarkStart w:id="387" w:name="_Toc1930741724"/>
      <w:r>
        <w:t xml:space="preserve">6.3.2 </w:t>
      </w:r>
      <w:r>
        <w:tab/>
        <w:t>Test bed and setup</w:t>
      </w:r>
      <w:bookmarkEnd w:id="387"/>
    </w:p>
    <w:p w14:paraId="3DBA8FBC" w14:textId="4439AA73" w:rsidR="00D23F52" w:rsidRPr="002C6C11" w:rsidRDefault="62AA10AC" w:rsidP="00D23F52">
      <w:pPr>
        <w:pStyle w:val="ParagraphText"/>
        <w:spacing w:before="120"/>
      </w:pPr>
      <w:r w:rsidRPr="002C6C11">
        <w:t xml:space="preserve">The verification process utilizes a testbed created and integrated in WP6.3, employing a system emulator consisting of NW emulator and Channel emulator provided by Keysight. The NW emulator, channel emulator and UE are cable </w:t>
      </w:r>
      <w:r w:rsidR="32A979F4" w:rsidRPr="002C6C11">
        <w:t>connected,</w:t>
      </w:r>
      <w:r w:rsidRPr="002C6C11">
        <w:t xml:space="preserve"> and the UE is placed in a shield box to avoid interference from external sources. The testbed </w:t>
      </w:r>
      <w:r w:rsidR="008A342E" w:rsidRPr="002C6C11">
        <w:t xml:space="preserve">depicted in </w:t>
      </w:r>
      <w:r w:rsidR="00CE51D4" w:rsidRPr="002C6C11">
        <w:fldChar w:fldCharType="begin"/>
      </w:r>
      <w:r w:rsidR="00CE51D4" w:rsidRPr="002C6C11">
        <w:instrText xml:space="preserve"> REF _Ref221885493 \h </w:instrText>
      </w:r>
      <w:r w:rsidR="00CE51D4" w:rsidRPr="002C6C11">
        <w:fldChar w:fldCharType="separate"/>
      </w:r>
      <w:r w:rsidR="00CE51D4">
        <w:t xml:space="preserve">Figure </w:t>
      </w:r>
      <w:r w:rsidR="00CE51D4">
        <w:rPr>
          <w:noProof/>
        </w:rPr>
        <w:t>28</w:t>
      </w:r>
      <w:r w:rsidR="00CE51D4" w:rsidRPr="002C6C11">
        <w:fldChar w:fldCharType="end"/>
      </w:r>
      <w:r w:rsidR="008A342E" w:rsidRPr="002C6C11">
        <w:t xml:space="preserve"> </w:t>
      </w:r>
      <w:r w:rsidRPr="002C6C11">
        <w:t xml:space="preserve">is designed to simulate real-world channel impairments, providing a comprehensive environment for performance </w:t>
      </w:r>
      <w:r w:rsidR="008A342E" w:rsidRPr="002C6C11">
        <w:t>testing,</w:t>
      </w:r>
      <w:r w:rsidRPr="002C6C11">
        <w:t xml:space="preserve"> and enabling evaluation of how the NR-NTN handheld device behaves under various conditions.</w:t>
      </w:r>
      <w:r w:rsidR="008A342E" w:rsidRPr="002C6C11">
        <w:t xml:space="preserve"> </w:t>
      </w:r>
    </w:p>
    <w:p w14:paraId="3928E14F" w14:textId="77777777" w:rsidR="00D23F52" w:rsidRPr="002C6C11" w:rsidRDefault="00D23F52" w:rsidP="00D23F52">
      <w:pPr>
        <w:pStyle w:val="ParagraphText"/>
      </w:pPr>
    </w:p>
    <w:p w14:paraId="5A405052" w14:textId="77777777" w:rsidR="00380169" w:rsidRPr="00CB317A" w:rsidRDefault="00D23F52" w:rsidP="008114EB">
      <w:pPr>
        <w:pStyle w:val="ParagraphText"/>
        <w:keepNext/>
      </w:pPr>
      <w:r w:rsidRPr="002C6C11">
        <w:rPr>
          <w:noProof/>
        </w:rPr>
        <w:drawing>
          <wp:inline distT="0" distB="0" distL="0" distR="0" wp14:anchorId="0727F234" wp14:editId="22836BD1">
            <wp:extent cx="5731510" cy="39611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3961130"/>
                    </a:xfrm>
                    <a:prstGeom prst="rect">
                      <a:avLst/>
                    </a:prstGeom>
                  </pic:spPr>
                </pic:pic>
              </a:graphicData>
            </a:graphic>
          </wp:inline>
        </w:drawing>
      </w:r>
    </w:p>
    <w:p w14:paraId="70586E82" w14:textId="0824A5C4" w:rsidR="00D23F52" w:rsidRPr="002C6C11" w:rsidRDefault="00CE51D4" w:rsidP="00F44F36">
      <w:pPr>
        <w:pStyle w:val="Caption"/>
        <w:rPr>
          <w:rFonts w:ascii="Montserrat" w:hAnsi="Montserrat"/>
          <w:color w:val="auto"/>
        </w:rPr>
      </w:pPr>
      <w:bookmarkStart w:id="388" w:name="_Ref221885493"/>
      <w:bookmarkStart w:id="389" w:name="_Toc221886664"/>
      <w:r>
        <w:t xml:space="preserve">Figure </w:t>
      </w:r>
      <w:r>
        <w:fldChar w:fldCharType="begin"/>
      </w:r>
      <w:r>
        <w:instrText xml:space="preserve"> SEQ Figure \* ARABIC </w:instrText>
      </w:r>
      <w:r>
        <w:fldChar w:fldCharType="separate"/>
      </w:r>
      <w:r w:rsidR="00DB3A2A">
        <w:rPr>
          <w:noProof/>
        </w:rPr>
        <w:t>28</w:t>
      </w:r>
      <w:r>
        <w:fldChar w:fldCharType="end"/>
      </w:r>
      <w:bookmarkEnd w:id="388"/>
      <w:r w:rsidR="008A342E" w:rsidRPr="002C6C11">
        <w:rPr>
          <w:rFonts w:ascii="Montserrat" w:hAnsi="Montserrat"/>
        </w:rPr>
        <w:t xml:space="preserve">: Keysight Performance Testbed for </w:t>
      </w:r>
      <w:r w:rsidR="008A342E" w:rsidRPr="002C6C11">
        <w:rPr>
          <w:rFonts w:ascii="Montserrat" w:hAnsi="Montserrat"/>
          <w:color w:val="auto"/>
        </w:rPr>
        <w:t>handheld device over NT-NTN</w:t>
      </w:r>
      <w:bookmarkEnd w:id="389"/>
    </w:p>
    <w:p w14:paraId="091C21CE" w14:textId="77777777" w:rsidR="00D23F52" w:rsidRPr="002C6C11" w:rsidRDefault="00D23F52" w:rsidP="00D23F52">
      <w:pPr>
        <w:pStyle w:val="ParagraphText"/>
      </w:pPr>
    </w:p>
    <w:p w14:paraId="17499C0D" w14:textId="77777777" w:rsidR="00D23F52" w:rsidRPr="00CB317A" w:rsidRDefault="00D23F52" w:rsidP="00D23F52">
      <w:pPr>
        <w:pStyle w:val="Heading3"/>
      </w:pPr>
      <w:bookmarkStart w:id="390" w:name="_Toc787995859"/>
      <w:r>
        <w:t xml:space="preserve">6.3.3 </w:t>
      </w:r>
      <w:r>
        <w:tab/>
        <w:t>Validation methodology</w:t>
      </w:r>
      <w:bookmarkEnd w:id="390"/>
    </w:p>
    <w:p w14:paraId="3464F530" w14:textId="6EB54C05" w:rsidR="008A342E" w:rsidRPr="00CB317A" w:rsidRDefault="008A342E" w:rsidP="00D23F52">
      <w:pPr>
        <w:pStyle w:val="ParagraphText"/>
        <w:spacing w:before="120"/>
      </w:pPr>
      <w:r w:rsidRPr="00CB317A">
        <w:t>The test case specifications and test plan for WP6.4.2 are based on inputs from WP 6.1.4, which defines the channel emulation test scenarios.</w:t>
      </w:r>
    </w:p>
    <w:p w14:paraId="3C325307" w14:textId="0CCE18D7" w:rsidR="008A342E" w:rsidRPr="00CB317A" w:rsidRDefault="008A342E" w:rsidP="00D23F52">
      <w:pPr>
        <w:pStyle w:val="ParagraphText"/>
        <w:spacing w:before="120"/>
      </w:pPr>
      <w:r w:rsidRPr="00CB317A">
        <w:t>A fundamental step in the validation methodology was defining the evaluation criteria. Performance was measured against a primary KPI (PDSCH Block Error Rate) to assess demodulation performance, and a set of secondary KPIs (Data Rate, Connection Drops, Setup Time) to evaluate connection stability. For this phase of testing, the methodology was applied exclusively to NTN unicast scenarios, with MBS functionality remaining out of scope.</w:t>
      </w:r>
    </w:p>
    <w:p w14:paraId="599BA00F" w14:textId="5867EEA0" w:rsidR="008A342E" w:rsidRPr="00CB317A" w:rsidRDefault="008A342E" w:rsidP="00D23F52">
      <w:pPr>
        <w:pStyle w:val="ParagraphText"/>
        <w:spacing w:before="120"/>
      </w:pPr>
      <w:r w:rsidRPr="00CB317A">
        <w:t>The methodology began with an evaluation of a broad set of six orbit types and satellite scenarios, summarized in the table below.</w:t>
      </w:r>
    </w:p>
    <w:p w14:paraId="3F2B8590" w14:textId="77777777" w:rsidR="008A342E" w:rsidRPr="00CB317A" w:rsidRDefault="008A342E" w:rsidP="00D23F52">
      <w:pPr>
        <w:pStyle w:val="ParagraphText"/>
        <w:spacing w:before="120"/>
      </w:pPr>
    </w:p>
    <w:tbl>
      <w:tblPr>
        <w:tblW w:w="0" w:type="auto"/>
        <w:tblCellMar>
          <w:left w:w="0" w:type="dxa"/>
          <w:right w:w="0" w:type="dxa"/>
        </w:tblCellMar>
        <w:tblLook w:val="04A0" w:firstRow="1" w:lastRow="0" w:firstColumn="1" w:lastColumn="0" w:noHBand="0" w:noVBand="1"/>
      </w:tblPr>
      <w:tblGrid>
        <w:gridCol w:w="2409"/>
        <w:gridCol w:w="858"/>
        <w:gridCol w:w="5385"/>
      </w:tblGrid>
      <w:tr w:rsidR="008A342E" w:rsidRPr="00C80238" w14:paraId="7F807A2B" w14:textId="77777777" w:rsidTr="008A342E">
        <w:tc>
          <w:tcPr>
            <w:tcW w:w="0" w:type="auto"/>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hideMark/>
          </w:tcPr>
          <w:p w14:paraId="024EC770" w14:textId="77777777" w:rsidR="008A342E" w:rsidRPr="00CB317A" w:rsidRDefault="008A342E">
            <w:pPr>
              <w:pStyle w:val="ParagraphText"/>
              <w:spacing w:before="120" w:after="120"/>
              <w:rPr>
                <w:b/>
                <w:bCs/>
                <w:kern w:val="2"/>
                <w14:ligatures w14:val="standardContextual"/>
              </w:rPr>
            </w:pPr>
            <w:r w:rsidRPr="00CB317A">
              <w:rPr>
                <w:b/>
                <w:bCs/>
                <w:kern w:val="2"/>
                <w14:ligatures w14:val="standardContextual"/>
              </w:rPr>
              <w:t>Main orbit types</w:t>
            </w:r>
          </w:p>
        </w:tc>
        <w:tc>
          <w:tcPr>
            <w:tcW w:w="0" w:type="auto"/>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2345D4A7" w14:textId="77777777" w:rsidR="008A342E" w:rsidRPr="00CB317A" w:rsidRDefault="008A342E">
            <w:pPr>
              <w:pStyle w:val="ParagraphText"/>
              <w:spacing w:before="120" w:after="120"/>
              <w:rPr>
                <w:b/>
                <w:bCs/>
                <w:kern w:val="2"/>
                <w14:ligatures w14:val="standardContextual"/>
              </w:rPr>
            </w:pPr>
            <w:r w:rsidRPr="00CB317A">
              <w:rPr>
                <w:b/>
                <w:bCs/>
                <w:kern w:val="2"/>
                <w14:ligatures w14:val="standardContextual"/>
              </w:rPr>
              <w:t>Scenario</w:t>
            </w:r>
          </w:p>
        </w:tc>
        <w:tc>
          <w:tcPr>
            <w:tcW w:w="5385"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48FBD0A7" w14:textId="77777777" w:rsidR="008A342E" w:rsidRPr="00CB317A" w:rsidRDefault="008A342E">
            <w:pPr>
              <w:pStyle w:val="ParagraphText"/>
              <w:spacing w:before="120" w:after="120"/>
              <w:rPr>
                <w:b/>
                <w:bCs/>
                <w:kern w:val="2"/>
                <w14:ligatures w14:val="standardContextual"/>
              </w:rPr>
            </w:pPr>
            <w:r w:rsidRPr="00CB317A">
              <w:rPr>
                <w:b/>
                <w:bCs/>
                <w:kern w:val="2"/>
                <w14:ligatures w14:val="standardContextual"/>
              </w:rPr>
              <w:t>Description</w:t>
            </w:r>
          </w:p>
        </w:tc>
      </w:tr>
      <w:tr w:rsidR="008A342E" w:rsidRPr="00C80238" w14:paraId="215A0662" w14:textId="77777777" w:rsidTr="008A342E">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DBCC36" w14:textId="77777777" w:rsidR="008A342E" w:rsidRPr="00CB317A" w:rsidRDefault="008A342E">
            <w:pPr>
              <w:pStyle w:val="ParagraphText"/>
              <w:rPr>
                <w:kern w:val="2"/>
                <w14:ligatures w14:val="standardContextual"/>
              </w:rPr>
            </w:pPr>
            <w:r w:rsidRPr="00CB317A">
              <w:rPr>
                <w:kern w:val="2"/>
                <w14:ligatures w14:val="standardContextual"/>
              </w:rPr>
              <w:t>Theoretical orbits</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3638EA" w14:textId="77777777" w:rsidR="008A342E" w:rsidRPr="00CB317A" w:rsidRDefault="008A342E">
            <w:pPr>
              <w:pStyle w:val="ParagraphText"/>
              <w:rPr>
                <w:kern w:val="2"/>
                <w14:ligatures w14:val="standardContextual"/>
              </w:rPr>
            </w:pPr>
            <w:r w:rsidRPr="00CB317A">
              <w:rPr>
                <w:kern w:val="2"/>
                <w14:ligatures w14:val="standardContextual"/>
              </w:rPr>
              <w:t>A</w:t>
            </w:r>
          </w:p>
        </w:tc>
        <w:tc>
          <w:tcPr>
            <w:tcW w:w="53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32483E" w14:textId="77777777" w:rsidR="008A342E" w:rsidRPr="00CB317A" w:rsidRDefault="008A342E">
            <w:pPr>
              <w:pStyle w:val="ParagraphText"/>
              <w:rPr>
                <w:kern w:val="2"/>
                <w14:ligatures w14:val="standardContextual"/>
              </w:rPr>
            </w:pPr>
            <w:r w:rsidRPr="00CB317A">
              <w:rPr>
                <w:kern w:val="2"/>
                <w14:ligatures w14:val="standardContextual"/>
              </w:rPr>
              <w:t>Satellite trajectory: Polar circular LEO orbits at 600 km height for alignment with simulation.</w:t>
            </w:r>
          </w:p>
          <w:p w14:paraId="2C0A4732" w14:textId="77777777" w:rsidR="008A342E" w:rsidRPr="00CB317A" w:rsidRDefault="008A342E">
            <w:pPr>
              <w:pStyle w:val="ParagraphText"/>
              <w:rPr>
                <w:kern w:val="2"/>
                <w14:ligatures w14:val="standardContextual"/>
              </w:rPr>
            </w:pPr>
            <w:r w:rsidRPr="00CB317A">
              <w:rPr>
                <w:kern w:val="2"/>
                <w14:ligatures w14:val="standardContextual"/>
              </w:rPr>
              <w:t>UE location: Specific default position in the middle and below of the satellite trajectory.</w:t>
            </w:r>
          </w:p>
        </w:tc>
      </w:tr>
      <w:tr w:rsidR="008A342E" w:rsidRPr="00C80238" w14:paraId="729942AB" w14:textId="77777777" w:rsidTr="008A342E">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B3A071" w14:textId="77777777" w:rsidR="008A342E" w:rsidRPr="00CB317A" w:rsidRDefault="008A342E">
            <w:pPr>
              <w:pStyle w:val="ParagraphText"/>
              <w:rPr>
                <w:kern w:val="2"/>
                <w14:ligatures w14:val="standardContextual"/>
              </w:rPr>
            </w:pPr>
            <w:r w:rsidRPr="00CB317A">
              <w:rPr>
                <w:kern w:val="2"/>
                <w14:ligatures w14:val="standardContextual"/>
              </w:rPr>
              <w:t>3GPP-defined Keplerian orbits</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1EC36D" w14:textId="77777777" w:rsidR="008A342E" w:rsidRPr="00CB317A" w:rsidRDefault="008A342E">
            <w:pPr>
              <w:pStyle w:val="ParagraphText"/>
              <w:rPr>
                <w:kern w:val="2"/>
                <w14:ligatures w14:val="standardContextual"/>
              </w:rPr>
            </w:pPr>
            <w:r w:rsidRPr="00CB317A">
              <w:rPr>
                <w:kern w:val="2"/>
                <w14:ligatures w14:val="standardContextual"/>
              </w:rPr>
              <w:t>B</w:t>
            </w:r>
          </w:p>
        </w:tc>
        <w:tc>
          <w:tcPr>
            <w:tcW w:w="53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3C0529" w14:textId="77777777" w:rsidR="008A342E" w:rsidRPr="00CB317A" w:rsidRDefault="008A342E">
            <w:pPr>
              <w:pStyle w:val="ParagraphText"/>
              <w:rPr>
                <w:kern w:val="2"/>
                <w14:ligatures w14:val="standardContextual"/>
              </w:rPr>
            </w:pPr>
            <w:r w:rsidRPr="00CB317A">
              <w:rPr>
                <w:kern w:val="2"/>
                <w14:ligatures w14:val="standardContextual"/>
              </w:rPr>
              <w:t>Satellite trajectory: 3GPP-defined LEO orbit at 600 km height using initial state vectors.</w:t>
            </w:r>
          </w:p>
          <w:p w14:paraId="339EEA8F" w14:textId="77777777" w:rsidR="008A342E" w:rsidRPr="00CB317A" w:rsidRDefault="008A342E">
            <w:pPr>
              <w:pStyle w:val="ParagraphText"/>
              <w:rPr>
                <w:kern w:val="2"/>
                <w14:ligatures w14:val="standardContextual"/>
              </w:rPr>
            </w:pPr>
            <w:r w:rsidRPr="00CB317A">
              <w:rPr>
                <w:kern w:val="2"/>
                <w14:ligatures w14:val="standardContextual"/>
              </w:rPr>
              <w:t>UE location: MediaTek, HQ, Taipei, Taiwan.</w:t>
            </w:r>
          </w:p>
        </w:tc>
      </w:tr>
      <w:tr w:rsidR="008A342E" w:rsidRPr="00C80238" w14:paraId="0C6182FF" w14:textId="77777777" w:rsidTr="008A342E">
        <w:tc>
          <w:tcPr>
            <w:tcW w:w="0" w:type="auto"/>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9F8856" w14:textId="77777777" w:rsidR="008A342E" w:rsidRPr="00CB317A" w:rsidRDefault="008A342E">
            <w:pPr>
              <w:pStyle w:val="ParagraphText"/>
              <w:rPr>
                <w:kern w:val="2"/>
                <w14:ligatures w14:val="standardContextual"/>
              </w:rPr>
            </w:pPr>
            <w:r w:rsidRPr="00CB317A">
              <w:rPr>
                <w:kern w:val="2"/>
                <w14:ligatures w14:val="standardContextual"/>
              </w:rPr>
              <w:t>Real satellite TLE-based orbits</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F3E52F1" w14:textId="77777777" w:rsidR="008A342E" w:rsidRPr="00CB317A" w:rsidRDefault="008A342E">
            <w:pPr>
              <w:pStyle w:val="ParagraphText"/>
              <w:rPr>
                <w:kern w:val="2"/>
                <w14:ligatures w14:val="standardContextual"/>
              </w:rPr>
            </w:pPr>
            <w:r w:rsidRPr="00CB317A">
              <w:rPr>
                <w:kern w:val="2"/>
                <w14:ligatures w14:val="standardContextual"/>
              </w:rPr>
              <w:t>C</w:t>
            </w:r>
          </w:p>
        </w:tc>
        <w:tc>
          <w:tcPr>
            <w:tcW w:w="53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00993A" w14:textId="77777777" w:rsidR="008A342E" w:rsidRPr="00CB317A" w:rsidRDefault="008A342E">
            <w:pPr>
              <w:pStyle w:val="ParagraphText"/>
              <w:rPr>
                <w:kern w:val="2"/>
                <w14:ligatures w14:val="standardContextual"/>
              </w:rPr>
            </w:pPr>
            <w:r w:rsidRPr="00CB317A">
              <w:rPr>
                <w:kern w:val="2"/>
                <w14:ligatures w14:val="standardContextual"/>
              </w:rPr>
              <w:t>Satellite trajectory: Real TLE-based LEO orbit</w:t>
            </w:r>
          </w:p>
          <w:p w14:paraId="63033051" w14:textId="77777777" w:rsidR="008A342E" w:rsidRPr="00CB317A" w:rsidRDefault="008A342E">
            <w:pPr>
              <w:pStyle w:val="ParagraphText"/>
              <w:rPr>
                <w:kern w:val="2"/>
                <w14:ligatures w14:val="standardContextual"/>
              </w:rPr>
            </w:pPr>
            <w:r w:rsidRPr="00CB317A">
              <w:rPr>
                <w:kern w:val="2"/>
                <w14:ligatures w14:val="standardContextual"/>
              </w:rPr>
              <w:t>UE location: European Space Research and Technology Centre, Noordwijk, Netherlands.</w:t>
            </w:r>
          </w:p>
        </w:tc>
      </w:tr>
      <w:tr w:rsidR="008A342E" w:rsidRPr="00C80238" w14:paraId="6BDBD7D3" w14:textId="77777777" w:rsidTr="008A342E">
        <w:tc>
          <w:tcPr>
            <w:tcW w:w="0" w:type="auto"/>
            <w:vMerge/>
            <w:tcBorders>
              <w:top w:val="single" w:sz="4" w:space="0" w:color="auto"/>
              <w:left w:val="single" w:sz="4" w:space="0" w:color="auto"/>
              <w:bottom w:val="single" w:sz="4" w:space="0" w:color="auto"/>
              <w:right w:val="single" w:sz="4" w:space="0" w:color="auto"/>
            </w:tcBorders>
            <w:vAlign w:val="center"/>
            <w:hideMark/>
          </w:tcPr>
          <w:p w14:paraId="13EB35E0" w14:textId="77777777" w:rsidR="008A342E" w:rsidRPr="00CB317A" w:rsidRDefault="008A342E">
            <w:pPr>
              <w:widowControl/>
              <w:autoSpaceDE/>
              <w:autoSpaceDN/>
              <w:rPr>
                <w:rFonts w:ascii="Montserrat" w:hAnsi="Montserrat"/>
                <w:color w:val="auto"/>
                <w:kern w:val="2"/>
                <w:sz w:val="18"/>
                <w:szCs w:val="18"/>
                <w14:ligatures w14:val="standardContextual"/>
              </w:rPr>
            </w:pP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7E7F8F" w14:textId="77777777" w:rsidR="008A342E" w:rsidRPr="00CB317A" w:rsidRDefault="008A342E">
            <w:pPr>
              <w:pStyle w:val="ParagraphText"/>
              <w:rPr>
                <w:kern w:val="2"/>
                <w14:ligatures w14:val="standardContextual"/>
              </w:rPr>
            </w:pPr>
            <w:r w:rsidRPr="00CB317A">
              <w:rPr>
                <w:kern w:val="2"/>
                <w14:ligatures w14:val="standardContextual"/>
              </w:rPr>
              <w:t>D</w:t>
            </w:r>
          </w:p>
        </w:tc>
        <w:tc>
          <w:tcPr>
            <w:tcW w:w="53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F058BB" w14:textId="77777777" w:rsidR="008A342E" w:rsidRPr="00CB317A" w:rsidRDefault="008A342E">
            <w:pPr>
              <w:pStyle w:val="ParagraphText"/>
              <w:rPr>
                <w:kern w:val="2"/>
                <w14:ligatures w14:val="standardContextual"/>
              </w:rPr>
            </w:pPr>
            <w:r w:rsidRPr="00CB317A">
              <w:rPr>
                <w:kern w:val="2"/>
                <w14:ligatures w14:val="standardContextual"/>
              </w:rPr>
              <w:t>Satellite trajectory: Real TLE-based LEO orbit</w:t>
            </w:r>
          </w:p>
          <w:p w14:paraId="1B88D83A" w14:textId="77777777" w:rsidR="008A342E" w:rsidRPr="002C6C11" w:rsidRDefault="008A342E">
            <w:pPr>
              <w:pStyle w:val="ParagraphText"/>
              <w:rPr>
                <w:kern w:val="2"/>
                <w14:ligatures w14:val="standardContextual"/>
              </w:rPr>
            </w:pPr>
            <w:r w:rsidRPr="002C6C11">
              <w:rPr>
                <w:kern w:val="2"/>
                <w14:ligatures w14:val="standardContextual"/>
              </w:rPr>
              <w:t>UE location: Liminka (Rural area), Finland.</w:t>
            </w:r>
          </w:p>
        </w:tc>
      </w:tr>
      <w:tr w:rsidR="008A342E" w:rsidRPr="00C80238" w14:paraId="41711579" w14:textId="77777777" w:rsidTr="008A342E">
        <w:tc>
          <w:tcPr>
            <w:tcW w:w="0" w:type="auto"/>
            <w:vMerge/>
            <w:tcBorders>
              <w:top w:val="single" w:sz="4" w:space="0" w:color="auto"/>
              <w:left w:val="single" w:sz="4" w:space="0" w:color="auto"/>
              <w:bottom w:val="single" w:sz="4" w:space="0" w:color="auto"/>
              <w:right w:val="single" w:sz="4" w:space="0" w:color="auto"/>
            </w:tcBorders>
            <w:vAlign w:val="center"/>
            <w:hideMark/>
          </w:tcPr>
          <w:p w14:paraId="6BF3A0AD" w14:textId="77777777" w:rsidR="008A342E" w:rsidRPr="00CB317A" w:rsidRDefault="008A342E">
            <w:pPr>
              <w:widowControl/>
              <w:autoSpaceDE/>
              <w:autoSpaceDN/>
              <w:rPr>
                <w:rFonts w:ascii="Montserrat" w:hAnsi="Montserrat"/>
                <w:color w:val="auto"/>
                <w:kern w:val="2"/>
                <w:sz w:val="18"/>
                <w:szCs w:val="18"/>
                <w14:ligatures w14:val="standardContextual"/>
              </w:rPr>
            </w:pP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6803C1" w14:textId="77777777" w:rsidR="008A342E" w:rsidRPr="00CB317A" w:rsidRDefault="008A342E">
            <w:pPr>
              <w:pStyle w:val="ParagraphText"/>
              <w:rPr>
                <w:kern w:val="2"/>
                <w14:ligatures w14:val="standardContextual"/>
              </w:rPr>
            </w:pPr>
            <w:r w:rsidRPr="00CB317A">
              <w:rPr>
                <w:kern w:val="2"/>
                <w14:ligatures w14:val="standardContextual"/>
              </w:rPr>
              <w:t>E</w:t>
            </w:r>
          </w:p>
        </w:tc>
        <w:tc>
          <w:tcPr>
            <w:tcW w:w="53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650D82" w14:textId="77777777" w:rsidR="008A342E" w:rsidRPr="00CB317A" w:rsidRDefault="008A342E">
            <w:pPr>
              <w:pStyle w:val="ParagraphText"/>
              <w:rPr>
                <w:kern w:val="2"/>
                <w14:ligatures w14:val="standardContextual"/>
              </w:rPr>
            </w:pPr>
            <w:r w:rsidRPr="00CB317A">
              <w:rPr>
                <w:kern w:val="2"/>
                <w14:ligatures w14:val="standardContextual"/>
              </w:rPr>
              <w:t>Satellite trajectory: Real TLE-based LEO orbit HO scenario</w:t>
            </w:r>
          </w:p>
          <w:p w14:paraId="68C3FA95" w14:textId="77777777" w:rsidR="008A342E" w:rsidRPr="00CB317A" w:rsidRDefault="008A342E">
            <w:pPr>
              <w:pStyle w:val="ParagraphText"/>
              <w:rPr>
                <w:kern w:val="2"/>
                <w14:ligatures w14:val="standardContextual"/>
              </w:rPr>
            </w:pPr>
            <w:r w:rsidRPr="00CB317A">
              <w:rPr>
                <w:kern w:val="2"/>
                <w14:ligatures w14:val="standardContextual"/>
              </w:rPr>
              <w:t>UE location: European Space Operations Centre, Darmstadt, Germany.</w:t>
            </w:r>
          </w:p>
        </w:tc>
      </w:tr>
      <w:tr w:rsidR="008A342E" w:rsidRPr="00C80238" w14:paraId="0C280FC0" w14:textId="77777777" w:rsidTr="008A342E">
        <w:tc>
          <w:tcPr>
            <w:tcW w:w="0" w:type="auto"/>
            <w:vMerge/>
            <w:tcBorders>
              <w:top w:val="single" w:sz="4" w:space="0" w:color="auto"/>
              <w:left w:val="single" w:sz="4" w:space="0" w:color="auto"/>
              <w:bottom w:val="single" w:sz="4" w:space="0" w:color="auto"/>
              <w:right w:val="single" w:sz="4" w:space="0" w:color="auto"/>
            </w:tcBorders>
            <w:vAlign w:val="center"/>
            <w:hideMark/>
          </w:tcPr>
          <w:p w14:paraId="2A5199A7" w14:textId="77777777" w:rsidR="008A342E" w:rsidRPr="00CB317A" w:rsidRDefault="008A342E">
            <w:pPr>
              <w:widowControl/>
              <w:autoSpaceDE/>
              <w:autoSpaceDN/>
              <w:rPr>
                <w:rFonts w:ascii="Montserrat" w:hAnsi="Montserrat"/>
                <w:color w:val="auto"/>
                <w:kern w:val="2"/>
                <w:sz w:val="18"/>
                <w:szCs w:val="18"/>
                <w14:ligatures w14:val="standardContextual"/>
              </w:rPr>
            </w:pP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805537" w14:textId="77777777" w:rsidR="008A342E" w:rsidRPr="00CB317A" w:rsidRDefault="008A342E">
            <w:pPr>
              <w:pStyle w:val="ParagraphText"/>
              <w:rPr>
                <w:kern w:val="2"/>
                <w14:ligatures w14:val="standardContextual"/>
              </w:rPr>
            </w:pPr>
            <w:r w:rsidRPr="00CB317A">
              <w:rPr>
                <w:kern w:val="2"/>
                <w14:ligatures w14:val="standardContextual"/>
              </w:rPr>
              <w:t>F</w:t>
            </w:r>
          </w:p>
        </w:tc>
        <w:tc>
          <w:tcPr>
            <w:tcW w:w="53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51E5A4" w14:textId="77777777" w:rsidR="008A342E" w:rsidRPr="00CB317A" w:rsidRDefault="008A342E">
            <w:pPr>
              <w:pStyle w:val="ParagraphText"/>
              <w:rPr>
                <w:kern w:val="2"/>
                <w14:ligatures w14:val="standardContextual"/>
              </w:rPr>
            </w:pPr>
            <w:r w:rsidRPr="00CB317A">
              <w:rPr>
                <w:kern w:val="2"/>
                <w14:ligatures w14:val="standardContextual"/>
              </w:rPr>
              <w:t>Satellite trajectory: Real TLE-based GSO orbit</w:t>
            </w:r>
          </w:p>
          <w:p w14:paraId="2DE38312" w14:textId="77777777" w:rsidR="008A342E" w:rsidRPr="00CB317A" w:rsidRDefault="008A342E">
            <w:pPr>
              <w:pStyle w:val="ParagraphText"/>
              <w:rPr>
                <w:kern w:val="2"/>
                <w14:ligatures w14:val="standardContextual"/>
              </w:rPr>
            </w:pPr>
            <w:r w:rsidRPr="00CB317A">
              <w:rPr>
                <w:kern w:val="2"/>
                <w14:ligatures w14:val="standardContextual"/>
              </w:rPr>
              <w:t>UE location:</w:t>
            </w:r>
          </w:p>
        </w:tc>
      </w:tr>
    </w:tbl>
    <w:p w14:paraId="77F0F3CA" w14:textId="77777777" w:rsidR="008A342E" w:rsidRPr="00CB317A" w:rsidRDefault="008A342E" w:rsidP="008A342E">
      <w:pPr>
        <w:pStyle w:val="ParagraphText"/>
      </w:pPr>
    </w:p>
    <w:p w14:paraId="3B1166D8" w14:textId="50505319" w:rsidR="008A342E" w:rsidRPr="001B45E2" w:rsidRDefault="008A342E" w:rsidP="00F44F36">
      <w:pPr>
        <w:jc w:val="both"/>
      </w:pPr>
      <w:r w:rsidRPr="00C80238">
        <w:rPr>
          <w:rFonts w:ascii="Montserrat" w:hAnsi="Montserrat"/>
          <w:color w:val="auto"/>
          <w:sz w:val="18"/>
          <w:szCs w:val="18"/>
        </w:rPr>
        <w:t>Based on preliminary findings that showed high similarity across the LEO scenarios (A-E), the test campaign was focused on three distinct scenarios (C, F, and H) to provide representative coverage of LEO, GSO, and the specific Ku-band OTA demonstration environments (Scenario H).</w:t>
      </w:r>
    </w:p>
    <w:p w14:paraId="7DF46BBF" w14:textId="00F81584" w:rsidR="00D23F52" w:rsidRPr="00CB317A" w:rsidRDefault="00D23F52" w:rsidP="008A342E">
      <w:pPr>
        <w:pStyle w:val="ParagraphText"/>
        <w:spacing w:before="120"/>
      </w:pPr>
      <w:r w:rsidRPr="00CB317A">
        <w:t>Plan is to simulate various environmental conditions, such as</w:t>
      </w:r>
    </w:p>
    <w:p w14:paraId="24D6741A" w14:textId="77777777" w:rsidR="00D23F52" w:rsidRPr="002C6C11" w:rsidRDefault="00D23F52" w:rsidP="008A342E">
      <w:pPr>
        <w:pStyle w:val="ParagraphText"/>
        <w:numPr>
          <w:ilvl w:val="0"/>
          <w:numId w:val="254"/>
        </w:numPr>
        <w:ind w:left="714" w:hanging="357"/>
        <w:rPr>
          <w:rFonts w:eastAsiaTheme="minorHAnsi" w:cs="Calibri"/>
          <w:sz w:val="22"/>
          <w:szCs w:val="22"/>
        </w:rPr>
      </w:pPr>
      <w:r w:rsidRPr="00CB317A">
        <w:t>shadowing variations</w:t>
      </w:r>
    </w:p>
    <w:p w14:paraId="5230CAB5" w14:textId="77777777" w:rsidR="00D23F52" w:rsidRPr="002C6C11" w:rsidRDefault="00D23F52" w:rsidP="008A342E">
      <w:pPr>
        <w:pStyle w:val="ParagraphText"/>
        <w:numPr>
          <w:ilvl w:val="0"/>
          <w:numId w:val="254"/>
        </w:numPr>
        <w:ind w:left="714" w:hanging="357"/>
        <w:rPr>
          <w:rFonts w:eastAsiaTheme="minorHAnsi" w:cs="Calibri"/>
          <w:sz w:val="22"/>
          <w:szCs w:val="22"/>
        </w:rPr>
      </w:pPr>
      <w:r w:rsidRPr="00CB317A">
        <w:t>multipath effects</w:t>
      </w:r>
    </w:p>
    <w:p w14:paraId="34DD639C" w14:textId="77777777" w:rsidR="00D23F52" w:rsidRPr="002C6C11" w:rsidRDefault="00D23F52" w:rsidP="008A342E">
      <w:pPr>
        <w:pStyle w:val="ParagraphText"/>
        <w:numPr>
          <w:ilvl w:val="0"/>
          <w:numId w:val="254"/>
        </w:numPr>
        <w:ind w:left="714" w:hanging="357"/>
        <w:rPr>
          <w:rFonts w:eastAsiaTheme="minorHAnsi" w:cs="Calibri"/>
        </w:rPr>
      </w:pPr>
      <w:r w:rsidRPr="00CB317A">
        <w:t>scintillation</w:t>
      </w:r>
    </w:p>
    <w:p w14:paraId="2C433A0E" w14:textId="77777777" w:rsidR="00D23F52" w:rsidRPr="002C6C11" w:rsidRDefault="00D23F52" w:rsidP="008A342E">
      <w:pPr>
        <w:pStyle w:val="ParagraphText"/>
        <w:numPr>
          <w:ilvl w:val="0"/>
          <w:numId w:val="254"/>
        </w:numPr>
        <w:ind w:left="714" w:hanging="357"/>
        <w:rPr>
          <w:rFonts w:eastAsiaTheme="minorHAnsi" w:cs="Calibri"/>
        </w:rPr>
      </w:pPr>
      <w:r w:rsidRPr="00CB317A">
        <w:t>user equipment (UE) movement (virtual speed/static)</w:t>
      </w:r>
    </w:p>
    <w:p w14:paraId="4D3C4B44" w14:textId="77777777" w:rsidR="00D23F52" w:rsidRPr="00CB317A" w:rsidRDefault="00D23F52" w:rsidP="008A342E">
      <w:pPr>
        <w:pStyle w:val="ParagraphText"/>
        <w:spacing w:before="120"/>
      </w:pPr>
      <w:r w:rsidRPr="00CB317A">
        <w:t xml:space="preserve">Channel models and impairments that are used in NTN tests are defined in </w:t>
      </w:r>
      <w:r w:rsidRPr="00CB317A">
        <w:fldChar w:fldCharType="begin"/>
      </w:r>
      <w:r w:rsidRPr="00CB317A">
        <w:instrText xml:space="preserve"> REF _Ref202441601 \h  \* MERGEFORMAT </w:instrText>
      </w:r>
      <w:r w:rsidRPr="00CB317A">
        <w:fldChar w:fldCharType="separate"/>
      </w:r>
      <w:r w:rsidRPr="00CB317A">
        <w:t xml:space="preserve">Table </w:t>
      </w:r>
      <w:r w:rsidRPr="00CB317A">
        <w:fldChar w:fldCharType="end"/>
      </w:r>
      <w:r w:rsidRPr="00CB317A">
        <w:t>below:</w:t>
      </w:r>
    </w:p>
    <w:p w14:paraId="1D204247" w14:textId="77777777" w:rsidR="00D23F52" w:rsidRPr="00CB317A" w:rsidRDefault="00D23F52" w:rsidP="008A342E">
      <w:pPr>
        <w:pStyle w:val="ParagraphText"/>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95"/>
        <w:gridCol w:w="5245"/>
      </w:tblGrid>
      <w:tr w:rsidR="008114EB" w:rsidRPr="00C80238" w14:paraId="02E9DFA7" w14:textId="77777777" w:rsidTr="00E96188">
        <w:trPr>
          <w:cantSplit/>
        </w:trPr>
        <w:tc>
          <w:tcPr>
            <w:tcW w:w="2099" w:type="pct"/>
            <w:tcBorders>
              <w:top w:val="single" w:sz="4" w:space="0" w:color="auto"/>
              <w:left w:val="single" w:sz="4" w:space="0" w:color="auto"/>
              <w:bottom w:val="single" w:sz="4" w:space="0" w:color="auto"/>
              <w:right w:val="single" w:sz="4" w:space="0" w:color="auto"/>
            </w:tcBorders>
            <w:vAlign w:val="center"/>
            <w:hideMark/>
          </w:tcPr>
          <w:p w14:paraId="799B57B6" w14:textId="77777777" w:rsidR="00D23F52" w:rsidRPr="00CB317A" w:rsidRDefault="00D23F52">
            <w:pPr>
              <w:pStyle w:val="Tableheader"/>
              <w:jc w:val="center"/>
              <w:rPr>
                <w:rFonts w:ascii="Montserrat" w:hAnsi="Montserrat"/>
                <w:color w:val="auto"/>
                <w:szCs w:val="18"/>
              </w:rPr>
            </w:pPr>
            <w:r w:rsidRPr="00CB317A">
              <w:rPr>
                <w:rFonts w:ascii="Montserrat" w:hAnsi="Montserrat"/>
                <w:color w:val="auto"/>
                <w:szCs w:val="18"/>
              </w:rPr>
              <w:t>Channel model / impairment</w:t>
            </w:r>
          </w:p>
        </w:tc>
        <w:tc>
          <w:tcPr>
            <w:tcW w:w="2901" w:type="pct"/>
            <w:tcBorders>
              <w:top w:val="single" w:sz="4" w:space="0" w:color="auto"/>
              <w:left w:val="single" w:sz="4" w:space="0" w:color="auto"/>
              <w:bottom w:val="single" w:sz="4" w:space="0" w:color="auto"/>
              <w:right w:val="single" w:sz="4" w:space="0" w:color="auto"/>
            </w:tcBorders>
            <w:vAlign w:val="center"/>
            <w:hideMark/>
          </w:tcPr>
          <w:p w14:paraId="5780CA9D" w14:textId="77777777" w:rsidR="00D23F52" w:rsidRPr="00CB317A" w:rsidRDefault="00D23F52">
            <w:pPr>
              <w:pStyle w:val="Tableheader"/>
              <w:jc w:val="center"/>
              <w:rPr>
                <w:rFonts w:ascii="Montserrat" w:hAnsi="Montserrat"/>
                <w:color w:val="auto"/>
                <w:szCs w:val="18"/>
              </w:rPr>
            </w:pPr>
            <w:r w:rsidRPr="00CB317A">
              <w:rPr>
                <w:rFonts w:ascii="Montserrat" w:hAnsi="Montserrat"/>
                <w:color w:val="auto"/>
                <w:szCs w:val="18"/>
              </w:rPr>
              <w:t>Reference</w:t>
            </w:r>
          </w:p>
        </w:tc>
      </w:tr>
      <w:tr w:rsidR="008114EB" w:rsidRPr="00C80238" w14:paraId="16156ED8" w14:textId="77777777" w:rsidTr="00E96188">
        <w:trPr>
          <w:cantSplit/>
        </w:trPr>
        <w:tc>
          <w:tcPr>
            <w:tcW w:w="2099" w:type="pct"/>
            <w:tcBorders>
              <w:top w:val="single" w:sz="4" w:space="0" w:color="auto"/>
              <w:left w:val="single" w:sz="4" w:space="0" w:color="auto"/>
              <w:bottom w:val="single" w:sz="4" w:space="0" w:color="auto"/>
              <w:right w:val="single" w:sz="4" w:space="0" w:color="auto"/>
            </w:tcBorders>
            <w:vAlign w:val="center"/>
            <w:hideMark/>
          </w:tcPr>
          <w:p w14:paraId="6135AB62"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No Interference</w:t>
            </w:r>
          </w:p>
        </w:tc>
        <w:tc>
          <w:tcPr>
            <w:tcW w:w="2901" w:type="pct"/>
            <w:tcBorders>
              <w:top w:val="single" w:sz="4" w:space="0" w:color="auto"/>
              <w:left w:val="single" w:sz="4" w:space="0" w:color="auto"/>
              <w:bottom w:val="single" w:sz="4" w:space="0" w:color="auto"/>
              <w:right w:val="single" w:sz="4" w:space="0" w:color="auto"/>
            </w:tcBorders>
            <w:vAlign w:val="center"/>
            <w:hideMark/>
          </w:tcPr>
          <w:p w14:paraId="62FCC4C4"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TS 38.101-5 Annex B.0</w:t>
            </w:r>
          </w:p>
        </w:tc>
      </w:tr>
      <w:tr w:rsidR="008114EB" w:rsidRPr="00C80238" w14:paraId="350179AF" w14:textId="77777777" w:rsidTr="00E96188">
        <w:trPr>
          <w:cantSplit/>
        </w:trPr>
        <w:tc>
          <w:tcPr>
            <w:tcW w:w="2099" w:type="pct"/>
            <w:tcBorders>
              <w:top w:val="single" w:sz="4" w:space="0" w:color="auto"/>
              <w:left w:val="single" w:sz="4" w:space="0" w:color="auto"/>
              <w:bottom w:val="single" w:sz="4" w:space="0" w:color="auto"/>
              <w:right w:val="single" w:sz="4" w:space="0" w:color="auto"/>
            </w:tcBorders>
            <w:vAlign w:val="center"/>
            <w:hideMark/>
          </w:tcPr>
          <w:p w14:paraId="4F4A0D90"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Static</w:t>
            </w:r>
          </w:p>
        </w:tc>
        <w:tc>
          <w:tcPr>
            <w:tcW w:w="2901" w:type="pct"/>
            <w:tcBorders>
              <w:top w:val="single" w:sz="4" w:space="0" w:color="auto"/>
              <w:left w:val="single" w:sz="4" w:space="0" w:color="auto"/>
              <w:bottom w:val="single" w:sz="4" w:space="0" w:color="auto"/>
              <w:right w:val="single" w:sz="4" w:space="0" w:color="auto"/>
            </w:tcBorders>
            <w:vAlign w:val="center"/>
            <w:hideMark/>
          </w:tcPr>
          <w:p w14:paraId="66F736E2"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TS 38.101-5 Annex B.1</w:t>
            </w:r>
          </w:p>
        </w:tc>
      </w:tr>
      <w:tr w:rsidR="008114EB" w:rsidRPr="00C80238" w14:paraId="1850BA77" w14:textId="77777777" w:rsidTr="00E96188">
        <w:trPr>
          <w:cantSplit/>
          <w:trHeight w:val="54"/>
        </w:trPr>
        <w:tc>
          <w:tcPr>
            <w:tcW w:w="2099" w:type="pct"/>
            <w:tcBorders>
              <w:top w:val="single" w:sz="4" w:space="0" w:color="auto"/>
              <w:left w:val="single" w:sz="4" w:space="0" w:color="auto"/>
              <w:bottom w:val="single" w:sz="4" w:space="0" w:color="auto"/>
              <w:right w:val="single" w:sz="4" w:space="0" w:color="auto"/>
            </w:tcBorders>
            <w:vAlign w:val="center"/>
            <w:hideMark/>
          </w:tcPr>
          <w:p w14:paraId="14A5F28A" w14:textId="77777777" w:rsidR="00D23F52" w:rsidRPr="002C6C11" w:rsidRDefault="00D23F52">
            <w:pPr>
              <w:pStyle w:val="tabletext"/>
              <w:rPr>
                <w:rFonts w:ascii="Montserrat" w:hAnsi="Montserrat"/>
                <w:color w:val="auto"/>
                <w:szCs w:val="18"/>
              </w:rPr>
            </w:pPr>
            <w:r w:rsidRPr="002C6C11">
              <w:rPr>
                <w:rFonts w:ascii="Montserrat" w:hAnsi="Montserrat"/>
                <w:color w:val="auto"/>
                <w:szCs w:val="18"/>
              </w:rPr>
              <w:t>NTN-TDLA-100-200Hz</w:t>
            </w:r>
          </w:p>
          <w:p w14:paraId="3D5641F1" w14:textId="77777777" w:rsidR="00D23F52" w:rsidRPr="002C6C11" w:rsidRDefault="00D23F52">
            <w:pPr>
              <w:pStyle w:val="tabletext"/>
              <w:rPr>
                <w:rFonts w:ascii="Montserrat" w:hAnsi="Montserrat"/>
                <w:color w:val="auto"/>
                <w:szCs w:val="18"/>
              </w:rPr>
            </w:pPr>
            <w:r w:rsidRPr="002C6C11">
              <w:rPr>
                <w:rFonts w:ascii="Montserrat" w:hAnsi="Montserrat"/>
                <w:color w:val="auto"/>
                <w:szCs w:val="18"/>
              </w:rPr>
              <w:t>NTN-TDLC-5-200Hz</w:t>
            </w:r>
          </w:p>
        </w:tc>
        <w:tc>
          <w:tcPr>
            <w:tcW w:w="2901" w:type="pct"/>
            <w:tcBorders>
              <w:top w:val="single" w:sz="4" w:space="0" w:color="auto"/>
              <w:left w:val="single" w:sz="4" w:space="0" w:color="auto"/>
              <w:bottom w:val="single" w:sz="4" w:space="0" w:color="auto"/>
              <w:right w:val="single" w:sz="4" w:space="0" w:color="auto"/>
            </w:tcBorders>
            <w:vAlign w:val="center"/>
            <w:hideMark/>
          </w:tcPr>
          <w:p w14:paraId="312CA207"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TS 38.101-5 Annex B.2</w:t>
            </w:r>
          </w:p>
        </w:tc>
      </w:tr>
      <w:tr w:rsidR="008114EB" w:rsidRPr="00C80238" w14:paraId="594C165F" w14:textId="77777777" w:rsidTr="00E96188">
        <w:trPr>
          <w:cantSplit/>
          <w:trHeight w:val="54"/>
        </w:trPr>
        <w:tc>
          <w:tcPr>
            <w:tcW w:w="2099" w:type="pct"/>
            <w:tcBorders>
              <w:top w:val="single" w:sz="4" w:space="0" w:color="auto"/>
              <w:left w:val="single" w:sz="4" w:space="0" w:color="auto"/>
              <w:bottom w:val="single" w:sz="4" w:space="0" w:color="auto"/>
              <w:right w:val="single" w:sz="4" w:space="0" w:color="auto"/>
            </w:tcBorders>
            <w:vAlign w:val="center"/>
            <w:hideMark/>
          </w:tcPr>
          <w:p w14:paraId="6C0E2B7D"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TDL-A (Suburban/Rural)</w:t>
            </w:r>
          </w:p>
          <w:p w14:paraId="76A74674"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TDL-C (Suburban/Rural)</w:t>
            </w:r>
          </w:p>
        </w:tc>
        <w:tc>
          <w:tcPr>
            <w:tcW w:w="2901" w:type="pct"/>
            <w:tcBorders>
              <w:top w:val="single" w:sz="4" w:space="0" w:color="auto"/>
              <w:left w:val="single" w:sz="4" w:space="0" w:color="auto"/>
              <w:bottom w:val="single" w:sz="4" w:space="0" w:color="auto"/>
              <w:right w:val="single" w:sz="4" w:space="0" w:color="auto"/>
            </w:tcBorders>
            <w:vAlign w:val="center"/>
            <w:hideMark/>
          </w:tcPr>
          <w:p w14:paraId="0A46CDA6"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TR38.811 Clause 6.9.2</w:t>
            </w:r>
          </w:p>
        </w:tc>
      </w:tr>
      <w:tr w:rsidR="008114EB" w:rsidRPr="00C80238" w14:paraId="2DFAE536" w14:textId="77777777" w:rsidTr="00E96188">
        <w:trPr>
          <w:cantSplit/>
          <w:trHeight w:val="54"/>
        </w:trPr>
        <w:tc>
          <w:tcPr>
            <w:tcW w:w="2099" w:type="pct"/>
            <w:tcBorders>
              <w:top w:val="single" w:sz="4" w:space="0" w:color="auto"/>
              <w:left w:val="single" w:sz="4" w:space="0" w:color="auto"/>
              <w:bottom w:val="single" w:sz="4" w:space="0" w:color="auto"/>
              <w:right w:val="single" w:sz="4" w:space="0" w:color="auto"/>
            </w:tcBorders>
            <w:vAlign w:val="center"/>
            <w:hideMark/>
          </w:tcPr>
          <w:p w14:paraId="570315C6"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CDL-A (Suburban/Rural)</w:t>
            </w:r>
          </w:p>
          <w:p w14:paraId="2C672FE9"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CDL-C (Suburban/Rural)</w:t>
            </w:r>
          </w:p>
        </w:tc>
        <w:tc>
          <w:tcPr>
            <w:tcW w:w="2901" w:type="pct"/>
            <w:tcBorders>
              <w:top w:val="single" w:sz="4" w:space="0" w:color="auto"/>
              <w:left w:val="single" w:sz="4" w:space="0" w:color="auto"/>
              <w:bottom w:val="single" w:sz="4" w:space="0" w:color="auto"/>
              <w:right w:val="single" w:sz="4" w:space="0" w:color="auto"/>
            </w:tcBorders>
            <w:vAlign w:val="center"/>
            <w:hideMark/>
          </w:tcPr>
          <w:p w14:paraId="0DA5D577"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TR38.811 Clause 6.9.1</w:t>
            </w:r>
          </w:p>
        </w:tc>
      </w:tr>
      <w:tr w:rsidR="008114EB" w:rsidRPr="00C80238" w14:paraId="18F567F9" w14:textId="77777777" w:rsidTr="00E96188">
        <w:trPr>
          <w:cantSplit/>
          <w:trHeight w:val="54"/>
        </w:trPr>
        <w:tc>
          <w:tcPr>
            <w:tcW w:w="2099" w:type="pct"/>
            <w:tcBorders>
              <w:top w:val="single" w:sz="4" w:space="0" w:color="auto"/>
              <w:left w:val="single" w:sz="4" w:space="0" w:color="auto"/>
              <w:bottom w:val="single" w:sz="4" w:space="0" w:color="auto"/>
              <w:right w:val="single" w:sz="4" w:space="0" w:color="auto"/>
            </w:tcBorders>
            <w:vAlign w:val="center"/>
            <w:hideMark/>
          </w:tcPr>
          <w:p w14:paraId="0D381E30"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Scintillation (Weak/Moderate/Strong)</w:t>
            </w:r>
          </w:p>
        </w:tc>
        <w:tc>
          <w:tcPr>
            <w:tcW w:w="2901" w:type="pct"/>
            <w:tcBorders>
              <w:top w:val="single" w:sz="4" w:space="0" w:color="auto"/>
              <w:left w:val="single" w:sz="4" w:space="0" w:color="auto"/>
              <w:bottom w:val="single" w:sz="4" w:space="0" w:color="auto"/>
              <w:right w:val="single" w:sz="4" w:space="0" w:color="auto"/>
            </w:tcBorders>
            <w:vAlign w:val="center"/>
            <w:hideMark/>
          </w:tcPr>
          <w:p w14:paraId="3CEADB8C"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TR38.811 Clause 6.6.6</w:t>
            </w:r>
          </w:p>
        </w:tc>
      </w:tr>
      <w:tr w:rsidR="008114EB" w:rsidRPr="00C80238" w14:paraId="5562E1A7" w14:textId="77777777" w:rsidTr="00E96188">
        <w:trPr>
          <w:cantSplit/>
          <w:trHeight w:val="54"/>
        </w:trPr>
        <w:tc>
          <w:tcPr>
            <w:tcW w:w="2099" w:type="pct"/>
            <w:tcBorders>
              <w:top w:val="single" w:sz="4" w:space="0" w:color="auto"/>
              <w:left w:val="single" w:sz="4" w:space="0" w:color="auto"/>
              <w:bottom w:val="single" w:sz="4" w:space="0" w:color="auto"/>
              <w:right w:val="single" w:sz="4" w:space="0" w:color="auto"/>
            </w:tcBorders>
            <w:vAlign w:val="center"/>
            <w:hideMark/>
          </w:tcPr>
          <w:p w14:paraId="19A27455"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Shadowing</w:t>
            </w:r>
          </w:p>
        </w:tc>
        <w:tc>
          <w:tcPr>
            <w:tcW w:w="2901" w:type="pct"/>
            <w:tcBorders>
              <w:top w:val="single" w:sz="4" w:space="0" w:color="auto"/>
              <w:left w:val="single" w:sz="4" w:space="0" w:color="auto"/>
              <w:bottom w:val="single" w:sz="4" w:space="0" w:color="auto"/>
              <w:right w:val="single" w:sz="4" w:space="0" w:color="auto"/>
            </w:tcBorders>
            <w:vAlign w:val="center"/>
            <w:hideMark/>
          </w:tcPr>
          <w:p w14:paraId="08558F30"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TR38.811 Clause 6.6.2</w:t>
            </w:r>
          </w:p>
        </w:tc>
      </w:tr>
      <w:tr w:rsidR="008114EB" w:rsidRPr="00C80238" w14:paraId="5468FD87" w14:textId="77777777" w:rsidTr="00E96188">
        <w:trPr>
          <w:cantSplit/>
          <w:trHeight w:val="54"/>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4D77ACDE"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Note 1: Depending on the number of receive antennas in the NTN UE, the test signal is applied to each of the antenna connectors. By default, the number of UE antennas is four.</w:t>
            </w:r>
          </w:p>
          <w:p w14:paraId="032F9B64" w14:textId="77777777" w:rsidR="00D23F52" w:rsidRPr="00CB317A" w:rsidRDefault="00D23F52">
            <w:pPr>
              <w:pStyle w:val="tabletext"/>
              <w:rPr>
                <w:rFonts w:ascii="Montserrat" w:hAnsi="Montserrat"/>
                <w:color w:val="auto"/>
                <w:szCs w:val="18"/>
              </w:rPr>
            </w:pPr>
            <w:r w:rsidRPr="00CB317A">
              <w:rPr>
                <w:rFonts w:ascii="Montserrat" w:hAnsi="Montserrat"/>
                <w:color w:val="auto"/>
                <w:szCs w:val="18"/>
              </w:rPr>
              <w:t>Note 2: Low correlation is assumed between UE antennas unless otherwise assumed in applicable reference.</w:t>
            </w:r>
          </w:p>
        </w:tc>
      </w:tr>
    </w:tbl>
    <w:p w14:paraId="75D05560" w14:textId="3E555819" w:rsidR="6050D2D7" w:rsidRPr="002C6C11" w:rsidRDefault="008A342E" w:rsidP="00F44F36">
      <w:pPr>
        <w:spacing w:before="120"/>
        <w:jc w:val="both"/>
        <w:rPr>
          <w:rFonts w:ascii="Montserrat" w:hAnsi="Montserrat"/>
          <w:color w:val="auto"/>
          <w:sz w:val="18"/>
          <w:szCs w:val="18"/>
        </w:rPr>
      </w:pPr>
      <w:r w:rsidRPr="00CB317A">
        <w:t>The parameters used in test cases follow the common test parameters that are specified in 3GPP TS 38.101-5 NTN NR test specification, with some exceptions to simplify testing. Regarding the test system, the Keysight network emulator and channel emulator are commercial products that undergo a rigorous verification process before being released to the market. The proposed channel emulation test scenarios were generated using the commercial software Keysight Channel Studio GCM, a multipurpose geometric channel modeling tool. Additionally, each orbital scenario will be tested both without impairments—to establish a performance baseline—and with various channel impairments, such as multipath fading, ionospheric scintillation, and shadowing.</w:t>
      </w:r>
      <w:r w:rsidR="6050D2D7" w:rsidRPr="00CB317A">
        <w:rPr>
          <w:rFonts w:ascii="Montserrat" w:eastAsiaTheme="minorEastAsia" w:hAnsi="Montserrat" w:cstheme="minorBidi"/>
          <w:color w:val="auto"/>
          <w:sz w:val="18"/>
          <w:szCs w:val="18"/>
        </w:rPr>
        <w:t>.</w:t>
      </w:r>
    </w:p>
    <w:p w14:paraId="25383F04" w14:textId="77777777" w:rsidR="00D23F52" w:rsidRPr="002C6C11" w:rsidRDefault="00D23F52" w:rsidP="008A342E">
      <w:pPr>
        <w:pStyle w:val="ParagraphText"/>
      </w:pPr>
    </w:p>
    <w:p w14:paraId="4107FAB5" w14:textId="005FEF51" w:rsidR="008A342E" w:rsidRPr="00CB317A" w:rsidRDefault="008A342E" w:rsidP="00F44F36">
      <w:pPr>
        <w:jc w:val="both"/>
        <w:rPr>
          <w:rFonts w:ascii="Montserrat" w:hAnsi="Montserrat"/>
          <w:color w:val="auto"/>
          <w:sz w:val="18"/>
          <w:szCs w:val="18"/>
        </w:rPr>
      </w:pPr>
      <w:r w:rsidRPr="00CB317A">
        <w:rPr>
          <w:rFonts w:ascii="Montserrat" w:hAnsi="Montserrat"/>
          <w:color w:val="auto"/>
          <w:sz w:val="18"/>
          <w:szCs w:val="18"/>
        </w:rPr>
        <w:t xml:space="preserve"> The full list of test cases executed as part of this validation effort is summarized below.</w:t>
      </w:r>
    </w:p>
    <w:p w14:paraId="6A29BABB" w14:textId="77777777" w:rsidR="008A342E" w:rsidRPr="00CB317A" w:rsidRDefault="008A342E" w:rsidP="008A342E">
      <w:pPr>
        <w:pStyle w:val="ParagraphText"/>
      </w:pPr>
    </w:p>
    <w:tbl>
      <w:tblPr>
        <w:tblW w:w="0" w:type="auto"/>
        <w:jc w:val="center"/>
        <w:tblBorders>
          <w:top w:val="single" w:sz="2" w:space="0" w:color="CBD5E1"/>
          <w:left w:val="single" w:sz="2" w:space="0" w:color="CBD5E1"/>
          <w:bottom w:val="single" w:sz="2" w:space="0" w:color="CBD5E1"/>
          <w:right w:val="single" w:sz="2" w:space="0" w:color="CBD5E1"/>
        </w:tblBorders>
        <w:shd w:val="clear" w:color="auto" w:fill="F8FAFC"/>
        <w:tblCellMar>
          <w:left w:w="0" w:type="dxa"/>
          <w:right w:w="0" w:type="dxa"/>
        </w:tblCellMar>
        <w:tblLook w:val="04A0" w:firstRow="1" w:lastRow="0" w:firstColumn="1" w:lastColumn="0" w:noHBand="0" w:noVBand="1"/>
      </w:tblPr>
      <w:tblGrid>
        <w:gridCol w:w="889"/>
        <w:gridCol w:w="5168"/>
      </w:tblGrid>
      <w:tr w:rsidR="006B1A28" w:rsidRPr="00C80238" w14:paraId="184277F3" w14:textId="77777777" w:rsidTr="00F44F36">
        <w:trPr>
          <w:tblHeade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5DED94FD" w14:textId="77777777" w:rsidR="008A342E" w:rsidRPr="002C6C11" w:rsidRDefault="008A342E">
            <w:pPr>
              <w:pStyle w:val="ParagraphText"/>
              <w:rPr>
                <w:b/>
                <w:kern w:val="2"/>
                <w14:ligatures w14:val="standardContextual"/>
              </w:rPr>
            </w:pPr>
            <w:r w:rsidRPr="002C6C11">
              <w:rPr>
                <w:b/>
                <w:kern w:val="2"/>
                <w14:ligatures w14:val="standardContextual"/>
              </w:rPr>
              <w:t>Test ID</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7E798DD1" w14:textId="77777777" w:rsidR="008A342E" w:rsidRPr="002C6C11" w:rsidRDefault="008A342E">
            <w:pPr>
              <w:pStyle w:val="ParagraphText"/>
              <w:rPr>
                <w:b/>
                <w:kern w:val="2"/>
                <w14:ligatures w14:val="standardContextual"/>
              </w:rPr>
            </w:pPr>
            <w:r w:rsidRPr="002C6C11">
              <w:rPr>
                <w:b/>
                <w:kern w:val="2"/>
                <w14:ligatures w14:val="standardContextual"/>
              </w:rPr>
              <w:t>Description</w:t>
            </w:r>
          </w:p>
        </w:tc>
      </w:tr>
      <w:tr w:rsidR="006B1A28" w:rsidRPr="00C80238" w14:paraId="2654F13B" w14:textId="77777777" w:rsidTr="00F44F36">
        <w:trP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490063D8" w14:textId="77777777" w:rsidR="008A342E" w:rsidRPr="002C6C11" w:rsidRDefault="008A342E">
            <w:pPr>
              <w:pStyle w:val="ParagraphText"/>
              <w:rPr>
                <w:kern w:val="2"/>
                <w14:ligatures w14:val="standardContextual"/>
              </w:rPr>
            </w:pPr>
            <w:r w:rsidRPr="002C6C11">
              <w:rPr>
                <w:kern w:val="2"/>
                <w14:ligatures w14:val="standardContextual"/>
              </w:rPr>
              <w:t>C.1</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2F0322A5" w14:textId="77777777" w:rsidR="008A342E" w:rsidRPr="00CB317A" w:rsidRDefault="008A342E">
            <w:pPr>
              <w:pStyle w:val="ParagraphText"/>
              <w:rPr>
                <w:kern w:val="2"/>
                <w14:ligatures w14:val="standardContextual"/>
              </w:rPr>
            </w:pPr>
            <w:r w:rsidRPr="00CB317A">
              <w:rPr>
                <w:kern w:val="2"/>
                <w14:ligatures w14:val="standardContextual"/>
              </w:rPr>
              <w:t>Scenario C (LEO, Netherlands) – Basic verification</w:t>
            </w:r>
          </w:p>
        </w:tc>
      </w:tr>
      <w:tr w:rsidR="006B1A28" w:rsidRPr="00C80238" w14:paraId="632889D5" w14:textId="77777777" w:rsidTr="00F44F36">
        <w:trP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23B71D62" w14:textId="77777777" w:rsidR="008A342E" w:rsidRPr="002C6C11" w:rsidRDefault="008A342E">
            <w:pPr>
              <w:pStyle w:val="ParagraphText"/>
              <w:rPr>
                <w:kern w:val="2"/>
                <w14:ligatures w14:val="standardContextual"/>
              </w:rPr>
            </w:pPr>
            <w:r w:rsidRPr="002C6C11">
              <w:rPr>
                <w:kern w:val="2"/>
                <w14:ligatures w14:val="standardContextual"/>
              </w:rPr>
              <w:t>C.2</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42EEEDE0" w14:textId="77777777" w:rsidR="008A342E" w:rsidRPr="00CB317A" w:rsidRDefault="008A342E">
            <w:pPr>
              <w:pStyle w:val="ParagraphText"/>
              <w:rPr>
                <w:kern w:val="2"/>
                <w14:ligatures w14:val="standardContextual"/>
              </w:rPr>
            </w:pPr>
            <w:r w:rsidRPr="00CB317A">
              <w:rPr>
                <w:kern w:val="2"/>
                <w14:ligatures w14:val="standardContextual"/>
              </w:rPr>
              <w:t>Scenario C – Reference case with multipath fading</w:t>
            </w:r>
          </w:p>
        </w:tc>
      </w:tr>
      <w:tr w:rsidR="006B1A28" w:rsidRPr="00C80238" w14:paraId="71F347E1" w14:textId="77777777" w:rsidTr="00F44F36">
        <w:trP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253C99F4" w14:textId="77777777" w:rsidR="008A342E" w:rsidRPr="002C6C11" w:rsidRDefault="008A342E">
            <w:pPr>
              <w:pStyle w:val="ParagraphText"/>
              <w:rPr>
                <w:kern w:val="2"/>
                <w14:ligatures w14:val="standardContextual"/>
              </w:rPr>
            </w:pPr>
            <w:r w:rsidRPr="002C6C11">
              <w:rPr>
                <w:kern w:val="2"/>
                <w14:ligatures w14:val="standardContextual"/>
              </w:rPr>
              <w:t>C.3</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20EAFCDC" w14:textId="77777777" w:rsidR="008A342E" w:rsidRPr="00CB317A" w:rsidRDefault="008A342E">
            <w:pPr>
              <w:pStyle w:val="ParagraphText"/>
              <w:rPr>
                <w:kern w:val="2"/>
                <w14:ligatures w14:val="standardContextual"/>
              </w:rPr>
            </w:pPr>
            <w:r w:rsidRPr="00CB317A">
              <w:rPr>
                <w:kern w:val="2"/>
                <w14:ligatures w14:val="standardContextual"/>
              </w:rPr>
              <w:t>Scenario C – Impact of multipath fading with shadowing</w:t>
            </w:r>
          </w:p>
        </w:tc>
      </w:tr>
      <w:tr w:rsidR="006B1A28" w:rsidRPr="00C80238" w14:paraId="59E1ACF1" w14:textId="77777777" w:rsidTr="00F44F36">
        <w:trP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1D197947" w14:textId="77777777" w:rsidR="008A342E" w:rsidRPr="002C6C11" w:rsidRDefault="008A342E">
            <w:pPr>
              <w:pStyle w:val="ParagraphText"/>
              <w:rPr>
                <w:kern w:val="2"/>
                <w14:ligatures w14:val="standardContextual"/>
              </w:rPr>
            </w:pPr>
            <w:r w:rsidRPr="002C6C11">
              <w:rPr>
                <w:kern w:val="2"/>
                <w14:ligatures w14:val="standardContextual"/>
              </w:rPr>
              <w:t>C.4</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754E5A0D" w14:textId="77777777" w:rsidR="008A342E" w:rsidRPr="00CB317A" w:rsidRDefault="008A342E">
            <w:pPr>
              <w:pStyle w:val="ParagraphText"/>
              <w:rPr>
                <w:kern w:val="2"/>
                <w14:ligatures w14:val="standardContextual"/>
              </w:rPr>
            </w:pPr>
            <w:r w:rsidRPr="00CB317A">
              <w:rPr>
                <w:kern w:val="2"/>
                <w14:ligatures w14:val="standardContextual"/>
              </w:rPr>
              <w:t>Scenario C – Impact of multipath fading with scintillation</w:t>
            </w:r>
          </w:p>
        </w:tc>
      </w:tr>
      <w:tr w:rsidR="006B1A28" w:rsidRPr="00C80238" w14:paraId="2937F5B5" w14:textId="77777777" w:rsidTr="00F44F36">
        <w:trP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41B47C15" w14:textId="77777777" w:rsidR="008A342E" w:rsidRPr="002C6C11" w:rsidRDefault="008A342E">
            <w:pPr>
              <w:pStyle w:val="ParagraphText"/>
              <w:rPr>
                <w:kern w:val="2"/>
                <w14:ligatures w14:val="standardContextual"/>
              </w:rPr>
            </w:pPr>
            <w:r w:rsidRPr="002C6C11">
              <w:rPr>
                <w:kern w:val="2"/>
                <w14:ligatures w14:val="standardContextual"/>
              </w:rPr>
              <w:t>C.5</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44090600" w14:textId="77777777" w:rsidR="008A342E" w:rsidRPr="00CB317A" w:rsidRDefault="008A342E">
            <w:pPr>
              <w:pStyle w:val="ParagraphText"/>
              <w:rPr>
                <w:kern w:val="2"/>
                <w14:ligatures w14:val="standardContextual"/>
              </w:rPr>
            </w:pPr>
            <w:r w:rsidRPr="00CB317A">
              <w:rPr>
                <w:kern w:val="2"/>
                <w14:ligatures w14:val="standardContextual"/>
              </w:rPr>
              <w:t>Scenario C – Impact of multipath with shadowing and scintillation</w:t>
            </w:r>
          </w:p>
        </w:tc>
      </w:tr>
      <w:tr w:rsidR="006B1A28" w:rsidRPr="00C80238" w14:paraId="567689BB" w14:textId="77777777" w:rsidTr="00F44F36">
        <w:trP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62D9F413" w14:textId="77777777" w:rsidR="008A342E" w:rsidRPr="002C6C11" w:rsidRDefault="008A342E">
            <w:pPr>
              <w:pStyle w:val="ParagraphText"/>
              <w:rPr>
                <w:kern w:val="2"/>
                <w14:ligatures w14:val="standardContextual"/>
              </w:rPr>
            </w:pPr>
            <w:r w:rsidRPr="002C6C11">
              <w:rPr>
                <w:kern w:val="2"/>
                <w14:ligatures w14:val="standardContextual"/>
              </w:rPr>
              <w:t>F.1</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5E755624" w14:textId="77777777" w:rsidR="008A342E" w:rsidRPr="00CB317A" w:rsidRDefault="008A342E">
            <w:pPr>
              <w:pStyle w:val="ParagraphText"/>
              <w:rPr>
                <w:kern w:val="2"/>
                <w14:ligatures w14:val="standardContextual"/>
              </w:rPr>
            </w:pPr>
            <w:r w:rsidRPr="00CB317A">
              <w:rPr>
                <w:kern w:val="2"/>
                <w14:ligatures w14:val="standardContextual"/>
              </w:rPr>
              <w:t>Scenario F (GSO, Geneva) – Basic verification</w:t>
            </w:r>
          </w:p>
        </w:tc>
      </w:tr>
      <w:tr w:rsidR="006B1A28" w:rsidRPr="00C80238" w14:paraId="45BFD6DD" w14:textId="77777777" w:rsidTr="00F44F36">
        <w:trP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1C8E9EEE" w14:textId="77777777" w:rsidR="008A342E" w:rsidRPr="002C6C11" w:rsidRDefault="008A342E">
            <w:pPr>
              <w:pStyle w:val="ParagraphText"/>
              <w:rPr>
                <w:kern w:val="2"/>
                <w14:ligatures w14:val="standardContextual"/>
              </w:rPr>
            </w:pPr>
            <w:r w:rsidRPr="002C6C11">
              <w:rPr>
                <w:kern w:val="2"/>
                <w14:ligatures w14:val="standardContextual"/>
              </w:rPr>
              <w:t>F.2</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2673DBB1" w14:textId="77777777" w:rsidR="008A342E" w:rsidRPr="00CB317A" w:rsidRDefault="008A342E">
            <w:pPr>
              <w:pStyle w:val="ParagraphText"/>
              <w:rPr>
                <w:kern w:val="2"/>
                <w14:ligatures w14:val="standardContextual"/>
              </w:rPr>
            </w:pPr>
            <w:r w:rsidRPr="00CB317A">
              <w:rPr>
                <w:kern w:val="2"/>
                <w14:ligatures w14:val="standardContextual"/>
              </w:rPr>
              <w:t>Scenario F – Reference case with multipath fading</w:t>
            </w:r>
          </w:p>
        </w:tc>
      </w:tr>
      <w:tr w:rsidR="006B1A28" w:rsidRPr="00C80238" w14:paraId="43D785AF" w14:textId="77777777" w:rsidTr="00F44F36">
        <w:trP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6BA2B3A6" w14:textId="77777777" w:rsidR="008A342E" w:rsidRPr="002C6C11" w:rsidRDefault="008A342E">
            <w:pPr>
              <w:pStyle w:val="ParagraphText"/>
              <w:rPr>
                <w:kern w:val="2"/>
                <w14:ligatures w14:val="standardContextual"/>
              </w:rPr>
            </w:pPr>
            <w:r w:rsidRPr="002C6C11">
              <w:rPr>
                <w:kern w:val="2"/>
                <w14:ligatures w14:val="standardContextual"/>
              </w:rPr>
              <w:t>F.3</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5BD2DF90" w14:textId="77777777" w:rsidR="008A342E" w:rsidRPr="00CB317A" w:rsidRDefault="008A342E">
            <w:pPr>
              <w:pStyle w:val="ParagraphText"/>
              <w:rPr>
                <w:kern w:val="2"/>
                <w14:ligatures w14:val="standardContextual"/>
              </w:rPr>
            </w:pPr>
            <w:r w:rsidRPr="00CB317A">
              <w:rPr>
                <w:kern w:val="2"/>
                <w14:ligatures w14:val="standardContextual"/>
              </w:rPr>
              <w:t>Scenario F – Impact of multipath fading with shadowing</w:t>
            </w:r>
          </w:p>
        </w:tc>
      </w:tr>
      <w:tr w:rsidR="006B1A28" w:rsidRPr="00C80238" w14:paraId="189BC0EC" w14:textId="77777777" w:rsidTr="00F44F36">
        <w:trP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3E305368" w14:textId="77777777" w:rsidR="008A342E" w:rsidRPr="002C6C11" w:rsidRDefault="008A342E">
            <w:pPr>
              <w:pStyle w:val="ParagraphText"/>
              <w:rPr>
                <w:kern w:val="2"/>
                <w14:ligatures w14:val="standardContextual"/>
              </w:rPr>
            </w:pPr>
            <w:r w:rsidRPr="002C6C11">
              <w:rPr>
                <w:kern w:val="2"/>
                <w14:ligatures w14:val="standardContextual"/>
              </w:rPr>
              <w:t>F.4</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5EFC8589" w14:textId="77777777" w:rsidR="008A342E" w:rsidRPr="00CB317A" w:rsidRDefault="008A342E">
            <w:pPr>
              <w:pStyle w:val="ParagraphText"/>
              <w:rPr>
                <w:kern w:val="2"/>
                <w14:ligatures w14:val="standardContextual"/>
              </w:rPr>
            </w:pPr>
            <w:r w:rsidRPr="00CB317A">
              <w:rPr>
                <w:kern w:val="2"/>
                <w14:ligatures w14:val="standardContextual"/>
              </w:rPr>
              <w:t>Scenario F – Impact of multipath fading with scintillation</w:t>
            </w:r>
          </w:p>
        </w:tc>
      </w:tr>
      <w:tr w:rsidR="006B1A28" w:rsidRPr="00C80238" w14:paraId="71456F5F" w14:textId="77777777" w:rsidTr="00F44F36">
        <w:trP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2A44E3A5" w14:textId="77777777" w:rsidR="008A342E" w:rsidRPr="002C6C11" w:rsidRDefault="008A342E">
            <w:pPr>
              <w:pStyle w:val="ParagraphText"/>
              <w:rPr>
                <w:kern w:val="2"/>
                <w14:ligatures w14:val="standardContextual"/>
              </w:rPr>
            </w:pPr>
            <w:r w:rsidRPr="002C6C11">
              <w:rPr>
                <w:kern w:val="2"/>
                <w14:ligatures w14:val="standardContextual"/>
              </w:rPr>
              <w:t>F.5</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2FDDF67A" w14:textId="77777777" w:rsidR="008A342E" w:rsidRPr="00CB317A" w:rsidRDefault="008A342E">
            <w:pPr>
              <w:pStyle w:val="ParagraphText"/>
              <w:rPr>
                <w:kern w:val="2"/>
                <w14:ligatures w14:val="standardContextual"/>
              </w:rPr>
            </w:pPr>
            <w:r w:rsidRPr="00CB317A">
              <w:rPr>
                <w:kern w:val="2"/>
                <w14:ligatures w14:val="standardContextual"/>
              </w:rPr>
              <w:t>Scenario F – Impact of multipath with shadowing and scintillation</w:t>
            </w:r>
          </w:p>
        </w:tc>
      </w:tr>
      <w:tr w:rsidR="006B1A28" w:rsidRPr="00C80238" w14:paraId="03B356BA" w14:textId="77777777" w:rsidTr="00F44F36">
        <w:trP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0FCE938A" w14:textId="77777777" w:rsidR="008A342E" w:rsidRPr="002C6C11" w:rsidRDefault="008A342E">
            <w:pPr>
              <w:pStyle w:val="ParagraphText"/>
              <w:rPr>
                <w:kern w:val="2"/>
                <w14:ligatures w14:val="standardContextual"/>
              </w:rPr>
            </w:pPr>
            <w:r w:rsidRPr="002C6C11">
              <w:rPr>
                <w:kern w:val="2"/>
                <w14:ligatures w14:val="standardContextual"/>
              </w:rPr>
              <w:t>H.1</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02FECAB6" w14:textId="77777777" w:rsidR="008A342E" w:rsidRPr="00CB317A" w:rsidRDefault="008A342E">
            <w:pPr>
              <w:pStyle w:val="ParagraphText"/>
              <w:rPr>
                <w:kern w:val="2"/>
                <w14:ligatures w14:val="standardContextual"/>
              </w:rPr>
            </w:pPr>
            <w:r w:rsidRPr="00CB317A">
              <w:rPr>
                <w:kern w:val="2"/>
                <w14:ligatures w14:val="standardContextual"/>
              </w:rPr>
              <w:t>Scenario H (GSO, Geneva, Ku-band) – Basic verification</w:t>
            </w:r>
          </w:p>
        </w:tc>
      </w:tr>
      <w:tr w:rsidR="006B1A28" w:rsidRPr="00C80238" w14:paraId="539684B6" w14:textId="77777777" w:rsidTr="00F44F36">
        <w:trPr>
          <w:jc w:val="center"/>
        </w:trPr>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1212D04D" w14:textId="77777777" w:rsidR="008A342E" w:rsidRPr="002C6C11" w:rsidRDefault="008A342E">
            <w:pPr>
              <w:pStyle w:val="ParagraphText"/>
              <w:rPr>
                <w:kern w:val="2"/>
                <w14:ligatures w14:val="standardContextual"/>
              </w:rPr>
            </w:pPr>
            <w:r w:rsidRPr="002C6C11">
              <w:rPr>
                <w:kern w:val="2"/>
                <w14:ligatures w14:val="standardContextual"/>
              </w:rPr>
              <w:t>H.2</w:t>
            </w:r>
          </w:p>
        </w:tc>
        <w:tc>
          <w:tcPr>
            <w:tcW w:w="0" w:type="auto"/>
            <w:tcBorders>
              <w:top w:val="single" w:sz="4" w:space="0" w:color="D0D7DE"/>
              <w:left w:val="single" w:sz="4" w:space="0" w:color="D0D7DE"/>
              <w:bottom w:val="single" w:sz="4" w:space="0" w:color="D0D7DE"/>
              <w:right w:val="single" w:sz="4" w:space="0" w:color="D0D7DE"/>
            </w:tcBorders>
            <w:shd w:val="clear" w:color="auto" w:fill="FFFFFF" w:themeFill="background1"/>
            <w:tcMar>
              <w:top w:w="90" w:type="dxa"/>
              <w:left w:w="195" w:type="dxa"/>
              <w:bottom w:w="90" w:type="dxa"/>
              <w:right w:w="195" w:type="dxa"/>
            </w:tcMar>
            <w:vAlign w:val="center"/>
            <w:hideMark/>
          </w:tcPr>
          <w:p w14:paraId="76CDE351" w14:textId="77777777" w:rsidR="008A342E" w:rsidRPr="00CB317A" w:rsidRDefault="008A342E">
            <w:pPr>
              <w:pStyle w:val="ParagraphText"/>
              <w:rPr>
                <w:kern w:val="2"/>
                <w14:ligatures w14:val="standardContextual"/>
              </w:rPr>
            </w:pPr>
            <w:r w:rsidRPr="00CB317A">
              <w:rPr>
                <w:kern w:val="2"/>
                <w14:ligatures w14:val="standardContextual"/>
              </w:rPr>
              <w:t>Scenario H – Reference case with multipath fading</w:t>
            </w:r>
          </w:p>
        </w:tc>
      </w:tr>
    </w:tbl>
    <w:p w14:paraId="506E1A1A" w14:textId="40B816D8" w:rsidR="008A342E" w:rsidRPr="002C6C11" w:rsidRDefault="008A342E" w:rsidP="008A342E">
      <w:pPr>
        <w:pStyle w:val="ParagraphText"/>
      </w:pPr>
    </w:p>
    <w:p w14:paraId="79D63073" w14:textId="726237AD" w:rsidR="00D23F52" w:rsidRPr="002C6C11" w:rsidRDefault="00D23F52" w:rsidP="00D23F52">
      <w:pPr>
        <w:pStyle w:val="ParagraphText"/>
      </w:pPr>
    </w:p>
    <w:p w14:paraId="0CE1CA0E" w14:textId="77777777" w:rsidR="00D23F52" w:rsidRPr="00CB317A" w:rsidRDefault="00D23F52" w:rsidP="00D23F52">
      <w:pPr>
        <w:pStyle w:val="Heading3"/>
      </w:pPr>
      <w:bookmarkStart w:id="391" w:name="_Toc1952771713"/>
      <w:r>
        <w:t>6.3.4</w:t>
      </w:r>
      <w:r>
        <w:tab/>
        <w:t>Key results</w:t>
      </w:r>
      <w:bookmarkEnd w:id="391"/>
    </w:p>
    <w:p w14:paraId="4D112C8A" w14:textId="77777777" w:rsidR="00D23F52" w:rsidRPr="002C6C11" w:rsidRDefault="00D23F52" w:rsidP="00D23F52">
      <w:pPr>
        <w:pStyle w:val="ParagraphText"/>
      </w:pPr>
    </w:p>
    <w:p w14:paraId="27A7EA75" w14:textId="77777777" w:rsidR="008A342E" w:rsidRPr="00CB317A" w:rsidRDefault="008A342E" w:rsidP="008A342E">
      <w:pPr>
        <w:pStyle w:val="ParagraphText"/>
      </w:pPr>
      <w:r w:rsidRPr="00CB317A">
        <w:t>The results from the test campaign will be presented in this section, organized by test scenario. For each scenario, a baseline is established, followed by reference performance curves against which all subsequent impairment tests are compared.</w:t>
      </w:r>
    </w:p>
    <w:p w14:paraId="6FDA555B" w14:textId="77777777" w:rsidR="008A342E" w:rsidRPr="00CB317A" w:rsidRDefault="008A342E" w:rsidP="008A342E">
      <w:pPr>
        <w:pStyle w:val="ParagraphText"/>
        <w:rPr>
          <w:b/>
          <w:bCs/>
        </w:rPr>
      </w:pPr>
    </w:p>
    <w:p w14:paraId="26096F82" w14:textId="77777777" w:rsidR="008A342E" w:rsidRPr="002C6C11" w:rsidRDefault="008A342E" w:rsidP="008A342E">
      <w:pPr>
        <w:pStyle w:val="ParagraphText"/>
      </w:pPr>
      <w:r w:rsidRPr="002C6C11">
        <w:rPr>
          <w:b/>
        </w:rPr>
        <w:t>Scenario C: LEO Performance Results</w:t>
      </w:r>
    </w:p>
    <w:p w14:paraId="530793FC" w14:textId="77777777" w:rsidR="008A342E" w:rsidRPr="00CB317A" w:rsidRDefault="008A342E" w:rsidP="008A342E">
      <w:pPr>
        <w:pStyle w:val="ParagraphText"/>
        <w:numPr>
          <w:ilvl w:val="0"/>
          <w:numId w:val="284"/>
        </w:numPr>
      </w:pPr>
      <w:r w:rsidRPr="00CB317A">
        <w:t xml:space="preserve">Baseline and Reference Performance: This section will present the baseline performance in static (ideal) conditions and the reference performance curves (PDSCH BLER vs. RSRP) under standard multipath fading (CDL-A/CDL-C). </w:t>
      </w:r>
    </w:p>
    <w:p w14:paraId="64C50881" w14:textId="77777777" w:rsidR="008A342E" w:rsidRPr="00CB317A" w:rsidRDefault="008A342E" w:rsidP="008A342E">
      <w:pPr>
        <w:pStyle w:val="ParagraphText"/>
        <w:numPr>
          <w:ilvl w:val="0"/>
          <w:numId w:val="284"/>
        </w:numPr>
      </w:pPr>
      <w:r w:rsidRPr="00CB317A">
        <w:t>Impairment Impact Analysis: The quantified impact of adding shadowing and/or scintillation will be analyzed by comparing the resulting performance curves against the established reference benchmark.</w:t>
      </w:r>
    </w:p>
    <w:p w14:paraId="75E43485" w14:textId="77777777" w:rsidR="008A342E" w:rsidRPr="00CB317A" w:rsidRDefault="008A342E" w:rsidP="008A342E">
      <w:pPr>
        <w:pStyle w:val="ParagraphText"/>
        <w:numPr>
          <w:ilvl w:val="0"/>
          <w:numId w:val="284"/>
        </w:numPr>
      </w:pPr>
      <w:r w:rsidRPr="00CB317A">
        <w:t>Link Stability and Secondary KPIs: Data on connection drops, setup time, and throughput variation during the emulated LEO pass will be provided.</w:t>
      </w:r>
    </w:p>
    <w:p w14:paraId="4EBFD597" w14:textId="77777777" w:rsidR="008A342E" w:rsidRPr="00CB317A" w:rsidRDefault="008A342E" w:rsidP="008A342E">
      <w:pPr>
        <w:pStyle w:val="ParagraphText"/>
        <w:rPr>
          <w:b/>
          <w:bCs/>
        </w:rPr>
      </w:pPr>
    </w:p>
    <w:p w14:paraId="3071E4B0" w14:textId="77777777" w:rsidR="008A342E" w:rsidRPr="00CB317A" w:rsidRDefault="008A342E" w:rsidP="008A342E">
      <w:pPr>
        <w:pStyle w:val="ParagraphText"/>
      </w:pPr>
      <w:r w:rsidRPr="00CB317A">
        <w:rPr>
          <w:b/>
          <w:bCs/>
        </w:rPr>
        <w:t>Scenario F: General GSO Performance Results</w:t>
      </w:r>
    </w:p>
    <w:p w14:paraId="1C5EFDD2" w14:textId="77777777" w:rsidR="008A342E" w:rsidRPr="00CB317A" w:rsidRDefault="008A342E" w:rsidP="008A342E">
      <w:pPr>
        <w:pStyle w:val="ParagraphText"/>
        <w:numPr>
          <w:ilvl w:val="0"/>
          <w:numId w:val="285"/>
        </w:numPr>
      </w:pPr>
      <w:r w:rsidRPr="00CB317A">
        <w:t>Baseline and Reference Performance: This section will present the baseline and reference performance curves for the general GSO scenario.</w:t>
      </w:r>
    </w:p>
    <w:p w14:paraId="033C1884" w14:textId="77777777" w:rsidR="008A342E" w:rsidRPr="00CB317A" w:rsidRDefault="008A342E" w:rsidP="008A342E">
      <w:pPr>
        <w:pStyle w:val="ParagraphText"/>
        <w:numPr>
          <w:ilvl w:val="0"/>
          <w:numId w:val="285"/>
        </w:numPr>
      </w:pPr>
      <w:r w:rsidRPr="00CB317A">
        <w:t>Impairment Impact Analysis: The impact of layered impairments in the GSO context will be detailed.</w:t>
      </w:r>
    </w:p>
    <w:p w14:paraId="33852E69" w14:textId="77777777" w:rsidR="008A342E" w:rsidRPr="00CB317A" w:rsidRDefault="008A342E" w:rsidP="008A342E">
      <w:pPr>
        <w:pStyle w:val="ParagraphText"/>
        <w:rPr>
          <w:b/>
          <w:bCs/>
        </w:rPr>
      </w:pPr>
    </w:p>
    <w:p w14:paraId="17523D4E" w14:textId="77777777" w:rsidR="008A342E" w:rsidRPr="00CB317A" w:rsidRDefault="008A342E" w:rsidP="008A342E">
      <w:pPr>
        <w:pStyle w:val="ParagraphText"/>
      </w:pPr>
      <w:r w:rsidRPr="00CB317A">
        <w:rPr>
          <w:b/>
          <w:bCs/>
        </w:rPr>
        <w:t>Scenario H: Ku-band GSO (OTA Demo Scenario) Performance Results</w:t>
      </w:r>
    </w:p>
    <w:p w14:paraId="49068492" w14:textId="77777777" w:rsidR="008A342E" w:rsidRPr="00CB317A" w:rsidRDefault="008A342E" w:rsidP="008A342E">
      <w:pPr>
        <w:pStyle w:val="ParagraphText"/>
        <w:numPr>
          <w:ilvl w:val="0"/>
          <w:numId w:val="286"/>
        </w:numPr>
      </w:pPr>
      <w:r w:rsidRPr="00CB317A">
        <w:t>Baseline and Reference Performance: This section will present the baseline and reference performance curves for the emulated Ku-band environment.</w:t>
      </w:r>
    </w:p>
    <w:p w14:paraId="1A18A776" w14:textId="77777777" w:rsidR="008A342E" w:rsidRPr="00CB317A" w:rsidRDefault="008A342E" w:rsidP="008A342E">
      <w:pPr>
        <w:pStyle w:val="ParagraphText"/>
        <w:numPr>
          <w:ilvl w:val="0"/>
          <w:numId w:val="286"/>
        </w:numPr>
      </w:pPr>
      <w:r w:rsidRPr="00CB317A">
        <w:t>Impairment Impact Analysis: The performance degradation due to impairments in the Ku-band channel will be analyzed.</w:t>
      </w:r>
    </w:p>
    <w:p w14:paraId="3EDD2C37" w14:textId="77777777" w:rsidR="008A342E" w:rsidRPr="00CB317A" w:rsidRDefault="008A342E" w:rsidP="008A342E">
      <w:pPr>
        <w:pStyle w:val="ParagraphText"/>
        <w:rPr>
          <w:b/>
          <w:bCs/>
        </w:rPr>
      </w:pPr>
    </w:p>
    <w:p w14:paraId="45F6055C" w14:textId="77777777" w:rsidR="008A342E" w:rsidRPr="00CB317A" w:rsidRDefault="008A342E" w:rsidP="008A342E">
      <w:pPr>
        <w:pStyle w:val="ParagraphText"/>
        <w:rPr>
          <w:b/>
          <w:bCs/>
        </w:rPr>
      </w:pPr>
      <w:r w:rsidRPr="00CB317A">
        <w:rPr>
          <w:b/>
          <w:bCs/>
        </w:rPr>
        <w:t>Overall Conclusion</w:t>
      </w:r>
    </w:p>
    <w:p w14:paraId="0F7AE92B" w14:textId="77777777" w:rsidR="00EB7AB8" w:rsidRDefault="00EB7AB8" w:rsidP="008A342E">
      <w:pPr>
        <w:pStyle w:val="ParagraphText"/>
        <w:rPr>
          <w:i/>
          <w:iCs/>
        </w:rPr>
      </w:pPr>
    </w:p>
    <w:p w14:paraId="0A3869ED" w14:textId="3508037F" w:rsidR="008A342E" w:rsidRPr="00CB317A" w:rsidRDefault="008A342E" w:rsidP="008A342E">
      <w:pPr>
        <w:pStyle w:val="ParagraphText"/>
      </w:pPr>
      <w:r w:rsidRPr="00CB317A">
        <w:rPr>
          <w:i/>
          <w:iCs/>
        </w:rPr>
        <w:t>(To be added after analysis of all results is complete.)</w:t>
      </w:r>
    </w:p>
    <w:p w14:paraId="0B872EF1" w14:textId="2FC5544A" w:rsidR="00D23F52" w:rsidRPr="00EB7AB8" w:rsidRDefault="00D23F52" w:rsidP="00D23F52">
      <w:pPr>
        <w:pStyle w:val="ParagraphText"/>
      </w:pPr>
    </w:p>
    <w:p w14:paraId="403F7A44" w14:textId="77777777" w:rsidR="008A342E" w:rsidRPr="002C6C11" w:rsidRDefault="008A342E" w:rsidP="00D23F52">
      <w:pPr>
        <w:pStyle w:val="ParagraphText"/>
      </w:pPr>
    </w:p>
    <w:p w14:paraId="5C208B5F" w14:textId="77777777" w:rsidR="00D23F52" w:rsidRPr="00CB317A" w:rsidRDefault="00D23F52" w:rsidP="00D23F52">
      <w:pPr>
        <w:pStyle w:val="Heading2"/>
      </w:pPr>
      <w:bookmarkStart w:id="392" w:name="_Toc454044414"/>
      <w:r>
        <w:t xml:space="preserve">6.4 </w:t>
      </w:r>
      <w:r>
        <w:tab/>
        <w:t>Verkotan OTA Testbed – WP 6.4.3: Towards OTA Testing</w:t>
      </w:r>
      <w:bookmarkEnd w:id="392"/>
    </w:p>
    <w:p w14:paraId="678FA1B6" w14:textId="77777777" w:rsidR="00D23F52" w:rsidRPr="00CB317A" w:rsidRDefault="00D23F52" w:rsidP="00D23F52">
      <w:pPr>
        <w:pStyle w:val="ParagraphText"/>
      </w:pPr>
    </w:p>
    <w:p w14:paraId="0C3BBA08" w14:textId="77777777" w:rsidR="00D23F52" w:rsidRPr="00CB317A" w:rsidRDefault="00D23F52" w:rsidP="00D23F52">
      <w:pPr>
        <w:pStyle w:val="Heading3"/>
      </w:pPr>
      <w:bookmarkStart w:id="393" w:name="_Toc1301072009"/>
      <w:r>
        <w:t xml:space="preserve">6.4.1 </w:t>
      </w:r>
      <w:r>
        <w:tab/>
        <w:t>High-level description of the test plan</w:t>
      </w:r>
      <w:bookmarkEnd w:id="393"/>
    </w:p>
    <w:p w14:paraId="7A0727D0" w14:textId="77777777" w:rsidR="00D23F52" w:rsidRPr="002C6C11" w:rsidRDefault="00D23F52" w:rsidP="007569FA">
      <w:pPr>
        <w:pStyle w:val="ParagraphText"/>
        <w:spacing w:before="120"/>
      </w:pPr>
      <w:r w:rsidRPr="002C6C11">
        <w:t>The test plan involves over-the-air (OTA) testing in Verkotan’s anechoic chamber, focusing on UE handheld device performance and satellite connectivity within FR1 NTN frequency bands (Rel17).</w:t>
      </w:r>
    </w:p>
    <w:p w14:paraId="360C70E3" w14:textId="77777777" w:rsidR="00D23F52" w:rsidRPr="002C6C11" w:rsidRDefault="00D23F52" w:rsidP="00D23F52">
      <w:pPr>
        <w:pStyle w:val="ParagraphText"/>
      </w:pPr>
    </w:p>
    <w:p w14:paraId="16539799" w14:textId="0B3CBC16" w:rsidR="00D23F52" w:rsidRPr="00CB317A" w:rsidRDefault="00D23F52" w:rsidP="00D23F52">
      <w:pPr>
        <w:pStyle w:val="Heading3"/>
      </w:pPr>
      <w:bookmarkStart w:id="394" w:name="_Toc1198561542"/>
      <w:r>
        <w:t xml:space="preserve">6.4.2 </w:t>
      </w:r>
      <w:r>
        <w:tab/>
        <w:t>Test bed and setup</w:t>
      </w:r>
      <w:bookmarkEnd w:id="394"/>
    </w:p>
    <w:p w14:paraId="0AEC3CA6" w14:textId="10A6E27B" w:rsidR="00D23F52" w:rsidRPr="002C6C11" w:rsidRDefault="00D23F52" w:rsidP="007569FA">
      <w:pPr>
        <w:pStyle w:val="ParagraphText"/>
        <w:spacing w:before="120"/>
      </w:pPr>
      <w:r w:rsidRPr="002C6C11">
        <w:t>In WP 6.4.3, the end-to-end solution for the OTA scenario utilizes a test platform developed and integrated by Keysight in WP6.4.2, with the connection to the device established over the air instead of via cable. The OTA test environment is built in Verkotan’s anechoic chamber, where satellite and radio signal propagation are emulated using a network emulator and NTN channel emulator connected to the appropriate antenna system. This setup allows for the artificial generation of radio signals similar to those produced by satellites for NR NTN devices.</w:t>
      </w:r>
    </w:p>
    <w:p w14:paraId="183CCC45" w14:textId="7B6CB1B1" w:rsidR="00D23F52" w:rsidRPr="002C6C11" w:rsidRDefault="00CE51D4" w:rsidP="007569FA">
      <w:pPr>
        <w:pStyle w:val="ParagraphText"/>
        <w:spacing w:before="120"/>
      </w:pPr>
      <w:r w:rsidRPr="002C6C11">
        <w:fldChar w:fldCharType="begin"/>
      </w:r>
      <w:r w:rsidRPr="002C6C11">
        <w:instrText xml:space="preserve"> REF _Ref221865256 \h </w:instrText>
      </w:r>
      <w:r w:rsidRPr="002C6C11">
        <w:fldChar w:fldCharType="separate"/>
      </w:r>
      <w:r w:rsidRPr="00CE51D4">
        <w:t xml:space="preserve">Figure </w:t>
      </w:r>
      <w:r>
        <w:rPr>
          <w:noProof/>
        </w:rPr>
        <w:t>29</w:t>
      </w:r>
      <w:r w:rsidRPr="002C6C11">
        <w:fldChar w:fldCharType="end"/>
      </w:r>
      <w:r w:rsidR="00974151" w:rsidRPr="002C6C11">
        <w:t xml:space="preserve"> </w:t>
      </w:r>
      <w:r w:rsidR="00D23F52" w:rsidRPr="002C6C11">
        <w:t>describes the architecture of the system.</w:t>
      </w:r>
    </w:p>
    <w:p w14:paraId="37A7CFCB" w14:textId="5C36CEDA" w:rsidR="00380169" w:rsidRPr="002C6C11" w:rsidRDefault="00D23F52" w:rsidP="00F44F36">
      <w:pPr>
        <w:keepNext/>
        <w:ind w:firstLine="1"/>
        <w:jc w:val="center"/>
        <w:rPr>
          <w:rFonts w:ascii="Montserrat" w:hAnsi="Montserrat"/>
          <w:color w:val="auto"/>
        </w:rPr>
      </w:pPr>
      <w:r w:rsidRPr="002C6C11">
        <w:rPr>
          <w:rFonts w:ascii="Montserrat" w:hAnsi="Montserrat"/>
          <w:noProof/>
          <w:color w:val="auto"/>
        </w:rPr>
        <w:drawing>
          <wp:inline distT="0" distB="0" distL="0" distR="0" wp14:anchorId="26CBE9E0" wp14:editId="6B974293">
            <wp:extent cx="5442898" cy="469483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61519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45374" cy="4696966"/>
                    </a:xfrm>
                    <a:prstGeom prst="rect">
                      <a:avLst/>
                    </a:prstGeom>
                    <a:noFill/>
                    <a:ln>
                      <a:noFill/>
                    </a:ln>
                  </pic:spPr>
                </pic:pic>
              </a:graphicData>
            </a:graphic>
          </wp:inline>
        </w:drawing>
      </w:r>
    </w:p>
    <w:p w14:paraId="3DAA6FDD" w14:textId="77777777" w:rsidR="00380169" w:rsidRPr="002C6C11" w:rsidRDefault="00380169" w:rsidP="008114EB">
      <w:pPr>
        <w:keepNext/>
        <w:ind w:firstLine="1"/>
        <w:rPr>
          <w:rFonts w:ascii="Montserrat" w:hAnsi="Montserrat"/>
          <w:color w:val="auto"/>
        </w:rPr>
      </w:pPr>
    </w:p>
    <w:p w14:paraId="6F753021" w14:textId="14EA2DFB" w:rsidR="00D23F52" w:rsidRPr="002C6C11" w:rsidRDefault="00380169" w:rsidP="005C7E26">
      <w:pPr>
        <w:jc w:val="center"/>
        <w:rPr>
          <w:rFonts w:ascii="Montserrat" w:hAnsi="Montserrat"/>
          <w:color w:val="auto"/>
        </w:rPr>
      </w:pPr>
      <w:bookmarkStart w:id="395" w:name="_Ref221865256"/>
      <w:bookmarkStart w:id="396" w:name="_Toc221886665"/>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Pr>
          <w:rFonts w:ascii="Montserrat" w:hAnsi="Montserrat"/>
          <w:noProof/>
          <w:color w:val="auto"/>
        </w:rPr>
        <w:t>29</w:t>
      </w:r>
      <w:r w:rsidRPr="002C6C11">
        <w:rPr>
          <w:rFonts w:ascii="Montserrat" w:hAnsi="Montserrat"/>
          <w:color w:val="auto"/>
        </w:rPr>
        <w:fldChar w:fldCharType="end"/>
      </w:r>
      <w:bookmarkEnd w:id="395"/>
      <w:r w:rsidRPr="002C6C11">
        <w:rPr>
          <w:rFonts w:ascii="Montserrat" w:hAnsi="Montserrat"/>
          <w:color w:val="auto"/>
        </w:rPr>
        <w:t>: OTA test environment is built in Verkotan’s anechoic chamber</w:t>
      </w:r>
      <w:bookmarkEnd w:id="396"/>
    </w:p>
    <w:p w14:paraId="130D9356" w14:textId="719F134D" w:rsidR="2734314B" w:rsidRPr="002C6C11" w:rsidRDefault="2734314B" w:rsidP="2734314B">
      <w:pPr>
        <w:ind w:firstLine="1"/>
        <w:rPr>
          <w:rFonts w:ascii="Montserrat" w:hAnsi="Montserrat"/>
          <w:color w:val="auto"/>
          <w:sz w:val="18"/>
          <w:szCs w:val="18"/>
        </w:rPr>
      </w:pPr>
    </w:p>
    <w:p w14:paraId="7A7E50B5" w14:textId="00096205" w:rsidR="2734314B" w:rsidRPr="002C6C11" w:rsidRDefault="2734314B" w:rsidP="2734314B">
      <w:pPr>
        <w:ind w:firstLine="1"/>
        <w:rPr>
          <w:rFonts w:ascii="Montserrat" w:hAnsi="Montserrat"/>
          <w:color w:val="auto"/>
          <w:sz w:val="18"/>
          <w:szCs w:val="18"/>
        </w:rPr>
      </w:pPr>
    </w:p>
    <w:p w14:paraId="3A9C15F5" w14:textId="77777777" w:rsidR="00D23F52" w:rsidRPr="00EB7AB8" w:rsidRDefault="00D23F52" w:rsidP="00D23F52">
      <w:pPr>
        <w:pStyle w:val="Heading3"/>
      </w:pPr>
      <w:bookmarkStart w:id="397" w:name="_Toc936123655"/>
      <w:r>
        <w:t xml:space="preserve">6.4.3 </w:t>
      </w:r>
      <w:r>
        <w:tab/>
        <w:t>Validation methodology</w:t>
      </w:r>
      <w:bookmarkEnd w:id="397"/>
    </w:p>
    <w:p w14:paraId="1103184C" w14:textId="77777777" w:rsidR="00D23F52" w:rsidRPr="00EB7AB8" w:rsidRDefault="00D23F52" w:rsidP="00EB7AB8">
      <w:pPr>
        <w:pStyle w:val="ParagraphText"/>
        <w:spacing w:before="120"/>
      </w:pPr>
      <w:r w:rsidRPr="00EB7AB8">
        <w:t>The following tests are planned to be executed. All tests are done in FR1 NTN frequency bands (Rel17). The tests are divided into two categories: 1) NTN termina (UE) OTA tests, 2) Satellite connectivity, single satellite tests</w:t>
      </w:r>
    </w:p>
    <w:p w14:paraId="27D46A51" w14:textId="5E8A98EC" w:rsidR="15EDD411" w:rsidRPr="002C6C11" w:rsidRDefault="47808465" w:rsidP="00EB7AB8">
      <w:pPr>
        <w:spacing w:before="120"/>
        <w:rPr>
          <w:rFonts w:ascii="Montserrat" w:eastAsia="Montserrat" w:hAnsi="Montserrat" w:cs="Montserrat"/>
          <w:b/>
          <w:color w:val="auto"/>
          <w:sz w:val="18"/>
          <w:szCs w:val="18"/>
        </w:rPr>
      </w:pPr>
      <w:r w:rsidRPr="00EB7AB8">
        <w:rPr>
          <w:rFonts w:ascii="Montserrat" w:eastAsia="Montserrat" w:hAnsi="Montserrat" w:cs="Montserrat"/>
          <w:color w:val="auto"/>
          <w:sz w:val="18"/>
          <w:szCs w:val="18"/>
        </w:rPr>
        <w:t>NTN Terminal (UE) OTA tests summary</w:t>
      </w:r>
    </w:p>
    <w:p w14:paraId="186D88D1" w14:textId="7D954D84" w:rsidR="15EDD411" w:rsidRPr="002C6C11" w:rsidRDefault="15EDD411" w:rsidP="2734314B">
      <w:pPr>
        <w:rPr>
          <w:rFonts w:ascii="Montserrat" w:hAnsi="Montserrat"/>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96"/>
        <w:gridCol w:w="1888"/>
        <w:gridCol w:w="5183"/>
        <w:gridCol w:w="1263"/>
      </w:tblGrid>
      <w:tr w:rsidR="2734314B" w:rsidRPr="00C80238" w14:paraId="2D2C6C1F" w14:textId="77777777" w:rsidTr="2734314B">
        <w:trPr>
          <w:trHeight w:val="300"/>
        </w:trPr>
        <w:tc>
          <w:tcPr>
            <w:tcW w:w="705" w:type="dxa"/>
            <w:tcBorders>
              <w:top w:val="single" w:sz="8" w:space="0" w:color="auto"/>
              <w:left w:val="single" w:sz="8" w:space="0" w:color="auto"/>
              <w:bottom w:val="single" w:sz="8" w:space="0" w:color="auto"/>
              <w:right w:val="single" w:sz="8" w:space="0" w:color="auto"/>
            </w:tcBorders>
            <w:vAlign w:val="center"/>
          </w:tcPr>
          <w:p w14:paraId="3CCD2B07" w14:textId="0BBA657B" w:rsidR="2734314B" w:rsidRPr="002C6C11" w:rsidRDefault="2734314B">
            <w:pPr>
              <w:rPr>
                <w:rFonts w:ascii="Montserrat" w:hAnsi="Montserrat"/>
              </w:rPr>
            </w:pPr>
          </w:p>
        </w:tc>
        <w:tc>
          <w:tcPr>
            <w:tcW w:w="1920" w:type="dxa"/>
            <w:tcBorders>
              <w:top w:val="single" w:sz="8" w:space="0" w:color="auto"/>
              <w:left w:val="single" w:sz="8" w:space="0" w:color="auto"/>
              <w:bottom w:val="single" w:sz="8" w:space="0" w:color="auto"/>
              <w:right w:val="single" w:sz="8" w:space="0" w:color="auto"/>
            </w:tcBorders>
            <w:vAlign w:val="center"/>
          </w:tcPr>
          <w:p w14:paraId="3B5D8786" w14:textId="1A795480" w:rsidR="2734314B" w:rsidRPr="002C6C11" w:rsidRDefault="2734314B" w:rsidP="2734314B">
            <w:pPr>
              <w:jc w:val="center"/>
              <w:rPr>
                <w:rFonts w:ascii="Montserrat" w:hAnsi="Montserrat"/>
              </w:rPr>
            </w:pPr>
            <w:r w:rsidRPr="002C6C11">
              <w:rPr>
                <w:rFonts w:ascii="Montserrat" w:hAnsi="Montserrat"/>
              </w:rPr>
              <w:t>Test Objective</w:t>
            </w:r>
          </w:p>
        </w:tc>
        <w:tc>
          <w:tcPr>
            <w:tcW w:w="5310" w:type="dxa"/>
            <w:tcBorders>
              <w:top w:val="single" w:sz="8" w:space="0" w:color="auto"/>
              <w:left w:val="single" w:sz="8" w:space="0" w:color="auto"/>
              <w:bottom w:val="single" w:sz="8" w:space="0" w:color="auto"/>
              <w:right w:val="single" w:sz="8" w:space="0" w:color="auto"/>
            </w:tcBorders>
            <w:vAlign w:val="center"/>
          </w:tcPr>
          <w:p w14:paraId="7DC28C7A" w14:textId="7358F736" w:rsidR="2734314B" w:rsidRPr="002C6C11" w:rsidRDefault="2734314B" w:rsidP="2734314B">
            <w:pPr>
              <w:jc w:val="center"/>
              <w:rPr>
                <w:rFonts w:ascii="Montserrat" w:hAnsi="Montserrat"/>
              </w:rPr>
            </w:pPr>
            <w:r w:rsidRPr="002C6C11">
              <w:rPr>
                <w:rFonts w:ascii="Montserrat" w:hAnsi="Montserrat"/>
              </w:rPr>
              <w:t>Test Methodology</w:t>
            </w:r>
          </w:p>
        </w:tc>
        <w:tc>
          <w:tcPr>
            <w:tcW w:w="1275" w:type="dxa"/>
            <w:tcBorders>
              <w:top w:val="single" w:sz="8" w:space="0" w:color="auto"/>
              <w:left w:val="single" w:sz="8" w:space="0" w:color="auto"/>
              <w:bottom w:val="single" w:sz="8" w:space="0" w:color="auto"/>
              <w:right w:val="single" w:sz="8" w:space="0" w:color="auto"/>
            </w:tcBorders>
            <w:vAlign w:val="center"/>
          </w:tcPr>
          <w:p w14:paraId="6ADD8A11" w14:textId="5ADDF075" w:rsidR="2734314B" w:rsidRPr="002C6C11" w:rsidRDefault="2734314B" w:rsidP="2734314B">
            <w:pPr>
              <w:jc w:val="center"/>
              <w:rPr>
                <w:rFonts w:ascii="Montserrat" w:hAnsi="Montserrat"/>
              </w:rPr>
            </w:pPr>
            <w:r w:rsidRPr="002C6C11">
              <w:rPr>
                <w:rFonts w:ascii="Montserrat" w:hAnsi="Montserrat"/>
              </w:rPr>
              <w:t>Milestone</w:t>
            </w:r>
          </w:p>
        </w:tc>
      </w:tr>
      <w:tr w:rsidR="2734314B" w:rsidRPr="00C80238" w14:paraId="48A232FE" w14:textId="77777777" w:rsidTr="2734314B">
        <w:trPr>
          <w:trHeight w:val="300"/>
        </w:trPr>
        <w:tc>
          <w:tcPr>
            <w:tcW w:w="705" w:type="dxa"/>
            <w:tcBorders>
              <w:top w:val="single" w:sz="8" w:space="0" w:color="auto"/>
              <w:left w:val="single" w:sz="8" w:space="0" w:color="auto"/>
              <w:bottom w:val="single" w:sz="8" w:space="0" w:color="auto"/>
              <w:right w:val="single" w:sz="8" w:space="0" w:color="auto"/>
            </w:tcBorders>
            <w:vAlign w:val="center"/>
          </w:tcPr>
          <w:p w14:paraId="38463190" w14:textId="6012CDDA" w:rsidR="2734314B" w:rsidRPr="002C6C11" w:rsidRDefault="2734314B" w:rsidP="2734314B">
            <w:pPr>
              <w:jc w:val="center"/>
              <w:rPr>
                <w:rFonts w:ascii="Montserrat" w:hAnsi="Montserrat"/>
              </w:rPr>
            </w:pPr>
            <w:r w:rsidRPr="002C6C11">
              <w:rPr>
                <w:rFonts w:ascii="Montserrat" w:hAnsi="Montserrat"/>
              </w:rPr>
              <w:t>1.1</w:t>
            </w:r>
          </w:p>
        </w:tc>
        <w:tc>
          <w:tcPr>
            <w:tcW w:w="1920" w:type="dxa"/>
            <w:tcBorders>
              <w:top w:val="single" w:sz="8" w:space="0" w:color="auto"/>
              <w:left w:val="single" w:sz="8" w:space="0" w:color="auto"/>
              <w:bottom w:val="single" w:sz="8" w:space="0" w:color="auto"/>
              <w:right w:val="single" w:sz="8" w:space="0" w:color="auto"/>
            </w:tcBorders>
            <w:vAlign w:val="center"/>
          </w:tcPr>
          <w:p w14:paraId="08792A92" w14:textId="4252EAE2" w:rsidR="2734314B" w:rsidRPr="002C6C11" w:rsidRDefault="2734314B" w:rsidP="2734314B">
            <w:pPr>
              <w:jc w:val="center"/>
              <w:rPr>
                <w:rFonts w:ascii="Montserrat" w:hAnsi="Montserrat"/>
              </w:rPr>
            </w:pPr>
            <w:r w:rsidRPr="002C6C11">
              <w:rPr>
                <w:rFonts w:ascii="Montserrat" w:hAnsi="Montserrat"/>
              </w:rPr>
              <w:t>5G Reference TRP</w:t>
            </w:r>
          </w:p>
          <w:p w14:paraId="47F2E9BD" w14:textId="249BEB52" w:rsidR="2734314B" w:rsidRPr="002C6C11" w:rsidRDefault="2734314B" w:rsidP="2734314B">
            <w:pPr>
              <w:jc w:val="center"/>
              <w:rPr>
                <w:rFonts w:ascii="Montserrat" w:hAnsi="Montserrat"/>
              </w:rPr>
            </w:pPr>
            <w:r w:rsidRPr="002C6C11">
              <w:rPr>
                <w:rFonts w:ascii="Montserrat" w:hAnsi="Montserrat"/>
              </w:rPr>
              <w:t xml:space="preserve"> free space</w:t>
            </w:r>
          </w:p>
        </w:tc>
        <w:tc>
          <w:tcPr>
            <w:tcW w:w="5310" w:type="dxa"/>
            <w:tcBorders>
              <w:top w:val="single" w:sz="8" w:space="0" w:color="auto"/>
              <w:left w:val="single" w:sz="8" w:space="0" w:color="auto"/>
              <w:bottom w:val="single" w:sz="8" w:space="0" w:color="auto"/>
              <w:right w:val="single" w:sz="8" w:space="0" w:color="auto"/>
            </w:tcBorders>
            <w:vAlign w:val="center"/>
          </w:tcPr>
          <w:p w14:paraId="3E89850E" w14:textId="1D8CA0B1" w:rsidR="2734314B" w:rsidRPr="002C6C11" w:rsidRDefault="2734314B" w:rsidP="2734314B">
            <w:pPr>
              <w:jc w:val="center"/>
              <w:rPr>
                <w:rFonts w:ascii="Montserrat" w:hAnsi="Montserrat"/>
              </w:rPr>
            </w:pPr>
            <w:r w:rsidRPr="002C6C11">
              <w:rPr>
                <w:rFonts w:ascii="Montserrat" w:hAnsi="Montserrat"/>
              </w:rPr>
              <w:t>EIRP pattern is measured in anechoic chamber with a 15-degree grid to determine radiated power in specific directions. TRP is calculated as average of EIRP values.  Measurement in N7 band (low, mid, high channel)</w:t>
            </w:r>
          </w:p>
          <w:p w14:paraId="63276BCD" w14:textId="6D5220E7"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TRP, Pass limit</w:t>
            </w:r>
            <w:r w:rsidRPr="002C6C11">
              <w:rPr>
                <w:rFonts w:ascii="Montserrat" w:hAnsi="Montserrat"/>
                <w:b/>
              </w:rPr>
              <w:t>: ≥15,1dBm</w:t>
            </w:r>
          </w:p>
        </w:tc>
        <w:tc>
          <w:tcPr>
            <w:tcW w:w="1275" w:type="dxa"/>
            <w:tcBorders>
              <w:top w:val="single" w:sz="8" w:space="0" w:color="auto"/>
              <w:left w:val="single" w:sz="8" w:space="0" w:color="auto"/>
              <w:bottom w:val="single" w:sz="8" w:space="0" w:color="auto"/>
              <w:right w:val="single" w:sz="8" w:space="0" w:color="auto"/>
            </w:tcBorders>
            <w:vAlign w:val="center"/>
          </w:tcPr>
          <w:p w14:paraId="5D3A3355" w14:textId="7A072E3B" w:rsidR="2734314B" w:rsidRPr="002C6C11" w:rsidRDefault="2734314B" w:rsidP="2734314B">
            <w:pPr>
              <w:jc w:val="center"/>
              <w:rPr>
                <w:rFonts w:ascii="Montserrat" w:hAnsi="Montserrat"/>
              </w:rPr>
            </w:pPr>
            <w:r w:rsidRPr="002C6C11">
              <w:rPr>
                <w:rFonts w:ascii="Montserrat" w:hAnsi="Montserrat"/>
              </w:rPr>
              <w:t>MS3</w:t>
            </w:r>
          </w:p>
        </w:tc>
      </w:tr>
      <w:tr w:rsidR="2734314B" w:rsidRPr="00C80238" w14:paraId="715B9A2B" w14:textId="77777777" w:rsidTr="2734314B">
        <w:trPr>
          <w:trHeight w:val="300"/>
        </w:trPr>
        <w:tc>
          <w:tcPr>
            <w:tcW w:w="705" w:type="dxa"/>
            <w:tcBorders>
              <w:top w:val="single" w:sz="8" w:space="0" w:color="auto"/>
              <w:left w:val="single" w:sz="8" w:space="0" w:color="auto"/>
              <w:bottom w:val="single" w:sz="8" w:space="0" w:color="auto"/>
              <w:right w:val="single" w:sz="8" w:space="0" w:color="auto"/>
            </w:tcBorders>
            <w:vAlign w:val="center"/>
          </w:tcPr>
          <w:p w14:paraId="07948E41" w14:textId="4EE506A8" w:rsidR="2734314B" w:rsidRPr="002C6C11" w:rsidRDefault="2734314B" w:rsidP="2734314B">
            <w:pPr>
              <w:jc w:val="center"/>
              <w:rPr>
                <w:rFonts w:ascii="Montserrat" w:hAnsi="Montserrat"/>
              </w:rPr>
            </w:pPr>
            <w:r w:rsidRPr="002C6C11">
              <w:rPr>
                <w:rFonts w:ascii="Montserrat" w:hAnsi="Montserrat"/>
              </w:rPr>
              <w:t>1.2</w:t>
            </w:r>
          </w:p>
        </w:tc>
        <w:tc>
          <w:tcPr>
            <w:tcW w:w="1920" w:type="dxa"/>
            <w:tcBorders>
              <w:top w:val="single" w:sz="8" w:space="0" w:color="auto"/>
              <w:left w:val="single" w:sz="8" w:space="0" w:color="auto"/>
              <w:bottom w:val="single" w:sz="8" w:space="0" w:color="auto"/>
              <w:right w:val="single" w:sz="8" w:space="0" w:color="auto"/>
            </w:tcBorders>
            <w:vAlign w:val="center"/>
          </w:tcPr>
          <w:p w14:paraId="6F3D9C94" w14:textId="340FECB6" w:rsidR="2734314B" w:rsidRPr="002C6C11" w:rsidRDefault="2734314B" w:rsidP="2734314B">
            <w:pPr>
              <w:jc w:val="center"/>
              <w:rPr>
                <w:rFonts w:ascii="Montserrat" w:hAnsi="Montserrat"/>
              </w:rPr>
            </w:pPr>
            <w:r w:rsidRPr="002C6C11">
              <w:rPr>
                <w:rFonts w:ascii="Montserrat" w:hAnsi="Montserrat"/>
              </w:rPr>
              <w:t>5G Reference TRP</w:t>
            </w:r>
          </w:p>
          <w:p w14:paraId="28CB461D" w14:textId="529E7A8B" w:rsidR="2734314B" w:rsidRPr="002C6C11" w:rsidRDefault="2734314B" w:rsidP="2734314B">
            <w:pPr>
              <w:jc w:val="center"/>
              <w:rPr>
                <w:rFonts w:ascii="Montserrat" w:hAnsi="Montserrat"/>
              </w:rPr>
            </w:pPr>
            <w:r w:rsidRPr="002C6C11">
              <w:rPr>
                <w:rFonts w:ascii="Montserrat" w:hAnsi="Montserrat"/>
              </w:rPr>
              <w:t xml:space="preserve">hand phantom </w:t>
            </w:r>
          </w:p>
        </w:tc>
        <w:tc>
          <w:tcPr>
            <w:tcW w:w="5310" w:type="dxa"/>
            <w:tcBorders>
              <w:top w:val="single" w:sz="8" w:space="0" w:color="auto"/>
              <w:left w:val="single" w:sz="8" w:space="0" w:color="auto"/>
              <w:bottom w:val="single" w:sz="8" w:space="0" w:color="auto"/>
              <w:right w:val="single" w:sz="8" w:space="0" w:color="auto"/>
            </w:tcBorders>
            <w:vAlign w:val="center"/>
          </w:tcPr>
          <w:p w14:paraId="2A3D4619" w14:textId="7199B73D" w:rsidR="2734314B" w:rsidRPr="002C6C11" w:rsidRDefault="2734314B" w:rsidP="2734314B">
            <w:pPr>
              <w:jc w:val="center"/>
              <w:rPr>
                <w:rFonts w:ascii="Montserrat" w:hAnsi="Montserrat"/>
              </w:rPr>
            </w:pPr>
            <w:r w:rsidRPr="002C6C11">
              <w:rPr>
                <w:rFonts w:ascii="Montserrat" w:hAnsi="Montserrat"/>
              </w:rPr>
              <w:t>The UE is placed in a hand phantom. Measurement done the same way as in 1.1.</w:t>
            </w:r>
          </w:p>
          <w:p w14:paraId="63CA8569" w14:textId="73DB29C8"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TRP, Pass limit</w:t>
            </w:r>
            <w:r w:rsidRPr="002C6C11">
              <w:rPr>
                <w:rFonts w:ascii="Montserrat" w:hAnsi="Montserrat"/>
                <w:b/>
              </w:rPr>
              <w:t>: ≥9,1dBm</w:t>
            </w:r>
          </w:p>
        </w:tc>
        <w:tc>
          <w:tcPr>
            <w:tcW w:w="1275" w:type="dxa"/>
            <w:tcBorders>
              <w:top w:val="single" w:sz="8" w:space="0" w:color="auto"/>
              <w:left w:val="single" w:sz="8" w:space="0" w:color="auto"/>
              <w:bottom w:val="single" w:sz="8" w:space="0" w:color="auto"/>
              <w:right w:val="single" w:sz="8" w:space="0" w:color="auto"/>
            </w:tcBorders>
            <w:vAlign w:val="center"/>
          </w:tcPr>
          <w:p w14:paraId="46D37ADB" w14:textId="577C68EC" w:rsidR="2734314B" w:rsidRPr="002C6C11" w:rsidRDefault="2734314B" w:rsidP="2734314B">
            <w:pPr>
              <w:jc w:val="center"/>
              <w:rPr>
                <w:rFonts w:ascii="Montserrat" w:hAnsi="Montserrat"/>
              </w:rPr>
            </w:pPr>
            <w:r w:rsidRPr="002C6C11">
              <w:rPr>
                <w:rFonts w:ascii="Montserrat" w:hAnsi="Montserrat"/>
              </w:rPr>
              <w:t>MS3</w:t>
            </w:r>
          </w:p>
        </w:tc>
      </w:tr>
      <w:tr w:rsidR="2734314B" w:rsidRPr="00C80238" w14:paraId="0F243B2D" w14:textId="77777777" w:rsidTr="2734314B">
        <w:trPr>
          <w:trHeight w:val="300"/>
        </w:trPr>
        <w:tc>
          <w:tcPr>
            <w:tcW w:w="705" w:type="dxa"/>
            <w:tcBorders>
              <w:top w:val="single" w:sz="8" w:space="0" w:color="auto"/>
              <w:left w:val="single" w:sz="8" w:space="0" w:color="auto"/>
              <w:bottom w:val="single" w:sz="8" w:space="0" w:color="auto"/>
              <w:right w:val="single" w:sz="8" w:space="0" w:color="auto"/>
            </w:tcBorders>
            <w:vAlign w:val="center"/>
          </w:tcPr>
          <w:p w14:paraId="5D195F96" w14:textId="5A8F4AA7" w:rsidR="2734314B" w:rsidRPr="002C6C11" w:rsidRDefault="2734314B" w:rsidP="2734314B">
            <w:pPr>
              <w:jc w:val="center"/>
              <w:rPr>
                <w:rFonts w:ascii="Montserrat" w:hAnsi="Montserrat"/>
              </w:rPr>
            </w:pPr>
            <w:r w:rsidRPr="002C6C11">
              <w:rPr>
                <w:rFonts w:ascii="Montserrat" w:hAnsi="Montserrat"/>
              </w:rPr>
              <w:t>1.3</w:t>
            </w:r>
          </w:p>
        </w:tc>
        <w:tc>
          <w:tcPr>
            <w:tcW w:w="1920" w:type="dxa"/>
            <w:tcBorders>
              <w:top w:val="single" w:sz="8" w:space="0" w:color="auto"/>
              <w:left w:val="single" w:sz="8" w:space="0" w:color="auto"/>
              <w:bottom w:val="single" w:sz="8" w:space="0" w:color="auto"/>
              <w:right w:val="single" w:sz="8" w:space="0" w:color="auto"/>
            </w:tcBorders>
            <w:vAlign w:val="center"/>
          </w:tcPr>
          <w:p w14:paraId="5F3C6A9D" w14:textId="36261AEE" w:rsidR="2734314B" w:rsidRPr="002C6C11" w:rsidRDefault="2734314B" w:rsidP="2734314B">
            <w:pPr>
              <w:jc w:val="center"/>
              <w:rPr>
                <w:rFonts w:ascii="Montserrat" w:hAnsi="Montserrat"/>
              </w:rPr>
            </w:pPr>
            <w:r w:rsidRPr="002C6C11">
              <w:rPr>
                <w:rFonts w:ascii="Montserrat" w:hAnsi="Montserrat"/>
              </w:rPr>
              <w:t>5G reference TRS</w:t>
            </w:r>
          </w:p>
          <w:p w14:paraId="08715F46" w14:textId="7A8EF740" w:rsidR="2734314B" w:rsidRPr="002C6C11" w:rsidRDefault="2734314B" w:rsidP="2734314B">
            <w:pPr>
              <w:jc w:val="center"/>
              <w:rPr>
                <w:rFonts w:ascii="Montserrat" w:hAnsi="Montserrat"/>
              </w:rPr>
            </w:pPr>
            <w:r w:rsidRPr="002C6C11">
              <w:rPr>
                <w:rFonts w:ascii="Montserrat" w:hAnsi="Montserrat"/>
              </w:rPr>
              <w:t>free space</w:t>
            </w:r>
          </w:p>
        </w:tc>
        <w:tc>
          <w:tcPr>
            <w:tcW w:w="5310" w:type="dxa"/>
            <w:tcBorders>
              <w:top w:val="single" w:sz="8" w:space="0" w:color="auto"/>
              <w:left w:val="single" w:sz="8" w:space="0" w:color="auto"/>
              <w:bottom w:val="single" w:sz="8" w:space="0" w:color="auto"/>
              <w:right w:val="single" w:sz="8" w:space="0" w:color="auto"/>
            </w:tcBorders>
            <w:vAlign w:val="center"/>
          </w:tcPr>
          <w:p w14:paraId="15E4CF84" w14:textId="2BD6F39E" w:rsidR="2734314B" w:rsidRPr="002C6C11" w:rsidRDefault="2734314B" w:rsidP="2734314B">
            <w:pPr>
              <w:jc w:val="center"/>
              <w:rPr>
                <w:rFonts w:ascii="Montserrat" w:hAnsi="Montserrat"/>
              </w:rPr>
            </w:pPr>
            <w:r w:rsidRPr="002C6C11">
              <w:rPr>
                <w:rFonts w:ascii="Montserrat" w:hAnsi="Montserrat"/>
              </w:rPr>
              <w:t>EIS pattern is measured in anechoic chamber with a 30-degree grid to determine sensitivity in specific directions. Sensitivity is defined as input signal power when BLER is 5%.  TRS is calculated as average of EIS values.  Measurement in n7 band (low, mid, high channel)</w:t>
            </w:r>
          </w:p>
          <w:p w14:paraId="6DBEF127" w14:textId="7A070B28"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TRS, Pass limit</w:t>
            </w:r>
            <w:r w:rsidRPr="002C6C11">
              <w:rPr>
                <w:rFonts w:ascii="Montserrat" w:hAnsi="Montserrat"/>
                <w:b/>
              </w:rPr>
              <w:t>:≤ -92dBm</w:t>
            </w:r>
          </w:p>
        </w:tc>
        <w:tc>
          <w:tcPr>
            <w:tcW w:w="1275" w:type="dxa"/>
            <w:tcBorders>
              <w:top w:val="single" w:sz="8" w:space="0" w:color="auto"/>
              <w:left w:val="single" w:sz="8" w:space="0" w:color="auto"/>
              <w:bottom w:val="single" w:sz="8" w:space="0" w:color="auto"/>
              <w:right w:val="single" w:sz="8" w:space="0" w:color="auto"/>
            </w:tcBorders>
            <w:vAlign w:val="center"/>
          </w:tcPr>
          <w:p w14:paraId="1B06347C" w14:textId="1FC2F5F5" w:rsidR="2734314B" w:rsidRPr="002C6C11" w:rsidRDefault="2734314B" w:rsidP="2734314B">
            <w:pPr>
              <w:jc w:val="center"/>
              <w:rPr>
                <w:rFonts w:ascii="Montserrat" w:hAnsi="Montserrat"/>
              </w:rPr>
            </w:pPr>
            <w:r w:rsidRPr="002C6C11">
              <w:rPr>
                <w:rFonts w:ascii="Montserrat" w:hAnsi="Montserrat"/>
              </w:rPr>
              <w:t>MS3</w:t>
            </w:r>
          </w:p>
        </w:tc>
      </w:tr>
      <w:tr w:rsidR="2734314B" w:rsidRPr="00C80238" w14:paraId="529E4D49" w14:textId="77777777" w:rsidTr="2734314B">
        <w:trPr>
          <w:trHeight w:val="300"/>
        </w:trPr>
        <w:tc>
          <w:tcPr>
            <w:tcW w:w="705" w:type="dxa"/>
            <w:tcBorders>
              <w:top w:val="single" w:sz="8" w:space="0" w:color="auto"/>
              <w:left w:val="single" w:sz="8" w:space="0" w:color="auto"/>
              <w:bottom w:val="single" w:sz="8" w:space="0" w:color="auto"/>
              <w:right w:val="single" w:sz="8" w:space="0" w:color="auto"/>
            </w:tcBorders>
            <w:vAlign w:val="center"/>
          </w:tcPr>
          <w:p w14:paraId="79D0AE4F" w14:textId="6F7DBC0B" w:rsidR="2734314B" w:rsidRPr="002C6C11" w:rsidRDefault="2734314B" w:rsidP="2734314B">
            <w:pPr>
              <w:jc w:val="center"/>
              <w:rPr>
                <w:rFonts w:ascii="Montserrat" w:hAnsi="Montserrat"/>
              </w:rPr>
            </w:pPr>
            <w:r w:rsidRPr="002C6C11">
              <w:rPr>
                <w:rFonts w:ascii="Montserrat" w:hAnsi="Montserrat"/>
              </w:rPr>
              <w:t>1.4</w:t>
            </w:r>
          </w:p>
        </w:tc>
        <w:tc>
          <w:tcPr>
            <w:tcW w:w="1920" w:type="dxa"/>
            <w:tcBorders>
              <w:top w:val="single" w:sz="8" w:space="0" w:color="auto"/>
              <w:left w:val="single" w:sz="8" w:space="0" w:color="auto"/>
              <w:bottom w:val="single" w:sz="8" w:space="0" w:color="auto"/>
              <w:right w:val="single" w:sz="8" w:space="0" w:color="auto"/>
            </w:tcBorders>
            <w:vAlign w:val="center"/>
          </w:tcPr>
          <w:p w14:paraId="4A1E2ADF" w14:textId="25EFF546" w:rsidR="2734314B" w:rsidRPr="002C6C11" w:rsidRDefault="2734314B" w:rsidP="2734314B">
            <w:pPr>
              <w:jc w:val="center"/>
              <w:rPr>
                <w:rFonts w:ascii="Montserrat" w:hAnsi="Montserrat"/>
              </w:rPr>
            </w:pPr>
            <w:r w:rsidRPr="002C6C11">
              <w:rPr>
                <w:rFonts w:ascii="Montserrat" w:hAnsi="Montserrat"/>
              </w:rPr>
              <w:t>5G reference TRS</w:t>
            </w:r>
          </w:p>
          <w:p w14:paraId="074879B4" w14:textId="5DDD9EEB" w:rsidR="2734314B" w:rsidRPr="002C6C11" w:rsidRDefault="2734314B" w:rsidP="2734314B">
            <w:pPr>
              <w:jc w:val="center"/>
              <w:rPr>
                <w:rFonts w:ascii="Montserrat" w:hAnsi="Montserrat"/>
              </w:rPr>
            </w:pPr>
            <w:r w:rsidRPr="002C6C11">
              <w:rPr>
                <w:rFonts w:ascii="Montserrat" w:hAnsi="Montserrat"/>
              </w:rPr>
              <w:t xml:space="preserve">hand phantom </w:t>
            </w:r>
          </w:p>
        </w:tc>
        <w:tc>
          <w:tcPr>
            <w:tcW w:w="5310" w:type="dxa"/>
            <w:tcBorders>
              <w:top w:val="single" w:sz="8" w:space="0" w:color="auto"/>
              <w:left w:val="single" w:sz="8" w:space="0" w:color="auto"/>
              <w:bottom w:val="single" w:sz="8" w:space="0" w:color="auto"/>
              <w:right w:val="single" w:sz="8" w:space="0" w:color="auto"/>
            </w:tcBorders>
            <w:vAlign w:val="center"/>
          </w:tcPr>
          <w:p w14:paraId="68EC3A50" w14:textId="1191C5A8" w:rsidR="2734314B" w:rsidRPr="002C6C11" w:rsidRDefault="2734314B" w:rsidP="2734314B">
            <w:pPr>
              <w:jc w:val="center"/>
              <w:rPr>
                <w:rFonts w:ascii="Montserrat" w:hAnsi="Montserrat"/>
              </w:rPr>
            </w:pPr>
            <w:r w:rsidRPr="002C6C11">
              <w:rPr>
                <w:rFonts w:ascii="Montserrat" w:hAnsi="Montserrat"/>
              </w:rPr>
              <w:t>The UE is placed in a hand phantom. Measurement done the same way as in 1.3</w:t>
            </w:r>
          </w:p>
          <w:p w14:paraId="3C84EF22" w14:textId="5A52B4A8"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TRS, Pass limit</w:t>
            </w:r>
            <w:r w:rsidRPr="002C6C11">
              <w:rPr>
                <w:rFonts w:ascii="Montserrat" w:hAnsi="Montserrat"/>
                <w:b/>
              </w:rPr>
              <w:t>: ≤-86dBm</w:t>
            </w:r>
          </w:p>
        </w:tc>
        <w:tc>
          <w:tcPr>
            <w:tcW w:w="1275" w:type="dxa"/>
            <w:tcBorders>
              <w:top w:val="single" w:sz="8" w:space="0" w:color="auto"/>
              <w:left w:val="single" w:sz="8" w:space="0" w:color="auto"/>
              <w:bottom w:val="single" w:sz="8" w:space="0" w:color="auto"/>
              <w:right w:val="single" w:sz="8" w:space="0" w:color="auto"/>
            </w:tcBorders>
            <w:vAlign w:val="center"/>
          </w:tcPr>
          <w:p w14:paraId="699D603E" w14:textId="6090D9ED" w:rsidR="2734314B" w:rsidRPr="002C6C11" w:rsidRDefault="2734314B" w:rsidP="2734314B">
            <w:pPr>
              <w:jc w:val="center"/>
              <w:rPr>
                <w:rFonts w:ascii="Montserrat" w:hAnsi="Montserrat"/>
              </w:rPr>
            </w:pPr>
            <w:r w:rsidRPr="002C6C11">
              <w:rPr>
                <w:rFonts w:ascii="Montserrat" w:hAnsi="Montserrat"/>
              </w:rPr>
              <w:t>MS3</w:t>
            </w:r>
          </w:p>
        </w:tc>
      </w:tr>
      <w:tr w:rsidR="2734314B" w:rsidRPr="00C80238" w14:paraId="601B5C35" w14:textId="77777777" w:rsidTr="2734314B">
        <w:trPr>
          <w:trHeight w:val="300"/>
        </w:trPr>
        <w:tc>
          <w:tcPr>
            <w:tcW w:w="705" w:type="dxa"/>
            <w:tcBorders>
              <w:top w:val="single" w:sz="8" w:space="0" w:color="auto"/>
              <w:left w:val="single" w:sz="8" w:space="0" w:color="auto"/>
              <w:bottom w:val="single" w:sz="8" w:space="0" w:color="auto"/>
              <w:right w:val="single" w:sz="8" w:space="0" w:color="auto"/>
            </w:tcBorders>
            <w:vAlign w:val="center"/>
          </w:tcPr>
          <w:p w14:paraId="32A69DFA" w14:textId="0A3422CD" w:rsidR="2734314B" w:rsidRPr="002C6C11" w:rsidRDefault="2734314B" w:rsidP="2734314B">
            <w:pPr>
              <w:jc w:val="center"/>
              <w:rPr>
                <w:rFonts w:ascii="Montserrat" w:hAnsi="Montserrat"/>
              </w:rPr>
            </w:pPr>
            <w:r w:rsidRPr="002C6C11">
              <w:rPr>
                <w:rFonts w:ascii="Montserrat" w:hAnsi="Montserrat"/>
              </w:rPr>
              <w:t>1.5</w:t>
            </w:r>
          </w:p>
        </w:tc>
        <w:tc>
          <w:tcPr>
            <w:tcW w:w="1920" w:type="dxa"/>
            <w:tcBorders>
              <w:top w:val="single" w:sz="8" w:space="0" w:color="auto"/>
              <w:left w:val="single" w:sz="8" w:space="0" w:color="auto"/>
              <w:bottom w:val="single" w:sz="8" w:space="0" w:color="auto"/>
              <w:right w:val="single" w:sz="8" w:space="0" w:color="auto"/>
            </w:tcBorders>
            <w:vAlign w:val="center"/>
          </w:tcPr>
          <w:p w14:paraId="6770D9CD" w14:textId="1100DB83" w:rsidR="2734314B" w:rsidRPr="002C6C11" w:rsidRDefault="2734314B" w:rsidP="2734314B">
            <w:pPr>
              <w:jc w:val="center"/>
              <w:rPr>
                <w:rFonts w:ascii="Montserrat" w:hAnsi="Montserrat"/>
              </w:rPr>
            </w:pPr>
            <w:r w:rsidRPr="002C6C11">
              <w:rPr>
                <w:rFonts w:ascii="Montserrat" w:hAnsi="Montserrat"/>
              </w:rPr>
              <w:t>NTN band TRP</w:t>
            </w:r>
          </w:p>
          <w:p w14:paraId="554726ED" w14:textId="0D454CD7" w:rsidR="2734314B" w:rsidRPr="002C6C11" w:rsidRDefault="2734314B" w:rsidP="2734314B">
            <w:pPr>
              <w:jc w:val="center"/>
              <w:rPr>
                <w:rFonts w:ascii="Montserrat" w:hAnsi="Montserrat"/>
              </w:rPr>
            </w:pPr>
            <w:r w:rsidRPr="002C6C11">
              <w:rPr>
                <w:rFonts w:ascii="Montserrat" w:hAnsi="Montserrat"/>
              </w:rPr>
              <w:t>free space</w:t>
            </w:r>
          </w:p>
        </w:tc>
        <w:tc>
          <w:tcPr>
            <w:tcW w:w="5310" w:type="dxa"/>
            <w:tcBorders>
              <w:top w:val="single" w:sz="8" w:space="0" w:color="auto"/>
              <w:left w:val="single" w:sz="8" w:space="0" w:color="auto"/>
              <w:bottom w:val="single" w:sz="8" w:space="0" w:color="auto"/>
              <w:right w:val="single" w:sz="8" w:space="0" w:color="auto"/>
            </w:tcBorders>
            <w:vAlign w:val="center"/>
          </w:tcPr>
          <w:p w14:paraId="3F129C83" w14:textId="04D31748" w:rsidR="2734314B" w:rsidRPr="002C6C11" w:rsidRDefault="2734314B" w:rsidP="2734314B">
            <w:pPr>
              <w:jc w:val="center"/>
              <w:rPr>
                <w:rFonts w:ascii="Montserrat" w:hAnsi="Montserrat"/>
              </w:rPr>
            </w:pPr>
            <w:r w:rsidRPr="002C6C11">
              <w:rPr>
                <w:rFonts w:ascii="Montserrat" w:hAnsi="Montserrat"/>
              </w:rPr>
              <w:t>The measurements are done as in 1.1. Measurements in n255 and n256 bands. Low, mid and high channels measured.</w:t>
            </w:r>
          </w:p>
          <w:p w14:paraId="3AC283BE" w14:textId="1CA29E92"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TRP ,Pass limit</w:t>
            </w:r>
            <w:r w:rsidRPr="002C6C11">
              <w:rPr>
                <w:rFonts w:ascii="Montserrat" w:hAnsi="Montserrat"/>
                <w:b/>
              </w:rPr>
              <w:t>: ≥15,1dBm</w:t>
            </w:r>
          </w:p>
        </w:tc>
        <w:tc>
          <w:tcPr>
            <w:tcW w:w="1275" w:type="dxa"/>
            <w:tcBorders>
              <w:top w:val="single" w:sz="8" w:space="0" w:color="auto"/>
              <w:left w:val="single" w:sz="8" w:space="0" w:color="auto"/>
              <w:bottom w:val="single" w:sz="8" w:space="0" w:color="auto"/>
              <w:right w:val="single" w:sz="8" w:space="0" w:color="auto"/>
            </w:tcBorders>
            <w:vAlign w:val="center"/>
          </w:tcPr>
          <w:p w14:paraId="5123AE46" w14:textId="19785BE7" w:rsidR="2734314B" w:rsidRPr="002C6C11" w:rsidRDefault="2734314B" w:rsidP="2734314B">
            <w:pPr>
              <w:jc w:val="center"/>
              <w:rPr>
                <w:rFonts w:ascii="Montserrat" w:hAnsi="Montserrat"/>
              </w:rPr>
            </w:pPr>
            <w:r w:rsidRPr="002C6C11">
              <w:rPr>
                <w:rFonts w:ascii="Montserrat" w:hAnsi="Montserrat"/>
              </w:rPr>
              <w:t>MS3</w:t>
            </w:r>
          </w:p>
        </w:tc>
      </w:tr>
      <w:tr w:rsidR="2734314B" w:rsidRPr="00C80238" w14:paraId="1D2EE261" w14:textId="77777777" w:rsidTr="2734314B">
        <w:trPr>
          <w:trHeight w:val="300"/>
        </w:trPr>
        <w:tc>
          <w:tcPr>
            <w:tcW w:w="705" w:type="dxa"/>
            <w:tcBorders>
              <w:top w:val="single" w:sz="8" w:space="0" w:color="auto"/>
              <w:left w:val="single" w:sz="8" w:space="0" w:color="auto"/>
              <w:bottom w:val="single" w:sz="8" w:space="0" w:color="auto"/>
              <w:right w:val="single" w:sz="8" w:space="0" w:color="auto"/>
            </w:tcBorders>
            <w:vAlign w:val="center"/>
          </w:tcPr>
          <w:p w14:paraId="4921E84C" w14:textId="368A0A8B" w:rsidR="2734314B" w:rsidRPr="002C6C11" w:rsidRDefault="2734314B" w:rsidP="2734314B">
            <w:pPr>
              <w:jc w:val="center"/>
              <w:rPr>
                <w:rFonts w:ascii="Montserrat" w:hAnsi="Montserrat"/>
              </w:rPr>
            </w:pPr>
            <w:r w:rsidRPr="002C6C11">
              <w:rPr>
                <w:rFonts w:ascii="Montserrat" w:hAnsi="Montserrat"/>
              </w:rPr>
              <w:t>1.6</w:t>
            </w:r>
          </w:p>
        </w:tc>
        <w:tc>
          <w:tcPr>
            <w:tcW w:w="1920" w:type="dxa"/>
            <w:tcBorders>
              <w:top w:val="single" w:sz="8" w:space="0" w:color="auto"/>
              <w:left w:val="single" w:sz="8" w:space="0" w:color="auto"/>
              <w:bottom w:val="single" w:sz="8" w:space="0" w:color="auto"/>
              <w:right w:val="single" w:sz="8" w:space="0" w:color="auto"/>
            </w:tcBorders>
            <w:vAlign w:val="center"/>
          </w:tcPr>
          <w:p w14:paraId="4E7A217F" w14:textId="187B3D25" w:rsidR="2734314B" w:rsidRPr="002C6C11" w:rsidRDefault="2734314B" w:rsidP="2734314B">
            <w:pPr>
              <w:jc w:val="center"/>
              <w:rPr>
                <w:rFonts w:ascii="Montserrat" w:hAnsi="Montserrat"/>
              </w:rPr>
            </w:pPr>
            <w:r w:rsidRPr="002C6C11">
              <w:rPr>
                <w:rFonts w:ascii="Montserrat" w:hAnsi="Montserrat"/>
              </w:rPr>
              <w:t>NTN band TRP</w:t>
            </w:r>
          </w:p>
          <w:p w14:paraId="22930AA3" w14:textId="2FFF7450" w:rsidR="2734314B" w:rsidRPr="002C6C11" w:rsidRDefault="2734314B" w:rsidP="2734314B">
            <w:pPr>
              <w:jc w:val="center"/>
              <w:rPr>
                <w:rFonts w:ascii="Montserrat" w:hAnsi="Montserrat"/>
              </w:rPr>
            </w:pPr>
            <w:r w:rsidRPr="002C6C11">
              <w:rPr>
                <w:rFonts w:ascii="Montserrat" w:hAnsi="Montserrat"/>
              </w:rPr>
              <w:t xml:space="preserve">hand phantom </w:t>
            </w:r>
          </w:p>
        </w:tc>
        <w:tc>
          <w:tcPr>
            <w:tcW w:w="5310" w:type="dxa"/>
            <w:tcBorders>
              <w:top w:val="single" w:sz="8" w:space="0" w:color="auto"/>
              <w:left w:val="single" w:sz="8" w:space="0" w:color="auto"/>
              <w:bottom w:val="single" w:sz="8" w:space="0" w:color="auto"/>
              <w:right w:val="single" w:sz="8" w:space="0" w:color="auto"/>
            </w:tcBorders>
            <w:vAlign w:val="center"/>
          </w:tcPr>
          <w:p w14:paraId="746DD5FB" w14:textId="75170009" w:rsidR="2734314B" w:rsidRPr="002C6C11" w:rsidRDefault="2734314B" w:rsidP="2734314B">
            <w:pPr>
              <w:jc w:val="center"/>
              <w:rPr>
                <w:rFonts w:ascii="Montserrat" w:hAnsi="Montserrat"/>
              </w:rPr>
            </w:pPr>
            <w:r w:rsidRPr="002C6C11">
              <w:rPr>
                <w:rFonts w:ascii="Montserrat" w:hAnsi="Montserrat"/>
              </w:rPr>
              <w:t>The UE is placed in a hand phantom. Measurement done the same way as in 1.5</w:t>
            </w:r>
          </w:p>
          <w:p w14:paraId="4837C40B" w14:textId="6A499177"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TRP Pass limit</w:t>
            </w:r>
            <w:r w:rsidRPr="002C6C11">
              <w:rPr>
                <w:rFonts w:ascii="Montserrat" w:hAnsi="Montserrat"/>
                <w:b/>
              </w:rPr>
              <w:t>:≥9,1 dBm</w:t>
            </w:r>
          </w:p>
        </w:tc>
        <w:tc>
          <w:tcPr>
            <w:tcW w:w="1275" w:type="dxa"/>
            <w:tcBorders>
              <w:top w:val="single" w:sz="8" w:space="0" w:color="auto"/>
              <w:left w:val="single" w:sz="8" w:space="0" w:color="auto"/>
              <w:bottom w:val="single" w:sz="8" w:space="0" w:color="auto"/>
              <w:right w:val="single" w:sz="8" w:space="0" w:color="auto"/>
            </w:tcBorders>
            <w:vAlign w:val="center"/>
          </w:tcPr>
          <w:p w14:paraId="1E0FD95B" w14:textId="4A1BE042" w:rsidR="2734314B" w:rsidRPr="002C6C11" w:rsidRDefault="2734314B" w:rsidP="2734314B">
            <w:pPr>
              <w:jc w:val="center"/>
              <w:rPr>
                <w:rFonts w:ascii="Montserrat" w:hAnsi="Montserrat"/>
              </w:rPr>
            </w:pPr>
            <w:r w:rsidRPr="002C6C11">
              <w:rPr>
                <w:rFonts w:ascii="Montserrat" w:hAnsi="Montserrat"/>
              </w:rPr>
              <w:t>MS3</w:t>
            </w:r>
          </w:p>
        </w:tc>
      </w:tr>
      <w:tr w:rsidR="2734314B" w:rsidRPr="00C80238" w14:paraId="0617D7DA" w14:textId="77777777" w:rsidTr="2734314B">
        <w:trPr>
          <w:trHeight w:val="300"/>
        </w:trPr>
        <w:tc>
          <w:tcPr>
            <w:tcW w:w="705" w:type="dxa"/>
            <w:tcBorders>
              <w:top w:val="single" w:sz="8" w:space="0" w:color="auto"/>
              <w:left w:val="single" w:sz="8" w:space="0" w:color="auto"/>
              <w:bottom w:val="single" w:sz="8" w:space="0" w:color="auto"/>
              <w:right w:val="single" w:sz="8" w:space="0" w:color="auto"/>
            </w:tcBorders>
            <w:vAlign w:val="center"/>
          </w:tcPr>
          <w:p w14:paraId="060C68D6" w14:textId="30110D47" w:rsidR="2734314B" w:rsidRPr="002C6C11" w:rsidRDefault="2734314B" w:rsidP="2734314B">
            <w:pPr>
              <w:jc w:val="center"/>
              <w:rPr>
                <w:rFonts w:ascii="Montserrat" w:hAnsi="Montserrat"/>
              </w:rPr>
            </w:pPr>
            <w:r w:rsidRPr="002C6C11">
              <w:rPr>
                <w:rFonts w:ascii="Montserrat" w:hAnsi="Montserrat"/>
              </w:rPr>
              <w:t>1.7</w:t>
            </w:r>
          </w:p>
        </w:tc>
        <w:tc>
          <w:tcPr>
            <w:tcW w:w="1920" w:type="dxa"/>
            <w:tcBorders>
              <w:top w:val="single" w:sz="8" w:space="0" w:color="auto"/>
              <w:left w:val="single" w:sz="8" w:space="0" w:color="auto"/>
              <w:bottom w:val="single" w:sz="8" w:space="0" w:color="auto"/>
              <w:right w:val="single" w:sz="8" w:space="0" w:color="auto"/>
            </w:tcBorders>
            <w:vAlign w:val="center"/>
          </w:tcPr>
          <w:p w14:paraId="75C60725" w14:textId="145CA7FB" w:rsidR="2734314B" w:rsidRPr="002C6C11" w:rsidRDefault="2734314B" w:rsidP="2734314B">
            <w:pPr>
              <w:jc w:val="center"/>
              <w:rPr>
                <w:rFonts w:ascii="Montserrat" w:hAnsi="Montserrat"/>
              </w:rPr>
            </w:pPr>
            <w:r w:rsidRPr="002C6C11">
              <w:rPr>
                <w:rFonts w:ascii="Montserrat" w:hAnsi="Montserrat"/>
              </w:rPr>
              <w:t>NTN band TRS</w:t>
            </w:r>
          </w:p>
          <w:p w14:paraId="714D08C6" w14:textId="6CC25B15" w:rsidR="2734314B" w:rsidRPr="002C6C11" w:rsidRDefault="2734314B" w:rsidP="2734314B">
            <w:pPr>
              <w:jc w:val="center"/>
              <w:rPr>
                <w:rFonts w:ascii="Montserrat" w:hAnsi="Montserrat"/>
              </w:rPr>
            </w:pPr>
            <w:r w:rsidRPr="002C6C11">
              <w:rPr>
                <w:rFonts w:ascii="Montserrat" w:hAnsi="Montserrat"/>
              </w:rPr>
              <w:t>free space</w:t>
            </w:r>
          </w:p>
        </w:tc>
        <w:tc>
          <w:tcPr>
            <w:tcW w:w="5310" w:type="dxa"/>
            <w:tcBorders>
              <w:top w:val="single" w:sz="8" w:space="0" w:color="auto"/>
              <w:left w:val="single" w:sz="8" w:space="0" w:color="auto"/>
              <w:bottom w:val="single" w:sz="8" w:space="0" w:color="auto"/>
              <w:right w:val="single" w:sz="8" w:space="0" w:color="auto"/>
            </w:tcBorders>
            <w:vAlign w:val="center"/>
          </w:tcPr>
          <w:p w14:paraId="7F99EF57" w14:textId="2DD21C2D" w:rsidR="2734314B" w:rsidRPr="002C6C11" w:rsidRDefault="2734314B" w:rsidP="2734314B">
            <w:pPr>
              <w:jc w:val="center"/>
              <w:rPr>
                <w:rFonts w:ascii="Montserrat" w:hAnsi="Montserrat"/>
              </w:rPr>
            </w:pPr>
            <w:r w:rsidRPr="002C6C11">
              <w:rPr>
                <w:rFonts w:ascii="Montserrat" w:hAnsi="Montserrat"/>
              </w:rPr>
              <w:t>The measurements are done as in 1.3. Measurements in  n255 and n256 bands. Low, mid and high channels measured.</w:t>
            </w:r>
          </w:p>
          <w:p w14:paraId="778AD867" w14:textId="110636E3"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TRS Pass limit</w:t>
            </w:r>
            <w:r w:rsidRPr="002C6C11">
              <w:rPr>
                <w:rFonts w:ascii="Montserrat" w:hAnsi="Montserrat"/>
                <w:b/>
              </w:rPr>
              <w:t>: ≤-93dBm</w:t>
            </w:r>
          </w:p>
        </w:tc>
        <w:tc>
          <w:tcPr>
            <w:tcW w:w="1275" w:type="dxa"/>
            <w:tcBorders>
              <w:top w:val="single" w:sz="8" w:space="0" w:color="auto"/>
              <w:left w:val="single" w:sz="8" w:space="0" w:color="auto"/>
              <w:bottom w:val="single" w:sz="8" w:space="0" w:color="auto"/>
              <w:right w:val="single" w:sz="8" w:space="0" w:color="auto"/>
            </w:tcBorders>
            <w:vAlign w:val="center"/>
          </w:tcPr>
          <w:p w14:paraId="14DEC074" w14:textId="1A3D8B48" w:rsidR="2734314B" w:rsidRPr="002C6C11" w:rsidRDefault="2734314B" w:rsidP="2734314B">
            <w:pPr>
              <w:jc w:val="center"/>
              <w:rPr>
                <w:rFonts w:ascii="Montserrat" w:hAnsi="Montserrat"/>
              </w:rPr>
            </w:pPr>
            <w:r w:rsidRPr="002C6C11">
              <w:rPr>
                <w:rFonts w:ascii="Montserrat" w:hAnsi="Montserrat"/>
              </w:rPr>
              <w:t>MS3</w:t>
            </w:r>
          </w:p>
        </w:tc>
      </w:tr>
      <w:tr w:rsidR="2734314B" w:rsidRPr="00C80238" w14:paraId="31A9BB8F" w14:textId="77777777" w:rsidTr="2734314B">
        <w:trPr>
          <w:trHeight w:val="300"/>
        </w:trPr>
        <w:tc>
          <w:tcPr>
            <w:tcW w:w="705" w:type="dxa"/>
            <w:tcBorders>
              <w:top w:val="single" w:sz="8" w:space="0" w:color="auto"/>
              <w:left w:val="single" w:sz="8" w:space="0" w:color="auto"/>
              <w:bottom w:val="single" w:sz="8" w:space="0" w:color="auto"/>
              <w:right w:val="single" w:sz="8" w:space="0" w:color="auto"/>
            </w:tcBorders>
            <w:vAlign w:val="center"/>
          </w:tcPr>
          <w:p w14:paraId="45B33D1D" w14:textId="488B5317" w:rsidR="2734314B" w:rsidRPr="002C6C11" w:rsidRDefault="2734314B" w:rsidP="2734314B">
            <w:pPr>
              <w:jc w:val="center"/>
              <w:rPr>
                <w:rFonts w:ascii="Montserrat" w:hAnsi="Montserrat"/>
              </w:rPr>
            </w:pPr>
            <w:r w:rsidRPr="002C6C11">
              <w:rPr>
                <w:rFonts w:ascii="Montserrat" w:hAnsi="Montserrat"/>
              </w:rPr>
              <w:t>1.8</w:t>
            </w:r>
          </w:p>
        </w:tc>
        <w:tc>
          <w:tcPr>
            <w:tcW w:w="1920" w:type="dxa"/>
            <w:tcBorders>
              <w:top w:val="single" w:sz="8" w:space="0" w:color="auto"/>
              <w:left w:val="single" w:sz="8" w:space="0" w:color="auto"/>
              <w:bottom w:val="single" w:sz="8" w:space="0" w:color="auto"/>
              <w:right w:val="single" w:sz="8" w:space="0" w:color="auto"/>
            </w:tcBorders>
            <w:vAlign w:val="center"/>
          </w:tcPr>
          <w:p w14:paraId="0D81B745" w14:textId="623FDBB6" w:rsidR="2734314B" w:rsidRPr="002C6C11" w:rsidRDefault="2734314B" w:rsidP="2734314B">
            <w:pPr>
              <w:jc w:val="center"/>
              <w:rPr>
                <w:rFonts w:ascii="Montserrat" w:hAnsi="Montserrat"/>
              </w:rPr>
            </w:pPr>
            <w:r w:rsidRPr="002C6C11">
              <w:rPr>
                <w:rFonts w:ascii="Montserrat" w:hAnsi="Montserrat"/>
              </w:rPr>
              <w:t xml:space="preserve">NTN band TRS </w:t>
            </w:r>
          </w:p>
          <w:p w14:paraId="4366BE02" w14:textId="7902070B" w:rsidR="2734314B" w:rsidRPr="002C6C11" w:rsidRDefault="2734314B" w:rsidP="2734314B">
            <w:pPr>
              <w:jc w:val="center"/>
              <w:rPr>
                <w:rFonts w:ascii="Montserrat" w:hAnsi="Montserrat"/>
              </w:rPr>
            </w:pPr>
            <w:r w:rsidRPr="002C6C11">
              <w:rPr>
                <w:rFonts w:ascii="Montserrat" w:hAnsi="Montserrat"/>
              </w:rPr>
              <w:t xml:space="preserve">hand phantom </w:t>
            </w:r>
          </w:p>
        </w:tc>
        <w:tc>
          <w:tcPr>
            <w:tcW w:w="5310" w:type="dxa"/>
            <w:tcBorders>
              <w:top w:val="single" w:sz="8" w:space="0" w:color="auto"/>
              <w:left w:val="single" w:sz="8" w:space="0" w:color="auto"/>
              <w:bottom w:val="single" w:sz="8" w:space="0" w:color="auto"/>
              <w:right w:val="single" w:sz="8" w:space="0" w:color="auto"/>
            </w:tcBorders>
            <w:vAlign w:val="center"/>
          </w:tcPr>
          <w:p w14:paraId="19AACBF8" w14:textId="61E92673" w:rsidR="2734314B" w:rsidRPr="002C6C11" w:rsidRDefault="2734314B" w:rsidP="2734314B">
            <w:pPr>
              <w:jc w:val="center"/>
              <w:rPr>
                <w:rFonts w:ascii="Montserrat" w:hAnsi="Montserrat"/>
              </w:rPr>
            </w:pPr>
            <w:r w:rsidRPr="002C6C11">
              <w:rPr>
                <w:rFonts w:ascii="Montserrat" w:hAnsi="Montserrat"/>
              </w:rPr>
              <w:t>The UE is placed in a hand phantom. Measurement done the same way as in 1.7</w:t>
            </w:r>
          </w:p>
          <w:p w14:paraId="402A8ED8" w14:textId="5DD5EB88"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TRS Pass limit</w:t>
            </w:r>
            <w:r w:rsidRPr="002C6C11">
              <w:rPr>
                <w:rFonts w:ascii="Montserrat" w:hAnsi="Montserrat"/>
                <w:b/>
              </w:rPr>
              <w:t>: -87dBm</w:t>
            </w:r>
          </w:p>
        </w:tc>
        <w:tc>
          <w:tcPr>
            <w:tcW w:w="1275" w:type="dxa"/>
            <w:tcBorders>
              <w:top w:val="single" w:sz="8" w:space="0" w:color="auto"/>
              <w:left w:val="single" w:sz="8" w:space="0" w:color="auto"/>
              <w:bottom w:val="single" w:sz="8" w:space="0" w:color="auto"/>
              <w:right w:val="single" w:sz="8" w:space="0" w:color="auto"/>
            </w:tcBorders>
            <w:vAlign w:val="center"/>
          </w:tcPr>
          <w:p w14:paraId="791664BF" w14:textId="5B57375E" w:rsidR="2734314B" w:rsidRPr="002C6C11" w:rsidRDefault="2734314B" w:rsidP="2734314B">
            <w:pPr>
              <w:jc w:val="center"/>
              <w:rPr>
                <w:rFonts w:ascii="Montserrat" w:hAnsi="Montserrat"/>
              </w:rPr>
            </w:pPr>
            <w:r w:rsidRPr="002C6C11">
              <w:rPr>
                <w:rFonts w:ascii="Montserrat" w:hAnsi="Montserrat"/>
              </w:rPr>
              <w:t>MS3</w:t>
            </w:r>
          </w:p>
        </w:tc>
      </w:tr>
      <w:tr w:rsidR="2734314B" w:rsidRPr="00C80238" w14:paraId="75FE6C54" w14:textId="77777777" w:rsidTr="2734314B">
        <w:trPr>
          <w:trHeight w:val="300"/>
        </w:trPr>
        <w:tc>
          <w:tcPr>
            <w:tcW w:w="705" w:type="dxa"/>
            <w:tcBorders>
              <w:top w:val="single" w:sz="8" w:space="0" w:color="auto"/>
              <w:left w:val="single" w:sz="8" w:space="0" w:color="auto"/>
              <w:bottom w:val="single" w:sz="8" w:space="0" w:color="auto"/>
              <w:right w:val="single" w:sz="8" w:space="0" w:color="auto"/>
            </w:tcBorders>
            <w:vAlign w:val="center"/>
          </w:tcPr>
          <w:p w14:paraId="2EC9789B" w14:textId="59233FE0" w:rsidR="2734314B" w:rsidRPr="002C6C11" w:rsidRDefault="2734314B" w:rsidP="2734314B">
            <w:pPr>
              <w:jc w:val="center"/>
              <w:rPr>
                <w:rFonts w:ascii="Montserrat" w:hAnsi="Montserrat"/>
              </w:rPr>
            </w:pPr>
            <w:r w:rsidRPr="002C6C11">
              <w:rPr>
                <w:rFonts w:ascii="Montserrat" w:hAnsi="Montserrat"/>
              </w:rPr>
              <w:t>1.9</w:t>
            </w:r>
          </w:p>
        </w:tc>
        <w:tc>
          <w:tcPr>
            <w:tcW w:w="1920" w:type="dxa"/>
            <w:tcBorders>
              <w:top w:val="single" w:sz="8" w:space="0" w:color="auto"/>
              <w:left w:val="single" w:sz="8" w:space="0" w:color="auto"/>
              <w:bottom w:val="single" w:sz="8" w:space="0" w:color="auto"/>
              <w:right w:val="single" w:sz="8" w:space="0" w:color="auto"/>
            </w:tcBorders>
            <w:vAlign w:val="center"/>
          </w:tcPr>
          <w:p w14:paraId="6BFFBDC3" w14:textId="5FA946F1" w:rsidR="2734314B" w:rsidRPr="002C6C11" w:rsidRDefault="2734314B" w:rsidP="2734314B">
            <w:pPr>
              <w:jc w:val="center"/>
              <w:rPr>
                <w:rFonts w:ascii="Montserrat" w:hAnsi="Montserrat"/>
              </w:rPr>
            </w:pPr>
            <w:r w:rsidRPr="002C6C11">
              <w:rPr>
                <w:rFonts w:ascii="Montserrat" w:hAnsi="Montserrat"/>
              </w:rPr>
              <w:t>Intra Channel sensitivity</w:t>
            </w:r>
          </w:p>
          <w:p w14:paraId="46E5AF1F" w14:textId="558CAB56" w:rsidR="2734314B" w:rsidRPr="002C6C11" w:rsidRDefault="2734314B" w:rsidP="2734314B">
            <w:pPr>
              <w:jc w:val="center"/>
              <w:rPr>
                <w:rFonts w:ascii="Montserrat" w:hAnsi="Montserrat"/>
              </w:rPr>
            </w:pPr>
            <w:r w:rsidRPr="002C6C11">
              <w:rPr>
                <w:rFonts w:ascii="Montserrat" w:hAnsi="Montserrat"/>
              </w:rPr>
              <w:t xml:space="preserve">hand phantom </w:t>
            </w:r>
          </w:p>
        </w:tc>
        <w:tc>
          <w:tcPr>
            <w:tcW w:w="5310" w:type="dxa"/>
            <w:tcBorders>
              <w:top w:val="single" w:sz="8" w:space="0" w:color="auto"/>
              <w:left w:val="single" w:sz="8" w:space="0" w:color="auto"/>
              <w:bottom w:val="single" w:sz="8" w:space="0" w:color="auto"/>
              <w:right w:val="single" w:sz="8" w:space="0" w:color="auto"/>
            </w:tcBorders>
            <w:vAlign w:val="center"/>
          </w:tcPr>
          <w:p w14:paraId="52B0C553" w14:textId="272AF999" w:rsidR="2734314B" w:rsidRPr="002C6C11" w:rsidRDefault="2734314B" w:rsidP="2734314B">
            <w:pPr>
              <w:jc w:val="center"/>
              <w:rPr>
                <w:rFonts w:ascii="Montserrat" w:hAnsi="Montserrat"/>
              </w:rPr>
            </w:pPr>
            <w:r w:rsidRPr="002C6C11">
              <w:rPr>
                <w:rFonts w:ascii="Montserrat" w:hAnsi="Montserrat"/>
              </w:rPr>
              <w:t>Intra channel sensitivity tests sensitivity within the operating band. Small resource block allocation is moved within channel/band to see sensitivity variations. To simulate realistic usage hand phantom hand is used with video playback and Bluetooth audio. The sensitivity test is done similarly to EIS testing.</w:t>
            </w:r>
          </w:p>
          <w:p w14:paraId="69C7DEA3" w14:textId="75CB049E"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sensitivity degradation Pass/Fail limits</w:t>
            </w:r>
            <w:r w:rsidRPr="002C6C11">
              <w:rPr>
                <w:rFonts w:ascii="Montserrat" w:hAnsi="Montserrat"/>
                <w:b/>
              </w:rPr>
              <w:t>: 3dB</w:t>
            </w:r>
          </w:p>
        </w:tc>
        <w:tc>
          <w:tcPr>
            <w:tcW w:w="1275" w:type="dxa"/>
            <w:tcBorders>
              <w:top w:val="single" w:sz="8" w:space="0" w:color="auto"/>
              <w:left w:val="single" w:sz="8" w:space="0" w:color="auto"/>
              <w:bottom w:val="single" w:sz="8" w:space="0" w:color="auto"/>
              <w:right w:val="single" w:sz="8" w:space="0" w:color="auto"/>
            </w:tcBorders>
            <w:vAlign w:val="center"/>
          </w:tcPr>
          <w:p w14:paraId="75FE35C3" w14:textId="10DFFBBA" w:rsidR="2734314B" w:rsidRPr="002C6C11" w:rsidRDefault="2734314B" w:rsidP="2734314B">
            <w:pPr>
              <w:jc w:val="center"/>
              <w:rPr>
                <w:rFonts w:ascii="Montserrat" w:hAnsi="Montserrat"/>
              </w:rPr>
            </w:pPr>
            <w:r w:rsidRPr="002C6C11">
              <w:rPr>
                <w:rFonts w:ascii="Montserrat" w:hAnsi="Montserrat"/>
              </w:rPr>
              <w:t>MS3</w:t>
            </w:r>
          </w:p>
        </w:tc>
      </w:tr>
    </w:tbl>
    <w:p w14:paraId="1E830CA4" w14:textId="574A9F56" w:rsidR="15EDD411" w:rsidRPr="00CB317A" w:rsidRDefault="15EDD411" w:rsidP="2734314B">
      <w:pPr>
        <w:rPr>
          <w:rFonts w:ascii="Montserrat" w:eastAsia="Montserrat" w:hAnsi="Montserrat" w:cs="Montserrat"/>
        </w:rPr>
      </w:pPr>
    </w:p>
    <w:p w14:paraId="7B6EA8BE" w14:textId="7E6C7542" w:rsidR="15EDD411" w:rsidRPr="002C6C11" w:rsidRDefault="15EDD411" w:rsidP="2734314B">
      <w:pPr>
        <w:rPr>
          <w:rFonts w:ascii="Montserrat" w:hAnsi="Montserrat"/>
        </w:rPr>
      </w:pPr>
    </w:p>
    <w:p w14:paraId="1E1E7553" w14:textId="38FAE9A3" w:rsidR="15EDD411" w:rsidRPr="002C6C11" w:rsidRDefault="47808465" w:rsidP="2734314B">
      <w:pPr>
        <w:rPr>
          <w:rFonts w:ascii="Montserrat" w:hAnsi="Montserrat"/>
        </w:rPr>
      </w:pPr>
      <w:r w:rsidRPr="00CB317A">
        <w:rPr>
          <w:rFonts w:ascii="Montserrat" w:eastAsia="Montserrat" w:hAnsi="Montserrat" w:cs="Montserrat"/>
          <w:sz w:val="18"/>
          <w:szCs w:val="18"/>
        </w:rPr>
        <w:t>Satellite connectivity tests summary, single satellite</w:t>
      </w:r>
    </w:p>
    <w:p w14:paraId="5BBC80C1" w14:textId="28DE8859" w:rsidR="15EDD411" w:rsidRPr="002C6C11" w:rsidRDefault="15EDD411" w:rsidP="2734314B">
      <w:pPr>
        <w:rPr>
          <w:rFonts w:ascii="Montserrat" w:hAnsi="Montserrat"/>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70"/>
        <w:gridCol w:w="1733"/>
        <w:gridCol w:w="5264"/>
        <w:gridCol w:w="1263"/>
      </w:tblGrid>
      <w:tr w:rsidR="2734314B" w:rsidRPr="00C80238" w14:paraId="7B0F18A2" w14:textId="77777777" w:rsidTr="2734314B">
        <w:trPr>
          <w:trHeight w:val="300"/>
        </w:trPr>
        <w:tc>
          <w:tcPr>
            <w:tcW w:w="780" w:type="dxa"/>
            <w:tcBorders>
              <w:top w:val="single" w:sz="8" w:space="0" w:color="auto"/>
              <w:left w:val="single" w:sz="8" w:space="0" w:color="auto"/>
              <w:bottom w:val="single" w:sz="8" w:space="0" w:color="auto"/>
              <w:right w:val="single" w:sz="8" w:space="0" w:color="auto"/>
            </w:tcBorders>
          </w:tcPr>
          <w:p w14:paraId="74FEF9DB" w14:textId="0C011B60" w:rsidR="2734314B" w:rsidRPr="002C6C11" w:rsidRDefault="2734314B" w:rsidP="2734314B">
            <w:pPr>
              <w:spacing w:line="480" w:lineRule="auto"/>
              <w:ind w:left="360"/>
              <w:rPr>
                <w:rFonts w:ascii="Montserrat" w:eastAsia="Montserrat" w:hAnsi="Montserrat" w:cs="Montserrat"/>
                <w:color w:val="404040" w:themeColor="text1" w:themeTint="BF"/>
              </w:rPr>
            </w:pPr>
          </w:p>
        </w:tc>
        <w:tc>
          <w:tcPr>
            <w:tcW w:w="1755" w:type="dxa"/>
            <w:tcBorders>
              <w:top w:val="single" w:sz="8" w:space="0" w:color="auto"/>
              <w:left w:val="single" w:sz="8" w:space="0" w:color="auto"/>
              <w:bottom w:val="single" w:sz="8" w:space="0" w:color="auto"/>
              <w:right w:val="single" w:sz="8" w:space="0" w:color="auto"/>
            </w:tcBorders>
            <w:vAlign w:val="center"/>
          </w:tcPr>
          <w:p w14:paraId="498758F5" w14:textId="2E371035" w:rsidR="2734314B" w:rsidRPr="002C6C11" w:rsidRDefault="2734314B" w:rsidP="2734314B">
            <w:pPr>
              <w:jc w:val="center"/>
              <w:rPr>
                <w:rFonts w:ascii="Montserrat" w:hAnsi="Montserrat"/>
              </w:rPr>
            </w:pPr>
            <w:r w:rsidRPr="002C6C11">
              <w:rPr>
                <w:rFonts w:ascii="Montserrat" w:hAnsi="Montserrat"/>
              </w:rPr>
              <w:t>Test Objective</w:t>
            </w:r>
          </w:p>
        </w:tc>
        <w:tc>
          <w:tcPr>
            <w:tcW w:w="5385" w:type="dxa"/>
            <w:tcBorders>
              <w:top w:val="single" w:sz="8" w:space="0" w:color="auto"/>
              <w:left w:val="single" w:sz="8" w:space="0" w:color="auto"/>
              <w:bottom w:val="single" w:sz="8" w:space="0" w:color="auto"/>
              <w:right w:val="single" w:sz="8" w:space="0" w:color="auto"/>
            </w:tcBorders>
            <w:vAlign w:val="center"/>
          </w:tcPr>
          <w:p w14:paraId="2BEBBD04" w14:textId="50F7C085" w:rsidR="2734314B" w:rsidRPr="002C6C11" w:rsidRDefault="2734314B" w:rsidP="2734314B">
            <w:pPr>
              <w:jc w:val="center"/>
              <w:rPr>
                <w:rFonts w:ascii="Montserrat" w:hAnsi="Montserrat"/>
              </w:rPr>
            </w:pPr>
            <w:r w:rsidRPr="002C6C11">
              <w:rPr>
                <w:rFonts w:ascii="Montserrat" w:hAnsi="Montserrat"/>
              </w:rPr>
              <w:t>Test Methodology</w:t>
            </w:r>
          </w:p>
        </w:tc>
        <w:tc>
          <w:tcPr>
            <w:tcW w:w="1275" w:type="dxa"/>
            <w:tcBorders>
              <w:top w:val="single" w:sz="8" w:space="0" w:color="auto"/>
              <w:left w:val="single" w:sz="8" w:space="0" w:color="auto"/>
              <w:bottom w:val="single" w:sz="8" w:space="0" w:color="auto"/>
              <w:right w:val="single" w:sz="8" w:space="0" w:color="auto"/>
            </w:tcBorders>
            <w:vAlign w:val="center"/>
          </w:tcPr>
          <w:p w14:paraId="058AB893" w14:textId="57D467F6" w:rsidR="2734314B" w:rsidRPr="002C6C11" w:rsidRDefault="2734314B" w:rsidP="2734314B">
            <w:pPr>
              <w:jc w:val="center"/>
              <w:rPr>
                <w:rFonts w:ascii="Montserrat" w:hAnsi="Montserrat"/>
              </w:rPr>
            </w:pPr>
            <w:r w:rsidRPr="002C6C11">
              <w:rPr>
                <w:rFonts w:ascii="Montserrat" w:hAnsi="Montserrat"/>
              </w:rPr>
              <w:t>Milestone</w:t>
            </w:r>
          </w:p>
        </w:tc>
      </w:tr>
      <w:tr w:rsidR="2734314B" w:rsidRPr="00C80238" w14:paraId="2D58F9BA" w14:textId="77777777" w:rsidTr="2734314B">
        <w:trPr>
          <w:trHeight w:val="300"/>
        </w:trPr>
        <w:tc>
          <w:tcPr>
            <w:tcW w:w="780" w:type="dxa"/>
            <w:tcBorders>
              <w:top w:val="single" w:sz="8" w:space="0" w:color="auto"/>
              <w:left w:val="single" w:sz="8" w:space="0" w:color="auto"/>
              <w:bottom w:val="single" w:sz="8" w:space="0" w:color="auto"/>
              <w:right w:val="single" w:sz="8" w:space="0" w:color="auto"/>
            </w:tcBorders>
            <w:vAlign w:val="center"/>
          </w:tcPr>
          <w:p w14:paraId="3FDE67E5" w14:textId="28F0B85D" w:rsidR="2734314B" w:rsidRPr="002C6C11" w:rsidRDefault="2734314B" w:rsidP="2734314B">
            <w:pPr>
              <w:jc w:val="center"/>
              <w:rPr>
                <w:rFonts w:ascii="Montserrat" w:hAnsi="Montserrat"/>
              </w:rPr>
            </w:pPr>
            <w:r w:rsidRPr="002C6C11">
              <w:rPr>
                <w:rFonts w:ascii="Montserrat" w:hAnsi="Montserrat"/>
              </w:rPr>
              <w:t>2.1</w:t>
            </w:r>
          </w:p>
        </w:tc>
        <w:tc>
          <w:tcPr>
            <w:tcW w:w="1755" w:type="dxa"/>
            <w:tcBorders>
              <w:top w:val="single" w:sz="8" w:space="0" w:color="auto"/>
              <w:left w:val="single" w:sz="8" w:space="0" w:color="auto"/>
              <w:bottom w:val="single" w:sz="8" w:space="0" w:color="auto"/>
              <w:right w:val="single" w:sz="8" w:space="0" w:color="auto"/>
            </w:tcBorders>
            <w:vAlign w:val="center"/>
          </w:tcPr>
          <w:p w14:paraId="0A4704FA" w14:textId="393454DD" w:rsidR="2734314B" w:rsidRPr="002C6C11" w:rsidRDefault="2734314B" w:rsidP="2734314B">
            <w:pPr>
              <w:jc w:val="center"/>
              <w:rPr>
                <w:rFonts w:ascii="Montserrat" w:hAnsi="Montserrat"/>
              </w:rPr>
            </w:pPr>
            <w:r w:rsidRPr="002C6C11">
              <w:rPr>
                <w:rFonts w:ascii="Montserrat" w:hAnsi="Montserrat"/>
              </w:rPr>
              <w:t>Setup time of the NTN connection</w:t>
            </w:r>
          </w:p>
          <w:p w14:paraId="1B00050A" w14:textId="7EECF2C9" w:rsidR="2734314B" w:rsidRPr="002C6C11" w:rsidRDefault="2734314B" w:rsidP="2734314B">
            <w:pPr>
              <w:jc w:val="center"/>
              <w:rPr>
                <w:rFonts w:ascii="Montserrat" w:hAnsi="Montserrat"/>
              </w:rPr>
            </w:pPr>
            <w:r w:rsidRPr="002C6C11">
              <w:rPr>
                <w:rFonts w:ascii="Montserrat" w:hAnsi="Montserrat"/>
              </w:rPr>
              <w:t>free space</w:t>
            </w:r>
          </w:p>
        </w:tc>
        <w:tc>
          <w:tcPr>
            <w:tcW w:w="5385" w:type="dxa"/>
            <w:tcBorders>
              <w:top w:val="single" w:sz="8" w:space="0" w:color="auto"/>
              <w:left w:val="single" w:sz="8" w:space="0" w:color="auto"/>
              <w:bottom w:val="single" w:sz="8" w:space="0" w:color="auto"/>
              <w:right w:val="single" w:sz="8" w:space="0" w:color="auto"/>
            </w:tcBorders>
            <w:vAlign w:val="center"/>
          </w:tcPr>
          <w:p w14:paraId="5BBE7E14" w14:textId="1F760124" w:rsidR="2734314B" w:rsidRPr="002C6C11" w:rsidRDefault="2734314B" w:rsidP="2734314B">
            <w:pPr>
              <w:jc w:val="center"/>
              <w:rPr>
                <w:rFonts w:ascii="Montserrat" w:hAnsi="Montserrat"/>
              </w:rPr>
            </w:pPr>
            <w:r w:rsidRPr="002C6C11">
              <w:rPr>
                <w:rFonts w:ascii="Montserrat" w:hAnsi="Montserrat"/>
              </w:rPr>
              <w:t>NTN Channel emulator and 5G Network emulator are used to create a signal which as closely as possible resembles the signal from satellite at the UE antenna (signal level, doppler, delay, fading characteristics etc.). The UE and the antenna, which emulates the satellite antenna, is placed in the anechoic chamber and a wireless connection on NTN band is set up. The setup time of the connection is measured in different conditions. Measurements are done in different conditions: elevation angles, at</w:t>
            </w:r>
            <w:r w:rsidRPr="002C6C11">
              <w:rPr>
                <w:rFonts w:ascii="Montserrat" w:eastAsia="Aptos Narrow" w:hAnsi="Montserrat" w:cs="Aptos Narrow"/>
              </w:rPr>
              <w:t>azimuth angles etc.</w:t>
            </w:r>
          </w:p>
          <w:p w14:paraId="4C0A64D3" w14:textId="599D9D29"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NTN connection setup time Pass limit</w:t>
            </w:r>
            <w:r w:rsidRPr="002C6C11">
              <w:rPr>
                <w:rFonts w:ascii="Montserrat" w:hAnsi="Montserrat"/>
                <w:b/>
              </w:rPr>
              <w:t>: ≤10s</w:t>
            </w:r>
          </w:p>
        </w:tc>
        <w:tc>
          <w:tcPr>
            <w:tcW w:w="1275" w:type="dxa"/>
            <w:tcBorders>
              <w:top w:val="single" w:sz="8" w:space="0" w:color="auto"/>
              <w:left w:val="single" w:sz="8" w:space="0" w:color="auto"/>
              <w:bottom w:val="single" w:sz="8" w:space="0" w:color="auto"/>
              <w:right w:val="single" w:sz="8" w:space="0" w:color="auto"/>
            </w:tcBorders>
            <w:vAlign w:val="center"/>
          </w:tcPr>
          <w:p w14:paraId="67D76109" w14:textId="34E1B2D7" w:rsidR="2734314B" w:rsidRPr="002C6C11" w:rsidRDefault="2734314B" w:rsidP="2734314B">
            <w:pPr>
              <w:jc w:val="center"/>
              <w:rPr>
                <w:rFonts w:ascii="Montserrat" w:hAnsi="Montserrat"/>
              </w:rPr>
            </w:pPr>
            <w:r w:rsidRPr="002C6C11">
              <w:rPr>
                <w:rFonts w:ascii="Montserrat" w:hAnsi="Montserrat"/>
              </w:rPr>
              <w:t>MS3</w:t>
            </w:r>
          </w:p>
        </w:tc>
      </w:tr>
      <w:tr w:rsidR="2734314B" w:rsidRPr="00C80238" w14:paraId="16B9A84A" w14:textId="77777777" w:rsidTr="2734314B">
        <w:trPr>
          <w:trHeight w:val="300"/>
        </w:trPr>
        <w:tc>
          <w:tcPr>
            <w:tcW w:w="780" w:type="dxa"/>
            <w:tcBorders>
              <w:top w:val="single" w:sz="8" w:space="0" w:color="auto"/>
              <w:left w:val="single" w:sz="8" w:space="0" w:color="auto"/>
              <w:bottom w:val="single" w:sz="8" w:space="0" w:color="auto"/>
              <w:right w:val="single" w:sz="8" w:space="0" w:color="auto"/>
            </w:tcBorders>
            <w:vAlign w:val="center"/>
          </w:tcPr>
          <w:p w14:paraId="03E89634" w14:textId="4CD45FEA" w:rsidR="2734314B" w:rsidRPr="002C6C11" w:rsidRDefault="2734314B" w:rsidP="2734314B">
            <w:pPr>
              <w:jc w:val="center"/>
              <w:rPr>
                <w:rFonts w:ascii="Montserrat" w:hAnsi="Montserrat"/>
              </w:rPr>
            </w:pPr>
            <w:r w:rsidRPr="002C6C11">
              <w:rPr>
                <w:rFonts w:ascii="Montserrat" w:hAnsi="Montserrat"/>
              </w:rPr>
              <w:t>2.2</w:t>
            </w:r>
          </w:p>
        </w:tc>
        <w:tc>
          <w:tcPr>
            <w:tcW w:w="1755" w:type="dxa"/>
            <w:tcBorders>
              <w:top w:val="single" w:sz="8" w:space="0" w:color="auto"/>
              <w:left w:val="single" w:sz="8" w:space="0" w:color="auto"/>
              <w:bottom w:val="single" w:sz="8" w:space="0" w:color="auto"/>
              <w:right w:val="single" w:sz="8" w:space="0" w:color="auto"/>
            </w:tcBorders>
            <w:vAlign w:val="center"/>
          </w:tcPr>
          <w:p w14:paraId="59B26EB3" w14:textId="7EFD04B5" w:rsidR="2734314B" w:rsidRPr="002C6C11" w:rsidRDefault="2734314B" w:rsidP="2734314B">
            <w:pPr>
              <w:jc w:val="center"/>
              <w:rPr>
                <w:rFonts w:ascii="Montserrat" w:hAnsi="Montserrat"/>
              </w:rPr>
            </w:pPr>
            <w:r w:rsidRPr="002C6C11">
              <w:rPr>
                <w:rFonts w:ascii="Montserrat" w:hAnsi="Montserrat"/>
              </w:rPr>
              <w:t>Throughput of the NTN connection</w:t>
            </w:r>
          </w:p>
          <w:p w14:paraId="51A94130" w14:textId="040732C7" w:rsidR="2734314B" w:rsidRPr="002C6C11" w:rsidRDefault="2734314B" w:rsidP="2734314B">
            <w:pPr>
              <w:jc w:val="center"/>
              <w:rPr>
                <w:rFonts w:ascii="Montserrat" w:hAnsi="Montserrat"/>
              </w:rPr>
            </w:pPr>
            <w:r w:rsidRPr="002C6C11">
              <w:rPr>
                <w:rFonts w:ascii="Montserrat" w:hAnsi="Montserrat"/>
              </w:rPr>
              <w:t>free space</w:t>
            </w:r>
          </w:p>
        </w:tc>
        <w:tc>
          <w:tcPr>
            <w:tcW w:w="5385" w:type="dxa"/>
            <w:tcBorders>
              <w:top w:val="single" w:sz="8" w:space="0" w:color="auto"/>
              <w:left w:val="single" w:sz="8" w:space="0" w:color="auto"/>
              <w:bottom w:val="single" w:sz="8" w:space="0" w:color="auto"/>
              <w:right w:val="single" w:sz="8" w:space="0" w:color="auto"/>
            </w:tcBorders>
            <w:vAlign w:val="center"/>
          </w:tcPr>
          <w:p w14:paraId="6FFFD289" w14:textId="732FA39E" w:rsidR="2734314B" w:rsidRPr="002C6C11" w:rsidRDefault="2734314B" w:rsidP="2734314B">
            <w:pPr>
              <w:jc w:val="center"/>
              <w:rPr>
                <w:rFonts w:ascii="Montserrat" w:hAnsi="Montserrat"/>
              </w:rPr>
            </w:pPr>
            <w:r w:rsidRPr="002C6C11">
              <w:rPr>
                <w:rFonts w:ascii="Montserrat" w:hAnsi="Montserrat"/>
              </w:rPr>
              <w:t>NTN Channel emulator and 5G Network emulator are used to create a signal which as closely as possible resembles the signal from satellite at the UE antenna (signal level, doppler, delay, fading characteristics etc.). The UE and the antenna, which emulates the satellite antenna, is placed in the anechoic chamber and a wireless connection on NTN band is set up. In these tests the MBS connection in NTN band is measured. In the initial conditions the UE has the MBS connection. The throughput variation is measured over the period. In this way the impacts of fading channel   can be observed.</w:t>
            </w:r>
          </w:p>
          <w:p w14:paraId="0F90D86D" w14:textId="2432B36C"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data throughput   </w:t>
            </w:r>
            <w:r w:rsidRPr="002C6C11">
              <w:rPr>
                <w:rFonts w:ascii="Montserrat" w:hAnsi="Montserrat"/>
                <w:b/>
              </w:rPr>
              <w:t>Pass limit:≥5Mbit/s</w:t>
            </w:r>
          </w:p>
        </w:tc>
        <w:tc>
          <w:tcPr>
            <w:tcW w:w="1275" w:type="dxa"/>
            <w:tcBorders>
              <w:top w:val="single" w:sz="8" w:space="0" w:color="auto"/>
              <w:left w:val="single" w:sz="8" w:space="0" w:color="auto"/>
              <w:bottom w:val="single" w:sz="8" w:space="0" w:color="auto"/>
              <w:right w:val="single" w:sz="8" w:space="0" w:color="auto"/>
            </w:tcBorders>
            <w:vAlign w:val="center"/>
          </w:tcPr>
          <w:p w14:paraId="53FAD77C" w14:textId="66603FFA" w:rsidR="2734314B" w:rsidRPr="002C6C11" w:rsidRDefault="2734314B" w:rsidP="2734314B">
            <w:pPr>
              <w:jc w:val="center"/>
              <w:rPr>
                <w:rFonts w:ascii="Montserrat" w:hAnsi="Montserrat"/>
              </w:rPr>
            </w:pPr>
            <w:r w:rsidRPr="002C6C11">
              <w:rPr>
                <w:rFonts w:ascii="Montserrat" w:hAnsi="Montserrat"/>
              </w:rPr>
              <w:t>MS3</w:t>
            </w:r>
          </w:p>
        </w:tc>
      </w:tr>
      <w:tr w:rsidR="2734314B" w:rsidRPr="00C80238" w14:paraId="6CC1A318" w14:textId="77777777" w:rsidTr="2734314B">
        <w:trPr>
          <w:trHeight w:val="300"/>
        </w:trPr>
        <w:tc>
          <w:tcPr>
            <w:tcW w:w="780" w:type="dxa"/>
            <w:tcBorders>
              <w:top w:val="single" w:sz="8" w:space="0" w:color="auto"/>
              <w:left w:val="single" w:sz="8" w:space="0" w:color="auto"/>
              <w:bottom w:val="single" w:sz="8" w:space="0" w:color="auto"/>
              <w:right w:val="single" w:sz="8" w:space="0" w:color="auto"/>
            </w:tcBorders>
            <w:vAlign w:val="center"/>
          </w:tcPr>
          <w:p w14:paraId="16484683" w14:textId="007CFD9A" w:rsidR="2734314B" w:rsidRPr="002C6C11" w:rsidRDefault="2734314B" w:rsidP="2734314B">
            <w:pPr>
              <w:jc w:val="center"/>
              <w:rPr>
                <w:rFonts w:ascii="Montserrat" w:hAnsi="Montserrat"/>
              </w:rPr>
            </w:pPr>
            <w:r w:rsidRPr="002C6C11">
              <w:rPr>
                <w:rFonts w:ascii="Montserrat" w:hAnsi="Montserrat"/>
              </w:rPr>
              <w:t>2.3</w:t>
            </w:r>
          </w:p>
        </w:tc>
        <w:tc>
          <w:tcPr>
            <w:tcW w:w="1755" w:type="dxa"/>
            <w:tcBorders>
              <w:top w:val="single" w:sz="8" w:space="0" w:color="auto"/>
              <w:left w:val="single" w:sz="8" w:space="0" w:color="auto"/>
              <w:bottom w:val="single" w:sz="8" w:space="0" w:color="auto"/>
              <w:right w:val="single" w:sz="8" w:space="0" w:color="auto"/>
            </w:tcBorders>
            <w:vAlign w:val="center"/>
          </w:tcPr>
          <w:p w14:paraId="6085D06C" w14:textId="77FCDC02" w:rsidR="2734314B" w:rsidRPr="002C6C11" w:rsidRDefault="2734314B" w:rsidP="2734314B">
            <w:pPr>
              <w:jc w:val="center"/>
              <w:rPr>
                <w:rFonts w:ascii="Montserrat" w:hAnsi="Montserrat"/>
              </w:rPr>
            </w:pPr>
            <w:r w:rsidRPr="002C6C11">
              <w:rPr>
                <w:rFonts w:ascii="Montserrat" w:hAnsi="Montserrat"/>
              </w:rPr>
              <w:t>Impact of 5G interfering signal to connection set up time</w:t>
            </w:r>
          </w:p>
          <w:p w14:paraId="37998066" w14:textId="4F72411A" w:rsidR="2734314B" w:rsidRPr="002C6C11" w:rsidRDefault="2734314B" w:rsidP="2734314B">
            <w:pPr>
              <w:jc w:val="center"/>
              <w:rPr>
                <w:rFonts w:ascii="Montserrat" w:hAnsi="Montserrat"/>
              </w:rPr>
            </w:pPr>
            <w:r w:rsidRPr="002C6C11">
              <w:rPr>
                <w:rFonts w:ascii="Montserrat" w:hAnsi="Montserrat"/>
              </w:rPr>
              <w:t>free space</w:t>
            </w:r>
          </w:p>
        </w:tc>
        <w:tc>
          <w:tcPr>
            <w:tcW w:w="5385" w:type="dxa"/>
            <w:tcBorders>
              <w:top w:val="single" w:sz="8" w:space="0" w:color="auto"/>
              <w:left w:val="single" w:sz="8" w:space="0" w:color="auto"/>
              <w:bottom w:val="single" w:sz="8" w:space="0" w:color="auto"/>
              <w:right w:val="single" w:sz="8" w:space="0" w:color="auto"/>
            </w:tcBorders>
            <w:vAlign w:val="center"/>
          </w:tcPr>
          <w:p w14:paraId="0E8376C5" w14:textId="61AC88B0" w:rsidR="2734314B" w:rsidRPr="002C6C11" w:rsidRDefault="2734314B" w:rsidP="2734314B">
            <w:pPr>
              <w:jc w:val="center"/>
              <w:rPr>
                <w:rFonts w:ascii="Montserrat" w:hAnsi="Montserrat"/>
              </w:rPr>
            </w:pPr>
            <w:r w:rsidRPr="002C6C11">
              <w:rPr>
                <w:rFonts w:ascii="Montserrat" w:hAnsi="Montserrat"/>
              </w:rPr>
              <w:t>5G downlink interfering signal is fed to anechoic chamber. Connection set up time is measured like in 2.1. Measurements done in different conditions: satellite elevation angle, azimuth angle, interferer directions and level etc.</w:t>
            </w:r>
          </w:p>
          <w:p w14:paraId="448DBB59" w14:textId="503677E5"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NTN connection setup time Pass limit</w:t>
            </w:r>
            <w:r w:rsidRPr="002C6C11">
              <w:rPr>
                <w:rFonts w:ascii="Montserrat" w:hAnsi="Montserrat"/>
                <w:b/>
              </w:rPr>
              <w:t>: ≤10s</w:t>
            </w:r>
          </w:p>
        </w:tc>
        <w:tc>
          <w:tcPr>
            <w:tcW w:w="1275" w:type="dxa"/>
            <w:tcBorders>
              <w:top w:val="single" w:sz="8" w:space="0" w:color="auto"/>
              <w:left w:val="single" w:sz="8" w:space="0" w:color="auto"/>
              <w:bottom w:val="single" w:sz="8" w:space="0" w:color="auto"/>
              <w:right w:val="single" w:sz="8" w:space="0" w:color="auto"/>
            </w:tcBorders>
            <w:vAlign w:val="center"/>
          </w:tcPr>
          <w:p w14:paraId="3E8120C6" w14:textId="043D6D97" w:rsidR="2734314B" w:rsidRPr="002C6C11" w:rsidRDefault="2734314B" w:rsidP="2734314B">
            <w:pPr>
              <w:jc w:val="center"/>
              <w:rPr>
                <w:rFonts w:ascii="Montserrat" w:hAnsi="Montserrat"/>
              </w:rPr>
            </w:pPr>
            <w:r w:rsidRPr="002C6C11">
              <w:rPr>
                <w:rFonts w:ascii="Montserrat" w:hAnsi="Montserrat"/>
              </w:rPr>
              <w:t>MS3</w:t>
            </w:r>
          </w:p>
        </w:tc>
      </w:tr>
      <w:tr w:rsidR="2734314B" w:rsidRPr="00C80238" w14:paraId="289E01D7" w14:textId="77777777" w:rsidTr="2734314B">
        <w:trPr>
          <w:trHeight w:val="300"/>
        </w:trPr>
        <w:tc>
          <w:tcPr>
            <w:tcW w:w="780" w:type="dxa"/>
            <w:tcBorders>
              <w:top w:val="single" w:sz="8" w:space="0" w:color="auto"/>
              <w:left w:val="single" w:sz="8" w:space="0" w:color="auto"/>
              <w:bottom w:val="single" w:sz="8" w:space="0" w:color="auto"/>
              <w:right w:val="single" w:sz="8" w:space="0" w:color="auto"/>
            </w:tcBorders>
            <w:vAlign w:val="center"/>
          </w:tcPr>
          <w:p w14:paraId="1691B67A" w14:textId="51F9FB0F" w:rsidR="2734314B" w:rsidRPr="002C6C11" w:rsidRDefault="2734314B" w:rsidP="2734314B">
            <w:pPr>
              <w:jc w:val="center"/>
              <w:rPr>
                <w:rFonts w:ascii="Montserrat" w:hAnsi="Montserrat"/>
              </w:rPr>
            </w:pPr>
            <w:r w:rsidRPr="002C6C11">
              <w:rPr>
                <w:rFonts w:ascii="Montserrat" w:hAnsi="Montserrat"/>
              </w:rPr>
              <w:t>2.4</w:t>
            </w:r>
          </w:p>
        </w:tc>
        <w:tc>
          <w:tcPr>
            <w:tcW w:w="1755" w:type="dxa"/>
            <w:tcBorders>
              <w:top w:val="single" w:sz="8" w:space="0" w:color="auto"/>
              <w:left w:val="single" w:sz="8" w:space="0" w:color="auto"/>
              <w:bottom w:val="single" w:sz="8" w:space="0" w:color="auto"/>
              <w:right w:val="single" w:sz="8" w:space="0" w:color="auto"/>
            </w:tcBorders>
            <w:vAlign w:val="center"/>
          </w:tcPr>
          <w:p w14:paraId="755E349D" w14:textId="1FED23FD" w:rsidR="2734314B" w:rsidRPr="002C6C11" w:rsidRDefault="2734314B" w:rsidP="2734314B">
            <w:pPr>
              <w:jc w:val="center"/>
              <w:rPr>
                <w:rFonts w:ascii="Montserrat" w:hAnsi="Montserrat"/>
              </w:rPr>
            </w:pPr>
            <w:r w:rsidRPr="002C6C11">
              <w:rPr>
                <w:rFonts w:ascii="Montserrat" w:hAnsi="Montserrat"/>
              </w:rPr>
              <w:t>Impact of 5G interfering signal to throughput</w:t>
            </w:r>
          </w:p>
          <w:p w14:paraId="05A5B804" w14:textId="46150971" w:rsidR="2734314B" w:rsidRPr="002C6C11" w:rsidRDefault="2734314B" w:rsidP="2734314B">
            <w:pPr>
              <w:jc w:val="center"/>
              <w:rPr>
                <w:rFonts w:ascii="Montserrat" w:hAnsi="Montserrat"/>
              </w:rPr>
            </w:pPr>
            <w:r w:rsidRPr="002C6C11">
              <w:rPr>
                <w:rFonts w:ascii="Montserrat" w:hAnsi="Montserrat"/>
              </w:rPr>
              <w:t>free space</w:t>
            </w:r>
          </w:p>
        </w:tc>
        <w:tc>
          <w:tcPr>
            <w:tcW w:w="5385" w:type="dxa"/>
            <w:tcBorders>
              <w:top w:val="single" w:sz="8" w:space="0" w:color="auto"/>
              <w:left w:val="single" w:sz="8" w:space="0" w:color="auto"/>
              <w:bottom w:val="single" w:sz="8" w:space="0" w:color="auto"/>
              <w:right w:val="single" w:sz="8" w:space="0" w:color="auto"/>
            </w:tcBorders>
            <w:vAlign w:val="center"/>
          </w:tcPr>
          <w:p w14:paraId="2A2AC086" w14:textId="38CACC69" w:rsidR="2734314B" w:rsidRPr="002C6C11" w:rsidRDefault="2734314B" w:rsidP="2734314B">
            <w:pPr>
              <w:jc w:val="center"/>
              <w:rPr>
                <w:rFonts w:ascii="Montserrat" w:hAnsi="Montserrat"/>
              </w:rPr>
            </w:pPr>
            <w:r w:rsidRPr="002C6C11">
              <w:rPr>
                <w:rFonts w:ascii="Montserrat" w:hAnsi="Montserrat"/>
              </w:rPr>
              <w:t>5G downlink interfering signal is fed to anechoic chamber. Throughput is measured like in 2.3. Measurements done in different conditions: satellite elevation angle, azimuth angle, interferer directions and level etc.</w:t>
            </w:r>
          </w:p>
          <w:p w14:paraId="47AC88B7" w14:textId="1A12C462" w:rsidR="2734314B" w:rsidRPr="002C6C11" w:rsidRDefault="2734314B" w:rsidP="2734314B">
            <w:pPr>
              <w:jc w:val="center"/>
              <w:rPr>
                <w:rFonts w:ascii="Montserrat" w:hAnsi="Montserrat"/>
              </w:rPr>
            </w:pPr>
            <w:r w:rsidRPr="002C6C11">
              <w:rPr>
                <w:rFonts w:ascii="Montserrat" w:hAnsi="Montserrat"/>
                <w:b/>
              </w:rPr>
              <w:t>KPI:</w:t>
            </w:r>
            <w:r w:rsidRPr="002C6C11">
              <w:rPr>
                <w:rFonts w:ascii="Montserrat" w:hAnsi="Montserrat"/>
              </w:rPr>
              <w:t xml:space="preserve">  data throughput Pass limit</w:t>
            </w:r>
            <w:r w:rsidRPr="002C6C11">
              <w:rPr>
                <w:rFonts w:ascii="Montserrat" w:hAnsi="Montserrat"/>
                <w:b/>
              </w:rPr>
              <w:t>:≥ 5Mbit/s</w:t>
            </w:r>
          </w:p>
        </w:tc>
        <w:tc>
          <w:tcPr>
            <w:tcW w:w="1275" w:type="dxa"/>
            <w:tcBorders>
              <w:top w:val="single" w:sz="8" w:space="0" w:color="auto"/>
              <w:left w:val="single" w:sz="8" w:space="0" w:color="auto"/>
              <w:bottom w:val="single" w:sz="8" w:space="0" w:color="auto"/>
              <w:right w:val="single" w:sz="8" w:space="0" w:color="auto"/>
            </w:tcBorders>
            <w:vAlign w:val="center"/>
          </w:tcPr>
          <w:p w14:paraId="693ED9E3" w14:textId="38AC3B77" w:rsidR="2734314B" w:rsidRPr="002C6C11" w:rsidRDefault="2734314B" w:rsidP="2734314B">
            <w:pPr>
              <w:jc w:val="center"/>
              <w:rPr>
                <w:rFonts w:ascii="Montserrat" w:hAnsi="Montserrat"/>
              </w:rPr>
            </w:pPr>
            <w:r w:rsidRPr="002C6C11">
              <w:rPr>
                <w:rFonts w:ascii="Montserrat" w:hAnsi="Montserrat"/>
              </w:rPr>
              <w:t>MS3</w:t>
            </w:r>
          </w:p>
        </w:tc>
      </w:tr>
    </w:tbl>
    <w:p w14:paraId="2A8838AD" w14:textId="2903386F" w:rsidR="15EDD411" w:rsidRPr="002C6C11" w:rsidRDefault="15EDD411" w:rsidP="15EDD411">
      <w:pPr>
        <w:pStyle w:val="ParagraphText"/>
        <w:rPr>
          <w:rFonts w:eastAsia="Montserrat" w:cs="Montserrat"/>
          <w:b/>
        </w:rPr>
      </w:pPr>
    </w:p>
    <w:p w14:paraId="0C0485B3" w14:textId="77777777" w:rsidR="00D23F52" w:rsidRPr="002C6C11" w:rsidRDefault="00D23F52" w:rsidP="00D23F52">
      <w:pPr>
        <w:pStyle w:val="ParagraphText"/>
      </w:pPr>
    </w:p>
    <w:p w14:paraId="2489CF43" w14:textId="77777777" w:rsidR="00D23F52" w:rsidRPr="00CB317A" w:rsidRDefault="00D23F52" w:rsidP="00D23F52">
      <w:pPr>
        <w:pStyle w:val="Heading3"/>
      </w:pPr>
      <w:bookmarkStart w:id="398" w:name="_Toc823233747"/>
      <w:r>
        <w:t>6.4.4</w:t>
      </w:r>
      <w:r>
        <w:tab/>
        <w:t>Key results</w:t>
      </w:r>
      <w:bookmarkEnd w:id="398"/>
    </w:p>
    <w:p w14:paraId="55E10FC3" w14:textId="77777777" w:rsidR="00D23F52" w:rsidRPr="002C6C11" w:rsidRDefault="00D23F52" w:rsidP="00D23F52">
      <w:pPr>
        <w:pStyle w:val="ParagraphText"/>
      </w:pPr>
    </w:p>
    <w:p w14:paraId="36267E30" w14:textId="77777777" w:rsidR="00D23F52" w:rsidRPr="002C6C11" w:rsidRDefault="00D23F52" w:rsidP="00D23F52">
      <w:pPr>
        <w:pStyle w:val="ParagraphText"/>
      </w:pPr>
      <w:r w:rsidRPr="002C6C11">
        <w:t>TBD</w:t>
      </w:r>
    </w:p>
    <w:p w14:paraId="5A159B6C" w14:textId="77777777" w:rsidR="00D23F52" w:rsidRPr="002C6C11" w:rsidRDefault="00D23F52" w:rsidP="00D23F52">
      <w:pPr>
        <w:pStyle w:val="ParagraphText"/>
      </w:pPr>
    </w:p>
    <w:p w14:paraId="09F873CD" w14:textId="3C6C2226" w:rsidR="00D23F52" w:rsidRPr="00CB317A" w:rsidRDefault="00D23F52" w:rsidP="00D23F52">
      <w:pPr>
        <w:pStyle w:val="Heading2"/>
      </w:pPr>
      <w:bookmarkStart w:id="399" w:name="_Toc1623547886"/>
      <w:r>
        <w:t>6.5</w:t>
      </w:r>
      <w:r>
        <w:tab/>
        <w:t>Core Network Testbed – WP 6.3.11: Support of mandatory R-17 feature for MBS within the Core Network</w:t>
      </w:r>
      <w:bookmarkEnd w:id="399"/>
    </w:p>
    <w:p w14:paraId="1B7F32BA" w14:textId="77777777" w:rsidR="00D23F52" w:rsidRPr="00CB317A" w:rsidRDefault="00D23F52" w:rsidP="00D23F52">
      <w:pPr>
        <w:pStyle w:val="ParagraphText"/>
      </w:pPr>
    </w:p>
    <w:p w14:paraId="79C9C655" w14:textId="49C7F17F" w:rsidR="00D23F52" w:rsidRPr="00CB317A" w:rsidRDefault="00D23F52" w:rsidP="00D23F52">
      <w:pPr>
        <w:pStyle w:val="Heading3"/>
      </w:pPr>
      <w:bookmarkStart w:id="400" w:name="_Toc105882908"/>
      <w:r>
        <w:t>6.5.1</w:t>
      </w:r>
      <w:r>
        <w:tab/>
        <w:t>High-level description of the test plan</w:t>
      </w:r>
      <w:bookmarkEnd w:id="400"/>
    </w:p>
    <w:p w14:paraId="4CCAB6FF" w14:textId="17614A0A" w:rsidR="00D23F52" w:rsidRPr="00CB317A" w:rsidRDefault="00D23F52" w:rsidP="00D23F52">
      <w:pPr>
        <w:pStyle w:val="ParagraphText"/>
      </w:pPr>
    </w:p>
    <w:p w14:paraId="23DF5272" w14:textId="68138B9B" w:rsidR="00D23F52" w:rsidRPr="002C6C11" w:rsidRDefault="00D23F52" w:rsidP="00D23F52">
      <w:pPr>
        <w:pStyle w:val="ParagraphText"/>
      </w:pPr>
      <w:r w:rsidRPr="00CB317A">
        <w:t xml:space="preserve">The validation testbed of MBS features </w:t>
      </w:r>
      <w:r w:rsidRPr="002C6C11">
        <w:t>of the R17/18 SnT 5G network will be built based on the development and implementation of the feature in an agile environment. Each individual function will be developed with a set of features to add for each iteration until reaching internal milestones and then major 5G-EMERGE milestones. SnT uses modern DevOps techniques with an automated CI/CD pipeline to develop, integrate, and deploy individual 5G NF. Internal automation tools also constantly monitor the status of the Core and automate the development and integration of each function inside the global Core Network.</w:t>
      </w:r>
    </w:p>
    <w:p w14:paraId="4CAFE5B8" w14:textId="77777777" w:rsidR="00D23F52" w:rsidRPr="002C6C11" w:rsidRDefault="00D23F52" w:rsidP="00D23F52">
      <w:pPr>
        <w:pStyle w:val="ParagraphText"/>
      </w:pPr>
    </w:p>
    <w:p w14:paraId="130C9F09" w14:textId="77777777" w:rsidR="00D23F52" w:rsidRPr="002C6C11" w:rsidRDefault="00D23F52" w:rsidP="00D23F52">
      <w:pPr>
        <w:pStyle w:val="ParagraphText"/>
      </w:pPr>
    </w:p>
    <w:p w14:paraId="663DD1EB" w14:textId="77777777" w:rsidR="00D23F52" w:rsidRPr="00CB317A" w:rsidRDefault="00D23F52" w:rsidP="00D23F52">
      <w:pPr>
        <w:pStyle w:val="Heading3"/>
      </w:pPr>
      <w:bookmarkStart w:id="401" w:name="_Toc1170406804"/>
      <w:r>
        <w:t xml:space="preserve">6.5.2 </w:t>
      </w:r>
      <w:r>
        <w:tab/>
        <w:t>Test bed and setup</w:t>
      </w:r>
      <w:bookmarkEnd w:id="401"/>
    </w:p>
    <w:p w14:paraId="6CAB004E" w14:textId="334C00E5" w:rsidR="00D23F52" w:rsidRPr="002C6C11" w:rsidRDefault="00D23F52" w:rsidP="00D23F52">
      <w:pPr>
        <w:pStyle w:val="ParagraphText"/>
        <w:spacing w:before="120"/>
      </w:pPr>
      <w:r w:rsidRPr="002C6C11">
        <w:t xml:space="preserve">The validation testbed for the 5G MBS functionalities in the Core Network will be built incrementally based on the architecture in </w:t>
      </w:r>
      <w:r w:rsidR="00CE51D4">
        <w:rPr>
          <w:highlight w:val="yellow"/>
        </w:rPr>
        <w:fldChar w:fldCharType="begin"/>
      </w:r>
      <w:r w:rsidR="00CE51D4" w:rsidRPr="002C6C11">
        <w:instrText xml:space="preserve"> REF _Ref221885558 \h </w:instrText>
      </w:r>
      <w:r w:rsidR="00CE51D4">
        <w:rPr>
          <w:highlight w:val="yellow"/>
        </w:rPr>
      </w:r>
      <w:r w:rsidR="00CE51D4">
        <w:rPr>
          <w:highlight w:val="yellow"/>
        </w:rPr>
        <w:fldChar w:fldCharType="separate"/>
      </w:r>
      <w:r w:rsidR="00CE51D4" w:rsidRPr="00CE51D4">
        <w:t xml:space="preserve">Figure </w:t>
      </w:r>
      <w:r w:rsidR="00CE51D4">
        <w:rPr>
          <w:noProof/>
        </w:rPr>
        <w:t>30</w:t>
      </w:r>
      <w:r w:rsidR="00CE51D4">
        <w:rPr>
          <w:highlight w:val="yellow"/>
        </w:rPr>
        <w:fldChar w:fldCharType="end"/>
      </w:r>
      <w:r w:rsidRPr="002C6C11">
        <w:t>.</w:t>
      </w:r>
    </w:p>
    <w:p w14:paraId="0757B97E" w14:textId="77777777" w:rsidR="00380169" w:rsidRPr="002C6C11" w:rsidRDefault="00D23F52" w:rsidP="008114EB">
      <w:pPr>
        <w:keepNext/>
        <w:ind w:firstLine="1"/>
        <w:rPr>
          <w:rFonts w:ascii="Montserrat" w:hAnsi="Montserrat"/>
          <w:color w:val="auto"/>
        </w:rPr>
      </w:pPr>
      <w:r w:rsidRPr="002C6C11">
        <w:rPr>
          <w:rFonts w:ascii="Montserrat" w:hAnsi="Montserrat"/>
          <w:noProof/>
          <w:color w:val="auto"/>
        </w:rPr>
        <w:drawing>
          <wp:inline distT="0" distB="0" distL="0" distR="0" wp14:anchorId="31781EC4" wp14:editId="68410890">
            <wp:extent cx="5731510" cy="3786505"/>
            <wp:effectExtent l="0" t="0" r="2540" b="0"/>
            <wp:docPr id="3"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uter screen shot of a computer&#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31510" cy="3786505"/>
                    </a:xfrm>
                    <a:prstGeom prst="rect">
                      <a:avLst/>
                    </a:prstGeom>
                    <a:noFill/>
                    <a:ln>
                      <a:noFill/>
                    </a:ln>
                  </pic:spPr>
                </pic:pic>
              </a:graphicData>
            </a:graphic>
          </wp:inline>
        </w:drawing>
      </w:r>
    </w:p>
    <w:p w14:paraId="7737ABAA" w14:textId="2FA645AC" w:rsidR="00D23F52" w:rsidRPr="002C6C11" w:rsidRDefault="00380169" w:rsidP="00CE51D4">
      <w:pPr>
        <w:jc w:val="center"/>
        <w:rPr>
          <w:rFonts w:ascii="Montserrat" w:hAnsi="Montserrat"/>
          <w:color w:val="auto"/>
          <w:sz w:val="18"/>
          <w:szCs w:val="18"/>
        </w:rPr>
      </w:pPr>
      <w:bookmarkStart w:id="402" w:name="_Ref221885558"/>
      <w:bookmarkStart w:id="403" w:name="_Toc221886666"/>
      <w:r w:rsidRPr="002C6C11">
        <w:rPr>
          <w:rFonts w:ascii="Montserrat" w:hAnsi="Montserrat"/>
          <w:color w:val="auto"/>
          <w:sz w:val="18"/>
          <w:szCs w:val="18"/>
        </w:rPr>
        <w:t xml:space="preserve">Figure </w:t>
      </w:r>
      <w:r w:rsidRPr="002C6C11">
        <w:rPr>
          <w:rFonts w:ascii="Montserrat" w:hAnsi="Montserrat"/>
          <w:color w:val="auto"/>
          <w:sz w:val="18"/>
          <w:szCs w:val="18"/>
        </w:rPr>
        <w:fldChar w:fldCharType="begin"/>
      </w:r>
      <w:r w:rsidRPr="002C6C11">
        <w:rPr>
          <w:rFonts w:ascii="Montserrat" w:hAnsi="Montserrat"/>
          <w:color w:val="auto"/>
          <w:sz w:val="18"/>
          <w:szCs w:val="18"/>
        </w:rPr>
        <w:instrText xml:space="preserve"> SEQ Figure \* ARABIC </w:instrText>
      </w:r>
      <w:r w:rsidRPr="002C6C11">
        <w:rPr>
          <w:rFonts w:ascii="Montserrat" w:hAnsi="Montserrat"/>
          <w:color w:val="auto"/>
          <w:sz w:val="18"/>
          <w:szCs w:val="18"/>
        </w:rPr>
        <w:fldChar w:fldCharType="separate"/>
      </w:r>
      <w:r w:rsidR="00DB3A2A">
        <w:rPr>
          <w:rFonts w:ascii="Montserrat" w:hAnsi="Montserrat"/>
          <w:noProof/>
          <w:color w:val="auto"/>
          <w:sz w:val="18"/>
          <w:szCs w:val="18"/>
        </w:rPr>
        <w:t>30</w:t>
      </w:r>
      <w:r w:rsidRPr="002C6C11">
        <w:rPr>
          <w:rFonts w:ascii="Montserrat" w:hAnsi="Montserrat"/>
          <w:color w:val="auto"/>
          <w:sz w:val="18"/>
          <w:szCs w:val="18"/>
        </w:rPr>
        <w:fldChar w:fldCharType="end"/>
      </w:r>
      <w:bookmarkEnd w:id="402"/>
      <w:r w:rsidRPr="002C6C11">
        <w:rPr>
          <w:rFonts w:ascii="Montserrat" w:hAnsi="Montserrat"/>
          <w:color w:val="auto"/>
          <w:sz w:val="18"/>
          <w:szCs w:val="18"/>
        </w:rPr>
        <w:t>: MBS Enabled R17/R18 5G Network</w:t>
      </w:r>
      <w:bookmarkEnd w:id="403"/>
    </w:p>
    <w:p w14:paraId="76FEE825" w14:textId="77777777" w:rsidR="00D23F52" w:rsidRPr="002C6C11" w:rsidRDefault="00D23F52" w:rsidP="00D23F52">
      <w:pPr>
        <w:pStyle w:val="ParagraphText"/>
      </w:pPr>
    </w:p>
    <w:p w14:paraId="2C1CD4C5" w14:textId="77777777" w:rsidR="00D23F52" w:rsidRPr="00CB317A" w:rsidRDefault="00D23F52" w:rsidP="00D23F52">
      <w:pPr>
        <w:pStyle w:val="Heading3"/>
      </w:pPr>
      <w:bookmarkStart w:id="404" w:name="_Toc623251691"/>
      <w:r>
        <w:t xml:space="preserve">6.5.3 </w:t>
      </w:r>
      <w:r>
        <w:tab/>
        <w:t>Validation methodology</w:t>
      </w:r>
      <w:bookmarkEnd w:id="404"/>
    </w:p>
    <w:p w14:paraId="691B50D2" w14:textId="77777777" w:rsidR="00D23F52" w:rsidRPr="002C6C11" w:rsidRDefault="00D23F52" w:rsidP="00D23F52">
      <w:pPr>
        <w:pStyle w:val="ParagraphText"/>
      </w:pPr>
    </w:p>
    <w:tbl>
      <w:tblPr>
        <w:tblW w:w="9345" w:type="dxa"/>
        <w:tblLayout w:type="fixed"/>
        <w:tblLook w:val="04A0" w:firstRow="1" w:lastRow="0" w:firstColumn="1" w:lastColumn="0" w:noHBand="0" w:noVBand="1"/>
      </w:tblPr>
      <w:tblGrid>
        <w:gridCol w:w="988"/>
        <w:gridCol w:w="2407"/>
        <w:gridCol w:w="1842"/>
        <w:gridCol w:w="1700"/>
        <w:gridCol w:w="1275"/>
        <w:gridCol w:w="1133"/>
      </w:tblGrid>
      <w:tr w:rsidR="008114EB" w:rsidRPr="00C80238" w14:paraId="11ACE803" w14:textId="77777777">
        <w:tc>
          <w:tcPr>
            <w:tcW w:w="988"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57F87E86" w14:textId="77777777" w:rsidR="00D23F52" w:rsidRPr="002C6C11" w:rsidRDefault="00D23F52">
            <w:pPr>
              <w:pStyle w:val="ParagraphText"/>
            </w:pPr>
            <w:r w:rsidRPr="002C6C11">
              <w:t>NF</w:t>
            </w:r>
          </w:p>
        </w:tc>
        <w:tc>
          <w:tcPr>
            <w:tcW w:w="2407"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731ACCA5" w14:textId="77777777" w:rsidR="00D23F52" w:rsidRPr="002C6C11" w:rsidRDefault="00D23F52">
            <w:pPr>
              <w:pStyle w:val="ParagraphText"/>
            </w:pPr>
            <w:r w:rsidRPr="002C6C11">
              <w:t>Interfaces</w:t>
            </w:r>
          </w:p>
        </w:tc>
        <w:tc>
          <w:tcPr>
            <w:tcW w:w="1842"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6629BA58" w14:textId="77777777" w:rsidR="00D23F52" w:rsidRPr="002C6C11" w:rsidRDefault="00D23F52">
            <w:pPr>
              <w:pStyle w:val="ParagraphText"/>
            </w:pPr>
            <w:r w:rsidRPr="002C6C11">
              <w:t>Endpoint</w:t>
            </w:r>
          </w:p>
        </w:tc>
        <w:tc>
          <w:tcPr>
            <w:tcW w:w="1700"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69DEAB17" w14:textId="77777777" w:rsidR="00D23F52" w:rsidRPr="002C6C11" w:rsidRDefault="00D23F52">
            <w:pPr>
              <w:pStyle w:val="ParagraphText"/>
            </w:pPr>
            <w:r w:rsidRPr="002C6C11">
              <w:t>Method</w:t>
            </w:r>
          </w:p>
        </w:tc>
        <w:tc>
          <w:tcPr>
            <w:tcW w:w="1275"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1E568B7E" w14:textId="77777777" w:rsidR="00D23F52" w:rsidRPr="002C6C11" w:rsidRDefault="00D23F52">
            <w:pPr>
              <w:pStyle w:val="ParagraphText"/>
            </w:pPr>
            <w:r w:rsidRPr="002C6C11">
              <w:t>Target Milestone</w:t>
            </w:r>
          </w:p>
        </w:tc>
        <w:tc>
          <w:tcPr>
            <w:tcW w:w="1133" w:type="dxa"/>
            <w:tcBorders>
              <w:top w:val="single" w:sz="4" w:space="0" w:color="auto"/>
              <w:left w:val="single" w:sz="4" w:space="0" w:color="auto"/>
              <w:bottom w:val="single" w:sz="4" w:space="0" w:color="auto"/>
              <w:right w:val="single" w:sz="4" w:space="0" w:color="auto"/>
            </w:tcBorders>
            <w:shd w:val="clear" w:color="auto" w:fill="153D63" w:themeFill="text2" w:themeFillTint="E6"/>
            <w:hideMark/>
          </w:tcPr>
          <w:p w14:paraId="79321718" w14:textId="77777777" w:rsidR="00D23F52" w:rsidRPr="002C6C11" w:rsidRDefault="00D23F52">
            <w:pPr>
              <w:pStyle w:val="ParagraphText"/>
            </w:pPr>
            <w:r w:rsidRPr="002C6C11">
              <w:t>REST</w:t>
            </w:r>
          </w:p>
        </w:tc>
      </w:tr>
      <w:tr w:rsidR="008114EB" w:rsidRPr="00C80238" w14:paraId="0E1A9981" w14:textId="77777777">
        <w:trPr>
          <w:trHeight w:val="138"/>
        </w:trPr>
        <w:tc>
          <w:tcPr>
            <w:tcW w:w="988" w:type="dxa"/>
            <w:vMerge w:val="restart"/>
            <w:tcBorders>
              <w:top w:val="single" w:sz="4" w:space="0" w:color="auto"/>
              <w:left w:val="single" w:sz="4" w:space="0" w:color="auto"/>
              <w:bottom w:val="single" w:sz="4" w:space="0" w:color="auto"/>
              <w:right w:val="single" w:sz="4" w:space="0" w:color="auto"/>
            </w:tcBorders>
            <w:vAlign w:val="center"/>
            <w:hideMark/>
          </w:tcPr>
          <w:p w14:paraId="314D6AF8" w14:textId="77777777" w:rsidR="00D23F52" w:rsidRPr="002C6C11" w:rsidRDefault="00D23F52">
            <w:pPr>
              <w:pStyle w:val="ParagraphText"/>
            </w:pPr>
            <w:r w:rsidRPr="002C6C11">
              <w:t>AMF</w:t>
            </w:r>
          </w:p>
        </w:tc>
        <w:tc>
          <w:tcPr>
            <w:tcW w:w="2407" w:type="dxa"/>
            <w:vMerge w:val="restart"/>
            <w:tcBorders>
              <w:top w:val="single" w:sz="4" w:space="0" w:color="auto"/>
              <w:left w:val="single" w:sz="4" w:space="0" w:color="auto"/>
              <w:bottom w:val="single" w:sz="4" w:space="0" w:color="auto"/>
              <w:right w:val="single" w:sz="4" w:space="0" w:color="auto"/>
            </w:tcBorders>
            <w:vAlign w:val="center"/>
            <w:hideMark/>
          </w:tcPr>
          <w:p w14:paraId="020D888F" w14:textId="77777777" w:rsidR="00D23F52" w:rsidRPr="00CB317A" w:rsidRDefault="00D23F52">
            <w:pPr>
              <w:pStyle w:val="ParagraphText"/>
            </w:pPr>
            <w:r w:rsidRPr="002C6C11">
              <w:t>Namf_MBSBroadcast (/namf-mbs-bc/v1)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C3C8EF8" w14:textId="77777777" w:rsidR="00D23F52" w:rsidRPr="00CB317A" w:rsidRDefault="00D23F52">
            <w:pPr>
              <w:pStyle w:val="ParagraphText"/>
            </w:pPr>
            <w:r w:rsidRPr="002C6C11">
              <w:t>/mbs-contexts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1A45A2B4"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7C7F9F5D"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4711BA08" w14:textId="77777777" w:rsidR="00D23F52" w:rsidRPr="002C6C11" w:rsidRDefault="00D23F52">
            <w:pPr>
              <w:pStyle w:val="ParagraphText"/>
            </w:pPr>
            <w:r w:rsidRPr="002C6C11">
              <w:t>Pass</w:t>
            </w:r>
          </w:p>
        </w:tc>
      </w:tr>
      <w:tr w:rsidR="008114EB" w:rsidRPr="00C80238" w14:paraId="2952DB75" w14:textId="77777777" w:rsidTr="7FDC509E">
        <w:trPr>
          <w:trHeight w:val="138"/>
        </w:trPr>
        <w:tc>
          <w:tcPr>
            <w:tcW w:w="988" w:type="dxa"/>
            <w:vMerge/>
            <w:vAlign w:val="center"/>
            <w:hideMark/>
          </w:tcPr>
          <w:p w14:paraId="2D7FA01D" w14:textId="77777777" w:rsidR="00D23F52" w:rsidRPr="002C6C11" w:rsidRDefault="00D23F52">
            <w:pPr>
              <w:rPr>
                <w:rFonts w:ascii="Montserrat" w:hAnsi="Montserrat"/>
                <w:color w:val="auto"/>
                <w:sz w:val="18"/>
                <w:szCs w:val="18"/>
              </w:rPr>
            </w:pPr>
          </w:p>
        </w:tc>
        <w:tc>
          <w:tcPr>
            <w:tcW w:w="2407" w:type="dxa"/>
            <w:vMerge/>
            <w:vAlign w:val="center"/>
            <w:hideMark/>
          </w:tcPr>
          <w:p w14:paraId="142E3F7F"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D469F23" w14:textId="77777777" w:rsidR="00D23F52" w:rsidRPr="00CB317A" w:rsidRDefault="00D23F52">
            <w:pPr>
              <w:pStyle w:val="ParagraphText"/>
            </w:pPr>
            <w:r w:rsidRPr="002C6C11">
              <w:t>/mbs-contexts/{mbsContextRef}</w:t>
            </w:r>
          </w:p>
        </w:tc>
        <w:tc>
          <w:tcPr>
            <w:tcW w:w="1700" w:type="dxa"/>
            <w:tcBorders>
              <w:top w:val="single" w:sz="4" w:space="0" w:color="auto"/>
              <w:left w:val="single" w:sz="4" w:space="0" w:color="auto"/>
              <w:bottom w:val="single" w:sz="4" w:space="0" w:color="auto"/>
              <w:right w:val="single" w:sz="4" w:space="0" w:color="auto"/>
            </w:tcBorders>
            <w:vAlign w:val="center"/>
            <w:hideMark/>
          </w:tcPr>
          <w:p w14:paraId="2953DDCE" w14:textId="77777777" w:rsidR="00D23F52" w:rsidRPr="002C6C11" w:rsidRDefault="00D23F52">
            <w:pPr>
              <w:pStyle w:val="ParagraphText"/>
            </w:pPr>
            <w:r w:rsidRPr="002C6C11">
              <w:t>DELETE</w:t>
            </w:r>
          </w:p>
        </w:tc>
        <w:tc>
          <w:tcPr>
            <w:tcW w:w="1275" w:type="dxa"/>
            <w:tcBorders>
              <w:top w:val="single" w:sz="4" w:space="0" w:color="auto"/>
              <w:left w:val="single" w:sz="4" w:space="0" w:color="auto"/>
              <w:bottom w:val="single" w:sz="4" w:space="0" w:color="auto"/>
              <w:right w:val="single" w:sz="4" w:space="0" w:color="auto"/>
            </w:tcBorders>
            <w:hideMark/>
          </w:tcPr>
          <w:p w14:paraId="1170E462"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32F62E16" w14:textId="77777777" w:rsidR="00D23F52" w:rsidRPr="002C6C11" w:rsidRDefault="00D23F52">
            <w:pPr>
              <w:pStyle w:val="ParagraphText"/>
            </w:pPr>
            <w:r w:rsidRPr="002C6C11">
              <w:t>Pass</w:t>
            </w:r>
          </w:p>
        </w:tc>
      </w:tr>
      <w:tr w:rsidR="008114EB" w:rsidRPr="00C80238" w14:paraId="515A2A3A" w14:textId="77777777" w:rsidTr="7FDC509E">
        <w:trPr>
          <w:trHeight w:val="138"/>
        </w:trPr>
        <w:tc>
          <w:tcPr>
            <w:tcW w:w="988" w:type="dxa"/>
            <w:vMerge/>
            <w:vAlign w:val="center"/>
            <w:hideMark/>
          </w:tcPr>
          <w:p w14:paraId="6AB9ECB2" w14:textId="77777777" w:rsidR="00D23F52" w:rsidRPr="002C6C11" w:rsidRDefault="00D23F52">
            <w:pPr>
              <w:rPr>
                <w:rFonts w:ascii="Montserrat" w:hAnsi="Montserrat"/>
                <w:color w:val="auto"/>
                <w:sz w:val="18"/>
                <w:szCs w:val="18"/>
              </w:rPr>
            </w:pPr>
          </w:p>
        </w:tc>
        <w:tc>
          <w:tcPr>
            <w:tcW w:w="2407" w:type="dxa"/>
            <w:vMerge/>
            <w:vAlign w:val="center"/>
            <w:hideMark/>
          </w:tcPr>
          <w:p w14:paraId="79BA56A8"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7C9B5DBE" w14:textId="77777777" w:rsidR="00D23F52" w:rsidRPr="002C6C11" w:rsidRDefault="00D23F52">
            <w:pPr>
              <w:pStyle w:val="ParagraphText"/>
            </w:pPr>
            <w:r w:rsidRPr="002C6C11">
              <w:t>/mbs-contexts/{mbsContextRef}/update</w:t>
            </w:r>
          </w:p>
        </w:tc>
        <w:tc>
          <w:tcPr>
            <w:tcW w:w="1700" w:type="dxa"/>
            <w:tcBorders>
              <w:top w:val="single" w:sz="4" w:space="0" w:color="auto"/>
              <w:left w:val="single" w:sz="4" w:space="0" w:color="auto"/>
              <w:bottom w:val="single" w:sz="4" w:space="0" w:color="auto"/>
              <w:right w:val="single" w:sz="4" w:space="0" w:color="auto"/>
            </w:tcBorders>
            <w:vAlign w:val="center"/>
            <w:hideMark/>
          </w:tcPr>
          <w:p w14:paraId="6F6845D2"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0E4B769D"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0012191D" w14:textId="77777777" w:rsidR="00D23F52" w:rsidRPr="002C6C11" w:rsidRDefault="00D23F52">
            <w:pPr>
              <w:pStyle w:val="ParagraphText"/>
            </w:pPr>
            <w:r w:rsidRPr="002C6C11">
              <w:t>Pass</w:t>
            </w:r>
          </w:p>
        </w:tc>
      </w:tr>
      <w:tr w:rsidR="008114EB" w:rsidRPr="00C80238" w14:paraId="5F8CC65E" w14:textId="77777777" w:rsidTr="7FDC509E">
        <w:trPr>
          <w:trHeight w:val="115"/>
        </w:trPr>
        <w:tc>
          <w:tcPr>
            <w:tcW w:w="988" w:type="dxa"/>
            <w:vMerge/>
            <w:vAlign w:val="center"/>
            <w:hideMark/>
          </w:tcPr>
          <w:p w14:paraId="0B12D1DC" w14:textId="77777777" w:rsidR="00D23F52" w:rsidRPr="002C6C11" w:rsidRDefault="00D23F52">
            <w:pPr>
              <w:rPr>
                <w:rFonts w:ascii="Montserrat" w:hAnsi="Montserrat"/>
                <w:color w:val="auto"/>
                <w:sz w:val="18"/>
                <w:szCs w:val="18"/>
              </w:rPr>
            </w:pPr>
          </w:p>
        </w:tc>
        <w:tc>
          <w:tcPr>
            <w:tcW w:w="2407" w:type="dxa"/>
            <w:tcBorders>
              <w:top w:val="single" w:sz="4" w:space="0" w:color="auto"/>
              <w:left w:val="single" w:sz="4" w:space="0" w:color="auto"/>
              <w:bottom w:val="single" w:sz="4" w:space="0" w:color="auto"/>
              <w:right w:val="single" w:sz="4" w:space="0" w:color="auto"/>
            </w:tcBorders>
            <w:vAlign w:val="center"/>
            <w:hideMark/>
          </w:tcPr>
          <w:p w14:paraId="6C099D6A" w14:textId="77777777" w:rsidR="00D23F52" w:rsidRPr="002C6C11" w:rsidRDefault="00D23F52">
            <w:pPr>
              <w:pStyle w:val="ParagraphText"/>
            </w:pPr>
            <w:r w:rsidRPr="002C6C11">
              <w:t>Namf_MBSCommunication (/namf-mbs-comm/v1)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7E8EA10" w14:textId="77777777" w:rsidR="00D23F52" w:rsidRPr="002C6C11" w:rsidRDefault="00D23F52">
            <w:pPr>
              <w:pStyle w:val="ParagraphText"/>
            </w:pPr>
            <w:r w:rsidRPr="002C6C11">
              <w:t>/n2-messages/transfer</w:t>
            </w:r>
          </w:p>
        </w:tc>
        <w:tc>
          <w:tcPr>
            <w:tcW w:w="1700" w:type="dxa"/>
            <w:tcBorders>
              <w:top w:val="single" w:sz="4" w:space="0" w:color="auto"/>
              <w:left w:val="single" w:sz="4" w:space="0" w:color="auto"/>
              <w:bottom w:val="single" w:sz="4" w:space="0" w:color="auto"/>
              <w:right w:val="single" w:sz="4" w:space="0" w:color="auto"/>
            </w:tcBorders>
            <w:vAlign w:val="center"/>
            <w:hideMark/>
          </w:tcPr>
          <w:p w14:paraId="4D6839B5"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327AC30D"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2A998B96" w14:textId="77777777" w:rsidR="00D23F52" w:rsidRPr="002C6C11" w:rsidRDefault="00D23F52">
            <w:pPr>
              <w:pStyle w:val="ParagraphText"/>
            </w:pPr>
            <w:r w:rsidRPr="002C6C11">
              <w:t>Pass</w:t>
            </w:r>
          </w:p>
        </w:tc>
      </w:tr>
      <w:tr w:rsidR="008114EB" w:rsidRPr="00C80238" w14:paraId="339CE2AF" w14:textId="77777777">
        <w:trPr>
          <w:trHeight w:val="115"/>
        </w:trPr>
        <w:tc>
          <w:tcPr>
            <w:tcW w:w="988" w:type="dxa"/>
            <w:tcBorders>
              <w:top w:val="single" w:sz="4" w:space="0" w:color="auto"/>
              <w:left w:val="single" w:sz="4" w:space="0" w:color="auto"/>
              <w:bottom w:val="single" w:sz="4" w:space="0" w:color="auto"/>
              <w:right w:val="single" w:sz="4" w:space="0" w:color="auto"/>
            </w:tcBorders>
            <w:vAlign w:val="center"/>
            <w:hideMark/>
          </w:tcPr>
          <w:p w14:paraId="36A2EBED" w14:textId="77777777" w:rsidR="00D23F52" w:rsidRPr="002C6C11" w:rsidRDefault="00D23F52">
            <w:pPr>
              <w:pStyle w:val="ParagraphText"/>
            </w:pPr>
            <w:r w:rsidRPr="002C6C11">
              <w:t>UDM</w:t>
            </w:r>
          </w:p>
        </w:tc>
        <w:tc>
          <w:tcPr>
            <w:tcW w:w="2407" w:type="dxa"/>
            <w:tcBorders>
              <w:top w:val="single" w:sz="4" w:space="0" w:color="auto"/>
              <w:left w:val="single" w:sz="4" w:space="0" w:color="auto"/>
              <w:bottom w:val="single" w:sz="4" w:space="0" w:color="auto"/>
              <w:right w:val="single" w:sz="4" w:space="0" w:color="auto"/>
            </w:tcBorders>
            <w:vAlign w:val="center"/>
            <w:hideMark/>
          </w:tcPr>
          <w:p w14:paraId="2341AC88" w14:textId="77777777" w:rsidR="00D23F52" w:rsidRPr="00D651E7" w:rsidRDefault="00D23F52">
            <w:pPr>
              <w:pStyle w:val="ParagraphText"/>
              <w:rPr>
                <w:lang w:val="de-DE"/>
              </w:rPr>
            </w:pPr>
            <w:r w:rsidRPr="00D651E7">
              <w:rPr>
                <w:lang w:val="de-DE"/>
              </w:rPr>
              <w:t>Nudm_SDM (/nudm-sdm/v2)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984912F" w14:textId="77777777" w:rsidR="00D23F52" w:rsidRPr="00CB317A" w:rsidRDefault="00D23F52">
            <w:pPr>
              <w:pStyle w:val="ParagraphText"/>
            </w:pPr>
            <w:r w:rsidRPr="002C6C11">
              <w:t>{supi}/5mbs-data</w:t>
            </w:r>
          </w:p>
        </w:tc>
        <w:tc>
          <w:tcPr>
            <w:tcW w:w="1700" w:type="dxa"/>
            <w:tcBorders>
              <w:top w:val="single" w:sz="4" w:space="0" w:color="auto"/>
              <w:left w:val="single" w:sz="4" w:space="0" w:color="auto"/>
              <w:bottom w:val="single" w:sz="4" w:space="0" w:color="auto"/>
              <w:right w:val="single" w:sz="4" w:space="0" w:color="auto"/>
            </w:tcBorders>
            <w:vAlign w:val="center"/>
            <w:hideMark/>
          </w:tcPr>
          <w:p w14:paraId="5DC27F41" w14:textId="77777777" w:rsidR="00D23F52" w:rsidRPr="002C6C11" w:rsidRDefault="00D23F52">
            <w:pPr>
              <w:pStyle w:val="ParagraphText"/>
            </w:pPr>
            <w:r w:rsidRPr="002C6C11">
              <w:t>GET</w:t>
            </w:r>
          </w:p>
        </w:tc>
        <w:tc>
          <w:tcPr>
            <w:tcW w:w="1275" w:type="dxa"/>
            <w:tcBorders>
              <w:top w:val="single" w:sz="4" w:space="0" w:color="auto"/>
              <w:left w:val="single" w:sz="4" w:space="0" w:color="auto"/>
              <w:bottom w:val="single" w:sz="4" w:space="0" w:color="auto"/>
              <w:right w:val="single" w:sz="4" w:space="0" w:color="auto"/>
            </w:tcBorders>
            <w:hideMark/>
          </w:tcPr>
          <w:p w14:paraId="0998CFE3"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466BE0D3" w14:textId="77777777" w:rsidR="00D23F52" w:rsidRPr="002C6C11" w:rsidRDefault="00D23F52">
            <w:pPr>
              <w:pStyle w:val="ParagraphText"/>
            </w:pPr>
            <w:r w:rsidRPr="002C6C11">
              <w:t>Pass</w:t>
            </w:r>
          </w:p>
        </w:tc>
      </w:tr>
      <w:tr w:rsidR="008114EB" w:rsidRPr="00C80238" w14:paraId="38373041" w14:textId="77777777">
        <w:trPr>
          <w:trHeight w:val="154"/>
        </w:trPr>
        <w:tc>
          <w:tcPr>
            <w:tcW w:w="988" w:type="dxa"/>
            <w:vMerge w:val="restart"/>
            <w:tcBorders>
              <w:top w:val="single" w:sz="4" w:space="0" w:color="auto"/>
              <w:left w:val="single" w:sz="4" w:space="0" w:color="auto"/>
              <w:bottom w:val="single" w:sz="4" w:space="0" w:color="auto"/>
              <w:right w:val="single" w:sz="4" w:space="0" w:color="auto"/>
            </w:tcBorders>
            <w:vAlign w:val="center"/>
            <w:hideMark/>
          </w:tcPr>
          <w:p w14:paraId="24B119DC" w14:textId="77777777" w:rsidR="00D23F52" w:rsidRPr="002C6C11" w:rsidRDefault="00D23F52">
            <w:pPr>
              <w:pStyle w:val="ParagraphText"/>
            </w:pPr>
            <w:r w:rsidRPr="002C6C11">
              <w:t>PCF</w:t>
            </w:r>
          </w:p>
        </w:tc>
        <w:tc>
          <w:tcPr>
            <w:tcW w:w="2407" w:type="dxa"/>
            <w:vMerge w:val="restart"/>
            <w:tcBorders>
              <w:top w:val="single" w:sz="4" w:space="0" w:color="auto"/>
              <w:left w:val="single" w:sz="4" w:space="0" w:color="auto"/>
              <w:bottom w:val="single" w:sz="4" w:space="0" w:color="auto"/>
              <w:right w:val="single" w:sz="4" w:space="0" w:color="auto"/>
            </w:tcBorders>
            <w:vAlign w:val="center"/>
            <w:hideMark/>
          </w:tcPr>
          <w:p w14:paraId="3939CEEF" w14:textId="77777777" w:rsidR="00D23F52" w:rsidRPr="00CB317A" w:rsidRDefault="00D23F52">
            <w:pPr>
              <w:pStyle w:val="ParagraphText"/>
            </w:pPr>
            <w:r w:rsidRPr="002C6C11">
              <w:t>Npcf_MBSPolicyAuthorization (/npcf-mbspolicyauth/v1)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9C481A2" w14:textId="77777777" w:rsidR="00D23F52" w:rsidRPr="00CB317A" w:rsidRDefault="00D23F52">
            <w:pPr>
              <w:pStyle w:val="ParagraphText"/>
            </w:pPr>
            <w:r w:rsidRPr="002C6C11">
              <w:t>/contexts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02AE29C1"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6E847500"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6A89816D" w14:textId="77777777" w:rsidR="00D23F52" w:rsidRPr="002C6C11" w:rsidRDefault="00D23F52">
            <w:pPr>
              <w:pStyle w:val="ParagraphText"/>
            </w:pPr>
            <w:r w:rsidRPr="002C6C11">
              <w:t>Pass</w:t>
            </w:r>
          </w:p>
        </w:tc>
      </w:tr>
      <w:tr w:rsidR="008114EB" w:rsidRPr="00C80238" w14:paraId="4928443E" w14:textId="77777777" w:rsidTr="7FDC509E">
        <w:trPr>
          <w:trHeight w:val="153"/>
        </w:trPr>
        <w:tc>
          <w:tcPr>
            <w:tcW w:w="988" w:type="dxa"/>
            <w:vMerge/>
            <w:vAlign w:val="center"/>
            <w:hideMark/>
          </w:tcPr>
          <w:p w14:paraId="3842F88B" w14:textId="77777777" w:rsidR="00D23F52" w:rsidRPr="002C6C11" w:rsidRDefault="00D23F52">
            <w:pPr>
              <w:rPr>
                <w:rFonts w:ascii="Montserrat" w:hAnsi="Montserrat"/>
                <w:color w:val="auto"/>
                <w:sz w:val="18"/>
                <w:szCs w:val="18"/>
              </w:rPr>
            </w:pPr>
          </w:p>
        </w:tc>
        <w:tc>
          <w:tcPr>
            <w:tcW w:w="2407" w:type="dxa"/>
            <w:vMerge/>
            <w:vAlign w:val="center"/>
            <w:hideMark/>
          </w:tcPr>
          <w:p w14:paraId="7C45B88C"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19C5BAB6" w14:textId="77777777" w:rsidR="00D23F52" w:rsidRPr="00CB317A" w:rsidRDefault="00D23F52">
            <w:pPr>
              <w:pStyle w:val="ParagraphText"/>
            </w:pPr>
            <w:r w:rsidRPr="002C6C11">
              <w:t>/contexts/{contextId}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5198A8AA" w14:textId="77777777" w:rsidR="00D23F52" w:rsidRPr="002C6C11" w:rsidRDefault="00D23F52">
            <w:pPr>
              <w:pStyle w:val="ParagraphText"/>
            </w:pPr>
            <w:r w:rsidRPr="002C6C11">
              <w:t>GET</w:t>
            </w:r>
          </w:p>
        </w:tc>
        <w:tc>
          <w:tcPr>
            <w:tcW w:w="1275" w:type="dxa"/>
            <w:tcBorders>
              <w:top w:val="single" w:sz="4" w:space="0" w:color="auto"/>
              <w:left w:val="single" w:sz="4" w:space="0" w:color="auto"/>
              <w:bottom w:val="single" w:sz="4" w:space="0" w:color="auto"/>
              <w:right w:val="single" w:sz="4" w:space="0" w:color="auto"/>
            </w:tcBorders>
            <w:hideMark/>
          </w:tcPr>
          <w:p w14:paraId="688B65B6"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46C9DCCB" w14:textId="77777777" w:rsidR="00D23F52" w:rsidRPr="002C6C11" w:rsidRDefault="00D23F52">
            <w:pPr>
              <w:pStyle w:val="ParagraphText"/>
            </w:pPr>
            <w:r w:rsidRPr="002C6C11">
              <w:t>Pass</w:t>
            </w:r>
          </w:p>
        </w:tc>
      </w:tr>
      <w:tr w:rsidR="008114EB" w:rsidRPr="00C80238" w14:paraId="14C8BA91" w14:textId="77777777" w:rsidTr="7FDC509E">
        <w:trPr>
          <w:trHeight w:val="153"/>
        </w:trPr>
        <w:tc>
          <w:tcPr>
            <w:tcW w:w="988" w:type="dxa"/>
            <w:vMerge/>
            <w:vAlign w:val="center"/>
            <w:hideMark/>
          </w:tcPr>
          <w:p w14:paraId="28CED8F7" w14:textId="77777777" w:rsidR="00D23F52" w:rsidRPr="002C6C11" w:rsidRDefault="00D23F52">
            <w:pPr>
              <w:rPr>
                <w:rFonts w:ascii="Montserrat" w:hAnsi="Montserrat"/>
                <w:color w:val="auto"/>
                <w:sz w:val="18"/>
                <w:szCs w:val="18"/>
              </w:rPr>
            </w:pPr>
          </w:p>
        </w:tc>
        <w:tc>
          <w:tcPr>
            <w:tcW w:w="2407" w:type="dxa"/>
            <w:vMerge/>
            <w:vAlign w:val="center"/>
            <w:hideMark/>
          </w:tcPr>
          <w:p w14:paraId="2266386D"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68F6605" w14:textId="77777777" w:rsidR="00D23F52" w:rsidRPr="00CB317A" w:rsidRDefault="00D23F52">
            <w:pPr>
              <w:pStyle w:val="ParagraphText"/>
            </w:pPr>
            <w:r w:rsidRPr="002C6C11">
              <w:t>/contexts/{contextId}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06499F0B" w14:textId="77777777" w:rsidR="00D23F52" w:rsidRPr="002C6C11" w:rsidRDefault="00D23F52">
            <w:pPr>
              <w:pStyle w:val="ParagraphText"/>
            </w:pPr>
            <w:r w:rsidRPr="002C6C11">
              <w:t>PATCH</w:t>
            </w:r>
          </w:p>
        </w:tc>
        <w:tc>
          <w:tcPr>
            <w:tcW w:w="1275" w:type="dxa"/>
            <w:tcBorders>
              <w:top w:val="single" w:sz="4" w:space="0" w:color="auto"/>
              <w:left w:val="single" w:sz="4" w:space="0" w:color="auto"/>
              <w:bottom w:val="single" w:sz="4" w:space="0" w:color="auto"/>
              <w:right w:val="single" w:sz="4" w:space="0" w:color="auto"/>
            </w:tcBorders>
            <w:hideMark/>
          </w:tcPr>
          <w:p w14:paraId="51671893"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7B26A65A" w14:textId="77777777" w:rsidR="00D23F52" w:rsidRPr="002C6C11" w:rsidRDefault="00D23F52">
            <w:pPr>
              <w:pStyle w:val="ParagraphText"/>
            </w:pPr>
            <w:r w:rsidRPr="002C6C11">
              <w:t>Pass</w:t>
            </w:r>
          </w:p>
        </w:tc>
      </w:tr>
      <w:tr w:rsidR="008114EB" w:rsidRPr="00C80238" w14:paraId="5DC14B31" w14:textId="77777777" w:rsidTr="7FDC509E">
        <w:trPr>
          <w:trHeight w:val="153"/>
        </w:trPr>
        <w:tc>
          <w:tcPr>
            <w:tcW w:w="988" w:type="dxa"/>
            <w:vMerge/>
            <w:vAlign w:val="center"/>
            <w:hideMark/>
          </w:tcPr>
          <w:p w14:paraId="73AA077E" w14:textId="77777777" w:rsidR="00D23F52" w:rsidRPr="002C6C11" w:rsidRDefault="00D23F52">
            <w:pPr>
              <w:rPr>
                <w:rFonts w:ascii="Montserrat" w:hAnsi="Montserrat"/>
                <w:color w:val="auto"/>
                <w:sz w:val="18"/>
                <w:szCs w:val="18"/>
              </w:rPr>
            </w:pPr>
          </w:p>
        </w:tc>
        <w:tc>
          <w:tcPr>
            <w:tcW w:w="2407" w:type="dxa"/>
            <w:vMerge/>
            <w:vAlign w:val="center"/>
            <w:hideMark/>
          </w:tcPr>
          <w:p w14:paraId="5CEE5D2A"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3F78FFC8" w14:textId="77777777" w:rsidR="00D23F52" w:rsidRPr="002C6C11" w:rsidRDefault="00D23F52">
            <w:pPr>
              <w:pStyle w:val="ParagraphText"/>
            </w:pPr>
            <w:r w:rsidRPr="002C6C11">
              <w:t>/contexts/{contextId}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1FF9683C" w14:textId="77777777" w:rsidR="00D23F52" w:rsidRPr="002C6C11" w:rsidRDefault="00D23F52">
            <w:pPr>
              <w:pStyle w:val="ParagraphText"/>
            </w:pPr>
            <w:r w:rsidRPr="002C6C11">
              <w:t>DELETE</w:t>
            </w:r>
          </w:p>
        </w:tc>
        <w:tc>
          <w:tcPr>
            <w:tcW w:w="1275" w:type="dxa"/>
            <w:tcBorders>
              <w:top w:val="single" w:sz="4" w:space="0" w:color="auto"/>
              <w:left w:val="single" w:sz="4" w:space="0" w:color="auto"/>
              <w:bottom w:val="single" w:sz="4" w:space="0" w:color="auto"/>
              <w:right w:val="single" w:sz="4" w:space="0" w:color="auto"/>
            </w:tcBorders>
            <w:hideMark/>
          </w:tcPr>
          <w:p w14:paraId="3E2091B3"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028259F2" w14:textId="77777777" w:rsidR="00D23F52" w:rsidRPr="002C6C11" w:rsidRDefault="00D23F52">
            <w:pPr>
              <w:pStyle w:val="ParagraphText"/>
            </w:pPr>
            <w:r w:rsidRPr="002C6C11">
              <w:t>Pass</w:t>
            </w:r>
          </w:p>
        </w:tc>
      </w:tr>
      <w:tr w:rsidR="008114EB" w:rsidRPr="00C80238" w14:paraId="0905BB1F" w14:textId="77777777">
        <w:trPr>
          <w:trHeight w:val="45"/>
        </w:trPr>
        <w:tc>
          <w:tcPr>
            <w:tcW w:w="988" w:type="dxa"/>
            <w:vMerge w:val="restart"/>
            <w:tcBorders>
              <w:top w:val="single" w:sz="4" w:space="0" w:color="auto"/>
              <w:left w:val="single" w:sz="4" w:space="0" w:color="auto"/>
              <w:bottom w:val="single" w:sz="4" w:space="0" w:color="auto"/>
              <w:right w:val="single" w:sz="4" w:space="0" w:color="auto"/>
            </w:tcBorders>
            <w:vAlign w:val="center"/>
            <w:hideMark/>
          </w:tcPr>
          <w:p w14:paraId="5B6E6C12" w14:textId="77777777" w:rsidR="00D23F52" w:rsidRPr="002C6C11" w:rsidRDefault="00D23F52">
            <w:pPr>
              <w:pStyle w:val="ParagraphText"/>
            </w:pPr>
            <w:r w:rsidRPr="002C6C11">
              <w:t>MB-SMF</w:t>
            </w:r>
          </w:p>
        </w:tc>
        <w:tc>
          <w:tcPr>
            <w:tcW w:w="2407" w:type="dxa"/>
            <w:vMerge w:val="restart"/>
            <w:tcBorders>
              <w:top w:val="single" w:sz="4" w:space="0" w:color="auto"/>
              <w:left w:val="single" w:sz="4" w:space="0" w:color="auto"/>
              <w:bottom w:val="single" w:sz="4" w:space="0" w:color="auto"/>
              <w:right w:val="single" w:sz="4" w:space="0" w:color="auto"/>
            </w:tcBorders>
            <w:vAlign w:val="center"/>
            <w:hideMark/>
          </w:tcPr>
          <w:p w14:paraId="3634D425" w14:textId="77777777" w:rsidR="00D23F52" w:rsidRPr="002C6C11" w:rsidRDefault="00D23F52">
            <w:pPr>
              <w:pStyle w:val="ParagraphText"/>
            </w:pPr>
            <w:r w:rsidRPr="002C6C11">
              <w:t>Nmbsmf-MBSSession (/nmbsmf-mbssession/v1)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3BB4E9C" w14:textId="77777777" w:rsidR="00D23F52" w:rsidRPr="002C6C11" w:rsidRDefault="00D23F52">
            <w:pPr>
              <w:pStyle w:val="ParagraphText"/>
            </w:pPr>
            <w:r w:rsidRPr="002C6C11">
              <w:t>/mbs-sessions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63C36EDE"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5B811D54"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034F01D3" w14:textId="77777777" w:rsidR="00D23F52" w:rsidRPr="002C6C11" w:rsidRDefault="00D23F52">
            <w:pPr>
              <w:pStyle w:val="ParagraphText"/>
            </w:pPr>
            <w:r w:rsidRPr="002C6C11">
              <w:t>Pass</w:t>
            </w:r>
          </w:p>
        </w:tc>
      </w:tr>
      <w:tr w:rsidR="008114EB" w:rsidRPr="00C80238" w14:paraId="7F64C4BD" w14:textId="77777777" w:rsidTr="7FDC509E">
        <w:trPr>
          <w:trHeight w:val="41"/>
        </w:trPr>
        <w:tc>
          <w:tcPr>
            <w:tcW w:w="988" w:type="dxa"/>
            <w:vMerge/>
            <w:vAlign w:val="center"/>
            <w:hideMark/>
          </w:tcPr>
          <w:p w14:paraId="3BE841F9" w14:textId="77777777" w:rsidR="00D23F52" w:rsidRPr="002C6C11" w:rsidRDefault="00D23F52">
            <w:pPr>
              <w:rPr>
                <w:rFonts w:ascii="Montserrat" w:hAnsi="Montserrat"/>
                <w:color w:val="auto"/>
                <w:sz w:val="18"/>
                <w:szCs w:val="18"/>
              </w:rPr>
            </w:pPr>
          </w:p>
        </w:tc>
        <w:tc>
          <w:tcPr>
            <w:tcW w:w="2407" w:type="dxa"/>
            <w:vMerge/>
            <w:vAlign w:val="center"/>
            <w:hideMark/>
          </w:tcPr>
          <w:p w14:paraId="5837B048" w14:textId="77777777" w:rsidR="00D23F52" w:rsidRPr="002C6C11"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6B72ABF8" w14:textId="77777777" w:rsidR="00D23F52" w:rsidRPr="00CB317A" w:rsidRDefault="00D23F52">
            <w:pPr>
              <w:pStyle w:val="ParagraphText"/>
            </w:pPr>
            <w:r w:rsidRPr="002C6C11">
              <w:t>/mbs-sessions/contexts/update</w:t>
            </w:r>
          </w:p>
        </w:tc>
        <w:tc>
          <w:tcPr>
            <w:tcW w:w="1700" w:type="dxa"/>
            <w:tcBorders>
              <w:top w:val="single" w:sz="4" w:space="0" w:color="auto"/>
              <w:left w:val="single" w:sz="4" w:space="0" w:color="auto"/>
              <w:bottom w:val="single" w:sz="4" w:space="0" w:color="auto"/>
              <w:right w:val="single" w:sz="4" w:space="0" w:color="auto"/>
            </w:tcBorders>
            <w:vAlign w:val="center"/>
            <w:hideMark/>
          </w:tcPr>
          <w:p w14:paraId="293C45ED"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08536041"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01A05836" w14:textId="77777777" w:rsidR="00D23F52" w:rsidRPr="002C6C11" w:rsidRDefault="00D23F52">
            <w:pPr>
              <w:pStyle w:val="ParagraphText"/>
            </w:pPr>
            <w:r w:rsidRPr="002C6C11">
              <w:t>Pass</w:t>
            </w:r>
          </w:p>
        </w:tc>
      </w:tr>
      <w:tr w:rsidR="008114EB" w:rsidRPr="00C80238" w14:paraId="4A45B246" w14:textId="77777777" w:rsidTr="7FDC509E">
        <w:trPr>
          <w:trHeight w:val="41"/>
        </w:trPr>
        <w:tc>
          <w:tcPr>
            <w:tcW w:w="988" w:type="dxa"/>
            <w:vMerge/>
            <w:vAlign w:val="center"/>
            <w:hideMark/>
          </w:tcPr>
          <w:p w14:paraId="57DC7E8C" w14:textId="77777777" w:rsidR="00D23F52" w:rsidRPr="002C6C11" w:rsidRDefault="00D23F52">
            <w:pPr>
              <w:rPr>
                <w:rFonts w:ascii="Montserrat" w:hAnsi="Montserrat"/>
                <w:color w:val="auto"/>
                <w:sz w:val="18"/>
                <w:szCs w:val="18"/>
              </w:rPr>
            </w:pPr>
          </w:p>
        </w:tc>
        <w:tc>
          <w:tcPr>
            <w:tcW w:w="2407" w:type="dxa"/>
            <w:vMerge/>
            <w:vAlign w:val="center"/>
            <w:hideMark/>
          </w:tcPr>
          <w:p w14:paraId="40EF97DA" w14:textId="77777777" w:rsidR="00D23F52" w:rsidRPr="002C6C11"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2A15B9D" w14:textId="77777777" w:rsidR="00D23F52" w:rsidRPr="00CB317A" w:rsidRDefault="00D23F52">
            <w:pPr>
              <w:pStyle w:val="ParagraphText"/>
            </w:pPr>
            <w:r w:rsidRPr="002C6C11">
              <w:t>/mbs-sessions/{mbsSessionRef}</w:t>
            </w:r>
          </w:p>
        </w:tc>
        <w:tc>
          <w:tcPr>
            <w:tcW w:w="1700" w:type="dxa"/>
            <w:tcBorders>
              <w:top w:val="single" w:sz="4" w:space="0" w:color="auto"/>
              <w:left w:val="single" w:sz="4" w:space="0" w:color="auto"/>
              <w:bottom w:val="single" w:sz="4" w:space="0" w:color="auto"/>
              <w:right w:val="single" w:sz="4" w:space="0" w:color="auto"/>
            </w:tcBorders>
            <w:vAlign w:val="center"/>
            <w:hideMark/>
          </w:tcPr>
          <w:p w14:paraId="43447292" w14:textId="77777777" w:rsidR="00D23F52" w:rsidRPr="002C6C11" w:rsidRDefault="00D23F52">
            <w:pPr>
              <w:pStyle w:val="ParagraphText"/>
            </w:pPr>
            <w:r w:rsidRPr="002C6C11">
              <w:t>PATCH</w:t>
            </w:r>
          </w:p>
        </w:tc>
        <w:tc>
          <w:tcPr>
            <w:tcW w:w="1275" w:type="dxa"/>
            <w:tcBorders>
              <w:top w:val="single" w:sz="4" w:space="0" w:color="auto"/>
              <w:left w:val="single" w:sz="4" w:space="0" w:color="auto"/>
              <w:bottom w:val="single" w:sz="4" w:space="0" w:color="auto"/>
              <w:right w:val="single" w:sz="4" w:space="0" w:color="auto"/>
            </w:tcBorders>
            <w:hideMark/>
          </w:tcPr>
          <w:p w14:paraId="33EC3164"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072FA7D1" w14:textId="77777777" w:rsidR="00D23F52" w:rsidRPr="002C6C11" w:rsidRDefault="00D23F52">
            <w:pPr>
              <w:pStyle w:val="ParagraphText"/>
            </w:pPr>
            <w:r w:rsidRPr="002C6C11">
              <w:t>Pass</w:t>
            </w:r>
          </w:p>
        </w:tc>
      </w:tr>
      <w:tr w:rsidR="008114EB" w:rsidRPr="00C80238" w14:paraId="0AAD50E1" w14:textId="77777777" w:rsidTr="7FDC509E">
        <w:trPr>
          <w:trHeight w:val="41"/>
        </w:trPr>
        <w:tc>
          <w:tcPr>
            <w:tcW w:w="988" w:type="dxa"/>
            <w:vMerge/>
            <w:vAlign w:val="center"/>
            <w:hideMark/>
          </w:tcPr>
          <w:p w14:paraId="6ED50DDB" w14:textId="77777777" w:rsidR="00D23F52" w:rsidRPr="002C6C11" w:rsidRDefault="00D23F52">
            <w:pPr>
              <w:rPr>
                <w:rFonts w:ascii="Montserrat" w:hAnsi="Montserrat"/>
                <w:color w:val="auto"/>
                <w:sz w:val="18"/>
                <w:szCs w:val="18"/>
              </w:rPr>
            </w:pPr>
          </w:p>
        </w:tc>
        <w:tc>
          <w:tcPr>
            <w:tcW w:w="2407" w:type="dxa"/>
            <w:vMerge/>
            <w:vAlign w:val="center"/>
            <w:hideMark/>
          </w:tcPr>
          <w:p w14:paraId="7E817002" w14:textId="77777777" w:rsidR="00D23F52" w:rsidRPr="002C6C11"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6B2FAD5" w14:textId="77777777" w:rsidR="00D23F52" w:rsidRPr="00CB317A" w:rsidRDefault="00D23F52">
            <w:pPr>
              <w:pStyle w:val="ParagraphText"/>
            </w:pPr>
            <w:r w:rsidRPr="002C6C11">
              <w:t>/mbs-sessions/{mbsSessionRef}</w:t>
            </w:r>
          </w:p>
        </w:tc>
        <w:tc>
          <w:tcPr>
            <w:tcW w:w="1700" w:type="dxa"/>
            <w:tcBorders>
              <w:top w:val="single" w:sz="4" w:space="0" w:color="auto"/>
              <w:left w:val="single" w:sz="4" w:space="0" w:color="auto"/>
              <w:bottom w:val="single" w:sz="4" w:space="0" w:color="auto"/>
              <w:right w:val="single" w:sz="4" w:space="0" w:color="auto"/>
            </w:tcBorders>
            <w:vAlign w:val="center"/>
            <w:hideMark/>
          </w:tcPr>
          <w:p w14:paraId="5B4D8BD4" w14:textId="77777777" w:rsidR="00D23F52" w:rsidRPr="002C6C11" w:rsidRDefault="00D23F52">
            <w:pPr>
              <w:pStyle w:val="ParagraphText"/>
            </w:pPr>
            <w:r w:rsidRPr="002C6C11">
              <w:t>DELETE</w:t>
            </w:r>
          </w:p>
        </w:tc>
        <w:tc>
          <w:tcPr>
            <w:tcW w:w="1275" w:type="dxa"/>
            <w:tcBorders>
              <w:top w:val="single" w:sz="4" w:space="0" w:color="auto"/>
              <w:left w:val="single" w:sz="4" w:space="0" w:color="auto"/>
              <w:bottom w:val="single" w:sz="4" w:space="0" w:color="auto"/>
              <w:right w:val="single" w:sz="4" w:space="0" w:color="auto"/>
            </w:tcBorders>
            <w:hideMark/>
          </w:tcPr>
          <w:p w14:paraId="48FA24AC"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3F5DC076" w14:textId="77777777" w:rsidR="00D23F52" w:rsidRPr="002C6C11" w:rsidRDefault="00D23F52">
            <w:pPr>
              <w:pStyle w:val="ParagraphText"/>
            </w:pPr>
            <w:r w:rsidRPr="002C6C11">
              <w:t>Pass</w:t>
            </w:r>
          </w:p>
        </w:tc>
      </w:tr>
      <w:tr w:rsidR="008114EB" w:rsidRPr="00C80238" w14:paraId="00C39FE0" w14:textId="77777777" w:rsidTr="7FDC509E">
        <w:trPr>
          <w:trHeight w:val="41"/>
        </w:trPr>
        <w:tc>
          <w:tcPr>
            <w:tcW w:w="988" w:type="dxa"/>
            <w:vMerge/>
            <w:vAlign w:val="center"/>
            <w:hideMark/>
          </w:tcPr>
          <w:p w14:paraId="36046B55" w14:textId="77777777" w:rsidR="00D23F52" w:rsidRPr="002C6C11" w:rsidRDefault="00D23F52">
            <w:pPr>
              <w:rPr>
                <w:rFonts w:ascii="Montserrat" w:hAnsi="Montserrat"/>
                <w:color w:val="auto"/>
                <w:sz w:val="18"/>
                <w:szCs w:val="18"/>
              </w:rPr>
            </w:pPr>
          </w:p>
        </w:tc>
        <w:tc>
          <w:tcPr>
            <w:tcW w:w="2407" w:type="dxa"/>
            <w:vMerge/>
            <w:vAlign w:val="center"/>
            <w:hideMark/>
          </w:tcPr>
          <w:p w14:paraId="62965A11" w14:textId="77777777" w:rsidR="00D23F52" w:rsidRPr="002C6C11"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3D0A353D" w14:textId="77777777" w:rsidR="00D23F52" w:rsidRPr="002C6C11" w:rsidRDefault="00D23F52">
            <w:pPr>
              <w:pStyle w:val="ParagraphText"/>
            </w:pPr>
            <w:r w:rsidRPr="002C6C11">
              <w:t>/mbs-sessions/subscriptions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4BA930B0"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34BDAD60"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6BB102C1" w14:textId="77777777" w:rsidR="00D23F52" w:rsidRPr="002C6C11" w:rsidRDefault="00D23F52">
            <w:pPr>
              <w:pStyle w:val="ParagraphText"/>
            </w:pPr>
            <w:r w:rsidRPr="002C6C11">
              <w:t>Pass</w:t>
            </w:r>
          </w:p>
        </w:tc>
      </w:tr>
      <w:tr w:rsidR="008114EB" w:rsidRPr="00C80238" w14:paraId="147751EB" w14:textId="77777777" w:rsidTr="7FDC509E">
        <w:trPr>
          <w:trHeight w:val="41"/>
        </w:trPr>
        <w:tc>
          <w:tcPr>
            <w:tcW w:w="988" w:type="dxa"/>
            <w:vMerge/>
            <w:vAlign w:val="center"/>
            <w:hideMark/>
          </w:tcPr>
          <w:p w14:paraId="6BD90E4B" w14:textId="77777777" w:rsidR="00D23F52" w:rsidRPr="002C6C11" w:rsidRDefault="00D23F52">
            <w:pPr>
              <w:rPr>
                <w:rFonts w:ascii="Montserrat" w:hAnsi="Montserrat"/>
                <w:color w:val="auto"/>
                <w:sz w:val="18"/>
                <w:szCs w:val="18"/>
              </w:rPr>
            </w:pPr>
          </w:p>
        </w:tc>
        <w:tc>
          <w:tcPr>
            <w:tcW w:w="2407" w:type="dxa"/>
            <w:vMerge/>
            <w:vAlign w:val="center"/>
            <w:hideMark/>
          </w:tcPr>
          <w:p w14:paraId="01063CC0" w14:textId="77777777" w:rsidR="00D23F52" w:rsidRPr="002C6C11"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6755472C" w14:textId="77777777" w:rsidR="00D23F52" w:rsidRPr="002C6C11" w:rsidRDefault="00D23F52">
            <w:pPr>
              <w:pStyle w:val="ParagraphText"/>
            </w:pPr>
            <w:r w:rsidRPr="002C6C11">
              <w:t>/mbs-sessions/subscriptions/{subscriptionId}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4D985061" w14:textId="77777777" w:rsidR="00D23F52" w:rsidRPr="002C6C11" w:rsidRDefault="00D23F52">
            <w:pPr>
              <w:pStyle w:val="ParagraphText"/>
            </w:pPr>
            <w:r w:rsidRPr="002C6C11">
              <w:t>PATCH</w:t>
            </w:r>
          </w:p>
        </w:tc>
        <w:tc>
          <w:tcPr>
            <w:tcW w:w="1275" w:type="dxa"/>
            <w:tcBorders>
              <w:top w:val="single" w:sz="4" w:space="0" w:color="auto"/>
              <w:left w:val="single" w:sz="4" w:space="0" w:color="auto"/>
              <w:bottom w:val="single" w:sz="4" w:space="0" w:color="auto"/>
              <w:right w:val="single" w:sz="4" w:space="0" w:color="auto"/>
            </w:tcBorders>
            <w:hideMark/>
          </w:tcPr>
          <w:p w14:paraId="67508608"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1732D739" w14:textId="77777777" w:rsidR="00D23F52" w:rsidRPr="002C6C11" w:rsidRDefault="00D23F52">
            <w:pPr>
              <w:pStyle w:val="ParagraphText"/>
            </w:pPr>
            <w:r w:rsidRPr="002C6C11">
              <w:t>Pass</w:t>
            </w:r>
          </w:p>
        </w:tc>
      </w:tr>
      <w:tr w:rsidR="008114EB" w:rsidRPr="00C80238" w14:paraId="665F2D5F" w14:textId="77777777" w:rsidTr="7FDC509E">
        <w:trPr>
          <w:trHeight w:val="41"/>
        </w:trPr>
        <w:tc>
          <w:tcPr>
            <w:tcW w:w="988" w:type="dxa"/>
            <w:vMerge/>
            <w:vAlign w:val="center"/>
            <w:hideMark/>
          </w:tcPr>
          <w:p w14:paraId="408E5E4A" w14:textId="77777777" w:rsidR="00D23F52" w:rsidRPr="002C6C11" w:rsidRDefault="00D23F52">
            <w:pPr>
              <w:rPr>
                <w:rFonts w:ascii="Montserrat" w:hAnsi="Montserrat"/>
                <w:color w:val="auto"/>
                <w:sz w:val="18"/>
                <w:szCs w:val="18"/>
              </w:rPr>
            </w:pPr>
          </w:p>
        </w:tc>
        <w:tc>
          <w:tcPr>
            <w:tcW w:w="2407" w:type="dxa"/>
            <w:vMerge/>
            <w:vAlign w:val="center"/>
            <w:hideMark/>
          </w:tcPr>
          <w:p w14:paraId="30C42662" w14:textId="77777777" w:rsidR="00D23F52" w:rsidRPr="002C6C11"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70014DD9" w14:textId="77777777" w:rsidR="00D23F52" w:rsidRPr="002C6C11" w:rsidRDefault="00D23F52">
            <w:pPr>
              <w:pStyle w:val="ParagraphText"/>
            </w:pPr>
            <w:r w:rsidRPr="002C6C11">
              <w:t>/mbs-sessions/subscriptions/{subscriptionId}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7D146C46" w14:textId="77777777" w:rsidR="00D23F52" w:rsidRPr="002C6C11" w:rsidRDefault="00D23F52">
            <w:pPr>
              <w:pStyle w:val="ParagraphText"/>
            </w:pPr>
            <w:r w:rsidRPr="002C6C11">
              <w:t>DELETE</w:t>
            </w:r>
          </w:p>
        </w:tc>
        <w:tc>
          <w:tcPr>
            <w:tcW w:w="1275" w:type="dxa"/>
            <w:tcBorders>
              <w:top w:val="single" w:sz="4" w:space="0" w:color="auto"/>
              <w:left w:val="single" w:sz="4" w:space="0" w:color="auto"/>
              <w:bottom w:val="single" w:sz="4" w:space="0" w:color="auto"/>
              <w:right w:val="single" w:sz="4" w:space="0" w:color="auto"/>
            </w:tcBorders>
            <w:hideMark/>
          </w:tcPr>
          <w:p w14:paraId="138AAFBF"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4A84DEAB" w14:textId="77777777" w:rsidR="00D23F52" w:rsidRPr="002C6C11" w:rsidRDefault="00D23F52">
            <w:pPr>
              <w:pStyle w:val="ParagraphText"/>
            </w:pPr>
            <w:r w:rsidRPr="002C6C11">
              <w:t>Pass</w:t>
            </w:r>
          </w:p>
        </w:tc>
      </w:tr>
      <w:tr w:rsidR="008114EB" w:rsidRPr="00C80238" w14:paraId="77909FD1" w14:textId="77777777" w:rsidTr="7FDC509E">
        <w:trPr>
          <w:trHeight w:val="41"/>
        </w:trPr>
        <w:tc>
          <w:tcPr>
            <w:tcW w:w="988" w:type="dxa"/>
            <w:vMerge/>
            <w:vAlign w:val="center"/>
            <w:hideMark/>
          </w:tcPr>
          <w:p w14:paraId="6C5C7AE3" w14:textId="77777777" w:rsidR="00D23F52" w:rsidRPr="002C6C11" w:rsidRDefault="00D23F52">
            <w:pPr>
              <w:rPr>
                <w:rFonts w:ascii="Montserrat" w:hAnsi="Montserrat"/>
                <w:color w:val="auto"/>
                <w:sz w:val="18"/>
                <w:szCs w:val="18"/>
              </w:rPr>
            </w:pPr>
          </w:p>
        </w:tc>
        <w:tc>
          <w:tcPr>
            <w:tcW w:w="2407" w:type="dxa"/>
            <w:vMerge/>
            <w:vAlign w:val="center"/>
            <w:hideMark/>
          </w:tcPr>
          <w:p w14:paraId="32E34D74" w14:textId="77777777" w:rsidR="00D23F52" w:rsidRPr="002C6C11"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551F1FB3" w14:textId="77777777" w:rsidR="00D23F52" w:rsidRPr="00CB317A" w:rsidRDefault="00D23F52">
            <w:pPr>
              <w:pStyle w:val="ParagraphText"/>
            </w:pPr>
            <w:r w:rsidRPr="002C6C11">
              <w:t>/mbs-sessions/contexts/subscriptions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260FF796"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4D99FC00"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276562EB" w14:textId="77777777" w:rsidR="00D23F52" w:rsidRPr="002C6C11" w:rsidRDefault="00D23F52">
            <w:pPr>
              <w:pStyle w:val="ParagraphText"/>
            </w:pPr>
            <w:r w:rsidRPr="002C6C11">
              <w:t>Pass</w:t>
            </w:r>
          </w:p>
        </w:tc>
      </w:tr>
      <w:tr w:rsidR="008114EB" w:rsidRPr="00C80238" w14:paraId="02A8CA89" w14:textId="77777777" w:rsidTr="7FDC509E">
        <w:trPr>
          <w:trHeight w:val="41"/>
        </w:trPr>
        <w:tc>
          <w:tcPr>
            <w:tcW w:w="988" w:type="dxa"/>
            <w:vMerge/>
            <w:vAlign w:val="center"/>
            <w:hideMark/>
          </w:tcPr>
          <w:p w14:paraId="02501BF3" w14:textId="77777777" w:rsidR="00D23F52" w:rsidRPr="002C6C11" w:rsidRDefault="00D23F52">
            <w:pPr>
              <w:rPr>
                <w:rFonts w:ascii="Montserrat" w:hAnsi="Montserrat"/>
                <w:color w:val="auto"/>
                <w:sz w:val="18"/>
                <w:szCs w:val="18"/>
              </w:rPr>
            </w:pPr>
          </w:p>
        </w:tc>
        <w:tc>
          <w:tcPr>
            <w:tcW w:w="2407" w:type="dxa"/>
            <w:vMerge/>
            <w:vAlign w:val="center"/>
            <w:hideMark/>
          </w:tcPr>
          <w:p w14:paraId="564CF90A" w14:textId="77777777" w:rsidR="00D23F52" w:rsidRPr="002C6C11"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61FAE494" w14:textId="77777777" w:rsidR="00D23F52" w:rsidRPr="00D651E7" w:rsidRDefault="00D23F52">
            <w:pPr>
              <w:pStyle w:val="ParagraphText"/>
              <w:rPr>
                <w:lang w:val="fr-FR"/>
              </w:rPr>
            </w:pPr>
            <w:r w:rsidRPr="00D651E7">
              <w:rPr>
                <w:lang w:val="fr-FR"/>
              </w:rPr>
              <w:t>/mbs-sessions/contexts/subscriptions/{subscriptionId}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711FDA7A" w14:textId="77777777" w:rsidR="00D23F52" w:rsidRPr="002C6C11" w:rsidRDefault="00D23F52">
            <w:pPr>
              <w:pStyle w:val="ParagraphText"/>
            </w:pPr>
            <w:r w:rsidRPr="002C6C11">
              <w:t>PATCH</w:t>
            </w:r>
          </w:p>
        </w:tc>
        <w:tc>
          <w:tcPr>
            <w:tcW w:w="1275" w:type="dxa"/>
            <w:tcBorders>
              <w:top w:val="single" w:sz="4" w:space="0" w:color="auto"/>
              <w:left w:val="single" w:sz="4" w:space="0" w:color="auto"/>
              <w:bottom w:val="single" w:sz="4" w:space="0" w:color="auto"/>
              <w:right w:val="single" w:sz="4" w:space="0" w:color="auto"/>
            </w:tcBorders>
            <w:hideMark/>
          </w:tcPr>
          <w:p w14:paraId="6E0D7CEB"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167E344A" w14:textId="77777777" w:rsidR="00D23F52" w:rsidRPr="002C6C11" w:rsidRDefault="00D23F52">
            <w:pPr>
              <w:pStyle w:val="ParagraphText"/>
            </w:pPr>
            <w:r w:rsidRPr="002C6C11">
              <w:t>Pass</w:t>
            </w:r>
          </w:p>
        </w:tc>
      </w:tr>
      <w:tr w:rsidR="008114EB" w:rsidRPr="00C80238" w14:paraId="3B7D2052" w14:textId="77777777" w:rsidTr="7FDC509E">
        <w:trPr>
          <w:trHeight w:val="41"/>
        </w:trPr>
        <w:tc>
          <w:tcPr>
            <w:tcW w:w="988" w:type="dxa"/>
            <w:vMerge/>
            <w:vAlign w:val="center"/>
            <w:hideMark/>
          </w:tcPr>
          <w:p w14:paraId="206EA078" w14:textId="77777777" w:rsidR="00D23F52" w:rsidRPr="002C6C11" w:rsidRDefault="00D23F52">
            <w:pPr>
              <w:rPr>
                <w:rFonts w:ascii="Montserrat" w:hAnsi="Montserrat"/>
                <w:color w:val="auto"/>
                <w:sz w:val="18"/>
                <w:szCs w:val="18"/>
              </w:rPr>
            </w:pPr>
          </w:p>
        </w:tc>
        <w:tc>
          <w:tcPr>
            <w:tcW w:w="2407" w:type="dxa"/>
            <w:vMerge/>
            <w:vAlign w:val="center"/>
            <w:hideMark/>
          </w:tcPr>
          <w:p w14:paraId="4F0EE600" w14:textId="77777777" w:rsidR="00D23F52" w:rsidRPr="002C6C11"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099A66A5" w14:textId="77777777" w:rsidR="00D23F52" w:rsidRPr="00D651E7" w:rsidRDefault="00D23F52">
            <w:pPr>
              <w:pStyle w:val="ParagraphText"/>
              <w:rPr>
                <w:lang w:val="fr-FR"/>
              </w:rPr>
            </w:pPr>
            <w:r w:rsidRPr="00D651E7">
              <w:rPr>
                <w:lang w:val="fr-FR"/>
              </w:rPr>
              <w:t>/mbs-sessions/contexts/subscriptions/{subscriptionId}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036076DA" w14:textId="77777777" w:rsidR="00D23F52" w:rsidRPr="002C6C11" w:rsidRDefault="00D23F52">
            <w:pPr>
              <w:pStyle w:val="ParagraphText"/>
            </w:pPr>
            <w:r w:rsidRPr="002C6C11">
              <w:t>DELETE</w:t>
            </w:r>
          </w:p>
        </w:tc>
        <w:tc>
          <w:tcPr>
            <w:tcW w:w="1275" w:type="dxa"/>
            <w:tcBorders>
              <w:top w:val="single" w:sz="4" w:space="0" w:color="auto"/>
              <w:left w:val="single" w:sz="4" w:space="0" w:color="auto"/>
              <w:bottom w:val="single" w:sz="4" w:space="0" w:color="auto"/>
              <w:right w:val="single" w:sz="4" w:space="0" w:color="auto"/>
            </w:tcBorders>
            <w:hideMark/>
          </w:tcPr>
          <w:p w14:paraId="26BC316F"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1CC1378F" w14:textId="77777777" w:rsidR="00D23F52" w:rsidRPr="002C6C11" w:rsidRDefault="00D23F52">
            <w:pPr>
              <w:pStyle w:val="ParagraphText"/>
            </w:pPr>
            <w:r w:rsidRPr="002C6C11">
              <w:t>Pass</w:t>
            </w:r>
          </w:p>
        </w:tc>
      </w:tr>
      <w:tr w:rsidR="008114EB" w:rsidRPr="00C80238" w14:paraId="2FEEAF3E" w14:textId="77777777" w:rsidTr="7FDC509E">
        <w:trPr>
          <w:trHeight w:val="207"/>
        </w:trPr>
        <w:tc>
          <w:tcPr>
            <w:tcW w:w="988" w:type="dxa"/>
            <w:vMerge/>
            <w:vAlign w:val="center"/>
            <w:hideMark/>
          </w:tcPr>
          <w:p w14:paraId="4A4DCC8B" w14:textId="77777777" w:rsidR="00D23F52" w:rsidRPr="002C6C11" w:rsidRDefault="00D23F52">
            <w:pPr>
              <w:rPr>
                <w:rFonts w:ascii="Montserrat" w:hAnsi="Montserrat"/>
                <w:color w:val="auto"/>
                <w:sz w:val="18"/>
                <w:szCs w:val="18"/>
              </w:rPr>
            </w:pPr>
          </w:p>
        </w:tc>
        <w:tc>
          <w:tcPr>
            <w:tcW w:w="2407" w:type="dxa"/>
            <w:vMerge w:val="restart"/>
            <w:tcBorders>
              <w:top w:val="single" w:sz="4" w:space="0" w:color="auto"/>
              <w:left w:val="single" w:sz="4" w:space="0" w:color="auto"/>
              <w:bottom w:val="single" w:sz="4" w:space="0" w:color="auto"/>
              <w:right w:val="single" w:sz="4" w:space="0" w:color="auto"/>
            </w:tcBorders>
            <w:vAlign w:val="center"/>
            <w:hideMark/>
          </w:tcPr>
          <w:p w14:paraId="25ACD9C6" w14:textId="77777777" w:rsidR="00D23F52" w:rsidRPr="00CB317A" w:rsidRDefault="00D23F52">
            <w:pPr>
              <w:pStyle w:val="ParagraphText"/>
            </w:pPr>
            <w:r w:rsidRPr="002C6C11">
              <w:t>Nmbsmf_TMGI (/nmbsmf-tmgi/v1)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32B3C45" w14:textId="77777777" w:rsidR="00D23F52" w:rsidRPr="00CB317A" w:rsidRDefault="00D23F52">
            <w:pPr>
              <w:pStyle w:val="ParagraphText"/>
            </w:pPr>
            <w:r w:rsidRPr="002C6C11">
              <w:t>/tmgi</w:t>
            </w:r>
          </w:p>
        </w:tc>
        <w:tc>
          <w:tcPr>
            <w:tcW w:w="1700" w:type="dxa"/>
            <w:tcBorders>
              <w:top w:val="single" w:sz="4" w:space="0" w:color="auto"/>
              <w:left w:val="single" w:sz="4" w:space="0" w:color="auto"/>
              <w:bottom w:val="single" w:sz="4" w:space="0" w:color="auto"/>
              <w:right w:val="single" w:sz="4" w:space="0" w:color="auto"/>
            </w:tcBorders>
            <w:vAlign w:val="center"/>
            <w:hideMark/>
          </w:tcPr>
          <w:p w14:paraId="5CB41DDF"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04EAE921"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42FE46CB" w14:textId="77777777" w:rsidR="00D23F52" w:rsidRPr="002C6C11" w:rsidRDefault="00D23F52">
            <w:pPr>
              <w:pStyle w:val="ParagraphText"/>
            </w:pPr>
            <w:r w:rsidRPr="002C6C11">
              <w:t>Pass</w:t>
            </w:r>
          </w:p>
        </w:tc>
      </w:tr>
      <w:tr w:rsidR="008114EB" w:rsidRPr="00C80238" w14:paraId="4803DC8A" w14:textId="77777777" w:rsidTr="7FDC509E">
        <w:trPr>
          <w:trHeight w:val="207"/>
        </w:trPr>
        <w:tc>
          <w:tcPr>
            <w:tcW w:w="988" w:type="dxa"/>
            <w:vMerge/>
            <w:vAlign w:val="center"/>
            <w:hideMark/>
          </w:tcPr>
          <w:p w14:paraId="72C59AAA" w14:textId="77777777" w:rsidR="00D23F52" w:rsidRPr="002C6C11" w:rsidRDefault="00D23F52">
            <w:pPr>
              <w:rPr>
                <w:rFonts w:ascii="Montserrat" w:hAnsi="Montserrat"/>
                <w:color w:val="auto"/>
                <w:sz w:val="18"/>
                <w:szCs w:val="18"/>
              </w:rPr>
            </w:pPr>
          </w:p>
        </w:tc>
        <w:tc>
          <w:tcPr>
            <w:tcW w:w="2407" w:type="dxa"/>
            <w:vMerge/>
            <w:vAlign w:val="center"/>
            <w:hideMark/>
          </w:tcPr>
          <w:p w14:paraId="21CB4DFE"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0F7BC1D9" w14:textId="77777777" w:rsidR="00D23F52" w:rsidRPr="00CB317A" w:rsidRDefault="00D23F52">
            <w:pPr>
              <w:pStyle w:val="ParagraphText"/>
            </w:pPr>
            <w:r w:rsidRPr="002C6C11">
              <w:t>/tmgi</w:t>
            </w:r>
          </w:p>
        </w:tc>
        <w:tc>
          <w:tcPr>
            <w:tcW w:w="1700" w:type="dxa"/>
            <w:tcBorders>
              <w:top w:val="single" w:sz="4" w:space="0" w:color="auto"/>
              <w:left w:val="single" w:sz="4" w:space="0" w:color="auto"/>
              <w:bottom w:val="single" w:sz="4" w:space="0" w:color="auto"/>
              <w:right w:val="single" w:sz="4" w:space="0" w:color="auto"/>
            </w:tcBorders>
            <w:vAlign w:val="center"/>
            <w:hideMark/>
          </w:tcPr>
          <w:p w14:paraId="19C85AA1" w14:textId="77777777" w:rsidR="00D23F52" w:rsidRPr="002C6C11" w:rsidRDefault="00D23F52">
            <w:pPr>
              <w:pStyle w:val="ParagraphText"/>
            </w:pPr>
            <w:r w:rsidRPr="002C6C11">
              <w:t>DELETE</w:t>
            </w:r>
          </w:p>
        </w:tc>
        <w:tc>
          <w:tcPr>
            <w:tcW w:w="1275" w:type="dxa"/>
            <w:tcBorders>
              <w:top w:val="single" w:sz="4" w:space="0" w:color="auto"/>
              <w:left w:val="single" w:sz="4" w:space="0" w:color="auto"/>
              <w:bottom w:val="single" w:sz="4" w:space="0" w:color="auto"/>
              <w:right w:val="single" w:sz="4" w:space="0" w:color="auto"/>
            </w:tcBorders>
            <w:hideMark/>
          </w:tcPr>
          <w:p w14:paraId="3649A031"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41933923" w14:textId="77777777" w:rsidR="00D23F52" w:rsidRPr="002C6C11" w:rsidRDefault="00D23F52">
            <w:pPr>
              <w:pStyle w:val="ParagraphText"/>
            </w:pPr>
            <w:r w:rsidRPr="002C6C11">
              <w:t>Pass</w:t>
            </w:r>
          </w:p>
        </w:tc>
      </w:tr>
      <w:tr w:rsidR="008114EB" w:rsidRPr="00C80238" w14:paraId="1ED0624C" w14:textId="77777777">
        <w:trPr>
          <w:trHeight w:val="207"/>
        </w:trPr>
        <w:tc>
          <w:tcPr>
            <w:tcW w:w="988" w:type="dxa"/>
            <w:vMerge w:val="restart"/>
            <w:tcBorders>
              <w:top w:val="single" w:sz="4" w:space="0" w:color="auto"/>
              <w:left w:val="single" w:sz="4" w:space="0" w:color="auto"/>
              <w:bottom w:val="single" w:sz="4" w:space="0" w:color="auto"/>
              <w:right w:val="single" w:sz="4" w:space="0" w:color="auto"/>
            </w:tcBorders>
            <w:vAlign w:val="center"/>
            <w:hideMark/>
          </w:tcPr>
          <w:p w14:paraId="57307864" w14:textId="77777777" w:rsidR="00D23F52" w:rsidRPr="002C6C11" w:rsidRDefault="00D23F52">
            <w:pPr>
              <w:pStyle w:val="ParagraphText"/>
            </w:pPr>
            <w:r w:rsidRPr="002C6C11">
              <w:t>MBSF</w:t>
            </w:r>
          </w:p>
        </w:tc>
        <w:tc>
          <w:tcPr>
            <w:tcW w:w="2407" w:type="dxa"/>
            <w:vMerge w:val="restart"/>
            <w:tcBorders>
              <w:top w:val="single" w:sz="4" w:space="0" w:color="auto"/>
              <w:left w:val="single" w:sz="4" w:space="0" w:color="auto"/>
              <w:bottom w:val="single" w:sz="4" w:space="0" w:color="auto"/>
              <w:right w:val="single" w:sz="4" w:space="0" w:color="auto"/>
            </w:tcBorders>
            <w:vAlign w:val="center"/>
            <w:hideMark/>
          </w:tcPr>
          <w:p w14:paraId="7987817F" w14:textId="77777777" w:rsidR="00D23F52" w:rsidRPr="00CB317A" w:rsidRDefault="00D23F52">
            <w:pPr>
              <w:pStyle w:val="ParagraphText"/>
            </w:pPr>
            <w:r w:rsidRPr="002C6C11">
              <w:t>Nmbsf-mbs-us (/nmbsf-mbs-us/v1)</w:t>
            </w:r>
          </w:p>
          <w:p w14:paraId="5E7FD7ED" w14:textId="77777777" w:rsidR="00D23F52" w:rsidRPr="00CB317A" w:rsidRDefault="00D23F52">
            <w:pPr>
              <w:pStyle w:val="ParagraphText"/>
            </w:pPr>
            <w:r w:rsidRPr="002C6C11">
              <w:t>Nmbsf-mbs-ud-ingest (/nmbsf-mbs-ud-ingest/v1)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98B836D" w14:textId="77777777" w:rsidR="00D23F52" w:rsidRPr="00CB317A" w:rsidRDefault="00D23F52">
            <w:pPr>
              <w:pStyle w:val="ParagraphText"/>
            </w:pPr>
            <w:r w:rsidRPr="002C6C11">
              <w:t>/mbs-user-services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283DCEC1" w14:textId="77777777" w:rsidR="00D23F52" w:rsidRPr="002C6C11" w:rsidRDefault="00D23F52">
            <w:pPr>
              <w:pStyle w:val="ParagraphText"/>
            </w:pPr>
            <w:r w:rsidRPr="002C6C11">
              <w:t>GET</w:t>
            </w:r>
          </w:p>
        </w:tc>
        <w:tc>
          <w:tcPr>
            <w:tcW w:w="1275" w:type="dxa"/>
            <w:tcBorders>
              <w:top w:val="single" w:sz="4" w:space="0" w:color="auto"/>
              <w:left w:val="single" w:sz="4" w:space="0" w:color="auto"/>
              <w:bottom w:val="single" w:sz="4" w:space="0" w:color="auto"/>
              <w:right w:val="single" w:sz="4" w:space="0" w:color="auto"/>
            </w:tcBorders>
            <w:hideMark/>
          </w:tcPr>
          <w:p w14:paraId="66319A01"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17EDF4AD" w14:textId="77777777" w:rsidR="00D23F52" w:rsidRPr="002C6C11" w:rsidRDefault="00D23F52">
            <w:pPr>
              <w:pStyle w:val="ParagraphText"/>
            </w:pPr>
            <w:r w:rsidRPr="002C6C11">
              <w:t>Pass</w:t>
            </w:r>
          </w:p>
        </w:tc>
      </w:tr>
      <w:tr w:rsidR="008114EB" w:rsidRPr="00C80238" w14:paraId="64D4429D" w14:textId="77777777" w:rsidTr="7FDC509E">
        <w:trPr>
          <w:trHeight w:val="207"/>
        </w:trPr>
        <w:tc>
          <w:tcPr>
            <w:tcW w:w="988" w:type="dxa"/>
            <w:vMerge/>
            <w:vAlign w:val="center"/>
            <w:hideMark/>
          </w:tcPr>
          <w:p w14:paraId="3B57C218" w14:textId="77777777" w:rsidR="00D23F52" w:rsidRPr="002C6C11" w:rsidRDefault="00D23F52">
            <w:pPr>
              <w:rPr>
                <w:rFonts w:ascii="Montserrat" w:hAnsi="Montserrat"/>
                <w:color w:val="auto"/>
                <w:sz w:val="18"/>
                <w:szCs w:val="18"/>
              </w:rPr>
            </w:pPr>
          </w:p>
        </w:tc>
        <w:tc>
          <w:tcPr>
            <w:tcW w:w="2407" w:type="dxa"/>
            <w:vMerge/>
            <w:vAlign w:val="center"/>
            <w:hideMark/>
          </w:tcPr>
          <w:p w14:paraId="30BDED4F"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0145BA55" w14:textId="77777777" w:rsidR="00D23F52" w:rsidRPr="00CB317A" w:rsidRDefault="00D23F52">
            <w:pPr>
              <w:pStyle w:val="ParagraphText"/>
            </w:pPr>
            <w:r w:rsidRPr="002C6C11">
              <w:t>/mbs-user-services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6B09FF0E"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798AB46B"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59386DAC" w14:textId="77777777" w:rsidR="00D23F52" w:rsidRPr="002C6C11" w:rsidRDefault="00D23F52">
            <w:pPr>
              <w:pStyle w:val="ParagraphText"/>
            </w:pPr>
            <w:r w:rsidRPr="002C6C11">
              <w:t>Pass</w:t>
            </w:r>
          </w:p>
        </w:tc>
      </w:tr>
      <w:tr w:rsidR="008114EB" w:rsidRPr="00C80238" w14:paraId="6D2140AD" w14:textId="77777777" w:rsidTr="7FDC509E">
        <w:trPr>
          <w:trHeight w:val="207"/>
        </w:trPr>
        <w:tc>
          <w:tcPr>
            <w:tcW w:w="988" w:type="dxa"/>
            <w:vMerge/>
            <w:vAlign w:val="center"/>
            <w:hideMark/>
          </w:tcPr>
          <w:p w14:paraId="3E0C66CA" w14:textId="77777777" w:rsidR="00D23F52" w:rsidRPr="002C6C11" w:rsidRDefault="00D23F52">
            <w:pPr>
              <w:rPr>
                <w:rFonts w:ascii="Montserrat" w:hAnsi="Montserrat"/>
                <w:color w:val="auto"/>
                <w:sz w:val="18"/>
                <w:szCs w:val="18"/>
              </w:rPr>
            </w:pPr>
          </w:p>
        </w:tc>
        <w:tc>
          <w:tcPr>
            <w:tcW w:w="2407" w:type="dxa"/>
            <w:vMerge/>
            <w:vAlign w:val="center"/>
            <w:hideMark/>
          </w:tcPr>
          <w:p w14:paraId="7CD0207B"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577B0B5D" w14:textId="77777777" w:rsidR="00D23F52" w:rsidRPr="00CB317A" w:rsidRDefault="00D23F52">
            <w:pPr>
              <w:pStyle w:val="ParagraphText"/>
            </w:pPr>
            <w:r w:rsidRPr="002C6C11">
              <w:t>/mbs-user-services/{mbsUserServId}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266FD238" w14:textId="77777777" w:rsidR="00D23F52" w:rsidRPr="002C6C11" w:rsidRDefault="00D23F52">
            <w:pPr>
              <w:pStyle w:val="ParagraphText"/>
            </w:pPr>
            <w:r w:rsidRPr="002C6C11">
              <w:t>GET</w:t>
            </w:r>
          </w:p>
        </w:tc>
        <w:tc>
          <w:tcPr>
            <w:tcW w:w="1275" w:type="dxa"/>
            <w:tcBorders>
              <w:top w:val="single" w:sz="4" w:space="0" w:color="auto"/>
              <w:left w:val="single" w:sz="4" w:space="0" w:color="auto"/>
              <w:bottom w:val="single" w:sz="4" w:space="0" w:color="auto"/>
              <w:right w:val="single" w:sz="4" w:space="0" w:color="auto"/>
            </w:tcBorders>
            <w:hideMark/>
          </w:tcPr>
          <w:p w14:paraId="2AE0633F"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7D4C2480" w14:textId="77777777" w:rsidR="00D23F52" w:rsidRPr="002C6C11" w:rsidRDefault="00D23F52">
            <w:pPr>
              <w:pStyle w:val="ParagraphText"/>
            </w:pPr>
            <w:r w:rsidRPr="002C6C11">
              <w:t>Pass</w:t>
            </w:r>
          </w:p>
        </w:tc>
      </w:tr>
      <w:tr w:rsidR="008114EB" w:rsidRPr="00C80238" w14:paraId="1CFF3828" w14:textId="77777777" w:rsidTr="7FDC509E">
        <w:trPr>
          <w:trHeight w:val="207"/>
        </w:trPr>
        <w:tc>
          <w:tcPr>
            <w:tcW w:w="988" w:type="dxa"/>
            <w:vMerge/>
            <w:vAlign w:val="center"/>
            <w:hideMark/>
          </w:tcPr>
          <w:p w14:paraId="2FBB288E" w14:textId="77777777" w:rsidR="00D23F52" w:rsidRPr="002C6C11" w:rsidRDefault="00D23F52">
            <w:pPr>
              <w:rPr>
                <w:rFonts w:ascii="Montserrat" w:hAnsi="Montserrat"/>
                <w:color w:val="auto"/>
                <w:sz w:val="18"/>
                <w:szCs w:val="18"/>
              </w:rPr>
            </w:pPr>
          </w:p>
        </w:tc>
        <w:tc>
          <w:tcPr>
            <w:tcW w:w="2407" w:type="dxa"/>
            <w:vMerge/>
            <w:vAlign w:val="center"/>
            <w:hideMark/>
          </w:tcPr>
          <w:p w14:paraId="3A0FA53B"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05429384" w14:textId="77777777" w:rsidR="00D23F52" w:rsidRPr="00CB317A" w:rsidRDefault="00D23F52">
            <w:pPr>
              <w:pStyle w:val="ParagraphText"/>
            </w:pPr>
            <w:r w:rsidRPr="002C6C11">
              <w:t>/mbs-user-services/{mbsUserServId}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6621E294" w14:textId="77777777" w:rsidR="00D23F52" w:rsidRPr="002C6C11" w:rsidRDefault="00D23F52">
            <w:pPr>
              <w:pStyle w:val="ParagraphText"/>
            </w:pPr>
            <w:r w:rsidRPr="002C6C11">
              <w:t>PUT</w:t>
            </w:r>
          </w:p>
        </w:tc>
        <w:tc>
          <w:tcPr>
            <w:tcW w:w="1275" w:type="dxa"/>
            <w:tcBorders>
              <w:top w:val="single" w:sz="4" w:space="0" w:color="auto"/>
              <w:left w:val="single" w:sz="4" w:space="0" w:color="auto"/>
              <w:bottom w:val="single" w:sz="4" w:space="0" w:color="auto"/>
              <w:right w:val="single" w:sz="4" w:space="0" w:color="auto"/>
            </w:tcBorders>
            <w:hideMark/>
          </w:tcPr>
          <w:p w14:paraId="3CFE2760"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7D395F05" w14:textId="77777777" w:rsidR="00D23F52" w:rsidRPr="002C6C11" w:rsidRDefault="00D23F52">
            <w:pPr>
              <w:pStyle w:val="ParagraphText"/>
            </w:pPr>
            <w:r w:rsidRPr="002C6C11">
              <w:t>Pass</w:t>
            </w:r>
          </w:p>
        </w:tc>
      </w:tr>
      <w:tr w:rsidR="008114EB" w:rsidRPr="00C80238" w14:paraId="4257C646" w14:textId="77777777" w:rsidTr="7FDC509E">
        <w:trPr>
          <w:trHeight w:val="207"/>
        </w:trPr>
        <w:tc>
          <w:tcPr>
            <w:tcW w:w="988" w:type="dxa"/>
            <w:vMerge/>
            <w:vAlign w:val="center"/>
            <w:hideMark/>
          </w:tcPr>
          <w:p w14:paraId="061A1B65" w14:textId="77777777" w:rsidR="00D23F52" w:rsidRPr="002C6C11" w:rsidRDefault="00D23F52">
            <w:pPr>
              <w:rPr>
                <w:rFonts w:ascii="Montserrat" w:hAnsi="Montserrat"/>
                <w:color w:val="auto"/>
                <w:sz w:val="18"/>
                <w:szCs w:val="18"/>
              </w:rPr>
            </w:pPr>
          </w:p>
        </w:tc>
        <w:tc>
          <w:tcPr>
            <w:tcW w:w="2407" w:type="dxa"/>
            <w:vMerge/>
            <w:vAlign w:val="center"/>
            <w:hideMark/>
          </w:tcPr>
          <w:p w14:paraId="3299A265"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AF7D914" w14:textId="77777777" w:rsidR="00D23F52" w:rsidRPr="00CB317A" w:rsidRDefault="00D23F52">
            <w:pPr>
              <w:pStyle w:val="ParagraphText"/>
            </w:pPr>
            <w:r w:rsidRPr="002C6C11">
              <w:t>/mbs-user-services/{mbsUserServId}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214FACAF" w14:textId="77777777" w:rsidR="00D23F52" w:rsidRPr="002C6C11" w:rsidRDefault="00D23F52">
            <w:pPr>
              <w:pStyle w:val="ParagraphText"/>
            </w:pPr>
            <w:r w:rsidRPr="002C6C11">
              <w:t>PATCH</w:t>
            </w:r>
          </w:p>
        </w:tc>
        <w:tc>
          <w:tcPr>
            <w:tcW w:w="1275" w:type="dxa"/>
            <w:tcBorders>
              <w:top w:val="single" w:sz="4" w:space="0" w:color="auto"/>
              <w:left w:val="single" w:sz="4" w:space="0" w:color="auto"/>
              <w:bottom w:val="single" w:sz="4" w:space="0" w:color="auto"/>
              <w:right w:val="single" w:sz="4" w:space="0" w:color="auto"/>
            </w:tcBorders>
            <w:hideMark/>
          </w:tcPr>
          <w:p w14:paraId="08A075F1"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0ED95327" w14:textId="77777777" w:rsidR="00D23F52" w:rsidRPr="002C6C11" w:rsidRDefault="00D23F52">
            <w:pPr>
              <w:pStyle w:val="ParagraphText"/>
            </w:pPr>
            <w:r w:rsidRPr="002C6C11">
              <w:t>Pass</w:t>
            </w:r>
          </w:p>
        </w:tc>
      </w:tr>
      <w:tr w:rsidR="008114EB" w:rsidRPr="00C80238" w14:paraId="5B17038E" w14:textId="77777777" w:rsidTr="7FDC509E">
        <w:trPr>
          <w:trHeight w:val="207"/>
        </w:trPr>
        <w:tc>
          <w:tcPr>
            <w:tcW w:w="988" w:type="dxa"/>
            <w:vMerge/>
            <w:vAlign w:val="center"/>
            <w:hideMark/>
          </w:tcPr>
          <w:p w14:paraId="3C5E53BB" w14:textId="77777777" w:rsidR="00D23F52" w:rsidRPr="002C6C11" w:rsidRDefault="00D23F52">
            <w:pPr>
              <w:rPr>
                <w:rFonts w:ascii="Montserrat" w:hAnsi="Montserrat"/>
                <w:color w:val="auto"/>
                <w:sz w:val="18"/>
                <w:szCs w:val="18"/>
              </w:rPr>
            </w:pPr>
          </w:p>
        </w:tc>
        <w:tc>
          <w:tcPr>
            <w:tcW w:w="2407" w:type="dxa"/>
            <w:vMerge/>
            <w:vAlign w:val="center"/>
            <w:hideMark/>
          </w:tcPr>
          <w:p w14:paraId="09BF00C8"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7F8DB5F2" w14:textId="77777777" w:rsidR="00D23F52" w:rsidRPr="00CB317A" w:rsidRDefault="00D23F52">
            <w:pPr>
              <w:pStyle w:val="ParagraphText"/>
            </w:pPr>
            <w:r w:rsidRPr="002C6C11">
              <w:t>/mbs-user-services/{mbsUserServId}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7A89F514" w14:textId="77777777" w:rsidR="00D23F52" w:rsidRPr="002C6C11" w:rsidRDefault="00D23F52">
            <w:pPr>
              <w:pStyle w:val="ParagraphText"/>
            </w:pPr>
            <w:r w:rsidRPr="002C6C11">
              <w:t>DELETE</w:t>
            </w:r>
          </w:p>
        </w:tc>
        <w:tc>
          <w:tcPr>
            <w:tcW w:w="1275" w:type="dxa"/>
            <w:tcBorders>
              <w:top w:val="single" w:sz="4" w:space="0" w:color="auto"/>
              <w:left w:val="single" w:sz="4" w:space="0" w:color="auto"/>
              <w:bottom w:val="single" w:sz="4" w:space="0" w:color="auto"/>
              <w:right w:val="single" w:sz="4" w:space="0" w:color="auto"/>
            </w:tcBorders>
            <w:hideMark/>
          </w:tcPr>
          <w:p w14:paraId="198BFD53"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2A8212C6" w14:textId="77777777" w:rsidR="00D23F52" w:rsidRPr="002C6C11" w:rsidRDefault="00D23F52">
            <w:pPr>
              <w:pStyle w:val="ParagraphText"/>
            </w:pPr>
            <w:r w:rsidRPr="002C6C11">
              <w:t>Pass</w:t>
            </w:r>
          </w:p>
        </w:tc>
      </w:tr>
      <w:tr w:rsidR="008114EB" w:rsidRPr="00C80238" w14:paraId="1537291A" w14:textId="77777777" w:rsidTr="7FDC509E">
        <w:trPr>
          <w:trHeight w:val="207"/>
        </w:trPr>
        <w:tc>
          <w:tcPr>
            <w:tcW w:w="988" w:type="dxa"/>
            <w:vMerge/>
            <w:vAlign w:val="center"/>
            <w:hideMark/>
          </w:tcPr>
          <w:p w14:paraId="1CF03F52" w14:textId="77777777" w:rsidR="00D23F52" w:rsidRPr="002C6C11" w:rsidRDefault="00D23F52">
            <w:pPr>
              <w:rPr>
                <w:rFonts w:ascii="Montserrat" w:hAnsi="Montserrat"/>
                <w:color w:val="auto"/>
                <w:sz w:val="18"/>
                <w:szCs w:val="18"/>
              </w:rPr>
            </w:pPr>
          </w:p>
        </w:tc>
        <w:tc>
          <w:tcPr>
            <w:tcW w:w="2407" w:type="dxa"/>
            <w:vMerge/>
            <w:vAlign w:val="center"/>
            <w:hideMark/>
          </w:tcPr>
          <w:p w14:paraId="47B9F35F"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3BA6166" w14:textId="77777777" w:rsidR="00D23F52" w:rsidRPr="00CB317A" w:rsidRDefault="00D23F52">
            <w:pPr>
              <w:pStyle w:val="ParagraphText"/>
            </w:pPr>
            <w:r w:rsidRPr="002C6C11">
              <w:t>/sessions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60375062" w14:textId="77777777" w:rsidR="00D23F52" w:rsidRPr="002C6C11" w:rsidRDefault="00D23F52">
            <w:pPr>
              <w:pStyle w:val="ParagraphText"/>
            </w:pPr>
            <w:r w:rsidRPr="002C6C11">
              <w:t>GET</w:t>
            </w:r>
          </w:p>
        </w:tc>
        <w:tc>
          <w:tcPr>
            <w:tcW w:w="1275" w:type="dxa"/>
            <w:tcBorders>
              <w:top w:val="single" w:sz="4" w:space="0" w:color="auto"/>
              <w:left w:val="single" w:sz="4" w:space="0" w:color="auto"/>
              <w:bottom w:val="single" w:sz="4" w:space="0" w:color="auto"/>
              <w:right w:val="single" w:sz="4" w:space="0" w:color="auto"/>
            </w:tcBorders>
            <w:hideMark/>
          </w:tcPr>
          <w:p w14:paraId="4513A0A2"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1D06494F" w14:textId="77777777" w:rsidR="00D23F52" w:rsidRPr="002C6C11" w:rsidRDefault="00D23F52">
            <w:pPr>
              <w:pStyle w:val="ParagraphText"/>
            </w:pPr>
            <w:r w:rsidRPr="002C6C11">
              <w:t>Pass</w:t>
            </w:r>
          </w:p>
        </w:tc>
      </w:tr>
      <w:tr w:rsidR="008114EB" w:rsidRPr="00C80238" w14:paraId="4D0F2D6C" w14:textId="77777777" w:rsidTr="7FDC509E">
        <w:trPr>
          <w:trHeight w:val="207"/>
        </w:trPr>
        <w:tc>
          <w:tcPr>
            <w:tcW w:w="988" w:type="dxa"/>
            <w:vMerge/>
            <w:vAlign w:val="center"/>
            <w:hideMark/>
          </w:tcPr>
          <w:p w14:paraId="00309647" w14:textId="77777777" w:rsidR="00D23F52" w:rsidRPr="002C6C11" w:rsidRDefault="00D23F52">
            <w:pPr>
              <w:rPr>
                <w:rFonts w:ascii="Montserrat" w:hAnsi="Montserrat"/>
                <w:color w:val="auto"/>
                <w:sz w:val="18"/>
                <w:szCs w:val="18"/>
              </w:rPr>
            </w:pPr>
          </w:p>
        </w:tc>
        <w:tc>
          <w:tcPr>
            <w:tcW w:w="2407" w:type="dxa"/>
            <w:vMerge/>
            <w:vAlign w:val="center"/>
            <w:hideMark/>
          </w:tcPr>
          <w:p w14:paraId="6301CE60"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575715A3" w14:textId="77777777" w:rsidR="00D23F52" w:rsidRPr="00CB317A" w:rsidRDefault="00D23F52">
            <w:pPr>
              <w:pStyle w:val="ParagraphText"/>
            </w:pPr>
            <w:r w:rsidRPr="002C6C11">
              <w:t>/sessions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42E5F17F"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0A6E6277"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47C43417" w14:textId="77777777" w:rsidR="00D23F52" w:rsidRPr="002C6C11" w:rsidRDefault="00D23F52">
            <w:pPr>
              <w:pStyle w:val="ParagraphText"/>
            </w:pPr>
            <w:r w:rsidRPr="002C6C11">
              <w:t>Pass</w:t>
            </w:r>
          </w:p>
        </w:tc>
      </w:tr>
      <w:tr w:rsidR="008114EB" w:rsidRPr="00C80238" w14:paraId="1DCA9FBE" w14:textId="77777777" w:rsidTr="7FDC509E">
        <w:trPr>
          <w:trHeight w:val="207"/>
        </w:trPr>
        <w:tc>
          <w:tcPr>
            <w:tcW w:w="988" w:type="dxa"/>
            <w:vMerge/>
            <w:vAlign w:val="center"/>
            <w:hideMark/>
          </w:tcPr>
          <w:p w14:paraId="5A4E649F" w14:textId="77777777" w:rsidR="00D23F52" w:rsidRPr="002C6C11" w:rsidRDefault="00D23F52">
            <w:pPr>
              <w:rPr>
                <w:rFonts w:ascii="Montserrat" w:hAnsi="Montserrat"/>
                <w:color w:val="auto"/>
                <w:sz w:val="18"/>
                <w:szCs w:val="18"/>
              </w:rPr>
            </w:pPr>
          </w:p>
        </w:tc>
        <w:tc>
          <w:tcPr>
            <w:tcW w:w="2407" w:type="dxa"/>
            <w:vMerge/>
            <w:vAlign w:val="center"/>
            <w:hideMark/>
          </w:tcPr>
          <w:p w14:paraId="0C77002E"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C4EA513" w14:textId="77777777" w:rsidR="00D23F52" w:rsidRPr="00CB317A" w:rsidRDefault="00D23F52">
            <w:pPr>
              <w:pStyle w:val="ParagraphText"/>
            </w:pPr>
            <w:r w:rsidRPr="002C6C11">
              <w:t>/sessions/{sessionId}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001FA4DF" w14:textId="77777777" w:rsidR="00D23F52" w:rsidRPr="002C6C11" w:rsidRDefault="00D23F52">
            <w:pPr>
              <w:pStyle w:val="ParagraphText"/>
            </w:pPr>
            <w:r w:rsidRPr="002C6C11">
              <w:t>GET</w:t>
            </w:r>
          </w:p>
        </w:tc>
        <w:tc>
          <w:tcPr>
            <w:tcW w:w="1275" w:type="dxa"/>
            <w:tcBorders>
              <w:top w:val="single" w:sz="4" w:space="0" w:color="auto"/>
              <w:left w:val="single" w:sz="4" w:space="0" w:color="auto"/>
              <w:bottom w:val="single" w:sz="4" w:space="0" w:color="auto"/>
              <w:right w:val="single" w:sz="4" w:space="0" w:color="auto"/>
            </w:tcBorders>
            <w:hideMark/>
          </w:tcPr>
          <w:p w14:paraId="59049FC1"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2171976B" w14:textId="77777777" w:rsidR="00D23F52" w:rsidRPr="002C6C11" w:rsidRDefault="00D23F52">
            <w:pPr>
              <w:pStyle w:val="ParagraphText"/>
            </w:pPr>
            <w:r w:rsidRPr="002C6C11">
              <w:t>Pass</w:t>
            </w:r>
          </w:p>
        </w:tc>
      </w:tr>
      <w:tr w:rsidR="008114EB" w:rsidRPr="00C80238" w14:paraId="4EDF5D48" w14:textId="77777777" w:rsidTr="7FDC509E">
        <w:trPr>
          <w:trHeight w:val="207"/>
        </w:trPr>
        <w:tc>
          <w:tcPr>
            <w:tcW w:w="988" w:type="dxa"/>
            <w:vMerge/>
            <w:vAlign w:val="center"/>
            <w:hideMark/>
          </w:tcPr>
          <w:p w14:paraId="015EF486" w14:textId="77777777" w:rsidR="00D23F52" w:rsidRPr="002C6C11" w:rsidRDefault="00D23F52">
            <w:pPr>
              <w:rPr>
                <w:rFonts w:ascii="Montserrat" w:hAnsi="Montserrat"/>
                <w:color w:val="auto"/>
                <w:sz w:val="18"/>
                <w:szCs w:val="18"/>
              </w:rPr>
            </w:pPr>
          </w:p>
        </w:tc>
        <w:tc>
          <w:tcPr>
            <w:tcW w:w="2407" w:type="dxa"/>
            <w:vMerge/>
            <w:vAlign w:val="center"/>
            <w:hideMark/>
          </w:tcPr>
          <w:p w14:paraId="32D76A82"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0D1DCF0E" w14:textId="77777777" w:rsidR="00D23F52" w:rsidRPr="00CB317A" w:rsidRDefault="00D23F52">
            <w:pPr>
              <w:pStyle w:val="ParagraphText"/>
            </w:pPr>
            <w:r w:rsidRPr="002C6C11">
              <w:t>/sessions/{sessionId}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4B9CF230" w14:textId="77777777" w:rsidR="00D23F52" w:rsidRPr="002C6C11" w:rsidRDefault="00D23F52">
            <w:pPr>
              <w:pStyle w:val="ParagraphText"/>
            </w:pPr>
            <w:r w:rsidRPr="002C6C11">
              <w:t>PUT</w:t>
            </w:r>
          </w:p>
        </w:tc>
        <w:tc>
          <w:tcPr>
            <w:tcW w:w="1275" w:type="dxa"/>
            <w:tcBorders>
              <w:top w:val="single" w:sz="4" w:space="0" w:color="auto"/>
              <w:left w:val="single" w:sz="4" w:space="0" w:color="auto"/>
              <w:bottom w:val="single" w:sz="4" w:space="0" w:color="auto"/>
              <w:right w:val="single" w:sz="4" w:space="0" w:color="auto"/>
            </w:tcBorders>
            <w:hideMark/>
          </w:tcPr>
          <w:p w14:paraId="5F03F011"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351DAF6B" w14:textId="77777777" w:rsidR="00D23F52" w:rsidRPr="002C6C11" w:rsidRDefault="00D23F52">
            <w:pPr>
              <w:pStyle w:val="ParagraphText"/>
            </w:pPr>
            <w:r w:rsidRPr="002C6C11">
              <w:t>Pass</w:t>
            </w:r>
          </w:p>
        </w:tc>
      </w:tr>
      <w:tr w:rsidR="008114EB" w:rsidRPr="00C80238" w14:paraId="32A1CA68" w14:textId="77777777" w:rsidTr="7FDC509E">
        <w:trPr>
          <w:trHeight w:val="207"/>
        </w:trPr>
        <w:tc>
          <w:tcPr>
            <w:tcW w:w="988" w:type="dxa"/>
            <w:vMerge/>
            <w:vAlign w:val="center"/>
            <w:hideMark/>
          </w:tcPr>
          <w:p w14:paraId="6A0A82F2" w14:textId="77777777" w:rsidR="00D23F52" w:rsidRPr="002C6C11" w:rsidRDefault="00D23F52">
            <w:pPr>
              <w:rPr>
                <w:rFonts w:ascii="Montserrat" w:hAnsi="Montserrat"/>
                <w:color w:val="auto"/>
                <w:sz w:val="18"/>
                <w:szCs w:val="18"/>
              </w:rPr>
            </w:pPr>
          </w:p>
        </w:tc>
        <w:tc>
          <w:tcPr>
            <w:tcW w:w="2407" w:type="dxa"/>
            <w:vMerge/>
            <w:vAlign w:val="center"/>
            <w:hideMark/>
          </w:tcPr>
          <w:p w14:paraId="304E7E6B"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E54960D" w14:textId="77777777" w:rsidR="00D23F52" w:rsidRPr="00CB317A" w:rsidRDefault="00D23F52">
            <w:pPr>
              <w:pStyle w:val="ParagraphText"/>
            </w:pPr>
            <w:r w:rsidRPr="002C6C11">
              <w:t>/sessions/{sessionId}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1E0D5FFE" w14:textId="77777777" w:rsidR="00D23F52" w:rsidRPr="002C6C11" w:rsidRDefault="00D23F52">
            <w:pPr>
              <w:pStyle w:val="ParagraphText"/>
            </w:pPr>
            <w:r w:rsidRPr="002C6C11">
              <w:t>PATCH</w:t>
            </w:r>
          </w:p>
        </w:tc>
        <w:tc>
          <w:tcPr>
            <w:tcW w:w="1275" w:type="dxa"/>
            <w:tcBorders>
              <w:top w:val="single" w:sz="4" w:space="0" w:color="auto"/>
              <w:left w:val="single" w:sz="4" w:space="0" w:color="auto"/>
              <w:bottom w:val="single" w:sz="4" w:space="0" w:color="auto"/>
              <w:right w:val="single" w:sz="4" w:space="0" w:color="auto"/>
            </w:tcBorders>
            <w:hideMark/>
          </w:tcPr>
          <w:p w14:paraId="02286300"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626AB4AA" w14:textId="77777777" w:rsidR="00D23F52" w:rsidRPr="002C6C11" w:rsidRDefault="00D23F52">
            <w:pPr>
              <w:pStyle w:val="ParagraphText"/>
            </w:pPr>
            <w:r w:rsidRPr="002C6C11">
              <w:t>Pass</w:t>
            </w:r>
          </w:p>
        </w:tc>
      </w:tr>
      <w:tr w:rsidR="008114EB" w:rsidRPr="00C80238" w14:paraId="689D6F12" w14:textId="77777777" w:rsidTr="7FDC509E">
        <w:trPr>
          <w:trHeight w:val="207"/>
        </w:trPr>
        <w:tc>
          <w:tcPr>
            <w:tcW w:w="988" w:type="dxa"/>
            <w:vMerge/>
            <w:vAlign w:val="center"/>
            <w:hideMark/>
          </w:tcPr>
          <w:p w14:paraId="03DED0CD" w14:textId="77777777" w:rsidR="00D23F52" w:rsidRPr="002C6C11" w:rsidRDefault="00D23F52">
            <w:pPr>
              <w:rPr>
                <w:rFonts w:ascii="Montserrat" w:hAnsi="Montserrat"/>
                <w:color w:val="auto"/>
                <w:sz w:val="18"/>
                <w:szCs w:val="18"/>
              </w:rPr>
            </w:pPr>
          </w:p>
        </w:tc>
        <w:tc>
          <w:tcPr>
            <w:tcW w:w="2407" w:type="dxa"/>
            <w:vMerge/>
            <w:vAlign w:val="center"/>
            <w:hideMark/>
          </w:tcPr>
          <w:p w14:paraId="15FCF3DC"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2423F8EB" w14:textId="77777777" w:rsidR="00D23F52" w:rsidRPr="00CB317A" w:rsidRDefault="00D23F52">
            <w:pPr>
              <w:pStyle w:val="ParagraphText"/>
            </w:pPr>
            <w:r w:rsidRPr="002C6C11">
              <w:t>/sessions/{sessionId}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1311197A" w14:textId="77777777" w:rsidR="00D23F52" w:rsidRPr="002C6C11" w:rsidRDefault="00D23F52">
            <w:pPr>
              <w:pStyle w:val="ParagraphText"/>
            </w:pPr>
            <w:r w:rsidRPr="002C6C11">
              <w:t>DELETE</w:t>
            </w:r>
          </w:p>
        </w:tc>
        <w:tc>
          <w:tcPr>
            <w:tcW w:w="1275" w:type="dxa"/>
            <w:tcBorders>
              <w:top w:val="single" w:sz="4" w:space="0" w:color="auto"/>
              <w:left w:val="single" w:sz="4" w:space="0" w:color="auto"/>
              <w:bottom w:val="single" w:sz="4" w:space="0" w:color="auto"/>
              <w:right w:val="single" w:sz="4" w:space="0" w:color="auto"/>
            </w:tcBorders>
            <w:hideMark/>
          </w:tcPr>
          <w:p w14:paraId="120B2973"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5141E93B" w14:textId="77777777" w:rsidR="00D23F52" w:rsidRPr="002C6C11" w:rsidRDefault="00D23F52">
            <w:pPr>
              <w:pStyle w:val="ParagraphText"/>
            </w:pPr>
            <w:r w:rsidRPr="002C6C11">
              <w:t>Pass</w:t>
            </w:r>
          </w:p>
        </w:tc>
      </w:tr>
      <w:tr w:rsidR="008114EB" w:rsidRPr="00C80238" w14:paraId="544F2ACA" w14:textId="77777777" w:rsidTr="7FDC509E">
        <w:trPr>
          <w:trHeight w:val="207"/>
        </w:trPr>
        <w:tc>
          <w:tcPr>
            <w:tcW w:w="988" w:type="dxa"/>
            <w:vMerge/>
            <w:vAlign w:val="center"/>
            <w:hideMark/>
          </w:tcPr>
          <w:p w14:paraId="7ABB024B" w14:textId="77777777" w:rsidR="00D23F52" w:rsidRPr="002C6C11" w:rsidRDefault="00D23F52">
            <w:pPr>
              <w:rPr>
                <w:rFonts w:ascii="Montserrat" w:hAnsi="Montserrat"/>
                <w:color w:val="auto"/>
                <w:sz w:val="18"/>
                <w:szCs w:val="18"/>
              </w:rPr>
            </w:pPr>
          </w:p>
        </w:tc>
        <w:tc>
          <w:tcPr>
            <w:tcW w:w="2407" w:type="dxa"/>
            <w:vMerge/>
            <w:vAlign w:val="center"/>
            <w:hideMark/>
          </w:tcPr>
          <w:p w14:paraId="7353E1A4"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74044E15" w14:textId="77777777" w:rsidR="00D23F52" w:rsidRPr="002C6C11" w:rsidRDefault="00D23F52">
            <w:pPr>
              <w:pStyle w:val="ParagraphText"/>
            </w:pPr>
            <w:r w:rsidRPr="002C6C11">
              <w:t>/status-subscriptions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64345F0F" w14:textId="77777777" w:rsidR="00D23F52" w:rsidRPr="002C6C11" w:rsidRDefault="00D23F52">
            <w:pPr>
              <w:pStyle w:val="ParagraphText"/>
            </w:pPr>
            <w:r w:rsidRPr="002C6C11">
              <w:t>GET</w:t>
            </w:r>
          </w:p>
        </w:tc>
        <w:tc>
          <w:tcPr>
            <w:tcW w:w="1275" w:type="dxa"/>
            <w:tcBorders>
              <w:top w:val="single" w:sz="4" w:space="0" w:color="auto"/>
              <w:left w:val="single" w:sz="4" w:space="0" w:color="auto"/>
              <w:bottom w:val="single" w:sz="4" w:space="0" w:color="auto"/>
              <w:right w:val="single" w:sz="4" w:space="0" w:color="auto"/>
            </w:tcBorders>
            <w:hideMark/>
          </w:tcPr>
          <w:p w14:paraId="482F9DC9"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65C511F7" w14:textId="77777777" w:rsidR="00D23F52" w:rsidRPr="002C6C11" w:rsidRDefault="00D23F52">
            <w:pPr>
              <w:pStyle w:val="ParagraphText"/>
            </w:pPr>
            <w:r w:rsidRPr="002C6C11">
              <w:t>Pass</w:t>
            </w:r>
          </w:p>
        </w:tc>
      </w:tr>
      <w:tr w:rsidR="008114EB" w:rsidRPr="00C80238" w14:paraId="6EA465AF" w14:textId="77777777" w:rsidTr="7FDC509E">
        <w:trPr>
          <w:trHeight w:val="207"/>
        </w:trPr>
        <w:tc>
          <w:tcPr>
            <w:tcW w:w="988" w:type="dxa"/>
            <w:vMerge/>
            <w:vAlign w:val="center"/>
            <w:hideMark/>
          </w:tcPr>
          <w:p w14:paraId="7C295D19" w14:textId="77777777" w:rsidR="00D23F52" w:rsidRPr="002C6C11" w:rsidRDefault="00D23F52">
            <w:pPr>
              <w:rPr>
                <w:rFonts w:ascii="Montserrat" w:hAnsi="Montserrat"/>
                <w:color w:val="auto"/>
                <w:sz w:val="18"/>
                <w:szCs w:val="18"/>
              </w:rPr>
            </w:pPr>
          </w:p>
        </w:tc>
        <w:tc>
          <w:tcPr>
            <w:tcW w:w="2407" w:type="dxa"/>
            <w:vMerge/>
            <w:vAlign w:val="center"/>
            <w:hideMark/>
          </w:tcPr>
          <w:p w14:paraId="59E5807E"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547F37B7" w14:textId="77777777" w:rsidR="00D23F52" w:rsidRPr="002C6C11" w:rsidRDefault="00D23F52">
            <w:pPr>
              <w:pStyle w:val="ParagraphText"/>
            </w:pPr>
            <w:r w:rsidRPr="002C6C11">
              <w:t>/status-subscriptions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2F894E6F"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4192C1D4"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3622C320" w14:textId="77777777" w:rsidR="00D23F52" w:rsidRPr="002C6C11" w:rsidRDefault="00D23F52">
            <w:pPr>
              <w:pStyle w:val="ParagraphText"/>
            </w:pPr>
            <w:r w:rsidRPr="002C6C11">
              <w:t>Pass</w:t>
            </w:r>
          </w:p>
        </w:tc>
      </w:tr>
      <w:tr w:rsidR="008114EB" w:rsidRPr="00C80238" w14:paraId="6886496E" w14:textId="77777777" w:rsidTr="7FDC509E">
        <w:trPr>
          <w:trHeight w:val="207"/>
        </w:trPr>
        <w:tc>
          <w:tcPr>
            <w:tcW w:w="988" w:type="dxa"/>
            <w:vMerge/>
            <w:vAlign w:val="center"/>
            <w:hideMark/>
          </w:tcPr>
          <w:p w14:paraId="33DDDA38" w14:textId="77777777" w:rsidR="00D23F52" w:rsidRPr="002C6C11" w:rsidRDefault="00D23F52">
            <w:pPr>
              <w:rPr>
                <w:rFonts w:ascii="Montserrat" w:hAnsi="Montserrat"/>
                <w:color w:val="auto"/>
                <w:sz w:val="18"/>
                <w:szCs w:val="18"/>
              </w:rPr>
            </w:pPr>
          </w:p>
        </w:tc>
        <w:tc>
          <w:tcPr>
            <w:tcW w:w="2407" w:type="dxa"/>
            <w:vMerge/>
            <w:vAlign w:val="center"/>
            <w:hideMark/>
          </w:tcPr>
          <w:p w14:paraId="610962B2"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01C2406" w14:textId="77777777" w:rsidR="00D23F52" w:rsidRPr="002C6C11" w:rsidRDefault="00D23F52">
            <w:pPr>
              <w:pStyle w:val="ParagraphText"/>
            </w:pPr>
            <w:r w:rsidRPr="002C6C11">
              <w:t>/status-subscriptions/{subscriptionId}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129EE076" w14:textId="77777777" w:rsidR="00D23F52" w:rsidRPr="002C6C11" w:rsidRDefault="00D23F52">
            <w:pPr>
              <w:pStyle w:val="ParagraphText"/>
            </w:pPr>
            <w:r w:rsidRPr="002C6C11">
              <w:t>GET</w:t>
            </w:r>
          </w:p>
        </w:tc>
        <w:tc>
          <w:tcPr>
            <w:tcW w:w="1275" w:type="dxa"/>
            <w:tcBorders>
              <w:top w:val="single" w:sz="4" w:space="0" w:color="auto"/>
              <w:left w:val="single" w:sz="4" w:space="0" w:color="auto"/>
              <w:bottom w:val="single" w:sz="4" w:space="0" w:color="auto"/>
              <w:right w:val="single" w:sz="4" w:space="0" w:color="auto"/>
            </w:tcBorders>
            <w:hideMark/>
          </w:tcPr>
          <w:p w14:paraId="7415C004"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01745FA7" w14:textId="77777777" w:rsidR="00D23F52" w:rsidRPr="002C6C11" w:rsidRDefault="00D23F52">
            <w:pPr>
              <w:pStyle w:val="ParagraphText"/>
            </w:pPr>
            <w:r w:rsidRPr="002C6C11">
              <w:t>Pass</w:t>
            </w:r>
          </w:p>
        </w:tc>
      </w:tr>
      <w:tr w:rsidR="008114EB" w:rsidRPr="00C80238" w14:paraId="2AB65AFB" w14:textId="77777777" w:rsidTr="7FDC509E">
        <w:trPr>
          <w:trHeight w:val="207"/>
        </w:trPr>
        <w:tc>
          <w:tcPr>
            <w:tcW w:w="988" w:type="dxa"/>
            <w:vMerge/>
            <w:vAlign w:val="center"/>
            <w:hideMark/>
          </w:tcPr>
          <w:p w14:paraId="02BBF0E9" w14:textId="77777777" w:rsidR="00D23F52" w:rsidRPr="002C6C11" w:rsidRDefault="00D23F52">
            <w:pPr>
              <w:rPr>
                <w:rFonts w:ascii="Montserrat" w:hAnsi="Montserrat"/>
                <w:color w:val="auto"/>
                <w:sz w:val="18"/>
                <w:szCs w:val="18"/>
              </w:rPr>
            </w:pPr>
          </w:p>
        </w:tc>
        <w:tc>
          <w:tcPr>
            <w:tcW w:w="2407" w:type="dxa"/>
            <w:vMerge/>
            <w:vAlign w:val="center"/>
            <w:hideMark/>
          </w:tcPr>
          <w:p w14:paraId="7F15C174"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00AB82CC" w14:textId="77777777" w:rsidR="00D23F52" w:rsidRPr="00CB317A" w:rsidRDefault="00D23F52">
            <w:pPr>
              <w:pStyle w:val="ParagraphText"/>
            </w:pPr>
            <w:r w:rsidRPr="002C6C11">
              <w:t>/status-subscriptions/{subscriptionId}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4EC575B2" w14:textId="77777777" w:rsidR="00D23F52" w:rsidRPr="002C6C11" w:rsidRDefault="00D23F52">
            <w:pPr>
              <w:pStyle w:val="ParagraphText"/>
            </w:pPr>
            <w:r w:rsidRPr="002C6C11">
              <w:t>PUT</w:t>
            </w:r>
          </w:p>
        </w:tc>
        <w:tc>
          <w:tcPr>
            <w:tcW w:w="1275" w:type="dxa"/>
            <w:tcBorders>
              <w:top w:val="single" w:sz="4" w:space="0" w:color="auto"/>
              <w:left w:val="single" w:sz="4" w:space="0" w:color="auto"/>
              <w:bottom w:val="single" w:sz="4" w:space="0" w:color="auto"/>
              <w:right w:val="single" w:sz="4" w:space="0" w:color="auto"/>
            </w:tcBorders>
            <w:hideMark/>
          </w:tcPr>
          <w:p w14:paraId="0841003D"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40B2E98B" w14:textId="77777777" w:rsidR="00D23F52" w:rsidRPr="002C6C11" w:rsidRDefault="00D23F52">
            <w:pPr>
              <w:pStyle w:val="ParagraphText"/>
            </w:pPr>
            <w:r w:rsidRPr="002C6C11">
              <w:t>Pass</w:t>
            </w:r>
          </w:p>
        </w:tc>
      </w:tr>
      <w:tr w:rsidR="008114EB" w:rsidRPr="00C80238" w14:paraId="77DB739D" w14:textId="77777777" w:rsidTr="7FDC509E">
        <w:trPr>
          <w:trHeight w:val="207"/>
        </w:trPr>
        <w:tc>
          <w:tcPr>
            <w:tcW w:w="988" w:type="dxa"/>
            <w:vMerge/>
            <w:vAlign w:val="center"/>
            <w:hideMark/>
          </w:tcPr>
          <w:p w14:paraId="30CD0EB9" w14:textId="77777777" w:rsidR="00D23F52" w:rsidRPr="002C6C11" w:rsidRDefault="00D23F52">
            <w:pPr>
              <w:rPr>
                <w:rFonts w:ascii="Montserrat" w:hAnsi="Montserrat"/>
                <w:color w:val="auto"/>
                <w:sz w:val="18"/>
                <w:szCs w:val="18"/>
              </w:rPr>
            </w:pPr>
          </w:p>
        </w:tc>
        <w:tc>
          <w:tcPr>
            <w:tcW w:w="2407" w:type="dxa"/>
            <w:vMerge/>
            <w:vAlign w:val="center"/>
            <w:hideMark/>
          </w:tcPr>
          <w:p w14:paraId="45BAAA3F"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252200F7" w14:textId="77777777" w:rsidR="00D23F52" w:rsidRPr="00CB317A" w:rsidRDefault="00D23F52">
            <w:pPr>
              <w:pStyle w:val="ParagraphText"/>
            </w:pPr>
            <w:r w:rsidRPr="002C6C11">
              <w:t>/status-subscriptions/{subscriptionId}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248BC18C" w14:textId="77777777" w:rsidR="00D23F52" w:rsidRPr="002C6C11" w:rsidRDefault="00D23F52">
            <w:pPr>
              <w:pStyle w:val="ParagraphText"/>
            </w:pPr>
            <w:r w:rsidRPr="002C6C11">
              <w:t>PATCH</w:t>
            </w:r>
          </w:p>
        </w:tc>
        <w:tc>
          <w:tcPr>
            <w:tcW w:w="1275" w:type="dxa"/>
            <w:tcBorders>
              <w:top w:val="single" w:sz="4" w:space="0" w:color="auto"/>
              <w:left w:val="single" w:sz="4" w:space="0" w:color="auto"/>
              <w:bottom w:val="single" w:sz="4" w:space="0" w:color="auto"/>
              <w:right w:val="single" w:sz="4" w:space="0" w:color="auto"/>
            </w:tcBorders>
            <w:hideMark/>
          </w:tcPr>
          <w:p w14:paraId="208CEC15"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59499B66" w14:textId="77777777" w:rsidR="00D23F52" w:rsidRPr="002C6C11" w:rsidRDefault="00D23F52">
            <w:pPr>
              <w:pStyle w:val="ParagraphText"/>
            </w:pPr>
            <w:r w:rsidRPr="002C6C11">
              <w:t>Pass</w:t>
            </w:r>
          </w:p>
        </w:tc>
      </w:tr>
      <w:tr w:rsidR="008114EB" w:rsidRPr="00C80238" w14:paraId="0D6ABC13" w14:textId="77777777" w:rsidTr="7FDC509E">
        <w:trPr>
          <w:trHeight w:val="207"/>
        </w:trPr>
        <w:tc>
          <w:tcPr>
            <w:tcW w:w="988" w:type="dxa"/>
            <w:vMerge/>
            <w:vAlign w:val="center"/>
            <w:hideMark/>
          </w:tcPr>
          <w:p w14:paraId="38EF4CE4" w14:textId="77777777" w:rsidR="00D23F52" w:rsidRPr="002C6C11" w:rsidRDefault="00D23F52">
            <w:pPr>
              <w:rPr>
                <w:rFonts w:ascii="Montserrat" w:hAnsi="Montserrat"/>
                <w:color w:val="auto"/>
                <w:sz w:val="18"/>
                <w:szCs w:val="18"/>
              </w:rPr>
            </w:pPr>
          </w:p>
        </w:tc>
        <w:tc>
          <w:tcPr>
            <w:tcW w:w="2407" w:type="dxa"/>
            <w:vMerge/>
            <w:vAlign w:val="center"/>
            <w:hideMark/>
          </w:tcPr>
          <w:p w14:paraId="4F658E3C"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060E719C" w14:textId="77777777" w:rsidR="00D23F52" w:rsidRPr="00CB317A" w:rsidRDefault="00D23F52">
            <w:pPr>
              <w:pStyle w:val="ParagraphText"/>
            </w:pPr>
            <w:r w:rsidRPr="002C6C11">
              <w:t>/status-subscriptions/{subscriptionId}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73293108" w14:textId="77777777" w:rsidR="00D23F52" w:rsidRPr="002C6C11" w:rsidRDefault="00D23F52">
            <w:pPr>
              <w:pStyle w:val="ParagraphText"/>
            </w:pPr>
            <w:r w:rsidRPr="002C6C11">
              <w:t>DELETE</w:t>
            </w:r>
          </w:p>
        </w:tc>
        <w:tc>
          <w:tcPr>
            <w:tcW w:w="1275" w:type="dxa"/>
            <w:tcBorders>
              <w:top w:val="single" w:sz="4" w:space="0" w:color="auto"/>
              <w:left w:val="single" w:sz="4" w:space="0" w:color="auto"/>
              <w:bottom w:val="single" w:sz="4" w:space="0" w:color="auto"/>
              <w:right w:val="single" w:sz="4" w:space="0" w:color="auto"/>
            </w:tcBorders>
            <w:hideMark/>
          </w:tcPr>
          <w:p w14:paraId="0E4AE510"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6A4252AE" w14:textId="77777777" w:rsidR="00D23F52" w:rsidRPr="002C6C11" w:rsidRDefault="00D23F52">
            <w:pPr>
              <w:pStyle w:val="ParagraphText"/>
            </w:pPr>
            <w:r w:rsidRPr="002C6C11">
              <w:t>Pass</w:t>
            </w:r>
          </w:p>
        </w:tc>
      </w:tr>
      <w:tr w:rsidR="008114EB" w:rsidRPr="00C80238" w14:paraId="22C87653" w14:textId="77777777">
        <w:trPr>
          <w:trHeight w:val="91"/>
        </w:trPr>
        <w:tc>
          <w:tcPr>
            <w:tcW w:w="988" w:type="dxa"/>
            <w:vMerge w:val="restart"/>
            <w:tcBorders>
              <w:top w:val="single" w:sz="4" w:space="0" w:color="auto"/>
              <w:left w:val="single" w:sz="4" w:space="0" w:color="auto"/>
              <w:bottom w:val="single" w:sz="4" w:space="0" w:color="auto"/>
              <w:right w:val="single" w:sz="4" w:space="0" w:color="auto"/>
            </w:tcBorders>
            <w:vAlign w:val="center"/>
            <w:hideMark/>
          </w:tcPr>
          <w:p w14:paraId="52BDD6BB" w14:textId="77777777" w:rsidR="00D23F52" w:rsidRPr="002C6C11" w:rsidRDefault="00D23F52">
            <w:pPr>
              <w:pStyle w:val="ParagraphText"/>
            </w:pPr>
            <w:r w:rsidRPr="002C6C11">
              <w:t>MBSTF</w:t>
            </w:r>
          </w:p>
        </w:tc>
        <w:tc>
          <w:tcPr>
            <w:tcW w:w="2407" w:type="dxa"/>
            <w:vMerge w:val="restart"/>
            <w:tcBorders>
              <w:top w:val="single" w:sz="4" w:space="0" w:color="auto"/>
              <w:left w:val="single" w:sz="4" w:space="0" w:color="auto"/>
              <w:bottom w:val="single" w:sz="4" w:space="0" w:color="auto"/>
              <w:right w:val="single" w:sz="4" w:space="0" w:color="auto"/>
            </w:tcBorders>
            <w:vAlign w:val="center"/>
            <w:hideMark/>
          </w:tcPr>
          <w:p w14:paraId="57E395C1" w14:textId="77777777" w:rsidR="00D23F52" w:rsidRPr="00CB317A" w:rsidRDefault="00D23F52">
            <w:pPr>
              <w:pStyle w:val="ParagraphText"/>
            </w:pPr>
            <w:r w:rsidRPr="002C6C11">
              <w:t>Nmbstf-distsession (/nmbstf-distsession/v1)</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0F4F470" w14:textId="77777777" w:rsidR="00D23F52" w:rsidRPr="00CB317A" w:rsidRDefault="00D23F52">
            <w:pPr>
              <w:pStyle w:val="ParagraphText"/>
            </w:pPr>
            <w:r w:rsidRPr="002C6C11">
              <w:t>/dist-sessions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60525908"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522E7AC5"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5C28C2DD" w14:textId="77777777" w:rsidR="00D23F52" w:rsidRPr="002C6C11" w:rsidRDefault="00D23F52">
            <w:pPr>
              <w:pStyle w:val="ParagraphText"/>
            </w:pPr>
            <w:r w:rsidRPr="002C6C11">
              <w:t>Pass</w:t>
            </w:r>
          </w:p>
        </w:tc>
      </w:tr>
      <w:tr w:rsidR="008114EB" w:rsidRPr="00C80238" w14:paraId="31AAF4F7" w14:textId="77777777" w:rsidTr="7FDC509E">
        <w:trPr>
          <w:trHeight w:val="87"/>
        </w:trPr>
        <w:tc>
          <w:tcPr>
            <w:tcW w:w="988" w:type="dxa"/>
            <w:vMerge/>
            <w:vAlign w:val="center"/>
            <w:hideMark/>
          </w:tcPr>
          <w:p w14:paraId="7F70000D" w14:textId="77777777" w:rsidR="00D23F52" w:rsidRPr="002C6C11" w:rsidRDefault="00D23F52">
            <w:pPr>
              <w:rPr>
                <w:rFonts w:ascii="Montserrat" w:hAnsi="Montserrat"/>
                <w:color w:val="auto"/>
                <w:sz w:val="18"/>
                <w:szCs w:val="18"/>
              </w:rPr>
            </w:pPr>
          </w:p>
        </w:tc>
        <w:tc>
          <w:tcPr>
            <w:tcW w:w="2407" w:type="dxa"/>
            <w:vMerge/>
            <w:vAlign w:val="center"/>
            <w:hideMark/>
          </w:tcPr>
          <w:p w14:paraId="06BEF1E1"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665201A7" w14:textId="77777777" w:rsidR="00D23F52" w:rsidRPr="00CB317A" w:rsidRDefault="00D23F52">
            <w:pPr>
              <w:pStyle w:val="ParagraphText"/>
            </w:pPr>
            <w:r w:rsidRPr="002C6C11">
              <w:t>/dist-sessions/{distSessionRef}</w:t>
            </w:r>
          </w:p>
        </w:tc>
        <w:tc>
          <w:tcPr>
            <w:tcW w:w="1700" w:type="dxa"/>
            <w:tcBorders>
              <w:top w:val="single" w:sz="4" w:space="0" w:color="auto"/>
              <w:left w:val="single" w:sz="4" w:space="0" w:color="auto"/>
              <w:bottom w:val="single" w:sz="4" w:space="0" w:color="auto"/>
              <w:right w:val="single" w:sz="4" w:space="0" w:color="auto"/>
            </w:tcBorders>
            <w:vAlign w:val="center"/>
            <w:hideMark/>
          </w:tcPr>
          <w:p w14:paraId="7316575B" w14:textId="77777777" w:rsidR="00D23F52" w:rsidRPr="002C6C11" w:rsidRDefault="00D23F52">
            <w:pPr>
              <w:pStyle w:val="ParagraphText"/>
            </w:pPr>
            <w:r w:rsidRPr="002C6C11">
              <w:t>PATCH</w:t>
            </w:r>
          </w:p>
        </w:tc>
        <w:tc>
          <w:tcPr>
            <w:tcW w:w="1275" w:type="dxa"/>
            <w:tcBorders>
              <w:top w:val="single" w:sz="4" w:space="0" w:color="auto"/>
              <w:left w:val="single" w:sz="4" w:space="0" w:color="auto"/>
              <w:bottom w:val="single" w:sz="4" w:space="0" w:color="auto"/>
              <w:right w:val="single" w:sz="4" w:space="0" w:color="auto"/>
            </w:tcBorders>
            <w:hideMark/>
          </w:tcPr>
          <w:p w14:paraId="3B222948"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2896864D" w14:textId="77777777" w:rsidR="00D23F52" w:rsidRPr="002C6C11" w:rsidRDefault="00D23F52">
            <w:pPr>
              <w:pStyle w:val="ParagraphText"/>
            </w:pPr>
            <w:r w:rsidRPr="002C6C11">
              <w:t>Pass</w:t>
            </w:r>
          </w:p>
        </w:tc>
      </w:tr>
      <w:tr w:rsidR="008114EB" w:rsidRPr="00C80238" w14:paraId="697197DA" w14:textId="77777777" w:rsidTr="7FDC509E">
        <w:trPr>
          <w:trHeight w:val="87"/>
        </w:trPr>
        <w:tc>
          <w:tcPr>
            <w:tcW w:w="988" w:type="dxa"/>
            <w:vMerge/>
            <w:vAlign w:val="center"/>
            <w:hideMark/>
          </w:tcPr>
          <w:p w14:paraId="06847C07" w14:textId="77777777" w:rsidR="00D23F52" w:rsidRPr="002C6C11" w:rsidRDefault="00D23F52">
            <w:pPr>
              <w:rPr>
                <w:rFonts w:ascii="Montserrat" w:hAnsi="Montserrat"/>
                <w:color w:val="auto"/>
                <w:sz w:val="18"/>
                <w:szCs w:val="18"/>
              </w:rPr>
            </w:pPr>
          </w:p>
        </w:tc>
        <w:tc>
          <w:tcPr>
            <w:tcW w:w="2407" w:type="dxa"/>
            <w:vMerge/>
            <w:vAlign w:val="center"/>
            <w:hideMark/>
          </w:tcPr>
          <w:p w14:paraId="2396D948"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6D1A7698" w14:textId="77777777" w:rsidR="00D23F52" w:rsidRPr="002C6C11" w:rsidRDefault="00D23F52">
            <w:pPr>
              <w:pStyle w:val="ParagraphText"/>
            </w:pPr>
            <w:r w:rsidRPr="002C6C11">
              <w:t>/dist-sessions/{distSessionRef}</w:t>
            </w:r>
          </w:p>
        </w:tc>
        <w:tc>
          <w:tcPr>
            <w:tcW w:w="1700" w:type="dxa"/>
            <w:tcBorders>
              <w:top w:val="single" w:sz="4" w:space="0" w:color="auto"/>
              <w:left w:val="single" w:sz="4" w:space="0" w:color="auto"/>
              <w:bottom w:val="single" w:sz="4" w:space="0" w:color="auto"/>
              <w:right w:val="single" w:sz="4" w:space="0" w:color="auto"/>
            </w:tcBorders>
            <w:vAlign w:val="center"/>
            <w:hideMark/>
          </w:tcPr>
          <w:p w14:paraId="2B44A473" w14:textId="77777777" w:rsidR="00D23F52" w:rsidRPr="002C6C11" w:rsidRDefault="00D23F52">
            <w:pPr>
              <w:pStyle w:val="ParagraphText"/>
            </w:pPr>
            <w:r w:rsidRPr="002C6C11">
              <w:t>DELETE</w:t>
            </w:r>
          </w:p>
        </w:tc>
        <w:tc>
          <w:tcPr>
            <w:tcW w:w="1275" w:type="dxa"/>
            <w:tcBorders>
              <w:top w:val="single" w:sz="4" w:space="0" w:color="auto"/>
              <w:left w:val="single" w:sz="4" w:space="0" w:color="auto"/>
              <w:bottom w:val="single" w:sz="4" w:space="0" w:color="auto"/>
              <w:right w:val="single" w:sz="4" w:space="0" w:color="auto"/>
            </w:tcBorders>
            <w:hideMark/>
          </w:tcPr>
          <w:p w14:paraId="036593BE"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6AE189D5" w14:textId="77777777" w:rsidR="00D23F52" w:rsidRPr="002C6C11" w:rsidRDefault="00D23F52">
            <w:pPr>
              <w:pStyle w:val="ParagraphText"/>
            </w:pPr>
            <w:r w:rsidRPr="002C6C11">
              <w:t>Pass</w:t>
            </w:r>
          </w:p>
        </w:tc>
      </w:tr>
      <w:tr w:rsidR="008114EB" w:rsidRPr="00C80238" w14:paraId="52AE4FF0" w14:textId="77777777" w:rsidTr="7FDC509E">
        <w:trPr>
          <w:trHeight w:val="87"/>
        </w:trPr>
        <w:tc>
          <w:tcPr>
            <w:tcW w:w="988" w:type="dxa"/>
            <w:vMerge/>
            <w:vAlign w:val="center"/>
            <w:hideMark/>
          </w:tcPr>
          <w:p w14:paraId="45DB808E" w14:textId="77777777" w:rsidR="00D23F52" w:rsidRPr="002C6C11" w:rsidRDefault="00D23F52">
            <w:pPr>
              <w:rPr>
                <w:rFonts w:ascii="Montserrat" w:hAnsi="Montserrat"/>
                <w:color w:val="auto"/>
                <w:sz w:val="18"/>
                <w:szCs w:val="18"/>
              </w:rPr>
            </w:pPr>
          </w:p>
        </w:tc>
        <w:tc>
          <w:tcPr>
            <w:tcW w:w="2407" w:type="dxa"/>
            <w:vMerge/>
            <w:vAlign w:val="center"/>
            <w:hideMark/>
          </w:tcPr>
          <w:p w14:paraId="10DF92D1"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6C101D7C" w14:textId="77777777" w:rsidR="00D23F52" w:rsidRPr="002C6C11" w:rsidRDefault="00D23F52">
            <w:pPr>
              <w:pStyle w:val="ParagraphText"/>
            </w:pPr>
            <w:r w:rsidRPr="002C6C11">
              <w:t>/dist-sessions/{distSessionRef}</w:t>
            </w:r>
          </w:p>
        </w:tc>
        <w:tc>
          <w:tcPr>
            <w:tcW w:w="1700" w:type="dxa"/>
            <w:tcBorders>
              <w:top w:val="single" w:sz="4" w:space="0" w:color="auto"/>
              <w:left w:val="single" w:sz="4" w:space="0" w:color="auto"/>
              <w:bottom w:val="single" w:sz="4" w:space="0" w:color="auto"/>
              <w:right w:val="single" w:sz="4" w:space="0" w:color="auto"/>
            </w:tcBorders>
            <w:vAlign w:val="center"/>
            <w:hideMark/>
          </w:tcPr>
          <w:p w14:paraId="41481BC7" w14:textId="77777777" w:rsidR="00D23F52" w:rsidRPr="002C6C11" w:rsidRDefault="00D23F52">
            <w:pPr>
              <w:pStyle w:val="ParagraphText"/>
            </w:pPr>
            <w:r w:rsidRPr="002C6C11">
              <w:t>GET</w:t>
            </w:r>
          </w:p>
        </w:tc>
        <w:tc>
          <w:tcPr>
            <w:tcW w:w="1275" w:type="dxa"/>
            <w:tcBorders>
              <w:top w:val="single" w:sz="4" w:space="0" w:color="auto"/>
              <w:left w:val="single" w:sz="4" w:space="0" w:color="auto"/>
              <w:bottom w:val="single" w:sz="4" w:space="0" w:color="auto"/>
              <w:right w:val="single" w:sz="4" w:space="0" w:color="auto"/>
            </w:tcBorders>
            <w:hideMark/>
          </w:tcPr>
          <w:p w14:paraId="065E7358"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707BA678" w14:textId="77777777" w:rsidR="00D23F52" w:rsidRPr="002C6C11" w:rsidRDefault="00D23F52">
            <w:pPr>
              <w:pStyle w:val="ParagraphText"/>
            </w:pPr>
            <w:r w:rsidRPr="002C6C11">
              <w:t>Pass</w:t>
            </w:r>
          </w:p>
        </w:tc>
      </w:tr>
      <w:tr w:rsidR="008114EB" w:rsidRPr="00C80238" w14:paraId="5FA926C5" w14:textId="77777777" w:rsidTr="7FDC509E">
        <w:trPr>
          <w:trHeight w:val="87"/>
        </w:trPr>
        <w:tc>
          <w:tcPr>
            <w:tcW w:w="988" w:type="dxa"/>
            <w:vMerge/>
            <w:vAlign w:val="center"/>
            <w:hideMark/>
          </w:tcPr>
          <w:p w14:paraId="043D9E41" w14:textId="77777777" w:rsidR="00D23F52" w:rsidRPr="002C6C11" w:rsidRDefault="00D23F52">
            <w:pPr>
              <w:rPr>
                <w:rFonts w:ascii="Montserrat" w:hAnsi="Montserrat"/>
                <w:color w:val="auto"/>
                <w:sz w:val="18"/>
                <w:szCs w:val="18"/>
              </w:rPr>
            </w:pPr>
          </w:p>
        </w:tc>
        <w:tc>
          <w:tcPr>
            <w:tcW w:w="2407" w:type="dxa"/>
            <w:vMerge/>
            <w:vAlign w:val="center"/>
            <w:hideMark/>
          </w:tcPr>
          <w:p w14:paraId="4AECE4F3"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7D182719" w14:textId="77777777" w:rsidR="00D23F52" w:rsidRPr="002C6C11" w:rsidRDefault="00D23F52">
            <w:pPr>
              <w:pStyle w:val="ParagraphText"/>
            </w:pPr>
            <w:r w:rsidRPr="002C6C11">
              <w:t>/dist-sessions/{distSessionRef}/subscriptions</w:t>
            </w:r>
          </w:p>
        </w:tc>
        <w:tc>
          <w:tcPr>
            <w:tcW w:w="1700" w:type="dxa"/>
            <w:tcBorders>
              <w:top w:val="single" w:sz="4" w:space="0" w:color="auto"/>
              <w:left w:val="single" w:sz="4" w:space="0" w:color="auto"/>
              <w:bottom w:val="single" w:sz="4" w:space="0" w:color="auto"/>
              <w:right w:val="single" w:sz="4" w:space="0" w:color="auto"/>
            </w:tcBorders>
            <w:vAlign w:val="center"/>
            <w:hideMark/>
          </w:tcPr>
          <w:p w14:paraId="22A0EEB5" w14:textId="77777777" w:rsidR="00D23F52" w:rsidRPr="002C6C11" w:rsidRDefault="00D23F52">
            <w:pPr>
              <w:pStyle w:val="ParagraphText"/>
            </w:pPr>
            <w:r w:rsidRPr="002C6C11">
              <w:t>POST</w:t>
            </w:r>
          </w:p>
        </w:tc>
        <w:tc>
          <w:tcPr>
            <w:tcW w:w="1275" w:type="dxa"/>
            <w:tcBorders>
              <w:top w:val="single" w:sz="4" w:space="0" w:color="auto"/>
              <w:left w:val="single" w:sz="4" w:space="0" w:color="auto"/>
              <w:bottom w:val="single" w:sz="4" w:space="0" w:color="auto"/>
              <w:right w:val="single" w:sz="4" w:space="0" w:color="auto"/>
            </w:tcBorders>
            <w:hideMark/>
          </w:tcPr>
          <w:p w14:paraId="12F25CB7"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76DB8C7A" w14:textId="77777777" w:rsidR="00D23F52" w:rsidRPr="002C6C11" w:rsidRDefault="00D23F52">
            <w:pPr>
              <w:pStyle w:val="ParagraphText"/>
            </w:pPr>
            <w:r w:rsidRPr="002C6C11">
              <w:t>Pass</w:t>
            </w:r>
          </w:p>
        </w:tc>
      </w:tr>
      <w:tr w:rsidR="008114EB" w:rsidRPr="00C80238" w14:paraId="65036A30" w14:textId="77777777" w:rsidTr="7FDC509E">
        <w:trPr>
          <w:trHeight w:val="87"/>
        </w:trPr>
        <w:tc>
          <w:tcPr>
            <w:tcW w:w="988" w:type="dxa"/>
            <w:vMerge/>
            <w:vAlign w:val="center"/>
            <w:hideMark/>
          </w:tcPr>
          <w:p w14:paraId="7741368B" w14:textId="77777777" w:rsidR="00D23F52" w:rsidRPr="002C6C11" w:rsidRDefault="00D23F52">
            <w:pPr>
              <w:rPr>
                <w:rFonts w:ascii="Montserrat" w:hAnsi="Montserrat"/>
                <w:color w:val="auto"/>
                <w:sz w:val="18"/>
                <w:szCs w:val="18"/>
              </w:rPr>
            </w:pPr>
          </w:p>
        </w:tc>
        <w:tc>
          <w:tcPr>
            <w:tcW w:w="2407" w:type="dxa"/>
            <w:vMerge/>
            <w:vAlign w:val="center"/>
            <w:hideMark/>
          </w:tcPr>
          <w:p w14:paraId="1BD670AE"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0CAD7232" w14:textId="77777777" w:rsidR="00D23F52" w:rsidRPr="00CB317A" w:rsidRDefault="00D23F52">
            <w:pPr>
              <w:pStyle w:val="ParagraphText"/>
            </w:pPr>
            <w:r w:rsidRPr="002C6C11">
              <w:t>/dist-sessions/{distSessionRef}/subscriptions/{subscriptionId}</w:t>
            </w:r>
            <w:r w:rsidRPr="00CB317A">
              <w:tab/>
            </w:r>
          </w:p>
        </w:tc>
        <w:tc>
          <w:tcPr>
            <w:tcW w:w="1700" w:type="dxa"/>
            <w:tcBorders>
              <w:top w:val="single" w:sz="4" w:space="0" w:color="auto"/>
              <w:left w:val="single" w:sz="4" w:space="0" w:color="auto"/>
              <w:bottom w:val="single" w:sz="4" w:space="0" w:color="auto"/>
              <w:right w:val="single" w:sz="4" w:space="0" w:color="auto"/>
            </w:tcBorders>
            <w:vAlign w:val="center"/>
            <w:hideMark/>
          </w:tcPr>
          <w:p w14:paraId="7502975E" w14:textId="77777777" w:rsidR="00D23F52" w:rsidRPr="002C6C11" w:rsidRDefault="00D23F52">
            <w:pPr>
              <w:pStyle w:val="ParagraphText"/>
            </w:pPr>
            <w:r w:rsidRPr="002C6C11">
              <w:t>DELETE</w:t>
            </w:r>
          </w:p>
        </w:tc>
        <w:tc>
          <w:tcPr>
            <w:tcW w:w="1275" w:type="dxa"/>
            <w:tcBorders>
              <w:top w:val="single" w:sz="4" w:space="0" w:color="auto"/>
              <w:left w:val="single" w:sz="4" w:space="0" w:color="auto"/>
              <w:bottom w:val="single" w:sz="4" w:space="0" w:color="auto"/>
              <w:right w:val="single" w:sz="4" w:space="0" w:color="auto"/>
            </w:tcBorders>
            <w:hideMark/>
          </w:tcPr>
          <w:p w14:paraId="7F75DB9E"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677740F2" w14:textId="77777777" w:rsidR="00D23F52" w:rsidRPr="002C6C11" w:rsidRDefault="00D23F52">
            <w:pPr>
              <w:pStyle w:val="ParagraphText"/>
            </w:pPr>
            <w:r w:rsidRPr="002C6C11">
              <w:t>Pass</w:t>
            </w:r>
          </w:p>
        </w:tc>
      </w:tr>
      <w:tr w:rsidR="008114EB" w:rsidRPr="00C80238" w14:paraId="0F99953F" w14:textId="77777777" w:rsidTr="7FDC509E">
        <w:trPr>
          <w:trHeight w:val="87"/>
        </w:trPr>
        <w:tc>
          <w:tcPr>
            <w:tcW w:w="988" w:type="dxa"/>
            <w:vMerge/>
            <w:vAlign w:val="center"/>
            <w:hideMark/>
          </w:tcPr>
          <w:p w14:paraId="4F0DB151" w14:textId="77777777" w:rsidR="00D23F52" w:rsidRPr="002C6C11" w:rsidRDefault="00D23F52">
            <w:pPr>
              <w:rPr>
                <w:rFonts w:ascii="Montserrat" w:hAnsi="Montserrat"/>
                <w:color w:val="auto"/>
                <w:sz w:val="18"/>
                <w:szCs w:val="18"/>
              </w:rPr>
            </w:pPr>
          </w:p>
        </w:tc>
        <w:tc>
          <w:tcPr>
            <w:tcW w:w="2407" w:type="dxa"/>
            <w:vMerge/>
            <w:vAlign w:val="center"/>
            <w:hideMark/>
          </w:tcPr>
          <w:p w14:paraId="5B585042" w14:textId="77777777" w:rsidR="00D23F52" w:rsidRPr="00CB317A" w:rsidRDefault="00D23F52">
            <w:pPr>
              <w:rPr>
                <w:rFonts w:ascii="Montserrat" w:hAnsi="Montserrat"/>
                <w:color w:val="auto"/>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660BDA07" w14:textId="77777777" w:rsidR="00D23F52" w:rsidRPr="00CB317A" w:rsidRDefault="00D23F52">
            <w:pPr>
              <w:pStyle w:val="ParagraphText"/>
            </w:pPr>
            <w:r w:rsidRPr="002C6C11">
              <w:t>/dist-sessions/{distSessionRef}/subscriptions/{subscriptionId}</w:t>
            </w:r>
          </w:p>
        </w:tc>
        <w:tc>
          <w:tcPr>
            <w:tcW w:w="1700" w:type="dxa"/>
            <w:tcBorders>
              <w:top w:val="single" w:sz="4" w:space="0" w:color="auto"/>
              <w:left w:val="single" w:sz="4" w:space="0" w:color="auto"/>
              <w:bottom w:val="single" w:sz="4" w:space="0" w:color="auto"/>
              <w:right w:val="single" w:sz="4" w:space="0" w:color="auto"/>
            </w:tcBorders>
            <w:vAlign w:val="center"/>
            <w:hideMark/>
          </w:tcPr>
          <w:p w14:paraId="6FB82784" w14:textId="77777777" w:rsidR="00D23F52" w:rsidRPr="002C6C11" w:rsidRDefault="00D23F52">
            <w:pPr>
              <w:pStyle w:val="ParagraphText"/>
            </w:pPr>
            <w:r w:rsidRPr="002C6C11">
              <w:t>PATCH</w:t>
            </w:r>
          </w:p>
          <w:p w14:paraId="06D0DF27" w14:textId="77777777" w:rsidR="00D23F52" w:rsidRPr="002C6C11" w:rsidRDefault="00D23F52">
            <w:pPr>
              <w:pStyle w:val="ParagraphText"/>
            </w:pPr>
            <w:r w:rsidRPr="002C6C11">
              <w:tab/>
            </w:r>
          </w:p>
        </w:tc>
        <w:tc>
          <w:tcPr>
            <w:tcW w:w="1275" w:type="dxa"/>
            <w:tcBorders>
              <w:top w:val="single" w:sz="4" w:space="0" w:color="auto"/>
              <w:left w:val="single" w:sz="4" w:space="0" w:color="auto"/>
              <w:bottom w:val="single" w:sz="4" w:space="0" w:color="auto"/>
              <w:right w:val="single" w:sz="4" w:space="0" w:color="auto"/>
            </w:tcBorders>
            <w:hideMark/>
          </w:tcPr>
          <w:p w14:paraId="160D99BC" w14:textId="77777777" w:rsidR="00D23F52" w:rsidRPr="002C6C11" w:rsidRDefault="00D23F52">
            <w:pPr>
              <w:pStyle w:val="ParagraphText"/>
            </w:pPr>
            <w:r w:rsidRPr="002C6C11">
              <w:t>MS1</w:t>
            </w:r>
          </w:p>
        </w:tc>
        <w:tc>
          <w:tcPr>
            <w:tcW w:w="1133" w:type="dxa"/>
            <w:tcBorders>
              <w:top w:val="single" w:sz="4" w:space="0" w:color="auto"/>
              <w:left w:val="single" w:sz="4" w:space="0" w:color="auto"/>
              <w:bottom w:val="single" w:sz="4" w:space="0" w:color="auto"/>
              <w:right w:val="single" w:sz="4" w:space="0" w:color="auto"/>
            </w:tcBorders>
            <w:hideMark/>
          </w:tcPr>
          <w:p w14:paraId="22CF8E7A" w14:textId="77777777" w:rsidR="00D23F52" w:rsidRPr="002C6C11" w:rsidRDefault="00D23F52">
            <w:pPr>
              <w:pStyle w:val="ParagraphText"/>
            </w:pPr>
            <w:r w:rsidRPr="002C6C11">
              <w:t>Pass</w:t>
            </w:r>
          </w:p>
        </w:tc>
      </w:tr>
      <w:tr w:rsidR="008114EB" w:rsidRPr="00C80238" w14:paraId="029E937F" w14:textId="77777777">
        <w:trPr>
          <w:trHeight w:val="76"/>
        </w:trPr>
        <w:tc>
          <w:tcPr>
            <w:tcW w:w="988" w:type="dxa"/>
            <w:vMerge w:val="restart"/>
            <w:tcBorders>
              <w:top w:val="single" w:sz="4" w:space="0" w:color="auto"/>
              <w:left w:val="single" w:sz="4" w:space="0" w:color="auto"/>
              <w:bottom w:val="single" w:sz="4" w:space="0" w:color="auto"/>
              <w:right w:val="single" w:sz="4" w:space="0" w:color="auto"/>
            </w:tcBorders>
            <w:vAlign w:val="center"/>
            <w:hideMark/>
          </w:tcPr>
          <w:p w14:paraId="11FF4AD6" w14:textId="77777777" w:rsidR="00D23F52" w:rsidRPr="002C6C11" w:rsidRDefault="00D23F52">
            <w:pPr>
              <w:pStyle w:val="ParagraphText"/>
            </w:pPr>
            <w:r w:rsidRPr="002C6C11">
              <w:t>UPF</w:t>
            </w:r>
          </w:p>
        </w:tc>
        <w:tc>
          <w:tcPr>
            <w:tcW w:w="2407" w:type="dxa"/>
            <w:tcBorders>
              <w:top w:val="single" w:sz="4" w:space="0" w:color="auto"/>
              <w:left w:val="single" w:sz="4" w:space="0" w:color="auto"/>
              <w:bottom w:val="single" w:sz="4" w:space="0" w:color="auto"/>
              <w:right w:val="single" w:sz="4" w:space="0" w:color="auto"/>
            </w:tcBorders>
            <w:vAlign w:val="center"/>
            <w:hideMark/>
          </w:tcPr>
          <w:p w14:paraId="09E6A905" w14:textId="77777777" w:rsidR="00D23F52" w:rsidRPr="002C6C11" w:rsidRDefault="00D23F52">
            <w:pPr>
              <w:pStyle w:val="ParagraphText"/>
            </w:pPr>
            <w:r w:rsidRPr="002C6C11">
              <w:t>PFCP Protocol</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0EEDDE9" w14:textId="77777777" w:rsidR="00D23F52" w:rsidRPr="002C6C11" w:rsidRDefault="00D23F52">
            <w:pPr>
              <w:pStyle w:val="ParagraphText"/>
            </w:pPr>
            <w:r w:rsidRPr="002C6C11">
              <w:t>UDP 8805 (N4mb)</w:t>
            </w:r>
          </w:p>
        </w:tc>
        <w:tc>
          <w:tcPr>
            <w:tcW w:w="1700" w:type="dxa"/>
            <w:tcBorders>
              <w:top w:val="single" w:sz="4" w:space="0" w:color="auto"/>
              <w:left w:val="single" w:sz="4" w:space="0" w:color="auto"/>
              <w:bottom w:val="single" w:sz="4" w:space="0" w:color="auto"/>
              <w:right w:val="single" w:sz="4" w:space="0" w:color="auto"/>
            </w:tcBorders>
            <w:vAlign w:val="center"/>
          </w:tcPr>
          <w:p w14:paraId="16C41D39" w14:textId="77777777" w:rsidR="00D23F52" w:rsidRPr="002C6C11" w:rsidRDefault="00D23F52">
            <w:pPr>
              <w:pStyle w:val="ParagraphText"/>
            </w:pPr>
          </w:p>
        </w:tc>
        <w:tc>
          <w:tcPr>
            <w:tcW w:w="1275" w:type="dxa"/>
            <w:tcBorders>
              <w:top w:val="single" w:sz="4" w:space="0" w:color="auto"/>
              <w:left w:val="single" w:sz="4" w:space="0" w:color="auto"/>
              <w:bottom w:val="single" w:sz="4" w:space="0" w:color="auto"/>
              <w:right w:val="single" w:sz="4" w:space="0" w:color="auto"/>
            </w:tcBorders>
            <w:hideMark/>
          </w:tcPr>
          <w:p w14:paraId="7CA1C4A2" w14:textId="77777777" w:rsidR="00D23F52" w:rsidRPr="002C6C11" w:rsidRDefault="00D23F52">
            <w:pPr>
              <w:pStyle w:val="ParagraphText"/>
            </w:pPr>
            <w:r w:rsidRPr="002C6C11">
              <w:t>MS2</w:t>
            </w:r>
          </w:p>
        </w:tc>
        <w:tc>
          <w:tcPr>
            <w:tcW w:w="1133" w:type="dxa"/>
            <w:tcBorders>
              <w:top w:val="single" w:sz="4" w:space="0" w:color="auto"/>
              <w:left w:val="single" w:sz="4" w:space="0" w:color="auto"/>
              <w:bottom w:val="single" w:sz="4" w:space="0" w:color="auto"/>
              <w:right w:val="single" w:sz="4" w:space="0" w:color="auto"/>
            </w:tcBorders>
            <w:hideMark/>
          </w:tcPr>
          <w:p w14:paraId="65016C24" w14:textId="1A134768" w:rsidR="00D23F52" w:rsidRPr="002C6C11" w:rsidRDefault="4254305E" w:rsidP="7FDC509E">
            <w:pPr>
              <w:pStyle w:val="ParagraphText"/>
              <w:spacing w:line="259" w:lineRule="auto"/>
            </w:pPr>
            <w:r>
              <w:t>Pass</w:t>
            </w:r>
          </w:p>
        </w:tc>
      </w:tr>
      <w:tr w:rsidR="00D23F52" w:rsidRPr="00C80238" w14:paraId="33A2ECF2" w14:textId="77777777" w:rsidTr="7FDC509E">
        <w:trPr>
          <w:trHeight w:val="75"/>
        </w:trPr>
        <w:tc>
          <w:tcPr>
            <w:tcW w:w="988" w:type="dxa"/>
            <w:vMerge/>
            <w:vAlign w:val="center"/>
            <w:hideMark/>
          </w:tcPr>
          <w:p w14:paraId="188D30A0" w14:textId="77777777" w:rsidR="00D23F52" w:rsidRPr="002C6C11" w:rsidRDefault="00D23F52">
            <w:pPr>
              <w:rPr>
                <w:rFonts w:ascii="Montserrat" w:hAnsi="Montserrat"/>
                <w:color w:val="auto"/>
                <w:sz w:val="18"/>
                <w:szCs w:val="18"/>
              </w:rPr>
            </w:pPr>
          </w:p>
        </w:tc>
        <w:tc>
          <w:tcPr>
            <w:tcW w:w="2407" w:type="dxa"/>
            <w:tcBorders>
              <w:top w:val="single" w:sz="4" w:space="0" w:color="auto"/>
              <w:left w:val="single" w:sz="4" w:space="0" w:color="auto"/>
              <w:bottom w:val="single" w:sz="4" w:space="0" w:color="auto"/>
              <w:right w:val="single" w:sz="4" w:space="0" w:color="auto"/>
            </w:tcBorders>
            <w:vAlign w:val="center"/>
            <w:hideMark/>
          </w:tcPr>
          <w:p w14:paraId="7B8F3A86" w14:textId="77777777" w:rsidR="00D23F52" w:rsidRPr="002C6C11" w:rsidRDefault="00D23F52">
            <w:pPr>
              <w:pStyle w:val="ParagraphText"/>
            </w:pPr>
            <w:r w:rsidRPr="002C6C11">
              <w:t>GTP-U</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0C513B3" w14:textId="77777777" w:rsidR="00D23F52" w:rsidRPr="002C6C11" w:rsidRDefault="00D23F52">
            <w:pPr>
              <w:pStyle w:val="ParagraphText"/>
            </w:pPr>
            <w:r w:rsidRPr="002C6C11">
              <w:t>UDP 2152 (N3/N6/N9)</w:t>
            </w:r>
          </w:p>
        </w:tc>
        <w:tc>
          <w:tcPr>
            <w:tcW w:w="1700" w:type="dxa"/>
            <w:tcBorders>
              <w:top w:val="single" w:sz="4" w:space="0" w:color="auto"/>
              <w:left w:val="single" w:sz="4" w:space="0" w:color="auto"/>
              <w:bottom w:val="single" w:sz="4" w:space="0" w:color="auto"/>
              <w:right w:val="single" w:sz="4" w:space="0" w:color="auto"/>
            </w:tcBorders>
            <w:vAlign w:val="center"/>
          </w:tcPr>
          <w:p w14:paraId="63919EF4" w14:textId="77777777" w:rsidR="00D23F52" w:rsidRPr="002C6C11" w:rsidRDefault="00D23F52">
            <w:pPr>
              <w:pStyle w:val="ParagraphText"/>
            </w:pPr>
          </w:p>
        </w:tc>
        <w:tc>
          <w:tcPr>
            <w:tcW w:w="1275" w:type="dxa"/>
            <w:tcBorders>
              <w:top w:val="single" w:sz="4" w:space="0" w:color="auto"/>
              <w:left w:val="single" w:sz="4" w:space="0" w:color="auto"/>
              <w:bottom w:val="single" w:sz="4" w:space="0" w:color="auto"/>
              <w:right w:val="single" w:sz="4" w:space="0" w:color="auto"/>
            </w:tcBorders>
            <w:hideMark/>
          </w:tcPr>
          <w:p w14:paraId="648BEA2E" w14:textId="77777777" w:rsidR="00D23F52" w:rsidRPr="002C6C11" w:rsidRDefault="00D23F52">
            <w:pPr>
              <w:pStyle w:val="ParagraphText"/>
            </w:pPr>
            <w:r w:rsidRPr="002C6C11">
              <w:t>MS2</w:t>
            </w:r>
          </w:p>
        </w:tc>
        <w:tc>
          <w:tcPr>
            <w:tcW w:w="1133" w:type="dxa"/>
            <w:tcBorders>
              <w:top w:val="single" w:sz="4" w:space="0" w:color="auto"/>
              <w:left w:val="single" w:sz="4" w:space="0" w:color="auto"/>
              <w:bottom w:val="single" w:sz="4" w:space="0" w:color="auto"/>
              <w:right w:val="single" w:sz="4" w:space="0" w:color="auto"/>
            </w:tcBorders>
            <w:hideMark/>
          </w:tcPr>
          <w:p w14:paraId="66A3C3FF" w14:textId="51B0A857" w:rsidR="00D23F52" w:rsidRPr="002C6C11" w:rsidRDefault="21944FF9">
            <w:pPr>
              <w:pStyle w:val="ParagraphText"/>
            </w:pPr>
            <w:r>
              <w:t>Pass</w:t>
            </w:r>
          </w:p>
        </w:tc>
      </w:tr>
    </w:tbl>
    <w:p w14:paraId="0C68DB8E" w14:textId="77777777" w:rsidR="00D23F52" w:rsidRPr="002C6C11" w:rsidRDefault="00D23F52" w:rsidP="00D23F52">
      <w:pPr>
        <w:ind w:firstLine="1"/>
        <w:rPr>
          <w:rFonts w:ascii="Montserrat" w:hAnsi="Montserrat"/>
          <w:color w:val="auto"/>
          <w:sz w:val="18"/>
          <w:szCs w:val="18"/>
        </w:rPr>
      </w:pPr>
    </w:p>
    <w:tbl>
      <w:tblPr>
        <w:tblW w:w="9351" w:type="dxa"/>
        <w:tblLook w:val="04A0" w:firstRow="1" w:lastRow="0" w:firstColumn="1" w:lastColumn="0" w:noHBand="0" w:noVBand="1"/>
      </w:tblPr>
      <w:tblGrid>
        <w:gridCol w:w="2826"/>
        <w:gridCol w:w="1504"/>
        <w:gridCol w:w="1335"/>
        <w:gridCol w:w="2738"/>
        <w:gridCol w:w="948"/>
      </w:tblGrid>
      <w:tr w:rsidR="008114EB" w:rsidRPr="00C80238" w14:paraId="0A341FCE" w14:textId="77777777">
        <w:tc>
          <w:tcPr>
            <w:tcW w:w="2826"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2DBB8FAF" w14:textId="77777777" w:rsidR="00D23F52" w:rsidRPr="002C6C11" w:rsidRDefault="00D23F52">
            <w:pPr>
              <w:jc w:val="center"/>
              <w:rPr>
                <w:rFonts w:ascii="Montserrat" w:hAnsi="Montserrat"/>
                <w:color w:val="auto"/>
                <w:sz w:val="18"/>
                <w:szCs w:val="18"/>
              </w:rPr>
            </w:pPr>
            <w:r w:rsidRPr="002C6C11">
              <w:rPr>
                <w:rFonts w:ascii="Montserrat" w:hAnsi="Montserrat"/>
                <w:color w:val="auto"/>
                <w:sz w:val="18"/>
                <w:szCs w:val="18"/>
              </w:rPr>
              <w:t>Procedure</w:t>
            </w:r>
          </w:p>
        </w:tc>
        <w:tc>
          <w:tcPr>
            <w:tcW w:w="1504"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0F83EFCA" w14:textId="77777777" w:rsidR="00D23F52" w:rsidRPr="002C6C11" w:rsidRDefault="00D23F52">
            <w:pPr>
              <w:jc w:val="center"/>
              <w:rPr>
                <w:rFonts w:ascii="Montserrat" w:hAnsi="Montserrat"/>
                <w:color w:val="auto"/>
                <w:sz w:val="18"/>
                <w:szCs w:val="18"/>
              </w:rPr>
            </w:pPr>
            <w:r w:rsidRPr="002C6C11">
              <w:rPr>
                <w:rFonts w:ascii="Montserrat" w:hAnsi="Montserrat"/>
                <w:color w:val="auto"/>
                <w:sz w:val="18"/>
                <w:szCs w:val="18"/>
              </w:rPr>
              <w:t>Functions Involved</w:t>
            </w:r>
          </w:p>
        </w:tc>
        <w:tc>
          <w:tcPr>
            <w:tcW w:w="1335"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5392C93C" w14:textId="77777777" w:rsidR="00D23F52" w:rsidRPr="002C6C11" w:rsidRDefault="00D23F52">
            <w:pPr>
              <w:jc w:val="center"/>
              <w:rPr>
                <w:rFonts w:ascii="Montserrat" w:hAnsi="Montserrat"/>
                <w:color w:val="auto"/>
                <w:sz w:val="18"/>
                <w:szCs w:val="18"/>
              </w:rPr>
            </w:pPr>
            <w:r w:rsidRPr="002C6C11">
              <w:rPr>
                <w:rFonts w:ascii="Montserrat" w:hAnsi="Montserrat"/>
                <w:color w:val="auto"/>
                <w:sz w:val="18"/>
                <w:szCs w:val="18"/>
              </w:rPr>
              <w:t>Support Target</w:t>
            </w:r>
          </w:p>
        </w:tc>
        <w:tc>
          <w:tcPr>
            <w:tcW w:w="2738"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413EED1F" w14:textId="77777777" w:rsidR="00D23F52" w:rsidRPr="002C6C11" w:rsidRDefault="00D23F52">
            <w:pPr>
              <w:jc w:val="center"/>
              <w:rPr>
                <w:rFonts w:ascii="Montserrat" w:hAnsi="Montserrat"/>
                <w:color w:val="auto"/>
                <w:sz w:val="18"/>
                <w:szCs w:val="18"/>
              </w:rPr>
            </w:pPr>
            <w:r w:rsidRPr="002C6C11">
              <w:rPr>
                <w:rFonts w:ascii="Montserrat" w:hAnsi="Montserrat"/>
                <w:color w:val="auto"/>
                <w:sz w:val="18"/>
                <w:szCs w:val="18"/>
              </w:rPr>
              <w:t>Target Milestone</w:t>
            </w:r>
          </w:p>
        </w:tc>
        <w:tc>
          <w:tcPr>
            <w:tcW w:w="948" w:type="dxa"/>
            <w:tcBorders>
              <w:top w:val="single" w:sz="4" w:space="0" w:color="auto"/>
              <w:left w:val="single" w:sz="4" w:space="0" w:color="auto"/>
              <w:bottom w:val="single" w:sz="4" w:space="0" w:color="auto"/>
              <w:right w:val="single" w:sz="4" w:space="0" w:color="auto"/>
            </w:tcBorders>
            <w:shd w:val="clear" w:color="auto" w:fill="153D63" w:themeFill="text2" w:themeFillTint="E6"/>
            <w:vAlign w:val="center"/>
            <w:hideMark/>
          </w:tcPr>
          <w:p w14:paraId="261B8E70" w14:textId="77777777" w:rsidR="00D23F52" w:rsidRPr="002C6C11" w:rsidRDefault="00D23F52">
            <w:pPr>
              <w:jc w:val="center"/>
              <w:rPr>
                <w:rFonts w:ascii="Montserrat" w:hAnsi="Montserrat"/>
                <w:color w:val="auto"/>
                <w:sz w:val="18"/>
                <w:szCs w:val="18"/>
              </w:rPr>
            </w:pPr>
            <w:r w:rsidRPr="002C6C11">
              <w:rPr>
                <w:rFonts w:ascii="Montserrat" w:hAnsi="Montserrat"/>
                <w:color w:val="auto"/>
                <w:sz w:val="18"/>
                <w:szCs w:val="18"/>
              </w:rPr>
              <w:t>Test</w:t>
            </w:r>
          </w:p>
        </w:tc>
      </w:tr>
      <w:tr w:rsidR="008114EB" w:rsidRPr="00C80238" w14:paraId="68BF2624" w14:textId="77777777">
        <w:tc>
          <w:tcPr>
            <w:tcW w:w="5665" w:type="dxa"/>
            <w:gridSpan w:val="3"/>
            <w:tcBorders>
              <w:top w:val="single" w:sz="4" w:space="0" w:color="auto"/>
              <w:left w:val="single" w:sz="4" w:space="0" w:color="auto"/>
              <w:bottom w:val="single" w:sz="4" w:space="0" w:color="auto"/>
              <w:right w:val="single" w:sz="4" w:space="0" w:color="auto"/>
            </w:tcBorders>
            <w:shd w:val="clear" w:color="auto" w:fill="C00000"/>
            <w:vAlign w:val="center"/>
            <w:hideMark/>
          </w:tcPr>
          <w:p w14:paraId="0CB4CF65"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Session Management</w:t>
            </w:r>
          </w:p>
        </w:tc>
        <w:tc>
          <w:tcPr>
            <w:tcW w:w="2738" w:type="dxa"/>
            <w:tcBorders>
              <w:top w:val="single" w:sz="4" w:space="0" w:color="auto"/>
              <w:left w:val="single" w:sz="4" w:space="0" w:color="auto"/>
              <w:bottom w:val="single" w:sz="4" w:space="0" w:color="auto"/>
              <w:right w:val="single" w:sz="4" w:space="0" w:color="auto"/>
            </w:tcBorders>
            <w:shd w:val="clear" w:color="auto" w:fill="C00000"/>
            <w:vAlign w:val="center"/>
          </w:tcPr>
          <w:p w14:paraId="0F8519F4" w14:textId="77777777" w:rsidR="00D23F52" w:rsidRPr="002C6C11" w:rsidRDefault="00D23F52">
            <w:pPr>
              <w:rPr>
                <w:rFonts w:ascii="Montserrat" w:hAnsi="Montserrat"/>
                <w:color w:val="auto"/>
                <w:sz w:val="18"/>
                <w:szCs w:val="18"/>
              </w:rPr>
            </w:pPr>
          </w:p>
        </w:tc>
        <w:tc>
          <w:tcPr>
            <w:tcW w:w="948" w:type="dxa"/>
            <w:tcBorders>
              <w:top w:val="single" w:sz="4" w:space="0" w:color="auto"/>
              <w:left w:val="single" w:sz="4" w:space="0" w:color="auto"/>
              <w:bottom w:val="single" w:sz="4" w:space="0" w:color="auto"/>
              <w:right w:val="single" w:sz="4" w:space="0" w:color="auto"/>
            </w:tcBorders>
            <w:shd w:val="clear" w:color="auto" w:fill="C00000"/>
            <w:vAlign w:val="center"/>
          </w:tcPr>
          <w:p w14:paraId="00416B54" w14:textId="77777777" w:rsidR="00D23F52" w:rsidRPr="002C6C11" w:rsidRDefault="00D23F52">
            <w:pPr>
              <w:rPr>
                <w:rFonts w:ascii="Montserrat" w:hAnsi="Montserrat"/>
                <w:color w:val="auto"/>
                <w:sz w:val="18"/>
                <w:szCs w:val="18"/>
              </w:rPr>
            </w:pPr>
          </w:p>
        </w:tc>
      </w:tr>
      <w:tr w:rsidR="008114EB" w:rsidRPr="00C80238" w14:paraId="1F5249E7"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08272EDD"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Session Creation without PCC</w:t>
            </w:r>
          </w:p>
        </w:tc>
        <w:tc>
          <w:tcPr>
            <w:tcW w:w="1504" w:type="dxa"/>
            <w:tcBorders>
              <w:top w:val="single" w:sz="4" w:space="0" w:color="auto"/>
              <w:left w:val="single" w:sz="4" w:space="0" w:color="auto"/>
              <w:bottom w:val="single" w:sz="4" w:space="0" w:color="auto"/>
              <w:right w:val="single" w:sz="4" w:space="0" w:color="auto"/>
            </w:tcBorders>
            <w:vAlign w:val="center"/>
            <w:hideMark/>
          </w:tcPr>
          <w:p w14:paraId="623D98D8"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MB-UPF, MB-SMF, NRF, NEF/MBSF, MBSTF, AF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701D7806"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35926B0D"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MS1</w:t>
            </w:r>
          </w:p>
        </w:tc>
        <w:tc>
          <w:tcPr>
            <w:tcW w:w="948" w:type="dxa"/>
            <w:tcBorders>
              <w:top w:val="single" w:sz="4" w:space="0" w:color="auto"/>
              <w:left w:val="single" w:sz="4" w:space="0" w:color="auto"/>
              <w:bottom w:val="single" w:sz="4" w:space="0" w:color="auto"/>
              <w:right w:val="single" w:sz="4" w:space="0" w:color="auto"/>
            </w:tcBorders>
            <w:vAlign w:val="center"/>
            <w:hideMark/>
          </w:tcPr>
          <w:p w14:paraId="4D21A8B7"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Pass</w:t>
            </w:r>
          </w:p>
        </w:tc>
      </w:tr>
      <w:tr w:rsidR="008114EB" w:rsidRPr="00C80238" w14:paraId="45510537"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32E9D918"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Session Deletion without PCC</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03A2DB5"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MB-UPF, MB-SMF, NRF, NEF/MBSF, MBSTF, AF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62F8573D"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6C379ADF"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MS1</w:t>
            </w:r>
          </w:p>
        </w:tc>
        <w:tc>
          <w:tcPr>
            <w:tcW w:w="948" w:type="dxa"/>
            <w:tcBorders>
              <w:top w:val="single" w:sz="4" w:space="0" w:color="auto"/>
              <w:left w:val="single" w:sz="4" w:space="0" w:color="auto"/>
              <w:bottom w:val="single" w:sz="4" w:space="0" w:color="auto"/>
              <w:right w:val="single" w:sz="4" w:space="0" w:color="auto"/>
            </w:tcBorders>
            <w:vAlign w:val="center"/>
            <w:hideMark/>
          </w:tcPr>
          <w:p w14:paraId="2C3D4371"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Pass</w:t>
            </w:r>
          </w:p>
        </w:tc>
      </w:tr>
      <w:tr w:rsidR="008114EB" w:rsidRPr="00C80238" w14:paraId="73440E78"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5041ED8A"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Session Update without PCC</w:t>
            </w:r>
          </w:p>
        </w:tc>
        <w:tc>
          <w:tcPr>
            <w:tcW w:w="1504" w:type="dxa"/>
            <w:tcBorders>
              <w:top w:val="single" w:sz="4" w:space="0" w:color="auto"/>
              <w:left w:val="single" w:sz="4" w:space="0" w:color="auto"/>
              <w:bottom w:val="single" w:sz="4" w:space="0" w:color="auto"/>
              <w:right w:val="single" w:sz="4" w:space="0" w:color="auto"/>
            </w:tcBorders>
            <w:vAlign w:val="center"/>
            <w:hideMark/>
          </w:tcPr>
          <w:p w14:paraId="0C42A9D1"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MB-UPF, MB-SMF, NRF, NEF/MBSF, AF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747972DE"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72389479"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MS1</w:t>
            </w:r>
          </w:p>
        </w:tc>
        <w:tc>
          <w:tcPr>
            <w:tcW w:w="948" w:type="dxa"/>
            <w:tcBorders>
              <w:top w:val="single" w:sz="4" w:space="0" w:color="auto"/>
              <w:left w:val="single" w:sz="4" w:space="0" w:color="auto"/>
              <w:bottom w:val="single" w:sz="4" w:space="0" w:color="auto"/>
              <w:right w:val="single" w:sz="4" w:space="0" w:color="auto"/>
            </w:tcBorders>
            <w:vAlign w:val="center"/>
            <w:hideMark/>
          </w:tcPr>
          <w:p w14:paraId="7FA4E076"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Pass</w:t>
            </w:r>
          </w:p>
        </w:tc>
      </w:tr>
      <w:tr w:rsidR="008114EB" w:rsidRPr="00C80238" w14:paraId="5C723A0B"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14EBF85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Session Update with PCC</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BA23CD4"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MB-UPF, MB-SMF, NRF, NEF/MBSF, AF, PCF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5A045F17"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74C0D988"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MS1</w:t>
            </w:r>
          </w:p>
        </w:tc>
        <w:tc>
          <w:tcPr>
            <w:tcW w:w="948" w:type="dxa"/>
            <w:tcBorders>
              <w:top w:val="single" w:sz="4" w:space="0" w:color="auto"/>
              <w:left w:val="single" w:sz="4" w:space="0" w:color="auto"/>
              <w:bottom w:val="single" w:sz="4" w:space="0" w:color="auto"/>
              <w:right w:val="single" w:sz="4" w:space="0" w:color="auto"/>
            </w:tcBorders>
            <w:vAlign w:val="center"/>
            <w:hideMark/>
          </w:tcPr>
          <w:p w14:paraId="256630FE"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Pass</w:t>
            </w:r>
          </w:p>
        </w:tc>
      </w:tr>
      <w:tr w:rsidR="008114EB" w:rsidRPr="00C80238" w14:paraId="429522F8"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2529938F" w14:textId="77777777" w:rsidR="00D23F52" w:rsidRPr="00CB317A" w:rsidRDefault="00D23F52">
            <w:pPr>
              <w:rPr>
                <w:rFonts w:ascii="Montserrat" w:hAnsi="Montserrat"/>
                <w:color w:val="auto"/>
                <w:sz w:val="18"/>
                <w:szCs w:val="18"/>
              </w:rPr>
            </w:pPr>
            <w:r w:rsidRPr="002C6C11">
              <w:rPr>
                <w:rFonts w:ascii="Montserrat" w:hAnsi="Montserrat"/>
                <w:color w:val="auto"/>
                <w:sz w:val="18"/>
                <w:szCs w:val="18"/>
              </w:rPr>
              <w:t>MB-SMF discovery and selection for multicast/broadcast session</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70EAD70"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NRF, MB-SMF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19208F6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11297972"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MS1</w:t>
            </w:r>
          </w:p>
        </w:tc>
        <w:tc>
          <w:tcPr>
            <w:tcW w:w="948" w:type="dxa"/>
            <w:tcBorders>
              <w:top w:val="single" w:sz="4" w:space="0" w:color="auto"/>
              <w:left w:val="single" w:sz="4" w:space="0" w:color="auto"/>
              <w:bottom w:val="single" w:sz="4" w:space="0" w:color="auto"/>
              <w:right w:val="single" w:sz="4" w:space="0" w:color="auto"/>
            </w:tcBorders>
            <w:vAlign w:val="center"/>
            <w:hideMark/>
          </w:tcPr>
          <w:p w14:paraId="7F24D1E4"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Pass</w:t>
            </w:r>
          </w:p>
        </w:tc>
      </w:tr>
      <w:tr w:rsidR="008114EB" w:rsidRPr="00C80238" w14:paraId="264CBA7C"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6E6B69C5" w14:textId="77777777" w:rsidR="00D23F52" w:rsidRPr="00CB317A" w:rsidRDefault="00D23F52">
            <w:pPr>
              <w:rPr>
                <w:rFonts w:ascii="Montserrat" w:hAnsi="Montserrat"/>
                <w:color w:val="auto"/>
                <w:sz w:val="18"/>
                <w:szCs w:val="18"/>
              </w:rPr>
            </w:pPr>
            <w:r w:rsidRPr="002C6C11">
              <w:rPr>
                <w:rFonts w:ascii="Montserrat" w:hAnsi="Montserrat"/>
                <w:color w:val="auto"/>
                <w:sz w:val="18"/>
                <w:szCs w:val="18"/>
              </w:rPr>
              <w:t>MB-UPF discovery and selection for multicast/broadcast session</w:t>
            </w:r>
          </w:p>
        </w:tc>
        <w:tc>
          <w:tcPr>
            <w:tcW w:w="1504" w:type="dxa"/>
            <w:tcBorders>
              <w:top w:val="single" w:sz="4" w:space="0" w:color="auto"/>
              <w:left w:val="single" w:sz="4" w:space="0" w:color="auto"/>
              <w:bottom w:val="single" w:sz="4" w:space="0" w:color="auto"/>
              <w:right w:val="single" w:sz="4" w:space="0" w:color="auto"/>
            </w:tcBorders>
            <w:vAlign w:val="center"/>
            <w:hideMark/>
          </w:tcPr>
          <w:p w14:paraId="29C59710"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MB-SMF, MB-UPF, NRF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1C411B41"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08BF494F"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MS1</w:t>
            </w:r>
          </w:p>
        </w:tc>
        <w:tc>
          <w:tcPr>
            <w:tcW w:w="948" w:type="dxa"/>
            <w:tcBorders>
              <w:top w:val="single" w:sz="4" w:space="0" w:color="auto"/>
              <w:left w:val="single" w:sz="4" w:space="0" w:color="auto"/>
              <w:bottom w:val="single" w:sz="4" w:space="0" w:color="auto"/>
              <w:right w:val="single" w:sz="4" w:space="0" w:color="auto"/>
            </w:tcBorders>
            <w:vAlign w:val="center"/>
            <w:hideMark/>
          </w:tcPr>
          <w:p w14:paraId="2D6C141F"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Pass</w:t>
            </w:r>
          </w:p>
        </w:tc>
      </w:tr>
      <w:tr w:rsidR="008114EB" w:rsidRPr="00C80238" w14:paraId="2D7E4D7E" w14:textId="77777777">
        <w:tc>
          <w:tcPr>
            <w:tcW w:w="5665" w:type="dxa"/>
            <w:gridSpan w:val="3"/>
            <w:tcBorders>
              <w:top w:val="single" w:sz="4" w:space="0" w:color="auto"/>
              <w:left w:val="single" w:sz="4" w:space="0" w:color="auto"/>
              <w:bottom w:val="single" w:sz="4" w:space="0" w:color="auto"/>
              <w:right w:val="single" w:sz="4" w:space="0" w:color="auto"/>
            </w:tcBorders>
            <w:shd w:val="clear" w:color="auto" w:fill="C00000"/>
            <w:vAlign w:val="center"/>
            <w:hideMark/>
          </w:tcPr>
          <w:p w14:paraId="689AFCFD"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procedures for multicast Session</w:t>
            </w:r>
          </w:p>
        </w:tc>
        <w:tc>
          <w:tcPr>
            <w:tcW w:w="2738" w:type="dxa"/>
            <w:tcBorders>
              <w:top w:val="single" w:sz="4" w:space="0" w:color="auto"/>
              <w:left w:val="single" w:sz="4" w:space="0" w:color="auto"/>
              <w:bottom w:val="single" w:sz="4" w:space="0" w:color="auto"/>
              <w:right w:val="single" w:sz="4" w:space="0" w:color="auto"/>
            </w:tcBorders>
            <w:shd w:val="clear" w:color="auto" w:fill="C00000"/>
            <w:vAlign w:val="center"/>
          </w:tcPr>
          <w:p w14:paraId="1CE85CDD" w14:textId="77777777" w:rsidR="00D23F52" w:rsidRPr="002C6C11" w:rsidRDefault="00D23F52">
            <w:pPr>
              <w:rPr>
                <w:rFonts w:ascii="Montserrat" w:hAnsi="Montserrat"/>
                <w:color w:val="auto"/>
                <w:sz w:val="18"/>
                <w:szCs w:val="18"/>
              </w:rPr>
            </w:pPr>
          </w:p>
        </w:tc>
        <w:tc>
          <w:tcPr>
            <w:tcW w:w="948" w:type="dxa"/>
            <w:tcBorders>
              <w:top w:val="single" w:sz="4" w:space="0" w:color="auto"/>
              <w:left w:val="single" w:sz="4" w:space="0" w:color="auto"/>
              <w:bottom w:val="single" w:sz="4" w:space="0" w:color="auto"/>
              <w:right w:val="single" w:sz="4" w:space="0" w:color="auto"/>
            </w:tcBorders>
            <w:shd w:val="clear" w:color="auto" w:fill="C00000"/>
            <w:vAlign w:val="center"/>
          </w:tcPr>
          <w:p w14:paraId="193F53CB" w14:textId="77777777" w:rsidR="00D23F52" w:rsidRPr="002C6C11" w:rsidRDefault="00D23F52">
            <w:pPr>
              <w:rPr>
                <w:rFonts w:ascii="Montserrat" w:hAnsi="Montserrat"/>
                <w:color w:val="auto"/>
                <w:sz w:val="18"/>
                <w:szCs w:val="18"/>
              </w:rPr>
            </w:pPr>
          </w:p>
        </w:tc>
      </w:tr>
      <w:tr w:rsidR="008114EB" w:rsidRPr="00C80238" w14:paraId="513E2D06" w14:textId="77777777">
        <w:tc>
          <w:tcPr>
            <w:tcW w:w="5665" w:type="dxa"/>
            <w:gridSpan w:val="3"/>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hideMark/>
          </w:tcPr>
          <w:p w14:paraId="616F9DD5"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join and Session establishment procedure</w:t>
            </w:r>
          </w:p>
        </w:tc>
        <w:tc>
          <w:tcPr>
            <w:tcW w:w="2738" w:type="dxa"/>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1206E406" w14:textId="77777777" w:rsidR="00D23F52" w:rsidRPr="002C6C11" w:rsidRDefault="00D23F52">
            <w:pPr>
              <w:rPr>
                <w:rFonts w:ascii="Montserrat" w:hAnsi="Montserrat"/>
                <w:color w:val="auto"/>
                <w:sz w:val="18"/>
                <w:szCs w:val="18"/>
              </w:rPr>
            </w:pPr>
          </w:p>
        </w:tc>
        <w:tc>
          <w:tcPr>
            <w:tcW w:w="948" w:type="dxa"/>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2D668662" w14:textId="77777777" w:rsidR="00D23F52" w:rsidRPr="002C6C11" w:rsidRDefault="00D23F52">
            <w:pPr>
              <w:rPr>
                <w:rFonts w:ascii="Montserrat" w:hAnsi="Montserrat"/>
                <w:color w:val="auto"/>
                <w:sz w:val="18"/>
                <w:szCs w:val="18"/>
              </w:rPr>
            </w:pPr>
          </w:p>
        </w:tc>
      </w:tr>
      <w:tr w:rsidR="008114EB" w:rsidRPr="00C80238" w14:paraId="2D62ECD0"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59522DB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Establishment of a PDU Session that can be associated with multicast session(s)</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0B002CB"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NG-RAN, AMF, MB-SMF, NRF, UDM, UDR, PCF, MB-UPF, UPF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3B680CA0"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21B918AA"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54F3F09F" w14:textId="1589FABF" w:rsidR="00D23F52" w:rsidRPr="002C6C11" w:rsidRDefault="00D23F52">
            <w:pPr>
              <w:rPr>
                <w:rFonts w:ascii="Montserrat" w:hAnsi="Montserrat"/>
                <w:color w:val="auto"/>
                <w:sz w:val="18"/>
                <w:szCs w:val="18"/>
              </w:rPr>
            </w:pPr>
            <w:r w:rsidRPr="1F0E2703">
              <w:rPr>
                <w:rFonts w:ascii="Montserrat" w:hAnsi="Montserrat"/>
                <w:color w:val="auto"/>
                <w:sz w:val="18"/>
                <w:szCs w:val="18"/>
              </w:rPr>
              <w:t>Test</w:t>
            </w:r>
            <w:r w:rsidR="453FCED9" w:rsidRPr="1F0E2703">
              <w:rPr>
                <w:rFonts w:ascii="Montserrat" w:hAnsi="Montserrat"/>
                <w:color w:val="auto"/>
                <w:sz w:val="18"/>
                <w:szCs w:val="18"/>
              </w:rPr>
              <w:t xml:space="preserve"> planned</w:t>
            </w:r>
          </w:p>
        </w:tc>
      </w:tr>
      <w:tr w:rsidR="008114EB" w:rsidRPr="00C80238" w14:paraId="6103EB61"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4723B45D" w14:textId="77777777" w:rsidR="00D23F52" w:rsidRPr="00CB317A" w:rsidRDefault="00D23F52">
            <w:pPr>
              <w:rPr>
                <w:rFonts w:ascii="Montserrat" w:hAnsi="Montserrat"/>
                <w:color w:val="auto"/>
                <w:sz w:val="18"/>
                <w:szCs w:val="18"/>
              </w:rPr>
            </w:pPr>
            <w:r w:rsidRPr="002C6C11">
              <w:rPr>
                <w:rFonts w:ascii="Montserrat" w:hAnsi="Montserrat"/>
                <w:color w:val="auto"/>
                <w:sz w:val="18"/>
                <w:szCs w:val="18"/>
              </w:rPr>
              <w:t>Multicast session join and session establishment procedure</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FCB3498"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NG-RAN, AMF, MB-SMF, NRF, UDM, UDR, PCF, MB-UPF, UPF, AF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71AD78C4"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26FEF755"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1E6342BC" w14:textId="6EC68617" w:rsidR="00D23F52" w:rsidRPr="002C6C11" w:rsidRDefault="20CF7ECE">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1C54FAC6"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6E69D435"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Establishment of shared delivery toward RAN node</w:t>
            </w:r>
          </w:p>
        </w:tc>
        <w:tc>
          <w:tcPr>
            <w:tcW w:w="1504" w:type="dxa"/>
            <w:tcBorders>
              <w:top w:val="single" w:sz="4" w:space="0" w:color="auto"/>
              <w:left w:val="single" w:sz="4" w:space="0" w:color="auto"/>
              <w:bottom w:val="single" w:sz="4" w:space="0" w:color="auto"/>
              <w:right w:val="single" w:sz="4" w:space="0" w:color="auto"/>
            </w:tcBorders>
            <w:vAlign w:val="center"/>
            <w:hideMark/>
          </w:tcPr>
          <w:p w14:paraId="6CFEEBA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NG-RAN, AMF, MB-SMF, MB-UPF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0AA2CC1F"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227D772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42504432" w14:textId="081E36A7" w:rsidR="00D23F52" w:rsidRPr="002C6C11" w:rsidRDefault="53686F19">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1DB61AA7" w14:textId="77777777">
        <w:tc>
          <w:tcPr>
            <w:tcW w:w="5665" w:type="dxa"/>
            <w:gridSpan w:val="3"/>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hideMark/>
          </w:tcPr>
          <w:p w14:paraId="032531C9"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Multicast MBS Session leave and Multicast MBS Session release procedure</w:t>
            </w:r>
          </w:p>
        </w:tc>
        <w:tc>
          <w:tcPr>
            <w:tcW w:w="2738" w:type="dxa"/>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44F393CE" w14:textId="77777777" w:rsidR="00D23F52" w:rsidRPr="002C6C11" w:rsidRDefault="00D23F52">
            <w:pPr>
              <w:rPr>
                <w:rFonts w:ascii="Montserrat" w:hAnsi="Montserrat"/>
                <w:color w:val="auto"/>
                <w:sz w:val="18"/>
                <w:szCs w:val="18"/>
              </w:rPr>
            </w:pPr>
          </w:p>
        </w:tc>
        <w:tc>
          <w:tcPr>
            <w:tcW w:w="948" w:type="dxa"/>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4F7A30FC" w14:textId="77777777" w:rsidR="00D23F52" w:rsidRPr="002C6C11" w:rsidRDefault="00D23F52">
            <w:pPr>
              <w:rPr>
                <w:rFonts w:ascii="Montserrat" w:hAnsi="Montserrat"/>
                <w:color w:val="auto"/>
                <w:sz w:val="18"/>
                <w:szCs w:val="18"/>
              </w:rPr>
            </w:pPr>
          </w:p>
        </w:tc>
      </w:tr>
      <w:tr w:rsidR="008114EB" w:rsidRPr="00C80238" w14:paraId="75DB42A8"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6E2929BE"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Multicast Session leave requested by the UE</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C335D41"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NG-RAN, AMF, SMF, UPF, MB-SMF, MB-UPF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198D4A9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5C72B99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384623E1" w14:textId="7F405908" w:rsidR="00D23F52" w:rsidRPr="002C6C11" w:rsidRDefault="15B8EB22">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0C9F3A12"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779911A7"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Multicast session leave requested by the network or MBS session release</w:t>
            </w:r>
          </w:p>
        </w:tc>
        <w:tc>
          <w:tcPr>
            <w:tcW w:w="1504" w:type="dxa"/>
            <w:tcBorders>
              <w:top w:val="single" w:sz="4" w:space="0" w:color="auto"/>
              <w:left w:val="single" w:sz="4" w:space="0" w:color="auto"/>
              <w:bottom w:val="single" w:sz="4" w:space="0" w:color="auto"/>
              <w:right w:val="single" w:sz="4" w:space="0" w:color="auto"/>
            </w:tcBorders>
            <w:vAlign w:val="center"/>
            <w:hideMark/>
          </w:tcPr>
          <w:p w14:paraId="46471FCA"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NG-RAN, AMF, SMF, UPF, MB-SMF, MB-UPF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319B666B"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31B4EF2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0546EA82" w14:textId="342E2DFF" w:rsidR="00D23F52" w:rsidRPr="002C6C11" w:rsidRDefault="19A25934">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03DD4707"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53838AE5"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Release of shared delivery toward RAN node</w:t>
            </w:r>
          </w:p>
        </w:tc>
        <w:tc>
          <w:tcPr>
            <w:tcW w:w="1504" w:type="dxa"/>
            <w:tcBorders>
              <w:top w:val="single" w:sz="4" w:space="0" w:color="auto"/>
              <w:left w:val="single" w:sz="4" w:space="0" w:color="auto"/>
              <w:bottom w:val="single" w:sz="4" w:space="0" w:color="auto"/>
              <w:right w:val="single" w:sz="4" w:space="0" w:color="auto"/>
            </w:tcBorders>
            <w:vAlign w:val="center"/>
            <w:hideMark/>
          </w:tcPr>
          <w:p w14:paraId="78746288"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NG-RAN, AMF, MB-SMF, MB-UPF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23F4F877"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07ECA6DB"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1CC9C6D3" w14:textId="63CEBE85" w:rsidR="00D23F52" w:rsidRPr="002C6C11" w:rsidRDefault="4E71577C">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5B305696" w14:textId="77777777">
        <w:tc>
          <w:tcPr>
            <w:tcW w:w="5665" w:type="dxa"/>
            <w:gridSpan w:val="3"/>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hideMark/>
          </w:tcPr>
          <w:p w14:paraId="5AFA77C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Mobility Procedures for MBS</w:t>
            </w:r>
          </w:p>
        </w:tc>
        <w:tc>
          <w:tcPr>
            <w:tcW w:w="2738" w:type="dxa"/>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55D151B9" w14:textId="77777777" w:rsidR="00D23F52" w:rsidRPr="002C6C11" w:rsidRDefault="00D23F52">
            <w:pPr>
              <w:rPr>
                <w:rFonts w:ascii="Montserrat" w:hAnsi="Montserrat"/>
                <w:color w:val="auto"/>
                <w:sz w:val="18"/>
                <w:szCs w:val="18"/>
              </w:rPr>
            </w:pPr>
          </w:p>
        </w:tc>
        <w:tc>
          <w:tcPr>
            <w:tcW w:w="948" w:type="dxa"/>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5A3916E6" w14:textId="77777777" w:rsidR="00D23F52" w:rsidRPr="002C6C11" w:rsidRDefault="00D23F52">
            <w:pPr>
              <w:rPr>
                <w:rFonts w:ascii="Montserrat" w:hAnsi="Montserrat"/>
                <w:color w:val="auto"/>
                <w:sz w:val="18"/>
                <w:szCs w:val="18"/>
              </w:rPr>
            </w:pPr>
          </w:p>
        </w:tc>
      </w:tr>
      <w:tr w:rsidR="008114EB" w:rsidRPr="00C80238" w14:paraId="374DE7F0"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68769AF2" w14:textId="77777777" w:rsidR="00D23F52" w:rsidRPr="00CB317A" w:rsidRDefault="00D23F52">
            <w:pPr>
              <w:rPr>
                <w:rFonts w:ascii="Montserrat" w:hAnsi="Montserrat"/>
                <w:color w:val="auto"/>
                <w:sz w:val="18"/>
                <w:szCs w:val="18"/>
              </w:rPr>
            </w:pPr>
            <w:r w:rsidRPr="002C6C11">
              <w:rPr>
                <w:rFonts w:ascii="Montserrat" w:hAnsi="Montserrat"/>
                <w:color w:val="auto"/>
                <w:sz w:val="18"/>
                <w:szCs w:val="18"/>
              </w:rPr>
              <w:t>Xn based handover from MBS supporting NG-RAN node</w:t>
            </w:r>
          </w:p>
        </w:tc>
        <w:tc>
          <w:tcPr>
            <w:tcW w:w="1504" w:type="dxa"/>
            <w:tcBorders>
              <w:top w:val="single" w:sz="4" w:space="0" w:color="auto"/>
              <w:left w:val="single" w:sz="4" w:space="0" w:color="auto"/>
              <w:bottom w:val="single" w:sz="4" w:space="0" w:color="auto"/>
              <w:right w:val="single" w:sz="4" w:space="0" w:color="auto"/>
            </w:tcBorders>
            <w:vAlign w:val="center"/>
            <w:hideMark/>
          </w:tcPr>
          <w:p w14:paraId="292329AE"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SNG-RAN, TNG-RAN, AMF, SMF, UPF, MB-SMF, MB-UPF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4502C40A"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16278695"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0562B888" w14:textId="30BDEE53" w:rsidR="00D23F52" w:rsidRPr="002C6C11" w:rsidRDefault="78509B42">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5469B86B"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42C7B44F"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N2 based handover from MBS supporting NG-RAN node</w:t>
            </w:r>
          </w:p>
        </w:tc>
        <w:tc>
          <w:tcPr>
            <w:tcW w:w="1504" w:type="dxa"/>
            <w:tcBorders>
              <w:top w:val="single" w:sz="4" w:space="0" w:color="auto"/>
              <w:left w:val="single" w:sz="4" w:space="0" w:color="auto"/>
              <w:bottom w:val="single" w:sz="4" w:space="0" w:color="auto"/>
              <w:right w:val="single" w:sz="4" w:space="0" w:color="auto"/>
            </w:tcBorders>
            <w:vAlign w:val="center"/>
            <w:hideMark/>
          </w:tcPr>
          <w:p w14:paraId="025D178A"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SNG-RAN, TNG-RAN, S-AMF, T-AMF, SMF, UPF, MB-SMF, MB-UPF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485CBEA2"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 (indirect not supported)</w:t>
            </w:r>
          </w:p>
        </w:tc>
        <w:tc>
          <w:tcPr>
            <w:tcW w:w="2738" w:type="dxa"/>
            <w:tcBorders>
              <w:top w:val="single" w:sz="4" w:space="0" w:color="auto"/>
              <w:left w:val="single" w:sz="4" w:space="0" w:color="auto"/>
              <w:bottom w:val="single" w:sz="4" w:space="0" w:color="auto"/>
              <w:right w:val="single" w:sz="4" w:space="0" w:color="auto"/>
            </w:tcBorders>
            <w:vAlign w:val="center"/>
            <w:hideMark/>
          </w:tcPr>
          <w:p w14:paraId="290A1ADB"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03B5116A" w14:textId="0E983B03" w:rsidR="00D23F52" w:rsidRPr="002C6C11" w:rsidRDefault="3B97D8CA">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2B11FD27"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76D4C173" w14:textId="77777777" w:rsidR="00D23F52" w:rsidRPr="00CB317A" w:rsidRDefault="00D23F52">
            <w:pPr>
              <w:rPr>
                <w:rFonts w:ascii="Montserrat" w:hAnsi="Montserrat"/>
                <w:color w:val="auto"/>
                <w:sz w:val="18"/>
                <w:szCs w:val="18"/>
              </w:rPr>
            </w:pPr>
            <w:r w:rsidRPr="002C6C11">
              <w:rPr>
                <w:rFonts w:ascii="Montserrat" w:hAnsi="Montserrat"/>
                <w:color w:val="auto"/>
                <w:sz w:val="18"/>
                <w:szCs w:val="18"/>
              </w:rPr>
              <w:t>Xn/N2 based handover from non-MBS supporting NG-RAN node</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B0E5E26"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SNG-RAN, TNG-RAN, S-AMF, T-AMF, SMF, UPF, MB-SMF, MB-UPF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513EBDEE"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6F094367"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516BAE7E" w14:textId="6B3F541B" w:rsidR="00D23F52" w:rsidRPr="002C6C11" w:rsidRDefault="4C0DF6D0">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253C1892"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6C2991CA" w14:textId="77777777" w:rsidR="00D23F52" w:rsidRPr="00CB317A" w:rsidRDefault="00D23F52">
            <w:pPr>
              <w:rPr>
                <w:rFonts w:ascii="Montserrat" w:hAnsi="Montserrat"/>
                <w:color w:val="auto"/>
                <w:sz w:val="18"/>
                <w:szCs w:val="18"/>
              </w:rPr>
            </w:pPr>
            <w:r w:rsidRPr="002C6C11">
              <w:rPr>
                <w:rFonts w:ascii="Montserrat" w:hAnsi="Montserrat"/>
                <w:color w:val="auto"/>
                <w:sz w:val="18"/>
                <w:szCs w:val="18"/>
              </w:rPr>
              <w:t>Xn/N2 based handover for inactive MBS session</w:t>
            </w:r>
          </w:p>
        </w:tc>
        <w:tc>
          <w:tcPr>
            <w:tcW w:w="1504" w:type="dxa"/>
            <w:tcBorders>
              <w:top w:val="single" w:sz="4" w:space="0" w:color="auto"/>
              <w:left w:val="single" w:sz="4" w:space="0" w:color="auto"/>
              <w:bottom w:val="single" w:sz="4" w:space="0" w:color="auto"/>
              <w:right w:val="single" w:sz="4" w:space="0" w:color="auto"/>
            </w:tcBorders>
            <w:vAlign w:val="center"/>
            <w:hideMark/>
          </w:tcPr>
          <w:p w14:paraId="11CADD4F"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NG-RAN, MB-SMF, MB-UPF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2E98DAF8"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Supported</w:t>
            </w:r>
          </w:p>
        </w:tc>
        <w:tc>
          <w:tcPr>
            <w:tcW w:w="2738" w:type="dxa"/>
            <w:tcBorders>
              <w:top w:val="single" w:sz="4" w:space="0" w:color="auto"/>
              <w:left w:val="single" w:sz="4" w:space="0" w:color="auto"/>
              <w:bottom w:val="single" w:sz="4" w:space="0" w:color="auto"/>
              <w:right w:val="single" w:sz="4" w:space="0" w:color="auto"/>
            </w:tcBorders>
            <w:vAlign w:val="center"/>
            <w:hideMark/>
          </w:tcPr>
          <w:p w14:paraId="39152992"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7BE898D5" w14:textId="41FA6595" w:rsidR="00D23F52" w:rsidRPr="002C6C11" w:rsidRDefault="63A3BE95">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1F82A31A" w14:textId="77777777">
        <w:tc>
          <w:tcPr>
            <w:tcW w:w="5665" w:type="dxa"/>
            <w:gridSpan w:val="3"/>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hideMark/>
          </w:tcPr>
          <w:p w14:paraId="0D874FD1"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session activation and deactivation</w:t>
            </w:r>
          </w:p>
        </w:tc>
        <w:tc>
          <w:tcPr>
            <w:tcW w:w="2738" w:type="dxa"/>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1B0DAFF0" w14:textId="77777777" w:rsidR="00D23F52" w:rsidRPr="002C6C11" w:rsidRDefault="00D23F52">
            <w:pPr>
              <w:rPr>
                <w:rFonts w:ascii="Montserrat" w:hAnsi="Montserrat"/>
                <w:color w:val="auto"/>
                <w:sz w:val="18"/>
                <w:szCs w:val="18"/>
              </w:rPr>
            </w:pPr>
          </w:p>
        </w:tc>
        <w:tc>
          <w:tcPr>
            <w:tcW w:w="948" w:type="dxa"/>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772347B3" w14:textId="77777777" w:rsidR="00D23F52" w:rsidRPr="002C6C11" w:rsidRDefault="00D23F52">
            <w:pPr>
              <w:rPr>
                <w:rFonts w:ascii="Montserrat" w:hAnsi="Montserrat"/>
                <w:color w:val="auto"/>
                <w:sz w:val="18"/>
                <w:szCs w:val="18"/>
              </w:rPr>
            </w:pPr>
          </w:p>
        </w:tc>
      </w:tr>
      <w:tr w:rsidR="008114EB" w:rsidRPr="00C80238" w14:paraId="5FA8D673"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71B7E6B2"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session activation procedure</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71A3B18"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NG-RAN, AMF, SMF, UPF, MB-UPF, MB-SMF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0459C816"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035DA899"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3B199654" w14:textId="59742E1E" w:rsidR="00D23F52" w:rsidRPr="002C6C11" w:rsidRDefault="64A80103">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46006E57"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6B37F3FC"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session deactivation procedure</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C97EE3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NG-RAN, AMF, SMF, UPF, MB-UPF, MB-SMF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4B9A0AD8"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6F9EE505"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3DC4E7E1" w14:textId="7C0071BD" w:rsidR="00D23F52" w:rsidRPr="002C6C11" w:rsidRDefault="36C7E20F">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49F9B76B" w14:textId="77777777">
        <w:tc>
          <w:tcPr>
            <w:tcW w:w="5665" w:type="dxa"/>
            <w:gridSpan w:val="3"/>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1995E403" w14:textId="77777777" w:rsidR="00D23F52" w:rsidRPr="002C6C11" w:rsidRDefault="00D23F52">
            <w:pPr>
              <w:rPr>
                <w:rFonts w:ascii="Montserrat" w:hAnsi="Montserrat"/>
                <w:color w:val="auto"/>
                <w:sz w:val="18"/>
                <w:szCs w:val="18"/>
              </w:rPr>
            </w:pPr>
          </w:p>
        </w:tc>
        <w:tc>
          <w:tcPr>
            <w:tcW w:w="2738" w:type="dxa"/>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265909DA" w14:textId="77777777" w:rsidR="00D23F52" w:rsidRPr="002C6C11" w:rsidRDefault="00D23F52">
            <w:pPr>
              <w:rPr>
                <w:rFonts w:ascii="Montserrat" w:hAnsi="Montserrat"/>
                <w:color w:val="auto"/>
                <w:sz w:val="18"/>
                <w:szCs w:val="18"/>
              </w:rPr>
            </w:pPr>
          </w:p>
        </w:tc>
        <w:tc>
          <w:tcPr>
            <w:tcW w:w="948" w:type="dxa"/>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40DBC3F7" w14:textId="77777777" w:rsidR="00D23F52" w:rsidRPr="002C6C11" w:rsidRDefault="00D23F52">
            <w:pPr>
              <w:rPr>
                <w:rFonts w:ascii="Montserrat" w:hAnsi="Montserrat"/>
                <w:color w:val="auto"/>
                <w:sz w:val="18"/>
                <w:szCs w:val="18"/>
              </w:rPr>
            </w:pPr>
          </w:p>
        </w:tc>
      </w:tr>
      <w:tr w:rsidR="008114EB" w:rsidRPr="00C80238" w14:paraId="34DAD060"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0BFE51CD"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Multicast session update procedure</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694D55A"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NG-RAN, AMF, SMF, UPF, AF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06C9BA29"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03F76FEB"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MS2</w:t>
            </w:r>
          </w:p>
        </w:tc>
        <w:tc>
          <w:tcPr>
            <w:tcW w:w="948" w:type="dxa"/>
            <w:tcBorders>
              <w:top w:val="single" w:sz="4" w:space="0" w:color="auto"/>
              <w:left w:val="single" w:sz="4" w:space="0" w:color="auto"/>
              <w:bottom w:val="single" w:sz="4" w:space="0" w:color="auto"/>
              <w:right w:val="single" w:sz="4" w:space="0" w:color="auto"/>
            </w:tcBorders>
            <w:vAlign w:val="center"/>
            <w:hideMark/>
          </w:tcPr>
          <w:p w14:paraId="468D469D" w14:textId="07304C20" w:rsidR="00D23F52" w:rsidRPr="002C6C11" w:rsidRDefault="28652C28">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20C426F4" w14:textId="77777777">
        <w:tc>
          <w:tcPr>
            <w:tcW w:w="5665" w:type="dxa"/>
            <w:gridSpan w:val="3"/>
            <w:tcBorders>
              <w:top w:val="single" w:sz="4" w:space="0" w:color="auto"/>
              <w:left w:val="single" w:sz="4" w:space="0" w:color="auto"/>
              <w:bottom w:val="single" w:sz="4" w:space="0" w:color="auto"/>
              <w:right w:val="single" w:sz="4" w:space="0" w:color="auto"/>
            </w:tcBorders>
            <w:shd w:val="clear" w:color="auto" w:fill="C00000"/>
            <w:vAlign w:val="center"/>
            <w:hideMark/>
          </w:tcPr>
          <w:p w14:paraId="4978B676"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procedures for broadcast Session</w:t>
            </w:r>
          </w:p>
        </w:tc>
        <w:tc>
          <w:tcPr>
            <w:tcW w:w="2738" w:type="dxa"/>
            <w:tcBorders>
              <w:top w:val="single" w:sz="4" w:space="0" w:color="auto"/>
              <w:left w:val="single" w:sz="4" w:space="0" w:color="auto"/>
              <w:bottom w:val="single" w:sz="4" w:space="0" w:color="auto"/>
              <w:right w:val="single" w:sz="4" w:space="0" w:color="auto"/>
            </w:tcBorders>
            <w:shd w:val="clear" w:color="auto" w:fill="C00000"/>
            <w:vAlign w:val="center"/>
          </w:tcPr>
          <w:p w14:paraId="36FCA090" w14:textId="77777777" w:rsidR="00D23F52" w:rsidRPr="002C6C11" w:rsidRDefault="00D23F52">
            <w:pPr>
              <w:rPr>
                <w:rFonts w:ascii="Montserrat" w:hAnsi="Montserrat"/>
                <w:color w:val="auto"/>
                <w:sz w:val="18"/>
                <w:szCs w:val="18"/>
              </w:rPr>
            </w:pPr>
          </w:p>
        </w:tc>
        <w:tc>
          <w:tcPr>
            <w:tcW w:w="948" w:type="dxa"/>
            <w:tcBorders>
              <w:top w:val="single" w:sz="4" w:space="0" w:color="auto"/>
              <w:left w:val="single" w:sz="4" w:space="0" w:color="auto"/>
              <w:bottom w:val="single" w:sz="4" w:space="0" w:color="auto"/>
              <w:right w:val="single" w:sz="4" w:space="0" w:color="auto"/>
            </w:tcBorders>
            <w:shd w:val="clear" w:color="auto" w:fill="C00000"/>
            <w:vAlign w:val="center"/>
          </w:tcPr>
          <w:p w14:paraId="14A88A09" w14:textId="77777777" w:rsidR="00D23F52" w:rsidRPr="002C6C11" w:rsidRDefault="00D23F52">
            <w:pPr>
              <w:rPr>
                <w:rFonts w:ascii="Montserrat" w:hAnsi="Montserrat"/>
                <w:color w:val="auto"/>
                <w:sz w:val="18"/>
                <w:szCs w:val="18"/>
              </w:rPr>
            </w:pPr>
          </w:p>
        </w:tc>
      </w:tr>
      <w:tr w:rsidR="008114EB" w:rsidRPr="00C80238" w14:paraId="41C3B8D6"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2017348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Session Start for Broadcast</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5463F36"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NG-RAN, AMF, MB-SMF, MB-UPF, NEF/MBSF, AF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62F3C83E"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3D55D342" w14:textId="335924E1" w:rsidR="00D23F52" w:rsidRPr="002C6C11" w:rsidRDefault="00D23F52">
            <w:pPr>
              <w:rPr>
                <w:rFonts w:ascii="Montserrat" w:hAnsi="Montserrat"/>
                <w:color w:val="auto"/>
                <w:sz w:val="18"/>
                <w:szCs w:val="18"/>
              </w:rPr>
            </w:pPr>
            <w:r w:rsidRPr="4E0EBFF8">
              <w:rPr>
                <w:rFonts w:ascii="Montserrat" w:hAnsi="Montserrat"/>
                <w:color w:val="auto"/>
                <w:sz w:val="18"/>
                <w:szCs w:val="18"/>
              </w:rPr>
              <w:t>MS</w:t>
            </w:r>
            <w:r w:rsidR="2898CDC9" w:rsidRPr="4E0EBFF8">
              <w:rPr>
                <w:rFonts w:ascii="Montserrat" w:hAnsi="Montserrat"/>
                <w:color w:val="auto"/>
                <w:sz w:val="18"/>
                <w:szCs w:val="18"/>
              </w:rPr>
              <w:t>2</w:t>
            </w:r>
          </w:p>
        </w:tc>
        <w:tc>
          <w:tcPr>
            <w:tcW w:w="948" w:type="dxa"/>
            <w:tcBorders>
              <w:top w:val="single" w:sz="4" w:space="0" w:color="auto"/>
              <w:left w:val="single" w:sz="4" w:space="0" w:color="auto"/>
              <w:bottom w:val="single" w:sz="4" w:space="0" w:color="auto"/>
              <w:right w:val="single" w:sz="4" w:space="0" w:color="auto"/>
            </w:tcBorders>
            <w:vAlign w:val="center"/>
            <w:hideMark/>
          </w:tcPr>
          <w:p w14:paraId="20965190" w14:textId="77777777" w:rsidR="00D23F52" w:rsidRPr="00CB317A" w:rsidRDefault="00D23F52">
            <w:pPr>
              <w:rPr>
                <w:rFonts w:ascii="Montserrat" w:hAnsi="Montserrat"/>
                <w:color w:val="auto"/>
                <w:sz w:val="18"/>
                <w:szCs w:val="18"/>
              </w:rPr>
            </w:pPr>
            <w:r w:rsidRPr="002C6C11">
              <w:rPr>
                <w:rFonts w:ascii="Montserrat" w:hAnsi="Montserrat"/>
                <w:color w:val="auto"/>
                <w:sz w:val="18"/>
                <w:szCs w:val="18"/>
              </w:rPr>
              <w:t>Pass for 1 UE and simulated gNB</w:t>
            </w:r>
          </w:p>
        </w:tc>
      </w:tr>
      <w:tr w:rsidR="008114EB" w:rsidRPr="00C80238" w14:paraId="7626584F"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0C96B41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Session Release for Broadcast</w:t>
            </w:r>
          </w:p>
        </w:tc>
        <w:tc>
          <w:tcPr>
            <w:tcW w:w="1504" w:type="dxa"/>
            <w:tcBorders>
              <w:top w:val="single" w:sz="4" w:space="0" w:color="auto"/>
              <w:left w:val="single" w:sz="4" w:space="0" w:color="auto"/>
              <w:bottom w:val="single" w:sz="4" w:space="0" w:color="auto"/>
              <w:right w:val="single" w:sz="4" w:space="0" w:color="auto"/>
            </w:tcBorders>
            <w:vAlign w:val="center"/>
            <w:hideMark/>
          </w:tcPr>
          <w:p w14:paraId="0C86F79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NG-RAN, AMF, MB-SMF, MB-UPF, PCF, NEF/MBSF, AF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30D47E7F"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63059B89" w14:textId="7020A9CC" w:rsidR="00D23F52" w:rsidRPr="002C6C11" w:rsidRDefault="00D23F52">
            <w:pPr>
              <w:rPr>
                <w:rFonts w:ascii="Montserrat" w:hAnsi="Montserrat"/>
                <w:color w:val="auto"/>
                <w:sz w:val="18"/>
                <w:szCs w:val="18"/>
              </w:rPr>
            </w:pPr>
            <w:r w:rsidRPr="4E0EBFF8">
              <w:rPr>
                <w:rFonts w:ascii="Montserrat" w:hAnsi="Montserrat"/>
                <w:color w:val="auto"/>
                <w:sz w:val="18"/>
                <w:szCs w:val="18"/>
              </w:rPr>
              <w:t>MS</w:t>
            </w:r>
            <w:r w:rsidR="25AE12BB" w:rsidRPr="4E0EBFF8">
              <w:rPr>
                <w:rFonts w:ascii="Montserrat" w:hAnsi="Montserrat"/>
                <w:color w:val="auto"/>
                <w:sz w:val="18"/>
                <w:szCs w:val="18"/>
              </w:rPr>
              <w:t>2</w:t>
            </w:r>
          </w:p>
        </w:tc>
        <w:tc>
          <w:tcPr>
            <w:tcW w:w="948" w:type="dxa"/>
            <w:tcBorders>
              <w:top w:val="single" w:sz="4" w:space="0" w:color="auto"/>
              <w:left w:val="single" w:sz="4" w:space="0" w:color="auto"/>
              <w:bottom w:val="single" w:sz="4" w:space="0" w:color="auto"/>
              <w:right w:val="single" w:sz="4" w:space="0" w:color="auto"/>
            </w:tcBorders>
            <w:vAlign w:val="center"/>
            <w:hideMark/>
          </w:tcPr>
          <w:p w14:paraId="692CC8F5" w14:textId="049066A7" w:rsidR="00D23F52" w:rsidRPr="002C6C11" w:rsidRDefault="3B741FF9">
            <w:pPr>
              <w:rPr>
                <w:rFonts w:ascii="Montserrat" w:hAnsi="Montserrat"/>
                <w:color w:val="auto"/>
                <w:sz w:val="18"/>
                <w:szCs w:val="18"/>
              </w:rPr>
            </w:pPr>
            <w:r w:rsidRPr="1F0E2703">
              <w:rPr>
                <w:rFonts w:ascii="Montserrat" w:hAnsi="Montserrat"/>
                <w:color w:val="auto"/>
                <w:sz w:val="18"/>
                <w:szCs w:val="18"/>
              </w:rPr>
              <w:t>Test planned</w:t>
            </w:r>
          </w:p>
        </w:tc>
      </w:tr>
      <w:tr w:rsidR="008114EB" w:rsidRPr="00C80238" w14:paraId="674304F2"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3816D1D3"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Session Update for Broadcast</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E7C60B2" w14:textId="77777777" w:rsidR="00D23F52" w:rsidRPr="00CB317A" w:rsidRDefault="00D23F52">
            <w:pPr>
              <w:rPr>
                <w:rFonts w:ascii="Montserrat" w:hAnsi="Montserrat"/>
                <w:color w:val="auto"/>
                <w:sz w:val="18"/>
                <w:szCs w:val="18"/>
              </w:rPr>
            </w:pPr>
            <w:r w:rsidRPr="002C6C11">
              <w:rPr>
                <w:rFonts w:ascii="Montserrat" w:hAnsi="Montserrat"/>
                <w:color w:val="auto"/>
                <w:sz w:val="18"/>
                <w:szCs w:val="18"/>
              </w:rPr>
              <w:t>UE, NG-RAN, AMF, MB-SMf, MB-UPF, NEF/MBSF, AF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64966CB8"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79D5C9CC" w14:textId="317BD45A" w:rsidR="00D23F52" w:rsidRPr="002C6C11" w:rsidRDefault="00D23F52">
            <w:pPr>
              <w:rPr>
                <w:rFonts w:ascii="Montserrat" w:hAnsi="Montserrat"/>
                <w:color w:val="auto"/>
                <w:sz w:val="18"/>
                <w:szCs w:val="18"/>
              </w:rPr>
            </w:pPr>
            <w:r w:rsidRPr="4E0EBFF8">
              <w:rPr>
                <w:rFonts w:ascii="Montserrat" w:hAnsi="Montserrat"/>
                <w:color w:val="auto"/>
                <w:sz w:val="18"/>
                <w:szCs w:val="18"/>
              </w:rPr>
              <w:t>MS</w:t>
            </w:r>
            <w:r w:rsidR="37443A75" w:rsidRPr="4E0EBFF8">
              <w:rPr>
                <w:rFonts w:ascii="Montserrat" w:hAnsi="Montserrat"/>
                <w:color w:val="auto"/>
                <w:sz w:val="18"/>
                <w:szCs w:val="18"/>
              </w:rPr>
              <w:t>2</w:t>
            </w:r>
          </w:p>
        </w:tc>
        <w:tc>
          <w:tcPr>
            <w:tcW w:w="948" w:type="dxa"/>
            <w:tcBorders>
              <w:top w:val="single" w:sz="4" w:space="0" w:color="auto"/>
              <w:left w:val="single" w:sz="4" w:space="0" w:color="auto"/>
              <w:bottom w:val="single" w:sz="4" w:space="0" w:color="auto"/>
              <w:right w:val="single" w:sz="4" w:space="0" w:color="auto"/>
            </w:tcBorders>
            <w:vAlign w:val="center"/>
            <w:hideMark/>
          </w:tcPr>
          <w:p w14:paraId="19AB9A16" w14:textId="19942BED" w:rsidR="00D23F52" w:rsidRPr="002C6C11" w:rsidRDefault="5C6035BD">
            <w:pPr>
              <w:rPr>
                <w:rFonts w:ascii="Montserrat" w:hAnsi="Montserrat"/>
                <w:color w:val="auto"/>
                <w:sz w:val="18"/>
                <w:szCs w:val="18"/>
              </w:rPr>
            </w:pPr>
            <w:r w:rsidRPr="4E0EBFF8">
              <w:rPr>
                <w:rFonts w:ascii="Montserrat" w:hAnsi="Montserrat"/>
                <w:color w:val="auto"/>
                <w:sz w:val="18"/>
                <w:szCs w:val="18"/>
              </w:rPr>
              <w:t>Test planned</w:t>
            </w:r>
          </w:p>
        </w:tc>
      </w:tr>
      <w:tr w:rsidR="008114EB" w:rsidRPr="00C80238" w14:paraId="39F94520"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1121B8A5"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MBS Session Delivery Status Indication for Broadcast</w:t>
            </w:r>
          </w:p>
        </w:tc>
        <w:tc>
          <w:tcPr>
            <w:tcW w:w="1504" w:type="dxa"/>
            <w:tcBorders>
              <w:top w:val="single" w:sz="4" w:space="0" w:color="auto"/>
              <w:left w:val="single" w:sz="4" w:space="0" w:color="auto"/>
              <w:bottom w:val="single" w:sz="4" w:space="0" w:color="auto"/>
              <w:right w:val="single" w:sz="4" w:space="0" w:color="auto"/>
            </w:tcBorders>
            <w:vAlign w:val="center"/>
            <w:hideMark/>
          </w:tcPr>
          <w:p w14:paraId="55B547AA" w14:textId="77777777" w:rsidR="00D23F52" w:rsidRPr="00CB317A" w:rsidRDefault="00D23F52">
            <w:pPr>
              <w:rPr>
                <w:rFonts w:ascii="Montserrat" w:hAnsi="Montserrat"/>
                <w:color w:val="auto"/>
                <w:sz w:val="18"/>
                <w:szCs w:val="18"/>
              </w:rPr>
            </w:pPr>
            <w:r w:rsidRPr="002C6C11">
              <w:rPr>
                <w:rFonts w:ascii="Montserrat" w:hAnsi="Montserrat"/>
                <w:color w:val="auto"/>
                <w:sz w:val="18"/>
                <w:szCs w:val="18"/>
              </w:rPr>
              <w:t>MB-SMf, NEF, MBSF, AF, AS</w:t>
            </w:r>
          </w:p>
        </w:tc>
        <w:tc>
          <w:tcPr>
            <w:tcW w:w="1335" w:type="dxa"/>
            <w:tcBorders>
              <w:top w:val="single" w:sz="4" w:space="0" w:color="auto"/>
              <w:left w:val="single" w:sz="4" w:space="0" w:color="auto"/>
              <w:bottom w:val="single" w:sz="4" w:space="0" w:color="auto"/>
              <w:right w:val="single" w:sz="4" w:space="0" w:color="auto"/>
            </w:tcBorders>
            <w:vAlign w:val="center"/>
            <w:hideMark/>
          </w:tcPr>
          <w:p w14:paraId="268B27AA"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437D759B" w14:textId="2A27F3A7" w:rsidR="00D23F52" w:rsidRPr="002C6C11" w:rsidRDefault="00D23F52">
            <w:pPr>
              <w:rPr>
                <w:rFonts w:ascii="Montserrat" w:hAnsi="Montserrat"/>
                <w:color w:val="auto"/>
                <w:sz w:val="18"/>
                <w:szCs w:val="18"/>
              </w:rPr>
            </w:pPr>
            <w:r w:rsidRPr="4E0EBFF8">
              <w:rPr>
                <w:rFonts w:ascii="Montserrat" w:hAnsi="Montserrat"/>
                <w:color w:val="auto"/>
                <w:sz w:val="18"/>
                <w:szCs w:val="18"/>
              </w:rPr>
              <w:t>MS</w:t>
            </w:r>
            <w:r w:rsidR="509169FB" w:rsidRPr="4E0EBFF8">
              <w:rPr>
                <w:rFonts w:ascii="Montserrat" w:hAnsi="Montserrat"/>
                <w:color w:val="auto"/>
                <w:sz w:val="18"/>
                <w:szCs w:val="18"/>
              </w:rPr>
              <w:t>2</w:t>
            </w:r>
          </w:p>
        </w:tc>
        <w:tc>
          <w:tcPr>
            <w:tcW w:w="948" w:type="dxa"/>
            <w:tcBorders>
              <w:top w:val="single" w:sz="4" w:space="0" w:color="auto"/>
              <w:left w:val="single" w:sz="4" w:space="0" w:color="auto"/>
              <w:bottom w:val="single" w:sz="4" w:space="0" w:color="auto"/>
              <w:right w:val="single" w:sz="4" w:space="0" w:color="auto"/>
            </w:tcBorders>
            <w:vAlign w:val="center"/>
            <w:hideMark/>
          </w:tcPr>
          <w:p w14:paraId="3F1594C6" w14:textId="7598410E" w:rsidR="00D23F52" w:rsidRPr="002C6C11" w:rsidRDefault="6DCBAA1F">
            <w:pPr>
              <w:rPr>
                <w:rFonts w:ascii="Montserrat" w:hAnsi="Montserrat"/>
                <w:color w:val="auto"/>
                <w:sz w:val="18"/>
                <w:szCs w:val="18"/>
              </w:rPr>
            </w:pPr>
            <w:r w:rsidRPr="4E0EBFF8">
              <w:rPr>
                <w:rFonts w:ascii="Montserrat" w:hAnsi="Montserrat"/>
                <w:color w:val="auto"/>
                <w:sz w:val="18"/>
                <w:szCs w:val="18"/>
              </w:rPr>
              <w:t>Test planned</w:t>
            </w:r>
          </w:p>
        </w:tc>
      </w:tr>
      <w:tr w:rsidR="00D23F52" w:rsidRPr="00C80238" w14:paraId="6170A2C7" w14:textId="77777777">
        <w:tc>
          <w:tcPr>
            <w:tcW w:w="2826" w:type="dxa"/>
            <w:tcBorders>
              <w:top w:val="single" w:sz="4" w:space="0" w:color="auto"/>
              <w:left w:val="single" w:sz="4" w:space="0" w:color="auto"/>
              <w:bottom w:val="single" w:sz="4" w:space="0" w:color="auto"/>
              <w:right w:val="single" w:sz="4" w:space="0" w:color="auto"/>
            </w:tcBorders>
            <w:vAlign w:val="center"/>
            <w:hideMark/>
          </w:tcPr>
          <w:p w14:paraId="2ADDA442"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Broadcast MBS Session Release Require</w:t>
            </w:r>
          </w:p>
        </w:tc>
        <w:tc>
          <w:tcPr>
            <w:tcW w:w="1504" w:type="dxa"/>
            <w:tcBorders>
              <w:top w:val="single" w:sz="4" w:space="0" w:color="auto"/>
              <w:left w:val="single" w:sz="4" w:space="0" w:color="auto"/>
              <w:bottom w:val="single" w:sz="4" w:space="0" w:color="auto"/>
              <w:right w:val="single" w:sz="4" w:space="0" w:color="auto"/>
            </w:tcBorders>
            <w:vAlign w:val="center"/>
            <w:hideMark/>
          </w:tcPr>
          <w:p w14:paraId="13F34455"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UE, NG-RAN, AMF, MB-SMF, MB-UPF, NEF/MBSF, AF</w:t>
            </w:r>
          </w:p>
        </w:tc>
        <w:tc>
          <w:tcPr>
            <w:tcW w:w="1335" w:type="dxa"/>
            <w:tcBorders>
              <w:top w:val="single" w:sz="4" w:space="0" w:color="auto"/>
              <w:left w:val="single" w:sz="4" w:space="0" w:color="auto"/>
              <w:bottom w:val="single" w:sz="4" w:space="0" w:color="auto"/>
              <w:right w:val="single" w:sz="4" w:space="0" w:color="auto"/>
            </w:tcBorders>
            <w:vAlign w:val="center"/>
            <w:hideMark/>
          </w:tcPr>
          <w:p w14:paraId="769127E0" w14:textId="77777777" w:rsidR="00D23F52" w:rsidRPr="002C6C11" w:rsidRDefault="00D23F52">
            <w:pPr>
              <w:rPr>
                <w:rFonts w:ascii="Montserrat" w:hAnsi="Montserrat"/>
                <w:color w:val="auto"/>
                <w:sz w:val="18"/>
                <w:szCs w:val="18"/>
              </w:rPr>
            </w:pPr>
            <w:r w:rsidRPr="002C6C11">
              <w:rPr>
                <w:rFonts w:ascii="Montserrat" w:hAnsi="Montserrat"/>
                <w:color w:val="auto"/>
                <w:sz w:val="18"/>
                <w:szCs w:val="18"/>
              </w:rPr>
              <w:t>Yes</w:t>
            </w:r>
          </w:p>
        </w:tc>
        <w:tc>
          <w:tcPr>
            <w:tcW w:w="2738" w:type="dxa"/>
            <w:tcBorders>
              <w:top w:val="single" w:sz="4" w:space="0" w:color="auto"/>
              <w:left w:val="single" w:sz="4" w:space="0" w:color="auto"/>
              <w:bottom w:val="single" w:sz="4" w:space="0" w:color="auto"/>
              <w:right w:val="single" w:sz="4" w:space="0" w:color="auto"/>
            </w:tcBorders>
            <w:vAlign w:val="center"/>
            <w:hideMark/>
          </w:tcPr>
          <w:p w14:paraId="39B3A2A7" w14:textId="1D340A4C" w:rsidR="00D23F52" w:rsidRPr="002C6C11" w:rsidRDefault="00D23F52">
            <w:pPr>
              <w:rPr>
                <w:rFonts w:ascii="Montserrat" w:hAnsi="Montserrat"/>
                <w:color w:val="auto"/>
                <w:sz w:val="18"/>
                <w:szCs w:val="18"/>
              </w:rPr>
            </w:pPr>
            <w:r w:rsidRPr="4E0EBFF8">
              <w:rPr>
                <w:rFonts w:ascii="Montserrat" w:hAnsi="Montserrat"/>
                <w:color w:val="auto"/>
                <w:sz w:val="18"/>
                <w:szCs w:val="18"/>
              </w:rPr>
              <w:t>MS</w:t>
            </w:r>
            <w:r w:rsidR="29CD0115" w:rsidRPr="4E0EBFF8">
              <w:rPr>
                <w:rFonts w:ascii="Montserrat" w:hAnsi="Montserrat"/>
                <w:color w:val="auto"/>
                <w:sz w:val="18"/>
                <w:szCs w:val="18"/>
              </w:rPr>
              <w:t>2</w:t>
            </w:r>
          </w:p>
        </w:tc>
        <w:tc>
          <w:tcPr>
            <w:tcW w:w="948" w:type="dxa"/>
            <w:tcBorders>
              <w:top w:val="single" w:sz="4" w:space="0" w:color="auto"/>
              <w:left w:val="single" w:sz="4" w:space="0" w:color="auto"/>
              <w:bottom w:val="single" w:sz="4" w:space="0" w:color="auto"/>
              <w:right w:val="single" w:sz="4" w:space="0" w:color="auto"/>
            </w:tcBorders>
            <w:vAlign w:val="center"/>
            <w:hideMark/>
          </w:tcPr>
          <w:p w14:paraId="3B73B842" w14:textId="3C6D1767" w:rsidR="00D23F52" w:rsidRPr="002C6C11" w:rsidRDefault="419FF2BE">
            <w:pPr>
              <w:rPr>
                <w:rFonts w:ascii="Montserrat" w:hAnsi="Montserrat"/>
                <w:color w:val="auto"/>
                <w:sz w:val="18"/>
                <w:szCs w:val="18"/>
              </w:rPr>
            </w:pPr>
            <w:r w:rsidRPr="4E0EBFF8">
              <w:rPr>
                <w:rFonts w:ascii="Montserrat" w:hAnsi="Montserrat"/>
                <w:color w:val="auto"/>
                <w:sz w:val="18"/>
                <w:szCs w:val="18"/>
              </w:rPr>
              <w:t>Test planned</w:t>
            </w:r>
          </w:p>
        </w:tc>
      </w:tr>
    </w:tbl>
    <w:p w14:paraId="39218E3A" w14:textId="77777777" w:rsidR="00D23F52" w:rsidRPr="00CB317A" w:rsidRDefault="00D23F52" w:rsidP="00D23F52">
      <w:pPr>
        <w:pStyle w:val="ParagraphText"/>
      </w:pPr>
    </w:p>
    <w:p w14:paraId="575A0A0E" w14:textId="77777777" w:rsidR="00D23F52" w:rsidRPr="002C6C11" w:rsidRDefault="00D23F52" w:rsidP="00D23F52">
      <w:pPr>
        <w:pStyle w:val="ParagraphText"/>
      </w:pPr>
    </w:p>
    <w:p w14:paraId="3440A3C3" w14:textId="77777777" w:rsidR="00D23F52" w:rsidRPr="00CB317A" w:rsidRDefault="00D23F52" w:rsidP="00D23F52">
      <w:pPr>
        <w:pStyle w:val="Heading3"/>
      </w:pPr>
      <w:bookmarkStart w:id="405" w:name="_Toc2020677769"/>
      <w:r>
        <w:t>6.5.4</w:t>
      </w:r>
      <w:r>
        <w:tab/>
        <w:t>Key results</w:t>
      </w:r>
      <w:bookmarkEnd w:id="405"/>
    </w:p>
    <w:p w14:paraId="2ED7402A" w14:textId="77777777" w:rsidR="00D23F52" w:rsidRPr="002C6C11" w:rsidRDefault="00D23F52" w:rsidP="00D23F52">
      <w:pPr>
        <w:pStyle w:val="ParagraphText"/>
      </w:pPr>
    </w:p>
    <w:p w14:paraId="12C55A4F" w14:textId="1BA658D8" w:rsidR="004A3273" w:rsidRPr="002C6C11" w:rsidRDefault="004A3273" w:rsidP="004A3273">
      <w:pPr>
        <w:pStyle w:val="ParagraphText"/>
      </w:pPr>
      <w:r>
        <w:t xml:space="preserve">Initial test results show that MBS session creation is successful, including the TMGI allocation (supporting PDU / MBS). This test was performed after 5GMSd (5G-MAG) AF and AS were integrated. Other MBS procedures are planned to be tested, and this will be performed soon. </w:t>
      </w:r>
    </w:p>
    <w:p w14:paraId="247551DA" w14:textId="62874077" w:rsidR="00D23F52" w:rsidRPr="002C6C11" w:rsidRDefault="00D23F52" w:rsidP="00D23F52">
      <w:pPr>
        <w:pStyle w:val="ParagraphText"/>
      </w:pPr>
    </w:p>
    <w:p w14:paraId="38265461" w14:textId="702D08A0" w:rsidR="00D23F52" w:rsidRPr="002C6C11" w:rsidRDefault="21C01576" w:rsidP="00D23F52">
      <w:pPr>
        <w:pStyle w:val="ParagraphText"/>
      </w:pPr>
      <w:r>
        <w:rPr>
          <w:noProof/>
        </w:rPr>
        <w:drawing>
          <wp:inline distT="0" distB="0" distL="0" distR="0" wp14:anchorId="2191E365" wp14:editId="5767EEED">
            <wp:extent cx="5743575" cy="657225"/>
            <wp:effectExtent l="0" t="0" r="0" b="0"/>
            <wp:docPr id="951786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86630" name="Picture 951786630"/>
                    <pic:cNvPicPr/>
                  </pic:nvPicPr>
                  <pic:blipFill>
                    <a:blip r:embed="rId75">
                      <a:extLst>
                        <a:ext uri="{28A0092B-C50C-407E-A947-70E740481C1C}">
                          <a14:useLocalDpi xmlns:a14="http://schemas.microsoft.com/office/drawing/2010/main"/>
                        </a:ext>
                      </a:extLst>
                    </a:blip>
                    <a:stretch>
                      <a:fillRect/>
                    </a:stretch>
                  </pic:blipFill>
                  <pic:spPr>
                    <a:xfrm>
                      <a:off x="0" y="0"/>
                      <a:ext cx="5743575" cy="657225"/>
                    </a:xfrm>
                    <a:prstGeom prst="rect">
                      <a:avLst/>
                    </a:prstGeom>
                  </pic:spPr>
                </pic:pic>
              </a:graphicData>
            </a:graphic>
          </wp:inline>
        </w:drawing>
      </w:r>
      <w:r>
        <w:rPr>
          <w:noProof/>
        </w:rPr>
        <w:drawing>
          <wp:inline distT="0" distB="0" distL="0" distR="0" wp14:anchorId="1DB7D935" wp14:editId="16AE94B8">
            <wp:extent cx="5743575" cy="1133475"/>
            <wp:effectExtent l="0" t="0" r="0" b="0"/>
            <wp:docPr id="3006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280" name="Picture 3006280"/>
                    <pic:cNvPicPr/>
                  </pic:nvPicPr>
                  <pic:blipFill>
                    <a:blip r:embed="rId76">
                      <a:extLst>
                        <a:ext uri="{28A0092B-C50C-407E-A947-70E740481C1C}">
                          <a14:useLocalDpi xmlns:a14="http://schemas.microsoft.com/office/drawing/2010/main"/>
                        </a:ext>
                      </a:extLst>
                    </a:blip>
                    <a:stretch>
                      <a:fillRect/>
                    </a:stretch>
                  </pic:blipFill>
                  <pic:spPr>
                    <a:xfrm>
                      <a:off x="0" y="0"/>
                      <a:ext cx="5743575" cy="1133475"/>
                    </a:xfrm>
                    <a:prstGeom prst="rect">
                      <a:avLst/>
                    </a:prstGeom>
                  </pic:spPr>
                </pic:pic>
              </a:graphicData>
            </a:graphic>
          </wp:inline>
        </w:drawing>
      </w:r>
      <w:r>
        <w:rPr>
          <w:noProof/>
        </w:rPr>
        <w:drawing>
          <wp:inline distT="0" distB="0" distL="0" distR="0" wp14:anchorId="3960BCFF" wp14:editId="1C904BE2">
            <wp:extent cx="5743575" cy="2352675"/>
            <wp:effectExtent l="0" t="0" r="0" b="0"/>
            <wp:docPr id="19691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763" name="Picture 19691763"/>
                    <pic:cNvPicPr/>
                  </pic:nvPicPr>
                  <pic:blipFill>
                    <a:blip r:embed="rId77">
                      <a:extLst>
                        <a:ext uri="{28A0092B-C50C-407E-A947-70E740481C1C}">
                          <a14:useLocalDpi xmlns:a14="http://schemas.microsoft.com/office/drawing/2010/main"/>
                        </a:ext>
                      </a:extLst>
                    </a:blip>
                    <a:stretch>
                      <a:fillRect/>
                    </a:stretch>
                  </pic:blipFill>
                  <pic:spPr>
                    <a:xfrm>
                      <a:off x="0" y="0"/>
                      <a:ext cx="5743575" cy="2352675"/>
                    </a:xfrm>
                    <a:prstGeom prst="rect">
                      <a:avLst/>
                    </a:prstGeom>
                  </pic:spPr>
                </pic:pic>
              </a:graphicData>
            </a:graphic>
          </wp:inline>
        </w:drawing>
      </w:r>
    </w:p>
    <w:p w14:paraId="317FD240" w14:textId="77777777" w:rsidR="00D23F52" w:rsidRDefault="00D23F52" w:rsidP="00D23F52">
      <w:pPr>
        <w:pStyle w:val="ParagraphText"/>
      </w:pPr>
    </w:p>
    <w:p w14:paraId="0CF12363" w14:textId="77777777" w:rsidR="00FA2FCA" w:rsidRPr="002C6C11" w:rsidRDefault="00FA2FCA" w:rsidP="00D23F52">
      <w:pPr>
        <w:pStyle w:val="ParagraphText"/>
      </w:pPr>
    </w:p>
    <w:p w14:paraId="0FB19FE5" w14:textId="50292A58" w:rsidR="00D23F52" w:rsidRPr="00CB317A" w:rsidRDefault="00D23F52" w:rsidP="00D23F52">
      <w:pPr>
        <w:pStyle w:val="Heading2"/>
      </w:pPr>
      <w:bookmarkStart w:id="406" w:name="_Toc778790995"/>
      <w:r>
        <w:t xml:space="preserve">6.6 </w:t>
      </w:r>
      <w:r>
        <w:tab/>
        <w:t>DTD End-to-End Testbed</w:t>
      </w:r>
      <w:r w:rsidR="7605F7A4">
        <w:t xml:space="preserve"> – WP 6.4.4</w:t>
      </w:r>
      <w:bookmarkEnd w:id="406"/>
    </w:p>
    <w:p w14:paraId="2C4FC1F9" w14:textId="77777777" w:rsidR="00D23F52" w:rsidRPr="00CB317A" w:rsidRDefault="00D23F52" w:rsidP="00D23F52">
      <w:pPr>
        <w:pStyle w:val="ParagraphText"/>
      </w:pPr>
    </w:p>
    <w:p w14:paraId="0AD146A0" w14:textId="77777777" w:rsidR="00D23F52" w:rsidRPr="00CB317A" w:rsidRDefault="00D23F52" w:rsidP="00D23F52">
      <w:pPr>
        <w:pStyle w:val="Heading3"/>
      </w:pPr>
      <w:bookmarkStart w:id="407" w:name="_Toc1046915651"/>
      <w:r>
        <w:t xml:space="preserve">6.6.1 </w:t>
      </w:r>
      <w:r>
        <w:tab/>
        <w:t>High-level description of the test plan</w:t>
      </w:r>
      <w:bookmarkEnd w:id="407"/>
    </w:p>
    <w:p w14:paraId="61B23E27" w14:textId="77777777" w:rsidR="008A342E" w:rsidRPr="00CB317A" w:rsidRDefault="008A342E" w:rsidP="008A342E">
      <w:pPr>
        <w:pStyle w:val="ParagraphText"/>
        <w:spacing w:before="120"/>
        <w:rPr>
          <w:rFonts w:eastAsia="Montserrat" w:cs="Montserrat"/>
        </w:rPr>
      </w:pPr>
      <w:r w:rsidRPr="00CB317A">
        <w:rPr>
          <w:rFonts w:eastAsia="Montserrat" w:cs="Montserrat"/>
        </w:rPr>
        <w:t>One of the key innovations in consumer media delivery is the ability to stream video content directly from satellites to handheld devices, enabling both on-demand and live video services in areas beyond the reach of terrestrial networks. To realize this vision within the 5G-EMERGE project, a formal test plan was developed. This plan is designed to formally structure the execution of a landmark technical achievement: </w:t>
      </w:r>
      <w:r w:rsidRPr="00CB317A">
        <w:rPr>
          <w:rFonts w:eastAsia="Montserrat" w:cs="Montserrat"/>
          <w:b/>
          <w:bCs/>
        </w:rPr>
        <w:t>the world's first complete, end-to-end delivery of 5G Multicast Broadcast Services (MBS) over a live NR-NTN satellite link.</w:t>
      </w:r>
    </w:p>
    <w:p w14:paraId="0E0738AF" w14:textId="77777777" w:rsidR="008A342E" w:rsidRPr="00CB317A" w:rsidRDefault="008A342E" w:rsidP="008A342E">
      <w:pPr>
        <w:pStyle w:val="ParagraphText"/>
        <w:spacing w:before="120"/>
        <w:rPr>
          <w:rFonts w:eastAsia="Montserrat" w:cs="Montserrat"/>
        </w:rPr>
      </w:pPr>
      <w:r w:rsidRPr="00CB317A">
        <w:rPr>
          <w:rFonts w:eastAsia="Montserrat" w:cs="Montserrat"/>
        </w:rPr>
        <w:t>To this end, the test plan's main objective is to verify the functionality, effectiveness, and viability of the DTD solution. The document details a comprehensive framework for this demonstration, which is based on a 3GPP-compliant architecture adhering to the Release 17 framework with essential features from Release 18. It outlines the testbed setup, validation methodology, and specific test scenarios designed to assess the system's capabilities. A core part of the plan is the evaluation of Key Performance Indicators (KPIs) such as throughput and Block Error Rate (BLER), as well as Key Value Indicators (KVIs) like video quality and rebuffering events.</w:t>
      </w:r>
    </w:p>
    <w:p w14:paraId="2C832F4B" w14:textId="5A96815E" w:rsidR="008A342E" w:rsidRPr="00CB317A" w:rsidRDefault="008A342E" w:rsidP="008A342E">
      <w:pPr>
        <w:pStyle w:val="ParagraphText"/>
        <w:spacing w:before="120"/>
        <w:rPr>
          <w:rFonts w:eastAsia="Montserrat" w:cs="Montserrat"/>
        </w:rPr>
      </w:pPr>
      <w:r w:rsidRPr="00CB317A">
        <w:rPr>
          <w:rFonts w:eastAsia="Montserrat" w:cs="Montserrat"/>
        </w:rPr>
        <w:t>While this plan provides a comprehensive foundation for the demonstration, it is designed to be a living document that may be refined as the integration and testing phases progress. Ultimately, it is designed to demonstrate the feasibility and potential of the DTD solution, providing valuable insights for further development within the 5G-EMERGE project.</w:t>
      </w:r>
    </w:p>
    <w:p w14:paraId="3D0A1019" w14:textId="2D01CE70" w:rsidR="7FFDDF65" w:rsidRPr="00CB317A" w:rsidRDefault="7FFDDF65" w:rsidP="7FFDDF65">
      <w:pPr>
        <w:pStyle w:val="ParagraphText"/>
        <w:spacing w:before="120"/>
        <w:rPr>
          <w:rFonts w:eastAsia="Montserrat" w:cs="Montserrat"/>
        </w:rPr>
      </w:pPr>
    </w:p>
    <w:p w14:paraId="47866C35" w14:textId="77777777" w:rsidR="00D23F52" w:rsidRPr="00CB317A" w:rsidRDefault="00D23F52" w:rsidP="00D23F52">
      <w:pPr>
        <w:pStyle w:val="Heading3"/>
      </w:pPr>
      <w:bookmarkStart w:id="408" w:name="_Toc2014565383"/>
      <w:r>
        <w:t xml:space="preserve">6.6.2 </w:t>
      </w:r>
      <w:r>
        <w:tab/>
        <w:t>Test bed and setup</w:t>
      </w:r>
      <w:bookmarkEnd w:id="408"/>
    </w:p>
    <w:p w14:paraId="3A0A033A" w14:textId="44F0D232" w:rsidR="008A342E" w:rsidRPr="002C6C11" w:rsidRDefault="008A342E" w:rsidP="008A342E">
      <w:pPr>
        <w:pStyle w:val="ParagraphText"/>
        <w:keepNext/>
        <w:spacing w:before="120" w:after="200"/>
      </w:pPr>
      <w:r w:rsidRPr="00CB317A">
        <w:t xml:space="preserve">The testbed defined in the plan integrates the various technologies required to broadcast video content directly to handheld devices via satellite. The architecture is aligned with the 3GPP TS 26.501 media streaming framework to ensure standards-based compatibility and includes a real satellite link, content provisioning, and an end-user video player application. High-level block diagram of the DTD end-to-end tested is </w:t>
      </w:r>
      <w:r w:rsidRPr="002C6C11">
        <w:t xml:space="preserve">depicted in high-level in </w:t>
      </w:r>
      <w:r w:rsidR="00DB3A2A" w:rsidRPr="002C6C11">
        <w:fldChar w:fldCharType="begin"/>
      </w:r>
      <w:r w:rsidR="00DB3A2A" w:rsidRPr="002C6C11">
        <w:instrText xml:space="preserve"> REF _Ref221861815 \h </w:instrText>
      </w:r>
      <w:r w:rsidR="00DB3A2A" w:rsidRPr="002C6C11">
        <w:fldChar w:fldCharType="separate"/>
      </w:r>
      <w:r w:rsidR="00DB3A2A" w:rsidRPr="00DB3A2A">
        <w:t xml:space="preserve">Figure </w:t>
      </w:r>
      <w:r w:rsidR="00DB3A2A">
        <w:rPr>
          <w:noProof/>
        </w:rPr>
        <w:t>31</w:t>
      </w:r>
      <w:r w:rsidR="00DB3A2A" w:rsidRPr="002C6C11">
        <w:fldChar w:fldCharType="end"/>
      </w:r>
      <w:r w:rsidRPr="002C6C11">
        <w:t>.</w:t>
      </w:r>
    </w:p>
    <w:p w14:paraId="7E60812F" w14:textId="32FF7ADA" w:rsidR="008A342E" w:rsidRPr="002C6C11" w:rsidRDefault="008A342E" w:rsidP="008A342E">
      <w:pPr>
        <w:pStyle w:val="ParagraphText"/>
        <w:keepNext/>
        <w:spacing w:before="120" w:after="200"/>
      </w:pPr>
      <w:r w:rsidRPr="00CB317A">
        <w:rPr>
          <w:noProof/>
        </w:rPr>
        <w:drawing>
          <wp:inline distT="0" distB="0" distL="0" distR="0" wp14:anchorId="0E18C907" wp14:editId="67E4BE20">
            <wp:extent cx="5671820" cy="1390015"/>
            <wp:effectExtent l="0" t="0" r="508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71820" cy="1390015"/>
                    </a:xfrm>
                    <a:prstGeom prst="rect">
                      <a:avLst/>
                    </a:prstGeom>
                  </pic:spPr>
                </pic:pic>
              </a:graphicData>
            </a:graphic>
          </wp:inline>
        </w:drawing>
      </w:r>
    </w:p>
    <w:p w14:paraId="55DE0899" w14:textId="2AFD9106" w:rsidR="00380169" w:rsidRPr="002C6C11" w:rsidRDefault="008A342E" w:rsidP="00380169">
      <w:pPr>
        <w:pStyle w:val="Caption"/>
        <w:rPr>
          <w:rFonts w:ascii="Montserrat" w:hAnsi="Montserrat"/>
          <w:color w:val="auto"/>
        </w:rPr>
      </w:pPr>
      <w:bookmarkStart w:id="409" w:name="_Ref221861815"/>
      <w:bookmarkStart w:id="410" w:name="_Toc221886667"/>
      <w:r w:rsidRPr="002C6C11">
        <w:rPr>
          <w:rFonts w:ascii="Montserrat" w:hAnsi="Montserrat"/>
          <w:color w:val="auto"/>
        </w:rPr>
        <w:t xml:space="preserve">Figure </w:t>
      </w:r>
      <w:r w:rsidRPr="002C6C11">
        <w:rPr>
          <w:rFonts w:ascii="Montserrat" w:hAnsi="Montserrat"/>
          <w:color w:val="auto"/>
        </w:rPr>
        <w:fldChar w:fldCharType="begin"/>
      </w:r>
      <w:r w:rsidRPr="002C6C11">
        <w:rPr>
          <w:rFonts w:ascii="Montserrat" w:hAnsi="Montserrat"/>
          <w:color w:val="auto"/>
        </w:rPr>
        <w:instrText xml:space="preserve"> SEQ Figure \* ARABIC </w:instrText>
      </w:r>
      <w:r w:rsidRPr="002C6C11">
        <w:rPr>
          <w:rFonts w:ascii="Montserrat" w:hAnsi="Montserrat"/>
          <w:color w:val="auto"/>
        </w:rPr>
        <w:fldChar w:fldCharType="separate"/>
      </w:r>
      <w:r w:rsidR="00DB3A2A">
        <w:rPr>
          <w:rFonts w:ascii="Montserrat" w:hAnsi="Montserrat"/>
          <w:noProof/>
          <w:color w:val="auto"/>
        </w:rPr>
        <w:t>31</w:t>
      </w:r>
      <w:r w:rsidRPr="002C6C11">
        <w:rPr>
          <w:rFonts w:ascii="Montserrat" w:hAnsi="Montserrat"/>
          <w:color w:val="auto"/>
        </w:rPr>
        <w:fldChar w:fldCharType="end"/>
      </w:r>
      <w:bookmarkEnd w:id="409"/>
      <w:r w:rsidRPr="002C6C11">
        <w:rPr>
          <w:rFonts w:ascii="Montserrat" w:hAnsi="Montserrat"/>
          <w:color w:val="auto"/>
        </w:rPr>
        <w:t>: High</w:t>
      </w:r>
      <w:r w:rsidR="00380169" w:rsidRPr="002C6C11">
        <w:rPr>
          <w:rFonts w:ascii="Montserrat" w:hAnsi="Montserrat"/>
          <w:color w:val="auto"/>
        </w:rPr>
        <w:t>-Level Block Diagram of the DTD end-to-end Testbed</w:t>
      </w:r>
      <w:bookmarkEnd w:id="410"/>
    </w:p>
    <w:p w14:paraId="555DD298" w14:textId="77777777" w:rsidR="008A342E" w:rsidRPr="00CB317A" w:rsidRDefault="008A342E" w:rsidP="008A342E">
      <w:pPr>
        <w:pStyle w:val="ParagraphText"/>
      </w:pPr>
    </w:p>
    <w:p w14:paraId="0B64FACC" w14:textId="77777777" w:rsidR="008A342E" w:rsidRPr="00CB317A" w:rsidRDefault="008A342E" w:rsidP="008A342E">
      <w:pPr>
        <w:pStyle w:val="ParagraphText"/>
      </w:pPr>
      <w:r w:rsidRPr="00CB317A">
        <w:t>The key components of the planned testbed are as follows:</w:t>
      </w:r>
    </w:p>
    <w:p w14:paraId="3BF614F7" w14:textId="77777777" w:rsidR="008A342E" w:rsidRPr="00CB317A" w:rsidRDefault="008A342E" w:rsidP="008A342E">
      <w:pPr>
        <w:pStyle w:val="ParagraphText"/>
        <w:numPr>
          <w:ilvl w:val="0"/>
          <w:numId w:val="287"/>
        </w:numPr>
      </w:pPr>
      <w:r w:rsidRPr="00CB317A">
        <w:rPr>
          <w:b/>
          <w:bCs/>
        </w:rPr>
        <w:t>Content Source (HNR):</w:t>
      </w:r>
      <w:r w:rsidRPr="00CB317A">
        <w:t> The originator of the live and/or on-demand video content.</w:t>
      </w:r>
    </w:p>
    <w:p w14:paraId="6A8F0BB0" w14:textId="77777777" w:rsidR="008A342E" w:rsidRPr="00CB317A" w:rsidRDefault="008A342E" w:rsidP="008A342E">
      <w:pPr>
        <w:pStyle w:val="ParagraphText"/>
        <w:numPr>
          <w:ilvl w:val="0"/>
          <w:numId w:val="287"/>
        </w:numPr>
      </w:pPr>
      <w:r w:rsidRPr="00CB317A">
        <w:rPr>
          <w:b/>
          <w:bCs/>
        </w:rPr>
        <w:t>5G Core (5GC) (SnT):</w:t>
      </w:r>
      <w:r w:rsidRPr="00CB317A">
        <w:t> A comprehensive service platform provided by SnT, responsible for ingesting the content, managing the MBS session lifecycle, and routing the broadcast traffic.</w:t>
      </w:r>
    </w:p>
    <w:p w14:paraId="0CC0557A" w14:textId="77777777" w:rsidR="008A342E" w:rsidRPr="00CB317A" w:rsidRDefault="008A342E" w:rsidP="008A342E">
      <w:pPr>
        <w:pStyle w:val="ParagraphText"/>
        <w:numPr>
          <w:ilvl w:val="0"/>
          <w:numId w:val="287"/>
        </w:numPr>
      </w:pPr>
      <w:r w:rsidRPr="00CB317A">
        <w:rPr>
          <w:b/>
          <w:bCs/>
        </w:rPr>
        <w:t>gNodeB (gNB) (MediaTek):</w:t>
      </w:r>
      <w:r w:rsidRPr="00CB317A">
        <w:t> A gNB emulator compliant with NR-NTN and MBS specifications, responsible for transmitting the signal and managing the radio complexities of satellite communication.</w:t>
      </w:r>
    </w:p>
    <w:p w14:paraId="499BEA6F" w14:textId="77777777" w:rsidR="008A342E" w:rsidRPr="00CB317A" w:rsidRDefault="008A342E" w:rsidP="008A342E">
      <w:pPr>
        <w:pStyle w:val="ParagraphText"/>
        <w:numPr>
          <w:ilvl w:val="0"/>
          <w:numId w:val="287"/>
        </w:numPr>
      </w:pPr>
      <w:r w:rsidRPr="00CB317A">
        <w:rPr>
          <w:b/>
          <w:bCs/>
        </w:rPr>
        <w:t>Ground Station (ESTEC):</w:t>
      </w:r>
      <w:r w:rsidRPr="00CB317A">
        <w:t> The satellite gateway connecting the terrestrial gNB to the satellite.</w:t>
      </w:r>
    </w:p>
    <w:p w14:paraId="7D7D783E" w14:textId="77777777" w:rsidR="008A342E" w:rsidRPr="00CB317A" w:rsidRDefault="008A342E" w:rsidP="008A342E">
      <w:pPr>
        <w:pStyle w:val="ParagraphText"/>
        <w:numPr>
          <w:ilvl w:val="0"/>
          <w:numId w:val="287"/>
        </w:numPr>
      </w:pPr>
      <w:r w:rsidRPr="00CB317A">
        <w:rPr>
          <w:b/>
          <w:bCs/>
        </w:rPr>
        <w:t>Satellite Link (Eutelsat):</w:t>
      </w:r>
      <w:r w:rsidRPr="00CB317A">
        <w:t> The Eutelsat 10B Geostationary Earth Orbit (GEO) satellite, which acts as a transparent relay in the Ku-band.</w:t>
      </w:r>
    </w:p>
    <w:p w14:paraId="517ACD25" w14:textId="77777777" w:rsidR="008A342E" w:rsidRPr="00CB317A" w:rsidRDefault="008A342E" w:rsidP="008A342E">
      <w:pPr>
        <w:pStyle w:val="ParagraphText"/>
        <w:numPr>
          <w:ilvl w:val="0"/>
          <w:numId w:val="287"/>
        </w:numPr>
      </w:pPr>
      <w:r w:rsidRPr="00CB317A">
        <w:rPr>
          <w:b/>
          <w:bCs/>
        </w:rPr>
        <w:t>External Antenna (Kymeta):</w:t>
      </w:r>
      <w:r w:rsidRPr="00CB317A">
        <w:t> A Kymeta U8 Hawk terminal used to receive the satellite signal.</w:t>
      </w:r>
    </w:p>
    <w:p w14:paraId="6F1CF08F" w14:textId="77777777" w:rsidR="008A342E" w:rsidRPr="00CB317A" w:rsidRDefault="008A342E" w:rsidP="008A342E">
      <w:pPr>
        <w:pStyle w:val="ParagraphText"/>
        <w:numPr>
          <w:ilvl w:val="0"/>
          <w:numId w:val="287"/>
        </w:numPr>
      </w:pPr>
      <w:r w:rsidRPr="00CB317A">
        <w:rPr>
          <w:b/>
          <w:bCs/>
        </w:rPr>
        <w:t>User Equipment (UE) (MediaTek):</w:t>
      </w:r>
      <w:r w:rsidRPr="00CB317A">
        <w:t> A MediaTek Android test phone with a 5G modem supporting both NR-NTN and MBS, equipped with the 5GMAG application for video playback.</w:t>
      </w:r>
    </w:p>
    <w:p w14:paraId="4445A246" w14:textId="77777777" w:rsidR="008A342E" w:rsidRPr="002C6C11" w:rsidRDefault="008A342E" w:rsidP="008A342E">
      <w:pPr>
        <w:pStyle w:val="ParagraphText"/>
        <w:spacing w:before="120"/>
      </w:pPr>
      <w:r w:rsidRPr="002C6C11">
        <w:t>To provide a clear technical foundation, the test plan specifies a set of critical configuration parameters. The setup is designed around a 20 MHz channel bandwidth with 15 kHz Subcarrier Spacing (SCS) and supports modulations up to 64-Quadrature Amplitude Modulation (QAM). The system is configured to operate in MBS Broadcast Mode. The entire test methodology is shaped by the fact that MBS broadcast operates without Hybrid Automatic Repeat Request (HARQ) retransmissions. This makes the radio link's robustness paramount and necessitates the development of a detailed Modulation and Coding Scheme (MCS) selection strategy within the plan. Furthermore, the plan formally accounts for environmental constraints, particularly the potential impact of rain fade on the Ku-band link, to set realistic performance targets and define contingency scenarios.</w:t>
      </w:r>
    </w:p>
    <w:p w14:paraId="21DA749E" w14:textId="77777777" w:rsidR="00D23F52" w:rsidRPr="002C6C11" w:rsidRDefault="00D23F52" w:rsidP="00D23F52">
      <w:pPr>
        <w:pStyle w:val="ParagraphText"/>
        <w:spacing w:before="120"/>
      </w:pPr>
    </w:p>
    <w:p w14:paraId="54B888B2" w14:textId="7C6643D4" w:rsidR="00D23F52" w:rsidRPr="00CB317A" w:rsidRDefault="00D23F52" w:rsidP="00D23F52">
      <w:pPr>
        <w:pStyle w:val="Heading3"/>
      </w:pPr>
      <w:bookmarkStart w:id="411" w:name="_Toc1061966965"/>
      <w:r>
        <w:t xml:space="preserve">6.6.3 </w:t>
      </w:r>
      <w:r>
        <w:tab/>
        <w:t>Validation methodology</w:t>
      </w:r>
      <w:bookmarkEnd w:id="411"/>
    </w:p>
    <w:p w14:paraId="7A450E6E" w14:textId="77777777" w:rsidR="008A342E" w:rsidRPr="00CB317A" w:rsidRDefault="008A342E" w:rsidP="00F44F36">
      <w:pPr>
        <w:pStyle w:val="ParagraphText"/>
      </w:pPr>
    </w:p>
    <w:p w14:paraId="47484162" w14:textId="77777777" w:rsidR="008A342E" w:rsidRPr="00CB317A" w:rsidRDefault="008A342E" w:rsidP="008A342E">
      <w:pPr>
        <w:pStyle w:val="ParagraphText"/>
      </w:pPr>
      <w:r w:rsidRPr="00CB317A">
        <w:t>The validation methodology outlined in the test plan is centered on a phased approach to demonstrate a functional and reliable system. It is designed to evaluate the quality and reliability of the video streaming service under real-world Over-the-Air (OTA) conditions.</w:t>
      </w:r>
    </w:p>
    <w:p w14:paraId="3A013A99" w14:textId="77777777" w:rsidR="008A342E" w:rsidRPr="00CB317A" w:rsidRDefault="008A342E" w:rsidP="008A342E">
      <w:pPr>
        <w:pStyle w:val="ParagraphText"/>
      </w:pPr>
      <w:r w:rsidRPr="00CB317A">
        <w:t>A critical aspect of the planned methodology is the acknowledgement that 5G MBS broadcast, unlike unicast, does not utilize Layer 1 HARQ or Layer 2 Radio Link Control (RLC) Automatic Repeat Request (ARQ) retransmissions. This requires the system to maintain a very low BLER to ensure a high-quality user experience, a factor that is central to the performance evaluation criteria.</w:t>
      </w:r>
    </w:p>
    <w:p w14:paraId="5C31CBEF" w14:textId="77777777" w:rsidR="008A342E" w:rsidRPr="00CB317A" w:rsidRDefault="008A342E" w:rsidP="008A342E">
      <w:pPr>
        <w:pStyle w:val="ParagraphText"/>
      </w:pPr>
      <w:r w:rsidRPr="00CB317A">
        <w:t>The validation process described in the plan is structured around several key activities:</w:t>
      </w:r>
    </w:p>
    <w:p w14:paraId="7D696D2E" w14:textId="77777777" w:rsidR="008A342E" w:rsidRPr="002C6C11" w:rsidRDefault="008A342E" w:rsidP="008A342E">
      <w:pPr>
        <w:pStyle w:val="ParagraphText"/>
        <w:numPr>
          <w:ilvl w:val="0"/>
          <w:numId w:val="288"/>
        </w:numPr>
      </w:pPr>
      <w:r w:rsidRPr="00CB317A">
        <w:rPr>
          <w:b/>
          <w:bCs/>
        </w:rPr>
        <w:t>Phased Integration:</w:t>
      </w:r>
      <w:r w:rsidRPr="00CB317A">
        <w:t xml:space="preserve"> The plan calls for a step-by-step integration strategy where each component-to-component interface is validated individually before full system testing. </w:t>
      </w:r>
      <w:r w:rsidRPr="002C6C11">
        <w:t>This is designed to mitigate integration risks.</w:t>
      </w:r>
    </w:p>
    <w:p w14:paraId="508E8A5A" w14:textId="77777777" w:rsidR="008A342E" w:rsidRPr="00CB317A" w:rsidRDefault="008A342E" w:rsidP="008A342E">
      <w:pPr>
        <w:pStyle w:val="ParagraphText"/>
        <w:numPr>
          <w:ilvl w:val="0"/>
          <w:numId w:val="288"/>
        </w:numPr>
      </w:pPr>
      <w:r w:rsidRPr="00CB317A">
        <w:rPr>
          <w:b/>
          <w:bCs/>
        </w:rPr>
        <w:t>End-to-End Performance Testing:</w:t>
      </w:r>
      <w:r w:rsidRPr="00CB317A">
        <w:t> A series of formal test cases are defined to evaluate the system's ability to deliver video streams at different quality levels (SD, Full HD, and an optional 4K stress test). These tests have specific pass/fail criteria tied to application throughput and radio performance (BLER, MCS).</w:t>
      </w:r>
    </w:p>
    <w:p w14:paraId="075E764A" w14:textId="77777777" w:rsidR="008A342E" w:rsidRPr="00CB317A" w:rsidRDefault="008A342E" w:rsidP="008A342E">
      <w:pPr>
        <w:pStyle w:val="ParagraphText"/>
        <w:numPr>
          <w:ilvl w:val="0"/>
          <w:numId w:val="288"/>
        </w:numPr>
      </w:pPr>
      <w:r w:rsidRPr="00CB317A">
        <w:rPr>
          <w:b/>
          <w:bCs/>
        </w:rPr>
        <w:t>Service Resilience Testing:</w:t>
      </w:r>
      <w:r w:rsidRPr="00CB317A">
        <w:t> The plan includes a test scenario to validate the system's ability to recover from a temporary loss of signal by observing the automatic resumption of the video stream.</w:t>
      </w:r>
    </w:p>
    <w:p w14:paraId="4DECB552" w14:textId="77777777" w:rsidR="008A342E" w:rsidRPr="00CB317A" w:rsidRDefault="008A342E" w:rsidP="008A342E">
      <w:pPr>
        <w:pStyle w:val="ParagraphText"/>
        <w:numPr>
          <w:ilvl w:val="0"/>
          <w:numId w:val="288"/>
        </w:numPr>
      </w:pPr>
      <w:r w:rsidRPr="00CB317A">
        <w:rPr>
          <w:b/>
          <w:bCs/>
        </w:rPr>
        <w:t>KPI Collection:</w:t>
      </w:r>
      <w:r w:rsidRPr="00CB317A">
        <w:t xml:space="preserve"> The methodology specifies the collection of a comprehensive set of KPIs to objectively measure performance against the plan's success criteria. </w:t>
      </w:r>
    </w:p>
    <w:p w14:paraId="0CF4ECB9" w14:textId="77777777" w:rsidR="008A342E" w:rsidRPr="00CB317A" w:rsidRDefault="008A342E" w:rsidP="008A342E">
      <w:pPr>
        <w:pStyle w:val="ParagraphText"/>
      </w:pPr>
    </w:p>
    <w:p w14:paraId="2B2A3832" w14:textId="77777777" w:rsidR="008A342E" w:rsidRPr="00CB317A" w:rsidRDefault="008A342E" w:rsidP="008A342E">
      <w:pPr>
        <w:pStyle w:val="ParagraphText"/>
      </w:pPr>
      <w:r w:rsidRPr="00CB317A">
        <w:t>The validation process is structured around several key activities, including phased integration, KPI collection, and the execution of formal test cases. The key test scenarios defined in the plan are summarized in the table below.</w:t>
      </w:r>
    </w:p>
    <w:p w14:paraId="0DBA987B" w14:textId="77777777" w:rsidR="008A342E" w:rsidRPr="00CB317A" w:rsidRDefault="008A342E" w:rsidP="008A342E">
      <w:pPr>
        <w:pStyle w:val="ParagraphText"/>
      </w:pPr>
    </w:p>
    <w:tbl>
      <w:tblPr>
        <w:tblW w:w="0" w:type="auto"/>
        <w:tblBorders>
          <w:top w:val="single" w:sz="2" w:space="0" w:color="CBD5E1"/>
          <w:left w:val="single" w:sz="2" w:space="0" w:color="CBD5E1"/>
          <w:bottom w:val="single" w:sz="2" w:space="0" w:color="CBD5E1"/>
          <w:right w:val="single" w:sz="2" w:space="0" w:color="CBD5E1"/>
        </w:tblBorders>
        <w:shd w:val="clear" w:color="auto" w:fill="F8FAFC"/>
        <w:tblCellMar>
          <w:left w:w="0" w:type="dxa"/>
          <w:right w:w="0" w:type="dxa"/>
        </w:tblCellMar>
        <w:tblLook w:val="04A0" w:firstRow="1" w:lastRow="0" w:firstColumn="1" w:lastColumn="0" w:noHBand="0" w:noVBand="1"/>
      </w:tblPr>
      <w:tblGrid>
        <w:gridCol w:w="1357"/>
        <w:gridCol w:w="2222"/>
        <w:gridCol w:w="5455"/>
      </w:tblGrid>
      <w:tr w:rsidR="008A342E" w:rsidRPr="00C80238" w14:paraId="69E63CA6" w14:textId="77777777" w:rsidTr="008A342E">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4A7850A5" w14:textId="77777777" w:rsidR="008A342E" w:rsidRPr="002C6C11" w:rsidRDefault="008A342E">
            <w:pPr>
              <w:pStyle w:val="ParagraphText"/>
              <w:rPr>
                <w:b/>
                <w:kern w:val="2"/>
                <w14:ligatures w14:val="standardContextual"/>
              </w:rPr>
            </w:pPr>
            <w:r w:rsidRPr="002C6C11">
              <w:rPr>
                <w:b/>
                <w:kern w:val="2"/>
                <w14:ligatures w14:val="standardContextual"/>
              </w:rPr>
              <w:t>Case ID</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04BA98FF" w14:textId="77777777" w:rsidR="008A342E" w:rsidRPr="002C6C11" w:rsidRDefault="008A342E">
            <w:pPr>
              <w:pStyle w:val="ParagraphText"/>
              <w:rPr>
                <w:b/>
                <w:kern w:val="2"/>
                <w14:ligatures w14:val="standardContextual"/>
              </w:rPr>
            </w:pPr>
            <w:r w:rsidRPr="002C6C11">
              <w:rPr>
                <w:b/>
                <w:kern w:val="2"/>
                <w14:ligatures w14:val="standardContextual"/>
              </w:rPr>
              <w:t>Test Case Title</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058C13F4" w14:textId="77777777" w:rsidR="008A342E" w:rsidRPr="002C6C11" w:rsidRDefault="008A342E">
            <w:pPr>
              <w:pStyle w:val="ParagraphText"/>
              <w:rPr>
                <w:b/>
                <w:kern w:val="2"/>
                <w14:ligatures w14:val="standardContextual"/>
              </w:rPr>
            </w:pPr>
            <w:r w:rsidRPr="002C6C11">
              <w:rPr>
                <w:b/>
                <w:kern w:val="2"/>
                <w14:ligatures w14:val="standardContextual"/>
              </w:rPr>
              <w:t>Objective</w:t>
            </w:r>
          </w:p>
        </w:tc>
      </w:tr>
      <w:tr w:rsidR="008A342E" w:rsidRPr="00C80238" w14:paraId="025B70B0"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40B1914F" w14:textId="77777777" w:rsidR="008A342E" w:rsidRPr="002C6C11" w:rsidRDefault="008A342E">
            <w:pPr>
              <w:pStyle w:val="ParagraphText"/>
              <w:rPr>
                <w:kern w:val="2"/>
                <w14:ligatures w14:val="standardContextual"/>
              </w:rPr>
            </w:pPr>
            <w:r w:rsidRPr="002C6C11">
              <w:rPr>
                <w:b/>
                <w:kern w:val="2"/>
                <w14:ligatures w14:val="standardContextual"/>
              </w:rPr>
              <w:t>TC-01a</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772057D7" w14:textId="77777777" w:rsidR="008A342E" w:rsidRPr="00CB317A" w:rsidRDefault="008A342E">
            <w:pPr>
              <w:pStyle w:val="ParagraphText"/>
              <w:rPr>
                <w:kern w:val="2"/>
                <w14:ligatures w14:val="standardContextual"/>
              </w:rPr>
            </w:pPr>
            <w:r w:rsidRPr="00CB317A">
              <w:rPr>
                <w:kern w:val="2"/>
                <w14:ligatures w14:val="standardContextual"/>
              </w:rPr>
              <w:t>E2E Successful SD Video Broadcast</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2ED6D2A3" w14:textId="77777777" w:rsidR="008A342E" w:rsidRPr="00CB317A" w:rsidRDefault="008A342E">
            <w:pPr>
              <w:pStyle w:val="ParagraphText"/>
              <w:rPr>
                <w:kern w:val="2"/>
                <w14:ligatures w14:val="standardContextual"/>
              </w:rPr>
            </w:pPr>
            <w:r w:rsidRPr="00CB317A">
              <w:rPr>
                <w:kern w:val="2"/>
                <w14:ligatures w14:val="standardContextual"/>
              </w:rPr>
              <w:t>To validate baseline end-to-end functionality with a low-bitrate SD (480p) stream, confirming fundamental connectivity under the most robust radio conditions.</w:t>
            </w:r>
          </w:p>
        </w:tc>
      </w:tr>
      <w:tr w:rsidR="008A342E" w:rsidRPr="00C80238" w14:paraId="31390A0C"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08FECFA1" w14:textId="77777777" w:rsidR="008A342E" w:rsidRPr="002C6C11" w:rsidRDefault="008A342E">
            <w:pPr>
              <w:pStyle w:val="ParagraphText"/>
              <w:rPr>
                <w:kern w:val="2"/>
                <w14:ligatures w14:val="standardContextual"/>
              </w:rPr>
            </w:pPr>
            <w:r w:rsidRPr="002C6C11">
              <w:rPr>
                <w:b/>
                <w:kern w:val="2"/>
                <w14:ligatures w14:val="standardContextual"/>
              </w:rPr>
              <w:t>TC-01b</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3270161A" w14:textId="77777777" w:rsidR="008A342E" w:rsidRPr="00CB317A" w:rsidRDefault="008A342E">
            <w:pPr>
              <w:pStyle w:val="ParagraphText"/>
              <w:rPr>
                <w:kern w:val="2"/>
                <w14:ligatures w14:val="standardContextual"/>
              </w:rPr>
            </w:pPr>
            <w:r w:rsidRPr="00CB317A">
              <w:rPr>
                <w:kern w:val="2"/>
                <w14:ligatures w14:val="standardContextual"/>
              </w:rPr>
              <w:t>E2E Successful Full HD Video Broadcast</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110CC046" w14:textId="77777777" w:rsidR="008A342E" w:rsidRPr="00CB317A" w:rsidRDefault="008A342E">
            <w:pPr>
              <w:pStyle w:val="ParagraphText"/>
              <w:rPr>
                <w:kern w:val="2"/>
                <w14:ligatures w14:val="standardContextual"/>
              </w:rPr>
            </w:pPr>
            <w:r w:rsidRPr="00CB317A">
              <w:rPr>
                <w:kern w:val="2"/>
                <w14:ligatures w14:val="standardContextual"/>
              </w:rPr>
              <w:t>To demonstrate high-quality service delivery with a Full HD (1080p) stream, meeting the ideal performance targets for BLER and throughput.</w:t>
            </w:r>
          </w:p>
        </w:tc>
      </w:tr>
      <w:tr w:rsidR="008A342E" w:rsidRPr="00C80238" w14:paraId="398CE435"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74432A90" w14:textId="77777777" w:rsidR="008A342E" w:rsidRPr="002C6C11" w:rsidRDefault="008A342E">
            <w:pPr>
              <w:pStyle w:val="ParagraphText"/>
              <w:rPr>
                <w:kern w:val="2"/>
                <w14:ligatures w14:val="standardContextual"/>
              </w:rPr>
            </w:pPr>
            <w:r w:rsidRPr="002C6C11">
              <w:rPr>
                <w:b/>
                <w:kern w:val="2"/>
                <w14:ligatures w14:val="standardContextual"/>
              </w:rPr>
              <w:t>TC-01c (Optional)</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4FC4C159" w14:textId="77777777" w:rsidR="008A342E" w:rsidRPr="002C6C11" w:rsidRDefault="008A342E">
            <w:pPr>
              <w:pStyle w:val="ParagraphText"/>
              <w:rPr>
                <w:kern w:val="2"/>
                <w14:ligatures w14:val="standardContextual"/>
              </w:rPr>
            </w:pPr>
            <w:r w:rsidRPr="002C6C11">
              <w:rPr>
                <w:kern w:val="2"/>
                <w14:ligatures w14:val="standardContextual"/>
              </w:rPr>
              <w:t>E2E 4K Video Broadcast</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4A3A4C46" w14:textId="77777777" w:rsidR="008A342E" w:rsidRPr="00CB317A" w:rsidRDefault="008A342E">
            <w:pPr>
              <w:pStyle w:val="ParagraphText"/>
              <w:rPr>
                <w:kern w:val="2"/>
                <w14:ligatures w14:val="standardContextual"/>
              </w:rPr>
            </w:pPr>
            <w:r w:rsidRPr="00CB317A">
              <w:rPr>
                <w:kern w:val="2"/>
                <w14:ligatures w14:val="standardContextual"/>
              </w:rPr>
              <w:t>To stress the system's maximum throughput capabilities with a high-bitrate 4K (2160p) video stream.</w:t>
            </w:r>
          </w:p>
        </w:tc>
      </w:tr>
      <w:tr w:rsidR="008A342E" w:rsidRPr="00C80238" w14:paraId="211E93DD"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6D1BA9BB" w14:textId="77777777" w:rsidR="008A342E" w:rsidRPr="002C6C11" w:rsidRDefault="008A342E">
            <w:pPr>
              <w:pStyle w:val="ParagraphText"/>
              <w:rPr>
                <w:kern w:val="2"/>
                <w14:ligatures w14:val="standardContextual"/>
              </w:rPr>
            </w:pPr>
            <w:r w:rsidRPr="002C6C11">
              <w:rPr>
                <w:b/>
                <w:kern w:val="2"/>
                <w14:ligatures w14:val="standardContextual"/>
              </w:rPr>
              <w:t>TC-02</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594B5B06" w14:textId="77777777" w:rsidR="008A342E" w:rsidRPr="002C6C11" w:rsidRDefault="008A342E">
            <w:pPr>
              <w:pStyle w:val="ParagraphText"/>
              <w:rPr>
                <w:kern w:val="2"/>
                <w14:ligatures w14:val="standardContextual"/>
              </w:rPr>
            </w:pPr>
            <w:r w:rsidRPr="002C6C11">
              <w:rPr>
                <w:kern w:val="2"/>
                <w14:ligatures w14:val="standardContextual"/>
              </w:rPr>
              <w:t>Service Resilience - Interrupted Transmission</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3AEFEB31" w14:textId="77777777" w:rsidR="008A342E" w:rsidRPr="00CB317A" w:rsidRDefault="008A342E">
            <w:pPr>
              <w:pStyle w:val="ParagraphText"/>
              <w:rPr>
                <w:kern w:val="2"/>
                <w14:ligatures w14:val="standardContextual"/>
              </w:rPr>
            </w:pPr>
            <w:r w:rsidRPr="00CB317A">
              <w:rPr>
                <w:kern w:val="2"/>
                <w14:ligatures w14:val="standardContextual"/>
              </w:rPr>
              <w:t>To verify the system's resilience and its ability to automatically recover from a temporary loss of the satellite signal.</w:t>
            </w:r>
          </w:p>
        </w:tc>
      </w:tr>
      <w:tr w:rsidR="008A342E" w:rsidRPr="00C80238" w14:paraId="59FE8D74"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2D1B4FB1" w14:textId="77777777" w:rsidR="008A342E" w:rsidRPr="002C6C11" w:rsidRDefault="008A342E">
            <w:pPr>
              <w:pStyle w:val="ParagraphText"/>
              <w:rPr>
                <w:kern w:val="2"/>
                <w14:ligatures w14:val="standardContextual"/>
              </w:rPr>
            </w:pPr>
            <w:r w:rsidRPr="002C6C11">
              <w:rPr>
                <w:b/>
                <w:kern w:val="2"/>
                <w14:ligatures w14:val="standardContextual"/>
              </w:rPr>
              <w:t>TC-03 (Optional)</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0BCCFAF1" w14:textId="77777777" w:rsidR="008A342E" w:rsidRPr="006B1A28" w:rsidRDefault="008A342E">
            <w:pPr>
              <w:pStyle w:val="ParagraphText"/>
              <w:rPr>
                <w:kern w:val="2"/>
                <w:lang w:val="fr-FR"/>
                <w14:ligatures w14:val="standardContextual"/>
              </w:rPr>
            </w:pPr>
            <w:r w:rsidRPr="006B1A28">
              <w:rPr>
                <w:kern w:val="2"/>
                <w:lang w:val="fr-FR"/>
                <w14:ligatures w14:val="standardContextual"/>
              </w:rPr>
              <w:t>Parallel Non-MBS Service Evaluation</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51C3A785" w14:textId="77777777" w:rsidR="008A342E" w:rsidRPr="00CB317A" w:rsidRDefault="008A342E">
            <w:pPr>
              <w:pStyle w:val="ParagraphText"/>
              <w:rPr>
                <w:kern w:val="2"/>
                <w14:ligatures w14:val="standardContextual"/>
              </w:rPr>
            </w:pPr>
            <w:r w:rsidRPr="00CB317A">
              <w:rPr>
                <w:kern w:val="2"/>
                <w14:ligatures w14:val="standardContextual"/>
              </w:rPr>
              <w:t>To evaluate the UE's capability to handle a parallel non-MBS service (e.g., a voice call) during an active MBS broadcast.</w:t>
            </w:r>
          </w:p>
        </w:tc>
      </w:tr>
    </w:tbl>
    <w:p w14:paraId="158589D0" w14:textId="77777777" w:rsidR="008A342E" w:rsidRPr="00CB317A" w:rsidRDefault="008A342E" w:rsidP="008A342E">
      <w:pPr>
        <w:pStyle w:val="ParagraphText"/>
      </w:pPr>
    </w:p>
    <w:p w14:paraId="3F04AEE7" w14:textId="77777777" w:rsidR="008A342E" w:rsidRPr="00CB317A" w:rsidRDefault="008A342E" w:rsidP="008A342E">
      <w:pPr>
        <w:pStyle w:val="ParagraphText"/>
      </w:pPr>
      <w:r w:rsidRPr="00CB317A">
        <w:t>The key KPIs defined in the test plan for collection and analysis are summarized in the table below:</w:t>
      </w:r>
    </w:p>
    <w:p w14:paraId="31B6B28E" w14:textId="77777777" w:rsidR="008A342E" w:rsidRPr="00CB317A" w:rsidRDefault="008A342E" w:rsidP="008A342E">
      <w:pPr>
        <w:pStyle w:val="ParagraphText"/>
      </w:pPr>
    </w:p>
    <w:tbl>
      <w:tblPr>
        <w:tblW w:w="0" w:type="auto"/>
        <w:tblBorders>
          <w:top w:val="single" w:sz="2" w:space="0" w:color="CBD5E1"/>
          <w:left w:val="single" w:sz="2" w:space="0" w:color="CBD5E1"/>
          <w:bottom w:val="single" w:sz="2" w:space="0" w:color="CBD5E1"/>
          <w:right w:val="single" w:sz="2" w:space="0" w:color="CBD5E1"/>
        </w:tblBorders>
        <w:shd w:val="clear" w:color="auto" w:fill="F8FAFC"/>
        <w:tblCellMar>
          <w:left w:w="0" w:type="dxa"/>
          <w:right w:w="0" w:type="dxa"/>
        </w:tblCellMar>
        <w:tblLook w:val="04A0" w:firstRow="1" w:lastRow="0" w:firstColumn="1" w:lastColumn="0" w:noHBand="0" w:noVBand="1"/>
      </w:tblPr>
      <w:tblGrid>
        <w:gridCol w:w="1829"/>
        <w:gridCol w:w="1698"/>
        <w:gridCol w:w="5507"/>
      </w:tblGrid>
      <w:tr w:rsidR="008A342E" w:rsidRPr="00C80238" w14:paraId="27D70FB3" w14:textId="77777777" w:rsidTr="008A342E">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48ECB4DF" w14:textId="77777777" w:rsidR="008A342E" w:rsidRPr="002C6C11" w:rsidRDefault="008A342E">
            <w:pPr>
              <w:pStyle w:val="ParagraphText"/>
              <w:rPr>
                <w:b/>
                <w:kern w:val="2"/>
                <w14:ligatures w14:val="standardContextual"/>
              </w:rPr>
            </w:pPr>
            <w:r w:rsidRPr="002C6C11">
              <w:rPr>
                <w:b/>
                <w:kern w:val="2"/>
                <w14:ligatures w14:val="standardContextual"/>
              </w:rPr>
              <w:t>KPI Category</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3BE3AD32" w14:textId="77777777" w:rsidR="008A342E" w:rsidRPr="002C6C11" w:rsidRDefault="008A342E">
            <w:pPr>
              <w:pStyle w:val="ParagraphText"/>
              <w:rPr>
                <w:b/>
                <w:kern w:val="2"/>
                <w14:ligatures w14:val="standardContextual"/>
              </w:rPr>
            </w:pPr>
            <w:r w:rsidRPr="002C6C11">
              <w:rPr>
                <w:b/>
                <w:kern w:val="2"/>
                <w14:ligatures w14:val="standardContextual"/>
              </w:rPr>
              <w:t>KPI</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28783D5E" w14:textId="77777777" w:rsidR="008A342E" w:rsidRPr="002C6C11" w:rsidRDefault="008A342E">
            <w:pPr>
              <w:pStyle w:val="ParagraphText"/>
              <w:rPr>
                <w:b/>
                <w:kern w:val="2"/>
                <w14:ligatures w14:val="standardContextual"/>
              </w:rPr>
            </w:pPr>
            <w:r w:rsidRPr="002C6C11">
              <w:rPr>
                <w:b/>
                <w:kern w:val="2"/>
                <w14:ligatures w14:val="standardContextual"/>
              </w:rPr>
              <w:t>Description / Measurement Point</w:t>
            </w:r>
          </w:p>
        </w:tc>
      </w:tr>
      <w:tr w:rsidR="008A342E" w:rsidRPr="00C80238" w14:paraId="523539FE"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0082039F" w14:textId="77777777" w:rsidR="008A342E" w:rsidRPr="002C6C11" w:rsidRDefault="008A342E">
            <w:pPr>
              <w:pStyle w:val="ParagraphText"/>
              <w:rPr>
                <w:kern w:val="2"/>
                <w14:ligatures w14:val="standardContextual"/>
              </w:rPr>
            </w:pPr>
            <w:r w:rsidRPr="002C6C11">
              <w:rPr>
                <w:b/>
                <w:kern w:val="2"/>
                <w14:ligatures w14:val="standardContextual"/>
              </w:rPr>
              <w:t>Application Layer</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16D1AA14" w14:textId="77777777" w:rsidR="008A342E" w:rsidRPr="002C6C11" w:rsidRDefault="008A342E">
            <w:pPr>
              <w:pStyle w:val="ParagraphText"/>
              <w:rPr>
                <w:kern w:val="2"/>
                <w14:ligatures w14:val="standardContextual"/>
              </w:rPr>
            </w:pPr>
            <w:r w:rsidRPr="002C6C11">
              <w:rPr>
                <w:kern w:val="2"/>
                <w14:ligatures w14:val="standardContextual"/>
              </w:rPr>
              <w:t>Application Layer Throughput</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04768767" w14:textId="77777777" w:rsidR="008A342E" w:rsidRPr="00CB317A" w:rsidRDefault="008A342E">
            <w:pPr>
              <w:pStyle w:val="ParagraphText"/>
              <w:rPr>
                <w:kern w:val="2"/>
                <w14:ligatures w14:val="standardContextual"/>
              </w:rPr>
            </w:pPr>
            <w:r w:rsidRPr="00CB317A">
              <w:rPr>
                <w:kern w:val="2"/>
                <w14:ligatures w14:val="standardContextual"/>
              </w:rPr>
              <w:t>Measures the effective data rate ("goodput") received by the video streaming application. Validated against target bitrates for SD, HD, FHD, and 4K.</w:t>
            </w:r>
          </w:p>
        </w:tc>
      </w:tr>
      <w:tr w:rsidR="008A342E" w:rsidRPr="00C80238" w14:paraId="41AA92E1"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5EFEB6FA" w14:textId="77777777" w:rsidR="008A342E" w:rsidRPr="002C6C11" w:rsidRDefault="008A342E">
            <w:pPr>
              <w:rPr>
                <w:rFonts w:ascii="Montserrat" w:hAnsi="Montserrat"/>
                <w:kern w:val="2"/>
                <w14:ligatures w14:val="standardContextual"/>
              </w:rPr>
            </w:pP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6CBE73FA" w14:textId="77777777" w:rsidR="008A342E" w:rsidRPr="002C6C11" w:rsidRDefault="008A342E">
            <w:pPr>
              <w:pStyle w:val="ParagraphText"/>
              <w:rPr>
                <w:kern w:val="2"/>
                <w14:ligatures w14:val="standardContextual"/>
              </w:rPr>
            </w:pPr>
            <w:r w:rsidRPr="002C6C11">
              <w:rPr>
                <w:kern w:val="2"/>
                <w14:ligatures w14:val="standardContextual"/>
              </w:rPr>
              <w:t>Consumption Reporting</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617431E2" w14:textId="77777777" w:rsidR="008A342E" w:rsidRPr="00CB317A" w:rsidRDefault="008A342E">
            <w:pPr>
              <w:pStyle w:val="ParagraphText"/>
              <w:rPr>
                <w:kern w:val="2"/>
                <w14:ligatures w14:val="standardContextual"/>
              </w:rPr>
            </w:pPr>
            <w:r w:rsidRPr="00CB317A">
              <w:rPr>
                <w:kern w:val="2"/>
                <w14:ligatures w14:val="standardContextual"/>
              </w:rPr>
              <w:t>UE reports media consumption metrics to the network as specified in TS 26.501.</w:t>
            </w:r>
          </w:p>
        </w:tc>
      </w:tr>
      <w:tr w:rsidR="008A342E" w:rsidRPr="00C80238" w14:paraId="57844915"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47D18B2B" w14:textId="77777777" w:rsidR="008A342E" w:rsidRPr="002C6C11" w:rsidRDefault="008A342E">
            <w:pPr>
              <w:rPr>
                <w:rFonts w:ascii="Montserrat" w:hAnsi="Montserrat"/>
                <w:kern w:val="2"/>
                <w14:ligatures w14:val="standardContextual"/>
              </w:rPr>
            </w:pP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4CD4CAC2" w14:textId="77777777" w:rsidR="008A342E" w:rsidRPr="002C6C11" w:rsidRDefault="008A342E">
            <w:pPr>
              <w:pStyle w:val="ParagraphText"/>
              <w:rPr>
                <w:kern w:val="2"/>
                <w14:ligatures w14:val="standardContextual"/>
              </w:rPr>
            </w:pPr>
            <w:r w:rsidRPr="002C6C11">
              <w:rPr>
                <w:kern w:val="2"/>
                <w14:ligatures w14:val="standardContextual"/>
              </w:rPr>
              <w:t>Video Quality</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1A736206" w14:textId="77777777" w:rsidR="008A342E" w:rsidRPr="00CB317A" w:rsidRDefault="008A342E">
            <w:pPr>
              <w:pStyle w:val="ParagraphText"/>
              <w:rPr>
                <w:kern w:val="2"/>
                <w14:ligatures w14:val="standardContextual"/>
              </w:rPr>
            </w:pPr>
            <w:r w:rsidRPr="00CB317A">
              <w:rPr>
                <w:kern w:val="2"/>
                <w14:ligatures w14:val="standardContextual"/>
              </w:rPr>
              <w:t>Subjective evaluation of video playback (e.g., no visible artifacts, freezes).</w:t>
            </w:r>
          </w:p>
        </w:tc>
      </w:tr>
      <w:tr w:rsidR="008A342E" w:rsidRPr="00C80238" w14:paraId="34BBAE63"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08F4A0B8" w14:textId="77777777" w:rsidR="008A342E" w:rsidRPr="002C6C11" w:rsidRDefault="008A342E">
            <w:pPr>
              <w:rPr>
                <w:rFonts w:ascii="Montserrat" w:hAnsi="Montserrat"/>
                <w:kern w:val="2"/>
                <w14:ligatures w14:val="standardContextual"/>
              </w:rPr>
            </w:pP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2BC67083" w14:textId="77777777" w:rsidR="008A342E" w:rsidRPr="002C6C11" w:rsidRDefault="008A342E">
            <w:pPr>
              <w:pStyle w:val="ParagraphText"/>
              <w:rPr>
                <w:kern w:val="2"/>
                <w14:ligatures w14:val="standardContextual"/>
              </w:rPr>
            </w:pPr>
            <w:r w:rsidRPr="002C6C11">
              <w:rPr>
                <w:kern w:val="2"/>
                <w14:ligatures w14:val="standardContextual"/>
              </w:rPr>
              <w:t>Rebuffering Events</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76D717DF" w14:textId="77777777" w:rsidR="008A342E" w:rsidRPr="00CB317A" w:rsidRDefault="008A342E">
            <w:pPr>
              <w:pStyle w:val="ParagraphText"/>
              <w:rPr>
                <w:kern w:val="2"/>
                <w14:ligatures w14:val="standardContextual"/>
              </w:rPr>
            </w:pPr>
            <w:r w:rsidRPr="00CB317A">
              <w:rPr>
                <w:kern w:val="2"/>
                <w14:ligatures w14:val="standardContextual"/>
              </w:rPr>
              <w:t>Number and duration of stalls/rebuffering events during a test session.</w:t>
            </w:r>
          </w:p>
        </w:tc>
      </w:tr>
      <w:tr w:rsidR="008A342E" w:rsidRPr="00C80238" w14:paraId="0C420B77"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1F1DE6DB" w14:textId="77777777" w:rsidR="008A342E" w:rsidRPr="002C6C11" w:rsidRDefault="008A342E">
            <w:pPr>
              <w:pStyle w:val="ParagraphText"/>
              <w:rPr>
                <w:kern w:val="2"/>
                <w14:ligatures w14:val="standardContextual"/>
              </w:rPr>
            </w:pPr>
            <w:r w:rsidRPr="002C6C11">
              <w:rPr>
                <w:b/>
                <w:kern w:val="2"/>
                <w14:ligatures w14:val="standardContextual"/>
              </w:rPr>
              <w:t>Modem/Network Layer</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592E1FB2" w14:textId="77777777" w:rsidR="008A342E" w:rsidRPr="002C6C11" w:rsidRDefault="008A342E">
            <w:pPr>
              <w:pStyle w:val="ParagraphText"/>
              <w:rPr>
                <w:kern w:val="2"/>
                <w14:ligatures w14:val="standardContextual"/>
              </w:rPr>
            </w:pPr>
            <w:r w:rsidRPr="002C6C11">
              <w:rPr>
                <w:kern w:val="2"/>
                <w14:ligatures w14:val="standardContextual"/>
              </w:rPr>
              <w:t>Block Error Rate (BLER)</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5982DC16" w14:textId="77777777" w:rsidR="008A342E" w:rsidRPr="002C6C11" w:rsidRDefault="008A342E">
            <w:pPr>
              <w:pStyle w:val="ParagraphText"/>
              <w:rPr>
                <w:kern w:val="2"/>
                <w14:ligatures w14:val="standardContextual"/>
              </w:rPr>
            </w:pPr>
            <w:r w:rsidRPr="00CB317A">
              <w:rPr>
                <w:kern w:val="2"/>
                <w14:ligatures w14:val="standardContextual"/>
              </w:rPr>
              <w:t>Measures the percentage of transport blocks received with errors. A low BLER is essential due to the lack of L1/L2 retransmissions. </w:t>
            </w:r>
            <w:r w:rsidRPr="002C6C11">
              <w:rPr>
                <w:kern w:val="2"/>
                <w14:ligatures w14:val="standardContextual"/>
              </w:rPr>
              <w:t>&lt;br&gt; • Ideal Target: &lt; 1% &lt;br&gt; • Acceptable Threshold: &lt; 5%</w:t>
            </w:r>
          </w:p>
        </w:tc>
      </w:tr>
      <w:tr w:rsidR="008A342E" w:rsidRPr="00C80238" w14:paraId="212A0E3B"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5CBE950B" w14:textId="77777777" w:rsidR="008A342E" w:rsidRPr="002C6C11" w:rsidRDefault="008A342E">
            <w:pPr>
              <w:rPr>
                <w:rFonts w:ascii="Montserrat" w:hAnsi="Montserrat"/>
                <w:kern w:val="2"/>
                <w14:ligatures w14:val="standardContextual"/>
              </w:rPr>
            </w:pP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1668A569" w14:textId="77777777" w:rsidR="008A342E" w:rsidRPr="002C6C11" w:rsidRDefault="008A342E">
            <w:pPr>
              <w:pStyle w:val="ParagraphText"/>
              <w:rPr>
                <w:kern w:val="2"/>
                <w14:ligatures w14:val="standardContextual"/>
              </w:rPr>
            </w:pPr>
            <w:r w:rsidRPr="002C6C11">
              <w:rPr>
                <w:kern w:val="2"/>
                <w14:ligatures w14:val="standardContextual"/>
              </w:rPr>
              <w:t>Physical Layer Throughput</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479E5B86" w14:textId="77777777" w:rsidR="008A342E" w:rsidRPr="00CB317A" w:rsidRDefault="008A342E">
            <w:pPr>
              <w:pStyle w:val="ParagraphText"/>
              <w:rPr>
                <w:kern w:val="2"/>
                <w14:ligatures w14:val="standardContextual"/>
              </w:rPr>
            </w:pPr>
            <w:r w:rsidRPr="00CB317A">
              <w:rPr>
                <w:kern w:val="2"/>
                <w14:ligatures w14:val="standardContextual"/>
              </w:rPr>
              <w:t>Measures the raw data rate over the NR-NTN link, monitored from the device modem level.</w:t>
            </w:r>
          </w:p>
        </w:tc>
      </w:tr>
      <w:tr w:rsidR="008A342E" w:rsidRPr="00C80238" w14:paraId="49D86691"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6570AC26" w14:textId="77777777" w:rsidR="008A342E" w:rsidRPr="002C6C11" w:rsidRDefault="008A342E">
            <w:pPr>
              <w:rPr>
                <w:rFonts w:ascii="Montserrat" w:hAnsi="Montserrat"/>
                <w:kern w:val="2"/>
                <w14:ligatures w14:val="standardContextual"/>
              </w:rPr>
            </w:pP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2E8908EB" w14:textId="77777777" w:rsidR="008A342E" w:rsidRPr="002C6C11" w:rsidRDefault="008A342E">
            <w:pPr>
              <w:pStyle w:val="ParagraphText"/>
              <w:rPr>
                <w:kern w:val="2"/>
                <w14:ligatures w14:val="standardContextual"/>
              </w:rPr>
            </w:pPr>
            <w:r w:rsidRPr="002C6C11">
              <w:rPr>
                <w:kern w:val="2"/>
                <w14:ligatures w14:val="standardContextual"/>
              </w:rPr>
              <w:t>Throughput Stability</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5A27F46A" w14:textId="77777777" w:rsidR="008A342E" w:rsidRPr="00CB317A" w:rsidRDefault="008A342E">
            <w:pPr>
              <w:pStyle w:val="ParagraphText"/>
              <w:rPr>
                <w:kern w:val="2"/>
                <w14:ligatures w14:val="standardContextual"/>
              </w:rPr>
            </w:pPr>
            <w:r w:rsidRPr="00CB317A">
              <w:rPr>
                <w:kern w:val="2"/>
                <w14:ligatures w14:val="standardContextual"/>
              </w:rPr>
              <w:t>Evaluates variations in the data rate, monitored from the device modem level.</w:t>
            </w:r>
          </w:p>
        </w:tc>
      </w:tr>
      <w:tr w:rsidR="008A342E" w:rsidRPr="00C80238" w14:paraId="2E849A10"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0DE39D46" w14:textId="77777777" w:rsidR="008A342E" w:rsidRPr="002C6C11" w:rsidRDefault="008A342E">
            <w:pPr>
              <w:rPr>
                <w:rFonts w:ascii="Montserrat" w:hAnsi="Montserrat"/>
                <w:kern w:val="2"/>
                <w14:ligatures w14:val="standardContextual"/>
              </w:rPr>
            </w:pP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70153CAD" w14:textId="77777777" w:rsidR="008A342E" w:rsidRPr="002C6C11" w:rsidRDefault="008A342E">
            <w:pPr>
              <w:pStyle w:val="ParagraphText"/>
              <w:rPr>
                <w:kern w:val="2"/>
                <w14:ligatures w14:val="standardContextual"/>
              </w:rPr>
            </w:pPr>
            <w:r w:rsidRPr="002C6C11">
              <w:rPr>
                <w:kern w:val="2"/>
                <w14:ligatures w14:val="standardContextual"/>
              </w:rPr>
              <w:t>NTN Connection Setup Time</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79C5A62A" w14:textId="77777777" w:rsidR="008A342E" w:rsidRPr="00CB317A" w:rsidRDefault="008A342E">
            <w:pPr>
              <w:pStyle w:val="ParagraphText"/>
              <w:rPr>
                <w:kern w:val="2"/>
                <w14:ligatures w14:val="standardContextual"/>
              </w:rPr>
            </w:pPr>
            <w:r w:rsidRPr="00CB317A">
              <w:rPr>
                <w:kern w:val="2"/>
                <w14:ligatures w14:val="standardContextual"/>
              </w:rPr>
              <w:t>Time taken to establish the initial NR-NTN Radio Resource Control (RRC) connection.</w:t>
            </w:r>
          </w:p>
        </w:tc>
      </w:tr>
      <w:tr w:rsidR="008A342E" w:rsidRPr="00C80238" w14:paraId="26671D31" w14:textId="77777777" w:rsidTr="008A342E">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30171495" w14:textId="77777777" w:rsidR="008A342E" w:rsidRPr="002C6C11" w:rsidRDefault="008A342E">
            <w:pPr>
              <w:rPr>
                <w:rFonts w:ascii="Montserrat" w:hAnsi="Montserrat"/>
                <w:kern w:val="2"/>
                <w14:ligatures w14:val="standardContextual"/>
              </w:rPr>
            </w:pP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007D5786" w14:textId="77777777" w:rsidR="008A342E" w:rsidRPr="002C6C11" w:rsidRDefault="008A342E">
            <w:pPr>
              <w:pStyle w:val="ParagraphText"/>
              <w:rPr>
                <w:kern w:val="2"/>
                <w14:ligatures w14:val="standardContextual"/>
              </w:rPr>
            </w:pPr>
            <w:r w:rsidRPr="002C6C11">
              <w:rPr>
                <w:kern w:val="2"/>
                <w14:ligatures w14:val="standardContextual"/>
              </w:rPr>
              <w:t>Service Continuity</w:t>
            </w:r>
          </w:p>
        </w:tc>
        <w:tc>
          <w:tcPr>
            <w:tcW w:w="0" w:type="auto"/>
            <w:tcBorders>
              <w:top w:val="single" w:sz="6" w:space="0" w:color="D0D7DE"/>
              <w:left w:val="single" w:sz="6" w:space="0" w:color="D0D7DE"/>
              <w:bottom w:val="single" w:sz="6" w:space="0" w:color="D0D7DE"/>
              <w:right w:val="single" w:sz="6" w:space="0" w:color="D0D7DE"/>
            </w:tcBorders>
            <w:shd w:val="clear" w:color="auto" w:fill="FFFFFF" w:themeFill="background1"/>
            <w:tcMar>
              <w:top w:w="90" w:type="dxa"/>
              <w:left w:w="195" w:type="dxa"/>
              <w:bottom w:w="90" w:type="dxa"/>
              <w:right w:w="195" w:type="dxa"/>
            </w:tcMar>
            <w:vAlign w:val="center"/>
            <w:hideMark/>
          </w:tcPr>
          <w:p w14:paraId="6393566A" w14:textId="77777777" w:rsidR="008A342E" w:rsidRPr="00CB317A" w:rsidRDefault="008A342E">
            <w:pPr>
              <w:pStyle w:val="ParagraphText"/>
              <w:rPr>
                <w:kern w:val="2"/>
                <w14:ligatures w14:val="standardContextual"/>
              </w:rPr>
            </w:pPr>
            <w:r w:rsidRPr="00CB317A">
              <w:rPr>
                <w:kern w:val="2"/>
                <w14:ligatures w14:val="standardContextual"/>
              </w:rPr>
              <w:t>Confirmation that the MBS session is not dropped during minor link fluctuations.</w:t>
            </w:r>
          </w:p>
        </w:tc>
      </w:tr>
    </w:tbl>
    <w:p w14:paraId="5CD7A954" w14:textId="77777777" w:rsidR="008A342E" w:rsidRPr="002C6C11" w:rsidRDefault="008A342E" w:rsidP="008A342E">
      <w:pPr>
        <w:pStyle w:val="ParagraphText"/>
      </w:pPr>
    </w:p>
    <w:p w14:paraId="646DE757" w14:textId="77777777" w:rsidR="000C1E78" w:rsidRPr="002C6C11" w:rsidRDefault="000C1E78" w:rsidP="00D23F52">
      <w:pPr>
        <w:pStyle w:val="ParagraphText"/>
      </w:pPr>
    </w:p>
    <w:p w14:paraId="453D64C2" w14:textId="77777777" w:rsidR="00D23F52" w:rsidRPr="00CB317A" w:rsidRDefault="00D23F52" w:rsidP="00D23F52">
      <w:pPr>
        <w:pStyle w:val="Heading3"/>
      </w:pPr>
      <w:bookmarkStart w:id="412" w:name="_Toc855925157"/>
      <w:r>
        <w:t>6.6.4</w:t>
      </w:r>
      <w:r>
        <w:tab/>
        <w:t>Key results</w:t>
      </w:r>
      <w:bookmarkEnd w:id="412"/>
    </w:p>
    <w:p w14:paraId="5F4F3D2B" w14:textId="77777777" w:rsidR="00D23F52" w:rsidRPr="002C6C11" w:rsidRDefault="00D23F52" w:rsidP="00D23F52">
      <w:pPr>
        <w:pStyle w:val="ParagraphText"/>
      </w:pPr>
    </w:p>
    <w:p w14:paraId="7DEA7A87" w14:textId="77777777" w:rsidR="00D23F52" w:rsidRPr="002C6C11" w:rsidRDefault="00D23F52" w:rsidP="00D23F52">
      <w:pPr>
        <w:pStyle w:val="ParagraphText"/>
      </w:pPr>
      <w:r w:rsidRPr="002C6C11">
        <w:t>TBD</w:t>
      </w:r>
    </w:p>
    <w:p w14:paraId="53668C65" w14:textId="55840047" w:rsidR="005C2589" w:rsidRPr="00CB317A" w:rsidRDefault="11B9637F" w:rsidP="00CE7F36">
      <w:pPr>
        <w:pStyle w:val="Heading1"/>
      </w:pPr>
      <w:bookmarkStart w:id="413" w:name="_Toc1179793888"/>
      <w:r>
        <w:t>7</w:t>
      </w:r>
      <w:r w:rsidR="00DB0738">
        <w:tab/>
      </w:r>
      <w:r w:rsidR="102E6653">
        <w:t>Strand 2</w:t>
      </w:r>
      <w:r w:rsidR="61535545">
        <w:t xml:space="preserve">: </w:t>
      </w:r>
      <w:r w:rsidR="10A45F46">
        <w:t>Cross-edge functionality tests and validation</w:t>
      </w:r>
      <w:bookmarkEnd w:id="413"/>
    </w:p>
    <w:p w14:paraId="6B2C69BF" w14:textId="4568EF1D" w:rsidR="7F996F22" w:rsidRDefault="7F996F22" w:rsidP="008114EB">
      <w:pPr>
        <w:pStyle w:val="ParagraphText"/>
      </w:pPr>
    </w:p>
    <w:p w14:paraId="37454A9C" w14:textId="1A750FBE" w:rsidR="2ED21843" w:rsidRPr="00CB317A" w:rsidRDefault="0E235D6D" w:rsidP="008114EB">
      <w:pPr>
        <w:pStyle w:val="Heading2"/>
        <w:spacing w:line="259" w:lineRule="auto"/>
      </w:pPr>
      <w:bookmarkStart w:id="414" w:name="_Toc131629208"/>
      <w:r>
        <w:t>7.1</w:t>
      </w:r>
      <w:r w:rsidR="007569FA">
        <w:tab/>
      </w:r>
      <w:commentRangeStart w:id="415"/>
      <w:commentRangeStart w:id="416"/>
      <w:commentRangeStart w:id="417"/>
      <w:commentRangeStart w:id="418"/>
      <w:r w:rsidR="185159C4">
        <w:t>WP2.2</w:t>
      </w:r>
      <w:r>
        <w:t>:</w:t>
      </w:r>
      <w:r w:rsidR="185159C4">
        <w:t xml:space="preserve"> Edge Security</w:t>
      </w:r>
      <w:bookmarkEnd w:id="414"/>
      <w:commentRangeEnd w:id="416"/>
      <w:r w:rsidR="00DA4BE1" w:rsidRPr="00CB317A">
        <w:rPr>
          <w:rStyle w:val="CommentReference"/>
          <w:sz w:val="24"/>
          <w:szCs w:val="24"/>
        </w:rPr>
        <w:commentReference w:id="416"/>
      </w:r>
      <w:commentRangeEnd w:id="417"/>
      <w:r w:rsidRPr="00CB317A">
        <w:rPr>
          <w:rStyle w:val="CommentReference"/>
          <w:sz w:val="24"/>
          <w:szCs w:val="24"/>
        </w:rPr>
        <w:commentReference w:id="417"/>
      </w:r>
      <w:commentRangeEnd w:id="418"/>
      <w:r w:rsidR="00152F45" w:rsidRPr="00CB317A">
        <w:rPr>
          <w:rStyle w:val="CommentReference"/>
          <w:sz w:val="24"/>
          <w:szCs w:val="24"/>
        </w:rPr>
        <w:commentReference w:id="418"/>
      </w:r>
      <w:commentRangeEnd w:id="415"/>
      <w:r w:rsidR="00DA4BE1" w:rsidRPr="00CB317A">
        <w:rPr>
          <w:rStyle w:val="CommentReference"/>
          <w:sz w:val="24"/>
          <w:szCs w:val="24"/>
        </w:rPr>
        <w:commentReference w:id="415"/>
      </w:r>
    </w:p>
    <w:p w14:paraId="6380A1EE" w14:textId="5A43850C" w:rsidR="2ED21843" w:rsidRPr="00CB317A" w:rsidRDefault="64CD1793" w:rsidP="4AC238D6">
      <w:pPr>
        <w:pStyle w:val="ParagraphText"/>
        <w:spacing w:before="100" w:line="200" w:lineRule="exact"/>
        <w:rPr>
          <w:del w:id="419" w:author="Emna Amri" w:date="2026-03-24T10:04:00Z" w16du:dateUtc="2026-03-24T10:04:41Z"/>
          <w:rFonts w:eastAsia="Montserrat" w:cs="Montserrat"/>
        </w:rPr>
      </w:pPr>
      <w:del w:id="420" w:author="Emna Amri" w:date="2026-03-24T10:04:00Z" w16du:dateUtc="2026-03-24T10:04:41Z">
        <w:r w:rsidRPr="2618C7F4" w:rsidDel="64CD1793">
          <w:rPr>
            <w:rFonts w:eastAsia="Montserrat" w:cs="Montserrat"/>
          </w:rPr>
          <w:delText>Each functional component developed within WP2.2 will be tested by the respective responsible partners (Gcore, SixSq, and CYSEC).</w:delText>
        </w:r>
      </w:del>
    </w:p>
    <w:p w14:paraId="124A63FA" w14:textId="45FE2DF1" w:rsidR="2ED21843" w:rsidRPr="00CB317A" w:rsidRDefault="64CD1793" w:rsidP="2618C7F4">
      <w:pPr>
        <w:pStyle w:val="ParagraphText"/>
        <w:spacing w:before="100" w:line="200" w:lineRule="exact"/>
        <w:rPr>
          <w:del w:id="421" w:author="Emna Amri" w:date="2026-03-24T10:04:00Z" w16du:dateUtc="2026-03-24T10:04:41Z"/>
          <w:rFonts w:eastAsia="Montserrat" w:cs="Montserrat"/>
        </w:rPr>
      </w:pPr>
      <w:del w:id="422" w:author="Emna Amri" w:date="2026-03-24T10:04:00Z" w16du:dateUtc="2026-03-24T10:04:41Z">
        <w:r w:rsidRPr="2618C7F4" w:rsidDel="64CD1793">
          <w:rPr>
            <w:rFonts w:eastAsia="Montserrat" w:cs="Montserrat"/>
          </w:rPr>
          <w:delText>The integration of security components into the testbeds for end-to-end demonstrations requires detailed coordination with each testbed. So far, informal discussions have not yielded concrete progress. The establishment of the Security Focus Group between MS1 and MS2 is expected to facilitate this process and provide clarity by MS2.</w:delText>
        </w:r>
      </w:del>
    </w:p>
    <w:p w14:paraId="2E5EFA48" w14:textId="40645A03" w:rsidR="2ED21843" w:rsidRPr="00CB317A" w:rsidRDefault="64CD1793" w:rsidP="2618C7F4">
      <w:pPr>
        <w:pStyle w:val="ParagraphText"/>
        <w:spacing w:before="100" w:line="200" w:lineRule="exact"/>
        <w:rPr>
          <w:del w:id="423" w:author="Emna Amri" w:date="2026-03-24T10:04:00Z" w16du:dateUtc="2026-03-24T10:04:41Z"/>
          <w:rFonts w:eastAsia="Montserrat" w:cs="Montserrat"/>
        </w:rPr>
      </w:pPr>
      <w:del w:id="424" w:author="Emna Amri" w:date="2026-03-24T10:04:00Z" w16du:dateUtc="2026-03-24T10:04:41Z">
        <w:r w:rsidRPr="2618C7F4" w:rsidDel="64CD1793">
          <w:rPr>
            <w:rFonts w:eastAsia="Montserrat" w:cs="Montserrat"/>
          </w:rPr>
          <w:delText>Planning activities for the Security Group under WP2.2 are already underway, focusing on defining its objectives, structure, and roadmap. This work will continue through October, with the first inter-strand meeting scheduled for November.</w:delText>
        </w:r>
      </w:del>
    </w:p>
    <w:p w14:paraId="49AFF440" w14:textId="5CAF2A30" w:rsidR="2ED21843" w:rsidRPr="00CB317A" w:rsidRDefault="64CD1793" w:rsidP="2618C7F4">
      <w:pPr>
        <w:pStyle w:val="ParagraphText"/>
        <w:spacing w:before="100" w:line="200" w:lineRule="exact"/>
        <w:rPr>
          <w:del w:id="425" w:author="Emna Amri" w:date="2026-03-24T10:04:00Z" w16du:dateUtc="2026-03-24T10:04:41Z"/>
          <w:rFonts w:eastAsia="Montserrat" w:cs="Montserrat"/>
        </w:rPr>
      </w:pPr>
      <w:del w:id="426" w:author="Emna Amri" w:date="2026-03-24T10:04:00Z" w16du:dateUtc="2026-03-24T10:04:41Z">
        <w:r w:rsidRPr="2618C7F4" w:rsidDel="64CD1793">
          <w:rPr>
            <w:rFonts w:eastAsia="Montserrat" w:cs="Montserrat"/>
          </w:rPr>
          <w:delText>It should be noted that the formation of the Security Group was not part of the MS1 scope under WP2.2 but is planned in alignment with the MS2 and MS3 milestones. Given the required preparation, coordination, and resource planning, fulfilling this requirement within the MS1 timeframe is not feasible.</w:delText>
        </w:r>
      </w:del>
    </w:p>
    <w:p w14:paraId="1690C190" w14:textId="095B0788" w:rsidR="2ED21843" w:rsidRPr="00CB317A" w:rsidDel="006C6BEC" w:rsidRDefault="64CD1793" w:rsidP="008114EB">
      <w:pPr>
        <w:pStyle w:val="ParagraphText"/>
        <w:spacing w:before="100" w:line="200" w:lineRule="exact"/>
        <w:rPr>
          <w:ins w:id="427" w:author="Emna Amri" w:date="2026-03-24T10:04:00Z" w16du:dateUtc="2026-03-24T10:04:44Z"/>
          <w:del w:id="428" w:author="Darko Ratkaj" w:date="2026-03-26T13:57:00Z" w16du:dateUtc="2026-03-26T12:57:00Z"/>
        </w:rPr>
      </w:pPr>
      <w:del w:id="429" w:author="Emna Amri" w:date="2026-03-24T10:04:00Z" w16du:dateUtc="2026-03-24T10:04:41Z">
        <w:r w:rsidRPr="2618C7F4" w:rsidDel="64CD1793">
          <w:rPr>
            <w:rFonts w:eastAsia="Montserrat" w:cs="Montserrat"/>
          </w:rPr>
          <w:delText>Additionally, certain functionalities, such as the WAAP AI feature provided through Gcore’s CDN, do not require integration efforts from the testbeds. Once activated on Gcore’s side, this functionality will automatically be available to all testbeds utilizing Gcore’s CDN</w:delText>
        </w:r>
      </w:del>
      <w:del w:id="430" w:author="Darko Ratkaj" w:date="2026-03-26T13:57:00Z" w16du:dateUtc="2026-03-26T12:57:00Z">
        <w:r w:rsidRPr="2618C7F4" w:rsidDel="006C6BEC">
          <w:rPr>
            <w:rFonts w:eastAsia="Montserrat" w:cs="Montserrat"/>
          </w:rPr>
          <w:delText>.</w:delText>
        </w:r>
      </w:del>
    </w:p>
    <w:p w14:paraId="715E2D31" w14:textId="037ADCD1" w:rsidR="2D7E6B8F" w:rsidRDefault="2D7E6B8F" w:rsidP="2618C7F4">
      <w:pPr>
        <w:pStyle w:val="ParagraphText"/>
        <w:spacing w:before="100" w:line="200" w:lineRule="exact"/>
        <w:rPr>
          <w:ins w:id="431" w:author="Emna Amri" w:date="2026-03-24T10:05:00Z" w16du:dateUtc="2026-03-24T10:05:06Z"/>
          <w:rFonts w:eastAsia="Montserrat" w:cs="Montserrat"/>
        </w:rPr>
      </w:pPr>
      <w:ins w:id="432" w:author="Emna Amri" w:date="2026-03-24T10:05:00Z" w16du:dateUtc="2026-03-24T10:05:06Z">
        <w:r w:rsidRPr="2618C7F4">
          <w:rPr>
            <w:rFonts w:eastAsia="Montserrat" w:cs="Montserrat"/>
          </w:rPr>
          <w:t>The integration of security components into the 5G-EMERGE testbeds is now progressing through ongoing bilateral discussions between security providers and testbed operators. These exchanges aim to align the security solutions with the specific constraints and architectures of each testbed, and to progressively define the corresponding integration and validation approaches.</w:t>
        </w:r>
      </w:ins>
    </w:p>
    <w:p w14:paraId="08979F89" w14:textId="23EE262E" w:rsidR="2D7E6B8F" w:rsidRDefault="2D7E6B8F">
      <w:pPr>
        <w:pStyle w:val="ParagraphText"/>
        <w:spacing w:before="100" w:line="200" w:lineRule="exact"/>
        <w:rPr>
          <w:ins w:id="433" w:author="Emna Amri" w:date="2026-03-24T10:05:00Z" w16du:dateUtc="2026-03-24T10:05:06Z"/>
        </w:rPr>
        <w:pPrChange w:id="434" w:author="Emna Amri" w:date="2026-03-24T10:05:00Z">
          <w:pPr/>
        </w:pPrChange>
      </w:pPr>
      <w:ins w:id="435" w:author="Emna Amri" w:date="2026-03-24T10:05:00Z" w16du:dateUtc="2026-03-24T10:05:06Z">
        <w:r w:rsidRPr="2618C7F4">
          <w:rPr>
            <w:rFonts w:eastAsia="Montserrat" w:cs="Montserrat"/>
          </w:rPr>
          <w:t>As part of this process, the Security Working Group has moved from initial coordination to concrete integration planning activities, with a particular focus on refining the security testing strategies to be applied in each testbed.</w:t>
        </w:r>
      </w:ins>
    </w:p>
    <w:p w14:paraId="5DF21EE9" w14:textId="27E46487" w:rsidR="2D7E6B8F" w:rsidRDefault="2D7E6B8F">
      <w:pPr>
        <w:pStyle w:val="ParagraphText"/>
        <w:spacing w:before="100" w:line="200" w:lineRule="exact"/>
        <w:rPr>
          <w:ins w:id="436" w:author="Emna Amri" w:date="2026-03-24T10:05:00Z" w16du:dateUtc="2026-03-24T10:05:06Z"/>
        </w:rPr>
        <w:pPrChange w:id="437" w:author="Emna Amri" w:date="2026-03-24T10:05:00Z">
          <w:pPr/>
        </w:pPrChange>
      </w:pPr>
      <w:ins w:id="438" w:author="Emna Amri" w:date="2026-03-24T10:05:00Z" w16du:dateUtc="2026-03-24T10:05:06Z">
        <w:r w:rsidRPr="2618C7F4">
          <w:rPr>
            <w:rFonts w:eastAsia="Montserrat" w:cs="Montserrat"/>
          </w:rPr>
          <w:t>In this context, this document provides a catalogue of potential security tests, covering the main functionalities of the security components introduced in WP2.2. This catalogue serves as a common baseline that will be tailored to the specific needs and priorities of each testbed through ongoing discussions.</w:t>
        </w:r>
      </w:ins>
    </w:p>
    <w:p w14:paraId="63052DCC" w14:textId="29DAA290" w:rsidR="2D7E6B8F" w:rsidRDefault="2D7E6B8F">
      <w:pPr>
        <w:pStyle w:val="ParagraphText"/>
        <w:spacing w:before="100" w:line="200" w:lineRule="exact"/>
        <w:rPr>
          <w:ins w:id="439" w:author="Emna Amri" w:date="2026-03-24T10:05:00Z" w16du:dateUtc="2026-03-24T10:05:23Z"/>
          <w:rFonts w:eastAsia="Montserrat" w:cs="Montserrat"/>
          <w:b/>
          <w:bCs/>
        </w:rPr>
        <w:pPrChange w:id="440" w:author="Emna Amri" w:date="2026-03-24T10:05:00Z">
          <w:pPr/>
        </w:pPrChange>
      </w:pPr>
      <w:ins w:id="441" w:author="Emna Amri" w:date="2026-03-24T10:05:00Z" w16du:dateUtc="2026-03-24T10:05:06Z">
        <w:r w:rsidRPr="2618C7F4">
          <w:rPr>
            <w:rFonts w:eastAsia="Montserrat" w:cs="Montserrat"/>
            <w:b/>
            <w:bCs/>
            <w:rPrChange w:id="442" w:author="Emna Amri" w:date="2026-03-24T10:05:00Z" w16du:dateUtc="2026-03-24T10:05:21Z">
              <w:rPr>
                <w:rFonts w:eastAsia="Montserrat" w:cs="Montserrat"/>
              </w:rPr>
            </w:rPrChange>
          </w:rPr>
          <w:t>The objective is to finalize the test plans by the end of April, enabling the execution of security tests within the testbeds starting from May.</w:t>
        </w:r>
      </w:ins>
    </w:p>
    <w:p w14:paraId="579AD782" w14:textId="13796A57" w:rsidR="2618C7F4" w:rsidRDefault="2618C7F4" w:rsidP="2618C7F4">
      <w:pPr>
        <w:pStyle w:val="Heading3"/>
        <w:rPr>
          <w:ins w:id="443" w:author="Emna Amri" w:date="2026-03-24T10:09:00Z" w16du:dateUtc="2026-03-24T10:09:22Z"/>
        </w:rPr>
      </w:pPr>
    </w:p>
    <w:p w14:paraId="4540FEF9" w14:textId="1F800AAE" w:rsidR="2D142D78" w:rsidRPr="009B3340" w:rsidRDefault="2D142D78">
      <w:pPr>
        <w:pStyle w:val="ParagraphText"/>
        <w:rPr>
          <w:ins w:id="444" w:author="Emna Amri" w:date="2026-03-24T10:10:00Z" w16du:dateUtc="2026-03-24T10:10:52Z"/>
        </w:rPr>
        <w:pPrChange w:id="445" w:author="Emna Amri" w:date="2026-03-24T10:10:00Z">
          <w:pPr>
            <w:pStyle w:val="Heading3"/>
          </w:pPr>
        </w:pPrChange>
      </w:pPr>
      <w:commentRangeStart w:id="446"/>
      <w:ins w:id="447" w:author="Emna Amri" w:date="2026-03-24T10:10:00Z" w16du:dateUtc="2026-03-24T10:10:51Z">
        <w:r w:rsidRPr="2618C7F4">
          <w:rPr>
            <w:b/>
            <w:bCs/>
            <w:rPrChange w:id="448" w:author="Emna Amri" w:date="2026-03-24T10:11:00Z" w16du:dateUtc="2026-03-24T10:11:16Z">
              <w:rPr/>
            </w:rPrChange>
          </w:rPr>
          <w:t>7.1.1. Far Edge Security (SF4)</w:t>
        </w:r>
      </w:ins>
      <w:commentRangeEnd w:id="446"/>
      <w:r w:rsidR="00DA4BE1" w:rsidRPr="009B3340">
        <w:rPr>
          <w:rStyle w:val="CommentReference"/>
          <w:sz w:val="18"/>
          <w:szCs w:val="18"/>
        </w:rPr>
        <w:commentReference w:id="446"/>
      </w:r>
    </w:p>
    <w:p w14:paraId="2C893AC2" w14:textId="08E07D07" w:rsidR="2618C7F4" w:rsidRDefault="2618C7F4" w:rsidP="2618C7F4">
      <w:pPr>
        <w:pStyle w:val="ParagraphText"/>
        <w:rPr>
          <w:ins w:id="449" w:author="Emna Amri" w:date="2026-03-24T10:05:00Z" w16du:dateUtc="2026-03-24T10:05:06Z"/>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Change w:id="450" w:author="Emna Amri" w:date="2026-03-24T10:16:00Z">
          <w:tblPr>
            <w:tblW w:w="0" w:type="nil"/>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PrChange>
      </w:tblPr>
      <w:tblGrid>
        <w:gridCol w:w="681"/>
        <w:gridCol w:w="1400"/>
        <w:gridCol w:w="1413"/>
        <w:gridCol w:w="2227"/>
        <w:gridCol w:w="1253"/>
        <w:gridCol w:w="2046"/>
        <w:tblGridChange w:id="451">
          <w:tblGrid>
            <w:gridCol w:w="242"/>
            <w:gridCol w:w="439"/>
            <w:gridCol w:w="701"/>
            <w:gridCol w:w="699"/>
            <w:gridCol w:w="880"/>
            <w:gridCol w:w="533"/>
            <w:gridCol w:w="2030"/>
            <w:gridCol w:w="197"/>
            <w:gridCol w:w="431"/>
            <w:gridCol w:w="822"/>
            <w:gridCol w:w="2046"/>
            <w:gridCol w:w="25"/>
          </w:tblGrid>
        </w:tblGridChange>
      </w:tblGrid>
      <w:tr w:rsidR="2618C7F4" w14:paraId="2777E2A5" w14:textId="77777777" w:rsidTr="2618C7F4">
        <w:trPr>
          <w:trHeight w:val="731"/>
          <w:ins w:id="452" w:author="Emna Amri" w:date="2026-03-24T10:11:00Z"/>
          <w:trPrChange w:id="453" w:author="Emna Amri" w:date="2026-03-24T10:16:00Z">
            <w:trPr>
              <w:trHeight w:val="300"/>
            </w:trPr>
          </w:trPrChange>
        </w:trPr>
        <w:tc>
          <w:tcPr>
            <w:tcW w:w="690" w:type="dxa"/>
            <w:vAlign w:val="center"/>
            <w:tcPrChange w:id="454" w:author="Emna Amri" w:date="2026-03-24T10:16:00Z">
              <w:tcPr>
                <w:tcW w:w="242" w:type="dxa"/>
                <w:vAlign w:val="center"/>
              </w:tcPr>
            </w:tcPrChange>
          </w:tcPr>
          <w:p w14:paraId="22E66228" w14:textId="69635CDB" w:rsidR="2618C7F4" w:rsidRDefault="2618C7F4">
            <w:pPr>
              <w:pStyle w:val="ParagraphText"/>
              <w:spacing w:before="100" w:line="200" w:lineRule="exact"/>
              <w:rPr>
                <w:b/>
                <w:bCs/>
                <w:sz w:val="16"/>
                <w:szCs w:val="16"/>
                <w:rPrChange w:id="455" w:author="Emna Amri" w:date="2026-03-24T10:13:00Z">
                  <w:rPr>
                    <w:rFonts w:ascii="Montserrat" w:hAnsi="Montserrat"/>
                    <w:b/>
                    <w:bCs/>
                    <w:color w:val="auto"/>
                    <w:sz w:val="18"/>
                    <w:szCs w:val="18"/>
                  </w:rPr>
                </w:rPrChange>
              </w:rPr>
              <w:pPrChange w:id="456" w:author="Emna Amri" w:date="2026-03-24T10:11:00Z">
                <w:pPr/>
              </w:pPrChange>
            </w:pPr>
            <w:ins w:id="457" w:author="Emna Amri" w:date="2026-03-24T10:11:00Z" w16du:dateUtc="2026-03-24T10:11:29Z">
              <w:r w:rsidRPr="2618C7F4">
                <w:rPr>
                  <w:b/>
                  <w:bCs/>
                  <w:sz w:val="16"/>
                  <w:szCs w:val="16"/>
                  <w:rPrChange w:id="458" w:author="Emna Amri" w:date="2026-03-24T10:13:00Z" w16du:dateUtc="2026-03-24T10:13:02Z">
                    <w:rPr>
                      <w:b/>
                      <w:bCs/>
                    </w:rPr>
                  </w:rPrChange>
                </w:rPr>
                <w:t>ID</w:t>
              </w:r>
            </w:ins>
          </w:p>
        </w:tc>
        <w:tc>
          <w:tcPr>
            <w:tcW w:w="1416" w:type="dxa"/>
            <w:vAlign w:val="center"/>
            <w:tcPrChange w:id="459" w:author="Emna Amri" w:date="2026-03-24T10:16:00Z">
              <w:tcPr>
                <w:tcW w:w="1140" w:type="dxa"/>
                <w:gridSpan w:val="2"/>
                <w:vAlign w:val="center"/>
              </w:tcPr>
            </w:tcPrChange>
          </w:tcPr>
          <w:p w14:paraId="50D1CEC8" w14:textId="1FEB4D95" w:rsidR="2618C7F4" w:rsidRDefault="2618C7F4">
            <w:pPr>
              <w:pStyle w:val="ParagraphText"/>
              <w:spacing w:before="100" w:line="200" w:lineRule="exact"/>
              <w:rPr>
                <w:b/>
                <w:bCs/>
                <w:sz w:val="16"/>
                <w:szCs w:val="16"/>
                <w:rPrChange w:id="460" w:author="Emna Amri" w:date="2026-03-24T10:13:00Z">
                  <w:rPr>
                    <w:rFonts w:ascii="Montserrat" w:hAnsi="Montserrat"/>
                    <w:b/>
                    <w:bCs/>
                    <w:color w:val="auto"/>
                    <w:sz w:val="18"/>
                    <w:szCs w:val="18"/>
                  </w:rPr>
                </w:rPrChange>
              </w:rPr>
              <w:pPrChange w:id="461" w:author="Emna Amri" w:date="2026-03-24T10:11:00Z">
                <w:pPr/>
              </w:pPrChange>
            </w:pPr>
            <w:ins w:id="462" w:author="Emna Amri" w:date="2026-03-24T10:11:00Z" w16du:dateUtc="2026-03-24T10:11:29Z">
              <w:r w:rsidRPr="2618C7F4">
                <w:rPr>
                  <w:b/>
                  <w:bCs/>
                  <w:sz w:val="16"/>
                  <w:szCs w:val="16"/>
                  <w:rPrChange w:id="463" w:author="Emna Amri" w:date="2026-03-24T10:13:00Z" w16du:dateUtc="2026-03-24T10:13:02Z">
                    <w:rPr>
                      <w:b/>
                      <w:bCs/>
                    </w:rPr>
                  </w:rPrChange>
                </w:rPr>
                <w:t>Test Name</w:t>
              </w:r>
            </w:ins>
          </w:p>
        </w:tc>
        <w:tc>
          <w:tcPr>
            <w:tcW w:w="1427" w:type="dxa"/>
            <w:vAlign w:val="center"/>
            <w:tcPrChange w:id="464" w:author="Emna Amri" w:date="2026-03-24T10:16:00Z">
              <w:tcPr>
                <w:tcW w:w="1579" w:type="dxa"/>
                <w:gridSpan w:val="2"/>
                <w:vAlign w:val="center"/>
              </w:tcPr>
            </w:tcPrChange>
          </w:tcPr>
          <w:p w14:paraId="09600C45" w14:textId="5D3949AE" w:rsidR="2618C7F4" w:rsidRDefault="2618C7F4">
            <w:pPr>
              <w:pStyle w:val="ParagraphText"/>
              <w:spacing w:before="100" w:line="200" w:lineRule="exact"/>
              <w:rPr>
                <w:b/>
                <w:bCs/>
                <w:sz w:val="16"/>
                <w:szCs w:val="16"/>
                <w:rPrChange w:id="465" w:author="Emna Amri" w:date="2026-03-24T10:13:00Z">
                  <w:rPr>
                    <w:rFonts w:ascii="Montserrat" w:hAnsi="Montserrat"/>
                    <w:b/>
                    <w:bCs/>
                    <w:color w:val="auto"/>
                    <w:sz w:val="18"/>
                    <w:szCs w:val="18"/>
                  </w:rPr>
                </w:rPrChange>
              </w:rPr>
              <w:pPrChange w:id="466" w:author="Emna Amri" w:date="2026-03-24T10:11:00Z">
                <w:pPr/>
              </w:pPrChange>
            </w:pPr>
            <w:ins w:id="467" w:author="Emna Amri" w:date="2026-03-24T10:11:00Z" w16du:dateUtc="2026-03-24T10:11:29Z">
              <w:r w:rsidRPr="2618C7F4">
                <w:rPr>
                  <w:b/>
                  <w:bCs/>
                  <w:sz w:val="16"/>
                  <w:szCs w:val="16"/>
                  <w:rPrChange w:id="468" w:author="Emna Amri" w:date="2026-03-24T10:13:00Z" w16du:dateUtc="2026-03-24T10:13:02Z">
                    <w:rPr>
                      <w:b/>
                      <w:bCs/>
                    </w:rPr>
                  </w:rPrChange>
                </w:rPr>
                <w:t>Objective</w:t>
              </w:r>
            </w:ins>
          </w:p>
        </w:tc>
        <w:tc>
          <w:tcPr>
            <w:tcW w:w="2293" w:type="dxa"/>
            <w:vAlign w:val="center"/>
            <w:tcPrChange w:id="469" w:author="Emna Amri" w:date="2026-03-24T10:16:00Z">
              <w:tcPr>
                <w:tcW w:w="2563" w:type="dxa"/>
                <w:gridSpan w:val="2"/>
                <w:vAlign w:val="center"/>
              </w:tcPr>
            </w:tcPrChange>
          </w:tcPr>
          <w:p w14:paraId="32ABE466" w14:textId="2B03A32D" w:rsidR="2618C7F4" w:rsidRDefault="2618C7F4">
            <w:pPr>
              <w:pStyle w:val="ParagraphText"/>
              <w:spacing w:before="100" w:line="200" w:lineRule="exact"/>
              <w:rPr>
                <w:b/>
                <w:bCs/>
                <w:sz w:val="16"/>
                <w:szCs w:val="16"/>
                <w:rPrChange w:id="470" w:author="Emna Amri" w:date="2026-03-24T10:13:00Z">
                  <w:rPr>
                    <w:rFonts w:ascii="Montserrat" w:hAnsi="Montserrat"/>
                    <w:b/>
                    <w:bCs/>
                    <w:color w:val="auto"/>
                    <w:sz w:val="18"/>
                    <w:szCs w:val="18"/>
                  </w:rPr>
                </w:rPrChange>
              </w:rPr>
              <w:pPrChange w:id="471" w:author="Emna Amri" w:date="2026-03-24T10:11:00Z">
                <w:pPr/>
              </w:pPrChange>
            </w:pPr>
            <w:ins w:id="472" w:author="Emna Amri" w:date="2026-03-24T10:11:00Z" w16du:dateUtc="2026-03-24T10:11:29Z">
              <w:r w:rsidRPr="2618C7F4">
                <w:rPr>
                  <w:b/>
                  <w:bCs/>
                  <w:sz w:val="16"/>
                  <w:szCs w:val="16"/>
                  <w:rPrChange w:id="473" w:author="Emna Amri" w:date="2026-03-24T10:13:00Z" w16du:dateUtc="2026-03-24T10:13:02Z">
                    <w:rPr>
                      <w:b/>
                      <w:bCs/>
                    </w:rPr>
                  </w:rPrChange>
                </w:rPr>
                <w:t>Test Description</w:t>
              </w:r>
            </w:ins>
          </w:p>
        </w:tc>
        <w:tc>
          <w:tcPr>
            <w:tcW w:w="1266" w:type="dxa"/>
            <w:vAlign w:val="center"/>
            <w:tcPrChange w:id="474" w:author="Emna Amri" w:date="2026-03-24T10:16:00Z">
              <w:tcPr>
                <w:tcW w:w="628" w:type="dxa"/>
                <w:gridSpan w:val="2"/>
                <w:vAlign w:val="center"/>
              </w:tcPr>
            </w:tcPrChange>
          </w:tcPr>
          <w:p w14:paraId="47B18F3D" w14:textId="0457F4E6" w:rsidR="2618C7F4" w:rsidRDefault="2618C7F4">
            <w:pPr>
              <w:pStyle w:val="ParagraphText"/>
              <w:spacing w:before="100" w:line="200" w:lineRule="exact"/>
              <w:rPr>
                <w:b/>
                <w:bCs/>
                <w:sz w:val="16"/>
                <w:szCs w:val="16"/>
                <w:rPrChange w:id="475" w:author="Emna Amri" w:date="2026-03-24T10:13:00Z">
                  <w:rPr>
                    <w:rFonts w:ascii="Montserrat" w:hAnsi="Montserrat"/>
                    <w:b/>
                    <w:bCs/>
                    <w:color w:val="auto"/>
                    <w:sz w:val="18"/>
                    <w:szCs w:val="18"/>
                  </w:rPr>
                </w:rPrChange>
              </w:rPr>
              <w:pPrChange w:id="476" w:author="Emna Amri" w:date="2026-03-24T10:11:00Z">
                <w:pPr/>
              </w:pPrChange>
            </w:pPr>
            <w:ins w:id="477" w:author="Emna Amri" w:date="2026-03-24T10:11:00Z" w16du:dateUtc="2026-03-24T10:11:29Z">
              <w:r w:rsidRPr="2618C7F4">
                <w:rPr>
                  <w:b/>
                  <w:bCs/>
                  <w:sz w:val="16"/>
                  <w:szCs w:val="16"/>
                  <w:rPrChange w:id="478" w:author="Emna Amri" w:date="2026-03-24T10:13:00Z" w16du:dateUtc="2026-03-24T10:13:02Z">
                    <w:rPr>
                      <w:b/>
                      <w:bCs/>
                    </w:rPr>
                  </w:rPrChange>
                </w:rPr>
                <w:t>Target Component</w:t>
              </w:r>
            </w:ins>
          </w:p>
        </w:tc>
        <w:tc>
          <w:tcPr>
            <w:tcW w:w="2095" w:type="dxa"/>
            <w:vAlign w:val="center"/>
            <w:tcPrChange w:id="479" w:author="Emna Amri" w:date="2026-03-24T10:16:00Z">
              <w:tcPr>
                <w:tcW w:w="2893" w:type="dxa"/>
                <w:gridSpan w:val="3"/>
                <w:vAlign w:val="center"/>
              </w:tcPr>
            </w:tcPrChange>
          </w:tcPr>
          <w:p w14:paraId="526DA463" w14:textId="2E86E402" w:rsidR="2618C7F4" w:rsidRDefault="2618C7F4">
            <w:pPr>
              <w:pStyle w:val="ParagraphText"/>
              <w:spacing w:before="100" w:line="200" w:lineRule="exact"/>
              <w:jc w:val="left"/>
              <w:rPr>
                <w:b/>
                <w:bCs/>
                <w:sz w:val="16"/>
                <w:szCs w:val="16"/>
                <w:rPrChange w:id="480" w:author="Emna Amri" w:date="2026-03-24T10:13:00Z">
                  <w:rPr>
                    <w:rFonts w:ascii="Montserrat" w:hAnsi="Montserrat"/>
                    <w:b/>
                    <w:bCs/>
                    <w:color w:val="auto"/>
                    <w:sz w:val="18"/>
                    <w:szCs w:val="18"/>
                  </w:rPr>
                </w:rPrChange>
              </w:rPr>
              <w:pPrChange w:id="481" w:author="Emna Amri" w:date="2026-03-24T10:14:00Z">
                <w:pPr/>
              </w:pPrChange>
            </w:pPr>
            <w:ins w:id="482" w:author="Emna Amri" w:date="2026-03-24T10:11:00Z" w16du:dateUtc="2026-03-24T10:11:29Z">
              <w:r w:rsidRPr="2618C7F4">
                <w:rPr>
                  <w:b/>
                  <w:bCs/>
                  <w:sz w:val="16"/>
                  <w:szCs w:val="16"/>
                  <w:rPrChange w:id="483" w:author="Emna Amri" w:date="2026-03-24T10:13:00Z" w16du:dateUtc="2026-03-24T10:13:02Z">
                    <w:rPr>
                      <w:b/>
                      <w:bCs/>
                    </w:rPr>
                  </w:rPrChange>
                </w:rPr>
                <w:t>Associated KPIs</w:t>
              </w:r>
            </w:ins>
          </w:p>
        </w:tc>
      </w:tr>
      <w:tr w:rsidR="2618C7F4" w14:paraId="329D470B" w14:textId="77777777" w:rsidTr="2618C7F4">
        <w:trPr>
          <w:trHeight w:val="300"/>
          <w:ins w:id="484" w:author="Emna Amri" w:date="2026-03-24T10:11:00Z"/>
          <w:trPrChange w:id="485" w:author="Emna Amri" w:date="2026-03-24T10:16:00Z">
            <w:trPr>
              <w:trHeight w:val="300"/>
            </w:trPr>
          </w:trPrChange>
        </w:trPr>
        <w:tc>
          <w:tcPr>
            <w:tcW w:w="690" w:type="dxa"/>
            <w:vAlign w:val="center"/>
            <w:tcPrChange w:id="486" w:author="Emna Amri" w:date="2026-03-24T10:16:00Z">
              <w:tcPr>
                <w:tcW w:w="242" w:type="dxa"/>
                <w:vAlign w:val="center"/>
              </w:tcPr>
            </w:tcPrChange>
          </w:tcPr>
          <w:p w14:paraId="5BD7F27C" w14:textId="003D0941" w:rsidR="4DBB385C" w:rsidRDefault="4DBB385C">
            <w:pPr>
              <w:pStyle w:val="ParagraphText"/>
              <w:spacing w:before="100" w:line="200" w:lineRule="exact"/>
              <w:rPr>
                <w:sz w:val="16"/>
                <w:szCs w:val="16"/>
                <w:rPrChange w:id="487" w:author="Emna Amri" w:date="2026-03-24T10:13:00Z">
                  <w:rPr>
                    <w:rFonts w:ascii="Montserrat" w:hAnsi="Montserrat"/>
                    <w:color w:val="auto"/>
                    <w:sz w:val="18"/>
                    <w:szCs w:val="18"/>
                  </w:rPr>
                </w:rPrChange>
              </w:rPr>
              <w:pPrChange w:id="488" w:author="Emna Amri" w:date="2026-03-24T10:11:00Z">
                <w:pPr/>
              </w:pPrChange>
            </w:pPr>
            <w:ins w:id="489" w:author="Emna Amri" w:date="2026-03-24T10:14:00Z" w16du:dateUtc="2026-03-24T10:14:52Z">
              <w:r w:rsidRPr="2618C7F4">
                <w:rPr>
                  <w:sz w:val="16"/>
                  <w:szCs w:val="16"/>
                </w:rPr>
                <w:t>SEC-</w:t>
              </w:r>
            </w:ins>
            <w:ins w:id="490" w:author="Emna Amri" w:date="2026-03-24T10:11:00Z" w16du:dateUtc="2026-03-24T10:11:29Z">
              <w:r w:rsidR="2618C7F4" w:rsidRPr="2618C7F4">
                <w:rPr>
                  <w:sz w:val="16"/>
                  <w:szCs w:val="16"/>
                  <w:rPrChange w:id="491" w:author="Emna Amri" w:date="2026-03-24T10:13:00Z" w16du:dateUtc="2026-03-24T10:13:02Z">
                    <w:rPr/>
                  </w:rPrChange>
                </w:rPr>
                <w:t>SF4-01</w:t>
              </w:r>
            </w:ins>
          </w:p>
        </w:tc>
        <w:tc>
          <w:tcPr>
            <w:tcW w:w="1416" w:type="dxa"/>
            <w:vAlign w:val="center"/>
            <w:tcPrChange w:id="492" w:author="Emna Amri" w:date="2026-03-24T10:16:00Z">
              <w:tcPr>
                <w:tcW w:w="1140" w:type="dxa"/>
                <w:gridSpan w:val="2"/>
                <w:vAlign w:val="center"/>
              </w:tcPr>
            </w:tcPrChange>
          </w:tcPr>
          <w:p w14:paraId="59DC45E1" w14:textId="3D723031" w:rsidR="2618C7F4" w:rsidRDefault="2618C7F4">
            <w:pPr>
              <w:pStyle w:val="ParagraphText"/>
              <w:spacing w:before="100" w:line="200" w:lineRule="exact"/>
              <w:jc w:val="left"/>
              <w:rPr>
                <w:sz w:val="16"/>
                <w:szCs w:val="16"/>
                <w:rPrChange w:id="493" w:author="Emna Amri" w:date="2026-03-24T10:13:00Z">
                  <w:rPr>
                    <w:rFonts w:ascii="Montserrat" w:hAnsi="Montserrat"/>
                    <w:color w:val="auto"/>
                    <w:sz w:val="18"/>
                    <w:szCs w:val="18"/>
                  </w:rPr>
                </w:rPrChange>
              </w:rPr>
              <w:pPrChange w:id="494" w:author="Emna Amri" w:date="2026-03-24T10:17:00Z">
                <w:pPr/>
              </w:pPrChange>
            </w:pPr>
            <w:ins w:id="495" w:author="Emna Amri" w:date="2026-03-24T10:11:00Z" w16du:dateUtc="2026-03-24T10:11:29Z">
              <w:r w:rsidRPr="2618C7F4">
                <w:rPr>
                  <w:sz w:val="16"/>
                  <w:szCs w:val="16"/>
                  <w:rPrChange w:id="496" w:author="Emna Amri" w:date="2026-03-24T10:13:00Z" w16du:dateUtc="2026-03-24T10:13:02Z">
                    <w:rPr/>
                  </w:rPrChange>
                </w:rPr>
                <w:t>Secure Boot Integrity Validation</w:t>
              </w:r>
            </w:ins>
          </w:p>
        </w:tc>
        <w:tc>
          <w:tcPr>
            <w:tcW w:w="1427" w:type="dxa"/>
            <w:vAlign w:val="center"/>
            <w:tcPrChange w:id="497" w:author="Emna Amri" w:date="2026-03-24T10:16:00Z">
              <w:tcPr>
                <w:tcW w:w="1579" w:type="dxa"/>
                <w:gridSpan w:val="2"/>
                <w:vAlign w:val="center"/>
              </w:tcPr>
            </w:tcPrChange>
          </w:tcPr>
          <w:p w14:paraId="5ECBD701" w14:textId="799863B0" w:rsidR="2618C7F4" w:rsidRDefault="2618C7F4">
            <w:pPr>
              <w:pStyle w:val="ParagraphText"/>
              <w:spacing w:before="100" w:line="200" w:lineRule="exact"/>
              <w:jc w:val="left"/>
              <w:rPr>
                <w:sz w:val="16"/>
                <w:szCs w:val="16"/>
                <w:rPrChange w:id="498" w:author="Emna Amri" w:date="2026-03-24T10:13:00Z">
                  <w:rPr>
                    <w:rFonts w:ascii="Montserrat" w:hAnsi="Montserrat"/>
                    <w:color w:val="auto"/>
                    <w:sz w:val="18"/>
                    <w:szCs w:val="18"/>
                  </w:rPr>
                </w:rPrChange>
              </w:rPr>
              <w:pPrChange w:id="499" w:author="Emna Amri" w:date="2026-03-24T10:17:00Z">
                <w:pPr/>
              </w:pPrChange>
            </w:pPr>
            <w:ins w:id="500" w:author="Emna Amri" w:date="2026-03-24T10:11:00Z" w16du:dateUtc="2026-03-24T10:11:29Z">
              <w:r w:rsidRPr="2618C7F4">
                <w:rPr>
                  <w:sz w:val="16"/>
                  <w:szCs w:val="16"/>
                  <w:rPrChange w:id="501" w:author="Emna Amri" w:date="2026-03-24T10:13:00Z" w16du:dateUtc="2026-03-24T10:13:02Z">
                    <w:rPr/>
                  </w:rPrChange>
                </w:rPr>
                <w:t>Verify that only trusted system images can boot</w:t>
              </w:r>
            </w:ins>
          </w:p>
        </w:tc>
        <w:tc>
          <w:tcPr>
            <w:tcW w:w="2293" w:type="dxa"/>
            <w:vAlign w:val="center"/>
            <w:tcPrChange w:id="502" w:author="Emna Amri" w:date="2026-03-24T10:16:00Z">
              <w:tcPr>
                <w:tcW w:w="2563" w:type="dxa"/>
                <w:gridSpan w:val="2"/>
                <w:vAlign w:val="center"/>
              </w:tcPr>
            </w:tcPrChange>
          </w:tcPr>
          <w:p w14:paraId="36F7CC87" w14:textId="1F63E9D9" w:rsidR="2618C7F4" w:rsidRDefault="2618C7F4">
            <w:pPr>
              <w:pStyle w:val="ParagraphText"/>
              <w:spacing w:before="100" w:line="200" w:lineRule="exact"/>
              <w:jc w:val="left"/>
              <w:rPr>
                <w:sz w:val="16"/>
                <w:szCs w:val="16"/>
                <w:rPrChange w:id="503" w:author="Emna Amri" w:date="2026-03-24T10:13:00Z">
                  <w:rPr>
                    <w:rFonts w:ascii="Montserrat" w:hAnsi="Montserrat"/>
                    <w:color w:val="auto"/>
                    <w:sz w:val="18"/>
                    <w:szCs w:val="18"/>
                  </w:rPr>
                </w:rPrChange>
              </w:rPr>
              <w:pPrChange w:id="504" w:author="Emna Amri" w:date="2026-03-24T10:16:00Z">
                <w:pPr/>
              </w:pPrChange>
            </w:pPr>
            <w:ins w:id="505" w:author="Emna Amri" w:date="2026-03-24T10:11:00Z" w16du:dateUtc="2026-03-24T10:11:29Z">
              <w:r w:rsidRPr="2618C7F4">
                <w:rPr>
                  <w:sz w:val="16"/>
                  <w:szCs w:val="16"/>
                  <w:rPrChange w:id="506" w:author="Emna Amri" w:date="2026-03-24T10:13:00Z" w16du:dateUtc="2026-03-24T10:13:02Z">
                    <w:rPr/>
                  </w:rPrChange>
                </w:rPr>
                <w:t>Attempt to boot with modified bootloader, kernel, or root filesystem</w:t>
              </w:r>
            </w:ins>
          </w:p>
        </w:tc>
        <w:tc>
          <w:tcPr>
            <w:tcW w:w="1266" w:type="dxa"/>
            <w:vAlign w:val="center"/>
            <w:tcPrChange w:id="507" w:author="Emna Amri" w:date="2026-03-24T10:16:00Z">
              <w:tcPr>
                <w:tcW w:w="628" w:type="dxa"/>
                <w:gridSpan w:val="2"/>
                <w:vAlign w:val="center"/>
              </w:tcPr>
            </w:tcPrChange>
          </w:tcPr>
          <w:p w14:paraId="6C14B186" w14:textId="463E8B81" w:rsidR="2618C7F4" w:rsidRDefault="2618C7F4">
            <w:pPr>
              <w:pStyle w:val="ParagraphText"/>
              <w:spacing w:before="100" w:line="200" w:lineRule="exact"/>
              <w:rPr>
                <w:sz w:val="16"/>
                <w:szCs w:val="16"/>
                <w:rPrChange w:id="508" w:author="Emna Amri" w:date="2026-03-24T10:13:00Z">
                  <w:rPr>
                    <w:rFonts w:ascii="Montserrat" w:hAnsi="Montserrat"/>
                    <w:color w:val="auto"/>
                    <w:sz w:val="18"/>
                    <w:szCs w:val="18"/>
                  </w:rPr>
                </w:rPrChange>
              </w:rPr>
              <w:pPrChange w:id="509" w:author="Emna Amri" w:date="2026-03-24T10:11:00Z">
                <w:pPr/>
              </w:pPrChange>
            </w:pPr>
            <w:ins w:id="510" w:author="Emna Amri" w:date="2026-03-24T10:11:00Z" w16du:dateUtc="2026-03-24T10:11:29Z">
              <w:r w:rsidRPr="2618C7F4">
                <w:rPr>
                  <w:sz w:val="16"/>
                  <w:szCs w:val="16"/>
                  <w:rPrChange w:id="511" w:author="Emna Amri" w:date="2026-03-24T10:13:00Z" w16du:dateUtc="2026-03-24T10:13:02Z">
                    <w:rPr/>
                  </w:rPrChange>
                </w:rPr>
                <w:t>ARCA Trusted OS</w:t>
              </w:r>
            </w:ins>
          </w:p>
        </w:tc>
        <w:tc>
          <w:tcPr>
            <w:tcW w:w="2095" w:type="dxa"/>
            <w:vAlign w:val="center"/>
            <w:tcPrChange w:id="512" w:author="Emna Amri" w:date="2026-03-24T10:16:00Z">
              <w:tcPr>
                <w:tcW w:w="2893" w:type="dxa"/>
                <w:gridSpan w:val="3"/>
                <w:vAlign w:val="center"/>
              </w:tcPr>
            </w:tcPrChange>
          </w:tcPr>
          <w:p w14:paraId="75926B7E" w14:textId="19373DDE" w:rsidR="2618C7F4" w:rsidRDefault="2618C7F4">
            <w:pPr>
              <w:pStyle w:val="ParagraphText"/>
              <w:spacing w:before="100" w:line="200" w:lineRule="exact"/>
              <w:jc w:val="left"/>
              <w:rPr>
                <w:sz w:val="16"/>
                <w:szCs w:val="16"/>
                <w:rPrChange w:id="513" w:author="Emna Amri" w:date="2026-03-24T10:13:00Z">
                  <w:rPr>
                    <w:rFonts w:ascii="Montserrat" w:hAnsi="Montserrat"/>
                    <w:color w:val="auto"/>
                    <w:sz w:val="18"/>
                    <w:szCs w:val="18"/>
                  </w:rPr>
                </w:rPrChange>
              </w:rPr>
              <w:pPrChange w:id="514" w:author="Emna Amri" w:date="2026-03-24T10:14:00Z">
                <w:pPr/>
              </w:pPrChange>
            </w:pPr>
            <w:ins w:id="515" w:author="Emna Amri" w:date="2026-03-24T10:11:00Z" w16du:dateUtc="2026-03-24T10:11:29Z">
              <w:r w:rsidRPr="2618C7F4">
                <w:rPr>
                  <w:sz w:val="16"/>
                  <w:szCs w:val="16"/>
                  <w:rPrChange w:id="516" w:author="Emna Amri" w:date="2026-03-24T10:13:00Z" w16du:dateUtc="2026-03-24T10:13:02Z">
                    <w:rPr/>
                  </w:rPrChange>
                </w:rPr>
                <w:t xml:space="preserve">Secure </w:t>
              </w:r>
            </w:ins>
            <w:ins w:id="517" w:author="Emna Amri" w:date="2026-03-24T10:26:00Z" w16du:dateUtc="2026-03-24T10:26:46Z">
              <w:r w:rsidR="0DCAC18A" w:rsidRPr="2618C7F4">
                <w:rPr>
                  <w:sz w:val="16"/>
                  <w:szCs w:val="16"/>
                </w:rPr>
                <w:t>b</w:t>
              </w:r>
            </w:ins>
            <w:ins w:id="518" w:author="Emna Amri" w:date="2026-03-24T10:11:00Z" w16du:dateUtc="2026-03-24T10:11:29Z">
              <w:r w:rsidRPr="2618C7F4">
                <w:rPr>
                  <w:sz w:val="16"/>
                  <w:szCs w:val="16"/>
                  <w:rPrChange w:id="519" w:author="Emna Amri" w:date="2026-03-24T10:13:00Z" w16du:dateUtc="2026-03-24T10:13:02Z">
                    <w:rPr/>
                  </w:rPrChange>
                </w:rPr>
                <w:t xml:space="preserve">oot </w:t>
              </w:r>
            </w:ins>
            <w:ins w:id="520" w:author="Emna Amri" w:date="2026-03-24T10:26:00Z" w16du:dateUtc="2026-03-24T10:26:48Z">
              <w:r w:rsidR="4BC8807A" w:rsidRPr="2618C7F4">
                <w:rPr>
                  <w:sz w:val="16"/>
                  <w:szCs w:val="16"/>
                </w:rPr>
                <w:t>i</w:t>
              </w:r>
            </w:ins>
            <w:ins w:id="521" w:author="Emna Amri" w:date="2026-03-24T10:11:00Z" w16du:dateUtc="2026-03-24T10:11:29Z">
              <w:r w:rsidRPr="2618C7F4">
                <w:rPr>
                  <w:sz w:val="16"/>
                  <w:szCs w:val="16"/>
                  <w:rPrChange w:id="522" w:author="Emna Amri" w:date="2026-03-24T10:13:00Z" w16du:dateUtc="2026-03-24T10:13:02Z">
                    <w:rPr/>
                  </w:rPrChange>
                </w:rPr>
                <w:t xml:space="preserve">ntegrity </w:t>
              </w:r>
            </w:ins>
            <w:ins w:id="523" w:author="Emna Amri" w:date="2026-03-24T10:26:00Z" w16du:dateUtc="2026-03-24T10:26:50Z">
              <w:r w:rsidR="0CB742F6" w:rsidRPr="2618C7F4">
                <w:rPr>
                  <w:sz w:val="16"/>
                  <w:szCs w:val="16"/>
                </w:rPr>
                <w:t>v</w:t>
              </w:r>
            </w:ins>
            <w:ins w:id="524" w:author="Emna Amri" w:date="2026-03-24T10:11:00Z" w16du:dateUtc="2026-03-24T10:11:29Z">
              <w:r w:rsidRPr="2618C7F4">
                <w:rPr>
                  <w:sz w:val="16"/>
                  <w:szCs w:val="16"/>
                  <w:rPrChange w:id="525" w:author="Emna Amri" w:date="2026-03-24T10:13:00Z" w16du:dateUtc="2026-03-24T10:13:02Z">
                    <w:rPr/>
                  </w:rPrChange>
                </w:rPr>
                <w:t xml:space="preserve">erification </w:t>
              </w:r>
            </w:ins>
            <w:ins w:id="526" w:author="Emna Amri" w:date="2026-03-24T10:26:00Z" w16du:dateUtc="2026-03-24T10:26:52Z">
              <w:r w:rsidR="158E54C4" w:rsidRPr="2618C7F4">
                <w:rPr>
                  <w:sz w:val="16"/>
                  <w:szCs w:val="16"/>
                </w:rPr>
                <w:t>r</w:t>
              </w:r>
            </w:ins>
            <w:ins w:id="527" w:author="Emna Amri" w:date="2026-03-24T10:11:00Z" w16du:dateUtc="2026-03-24T10:11:29Z">
              <w:r w:rsidRPr="2618C7F4">
                <w:rPr>
                  <w:sz w:val="16"/>
                  <w:szCs w:val="16"/>
                  <w:rPrChange w:id="528" w:author="Emna Amri" w:date="2026-03-24T10:13:00Z" w16du:dateUtc="2026-03-24T10:13:02Z">
                    <w:rPr/>
                  </w:rPrChange>
                </w:rPr>
                <w:t xml:space="preserve">ate; Unauthorized </w:t>
              </w:r>
            </w:ins>
            <w:ins w:id="529" w:author="Emna Amri" w:date="2026-03-24T10:26:00Z" w16du:dateUtc="2026-03-24T10:26:56Z">
              <w:r w:rsidR="1511EB48" w:rsidRPr="2618C7F4">
                <w:rPr>
                  <w:sz w:val="16"/>
                  <w:szCs w:val="16"/>
                </w:rPr>
                <w:t>s</w:t>
              </w:r>
            </w:ins>
            <w:ins w:id="530" w:author="Emna Amri" w:date="2026-03-24T10:11:00Z" w16du:dateUtc="2026-03-24T10:11:29Z">
              <w:r w:rsidRPr="2618C7F4">
                <w:rPr>
                  <w:sz w:val="16"/>
                  <w:szCs w:val="16"/>
                  <w:rPrChange w:id="531" w:author="Emna Amri" w:date="2026-03-24T10:13:00Z" w16du:dateUtc="2026-03-24T10:13:02Z">
                    <w:rPr/>
                  </w:rPrChange>
                </w:rPr>
                <w:t xml:space="preserve">ystem </w:t>
              </w:r>
            </w:ins>
            <w:ins w:id="532" w:author="Emna Amri" w:date="2026-03-24T10:27:00Z" w16du:dateUtc="2026-03-24T10:27:00Z">
              <w:r w:rsidR="52992AA2" w:rsidRPr="2618C7F4">
                <w:rPr>
                  <w:sz w:val="16"/>
                  <w:szCs w:val="16"/>
                </w:rPr>
                <w:t>m</w:t>
              </w:r>
            </w:ins>
            <w:ins w:id="533" w:author="Emna Amri" w:date="2026-03-24T10:11:00Z" w16du:dateUtc="2026-03-24T10:11:29Z">
              <w:r w:rsidRPr="2618C7F4">
                <w:rPr>
                  <w:sz w:val="16"/>
                  <w:szCs w:val="16"/>
                  <w:rPrChange w:id="534" w:author="Emna Amri" w:date="2026-03-24T10:13:00Z" w16du:dateUtc="2026-03-24T10:13:02Z">
                    <w:rPr/>
                  </w:rPrChange>
                </w:rPr>
                <w:t xml:space="preserve">odification </w:t>
              </w:r>
            </w:ins>
            <w:ins w:id="535" w:author="Emna Amri" w:date="2026-03-24T10:27:00Z" w16du:dateUtc="2026-03-24T10:27:04Z">
              <w:r w:rsidR="6A895074" w:rsidRPr="2618C7F4">
                <w:rPr>
                  <w:sz w:val="16"/>
                  <w:szCs w:val="16"/>
                </w:rPr>
                <w:t>d</w:t>
              </w:r>
            </w:ins>
            <w:ins w:id="536" w:author="Emna Amri" w:date="2026-03-24T10:11:00Z" w16du:dateUtc="2026-03-24T10:11:29Z">
              <w:r w:rsidRPr="2618C7F4">
                <w:rPr>
                  <w:sz w:val="16"/>
                  <w:szCs w:val="16"/>
                  <w:rPrChange w:id="537" w:author="Emna Amri" w:date="2026-03-24T10:13:00Z" w16du:dateUtc="2026-03-24T10:13:02Z">
                    <w:rPr/>
                  </w:rPrChange>
                </w:rPr>
                <w:t xml:space="preserve">etection </w:t>
              </w:r>
            </w:ins>
            <w:ins w:id="538" w:author="Emna Amri" w:date="2026-03-24T10:27:00Z" w16du:dateUtc="2026-03-24T10:27:06Z">
              <w:r w:rsidR="6CD93269" w:rsidRPr="2618C7F4">
                <w:rPr>
                  <w:sz w:val="16"/>
                  <w:szCs w:val="16"/>
                </w:rPr>
                <w:t>r</w:t>
              </w:r>
            </w:ins>
            <w:ins w:id="539" w:author="Emna Amri" w:date="2026-03-24T10:11:00Z" w16du:dateUtc="2026-03-24T10:11:29Z">
              <w:r w:rsidRPr="2618C7F4">
                <w:rPr>
                  <w:sz w:val="16"/>
                  <w:szCs w:val="16"/>
                  <w:rPrChange w:id="540" w:author="Emna Amri" w:date="2026-03-24T10:13:00Z" w16du:dateUtc="2026-03-24T10:13:02Z">
                    <w:rPr/>
                  </w:rPrChange>
                </w:rPr>
                <w:t>ate</w:t>
              </w:r>
            </w:ins>
          </w:p>
        </w:tc>
      </w:tr>
      <w:tr w:rsidR="2618C7F4" w14:paraId="2F08D0B8" w14:textId="77777777" w:rsidTr="2618C7F4">
        <w:trPr>
          <w:trHeight w:val="300"/>
          <w:ins w:id="541" w:author="Emna Amri" w:date="2026-03-24T10:11:00Z"/>
          <w:trPrChange w:id="542" w:author="Emna Amri" w:date="2026-03-24T10:16:00Z">
            <w:trPr>
              <w:trHeight w:val="300"/>
            </w:trPr>
          </w:trPrChange>
        </w:trPr>
        <w:tc>
          <w:tcPr>
            <w:tcW w:w="690" w:type="dxa"/>
            <w:vAlign w:val="center"/>
            <w:tcPrChange w:id="543" w:author="Emna Amri" w:date="2026-03-24T10:16:00Z">
              <w:tcPr>
                <w:tcW w:w="242" w:type="dxa"/>
                <w:vAlign w:val="center"/>
              </w:tcPr>
            </w:tcPrChange>
          </w:tcPr>
          <w:p w14:paraId="7A496C0E" w14:textId="24ADD53C" w:rsidR="6F0342BA" w:rsidRDefault="6F0342BA" w:rsidP="2618C7F4">
            <w:pPr>
              <w:pStyle w:val="ParagraphText"/>
              <w:spacing w:before="100" w:line="200" w:lineRule="exact"/>
              <w:rPr>
                <w:sz w:val="16"/>
                <w:szCs w:val="16"/>
                <w:rPrChange w:id="544" w:author="Emna Amri" w:date="2026-03-24T10:13:00Z">
                  <w:rPr/>
                </w:rPrChange>
              </w:rPr>
            </w:pPr>
            <w:ins w:id="545" w:author="Emna Amri" w:date="2026-03-24T10:15:00Z" w16du:dateUtc="2026-03-24T10:15:17Z">
              <w:r w:rsidRPr="2618C7F4">
                <w:rPr>
                  <w:sz w:val="16"/>
                  <w:szCs w:val="16"/>
                </w:rPr>
                <w:t>SEC-SF4-02</w:t>
              </w:r>
            </w:ins>
          </w:p>
        </w:tc>
        <w:tc>
          <w:tcPr>
            <w:tcW w:w="1416" w:type="dxa"/>
            <w:vAlign w:val="center"/>
            <w:tcPrChange w:id="546" w:author="Emna Amri" w:date="2026-03-24T10:16:00Z">
              <w:tcPr>
                <w:tcW w:w="1140" w:type="dxa"/>
                <w:gridSpan w:val="2"/>
                <w:vAlign w:val="center"/>
              </w:tcPr>
            </w:tcPrChange>
          </w:tcPr>
          <w:p w14:paraId="08DBA5EF" w14:textId="0A5DA6D8" w:rsidR="2618C7F4" w:rsidRDefault="2618C7F4">
            <w:pPr>
              <w:pStyle w:val="ParagraphText"/>
              <w:spacing w:before="100" w:line="200" w:lineRule="exact"/>
              <w:jc w:val="left"/>
              <w:rPr>
                <w:sz w:val="16"/>
                <w:szCs w:val="16"/>
                <w:rPrChange w:id="547" w:author="Emna Amri" w:date="2026-03-24T10:13:00Z">
                  <w:rPr>
                    <w:rFonts w:ascii="Montserrat" w:hAnsi="Montserrat"/>
                    <w:color w:val="auto"/>
                    <w:sz w:val="18"/>
                    <w:szCs w:val="18"/>
                  </w:rPr>
                </w:rPrChange>
              </w:rPr>
              <w:pPrChange w:id="548" w:author="Emna Amri" w:date="2026-03-24T10:17:00Z">
                <w:pPr/>
              </w:pPrChange>
            </w:pPr>
            <w:ins w:id="549" w:author="Emna Amri" w:date="2026-03-24T10:11:00Z" w16du:dateUtc="2026-03-24T10:11:29Z">
              <w:r w:rsidRPr="2618C7F4">
                <w:rPr>
                  <w:sz w:val="16"/>
                  <w:szCs w:val="16"/>
                  <w:rPrChange w:id="550" w:author="Emna Amri" w:date="2026-03-24T10:13:00Z" w16du:dateUtc="2026-03-24T10:13:02Z">
                    <w:rPr/>
                  </w:rPrChange>
                </w:rPr>
                <w:t>Disk Extraction and Offline Access</w:t>
              </w:r>
            </w:ins>
          </w:p>
        </w:tc>
        <w:tc>
          <w:tcPr>
            <w:tcW w:w="1427" w:type="dxa"/>
            <w:vAlign w:val="center"/>
            <w:tcPrChange w:id="551" w:author="Emna Amri" w:date="2026-03-24T10:16:00Z">
              <w:tcPr>
                <w:tcW w:w="1579" w:type="dxa"/>
                <w:gridSpan w:val="2"/>
                <w:vAlign w:val="center"/>
              </w:tcPr>
            </w:tcPrChange>
          </w:tcPr>
          <w:p w14:paraId="23F41FBC" w14:textId="35AF9CC3" w:rsidR="2618C7F4" w:rsidRDefault="2618C7F4">
            <w:pPr>
              <w:pStyle w:val="ParagraphText"/>
              <w:spacing w:before="100" w:line="200" w:lineRule="exact"/>
              <w:jc w:val="left"/>
              <w:rPr>
                <w:sz w:val="16"/>
                <w:szCs w:val="16"/>
                <w:rPrChange w:id="552" w:author="Emna Amri" w:date="2026-03-24T10:13:00Z">
                  <w:rPr>
                    <w:rFonts w:ascii="Montserrat" w:hAnsi="Montserrat"/>
                    <w:color w:val="auto"/>
                    <w:sz w:val="18"/>
                    <w:szCs w:val="18"/>
                  </w:rPr>
                </w:rPrChange>
              </w:rPr>
              <w:pPrChange w:id="553" w:author="Emna Amri" w:date="2026-03-24T10:17:00Z">
                <w:pPr/>
              </w:pPrChange>
            </w:pPr>
            <w:ins w:id="554" w:author="Emna Amri" w:date="2026-03-24T10:11:00Z" w16du:dateUtc="2026-03-24T10:11:29Z">
              <w:r w:rsidRPr="2618C7F4">
                <w:rPr>
                  <w:sz w:val="16"/>
                  <w:szCs w:val="16"/>
                  <w:rPrChange w:id="555" w:author="Emna Amri" w:date="2026-03-24T10:13:00Z" w16du:dateUtc="2026-03-24T10:13:02Z">
                    <w:rPr/>
                  </w:rPrChange>
                </w:rPr>
                <w:t>Validate confidentiality of data at rest</w:t>
              </w:r>
            </w:ins>
          </w:p>
        </w:tc>
        <w:tc>
          <w:tcPr>
            <w:tcW w:w="2293" w:type="dxa"/>
            <w:vAlign w:val="center"/>
            <w:tcPrChange w:id="556" w:author="Emna Amri" w:date="2026-03-24T10:16:00Z">
              <w:tcPr>
                <w:tcW w:w="2563" w:type="dxa"/>
                <w:gridSpan w:val="2"/>
                <w:vAlign w:val="center"/>
              </w:tcPr>
            </w:tcPrChange>
          </w:tcPr>
          <w:p w14:paraId="574F2362" w14:textId="3244CFAE" w:rsidR="2618C7F4" w:rsidRDefault="2618C7F4">
            <w:pPr>
              <w:pStyle w:val="ParagraphText"/>
              <w:spacing w:before="100" w:line="200" w:lineRule="exact"/>
              <w:jc w:val="left"/>
              <w:rPr>
                <w:sz w:val="16"/>
                <w:szCs w:val="16"/>
                <w:rPrChange w:id="557" w:author="Emna Amri" w:date="2026-03-24T10:13:00Z">
                  <w:rPr>
                    <w:rFonts w:ascii="Montserrat" w:hAnsi="Montserrat"/>
                    <w:color w:val="auto"/>
                    <w:sz w:val="18"/>
                    <w:szCs w:val="18"/>
                  </w:rPr>
                </w:rPrChange>
              </w:rPr>
              <w:pPrChange w:id="558" w:author="Emna Amri" w:date="2026-03-24T10:16:00Z">
                <w:pPr/>
              </w:pPrChange>
            </w:pPr>
            <w:ins w:id="559" w:author="Emna Amri" w:date="2026-03-24T10:11:00Z" w16du:dateUtc="2026-03-24T10:11:29Z">
              <w:r w:rsidRPr="2618C7F4">
                <w:rPr>
                  <w:sz w:val="16"/>
                  <w:szCs w:val="16"/>
                  <w:rPrChange w:id="560" w:author="Emna Amri" w:date="2026-03-24T10:13:00Z" w16du:dateUtc="2026-03-24T10:13:02Z">
                    <w:rPr/>
                  </w:rPrChange>
                </w:rPr>
                <w:t>Remove storage and attempt to read data on external system</w:t>
              </w:r>
            </w:ins>
          </w:p>
        </w:tc>
        <w:tc>
          <w:tcPr>
            <w:tcW w:w="1266" w:type="dxa"/>
            <w:vAlign w:val="center"/>
            <w:tcPrChange w:id="561" w:author="Emna Amri" w:date="2026-03-24T10:16:00Z">
              <w:tcPr>
                <w:tcW w:w="628" w:type="dxa"/>
                <w:gridSpan w:val="2"/>
                <w:vAlign w:val="center"/>
              </w:tcPr>
            </w:tcPrChange>
          </w:tcPr>
          <w:p w14:paraId="111D6698" w14:textId="33686014" w:rsidR="2618C7F4" w:rsidRDefault="2618C7F4">
            <w:pPr>
              <w:pStyle w:val="ParagraphText"/>
              <w:spacing w:before="100" w:line="200" w:lineRule="exact"/>
              <w:rPr>
                <w:sz w:val="16"/>
                <w:szCs w:val="16"/>
                <w:rPrChange w:id="562" w:author="Emna Amri" w:date="2026-03-24T10:13:00Z">
                  <w:rPr>
                    <w:rFonts w:ascii="Montserrat" w:hAnsi="Montserrat"/>
                    <w:color w:val="auto"/>
                    <w:sz w:val="18"/>
                    <w:szCs w:val="18"/>
                  </w:rPr>
                </w:rPrChange>
              </w:rPr>
              <w:pPrChange w:id="563" w:author="Emna Amri" w:date="2026-03-24T10:11:00Z">
                <w:pPr/>
              </w:pPrChange>
            </w:pPr>
            <w:ins w:id="564" w:author="Emna Amri" w:date="2026-03-24T10:11:00Z" w16du:dateUtc="2026-03-24T10:11:29Z">
              <w:r w:rsidRPr="2618C7F4">
                <w:rPr>
                  <w:sz w:val="16"/>
                  <w:szCs w:val="16"/>
                  <w:rPrChange w:id="565" w:author="Emna Amri" w:date="2026-03-24T10:13:00Z" w16du:dateUtc="2026-03-24T10:13:02Z">
                    <w:rPr/>
                  </w:rPrChange>
                </w:rPr>
                <w:t>ARCA Trusted OS</w:t>
              </w:r>
            </w:ins>
          </w:p>
        </w:tc>
        <w:tc>
          <w:tcPr>
            <w:tcW w:w="2095" w:type="dxa"/>
            <w:vAlign w:val="center"/>
            <w:tcPrChange w:id="566" w:author="Emna Amri" w:date="2026-03-24T10:16:00Z">
              <w:tcPr>
                <w:tcW w:w="2893" w:type="dxa"/>
                <w:gridSpan w:val="3"/>
                <w:vAlign w:val="center"/>
              </w:tcPr>
            </w:tcPrChange>
          </w:tcPr>
          <w:p w14:paraId="68E59E4D" w14:textId="300B451D" w:rsidR="2618C7F4" w:rsidRDefault="2618C7F4">
            <w:pPr>
              <w:pStyle w:val="ParagraphText"/>
              <w:spacing w:before="100" w:line="200" w:lineRule="exact"/>
              <w:jc w:val="left"/>
              <w:rPr>
                <w:sz w:val="16"/>
                <w:szCs w:val="16"/>
                <w:rPrChange w:id="567" w:author="Emna Amri" w:date="2026-03-24T10:13:00Z">
                  <w:rPr>
                    <w:rFonts w:ascii="Montserrat" w:hAnsi="Montserrat"/>
                    <w:color w:val="auto"/>
                    <w:sz w:val="18"/>
                    <w:szCs w:val="18"/>
                  </w:rPr>
                </w:rPrChange>
              </w:rPr>
              <w:pPrChange w:id="568" w:author="Emna Amri" w:date="2026-03-24T10:14:00Z">
                <w:pPr/>
              </w:pPrChange>
            </w:pPr>
            <w:ins w:id="569" w:author="Emna Amri" w:date="2026-03-24T10:11:00Z" w16du:dateUtc="2026-03-24T10:11:29Z">
              <w:r w:rsidRPr="2618C7F4">
                <w:rPr>
                  <w:sz w:val="16"/>
                  <w:szCs w:val="16"/>
                  <w:rPrChange w:id="570" w:author="Emna Amri" w:date="2026-03-24T10:13:00Z" w16du:dateUtc="2026-03-24T10:13:02Z">
                    <w:rPr/>
                  </w:rPrChange>
                </w:rPr>
                <w:t xml:space="preserve">Data </w:t>
              </w:r>
            </w:ins>
            <w:ins w:id="571" w:author="Emna Amri" w:date="2026-03-24T10:27:00Z" w16du:dateUtc="2026-03-24T10:27:08Z">
              <w:r w:rsidR="54D8A7D5" w:rsidRPr="2618C7F4">
                <w:rPr>
                  <w:sz w:val="16"/>
                  <w:szCs w:val="16"/>
                </w:rPr>
                <w:t>p</w:t>
              </w:r>
            </w:ins>
            <w:ins w:id="572" w:author="Emna Amri" w:date="2026-03-24T10:11:00Z" w16du:dateUtc="2026-03-24T10:11:29Z">
              <w:r w:rsidRPr="2618C7F4">
                <w:rPr>
                  <w:sz w:val="16"/>
                  <w:szCs w:val="16"/>
                  <w:rPrChange w:id="573" w:author="Emna Amri" w:date="2026-03-24T10:13:00Z" w16du:dateUtc="2026-03-24T10:13:02Z">
                    <w:rPr/>
                  </w:rPrChange>
                </w:rPr>
                <w:t xml:space="preserve">rotection at </w:t>
              </w:r>
            </w:ins>
            <w:ins w:id="574" w:author="Emna Amri" w:date="2026-03-24T10:27:00Z" w16du:dateUtc="2026-03-24T10:27:11Z">
              <w:r w:rsidR="0DA3E503" w:rsidRPr="2618C7F4">
                <w:rPr>
                  <w:sz w:val="16"/>
                  <w:szCs w:val="16"/>
                </w:rPr>
                <w:t>r</w:t>
              </w:r>
            </w:ins>
            <w:ins w:id="575" w:author="Emna Amri" w:date="2026-03-24T10:11:00Z" w16du:dateUtc="2026-03-24T10:11:29Z">
              <w:r w:rsidRPr="2618C7F4">
                <w:rPr>
                  <w:sz w:val="16"/>
                  <w:szCs w:val="16"/>
                  <w:rPrChange w:id="576" w:author="Emna Amri" w:date="2026-03-24T10:13:00Z" w16du:dateUtc="2026-03-24T10:13:02Z">
                    <w:rPr/>
                  </w:rPrChange>
                </w:rPr>
                <w:t xml:space="preserve">est </w:t>
              </w:r>
            </w:ins>
            <w:ins w:id="577" w:author="Emna Amri" w:date="2026-03-24T10:27:00Z" w16du:dateUtc="2026-03-24T10:27:22Z">
              <w:r w:rsidR="48FFBC05" w:rsidRPr="2618C7F4">
                <w:rPr>
                  <w:sz w:val="16"/>
                  <w:szCs w:val="16"/>
                </w:rPr>
                <w:t>e</w:t>
              </w:r>
            </w:ins>
            <w:ins w:id="578" w:author="Emna Amri" w:date="2026-03-24T10:11:00Z" w16du:dateUtc="2026-03-24T10:11:29Z">
              <w:r w:rsidRPr="2618C7F4">
                <w:rPr>
                  <w:sz w:val="16"/>
                  <w:szCs w:val="16"/>
                  <w:rPrChange w:id="579" w:author="Emna Amri" w:date="2026-03-24T10:13:00Z" w16du:dateUtc="2026-03-24T10:13:02Z">
                    <w:rPr/>
                  </w:rPrChange>
                </w:rPr>
                <w:t>ffectiveness</w:t>
              </w:r>
            </w:ins>
          </w:p>
        </w:tc>
      </w:tr>
      <w:tr w:rsidR="2618C7F4" w14:paraId="0A8719A5" w14:textId="77777777" w:rsidTr="2618C7F4">
        <w:trPr>
          <w:trHeight w:val="300"/>
          <w:ins w:id="580" w:author="Emna Amri" w:date="2026-03-24T10:11:00Z"/>
          <w:trPrChange w:id="581" w:author="Emna Amri" w:date="2026-03-24T10:16:00Z">
            <w:trPr>
              <w:trHeight w:val="300"/>
            </w:trPr>
          </w:trPrChange>
        </w:trPr>
        <w:tc>
          <w:tcPr>
            <w:tcW w:w="690" w:type="dxa"/>
            <w:vAlign w:val="center"/>
            <w:tcPrChange w:id="582" w:author="Emna Amri" w:date="2026-03-24T10:16:00Z">
              <w:tcPr>
                <w:tcW w:w="242" w:type="dxa"/>
                <w:vAlign w:val="center"/>
              </w:tcPr>
            </w:tcPrChange>
          </w:tcPr>
          <w:p w14:paraId="0FF0383A" w14:textId="3AEF1118" w:rsidR="2E0E310F" w:rsidRDefault="2E0E310F" w:rsidP="2618C7F4">
            <w:pPr>
              <w:pStyle w:val="ParagraphText"/>
              <w:spacing w:before="100" w:line="200" w:lineRule="exact"/>
              <w:rPr>
                <w:sz w:val="16"/>
                <w:szCs w:val="16"/>
                <w:rPrChange w:id="583" w:author="Emna Amri" w:date="2026-03-24T10:13:00Z">
                  <w:rPr/>
                </w:rPrChange>
              </w:rPr>
            </w:pPr>
            <w:ins w:id="584" w:author="Emna Amri" w:date="2026-03-24T10:15:00Z" w16du:dateUtc="2026-03-24T10:15:22Z">
              <w:r w:rsidRPr="2618C7F4">
                <w:rPr>
                  <w:sz w:val="16"/>
                  <w:szCs w:val="16"/>
                </w:rPr>
                <w:t>SEC-SF4-03</w:t>
              </w:r>
            </w:ins>
          </w:p>
        </w:tc>
        <w:tc>
          <w:tcPr>
            <w:tcW w:w="1416" w:type="dxa"/>
            <w:vAlign w:val="center"/>
            <w:tcPrChange w:id="585" w:author="Emna Amri" w:date="2026-03-24T10:16:00Z">
              <w:tcPr>
                <w:tcW w:w="1140" w:type="dxa"/>
                <w:gridSpan w:val="2"/>
                <w:vAlign w:val="center"/>
              </w:tcPr>
            </w:tcPrChange>
          </w:tcPr>
          <w:p w14:paraId="294C5D25" w14:textId="3987C6CA" w:rsidR="2618C7F4" w:rsidRDefault="2618C7F4">
            <w:pPr>
              <w:pStyle w:val="ParagraphText"/>
              <w:spacing w:before="100" w:line="200" w:lineRule="exact"/>
              <w:jc w:val="left"/>
              <w:rPr>
                <w:sz w:val="16"/>
                <w:szCs w:val="16"/>
                <w:rPrChange w:id="586" w:author="Emna Amri" w:date="2026-03-24T10:13:00Z">
                  <w:rPr>
                    <w:rFonts w:ascii="Montserrat" w:hAnsi="Montserrat"/>
                    <w:color w:val="auto"/>
                    <w:sz w:val="18"/>
                    <w:szCs w:val="18"/>
                  </w:rPr>
                </w:rPrChange>
              </w:rPr>
              <w:pPrChange w:id="587" w:author="Emna Amri" w:date="2026-03-24T10:17:00Z">
                <w:pPr/>
              </w:pPrChange>
            </w:pPr>
            <w:ins w:id="588" w:author="Emna Amri" w:date="2026-03-24T10:11:00Z" w16du:dateUtc="2026-03-24T10:11:29Z">
              <w:r w:rsidRPr="2618C7F4">
                <w:rPr>
                  <w:sz w:val="16"/>
                  <w:szCs w:val="16"/>
                  <w:rPrChange w:id="589" w:author="Emna Amri" w:date="2026-03-24T10:13:00Z" w16du:dateUtc="2026-03-24T10:13:02Z">
                    <w:rPr/>
                  </w:rPrChange>
                </w:rPr>
                <w:t>Unauthorized OS Boot Attempt</w:t>
              </w:r>
            </w:ins>
          </w:p>
        </w:tc>
        <w:tc>
          <w:tcPr>
            <w:tcW w:w="1427" w:type="dxa"/>
            <w:vAlign w:val="center"/>
            <w:tcPrChange w:id="590" w:author="Emna Amri" w:date="2026-03-24T10:16:00Z">
              <w:tcPr>
                <w:tcW w:w="1579" w:type="dxa"/>
                <w:gridSpan w:val="2"/>
                <w:vAlign w:val="center"/>
              </w:tcPr>
            </w:tcPrChange>
          </w:tcPr>
          <w:p w14:paraId="59C7A7E3" w14:textId="5E9F94C3" w:rsidR="2618C7F4" w:rsidRDefault="2618C7F4">
            <w:pPr>
              <w:pStyle w:val="ParagraphText"/>
              <w:spacing w:before="100" w:line="200" w:lineRule="exact"/>
              <w:jc w:val="left"/>
              <w:rPr>
                <w:sz w:val="16"/>
                <w:szCs w:val="16"/>
                <w:rPrChange w:id="591" w:author="Emna Amri" w:date="2026-03-24T10:13:00Z">
                  <w:rPr>
                    <w:rFonts w:ascii="Montserrat" w:hAnsi="Montserrat"/>
                    <w:color w:val="auto"/>
                    <w:sz w:val="18"/>
                    <w:szCs w:val="18"/>
                  </w:rPr>
                </w:rPrChange>
              </w:rPr>
              <w:pPrChange w:id="592" w:author="Emna Amri" w:date="2026-03-24T10:17:00Z">
                <w:pPr/>
              </w:pPrChange>
            </w:pPr>
            <w:ins w:id="593" w:author="Emna Amri" w:date="2026-03-24T10:11:00Z" w16du:dateUtc="2026-03-24T10:11:29Z">
              <w:r w:rsidRPr="2618C7F4">
                <w:rPr>
                  <w:sz w:val="16"/>
                  <w:szCs w:val="16"/>
                  <w:rPrChange w:id="594" w:author="Emna Amri" w:date="2026-03-24T10:13:00Z" w16du:dateUtc="2026-03-24T10:13:02Z">
                    <w:rPr/>
                  </w:rPrChange>
                </w:rPr>
                <w:t>Ensure disk cannot be accessed from untrusted OS</w:t>
              </w:r>
            </w:ins>
          </w:p>
        </w:tc>
        <w:tc>
          <w:tcPr>
            <w:tcW w:w="2293" w:type="dxa"/>
            <w:vAlign w:val="center"/>
            <w:tcPrChange w:id="595" w:author="Emna Amri" w:date="2026-03-24T10:16:00Z">
              <w:tcPr>
                <w:tcW w:w="2563" w:type="dxa"/>
                <w:gridSpan w:val="2"/>
                <w:vAlign w:val="center"/>
              </w:tcPr>
            </w:tcPrChange>
          </w:tcPr>
          <w:p w14:paraId="66F94B32" w14:textId="6725F2F2" w:rsidR="2618C7F4" w:rsidRDefault="2618C7F4">
            <w:pPr>
              <w:pStyle w:val="ParagraphText"/>
              <w:spacing w:before="100" w:line="200" w:lineRule="exact"/>
              <w:jc w:val="left"/>
              <w:rPr>
                <w:sz w:val="16"/>
                <w:szCs w:val="16"/>
                <w:rPrChange w:id="596" w:author="Emna Amri" w:date="2026-03-24T10:13:00Z">
                  <w:rPr>
                    <w:rFonts w:ascii="Montserrat" w:hAnsi="Montserrat"/>
                    <w:color w:val="auto"/>
                    <w:sz w:val="18"/>
                    <w:szCs w:val="18"/>
                  </w:rPr>
                </w:rPrChange>
              </w:rPr>
              <w:pPrChange w:id="597" w:author="Emna Amri" w:date="2026-03-24T10:16:00Z">
                <w:pPr/>
              </w:pPrChange>
            </w:pPr>
            <w:ins w:id="598" w:author="Emna Amri" w:date="2026-03-24T10:11:00Z" w16du:dateUtc="2026-03-24T10:11:29Z">
              <w:r w:rsidRPr="2618C7F4">
                <w:rPr>
                  <w:sz w:val="16"/>
                  <w:szCs w:val="16"/>
                  <w:rPrChange w:id="599" w:author="Emna Amri" w:date="2026-03-24T10:13:00Z" w16du:dateUtc="2026-03-24T10:13:02Z">
                    <w:rPr/>
                  </w:rPrChange>
                </w:rPr>
                <w:t>Boot device with alternative OS and attempt access to encrypted partitions</w:t>
              </w:r>
            </w:ins>
          </w:p>
        </w:tc>
        <w:tc>
          <w:tcPr>
            <w:tcW w:w="1266" w:type="dxa"/>
            <w:vAlign w:val="center"/>
            <w:tcPrChange w:id="600" w:author="Emna Amri" w:date="2026-03-24T10:16:00Z">
              <w:tcPr>
                <w:tcW w:w="628" w:type="dxa"/>
                <w:gridSpan w:val="2"/>
                <w:vAlign w:val="center"/>
              </w:tcPr>
            </w:tcPrChange>
          </w:tcPr>
          <w:p w14:paraId="3FFA8E93" w14:textId="78035A9B" w:rsidR="2618C7F4" w:rsidRDefault="2618C7F4">
            <w:pPr>
              <w:pStyle w:val="ParagraphText"/>
              <w:spacing w:before="100" w:line="200" w:lineRule="exact"/>
              <w:rPr>
                <w:sz w:val="16"/>
                <w:szCs w:val="16"/>
                <w:rPrChange w:id="601" w:author="Emna Amri" w:date="2026-03-24T10:13:00Z">
                  <w:rPr>
                    <w:rFonts w:ascii="Montserrat" w:hAnsi="Montserrat"/>
                    <w:color w:val="auto"/>
                    <w:sz w:val="18"/>
                    <w:szCs w:val="18"/>
                  </w:rPr>
                </w:rPrChange>
              </w:rPr>
              <w:pPrChange w:id="602" w:author="Emna Amri" w:date="2026-03-24T10:11:00Z">
                <w:pPr/>
              </w:pPrChange>
            </w:pPr>
            <w:ins w:id="603" w:author="Emna Amri" w:date="2026-03-24T10:11:00Z" w16du:dateUtc="2026-03-24T10:11:29Z">
              <w:r w:rsidRPr="2618C7F4">
                <w:rPr>
                  <w:sz w:val="16"/>
                  <w:szCs w:val="16"/>
                  <w:rPrChange w:id="604" w:author="Emna Amri" w:date="2026-03-24T10:13:00Z" w16du:dateUtc="2026-03-24T10:13:02Z">
                    <w:rPr/>
                  </w:rPrChange>
                </w:rPr>
                <w:t>ARCA Trusted OS</w:t>
              </w:r>
            </w:ins>
          </w:p>
        </w:tc>
        <w:tc>
          <w:tcPr>
            <w:tcW w:w="2095" w:type="dxa"/>
            <w:vAlign w:val="center"/>
            <w:tcPrChange w:id="605" w:author="Emna Amri" w:date="2026-03-24T10:16:00Z">
              <w:tcPr>
                <w:tcW w:w="2893" w:type="dxa"/>
                <w:gridSpan w:val="3"/>
                <w:vAlign w:val="center"/>
              </w:tcPr>
            </w:tcPrChange>
          </w:tcPr>
          <w:p w14:paraId="72F1E8F0" w14:textId="35CC7441" w:rsidR="2618C7F4" w:rsidRDefault="2618C7F4">
            <w:pPr>
              <w:pStyle w:val="ParagraphText"/>
              <w:spacing w:before="100" w:line="200" w:lineRule="exact"/>
              <w:jc w:val="left"/>
              <w:rPr>
                <w:sz w:val="16"/>
                <w:szCs w:val="16"/>
                <w:rPrChange w:id="606" w:author="Emna Amri" w:date="2026-03-24T10:13:00Z">
                  <w:rPr>
                    <w:rFonts w:ascii="Montserrat" w:hAnsi="Montserrat"/>
                    <w:color w:val="auto"/>
                    <w:sz w:val="18"/>
                    <w:szCs w:val="18"/>
                  </w:rPr>
                </w:rPrChange>
              </w:rPr>
              <w:pPrChange w:id="607" w:author="Emna Amri" w:date="2026-03-24T10:14:00Z">
                <w:pPr/>
              </w:pPrChange>
            </w:pPr>
            <w:ins w:id="608" w:author="Emna Amri" w:date="2026-03-24T10:11:00Z" w16du:dateUtc="2026-03-24T10:11:29Z">
              <w:r w:rsidRPr="2618C7F4">
                <w:rPr>
                  <w:sz w:val="16"/>
                  <w:szCs w:val="16"/>
                  <w:rPrChange w:id="609" w:author="Emna Amri" w:date="2026-03-24T10:13:00Z" w16du:dateUtc="2026-03-24T10:13:02Z">
                    <w:rPr/>
                  </w:rPrChange>
                </w:rPr>
                <w:t xml:space="preserve">Data </w:t>
              </w:r>
            </w:ins>
            <w:ins w:id="610" w:author="Emna Amri" w:date="2026-03-24T10:27:00Z" w16du:dateUtc="2026-03-24T10:27:14Z">
              <w:r w:rsidR="48EABF13" w:rsidRPr="2618C7F4">
                <w:rPr>
                  <w:sz w:val="16"/>
                  <w:szCs w:val="16"/>
                </w:rPr>
                <w:t>p</w:t>
              </w:r>
            </w:ins>
            <w:ins w:id="611" w:author="Emna Amri" w:date="2026-03-24T10:11:00Z" w16du:dateUtc="2026-03-24T10:11:29Z">
              <w:r w:rsidRPr="2618C7F4">
                <w:rPr>
                  <w:sz w:val="16"/>
                  <w:szCs w:val="16"/>
                  <w:rPrChange w:id="612" w:author="Emna Amri" w:date="2026-03-24T10:13:00Z" w16du:dateUtc="2026-03-24T10:13:02Z">
                    <w:rPr/>
                  </w:rPrChange>
                </w:rPr>
                <w:t xml:space="preserve">rotection at </w:t>
              </w:r>
            </w:ins>
            <w:ins w:id="613" w:author="Emna Amri" w:date="2026-03-24T10:27:00Z" w16du:dateUtc="2026-03-24T10:27:16Z">
              <w:r w:rsidR="099EE28C" w:rsidRPr="2618C7F4">
                <w:rPr>
                  <w:sz w:val="16"/>
                  <w:szCs w:val="16"/>
                </w:rPr>
                <w:t>r</w:t>
              </w:r>
            </w:ins>
            <w:ins w:id="614" w:author="Emna Amri" w:date="2026-03-24T10:11:00Z" w16du:dateUtc="2026-03-24T10:11:29Z">
              <w:r w:rsidRPr="2618C7F4">
                <w:rPr>
                  <w:sz w:val="16"/>
                  <w:szCs w:val="16"/>
                  <w:rPrChange w:id="615" w:author="Emna Amri" w:date="2026-03-24T10:13:00Z" w16du:dateUtc="2026-03-24T10:13:02Z">
                    <w:rPr/>
                  </w:rPrChange>
                </w:rPr>
                <w:t xml:space="preserve">est </w:t>
              </w:r>
            </w:ins>
            <w:ins w:id="616" w:author="Emna Amri" w:date="2026-03-24T10:27:00Z" w16du:dateUtc="2026-03-24T10:27:18Z">
              <w:r w:rsidR="43710423" w:rsidRPr="2618C7F4">
                <w:rPr>
                  <w:sz w:val="16"/>
                  <w:szCs w:val="16"/>
                </w:rPr>
                <w:t>e</w:t>
              </w:r>
            </w:ins>
            <w:ins w:id="617" w:author="Emna Amri" w:date="2026-03-24T10:11:00Z" w16du:dateUtc="2026-03-24T10:11:29Z">
              <w:r w:rsidRPr="2618C7F4">
                <w:rPr>
                  <w:sz w:val="16"/>
                  <w:szCs w:val="16"/>
                  <w:rPrChange w:id="618" w:author="Emna Amri" w:date="2026-03-24T10:13:00Z" w16du:dateUtc="2026-03-24T10:13:02Z">
                    <w:rPr/>
                  </w:rPrChange>
                </w:rPr>
                <w:t xml:space="preserve">ffectiveness; Secure </w:t>
              </w:r>
            </w:ins>
            <w:ins w:id="619" w:author="Emna Amri" w:date="2026-03-24T10:27:00Z" w16du:dateUtc="2026-03-24T10:27:27Z">
              <w:r w:rsidR="1F3E51F6" w:rsidRPr="2618C7F4">
                <w:rPr>
                  <w:sz w:val="16"/>
                  <w:szCs w:val="16"/>
                </w:rPr>
                <w:t>b</w:t>
              </w:r>
            </w:ins>
            <w:ins w:id="620" w:author="Emna Amri" w:date="2026-03-24T10:11:00Z" w16du:dateUtc="2026-03-24T10:11:29Z">
              <w:r w:rsidRPr="2618C7F4">
                <w:rPr>
                  <w:sz w:val="16"/>
                  <w:szCs w:val="16"/>
                  <w:rPrChange w:id="621" w:author="Emna Amri" w:date="2026-03-24T10:13:00Z" w16du:dateUtc="2026-03-24T10:13:02Z">
                    <w:rPr/>
                  </w:rPrChange>
                </w:rPr>
                <w:t xml:space="preserve">oot </w:t>
              </w:r>
            </w:ins>
            <w:ins w:id="622" w:author="Emna Amri" w:date="2026-03-24T10:27:00Z" w16du:dateUtc="2026-03-24T10:27:29Z">
              <w:r w:rsidR="74269A27" w:rsidRPr="2618C7F4">
                <w:rPr>
                  <w:sz w:val="16"/>
                  <w:szCs w:val="16"/>
                </w:rPr>
                <w:t>i</w:t>
              </w:r>
            </w:ins>
            <w:ins w:id="623" w:author="Emna Amri" w:date="2026-03-24T10:11:00Z" w16du:dateUtc="2026-03-24T10:11:29Z">
              <w:r w:rsidRPr="2618C7F4">
                <w:rPr>
                  <w:sz w:val="16"/>
                  <w:szCs w:val="16"/>
                  <w:rPrChange w:id="624" w:author="Emna Amri" w:date="2026-03-24T10:13:00Z" w16du:dateUtc="2026-03-24T10:13:02Z">
                    <w:rPr/>
                  </w:rPrChange>
                </w:rPr>
                <w:t xml:space="preserve">ntegrity </w:t>
              </w:r>
            </w:ins>
            <w:ins w:id="625" w:author="Emna Amri" w:date="2026-03-24T10:27:00Z" w16du:dateUtc="2026-03-24T10:27:31Z">
              <w:r w:rsidR="66F35477" w:rsidRPr="2618C7F4">
                <w:rPr>
                  <w:sz w:val="16"/>
                  <w:szCs w:val="16"/>
                </w:rPr>
                <w:t>v</w:t>
              </w:r>
            </w:ins>
            <w:ins w:id="626" w:author="Emna Amri" w:date="2026-03-24T10:11:00Z" w16du:dateUtc="2026-03-24T10:11:29Z">
              <w:r w:rsidRPr="2618C7F4">
                <w:rPr>
                  <w:sz w:val="16"/>
                  <w:szCs w:val="16"/>
                  <w:rPrChange w:id="627" w:author="Emna Amri" w:date="2026-03-24T10:13:00Z" w16du:dateUtc="2026-03-24T10:13:02Z">
                    <w:rPr/>
                  </w:rPrChange>
                </w:rPr>
                <w:t xml:space="preserve">erification </w:t>
              </w:r>
            </w:ins>
            <w:ins w:id="628" w:author="Emna Amri" w:date="2026-03-24T10:27:00Z" w16du:dateUtc="2026-03-24T10:27:34Z">
              <w:r w:rsidR="44225E7C" w:rsidRPr="2618C7F4">
                <w:rPr>
                  <w:sz w:val="16"/>
                  <w:szCs w:val="16"/>
                </w:rPr>
                <w:t>r</w:t>
              </w:r>
            </w:ins>
            <w:ins w:id="629" w:author="Emna Amri" w:date="2026-03-24T10:11:00Z" w16du:dateUtc="2026-03-24T10:11:29Z">
              <w:r w:rsidRPr="2618C7F4">
                <w:rPr>
                  <w:sz w:val="16"/>
                  <w:szCs w:val="16"/>
                  <w:rPrChange w:id="630" w:author="Emna Amri" w:date="2026-03-24T10:13:00Z" w16du:dateUtc="2026-03-24T10:13:02Z">
                    <w:rPr/>
                  </w:rPrChange>
                </w:rPr>
                <w:t>ate</w:t>
              </w:r>
            </w:ins>
          </w:p>
        </w:tc>
      </w:tr>
      <w:tr w:rsidR="2618C7F4" w14:paraId="23A049BB" w14:textId="77777777" w:rsidTr="2618C7F4">
        <w:trPr>
          <w:trHeight w:val="300"/>
          <w:ins w:id="631" w:author="Emna Amri" w:date="2026-03-24T10:11:00Z"/>
          <w:trPrChange w:id="632" w:author="Emna Amri" w:date="2026-03-24T10:16:00Z">
            <w:trPr>
              <w:trHeight w:val="300"/>
            </w:trPr>
          </w:trPrChange>
        </w:trPr>
        <w:tc>
          <w:tcPr>
            <w:tcW w:w="690" w:type="dxa"/>
            <w:vAlign w:val="center"/>
            <w:tcPrChange w:id="633" w:author="Emna Amri" w:date="2026-03-24T10:16:00Z">
              <w:tcPr>
                <w:tcW w:w="242" w:type="dxa"/>
                <w:vAlign w:val="center"/>
              </w:tcPr>
            </w:tcPrChange>
          </w:tcPr>
          <w:p w14:paraId="213B9065" w14:textId="765A838A" w:rsidR="37C3219B" w:rsidRDefault="37C3219B" w:rsidP="2618C7F4">
            <w:pPr>
              <w:pStyle w:val="ParagraphText"/>
              <w:spacing w:before="100" w:line="200" w:lineRule="exact"/>
              <w:rPr>
                <w:sz w:val="16"/>
                <w:szCs w:val="16"/>
                <w:rPrChange w:id="634" w:author="Emna Amri" w:date="2026-03-24T10:13:00Z">
                  <w:rPr/>
                </w:rPrChange>
              </w:rPr>
            </w:pPr>
            <w:ins w:id="635" w:author="Emna Amri" w:date="2026-03-24T10:18:00Z" w16du:dateUtc="2026-03-24T10:18:13Z">
              <w:r w:rsidRPr="2618C7F4">
                <w:rPr>
                  <w:sz w:val="16"/>
                  <w:szCs w:val="16"/>
                </w:rPr>
                <w:t>SEC-SF4-04</w:t>
              </w:r>
            </w:ins>
          </w:p>
        </w:tc>
        <w:tc>
          <w:tcPr>
            <w:tcW w:w="1416" w:type="dxa"/>
            <w:vAlign w:val="center"/>
            <w:tcPrChange w:id="636" w:author="Emna Amri" w:date="2026-03-24T10:16:00Z">
              <w:tcPr>
                <w:tcW w:w="1140" w:type="dxa"/>
                <w:gridSpan w:val="2"/>
                <w:vAlign w:val="center"/>
              </w:tcPr>
            </w:tcPrChange>
          </w:tcPr>
          <w:p w14:paraId="485D6E61" w14:textId="79BEEAE8" w:rsidR="2618C7F4" w:rsidRDefault="2618C7F4">
            <w:pPr>
              <w:pStyle w:val="ParagraphText"/>
              <w:spacing w:before="100" w:line="200" w:lineRule="exact"/>
              <w:jc w:val="left"/>
              <w:rPr>
                <w:sz w:val="16"/>
                <w:szCs w:val="16"/>
                <w:rPrChange w:id="637" w:author="Emna Amri" w:date="2026-03-24T10:13:00Z">
                  <w:rPr>
                    <w:rFonts w:ascii="Montserrat" w:hAnsi="Montserrat"/>
                    <w:color w:val="auto"/>
                    <w:sz w:val="18"/>
                    <w:szCs w:val="18"/>
                  </w:rPr>
                </w:rPrChange>
              </w:rPr>
              <w:pPrChange w:id="638" w:author="Emna Amri" w:date="2026-03-24T10:17:00Z">
                <w:pPr/>
              </w:pPrChange>
            </w:pPr>
            <w:ins w:id="639" w:author="Emna Amri" w:date="2026-03-24T10:11:00Z" w16du:dateUtc="2026-03-24T10:11:29Z">
              <w:r w:rsidRPr="2618C7F4">
                <w:rPr>
                  <w:sz w:val="16"/>
                  <w:szCs w:val="16"/>
                  <w:rPrChange w:id="640" w:author="Emna Amri" w:date="2026-03-24T10:13:00Z" w16du:dateUtc="2026-03-24T10:13:02Z">
                    <w:rPr/>
                  </w:rPrChange>
                </w:rPr>
                <w:t>TPM Key Release Validation</w:t>
              </w:r>
            </w:ins>
          </w:p>
        </w:tc>
        <w:tc>
          <w:tcPr>
            <w:tcW w:w="1427" w:type="dxa"/>
            <w:vAlign w:val="center"/>
            <w:tcPrChange w:id="641" w:author="Emna Amri" w:date="2026-03-24T10:16:00Z">
              <w:tcPr>
                <w:tcW w:w="1579" w:type="dxa"/>
                <w:gridSpan w:val="2"/>
                <w:vAlign w:val="center"/>
              </w:tcPr>
            </w:tcPrChange>
          </w:tcPr>
          <w:p w14:paraId="1FD0ADDA" w14:textId="6A7894AF" w:rsidR="2618C7F4" w:rsidRDefault="2618C7F4">
            <w:pPr>
              <w:pStyle w:val="ParagraphText"/>
              <w:spacing w:before="100" w:line="200" w:lineRule="exact"/>
              <w:jc w:val="left"/>
              <w:rPr>
                <w:sz w:val="16"/>
                <w:szCs w:val="16"/>
                <w:rPrChange w:id="642" w:author="Emna Amri" w:date="2026-03-24T10:13:00Z">
                  <w:rPr>
                    <w:rFonts w:ascii="Montserrat" w:hAnsi="Montserrat"/>
                    <w:color w:val="auto"/>
                    <w:sz w:val="18"/>
                    <w:szCs w:val="18"/>
                  </w:rPr>
                </w:rPrChange>
              </w:rPr>
              <w:pPrChange w:id="643" w:author="Emna Amri" w:date="2026-03-24T10:17:00Z">
                <w:pPr/>
              </w:pPrChange>
            </w:pPr>
            <w:ins w:id="644" w:author="Emna Amri" w:date="2026-03-24T10:11:00Z" w16du:dateUtc="2026-03-24T10:11:29Z">
              <w:r w:rsidRPr="2618C7F4">
                <w:rPr>
                  <w:sz w:val="16"/>
                  <w:szCs w:val="16"/>
                  <w:rPrChange w:id="645" w:author="Emna Amri" w:date="2026-03-24T10:13:00Z" w16du:dateUtc="2026-03-24T10:13:02Z">
                    <w:rPr/>
                  </w:rPrChange>
                </w:rPr>
                <w:t>Ensure keys are released only in trusted state</w:t>
              </w:r>
            </w:ins>
          </w:p>
        </w:tc>
        <w:tc>
          <w:tcPr>
            <w:tcW w:w="2293" w:type="dxa"/>
            <w:vAlign w:val="center"/>
            <w:tcPrChange w:id="646" w:author="Emna Amri" w:date="2026-03-24T10:16:00Z">
              <w:tcPr>
                <w:tcW w:w="2563" w:type="dxa"/>
                <w:gridSpan w:val="2"/>
                <w:vAlign w:val="center"/>
              </w:tcPr>
            </w:tcPrChange>
          </w:tcPr>
          <w:p w14:paraId="45AF0309" w14:textId="147292F2" w:rsidR="2618C7F4" w:rsidRDefault="2618C7F4">
            <w:pPr>
              <w:pStyle w:val="ParagraphText"/>
              <w:spacing w:before="100" w:line="200" w:lineRule="exact"/>
              <w:jc w:val="left"/>
              <w:rPr>
                <w:sz w:val="16"/>
                <w:szCs w:val="16"/>
                <w:rPrChange w:id="647" w:author="Emna Amri" w:date="2026-03-24T10:13:00Z">
                  <w:rPr>
                    <w:rFonts w:ascii="Montserrat" w:hAnsi="Montserrat"/>
                    <w:color w:val="auto"/>
                    <w:sz w:val="18"/>
                    <w:szCs w:val="18"/>
                  </w:rPr>
                </w:rPrChange>
              </w:rPr>
              <w:pPrChange w:id="648" w:author="Emna Amri" w:date="2026-03-24T10:16:00Z">
                <w:pPr/>
              </w:pPrChange>
            </w:pPr>
            <w:ins w:id="649" w:author="Emna Amri" w:date="2026-03-24T10:11:00Z" w16du:dateUtc="2026-03-24T10:11:29Z">
              <w:r w:rsidRPr="2618C7F4">
                <w:rPr>
                  <w:sz w:val="16"/>
                  <w:szCs w:val="16"/>
                  <w:rPrChange w:id="650" w:author="Emna Amri" w:date="2026-03-24T10:13:00Z" w16du:dateUtc="2026-03-24T10:13:02Z">
                    <w:rPr/>
                  </w:rPrChange>
                </w:rPr>
                <w:t>Compare TPM key release under valid and tampered boot conditions</w:t>
              </w:r>
            </w:ins>
          </w:p>
        </w:tc>
        <w:tc>
          <w:tcPr>
            <w:tcW w:w="1266" w:type="dxa"/>
            <w:vAlign w:val="center"/>
            <w:tcPrChange w:id="651" w:author="Emna Amri" w:date="2026-03-24T10:16:00Z">
              <w:tcPr>
                <w:tcW w:w="628" w:type="dxa"/>
                <w:gridSpan w:val="2"/>
                <w:vAlign w:val="center"/>
              </w:tcPr>
            </w:tcPrChange>
          </w:tcPr>
          <w:p w14:paraId="26A25835" w14:textId="31CE1161" w:rsidR="2618C7F4" w:rsidRDefault="2618C7F4">
            <w:pPr>
              <w:pStyle w:val="ParagraphText"/>
              <w:spacing w:before="100" w:line="200" w:lineRule="exact"/>
              <w:rPr>
                <w:sz w:val="16"/>
                <w:szCs w:val="16"/>
                <w:rPrChange w:id="652" w:author="Emna Amri" w:date="2026-03-24T10:13:00Z">
                  <w:rPr>
                    <w:rFonts w:ascii="Montserrat" w:hAnsi="Montserrat"/>
                    <w:color w:val="auto"/>
                    <w:sz w:val="18"/>
                    <w:szCs w:val="18"/>
                  </w:rPr>
                </w:rPrChange>
              </w:rPr>
              <w:pPrChange w:id="653" w:author="Emna Amri" w:date="2026-03-24T10:11:00Z">
                <w:pPr/>
              </w:pPrChange>
            </w:pPr>
            <w:ins w:id="654" w:author="Emna Amri" w:date="2026-03-24T10:11:00Z" w16du:dateUtc="2026-03-24T10:11:29Z">
              <w:r w:rsidRPr="2618C7F4">
                <w:rPr>
                  <w:sz w:val="16"/>
                  <w:szCs w:val="16"/>
                  <w:rPrChange w:id="655" w:author="Emna Amri" w:date="2026-03-24T10:13:00Z" w16du:dateUtc="2026-03-24T10:13:02Z">
                    <w:rPr/>
                  </w:rPrChange>
                </w:rPr>
                <w:t>ARCA Trusted OS</w:t>
              </w:r>
            </w:ins>
          </w:p>
        </w:tc>
        <w:tc>
          <w:tcPr>
            <w:tcW w:w="2095" w:type="dxa"/>
            <w:vAlign w:val="center"/>
            <w:tcPrChange w:id="656" w:author="Emna Amri" w:date="2026-03-24T10:16:00Z">
              <w:tcPr>
                <w:tcW w:w="2893" w:type="dxa"/>
                <w:gridSpan w:val="3"/>
                <w:vAlign w:val="center"/>
              </w:tcPr>
            </w:tcPrChange>
          </w:tcPr>
          <w:p w14:paraId="2FC1C564" w14:textId="7F4EE882" w:rsidR="2618C7F4" w:rsidRDefault="2618C7F4">
            <w:pPr>
              <w:pStyle w:val="ParagraphText"/>
              <w:spacing w:before="100" w:line="200" w:lineRule="exact"/>
              <w:jc w:val="left"/>
              <w:rPr>
                <w:sz w:val="16"/>
                <w:szCs w:val="16"/>
                <w:rPrChange w:id="657" w:author="Emna Amri" w:date="2026-03-24T10:13:00Z">
                  <w:rPr>
                    <w:rFonts w:ascii="Montserrat" w:hAnsi="Montserrat"/>
                    <w:color w:val="auto"/>
                    <w:sz w:val="18"/>
                    <w:szCs w:val="18"/>
                  </w:rPr>
                </w:rPrChange>
              </w:rPr>
              <w:pPrChange w:id="658" w:author="Emna Amri" w:date="2026-03-24T10:14:00Z">
                <w:pPr/>
              </w:pPrChange>
            </w:pPr>
            <w:ins w:id="659" w:author="Emna Amri" w:date="2026-03-24T10:11:00Z" w16du:dateUtc="2026-03-24T10:11:29Z">
              <w:r w:rsidRPr="2618C7F4">
                <w:rPr>
                  <w:sz w:val="16"/>
                  <w:szCs w:val="16"/>
                  <w:rPrChange w:id="660" w:author="Emna Amri" w:date="2026-03-24T10:13:00Z" w16du:dateUtc="2026-03-24T10:13:02Z">
                    <w:rPr/>
                  </w:rPrChange>
                </w:rPr>
                <w:t xml:space="preserve">Secure </w:t>
              </w:r>
            </w:ins>
            <w:ins w:id="661" w:author="Emna Amri" w:date="2026-03-24T10:27:00Z" w16du:dateUtc="2026-03-24T10:27:36Z">
              <w:r w:rsidR="13B9B61A" w:rsidRPr="2618C7F4">
                <w:rPr>
                  <w:sz w:val="16"/>
                  <w:szCs w:val="16"/>
                </w:rPr>
                <w:t>b</w:t>
              </w:r>
            </w:ins>
            <w:ins w:id="662" w:author="Emna Amri" w:date="2026-03-24T10:11:00Z" w16du:dateUtc="2026-03-24T10:11:29Z">
              <w:r w:rsidRPr="2618C7F4">
                <w:rPr>
                  <w:sz w:val="16"/>
                  <w:szCs w:val="16"/>
                  <w:rPrChange w:id="663" w:author="Emna Amri" w:date="2026-03-24T10:13:00Z" w16du:dateUtc="2026-03-24T10:13:02Z">
                    <w:rPr/>
                  </w:rPrChange>
                </w:rPr>
                <w:t xml:space="preserve">oot </w:t>
              </w:r>
            </w:ins>
            <w:ins w:id="664" w:author="Emna Amri" w:date="2026-03-24T10:27:00Z" w16du:dateUtc="2026-03-24T10:27:38Z">
              <w:r w:rsidR="431D3F0C" w:rsidRPr="2618C7F4">
                <w:rPr>
                  <w:sz w:val="16"/>
                  <w:szCs w:val="16"/>
                </w:rPr>
                <w:t>i</w:t>
              </w:r>
            </w:ins>
            <w:ins w:id="665" w:author="Emna Amri" w:date="2026-03-24T10:11:00Z" w16du:dateUtc="2026-03-24T10:11:29Z">
              <w:r w:rsidRPr="2618C7F4">
                <w:rPr>
                  <w:sz w:val="16"/>
                  <w:szCs w:val="16"/>
                  <w:rPrChange w:id="666" w:author="Emna Amri" w:date="2026-03-24T10:13:00Z" w16du:dateUtc="2026-03-24T10:13:02Z">
                    <w:rPr/>
                  </w:rPrChange>
                </w:rPr>
                <w:t xml:space="preserve">ntegrity </w:t>
              </w:r>
            </w:ins>
            <w:ins w:id="667" w:author="Emna Amri" w:date="2026-03-24T10:27:00Z" w16du:dateUtc="2026-03-24T10:27:41Z">
              <w:r w:rsidR="26362A36" w:rsidRPr="2618C7F4">
                <w:rPr>
                  <w:sz w:val="16"/>
                  <w:szCs w:val="16"/>
                </w:rPr>
                <w:t>v</w:t>
              </w:r>
            </w:ins>
            <w:ins w:id="668" w:author="Emna Amri" w:date="2026-03-24T10:11:00Z" w16du:dateUtc="2026-03-24T10:11:29Z">
              <w:r w:rsidRPr="2618C7F4">
                <w:rPr>
                  <w:sz w:val="16"/>
                  <w:szCs w:val="16"/>
                  <w:rPrChange w:id="669" w:author="Emna Amri" w:date="2026-03-24T10:13:00Z" w16du:dateUtc="2026-03-24T10:13:02Z">
                    <w:rPr/>
                  </w:rPrChange>
                </w:rPr>
                <w:t xml:space="preserve">erification </w:t>
              </w:r>
            </w:ins>
            <w:ins w:id="670" w:author="Emna Amri" w:date="2026-03-24T10:27:00Z" w16du:dateUtc="2026-03-24T10:27:43Z">
              <w:r w:rsidR="6B94F42A" w:rsidRPr="2618C7F4">
                <w:rPr>
                  <w:sz w:val="16"/>
                  <w:szCs w:val="16"/>
                </w:rPr>
                <w:t>r</w:t>
              </w:r>
            </w:ins>
            <w:ins w:id="671" w:author="Emna Amri" w:date="2026-03-24T10:11:00Z" w16du:dateUtc="2026-03-24T10:11:29Z">
              <w:r w:rsidRPr="2618C7F4">
                <w:rPr>
                  <w:sz w:val="16"/>
                  <w:szCs w:val="16"/>
                  <w:rPrChange w:id="672" w:author="Emna Amri" w:date="2026-03-24T10:13:00Z" w16du:dateUtc="2026-03-24T10:13:02Z">
                    <w:rPr/>
                  </w:rPrChange>
                </w:rPr>
                <w:t xml:space="preserve">ate; System </w:t>
              </w:r>
            </w:ins>
            <w:ins w:id="673" w:author="Emna Amri" w:date="2026-03-24T10:27:00Z" w16du:dateUtc="2026-03-24T10:27:45Z">
              <w:r w:rsidR="16BBF19B" w:rsidRPr="2618C7F4">
                <w:rPr>
                  <w:sz w:val="16"/>
                  <w:szCs w:val="16"/>
                </w:rPr>
                <w:t>r</w:t>
              </w:r>
            </w:ins>
            <w:ins w:id="674" w:author="Emna Amri" w:date="2026-03-24T10:11:00Z" w16du:dateUtc="2026-03-24T10:11:29Z">
              <w:r w:rsidRPr="2618C7F4">
                <w:rPr>
                  <w:sz w:val="16"/>
                  <w:szCs w:val="16"/>
                  <w:rPrChange w:id="675" w:author="Emna Amri" w:date="2026-03-24T10:13:00Z" w16du:dateUtc="2026-03-24T10:13:02Z">
                    <w:rPr/>
                  </w:rPrChange>
                </w:rPr>
                <w:t xml:space="preserve">ecovery and Key Management </w:t>
              </w:r>
            </w:ins>
            <w:ins w:id="676" w:author="Emna Amri" w:date="2026-03-24T10:27:00Z" w16du:dateUtc="2026-03-24T10:27:48Z">
              <w:r w:rsidR="69ACB2CB" w:rsidRPr="2618C7F4">
                <w:rPr>
                  <w:sz w:val="16"/>
                  <w:szCs w:val="16"/>
                </w:rPr>
                <w:t>r</w:t>
              </w:r>
            </w:ins>
            <w:ins w:id="677" w:author="Emna Amri" w:date="2026-03-24T10:11:00Z" w16du:dateUtc="2026-03-24T10:11:29Z">
              <w:r w:rsidRPr="2618C7F4">
                <w:rPr>
                  <w:sz w:val="16"/>
                  <w:szCs w:val="16"/>
                  <w:rPrChange w:id="678" w:author="Emna Amri" w:date="2026-03-24T10:13:00Z" w16du:dateUtc="2026-03-24T10:13:02Z">
                    <w:rPr/>
                  </w:rPrChange>
                </w:rPr>
                <w:t>obustness</w:t>
              </w:r>
            </w:ins>
          </w:p>
        </w:tc>
      </w:tr>
      <w:tr w:rsidR="2618C7F4" w14:paraId="0022A875" w14:textId="77777777" w:rsidTr="2618C7F4">
        <w:trPr>
          <w:trHeight w:val="300"/>
          <w:ins w:id="679" w:author="Emna Amri" w:date="2026-03-24T10:11:00Z"/>
          <w:trPrChange w:id="680" w:author="Emna Amri" w:date="2026-03-24T10:16:00Z">
            <w:trPr>
              <w:trHeight w:val="300"/>
            </w:trPr>
          </w:trPrChange>
        </w:trPr>
        <w:tc>
          <w:tcPr>
            <w:tcW w:w="690" w:type="dxa"/>
            <w:vAlign w:val="center"/>
            <w:tcPrChange w:id="681" w:author="Emna Amri" w:date="2026-03-24T10:16:00Z">
              <w:tcPr>
                <w:tcW w:w="242" w:type="dxa"/>
                <w:vAlign w:val="center"/>
              </w:tcPr>
            </w:tcPrChange>
          </w:tcPr>
          <w:p w14:paraId="0D24432B" w14:textId="12C1F0E7" w:rsidR="6922C74A" w:rsidRDefault="6922C74A" w:rsidP="2618C7F4">
            <w:pPr>
              <w:pStyle w:val="ParagraphText"/>
              <w:spacing w:before="100" w:line="200" w:lineRule="exact"/>
              <w:rPr>
                <w:sz w:val="16"/>
                <w:szCs w:val="16"/>
                <w:rPrChange w:id="682" w:author="Emna Amri" w:date="2026-03-24T10:13:00Z">
                  <w:rPr/>
                </w:rPrChange>
              </w:rPr>
            </w:pPr>
            <w:ins w:id="683" w:author="Emna Amri" w:date="2026-03-24T10:18:00Z" w16du:dateUtc="2026-03-24T10:18:49Z">
              <w:r w:rsidRPr="2618C7F4">
                <w:rPr>
                  <w:sz w:val="16"/>
                  <w:szCs w:val="16"/>
                </w:rPr>
                <w:t>SEC-SF4-05</w:t>
              </w:r>
            </w:ins>
          </w:p>
        </w:tc>
        <w:tc>
          <w:tcPr>
            <w:tcW w:w="1416" w:type="dxa"/>
            <w:vAlign w:val="center"/>
            <w:tcPrChange w:id="684" w:author="Emna Amri" w:date="2026-03-24T10:16:00Z">
              <w:tcPr>
                <w:tcW w:w="1140" w:type="dxa"/>
                <w:gridSpan w:val="2"/>
                <w:vAlign w:val="center"/>
              </w:tcPr>
            </w:tcPrChange>
          </w:tcPr>
          <w:p w14:paraId="32161E51" w14:textId="10BCC1E5" w:rsidR="2618C7F4" w:rsidRDefault="2618C7F4">
            <w:pPr>
              <w:pStyle w:val="ParagraphText"/>
              <w:spacing w:before="100" w:line="200" w:lineRule="exact"/>
              <w:jc w:val="left"/>
              <w:rPr>
                <w:sz w:val="16"/>
                <w:szCs w:val="16"/>
                <w:rPrChange w:id="685" w:author="Emna Amri" w:date="2026-03-24T10:13:00Z">
                  <w:rPr>
                    <w:rFonts w:ascii="Montserrat" w:hAnsi="Montserrat"/>
                    <w:color w:val="auto"/>
                    <w:sz w:val="18"/>
                    <w:szCs w:val="18"/>
                  </w:rPr>
                </w:rPrChange>
              </w:rPr>
              <w:pPrChange w:id="686" w:author="Emna Amri" w:date="2026-03-24T10:17:00Z">
                <w:pPr/>
              </w:pPrChange>
            </w:pPr>
            <w:ins w:id="687" w:author="Emna Amri" w:date="2026-03-24T10:11:00Z" w16du:dateUtc="2026-03-24T10:11:29Z">
              <w:r w:rsidRPr="2618C7F4">
                <w:rPr>
                  <w:sz w:val="16"/>
                  <w:szCs w:val="16"/>
                  <w:rPrChange w:id="688" w:author="Emna Amri" w:date="2026-03-24T10:13:00Z" w16du:dateUtc="2026-03-24T10:13:02Z">
                    <w:rPr/>
                  </w:rPrChange>
                </w:rPr>
                <w:t>Key Recovery and Rotation</w:t>
              </w:r>
            </w:ins>
          </w:p>
        </w:tc>
        <w:tc>
          <w:tcPr>
            <w:tcW w:w="1427" w:type="dxa"/>
            <w:vAlign w:val="center"/>
            <w:tcPrChange w:id="689" w:author="Emna Amri" w:date="2026-03-24T10:16:00Z">
              <w:tcPr>
                <w:tcW w:w="1579" w:type="dxa"/>
                <w:gridSpan w:val="2"/>
                <w:vAlign w:val="center"/>
              </w:tcPr>
            </w:tcPrChange>
          </w:tcPr>
          <w:p w14:paraId="151EF18D" w14:textId="2EF223B0" w:rsidR="2618C7F4" w:rsidRDefault="2618C7F4">
            <w:pPr>
              <w:pStyle w:val="ParagraphText"/>
              <w:spacing w:before="100" w:line="200" w:lineRule="exact"/>
              <w:jc w:val="left"/>
              <w:rPr>
                <w:sz w:val="16"/>
                <w:szCs w:val="16"/>
                <w:rPrChange w:id="690" w:author="Emna Amri" w:date="2026-03-24T10:13:00Z">
                  <w:rPr>
                    <w:rFonts w:ascii="Montserrat" w:hAnsi="Montserrat"/>
                    <w:color w:val="auto"/>
                    <w:sz w:val="18"/>
                    <w:szCs w:val="18"/>
                  </w:rPr>
                </w:rPrChange>
              </w:rPr>
              <w:pPrChange w:id="691" w:author="Emna Amri" w:date="2026-03-24T10:17:00Z">
                <w:pPr/>
              </w:pPrChange>
            </w:pPr>
            <w:ins w:id="692" w:author="Emna Amri" w:date="2026-03-24T10:11:00Z" w16du:dateUtc="2026-03-24T10:11:29Z">
              <w:r w:rsidRPr="2618C7F4">
                <w:rPr>
                  <w:sz w:val="16"/>
                  <w:szCs w:val="16"/>
                  <w:rPrChange w:id="693" w:author="Emna Amri" w:date="2026-03-24T10:13:00Z" w16du:dateUtc="2026-03-24T10:13:02Z">
                    <w:rPr/>
                  </w:rPrChange>
                </w:rPr>
                <w:t>Validate key lifecycle management</w:t>
              </w:r>
            </w:ins>
          </w:p>
        </w:tc>
        <w:tc>
          <w:tcPr>
            <w:tcW w:w="2293" w:type="dxa"/>
            <w:vAlign w:val="center"/>
            <w:tcPrChange w:id="694" w:author="Emna Amri" w:date="2026-03-24T10:16:00Z">
              <w:tcPr>
                <w:tcW w:w="2563" w:type="dxa"/>
                <w:gridSpan w:val="2"/>
                <w:vAlign w:val="center"/>
              </w:tcPr>
            </w:tcPrChange>
          </w:tcPr>
          <w:p w14:paraId="352DD5BC" w14:textId="510A71A9" w:rsidR="2618C7F4" w:rsidRDefault="2618C7F4">
            <w:pPr>
              <w:pStyle w:val="ParagraphText"/>
              <w:spacing w:before="100" w:line="200" w:lineRule="exact"/>
              <w:jc w:val="left"/>
              <w:rPr>
                <w:sz w:val="16"/>
                <w:szCs w:val="16"/>
                <w:rPrChange w:id="695" w:author="Emna Amri" w:date="2026-03-24T10:13:00Z">
                  <w:rPr>
                    <w:rFonts w:ascii="Montserrat" w:hAnsi="Montserrat"/>
                    <w:color w:val="auto"/>
                    <w:sz w:val="18"/>
                    <w:szCs w:val="18"/>
                  </w:rPr>
                </w:rPrChange>
              </w:rPr>
              <w:pPrChange w:id="696" w:author="Emna Amri" w:date="2026-03-24T10:16:00Z">
                <w:pPr/>
              </w:pPrChange>
            </w:pPr>
            <w:ins w:id="697" w:author="Emna Amri" w:date="2026-03-24T10:11:00Z" w16du:dateUtc="2026-03-24T10:11:29Z">
              <w:r w:rsidRPr="2618C7F4">
                <w:rPr>
                  <w:sz w:val="16"/>
                  <w:szCs w:val="16"/>
                  <w:rPrChange w:id="698" w:author="Emna Amri" w:date="2026-03-24T10:13:00Z" w16du:dateUtc="2026-03-24T10:13:02Z">
                    <w:rPr/>
                  </w:rPrChange>
                </w:rPr>
                <w:t>Perform key rotation and recovery procedures</w:t>
              </w:r>
            </w:ins>
          </w:p>
        </w:tc>
        <w:tc>
          <w:tcPr>
            <w:tcW w:w="1266" w:type="dxa"/>
            <w:vAlign w:val="center"/>
            <w:tcPrChange w:id="699" w:author="Emna Amri" w:date="2026-03-24T10:16:00Z">
              <w:tcPr>
                <w:tcW w:w="628" w:type="dxa"/>
                <w:gridSpan w:val="2"/>
                <w:vAlign w:val="center"/>
              </w:tcPr>
            </w:tcPrChange>
          </w:tcPr>
          <w:p w14:paraId="287C66DE" w14:textId="14979F3C" w:rsidR="2618C7F4" w:rsidRDefault="2618C7F4">
            <w:pPr>
              <w:pStyle w:val="ParagraphText"/>
              <w:spacing w:before="100" w:line="200" w:lineRule="exact"/>
              <w:rPr>
                <w:sz w:val="16"/>
                <w:szCs w:val="16"/>
                <w:rPrChange w:id="700" w:author="Emna Amri" w:date="2026-03-24T10:13:00Z">
                  <w:rPr>
                    <w:rFonts w:ascii="Montserrat" w:hAnsi="Montserrat"/>
                    <w:color w:val="auto"/>
                    <w:sz w:val="18"/>
                    <w:szCs w:val="18"/>
                  </w:rPr>
                </w:rPrChange>
              </w:rPr>
              <w:pPrChange w:id="701" w:author="Emna Amri" w:date="2026-03-24T10:11:00Z">
                <w:pPr/>
              </w:pPrChange>
            </w:pPr>
            <w:ins w:id="702" w:author="Emna Amri" w:date="2026-03-24T10:11:00Z" w16du:dateUtc="2026-03-24T10:11:29Z">
              <w:r w:rsidRPr="2618C7F4">
                <w:rPr>
                  <w:sz w:val="16"/>
                  <w:szCs w:val="16"/>
                  <w:rPrChange w:id="703" w:author="Emna Amri" w:date="2026-03-24T10:13:00Z" w16du:dateUtc="2026-03-24T10:13:02Z">
                    <w:rPr/>
                  </w:rPrChange>
                </w:rPr>
                <w:t>ARCA Trusted OS</w:t>
              </w:r>
            </w:ins>
          </w:p>
        </w:tc>
        <w:tc>
          <w:tcPr>
            <w:tcW w:w="2095" w:type="dxa"/>
            <w:vAlign w:val="center"/>
            <w:tcPrChange w:id="704" w:author="Emna Amri" w:date="2026-03-24T10:16:00Z">
              <w:tcPr>
                <w:tcW w:w="2893" w:type="dxa"/>
                <w:gridSpan w:val="3"/>
                <w:vAlign w:val="center"/>
              </w:tcPr>
            </w:tcPrChange>
          </w:tcPr>
          <w:p w14:paraId="30FC2688" w14:textId="4E82E78B" w:rsidR="2618C7F4" w:rsidRDefault="2618C7F4">
            <w:pPr>
              <w:pStyle w:val="ParagraphText"/>
              <w:spacing w:before="100" w:line="200" w:lineRule="exact"/>
              <w:jc w:val="left"/>
              <w:rPr>
                <w:sz w:val="16"/>
                <w:szCs w:val="16"/>
                <w:rPrChange w:id="705" w:author="Emna Amri" w:date="2026-03-24T10:13:00Z">
                  <w:rPr>
                    <w:rFonts w:ascii="Montserrat" w:hAnsi="Montserrat"/>
                    <w:color w:val="auto"/>
                    <w:sz w:val="18"/>
                    <w:szCs w:val="18"/>
                  </w:rPr>
                </w:rPrChange>
              </w:rPr>
              <w:pPrChange w:id="706" w:author="Emna Amri" w:date="2026-03-24T10:14:00Z">
                <w:pPr/>
              </w:pPrChange>
            </w:pPr>
            <w:ins w:id="707" w:author="Emna Amri" w:date="2026-03-24T10:11:00Z" w16du:dateUtc="2026-03-24T10:11:29Z">
              <w:r w:rsidRPr="2618C7F4">
                <w:rPr>
                  <w:sz w:val="16"/>
                  <w:szCs w:val="16"/>
                  <w:rPrChange w:id="708" w:author="Emna Amri" w:date="2026-03-24T10:13:00Z" w16du:dateUtc="2026-03-24T10:13:02Z">
                    <w:rPr/>
                  </w:rPrChange>
                </w:rPr>
                <w:t xml:space="preserve">System </w:t>
              </w:r>
            </w:ins>
            <w:ins w:id="709" w:author="Emna Amri" w:date="2026-03-24T10:27:00Z" w16du:dateUtc="2026-03-24T10:27:51Z">
              <w:r w:rsidR="7FE3B5F5" w:rsidRPr="2618C7F4">
                <w:rPr>
                  <w:sz w:val="16"/>
                  <w:szCs w:val="16"/>
                </w:rPr>
                <w:t>r</w:t>
              </w:r>
            </w:ins>
            <w:ins w:id="710" w:author="Emna Amri" w:date="2026-03-24T10:11:00Z" w16du:dateUtc="2026-03-24T10:11:29Z">
              <w:r w:rsidRPr="2618C7F4">
                <w:rPr>
                  <w:sz w:val="16"/>
                  <w:szCs w:val="16"/>
                  <w:rPrChange w:id="711" w:author="Emna Amri" w:date="2026-03-24T10:13:00Z" w16du:dateUtc="2026-03-24T10:13:02Z">
                    <w:rPr/>
                  </w:rPrChange>
                </w:rPr>
                <w:t xml:space="preserve">ecovery and Key Management </w:t>
              </w:r>
            </w:ins>
            <w:ins w:id="712" w:author="Emna Amri" w:date="2026-03-24T10:27:00Z" w16du:dateUtc="2026-03-24T10:27:54Z">
              <w:r w:rsidR="50BE2D16" w:rsidRPr="2618C7F4">
                <w:rPr>
                  <w:sz w:val="16"/>
                  <w:szCs w:val="16"/>
                </w:rPr>
                <w:t>r</w:t>
              </w:r>
            </w:ins>
            <w:ins w:id="713" w:author="Emna Amri" w:date="2026-03-24T10:11:00Z" w16du:dateUtc="2026-03-24T10:11:29Z">
              <w:r w:rsidRPr="2618C7F4">
                <w:rPr>
                  <w:sz w:val="16"/>
                  <w:szCs w:val="16"/>
                  <w:rPrChange w:id="714" w:author="Emna Amri" w:date="2026-03-24T10:13:00Z" w16du:dateUtc="2026-03-24T10:13:02Z">
                    <w:rPr/>
                  </w:rPrChange>
                </w:rPr>
                <w:t>obustness</w:t>
              </w:r>
            </w:ins>
          </w:p>
        </w:tc>
      </w:tr>
    </w:tbl>
    <w:p w14:paraId="203D6F1E" w14:textId="6862E5C2" w:rsidR="2618C7F4" w:rsidRDefault="2618C7F4" w:rsidP="2618C7F4">
      <w:pPr>
        <w:pStyle w:val="ParagraphText"/>
        <w:rPr>
          <w:ins w:id="715" w:author="Emna Amri" w:date="2026-03-24T10:19:00Z" w16du:dateUtc="2026-03-24T10:19:52Z"/>
          <w:b/>
          <w:bCs/>
        </w:rPr>
      </w:pPr>
    </w:p>
    <w:p w14:paraId="14F53734" w14:textId="02B7AB2F" w:rsidR="2D142D78" w:rsidRDefault="6D062C8A" w:rsidP="2618C7F4">
      <w:pPr>
        <w:pStyle w:val="ParagraphText"/>
        <w:rPr>
          <w:ins w:id="716" w:author="Emna Amri" w:date="2026-03-24T10:20:00Z" w16du:dateUtc="2026-03-24T10:20:20Z"/>
          <w:b/>
          <w:bCs/>
        </w:rPr>
      </w:pPr>
      <w:commentRangeStart w:id="717"/>
      <w:ins w:id="718" w:author="Emna Amri" w:date="2026-03-24T10:19:00Z" w16du:dateUtc="2026-03-24T10:19:50Z">
        <w:r w:rsidRPr="2618C7F4">
          <w:rPr>
            <w:b/>
            <w:bCs/>
          </w:rPr>
          <w:t xml:space="preserve">7.1.2. </w:t>
        </w:r>
      </w:ins>
      <w:ins w:id="719" w:author="Emna Amri" w:date="2026-03-24T10:20:00Z" w16du:dateUtc="2026-03-24T10:20:15Z">
        <w:r w:rsidRPr="2618C7F4">
          <w:rPr>
            <w:b/>
            <w:bCs/>
          </w:rPr>
          <w:t>Satcom Link Security Tests</w:t>
        </w:r>
      </w:ins>
      <w:ins w:id="720" w:author="Emna Amri" w:date="2026-03-24T10:19:00Z" w16du:dateUtc="2026-03-24T10:19:50Z">
        <w:r w:rsidRPr="2618C7F4">
          <w:rPr>
            <w:b/>
            <w:bCs/>
          </w:rPr>
          <w:t xml:space="preserve"> (SF</w:t>
        </w:r>
      </w:ins>
      <w:ins w:id="721" w:author="Emna Amri" w:date="2026-03-24T10:20:00Z" w16du:dateUtc="2026-03-24T10:20:19Z">
        <w:r w:rsidRPr="2618C7F4">
          <w:rPr>
            <w:b/>
            <w:bCs/>
          </w:rPr>
          <w:t>3</w:t>
        </w:r>
      </w:ins>
      <w:ins w:id="722" w:author="Emna Amri" w:date="2026-03-24T10:19:00Z" w16du:dateUtc="2026-03-24T10:19:50Z">
        <w:r w:rsidRPr="2618C7F4">
          <w:rPr>
            <w:b/>
            <w:bCs/>
          </w:rPr>
          <w:t>)</w:t>
        </w:r>
      </w:ins>
      <w:commentRangeEnd w:id="717"/>
      <w:r w:rsidR="00DA4BE1">
        <w:rPr>
          <w:rStyle w:val="CommentReference"/>
          <w:b/>
          <w:bCs/>
          <w:sz w:val="18"/>
          <w:szCs w:val="18"/>
        </w:rPr>
        <w:commentReference w:id="717"/>
      </w:r>
    </w:p>
    <w:p w14:paraId="423D9807" w14:textId="4076B458" w:rsidR="2618C7F4" w:rsidRDefault="2618C7F4" w:rsidP="2618C7F4">
      <w:pPr>
        <w:pStyle w:val="ParagraphText"/>
        <w:rPr>
          <w:ins w:id="723" w:author="Emna Amri" w:date="2026-03-24T10:19:00Z" w16du:dateUtc="2026-03-24T10:19:50Z"/>
          <w:b/>
          <w:bCs/>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Change w:id="724" w:author="Emna Amri" w:date="2026-03-24T10:22:00Z">
          <w:tblPr>
            <w:tblW w:w="0" w:type="nil"/>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PrChange>
      </w:tblPr>
      <w:tblGrid>
        <w:gridCol w:w="679"/>
        <w:gridCol w:w="1390"/>
        <w:gridCol w:w="1428"/>
        <w:gridCol w:w="2228"/>
        <w:gridCol w:w="1250"/>
        <w:gridCol w:w="2045"/>
        <w:tblGridChange w:id="725">
          <w:tblGrid>
            <w:gridCol w:w="679"/>
            <w:gridCol w:w="11"/>
            <w:gridCol w:w="1379"/>
            <w:gridCol w:w="37"/>
            <w:gridCol w:w="1391"/>
            <w:gridCol w:w="36"/>
            <w:gridCol w:w="2192"/>
            <w:gridCol w:w="101"/>
            <w:gridCol w:w="1149"/>
            <w:gridCol w:w="117"/>
            <w:gridCol w:w="1928"/>
            <w:gridCol w:w="167"/>
          </w:tblGrid>
        </w:tblGridChange>
      </w:tblGrid>
      <w:tr w:rsidR="2618C7F4" w14:paraId="707AC8B5" w14:textId="77777777" w:rsidTr="2618C7F4">
        <w:trPr>
          <w:trHeight w:val="731"/>
          <w:ins w:id="726" w:author="Emna Amri" w:date="2026-03-24T10:20:00Z"/>
          <w:trPrChange w:id="727" w:author="Emna Amri" w:date="2026-03-24T10:22:00Z">
            <w:trPr>
              <w:trHeight w:val="731"/>
            </w:trPr>
          </w:trPrChange>
        </w:trPr>
        <w:tc>
          <w:tcPr>
            <w:tcW w:w="690" w:type="dxa"/>
            <w:vAlign w:val="center"/>
            <w:tcPrChange w:id="728" w:author="Emna Amri" w:date="2026-03-24T10:22:00Z">
              <w:tcPr>
                <w:tcW w:w="690" w:type="dxa"/>
                <w:gridSpan w:val="2"/>
                <w:vAlign w:val="center"/>
              </w:tcPr>
            </w:tcPrChange>
          </w:tcPr>
          <w:p w14:paraId="24EE5C88" w14:textId="69635CDB" w:rsidR="2618C7F4" w:rsidRDefault="2618C7F4" w:rsidP="2618C7F4">
            <w:pPr>
              <w:pStyle w:val="ParagraphText"/>
              <w:spacing w:before="100" w:line="200" w:lineRule="exact"/>
              <w:rPr>
                <w:b/>
                <w:bCs/>
                <w:sz w:val="16"/>
                <w:szCs w:val="16"/>
              </w:rPr>
            </w:pPr>
            <w:ins w:id="729" w:author="Emna Amri" w:date="2026-03-24T10:20:00Z" w16du:dateUtc="2026-03-24T10:20:30Z">
              <w:r w:rsidRPr="2618C7F4">
                <w:rPr>
                  <w:b/>
                  <w:bCs/>
                  <w:sz w:val="16"/>
                  <w:szCs w:val="16"/>
                </w:rPr>
                <w:t>ID</w:t>
              </w:r>
            </w:ins>
          </w:p>
        </w:tc>
        <w:tc>
          <w:tcPr>
            <w:tcW w:w="1399" w:type="dxa"/>
            <w:vAlign w:val="center"/>
            <w:tcPrChange w:id="730" w:author="Emna Amri" w:date="2026-03-24T10:22:00Z">
              <w:tcPr>
                <w:tcW w:w="1416" w:type="dxa"/>
                <w:gridSpan w:val="2"/>
                <w:vAlign w:val="center"/>
              </w:tcPr>
            </w:tcPrChange>
          </w:tcPr>
          <w:p w14:paraId="538AB310" w14:textId="1FEB4D95" w:rsidR="2618C7F4" w:rsidRDefault="2618C7F4" w:rsidP="2618C7F4">
            <w:pPr>
              <w:pStyle w:val="ParagraphText"/>
              <w:spacing w:before="100" w:line="200" w:lineRule="exact"/>
              <w:rPr>
                <w:b/>
                <w:bCs/>
                <w:sz w:val="16"/>
                <w:szCs w:val="16"/>
              </w:rPr>
            </w:pPr>
            <w:ins w:id="731" w:author="Emna Amri" w:date="2026-03-24T10:20:00Z" w16du:dateUtc="2026-03-24T10:20:30Z">
              <w:r w:rsidRPr="2618C7F4">
                <w:rPr>
                  <w:b/>
                  <w:bCs/>
                  <w:sz w:val="16"/>
                  <w:szCs w:val="16"/>
                </w:rPr>
                <w:t>Test Name</w:t>
              </w:r>
            </w:ins>
          </w:p>
        </w:tc>
        <w:tc>
          <w:tcPr>
            <w:tcW w:w="1444" w:type="dxa"/>
            <w:vAlign w:val="center"/>
            <w:tcPrChange w:id="732" w:author="Emna Amri" w:date="2026-03-24T10:22:00Z">
              <w:tcPr>
                <w:tcW w:w="1427" w:type="dxa"/>
                <w:gridSpan w:val="2"/>
                <w:vAlign w:val="center"/>
              </w:tcPr>
            </w:tcPrChange>
          </w:tcPr>
          <w:p w14:paraId="35C0B91E" w14:textId="5D3949AE" w:rsidR="2618C7F4" w:rsidRDefault="2618C7F4" w:rsidP="2618C7F4">
            <w:pPr>
              <w:pStyle w:val="ParagraphText"/>
              <w:spacing w:before="100" w:line="200" w:lineRule="exact"/>
              <w:rPr>
                <w:b/>
                <w:bCs/>
                <w:sz w:val="16"/>
                <w:szCs w:val="16"/>
              </w:rPr>
            </w:pPr>
            <w:ins w:id="733" w:author="Emna Amri" w:date="2026-03-24T10:20:00Z" w16du:dateUtc="2026-03-24T10:20:30Z">
              <w:r w:rsidRPr="2618C7F4">
                <w:rPr>
                  <w:b/>
                  <w:bCs/>
                  <w:sz w:val="16"/>
                  <w:szCs w:val="16"/>
                </w:rPr>
                <w:t>Objective</w:t>
              </w:r>
            </w:ins>
          </w:p>
        </w:tc>
        <w:tc>
          <w:tcPr>
            <w:tcW w:w="2293" w:type="dxa"/>
            <w:vAlign w:val="center"/>
            <w:tcPrChange w:id="734" w:author="Emna Amri" w:date="2026-03-24T10:22:00Z">
              <w:tcPr>
                <w:tcW w:w="2293" w:type="dxa"/>
                <w:gridSpan w:val="2"/>
                <w:vAlign w:val="center"/>
              </w:tcPr>
            </w:tcPrChange>
          </w:tcPr>
          <w:p w14:paraId="4CA2B03A" w14:textId="2B03A32D" w:rsidR="2618C7F4" w:rsidRDefault="2618C7F4" w:rsidP="2618C7F4">
            <w:pPr>
              <w:pStyle w:val="ParagraphText"/>
              <w:spacing w:before="100" w:line="200" w:lineRule="exact"/>
              <w:rPr>
                <w:b/>
                <w:bCs/>
                <w:sz w:val="16"/>
                <w:szCs w:val="16"/>
              </w:rPr>
            </w:pPr>
            <w:ins w:id="735" w:author="Emna Amri" w:date="2026-03-24T10:20:00Z" w16du:dateUtc="2026-03-24T10:20:30Z">
              <w:r w:rsidRPr="2618C7F4">
                <w:rPr>
                  <w:b/>
                  <w:bCs/>
                  <w:sz w:val="16"/>
                  <w:szCs w:val="16"/>
                </w:rPr>
                <w:t>Test Description</w:t>
              </w:r>
            </w:ins>
          </w:p>
        </w:tc>
        <w:tc>
          <w:tcPr>
            <w:tcW w:w="1266" w:type="dxa"/>
            <w:vAlign w:val="center"/>
            <w:tcPrChange w:id="736" w:author="Emna Amri" w:date="2026-03-24T10:22:00Z">
              <w:tcPr>
                <w:tcW w:w="1266" w:type="dxa"/>
                <w:gridSpan w:val="2"/>
                <w:vAlign w:val="center"/>
              </w:tcPr>
            </w:tcPrChange>
          </w:tcPr>
          <w:p w14:paraId="26A1EFC9" w14:textId="0457F4E6" w:rsidR="2618C7F4" w:rsidRDefault="2618C7F4" w:rsidP="2618C7F4">
            <w:pPr>
              <w:pStyle w:val="ParagraphText"/>
              <w:spacing w:before="100" w:line="200" w:lineRule="exact"/>
              <w:rPr>
                <w:b/>
                <w:bCs/>
                <w:sz w:val="16"/>
                <w:szCs w:val="16"/>
              </w:rPr>
            </w:pPr>
            <w:ins w:id="737" w:author="Emna Amri" w:date="2026-03-24T10:20:00Z" w16du:dateUtc="2026-03-24T10:20:30Z">
              <w:r w:rsidRPr="2618C7F4">
                <w:rPr>
                  <w:b/>
                  <w:bCs/>
                  <w:sz w:val="16"/>
                  <w:szCs w:val="16"/>
                </w:rPr>
                <w:t>Target Component</w:t>
              </w:r>
            </w:ins>
          </w:p>
        </w:tc>
        <w:tc>
          <w:tcPr>
            <w:tcW w:w="2095" w:type="dxa"/>
            <w:vAlign w:val="center"/>
            <w:tcPrChange w:id="738" w:author="Emna Amri" w:date="2026-03-24T10:22:00Z">
              <w:tcPr>
                <w:tcW w:w="2095" w:type="dxa"/>
                <w:gridSpan w:val="2"/>
                <w:vAlign w:val="center"/>
              </w:tcPr>
            </w:tcPrChange>
          </w:tcPr>
          <w:p w14:paraId="75E8D62B" w14:textId="2E86E402" w:rsidR="2618C7F4" w:rsidRDefault="2618C7F4" w:rsidP="2618C7F4">
            <w:pPr>
              <w:pStyle w:val="ParagraphText"/>
              <w:spacing w:before="100" w:line="200" w:lineRule="exact"/>
              <w:jc w:val="left"/>
              <w:rPr>
                <w:b/>
                <w:bCs/>
                <w:sz w:val="16"/>
                <w:szCs w:val="16"/>
              </w:rPr>
            </w:pPr>
            <w:ins w:id="739" w:author="Emna Amri" w:date="2026-03-24T10:20:00Z" w16du:dateUtc="2026-03-24T10:20:30Z">
              <w:r w:rsidRPr="2618C7F4">
                <w:rPr>
                  <w:b/>
                  <w:bCs/>
                  <w:sz w:val="16"/>
                  <w:szCs w:val="16"/>
                </w:rPr>
                <w:t>Associated KPIs</w:t>
              </w:r>
            </w:ins>
          </w:p>
        </w:tc>
      </w:tr>
      <w:tr w:rsidR="2618C7F4" w14:paraId="4532D058" w14:textId="77777777" w:rsidTr="2618C7F4">
        <w:trPr>
          <w:trHeight w:val="300"/>
          <w:ins w:id="740" w:author="Emna Amri" w:date="2026-03-24T10:20:00Z"/>
          <w:trPrChange w:id="741" w:author="Emna Amri" w:date="2026-03-24T10:22:00Z">
            <w:trPr>
              <w:trHeight w:val="300"/>
            </w:trPr>
          </w:trPrChange>
        </w:trPr>
        <w:tc>
          <w:tcPr>
            <w:tcW w:w="690" w:type="dxa"/>
            <w:vAlign w:val="center"/>
            <w:tcPrChange w:id="742" w:author="Emna Amri" w:date="2026-03-24T10:22:00Z">
              <w:tcPr>
                <w:tcW w:w="690" w:type="dxa"/>
                <w:gridSpan w:val="2"/>
                <w:vAlign w:val="center"/>
              </w:tcPr>
            </w:tcPrChange>
          </w:tcPr>
          <w:p w14:paraId="276FE87A" w14:textId="3DDDE0D9" w:rsidR="2618C7F4" w:rsidRDefault="2618C7F4" w:rsidP="2618C7F4">
            <w:pPr>
              <w:pStyle w:val="ParagraphText"/>
              <w:spacing w:before="100" w:line="200" w:lineRule="exact"/>
              <w:rPr>
                <w:sz w:val="16"/>
                <w:szCs w:val="16"/>
              </w:rPr>
            </w:pPr>
            <w:ins w:id="743" w:author="Emna Amri" w:date="2026-03-24T10:20:00Z" w16du:dateUtc="2026-03-24T10:20:30Z">
              <w:r w:rsidRPr="2618C7F4">
                <w:rPr>
                  <w:sz w:val="16"/>
                  <w:szCs w:val="16"/>
                </w:rPr>
                <w:t>SEC-SF</w:t>
              </w:r>
              <w:r w:rsidR="5292D603" w:rsidRPr="2618C7F4">
                <w:rPr>
                  <w:sz w:val="16"/>
                  <w:szCs w:val="16"/>
                </w:rPr>
                <w:t>3</w:t>
              </w:r>
              <w:r w:rsidRPr="2618C7F4">
                <w:rPr>
                  <w:sz w:val="16"/>
                  <w:szCs w:val="16"/>
                </w:rPr>
                <w:t>-01</w:t>
              </w:r>
            </w:ins>
          </w:p>
        </w:tc>
        <w:tc>
          <w:tcPr>
            <w:tcW w:w="1399" w:type="dxa"/>
            <w:vAlign w:val="center"/>
            <w:tcPrChange w:id="744" w:author="Emna Amri" w:date="2026-03-24T10:22:00Z">
              <w:tcPr>
                <w:tcW w:w="1416" w:type="dxa"/>
                <w:gridSpan w:val="2"/>
                <w:vAlign w:val="center"/>
              </w:tcPr>
            </w:tcPrChange>
          </w:tcPr>
          <w:p w14:paraId="5CD1D1C0" w14:textId="158CB2CA" w:rsidR="124212FF" w:rsidRDefault="124212FF" w:rsidP="2618C7F4">
            <w:pPr>
              <w:pStyle w:val="ParagraphText"/>
              <w:spacing w:before="100" w:line="200" w:lineRule="exact"/>
              <w:jc w:val="left"/>
              <w:rPr>
                <w:sz w:val="16"/>
                <w:szCs w:val="16"/>
              </w:rPr>
            </w:pPr>
            <w:ins w:id="745" w:author="Emna Amri" w:date="2026-03-24T10:21:00Z" w16du:dateUtc="2026-03-24T10:21:05Z">
              <w:r w:rsidRPr="2618C7F4">
                <w:rPr>
                  <w:sz w:val="16"/>
                  <w:szCs w:val="16"/>
                </w:rPr>
                <w:t>Encrypted Traffic Verification</w:t>
              </w:r>
            </w:ins>
          </w:p>
        </w:tc>
        <w:tc>
          <w:tcPr>
            <w:tcW w:w="1444" w:type="dxa"/>
            <w:vAlign w:val="center"/>
            <w:tcPrChange w:id="746" w:author="Emna Amri" w:date="2026-03-24T10:22:00Z">
              <w:tcPr>
                <w:tcW w:w="1427" w:type="dxa"/>
                <w:gridSpan w:val="2"/>
                <w:vAlign w:val="center"/>
              </w:tcPr>
            </w:tcPrChange>
          </w:tcPr>
          <w:p w14:paraId="428ED5C4" w14:textId="452A5184" w:rsidR="124212FF" w:rsidRDefault="124212FF" w:rsidP="2618C7F4">
            <w:pPr>
              <w:pStyle w:val="ParagraphText"/>
              <w:spacing w:before="100" w:line="200" w:lineRule="exact"/>
              <w:jc w:val="left"/>
              <w:rPr>
                <w:sz w:val="16"/>
                <w:szCs w:val="16"/>
              </w:rPr>
            </w:pPr>
            <w:ins w:id="747" w:author="Emna Amri" w:date="2026-03-24T10:21:00Z" w16du:dateUtc="2026-03-24T10:21:20Z">
              <w:r w:rsidRPr="2618C7F4">
                <w:rPr>
                  <w:sz w:val="16"/>
                  <w:szCs w:val="16"/>
                </w:rPr>
                <w:t>Validate confidentiality of transmitted data</w:t>
              </w:r>
            </w:ins>
          </w:p>
        </w:tc>
        <w:tc>
          <w:tcPr>
            <w:tcW w:w="2293" w:type="dxa"/>
            <w:vAlign w:val="center"/>
            <w:tcPrChange w:id="748" w:author="Emna Amri" w:date="2026-03-24T10:22:00Z">
              <w:tcPr>
                <w:tcW w:w="2293" w:type="dxa"/>
                <w:gridSpan w:val="2"/>
                <w:vAlign w:val="center"/>
              </w:tcPr>
            </w:tcPrChange>
          </w:tcPr>
          <w:p w14:paraId="420DB848" w14:textId="136F1724" w:rsidR="124212FF" w:rsidRDefault="124212FF" w:rsidP="2618C7F4">
            <w:pPr>
              <w:pStyle w:val="ParagraphText"/>
              <w:spacing w:before="100" w:line="200" w:lineRule="exact"/>
              <w:jc w:val="left"/>
              <w:rPr>
                <w:sz w:val="16"/>
                <w:szCs w:val="16"/>
              </w:rPr>
            </w:pPr>
            <w:ins w:id="749" w:author="Emna Amri" w:date="2026-03-24T10:21:00Z" w16du:dateUtc="2026-03-24T10:21:30Z">
              <w:r w:rsidRPr="2618C7F4">
                <w:rPr>
                  <w:sz w:val="16"/>
                  <w:szCs w:val="16"/>
                </w:rPr>
                <w:t>Capture traffic on SATCOM link and inspect payload</w:t>
              </w:r>
            </w:ins>
          </w:p>
        </w:tc>
        <w:tc>
          <w:tcPr>
            <w:tcW w:w="1266" w:type="dxa"/>
            <w:vAlign w:val="center"/>
            <w:tcPrChange w:id="750" w:author="Emna Amri" w:date="2026-03-24T10:22:00Z">
              <w:tcPr>
                <w:tcW w:w="1266" w:type="dxa"/>
                <w:gridSpan w:val="2"/>
                <w:vAlign w:val="center"/>
              </w:tcPr>
            </w:tcPrChange>
          </w:tcPr>
          <w:p w14:paraId="0BB5A4A0" w14:textId="431B68C7" w:rsidR="2618C7F4" w:rsidRDefault="2618C7F4" w:rsidP="2618C7F4">
            <w:pPr>
              <w:pStyle w:val="ParagraphText"/>
              <w:spacing w:before="100" w:line="200" w:lineRule="exact"/>
              <w:rPr>
                <w:sz w:val="16"/>
                <w:szCs w:val="16"/>
              </w:rPr>
            </w:pPr>
            <w:ins w:id="751" w:author="Emna Amri" w:date="2026-03-24T10:20:00Z" w16du:dateUtc="2026-03-24T10:20:30Z">
              <w:r w:rsidRPr="2618C7F4">
                <w:rPr>
                  <w:sz w:val="16"/>
                  <w:szCs w:val="16"/>
                </w:rPr>
                <w:t xml:space="preserve">ARCA </w:t>
              </w:r>
            </w:ins>
            <w:ins w:id="752" w:author="Emna Amri" w:date="2026-03-24T10:21:00Z" w16du:dateUtc="2026-03-24T10:21:40Z">
              <w:r w:rsidR="0B54A398" w:rsidRPr="2618C7F4">
                <w:rPr>
                  <w:sz w:val="16"/>
                  <w:szCs w:val="16"/>
                </w:rPr>
                <w:t>SATCOM VPN</w:t>
              </w:r>
            </w:ins>
          </w:p>
        </w:tc>
        <w:tc>
          <w:tcPr>
            <w:tcW w:w="2095" w:type="dxa"/>
            <w:vAlign w:val="center"/>
            <w:tcPrChange w:id="753" w:author="Emna Amri" w:date="2026-03-24T10:22:00Z">
              <w:tcPr>
                <w:tcW w:w="2095" w:type="dxa"/>
                <w:gridSpan w:val="2"/>
                <w:vAlign w:val="center"/>
              </w:tcPr>
            </w:tcPrChange>
          </w:tcPr>
          <w:p w14:paraId="25CADEBB" w14:textId="4790A1BA" w:rsidR="0B54A398" w:rsidRDefault="0B54A398" w:rsidP="2618C7F4">
            <w:pPr>
              <w:pStyle w:val="ParagraphText"/>
              <w:spacing w:before="100" w:line="200" w:lineRule="exact"/>
              <w:jc w:val="left"/>
              <w:rPr>
                <w:sz w:val="16"/>
                <w:szCs w:val="16"/>
              </w:rPr>
            </w:pPr>
            <w:ins w:id="754" w:author="Emna Amri" w:date="2026-03-24T10:21:00Z" w16du:dateUtc="2026-03-24T10:21:51Z">
              <w:r w:rsidRPr="2618C7F4">
                <w:rPr>
                  <w:sz w:val="16"/>
                  <w:szCs w:val="16"/>
                </w:rPr>
                <w:t xml:space="preserve">Encryption </w:t>
              </w:r>
            </w:ins>
            <w:ins w:id="755" w:author="Emna Amri" w:date="2026-03-24T10:26:00Z" w16du:dateUtc="2026-03-24T10:26:10Z">
              <w:r w:rsidR="20417BAF" w:rsidRPr="2618C7F4">
                <w:rPr>
                  <w:sz w:val="16"/>
                  <w:szCs w:val="16"/>
                </w:rPr>
                <w:t>c</w:t>
              </w:r>
            </w:ins>
            <w:ins w:id="756" w:author="Emna Amri" w:date="2026-03-24T10:21:00Z" w16du:dateUtc="2026-03-24T10:21:51Z">
              <w:r w:rsidRPr="2618C7F4">
                <w:rPr>
                  <w:sz w:val="16"/>
                  <w:szCs w:val="16"/>
                </w:rPr>
                <w:t xml:space="preserve">overage; Resistance to </w:t>
              </w:r>
            </w:ins>
            <w:ins w:id="757" w:author="Emna Amri" w:date="2026-03-24T10:26:00Z" w16du:dateUtc="2026-03-24T10:26:12Z">
              <w:r w:rsidR="25AEF9A8" w:rsidRPr="2618C7F4">
                <w:rPr>
                  <w:sz w:val="16"/>
                  <w:szCs w:val="16"/>
                </w:rPr>
                <w:t>t</w:t>
              </w:r>
            </w:ins>
            <w:ins w:id="758" w:author="Emna Amri" w:date="2026-03-24T10:21:00Z" w16du:dateUtc="2026-03-24T10:21:51Z">
              <w:r w:rsidRPr="2618C7F4">
                <w:rPr>
                  <w:sz w:val="16"/>
                  <w:szCs w:val="16"/>
                </w:rPr>
                <w:t xml:space="preserve">raffic </w:t>
              </w:r>
            </w:ins>
            <w:ins w:id="759" w:author="Emna Amri" w:date="2026-03-24T10:26:00Z" w16du:dateUtc="2026-03-24T10:26:15Z">
              <w:r w:rsidR="653AA9C2" w:rsidRPr="2618C7F4">
                <w:rPr>
                  <w:sz w:val="16"/>
                  <w:szCs w:val="16"/>
                </w:rPr>
                <w:t>i</w:t>
              </w:r>
            </w:ins>
            <w:ins w:id="760" w:author="Emna Amri" w:date="2026-03-24T10:21:00Z" w16du:dateUtc="2026-03-24T10:21:51Z">
              <w:r w:rsidRPr="2618C7F4">
                <w:rPr>
                  <w:sz w:val="16"/>
                  <w:szCs w:val="16"/>
                </w:rPr>
                <w:t>nterception</w:t>
              </w:r>
            </w:ins>
          </w:p>
        </w:tc>
      </w:tr>
      <w:tr w:rsidR="2618C7F4" w14:paraId="3F088E6D" w14:textId="77777777" w:rsidTr="2618C7F4">
        <w:trPr>
          <w:trHeight w:val="300"/>
          <w:ins w:id="761" w:author="Emna Amri" w:date="2026-03-24T10:20:00Z"/>
          <w:trPrChange w:id="762" w:author="Emna Amri" w:date="2026-03-24T10:22:00Z">
            <w:trPr>
              <w:trHeight w:val="300"/>
            </w:trPr>
          </w:trPrChange>
        </w:trPr>
        <w:tc>
          <w:tcPr>
            <w:tcW w:w="690" w:type="dxa"/>
            <w:vAlign w:val="center"/>
            <w:tcPrChange w:id="763" w:author="Emna Amri" w:date="2026-03-24T10:22:00Z">
              <w:tcPr>
                <w:tcW w:w="690" w:type="dxa"/>
                <w:gridSpan w:val="2"/>
                <w:vAlign w:val="center"/>
              </w:tcPr>
            </w:tcPrChange>
          </w:tcPr>
          <w:p w14:paraId="1AD31E05" w14:textId="4DC6658E" w:rsidR="2618C7F4" w:rsidRDefault="2618C7F4" w:rsidP="2618C7F4">
            <w:pPr>
              <w:pStyle w:val="ParagraphText"/>
              <w:spacing w:before="100" w:line="200" w:lineRule="exact"/>
              <w:rPr>
                <w:sz w:val="16"/>
                <w:szCs w:val="16"/>
              </w:rPr>
            </w:pPr>
            <w:ins w:id="764" w:author="Emna Amri" w:date="2026-03-24T10:20:00Z" w16du:dateUtc="2026-03-24T10:20:30Z">
              <w:r w:rsidRPr="2618C7F4">
                <w:rPr>
                  <w:sz w:val="16"/>
                  <w:szCs w:val="16"/>
                </w:rPr>
                <w:t>SEC-SF</w:t>
              </w:r>
              <w:r w:rsidR="6694B4E1" w:rsidRPr="2618C7F4">
                <w:rPr>
                  <w:sz w:val="16"/>
                  <w:szCs w:val="16"/>
                </w:rPr>
                <w:t>3</w:t>
              </w:r>
              <w:r w:rsidRPr="2618C7F4">
                <w:rPr>
                  <w:sz w:val="16"/>
                  <w:szCs w:val="16"/>
                </w:rPr>
                <w:t>-02</w:t>
              </w:r>
            </w:ins>
          </w:p>
        </w:tc>
        <w:tc>
          <w:tcPr>
            <w:tcW w:w="1399" w:type="dxa"/>
            <w:vAlign w:val="center"/>
            <w:tcPrChange w:id="765" w:author="Emna Amri" w:date="2026-03-24T10:22:00Z">
              <w:tcPr>
                <w:tcW w:w="1416" w:type="dxa"/>
                <w:gridSpan w:val="2"/>
                <w:vAlign w:val="center"/>
              </w:tcPr>
            </w:tcPrChange>
          </w:tcPr>
          <w:p w14:paraId="71C2FAAB" w14:textId="0E781BCB" w:rsidR="0A876083" w:rsidRDefault="0A876083">
            <w:pPr>
              <w:pStyle w:val="ParagraphText"/>
              <w:spacing w:before="100" w:line="200" w:lineRule="exact"/>
              <w:jc w:val="left"/>
              <w:pPrChange w:id="766" w:author="Emna Amri" w:date="2026-03-24T10:22:00Z">
                <w:pPr/>
              </w:pPrChange>
            </w:pPr>
            <w:ins w:id="767" w:author="Emna Amri" w:date="2026-03-24T10:22:00Z" w16du:dateUtc="2026-03-24T10:22:04Z">
              <w:r w:rsidRPr="2618C7F4">
                <w:t>Secure Tunnel Establishment</w:t>
              </w:r>
            </w:ins>
          </w:p>
        </w:tc>
        <w:tc>
          <w:tcPr>
            <w:tcW w:w="1444" w:type="dxa"/>
            <w:vAlign w:val="center"/>
            <w:tcPrChange w:id="768" w:author="Emna Amri" w:date="2026-03-24T10:22:00Z">
              <w:tcPr>
                <w:tcW w:w="1427" w:type="dxa"/>
                <w:gridSpan w:val="2"/>
                <w:vAlign w:val="center"/>
              </w:tcPr>
            </w:tcPrChange>
          </w:tcPr>
          <w:p w14:paraId="63132BEF" w14:textId="0E363833" w:rsidR="0A876083" w:rsidRDefault="0A876083" w:rsidP="2618C7F4">
            <w:pPr>
              <w:pStyle w:val="ParagraphText"/>
              <w:spacing w:before="100" w:line="200" w:lineRule="exact"/>
              <w:jc w:val="left"/>
              <w:rPr>
                <w:sz w:val="16"/>
                <w:szCs w:val="16"/>
              </w:rPr>
            </w:pPr>
            <w:ins w:id="769" w:author="Emna Amri" w:date="2026-03-24T10:22:00Z" w16du:dateUtc="2026-03-24T10:22:39Z">
              <w:r w:rsidRPr="2618C7F4">
                <w:rPr>
                  <w:sz w:val="16"/>
                  <w:szCs w:val="16"/>
                </w:rPr>
                <w:t>Validate authentication and tunnel setup</w:t>
              </w:r>
            </w:ins>
          </w:p>
        </w:tc>
        <w:tc>
          <w:tcPr>
            <w:tcW w:w="2293" w:type="dxa"/>
            <w:vAlign w:val="center"/>
            <w:tcPrChange w:id="770" w:author="Emna Amri" w:date="2026-03-24T10:22:00Z">
              <w:tcPr>
                <w:tcW w:w="2293" w:type="dxa"/>
                <w:gridSpan w:val="2"/>
                <w:vAlign w:val="center"/>
              </w:tcPr>
            </w:tcPrChange>
          </w:tcPr>
          <w:p w14:paraId="713FDF27" w14:textId="7A17387A" w:rsidR="0A876083" w:rsidRDefault="0A876083">
            <w:pPr>
              <w:pStyle w:val="ParagraphText"/>
              <w:spacing w:before="100" w:line="200" w:lineRule="exact"/>
              <w:jc w:val="left"/>
              <w:pPrChange w:id="771" w:author="Emna Amri" w:date="2026-03-24T10:22:00Z">
                <w:pPr/>
              </w:pPrChange>
            </w:pPr>
            <w:ins w:id="772" w:author="Emna Amri" w:date="2026-03-24T10:22:00Z" w16du:dateUtc="2026-03-24T10:22:49Z">
              <w:r w:rsidRPr="2618C7F4">
                <w:t>Attempt connection with valid and unauthorized endpoints</w:t>
              </w:r>
            </w:ins>
          </w:p>
        </w:tc>
        <w:tc>
          <w:tcPr>
            <w:tcW w:w="1266" w:type="dxa"/>
            <w:vAlign w:val="center"/>
            <w:tcPrChange w:id="773" w:author="Emna Amri" w:date="2026-03-24T10:22:00Z">
              <w:tcPr>
                <w:tcW w:w="1266" w:type="dxa"/>
                <w:gridSpan w:val="2"/>
                <w:vAlign w:val="center"/>
              </w:tcPr>
            </w:tcPrChange>
          </w:tcPr>
          <w:p w14:paraId="65141BCD" w14:textId="6892C18F" w:rsidR="0A876083" w:rsidRDefault="0A876083" w:rsidP="2618C7F4">
            <w:pPr>
              <w:pStyle w:val="ParagraphText"/>
              <w:spacing w:before="100" w:line="200" w:lineRule="exact"/>
              <w:rPr>
                <w:sz w:val="16"/>
                <w:szCs w:val="16"/>
              </w:rPr>
            </w:pPr>
            <w:ins w:id="774" w:author="Emna Amri" w:date="2026-03-24T10:22:00Z" w16du:dateUtc="2026-03-24T10:22:59Z">
              <w:r w:rsidRPr="2618C7F4">
                <w:rPr>
                  <w:sz w:val="16"/>
                  <w:szCs w:val="16"/>
                </w:rPr>
                <w:t>ARCA SATCOM VPN</w:t>
              </w:r>
            </w:ins>
          </w:p>
        </w:tc>
        <w:tc>
          <w:tcPr>
            <w:tcW w:w="2095" w:type="dxa"/>
            <w:vAlign w:val="center"/>
            <w:tcPrChange w:id="775" w:author="Emna Amri" w:date="2026-03-24T10:22:00Z">
              <w:tcPr>
                <w:tcW w:w="2095" w:type="dxa"/>
                <w:gridSpan w:val="2"/>
                <w:vAlign w:val="center"/>
              </w:tcPr>
            </w:tcPrChange>
          </w:tcPr>
          <w:p w14:paraId="5953314B" w14:textId="017994CB" w:rsidR="0710F1FE" w:rsidRDefault="0710F1FE" w:rsidP="2618C7F4">
            <w:pPr>
              <w:pStyle w:val="ParagraphText"/>
              <w:spacing w:before="100" w:line="200" w:lineRule="exact"/>
              <w:jc w:val="left"/>
              <w:rPr>
                <w:sz w:val="16"/>
                <w:szCs w:val="16"/>
              </w:rPr>
            </w:pPr>
            <w:ins w:id="776" w:author="Emna Amri" w:date="2026-03-24T10:23:00Z" w16du:dateUtc="2026-03-24T10:23:09Z">
              <w:r w:rsidRPr="2618C7F4">
                <w:t xml:space="preserve">Secure </w:t>
              </w:r>
            </w:ins>
            <w:ins w:id="777" w:author="Emna Amri" w:date="2026-03-24T10:26:00Z" w16du:dateUtc="2026-03-24T10:26:18Z">
              <w:r w:rsidR="1601B197" w:rsidRPr="2618C7F4">
                <w:t>t</w:t>
              </w:r>
            </w:ins>
            <w:ins w:id="778" w:author="Emna Amri" w:date="2026-03-24T10:23:00Z" w16du:dateUtc="2026-03-24T10:23:09Z">
              <w:r w:rsidRPr="2618C7F4">
                <w:t xml:space="preserve">unnel </w:t>
              </w:r>
            </w:ins>
            <w:ins w:id="779" w:author="Emna Amri" w:date="2026-03-24T10:26:00Z" w16du:dateUtc="2026-03-24T10:26:20Z">
              <w:r w:rsidR="1BA7D7A6" w:rsidRPr="2618C7F4">
                <w:t>e</w:t>
              </w:r>
            </w:ins>
            <w:ins w:id="780" w:author="Emna Amri" w:date="2026-03-24T10:23:00Z" w16du:dateUtc="2026-03-24T10:23:09Z">
              <w:r w:rsidRPr="2618C7F4">
                <w:t xml:space="preserve">stablishment </w:t>
              </w:r>
            </w:ins>
            <w:ins w:id="781" w:author="Emna Amri" w:date="2026-03-24T10:26:00Z" w16du:dateUtc="2026-03-24T10:26:22Z">
              <w:r w:rsidR="127DD62B" w:rsidRPr="2618C7F4">
                <w:t>s</w:t>
              </w:r>
            </w:ins>
            <w:ins w:id="782" w:author="Emna Amri" w:date="2026-03-24T10:23:00Z" w16du:dateUtc="2026-03-24T10:23:09Z">
              <w:r w:rsidRPr="2618C7F4">
                <w:t xml:space="preserve">uccess </w:t>
              </w:r>
            </w:ins>
            <w:ins w:id="783" w:author="Emna Amri" w:date="2026-03-24T10:26:00Z" w16du:dateUtc="2026-03-24T10:26:24Z">
              <w:r w:rsidR="0593034B" w:rsidRPr="2618C7F4">
                <w:t>r</w:t>
              </w:r>
            </w:ins>
            <w:ins w:id="784" w:author="Emna Amri" w:date="2026-03-24T10:23:00Z" w16du:dateUtc="2026-03-24T10:23:09Z">
              <w:r w:rsidRPr="2618C7F4">
                <w:t>ate</w:t>
              </w:r>
            </w:ins>
          </w:p>
        </w:tc>
      </w:tr>
      <w:tr w:rsidR="2618C7F4" w14:paraId="5DCBE95D" w14:textId="77777777" w:rsidTr="2618C7F4">
        <w:trPr>
          <w:trHeight w:val="300"/>
          <w:ins w:id="785" w:author="Emna Amri" w:date="2026-03-24T10:20:00Z"/>
          <w:trPrChange w:id="786" w:author="Emna Amri" w:date="2026-03-24T10:22:00Z">
            <w:trPr>
              <w:trHeight w:val="300"/>
            </w:trPr>
          </w:trPrChange>
        </w:trPr>
        <w:tc>
          <w:tcPr>
            <w:tcW w:w="690" w:type="dxa"/>
            <w:vAlign w:val="center"/>
            <w:tcPrChange w:id="787" w:author="Emna Amri" w:date="2026-03-24T10:22:00Z">
              <w:tcPr>
                <w:tcW w:w="690" w:type="dxa"/>
                <w:gridSpan w:val="2"/>
                <w:vAlign w:val="center"/>
              </w:tcPr>
            </w:tcPrChange>
          </w:tcPr>
          <w:p w14:paraId="55086026" w14:textId="15A2AD3A" w:rsidR="2618C7F4" w:rsidRDefault="2618C7F4" w:rsidP="2618C7F4">
            <w:pPr>
              <w:pStyle w:val="ParagraphText"/>
              <w:spacing w:before="100" w:line="200" w:lineRule="exact"/>
              <w:rPr>
                <w:sz w:val="16"/>
                <w:szCs w:val="16"/>
              </w:rPr>
            </w:pPr>
            <w:ins w:id="788" w:author="Emna Amri" w:date="2026-03-24T10:20:00Z" w16du:dateUtc="2026-03-24T10:20:30Z">
              <w:r w:rsidRPr="2618C7F4">
                <w:rPr>
                  <w:sz w:val="16"/>
                  <w:szCs w:val="16"/>
                </w:rPr>
                <w:t>SEC-SF</w:t>
              </w:r>
              <w:r w:rsidR="63ACE540" w:rsidRPr="2618C7F4">
                <w:rPr>
                  <w:sz w:val="16"/>
                  <w:szCs w:val="16"/>
                </w:rPr>
                <w:t>3</w:t>
              </w:r>
              <w:r w:rsidRPr="2618C7F4">
                <w:rPr>
                  <w:sz w:val="16"/>
                  <w:szCs w:val="16"/>
                </w:rPr>
                <w:t>-03</w:t>
              </w:r>
            </w:ins>
          </w:p>
        </w:tc>
        <w:tc>
          <w:tcPr>
            <w:tcW w:w="1399" w:type="dxa"/>
            <w:vAlign w:val="center"/>
            <w:tcPrChange w:id="789" w:author="Emna Amri" w:date="2026-03-24T10:22:00Z">
              <w:tcPr>
                <w:tcW w:w="1416" w:type="dxa"/>
                <w:gridSpan w:val="2"/>
                <w:vAlign w:val="center"/>
              </w:tcPr>
            </w:tcPrChange>
          </w:tcPr>
          <w:p w14:paraId="2A198940" w14:textId="36FE4282" w:rsidR="642618D7" w:rsidRDefault="642618D7" w:rsidP="2618C7F4">
            <w:pPr>
              <w:pStyle w:val="ParagraphText"/>
              <w:spacing w:before="100" w:line="200" w:lineRule="exact"/>
              <w:jc w:val="left"/>
              <w:rPr>
                <w:sz w:val="16"/>
                <w:szCs w:val="16"/>
              </w:rPr>
            </w:pPr>
            <w:ins w:id="790" w:author="Emna Amri" w:date="2026-03-24T10:23:00Z" w16du:dateUtc="2026-03-24T10:23:25Z">
              <w:r w:rsidRPr="2618C7F4">
                <w:rPr>
                  <w:sz w:val="16"/>
                  <w:szCs w:val="16"/>
                </w:rPr>
                <w:t>Throughput under Encryption</w:t>
              </w:r>
            </w:ins>
          </w:p>
        </w:tc>
        <w:tc>
          <w:tcPr>
            <w:tcW w:w="1444" w:type="dxa"/>
            <w:vAlign w:val="center"/>
            <w:tcPrChange w:id="791" w:author="Emna Amri" w:date="2026-03-24T10:22:00Z">
              <w:tcPr>
                <w:tcW w:w="1427" w:type="dxa"/>
                <w:gridSpan w:val="2"/>
                <w:vAlign w:val="center"/>
              </w:tcPr>
            </w:tcPrChange>
          </w:tcPr>
          <w:p w14:paraId="3A6E3DE2" w14:textId="5ADA0DE8" w:rsidR="642618D7" w:rsidRDefault="642618D7" w:rsidP="2618C7F4">
            <w:pPr>
              <w:pStyle w:val="ParagraphText"/>
              <w:spacing w:before="100" w:line="200" w:lineRule="exact"/>
              <w:jc w:val="left"/>
              <w:rPr>
                <w:sz w:val="16"/>
                <w:szCs w:val="16"/>
              </w:rPr>
            </w:pPr>
            <w:ins w:id="792" w:author="Emna Amri" w:date="2026-03-24T10:23:00Z" w16du:dateUtc="2026-03-24T10:23:39Z">
              <w:r w:rsidRPr="2618C7F4">
                <w:rPr>
                  <w:sz w:val="16"/>
                  <w:szCs w:val="16"/>
                </w:rPr>
                <w:t>Measure performance impact of security</w:t>
              </w:r>
            </w:ins>
          </w:p>
        </w:tc>
        <w:tc>
          <w:tcPr>
            <w:tcW w:w="2293" w:type="dxa"/>
            <w:vAlign w:val="center"/>
            <w:tcPrChange w:id="793" w:author="Emna Amri" w:date="2026-03-24T10:22:00Z">
              <w:tcPr>
                <w:tcW w:w="2293" w:type="dxa"/>
                <w:gridSpan w:val="2"/>
                <w:vAlign w:val="center"/>
              </w:tcPr>
            </w:tcPrChange>
          </w:tcPr>
          <w:p w14:paraId="393AF019" w14:textId="0DF61C61" w:rsidR="642618D7" w:rsidRDefault="642618D7" w:rsidP="2618C7F4">
            <w:pPr>
              <w:pStyle w:val="ParagraphText"/>
              <w:spacing w:before="100" w:line="200" w:lineRule="exact"/>
              <w:jc w:val="left"/>
              <w:rPr>
                <w:sz w:val="16"/>
                <w:szCs w:val="16"/>
              </w:rPr>
            </w:pPr>
            <w:ins w:id="794" w:author="Emna Amri" w:date="2026-03-24T10:23:00Z" w16du:dateUtc="2026-03-24T10:23:48Z">
              <w:r w:rsidRPr="2618C7F4">
                <w:rPr>
                  <w:sz w:val="16"/>
                  <w:szCs w:val="16"/>
                </w:rPr>
                <w:t>Compare throughput with and without ARCA SATCOM enabled</w:t>
              </w:r>
            </w:ins>
          </w:p>
        </w:tc>
        <w:tc>
          <w:tcPr>
            <w:tcW w:w="1266" w:type="dxa"/>
            <w:vAlign w:val="center"/>
            <w:tcPrChange w:id="795" w:author="Emna Amri" w:date="2026-03-24T10:22:00Z">
              <w:tcPr>
                <w:tcW w:w="1266" w:type="dxa"/>
                <w:gridSpan w:val="2"/>
                <w:vAlign w:val="center"/>
              </w:tcPr>
            </w:tcPrChange>
          </w:tcPr>
          <w:p w14:paraId="6084857C" w14:textId="5E0BE1EE" w:rsidR="2FDB5A59" w:rsidRDefault="2FDB5A59" w:rsidP="2618C7F4">
            <w:pPr>
              <w:pStyle w:val="ParagraphText"/>
              <w:spacing w:before="100" w:line="200" w:lineRule="exact"/>
              <w:rPr>
                <w:sz w:val="16"/>
                <w:szCs w:val="16"/>
              </w:rPr>
            </w:pPr>
            <w:ins w:id="796" w:author="Emna Amri" w:date="2026-03-24T10:24:00Z" w16du:dateUtc="2026-03-24T10:24:06Z">
              <w:r w:rsidRPr="2618C7F4">
                <w:rPr>
                  <w:sz w:val="16"/>
                  <w:szCs w:val="16"/>
                </w:rPr>
                <w:t>ARCA SATCOM VPN</w:t>
              </w:r>
            </w:ins>
          </w:p>
        </w:tc>
        <w:tc>
          <w:tcPr>
            <w:tcW w:w="2095" w:type="dxa"/>
            <w:vAlign w:val="center"/>
            <w:tcPrChange w:id="797" w:author="Emna Amri" w:date="2026-03-24T10:22:00Z">
              <w:tcPr>
                <w:tcW w:w="2095" w:type="dxa"/>
                <w:gridSpan w:val="2"/>
                <w:vAlign w:val="center"/>
              </w:tcPr>
            </w:tcPrChange>
          </w:tcPr>
          <w:p w14:paraId="077D655B" w14:textId="6259C3A8" w:rsidR="2FDB5A59" w:rsidRDefault="2FDB5A59" w:rsidP="2618C7F4">
            <w:pPr>
              <w:pStyle w:val="ParagraphText"/>
              <w:spacing w:before="100" w:line="200" w:lineRule="exact"/>
              <w:jc w:val="left"/>
              <w:rPr>
                <w:sz w:val="16"/>
                <w:szCs w:val="16"/>
              </w:rPr>
            </w:pPr>
            <w:ins w:id="798" w:author="Emna Amri" w:date="2026-03-24T10:24:00Z" w16du:dateUtc="2026-03-24T10:24:01Z">
              <w:r w:rsidRPr="2618C7F4">
                <w:rPr>
                  <w:sz w:val="16"/>
                  <w:szCs w:val="16"/>
                </w:rPr>
                <w:t xml:space="preserve">Throughput </w:t>
              </w:r>
            </w:ins>
            <w:ins w:id="799" w:author="Emna Amri" w:date="2026-03-24T10:26:00Z" w16du:dateUtc="2026-03-24T10:26:26Z">
              <w:r w:rsidR="367CA731" w:rsidRPr="2618C7F4">
                <w:rPr>
                  <w:sz w:val="16"/>
                  <w:szCs w:val="16"/>
                </w:rPr>
                <w:t>e</w:t>
              </w:r>
            </w:ins>
            <w:ins w:id="800" w:author="Emna Amri" w:date="2026-03-24T10:24:00Z" w16du:dateUtc="2026-03-24T10:24:01Z">
              <w:r w:rsidRPr="2618C7F4">
                <w:rPr>
                  <w:sz w:val="16"/>
                  <w:szCs w:val="16"/>
                </w:rPr>
                <w:t>fficiency under Encryption</w:t>
              </w:r>
            </w:ins>
          </w:p>
        </w:tc>
      </w:tr>
      <w:tr w:rsidR="2618C7F4" w14:paraId="7BB26572" w14:textId="77777777" w:rsidTr="2618C7F4">
        <w:trPr>
          <w:trHeight w:val="300"/>
          <w:ins w:id="801" w:author="Emna Amri" w:date="2026-03-24T10:20:00Z"/>
          <w:trPrChange w:id="802" w:author="Emna Amri" w:date="2026-03-24T10:22:00Z">
            <w:trPr>
              <w:trHeight w:val="300"/>
            </w:trPr>
          </w:trPrChange>
        </w:trPr>
        <w:tc>
          <w:tcPr>
            <w:tcW w:w="690" w:type="dxa"/>
            <w:vAlign w:val="center"/>
            <w:tcPrChange w:id="803" w:author="Emna Amri" w:date="2026-03-24T10:22:00Z">
              <w:tcPr>
                <w:tcW w:w="690" w:type="dxa"/>
                <w:gridSpan w:val="2"/>
                <w:vAlign w:val="center"/>
              </w:tcPr>
            </w:tcPrChange>
          </w:tcPr>
          <w:p w14:paraId="28F955C1" w14:textId="331261BC" w:rsidR="2618C7F4" w:rsidRDefault="2618C7F4" w:rsidP="2618C7F4">
            <w:pPr>
              <w:pStyle w:val="ParagraphText"/>
              <w:spacing w:before="100" w:line="200" w:lineRule="exact"/>
              <w:rPr>
                <w:sz w:val="16"/>
                <w:szCs w:val="16"/>
              </w:rPr>
            </w:pPr>
            <w:ins w:id="804" w:author="Emna Amri" w:date="2026-03-24T10:20:00Z" w16du:dateUtc="2026-03-24T10:20:30Z">
              <w:r w:rsidRPr="2618C7F4">
                <w:rPr>
                  <w:sz w:val="16"/>
                  <w:szCs w:val="16"/>
                </w:rPr>
                <w:t>SEC-SF</w:t>
              </w:r>
              <w:r w:rsidR="17F06323" w:rsidRPr="2618C7F4">
                <w:rPr>
                  <w:sz w:val="16"/>
                  <w:szCs w:val="16"/>
                </w:rPr>
                <w:t>3</w:t>
              </w:r>
              <w:r w:rsidRPr="2618C7F4">
                <w:rPr>
                  <w:sz w:val="16"/>
                  <w:szCs w:val="16"/>
                </w:rPr>
                <w:t>-04</w:t>
              </w:r>
            </w:ins>
          </w:p>
        </w:tc>
        <w:tc>
          <w:tcPr>
            <w:tcW w:w="1399" w:type="dxa"/>
            <w:vAlign w:val="center"/>
            <w:tcPrChange w:id="805" w:author="Emna Amri" w:date="2026-03-24T10:22:00Z">
              <w:tcPr>
                <w:tcW w:w="1416" w:type="dxa"/>
                <w:gridSpan w:val="2"/>
                <w:vAlign w:val="center"/>
              </w:tcPr>
            </w:tcPrChange>
          </w:tcPr>
          <w:p w14:paraId="76258E7D" w14:textId="53E30202" w:rsidR="155F2178" w:rsidRDefault="155F2178">
            <w:pPr>
              <w:pStyle w:val="ParagraphText"/>
              <w:spacing w:before="100" w:line="200" w:lineRule="exact"/>
              <w:jc w:val="left"/>
              <w:pPrChange w:id="806" w:author="Emna Amri" w:date="2026-03-24T10:24:00Z">
                <w:pPr/>
              </w:pPrChange>
            </w:pPr>
            <w:ins w:id="807" w:author="Emna Amri" w:date="2026-03-24T10:24:00Z" w16du:dateUtc="2026-03-24T10:24:34Z">
              <w:r w:rsidRPr="2618C7F4">
                <w:rPr>
                  <w:sz w:val="16"/>
                  <w:szCs w:val="16"/>
                </w:rPr>
                <w:t>Packet Loss Resilience</w:t>
              </w:r>
            </w:ins>
          </w:p>
        </w:tc>
        <w:tc>
          <w:tcPr>
            <w:tcW w:w="1444" w:type="dxa"/>
            <w:vAlign w:val="center"/>
            <w:tcPrChange w:id="808" w:author="Emna Amri" w:date="2026-03-24T10:22:00Z">
              <w:tcPr>
                <w:tcW w:w="1427" w:type="dxa"/>
                <w:gridSpan w:val="2"/>
                <w:vAlign w:val="center"/>
              </w:tcPr>
            </w:tcPrChange>
          </w:tcPr>
          <w:p w14:paraId="4E8D6E43" w14:textId="6B453A4D" w:rsidR="155F2178" w:rsidRDefault="155F2178" w:rsidP="2618C7F4">
            <w:pPr>
              <w:pStyle w:val="ParagraphText"/>
              <w:spacing w:before="100" w:line="200" w:lineRule="exact"/>
              <w:jc w:val="left"/>
              <w:rPr>
                <w:sz w:val="16"/>
                <w:szCs w:val="16"/>
              </w:rPr>
            </w:pPr>
            <w:ins w:id="809" w:author="Emna Amri" w:date="2026-03-24T10:24:00Z" w16du:dateUtc="2026-03-24T10:24:44Z">
              <w:r w:rsidRPr="2618C7F4">
                <w:rPr>
                  <w:sz w:val="16"/>
                  <w:szCs w:val="16"/>
                </w:rPr>
                <w:t>Evaluate robustness to lossy links</w:t>
              </w:r>
            </w:ins>
          </w:p>
        </w:tc>
        <w:tc>
          <w:tcPr>
            <w:tcW w:w="2293" w:type="dxa"/>
            <w:vAlign w:val="center"/>
            <w:tcPrChange w:id="810" w:author="Emna Amri" w:date="2026-03-24T10:22:00Z">
              <w:tcPr>
                <w:tcW w:w="2293" w:type="dxa"/>
                <w:gridSpan w:val="2"/>
                <w:vAlign w:val="center"/>
              </w:tcPr>
            </w:tcPrChange>
          </w:tcPr>
          <w:p w14:paraId="064AA41F" w14:textId="659EB7BF" w:rsidR="155F2178" w:rsidRDefault="155F2178" w:rsidP="2618C7F4">
            <w:pPr>
              <w:pStyle w:val="ParagraphText"/>
              <w:spacing w:before="100" w:line="200" w:lineRule="exact"/>
              <w:jc w:val="left"/>
              <w:rPr>
                <w:sz w:val="16"/>
                <w:szCs w:val="16"/>
              </w:rPr>
            </w:pPr>
            <w:ins w:id="811" w:author="Emna Amri" w:date="2026-03-24T10:24:00Z" w16du:dateUtc="2026-03-24T10:24:54Z">
              <w:r w:rsidRPr="2618C7F4">
                <w:rPr>
                  <w:sz w:val="16"/>
                  <w:szCs w:val="16"/>
                </w:rPr>
                <w:t>Introduce controlled packet loss and measure performance</w:t>
              </w:r>
            </w:ins>
          </w:p>
        </w:tc>
        <w:tc>
          <w:tcPr>
            <w:tcW w:w="1266" w:type="dxa"/>
            <w:vAlign w:val="center"/>
            <w:tcPrChange w:id="812" w:author="Emna Amri" w:date="2026-03-24T10:22:00Z">
              <w:tcPr>
                <w:tcW w:w="1266" w:type="dxa"/>
                <w:gridSpan w:val="2"/>
                <w:vAlign w:val="center"/>
              </w:tcPr>
            </w:tcPrChange>
          </w:tcPr>
          <w:p w14:paraId="01E9431F" w14:textId="339B161D" w:rsidR="15D171A9" w:rsidRDefault="15D171A9" w:rsidP="2618C7F4">
            <w:pPr>
              <w:pStyle w:val="ParagraphText"/>
              <w:spacing w:before="100" w:line="200" w:lineRule="exact"/>
              <w:rPr>
                <w:sz w:val="16"/>
                <w:szCs w:val="16"/>
              </w:rPr>
            </w:pPr>
            <w:ins w:id="813" w:author="Emna Amri" w:date="2026-03-24T10:24:00Z" w16du:dateUtc="2026-03-24T10:24:09Z">
              <w:r w:rsidRPr="2618C7F4">
                <w:rPr>
                  <w:sz w:val="16"/>
                  <w:szCs w:val="16"/>
                </w:rPr>
                <w:t>ARCA SATCOM VPN</w:t>
              </w:r>
            </w:ins>
          </w:p>
        </w:tc>
        <w:tc>
          <w:tcPr>
            <w:tcW w:w="2095" w:type="dxa"/>
            <w:vAlign w:val="center"/>
            <w:tcPrChange w:id="814" w:author="Emna Amri" w:date="2026-03-24T10:22:00Z">
              <w:tcPr>
                <w:tcW w:w="2095" w:type="dxa"/>
                <w:gridSpan w:val="2"/>
                <w:vAlign w:val="center"/>
              </w:tcPr>
            </w:tcPrChange>
          </w:tcPr>
          <w:p w14:paraId="738A3494" w14:textId="44EE35B4" w:rsidR="222F6945" w:rsidRDefault="222F6945" w:rsidP="2618C7F4">
            <w:pPr>
              <w:pStyle w:val="ParagraphText"/>
              <w:spacing w:before="100" w:line="200" w:lineRule="exact"/>
              <w:jc w:val="left"/>
              <w:rPr>
                <w:sz w:val="16"/>
                <w:szCs w:val="16"/>
              </w:rPr>
            </w:pPr>
            <w:ins w:id="815" w:author="Emna Amri" w:date="2026-03-24T10:25:00Z" w16du:dateUtc="2026-03-24T10:25:06Z">
              <w:r w:rsidRPr="2618C7F4">
                <w:rPr>
                  <w:sz w:val="16"/>
                  <w:szCs w:val="16"/>
                </w:rPr>
                <w:t xml:space="preserve">Packet Loss </w:t>
              </w:r>
            </w:ins>
            <w:ins w:id="816" w:author="Emna Amri" w:date="2026-03-24T10:26:00Z" w16du:dateUtc="2026-03-24T10:26:30Z">
              <w:r w:rsidR="52D77A49" w:rsidRPr="2618C7F4">
                <w:rPr>
                  <w:sz w:val="16"/>
                  <w:szCs w:val="16"/>
                </w:rPr>
                <w:t>r</w:t>
              </w:r>
            </w:ins>
            <w:ins w:id="817" w:author="Emna Amri" w:date="2026-03-24T10:25:00Z" w16du:dateUtc="2026-03-24T10:25:06Z">
              <w:r w:rsidRPr="2618C7F4">
                <w:rPr>
                  <w:sz w:val="16"/>
                  <w:szCs w:val="16"/>
                </w:rPr>
                <w:t xml:space="preserve">esilience under </w:t>
              </w:r>
            </w:ins>
            <w:ins w:id="818" w:author="Emna Amri" w:date="2026-03-24T10:26:00Z" w16du:dateUtc="2026-03-24T10:26:33Z">
              <w:r w:rsidR="45309D01" w:rsidRPr="2618C7F4">
                <w:rPr>
                  <w:sz w:val="16"/>
                  <w:szCs w:val="16"/>
                </w:rPr>
                <w:t>s</w:t>
              </w:r>
            </w:ins>
            <w:ins w:id="819" w:author="Emna Amri" w:date="2026-03-24T10:25:00Z" w16du:dateUtc="2026-03-24T10:25:06Z">
              <w:r w:rsidRPr="2618C7F4">
                <w:rPr>
                  <w:sz w:val="16"/>
                  <w:szCs w:val="16"/>
                </w:rPr>
                <w:t xml:space="preserve">ecure </w:t>
              </w:r>
            </w:ins>
            <w:ins w:id="820" w:author="Emna Amri" w:date="2026-03-24T10:26:00Z" w16du:dateUtc="2026-03-24T10:26:36Z">
              <w:r w:rsidR="10D02775" w:rsidRPr="2618C7F4">
                <w:rPr>
                  <w:sz w:val="16"/>
                  <w:szCs w:val="16"/>
                </w:rPr>
                <w:t>t</w:t>
              </w:r>
            </w:ins>
            <w:ins w:id="821" w:author="Emna Amri" w:date="2026-03-24T10:25:00Z" w16du:dateUtc="2026-03-24T10:25:06Z">
              <w:r w:rsidRPr="2618C7F4">
                <w:rPr>
                  <w:sz w:val="16"/>
                  <w:szCs w:val="16"/>
                </w:rPr>
                <w:t>ransport</w:t>
              </w:r>
            </w:ins>
          </w:p>
        </w:tc>
      </w:tr>
      <w:tr w:rsidR="2618C7F4" w14:paraId="6D173AEB" w14:textId="77777777" w:rsidTr="2618C7F4">
        <w:trPr>
          <w:trHeight w:val="300"/>
          <w:ins w:id="822" w:author="Emna Amri" w:date="2026-03-24T10:20:00Z"/>
          <w:trPrChange w:id="823" w:author="Emna Amri" w:date="2026-03-24T10:22:00Z">
            <w:trPr>
              <w:trHeight w:val="300"/>
            </w:trPr>
          </w:trPrChange>
        </w:trPr>
        <w:tc>
          <w:tcPr>
            <w:tcW w:w="690" w:type="dxa"/>
            <w:vAlign w:val="center"/>
            <w:tcPrChange w:id="824" w:author="Emna Amri" w:date="2026-03-24T10:22:00Z">
              <w:tcPr>
                <w:tcW w:w="690" w:type="dxa"/>
                <w:gridSpan w:val="2"/>
                <w:vAlign w:val="center"/>
              </w:tcPr>
            </w:tcPrChange>
          </w:tcPr>
          <w:p w14:paraId="4953A5F9" w14:textId="42D7689C" w:rsidR="2618C7F4" w:rsidRDefault="2618C7F4" w:rsidP="2618C7F4">
            <w:pPr>
              <w:pStyle w:val="ParagraphText"/>
              <w:spacing w:before="100" w:line="200" w:lineRule="exact"/>
              <w:rPr>
                <w:sz w:val="16"/>
                <w:szCs w:val="16"/>
              </w:rPr>
            </w:pPr>
            <w:ins w:id="825" w:author="Emna Amri" w:date="2026-03-24T10:20:00Z" w16du:dateUtc="2026-03-24T10:20:30Z">
              <w:r w:rsidRPr="2618C7F4">
                <w:rPr>
                  <w:sz w:val="16"/>
                  <w:szCs w:val="16"/>
                </w:rPr>
                <w:t>SEC-SF</w:t>
              </w:r>
              <w:r w:rsidR="57A0F7BC" w:rsidRPr="2618C7F4">
                <w:rPr>
                  <w:sz w:val="16"/>
                  <w:szCs w:val="16"/>
                </w:rPr>
                <w:t>3</w:t>
              </w:r>
              <w:r w:rsidRPr="2618C7F4">
                <w:rPr>
                  <w:sz w:val="16"/>
                  <w:szCs w:val="16"/>
                </w:rPr>
                <w:t>-05</w:t>
              </w:r>
            </w:ins>
          </w:p>
        </w:tc>
        <w:tc>
          <w:tcPr>
            <w:tcW w:w="1399" w:type="dxa"/>
            <w:vAlign w:val="center"/>
            <w:tcPrChange w:id="826" w:author="Emna Amri" w:date="2026-03-24T10:22:00Z">
              <w:tcPr>
                <w:tcW w:w="1416" w:type="dxa"/>
                <w:gridSpan w:val="2"/>
                <w:vAlign w:val="center"/>
              </w:tcPr>
            </w:tcPrChange>
          </w:tcPr>
          <w:p w14:paraId="6CD96FE3" w14:textId="64527B42" w:rsidR="109395DC" w:rsidRDefault="109395DC">
            <w:pPr>
              <w:pStyle w:val="ParagraphText"/>
              <w:spacing w:before="100" w:line="200" w:lineRule="exact"/>
              <w:jc w:val="left"/>
              <w:pPrChange w:id="827" w:author="Emna Amri" w:date="2026-03-24T10:25:00Z">
                <w:pPr/>
              </w:pPrChange>
            </w:pPr>
            <w:ins w:id="828" w:author="Emna Amri" w:date="2026-03-24T10:25:00Z" w16du:dateUtc="2026-03-24T10:25:37Z">
              <w:r w:rsidRPr="2618C7F4">
                <w:rPr>
                  <w:sz w:val="16"/>
                  <w:szCs w:val="16"/>
                </w:rPr>
                <w:t>Link Aggregation and Failover</w:t>
              </w:r>
            </w:ins>
          </w:p>
        </w:tc>
        <w:tc>
          <w:tcPr>
            <w:tcW w:w="1444" w:type="dxa"/>
            <w:vAlign w:val="center"/>
            <w:tcPrChange w:id="829" w:author="Emna Amri" w:date="2026-03-24T10:22:00Z">
              <w:tcPr>
                <w:tcW w:w="1427" w:type="dxa"/>
                <w:gridSpan w:val="2"/>
                <w:vAlign w:val="center"/>
              </w:tcPr>
            </w:tcPrChange>
          </w:tcPr>
          <w:p w14:paraId="6FB05A1B" w14:textId="0FE228CE" w:rsidR="109395DC" w:rsidRDefault="109395DC">
            <w:pPr>
              <w:pStyle w:val="ParagraphText"/>
              <w:spacing w:before="100" w:line="200" w:lineRule="exact"/>
              <w:jc w:val="left"/>
              <w:pPrChange w:id="830" w:author="Emna Amri" w:date="2026-03-24T10:25:00Z">
                <w:pPr/>
              </w:pPrChange>
            </w:pPr>
            <w:ins w:id="831" w:author="Emna Amri" w:date="2026-03-24T10:25:00Z" w16du:dateUtc="2026-03-24T10:25:46Z">
              <w:r w:rsidRPr="2618C7F4">
                <w:t>Validate resilience and continuity</w:t>
              </w:r>
            </w:ins>
          </w:p>
        </w:tc>
        <w:tc>
          <w:tcPr>
            <w:tcW w:w="2293" w:type="dxa"/>
            <w:vAlign w:val="center"/>
            <w:tcPrChange w:id="832" w:author="Emna Amri" w:date="2026-03-24T10:22:00Z">
              <w:tcPr>
                <w:tcW w:w="2293" w:type="dxa"/>
                <w:gridSpan w:val="2"/>
                <w:vAlign w:val="center"/>
              </w:tcPr>
            </w:tcPrChange>
          </w:tcPr>
          <w:p w14:paraId="617942C6" w14:textId="038C1A88" w:rsidR="109395DC" w:rsidRDefault="109395DC">
            <w:pPr>
              <w:pStyle w:val="ParagraphText"/>
              <w:spacing w:before="100" w:line="200" w:lineRule="exact"/>
              <w:jc w:val="left"/>
              <w:pPrChange w:id="833" w:author="Emna Amri" w:date="2026-03-24T10:25:00Z">
                <w:pPr/>
              </w:pPrChange>
            </w:pPr>
            <w:ins w:id="834" w:author="Emna Amri" w:date="2026-03-24T10:25:00Z" w16du:dateUtc="2026-03-24T10:25:54Z">
              <w:r w:rsidRPr="2618C7F4">
                <w:t>Simulate link failure and observe failover behaviour</w:t>
              </w:r>
            </w:ins>
          </w:p>
        </w:tc>
        <w:tc>
          <w:tcPr>
            <w:tcW w:w="1266" w:type="dxa"/>
            <w:vAlign w:val="center"/>
            <w:tcPrChange w:id="835" w:author="Emna Amri" w:date="2026-03-24T10:22:00Z">
              <w:tcPr>
                <w:tcW w:w="1266" w:type="dxa"/>
                <w:gridSpan w:val="2"/>
                <w:vAlign w:val="center"/>
              </w:tcPr>
            </w:tcPrChange>
          </w:tcPr>
          <w:p w14:paraId="59DDEFDD" w14:textId="4DA06F69" w:rsidR="10735D49" w:rsidRDefault="10735D49" w:rsidP="2618C7F4">
            <w:pPr>
              <w:pStyle w:val="ParagraphText"/>
              <w:spacing w:before="100" w:line="200" w:lineRule="exact"/>
              <w:rPr>
                <w:sz w:val="16"/>
                <w:szCs w:val="16"/>
              </w:rPr>
            </w:pPr>
            <w:ins w:id="836" w:author="Emna Amri" w:date="2026-03-24T10:24:00Z" w16du:dateUtc="2026-03-24T10:24:13Z">
              <w:r w:rsidRPr="2618C7F4">
                <w:rPr>
                  <w:sz w:val="16"/>
                  <w:szCs w:val="16"/>
                </w:rPr>
                <w:t>ARCA SATCOM VPN</w:t>
              </w:r>
            </w:ins>
          </w:p>
        </w:tc>
        <w:tc>
          <w:tcPr>
            <w:tcW w:w="2095" w:type="dxa"/>
            <w:vAlign w:val="center"/>
            <w:tcPrChange w:id="837" w:author="Emna Amri" w:date="2026-03-24T10:22:00Z">
              <w:tcPr>
                <w:tcW w:w="2095" w:type="dxa"/>
                <w:gridSpan w:val="2"/>
                <w:vAlign w:val="center"/>
              </w:tcPr>
            </w:tcPrChange>
          </w:tcPr>
          <w:p w14:paraId="1CE71E5C" w14:textId="4D2817B8" w:rsidR="29F9D4DC" w:rsidRDefault="29F9D4DC">
            <w:pPr>
              <w:pStyle w:val="ParagraphText"/>
              <w:spacing w:before="100" w:line="200" w:lineRule="exact"/>
              <w:jc w:val="left"/>
              <w:pPrChange w:id="838" w:author="Emna Amri" w:date="2026-03-24T10:26:00Z">
                <w:pPr/>
              </w:pPrChange>
            </w:pPr>
            <w:ins w:id="839" w:author="Emna Amri" w:date="2026-03-24T10:26:00Z" w16du:dateUtc="2026-03-24T10:26:04Z">
              <w:r w:rsidRPr="2618C7F4">
                <w:t xml:space="preserve">Throughput </w:t>
              </w:r>
              <w:r w:rsidR="528F1343" w:rsidRPr="2618C7F4">
                <w:t>e</w:t>
              </w:r>
              <w:r w:rsidRPr="2618C7F4">
                <w:t xml:space="preserve">fficiency; Availability / Service </w:t>
              </w:r>
              <w:r w:rsidR="5B2311D8" w:rsidRPr="2618C7F4">
                <w:t>c</w:t>
              </w:r>
              <w:r w:rsidRPr="2618C7F4">
                <w:t>ontinuity</w:t>
              </w:r>
            </w:ins>
          </w:p>
        </w:tc>
      </w:tr>
    </w:tbl>
    <w:p w14:paraId="5C94EA18" w14:textId="754F6598" w:rsidR="2618C7F4" w:rsidRDefault="2618C7F4" w:rsidP="2618C7F4">
      <w:pPr>
        <w:pStyle w:val="ParagraphText"/>
        <w:spacing w:before="100" w:line="200" w:lineRule="exact"/>
      </w:pPr>
    </w:p>
    <w:p w14:paraId="06F9E6E1" w14:textId="50A3C66C" w:rsidR="2ED21843" w:rsidRPr="00CB317A" w:rsidRDefault="2ED21843" w:rsidP="044C6816">
      <w:pPr>
        <w:pStyle w:val="ParagraphText"/>
        <w:spacing w:before="100" w:line="200" w:lineRule="exact"/>
        <w:rPr>
          <w:rFonts w:eastAsia="Montserrat" w:cs="Montserrat"/>
        </w:rPr>
      </w:pPr>
    </w:p>
    <w:p w14:paraId="65E2AB59" w14:textId="39A05639" w:rsidR="2ED21843" w:rsidRPr="00CB317A" w:rsidRDefault="0E235D6D" w:rsidP="000C6F9C">
      <w:pPr>
        <w:pStyle w:val="Heading2"/>
        <w:ind w:left="567" w:hanging="567"/>
      </w:pPr>
      <w:bookmarkStart w:id="840" w:name="_Toc1444648689"/>
      <w:r>
        <w:t>7.2</w:t>
      </w:r>
      <w:r w:rsidR="007569FA">
        <w:tab/>
      </w:r>
      <w:r w:rsidR="1722441E">
        <w:t>WP2.4</w:t>
      </w:r>
      <w:r>
        <w:t>:</w:t>
      </w:r>
      <w:r w:rsidR="2372BE0A">
        <w:t xml:space="preserve"> Optimising storage, cache efficiency and content steering at the edge</w:t>
      </w:r>
      <w:bookmarkEnd w:id="840"/>
    </w:p>
    <w:p w14:paraId="702C071D" w14:textId="46595B65" w:rsidR="322FDF1A" w:rsidRPr="00CB317A" w:rsidRDefault="322FDF1A" w:rsidP="27118A00">
      <w:pPr>
        <w:pStyle w:val="ParagraphText"/>
        <w:spacing w:before="100" w:line="200" w:lineRule="exact"/>
        <w:rPr>
          <w:rFonts w:eastAsia="Montserrat" w:cs="Montserrat"/>
        </w:rPr>
      </w:pPr>
      <w:r w:rsidRPr="00CB317A">
        <w:rPr>
          <w:rFonts w:eastAsia="Montserrat" w:cs="Montserrat"/>
        </w:rPr>
        <w:t>Following Brightcove’s departure, there is currently no VOD system available in WP2.4, which complicates the definition of testing due to the absence of this critical component</w:t>
      </w:r>
      <w:r w:rsidR="075C8C11" w:rsidRPr="00CB317A">
        <w:rPr>
          <w:rFonts w:eastAsia="Montserrat" w:cs="Montserrat"/>
        </w:rPr>
        <w:t xml:space="preserve"> and lack of clarity when it will be available and in what scope</w:t>
      </w:r>
      <w:r w:rsidRPr="00CB317A">
        <w:rPr>
          <w:rFonts w:eastAsia="Montserrat" w:cs="Montserrat"/>
        </w:rPr>
        <w:t>.</w:t>
      </w:r>
    </w:p>
    <w:p w14:paraId="1968F2BC" w14:textId="302B7211" w:rsidR="322FDF1A" w:rsidRPr="00CB317A" w:rsidRDefault="322FDF1A" w:rsidP="008114EB">
      <w:pPr>
        <w:pStyle w:val="ParagraphText"/>
        <w:spacing w:before="100" w:line="200" w:lineRule="exact"/>
      </w:pPr>
      <w:r w:rsidRPr="00CB317A">
        <w:rPr>
          <w:rFonts w:eastAsia="Montserrat" w:cs="Montserrat"/>
        </w:rPr>
        <w:t xml:space="preserve">However, except for Task 2.4.3 (Brightcove), all other developments within WP2.4 focus on enhancements and </w:t>
      </w:r>
      <w:r w:rsidR="0D6B8823" w:rsidRPr="00CB317A">
        <w:rPr>
          <w:rFonts w:eastAsia="Montserrat" w:cs="Montserrat"/>
        </w:rPr>
        <w:t>optimizations</w:t>
      </w:r>
      <w:r w:rsidRPr="00CB317A">
        <w:rPr>
          <w:rFonts w:eastAsia="Montserrat" w:cs="Montserrat"/>
        </w:rPr>
        <w:t xml:space="preserve"> of existing components—such as the FTA mABR Gateway, Gcore’s CDN, and the Varnish Far Edge Cache—which have already been integrated into all testbeds since Phase 1.</w:t>
      </w:r>
    </w:p>
    <w:p w14:paraId="0C560154" w14:textId="1C44F343" w:rsidR="322FDF1A" w:rsidRPr="00CB317A" w:rsidRDefault="322FDF1A" w:rsidP="008114EB">
      <w:pPr>
        <w:pStyle w:val="ParagraphText"/>
        <w:spacing w:before="100" w:line="200" w:lineRule="exact"/>
        <w:rPr>
          <w:rFonts w:eastAsia="Montserrat" w:cs="Montserrat"/>
        </w:rPr>
      </w:pPr>
      <w:r w:rsidRPr="00CB317A">
        <w:rPr>
          <w:rFonts w:eastAsia="Montserrat" w:cs="Montserrat"/>
        </w:rPr>
        <w:t>Therefore, functional testing of the new features will be carried out within the respective WP2.4 sub-work packages. Upon completion, software updates can be provided to each testbed individually</w:t>
      </w:r>
      <w:r w:rsidR="00463D34">
        <w:rPr>
          <w:rFonts w:eastAsia="Montserrat" w:cs="Montserrat"/>
        </w:rPr>
        <w:t xml:space="preserve"> - </w:t>
      </w:r>
      <w:r w:rsidRPr="00CB317A">
        <w:rPr>
          <w:rFonts w:eastAsia="Montserrat" w:cs="Montserrat"/>
        </w:rPr>
        <w:t>or simultaneously to all</w:t>
      </w:r>
      <w:r w:rsidR="00463D34">
        <w:rPr>
          <w:rFonts w:eastAsia="Montserrat" w:cs="Montserrat"/>
        </w:rPr>
        <w:t xml:space="preserve"> - </w:t>
      </w:r>
      <w:r w:rsidRPr="00CB317A">
        <w:rPr>
          <w:rFonts w:eastAsia="Montserrat" w:cs="Montserrat"/>
        </w:rPr>
        <w:t>ensuring that the new functionalities are incorporated into the end-to-end testbed evaluations</w:t>
      </w:r>
      <w:r w:rsidR="01355EDE" w:rsidRPr="00CB317A">
        <w:rPr>
          <w:rFonts w:eastAsia="Montserrat" w:cs="Montserrat"/>
        </w:rPr>
        <w:t xml:space="preserve"> and end-to-end tests as pe</w:t>
      </w:r>
      <w:r w:rsidR="6020C93C" w:rsidRPr="00CB317A">
        <w:rPr>
          <w:rFonts w:eastAsia="Montserrat" w:cs="Montserrat"/>
        </w:rPr>
        <w:t xml:space="preserve">r </w:t>
      </w:r>
      <w:r w:rsidR="01355EDE" w:rsidRPr="00CB317A">
        <w:rPr>
          <w:rFonts w:eastAsia="Montserrat" w:cs="Montserrat"/>
        </w:rPr>
        <w:t>test plan definition of each test</w:t>
      </w:r>
      <w:r w:rsidR="243E5D15" w:rsidRPr="00CB317A">
        <w:rPr>
          <w:rFonts w:eastAsia="Montserrat" w:cs="Montserrat"/>
        </w:rPr>
        <w:t>-</w:t>
      </w:r>
      <w:r w:rsidR="01355EDE" w:rsidRPr="00CB317A">
        <w:rPr>
          <w:rFonts w:eastAsia="Montserrat" w:cs="Montserrat"/>
        </w:rPr>
        <w:t>bed.</w:t>
      </w:r>
    </w:p>
    <w:p w14:paraId="26C06E4A" w14:textId="460366D2" w:rsidR="006E3F9D" w:rsidRPr="002C6C11" w:rsidRDefault="006E3F9D" w:rsidP="00996BB4">
      <w:pPr>
        <w:pStyle w:val="ParagraphText"/>
      </w:pPr>
    </w:p>
    <w:p w14:paraId="03E3B386" w14:textId="1141D404" w:rsidR="4008EB6A" w:rsidRPr="00CB317A" w:rsidRDefault="11B9637F" w:rsidP="00996BB4">
      <w:pPr>
        <w:pStyle w:val="Heading2"/>
      </w:pPr>
      <w:bookmarkStart w:id="841" w:name="_Toc1840031468"/>
      <w:r>
        <w:t>7</w:t>
      </w:r>
      <w:r w:rsidR="7A931D9C">
        <w:t>.</w:t>
      </w:r>
      <w:r w:rsidR="0E235D6D">
        <w:t>3</w:t>
      </w:r>
      <w:r w:rsidR="00DB0738">
        <w:tab/>
      </w:r>
      <w:commentRangeStart w:id="842"/>
      <w:commentRangeStart w:id="843"/>
      <w:commentRangeStart w:id="844"/>
      <w:r w:rsidR="7A931D9C">
        <w:t>WP2.5: 5G Components at the Edge</w:t>
      </w:r>
      <w:bookmarkEnd w:id="841"/>
      <w:commentRangeEnd w:id="842"/>
      <w:r w:rsidR="00DA4BE1" w:rsidRPr="00CB317A">
        <w:rPr>
          <w:rStyle w:val="CommentReference"/>
          <w:sz w:val="24"/>
          <w:szCs w:val="24"/>
        </w:rPr>
        <w:commentReference w:id="842"/>
      </w:r>
      <w:commentRangeEnd w:id="843"/>
      <w:r w:rsidRPr="00CB317A">
        <w:rPr>
          <w:rStyle w:val="CommentReference"/>
          <w:sz w:val="24"/>
          <w:szCs w:val="24"/>
        </w:rPr>
        <w:commentReference w:id="843"/>
      </w:r>
      <w:commentRangeEnd w:id="844"/>
      <w:r w:rsidRPr="00CB317A">
        <w:rPr>
          <w:rStyle w:val="CommentReference"/>
          <w:sz w:val="24"/>
          <w:szCs w:val="24"/>
        </w:rPr>
        <w:commentReference w:id="844"/>
      </w:r>
    </w:p>
    <w:p w14:paraId="2314A224" w14:textId="67494516" w:rsidR="6EFC7C7F" w:rsidRPr="00CB317A" w:rsidRDefault="6EFC7C7F" w:rsidP="00920E90">
      <w:pPr>
        <w:pStyle w:val="ParagraphText"/>
        <w:spacing w:before="100" w:line="200" w:lineRule="exact"/>
      </w:pPr>
      <w:r w:rsidRPr="00CB317A">
        <w:rPr>
          <w:rFonts w:eastAsia="Montserrat" w:cs="Montserrat"/>
        </w:rPr>
        <w:t>The main objective of this section is to report the planning, execution and results of the tests performed in WP2.5 (5G Components at the Edge) on a local testbed distributed among NXW, RomARS, MBI and HPE premises for the integration and functional validation of the prototypes developed in WP2.5.x. Tests in WP2.5 are designed to validate the global functionalities of 5G components for far-edge and near-edge deployments in a generalized infrastructure for a 5G Non Public Network with orchestration functionalities, edge computing resources, multi-technology access (5G and WiFi), multicast communications and hybrid backhaul with terrestrial and satellite links. Tests will be executed with a sample set of cloud-native open</w:t>
      </w:r>
      <w:r w:rsidR="79D14916" w:rsidRPr="00CB317A">
        <w:rPr>
          <w:rFonts w:eastAsia="Montserrat" w:cs="Montserrat"/>
        </w:rPr>
        <w:t>-</w:t>
      </w:r>
      <w:r w:rsidRPr="00CB317A">
        <w:rPr>
          <w:rFonts w:eastAsia="Montserrat" w:cs="Montserrat"/>
        </w:rPr>
        <w:t>source multimedia applications deployed in a K8S virtual environment and extended to interact with the 5G network via CAMARA API. The test activities will cover the functionalities developed in the single WP2.5.x, as well as end-to-end integrated functionalities enabled by the interaction of the whole set of WP2.5 components.</w:t>
      </w:r>
    </w:p>
    <w:p w14:paraId="57A75BA8" w14:textId="70FC4F9E" w:rsidR="1CE8A3E7" w:rsidRPr="00CB317A" w:rsidRDefault="1CE8A3E7" w:rsidP="00996BB4">
      <w:pPr>
        <w:pStyle w:val="ParagraphText"/>
      </w:pPr>
    </w:p>
    <w:p w14:paraId="2024E0C6" w14:textId="257446A4" w:rsidR="005C2589" w:rsidRPr="00CB317A" w:rsidRDefault="11B9637F" w:rsidP="00996BB4">
      <w:pPr>
        <w:pStyle w:val="Heading3"/>
        <w:rPr>
          <w:sz w:val="22"/>
          <w:szCs w:val="22"/>
        </w:rPr>
      </w:pPr>
      <w:bookmarkStart w:id="845" w:name="_Toc144520293"/>
      <w:r w:rsidRPr="77A9CFF2">
        <w:rPr>
          <w:sz w:val="22"/>
          <w:szCs w:val="22"/>
        </w:rPr>
        <w:t>7</w:t>
      </w:r>
      <w:r w:rsidR="10A45F46" w:rsidRPr="77A9CFF2">
        <w:rPr>
          <w:sz w:val="22"/>
          <w:szCs w:val="22"/>
        </w:rPr>
        <w:t>.</w:t>
      </w:r>
      <w:r w:rsidR="0E235D6D" w:rsidRPr="77A9CFF2">
        <w:rPr>
          <w:sz w:val="22"/>
          <w:szCs w:val="22"/>
        </w:rPr>
        <w:t>3</w:t>
      </w:r>
      <w:r w:rsidR="10A45F46" w:rsidRPr="77A9CFF2">
        <w:rPr>
          <w:sz w:val="22"/>
          <w:szCs w:val="22"/>
        </w:rPr>
        <w:t>.1</w:t>
      </w:r>
      <w:r w:rsidR="00DB0738">
        <w:tab/>
      </w:r>
      <w:r w:rsidR="10A45F46" w:rsidRPr="77A9CFF2">
        <w:rPr>
          <w:sz w:val="22"/>
          <w:szCs w:val="22"/>
        </w:rPr>
        <w:t>High-level description of the test plan</w:t>
      </w:r>
      <w:bookmarkEnd w:id="845"/>
    </w:p>
    <w:p w14:paraId="1DC1490A" w14:textId="08AE0A31" w:rsidR="005A2884" w:rsidRPr="00CB317A" w:rsidRDefault="1C13A71B" w:rsidP="00920E90">
      <w:pPr>
        <w:pStyle w:val="ParagraphText"/>
        <w:spacing w:before="100" w:line="200" w:lineRule="exact"/>
      </w:pPr>
      <w:r w:rsidRPr="00CB317A">
        <w:rPr>
          <w:rFonts w:eastAsia="Montserrat" w:cs="Montserrat"/>
        </w:rPr>
        <w:t>The main objective of WP2.5 Testbed is the validation of how a 5G Non Public Network (NPN) with integrated hybrid backhaul comprising terrestrial and satellite networks can support the orchestrated delivery of multimedia services with application functions deployed at the near-edge and far-edge. The testbed integrates the components developed in WP2.5 activities, as well as open-source software to compose the end-to-end service chain. The testbed includes a combination of proprietary and open-source software developed by WP2.5 partners. Moreover, it integrates 3</w:t>
      </w:r>
      <w:r w:rsidRPr="00CB317A">
        <w:rPr>
          <w:rFonts w:eastAsia="Montserrat" w:cs="Montserrat"/>
          <w:vertAlign w:val="superscript"/>
        </w:rPr>
        <w:t>rd</w:t>
      </w:r>
      <w:r w:rsidRPr="00CB317A">
        <w:rPr>
          <w:rFonts w:eastAsia="Montserrat" w:cs="Montserrat"/>
        </w:rPr>
        <w:t xml:space="preserve"> party legacy software components when </w:t>
      </w:r>
      <w:r w:rsidR="519592DA" w:rsidRPr="00CB317A">
        <w:rPr>
          <w:rFonts w:eastAsia="Montserrat" w:cs="Montserrat"/>
        </w:rPr>
        <w:t xml:space="preserve">needed </w:t>
      </w:r>
      <w:r w:rsidRPr="00CB317A">
        <w:rPr>
          <w:rFonts w:eastAsia="Montserrat" w:cs="Montserrat"/>
        </w:rPr>
        <w:t xml:space="preserve">to represent or emulate elements not directly addressed in 5G-EMERGE WP2.5 but required to demonstrate the overall service chain. </w:t>
      </w:r>
    </w:p>
    <w:p w14:paraId="1EE26A64" w14:textId="14BB01D7" w:rsidR="005A2884" w:rsidRPr="00CB317A" w:rsidRDefault="451F8DFD" w:rsidP="00920E90">
      <w:pPr>
        <w:pStyle w:val="ParagraphText"/>
        <w:spacing w:before="100" w:line="200" w:lineRule="exact"/>
        <w:rPr>
          <w:rFonts w:eastAsia="Montserrat" w:cs="Montserrat"/>
        </w:rPr>
      </w:pPr>
      <w:r w:rsidRPr="00CB317A">
        <w:rPr>
          <w:rFonts w:eastAsia="Montserrat" w:cs="Montserrat"/>
        </w:rPr>
        <w:t>The joint orchestration and automation of multimedia application services, terrestrial and non-terrestrial networks and edge computing resources in far-edge and near-edge domains for 5G Non Public Networks is a novel feature introduced during the Phase of the 5G-EMERGE project.</w:t>
      </w:r>
    </w:p>
    <w:p w14:paraId="7C9248DD" w14:textId="0F39F0C2" w:rsidR="005A2884" w:rsidRPr="002C6C11" w:rsidRDefault="451F8DFD" w:rsidP="00920E90">
      <w:pPr>
        <w:pStyle w:val="ParagraphText"/>
        <w:spacing w:before="100" w:line="200" w:lineRule="exact"/>
      </w:pPr>
      <w:r w:rsidRPr="002C6C11">
        <w:rPr>
          <w:rFonts w:eastAsia="Montserrat" w:cs="Montserrat"/>
        </w:rPr>
        <w:t>The WP2.5 tests will focus on the following features:</w:t>
      </w:r>
    </w:p>
    <w:p w14:paraId="5F637A57" w14:textId="2BD41BAF" w:rsidR="005A2884" w:rsidRPr="002C6C11" w:rsidRDefault="451F8DFD" w:rsidP="00B3730E">
      <w:pPr>
        <w:pStyle w:val="ParagraphText"/>
        <w:numPr>
          <w:ilvl w:val="0"/>
          <w:numId w:val="239"/>
        </w:numPr>
        <w:spacing w:line="200" w:lineRule="exact"/>
        <w:rPr>
          <w:rFonts w:eastAsia="Montserrat" w:cs="Montserrat"/>
        </w:rPr>
      </w:pPr>
      <w:r w:rsidRPr="002C6C11">
        <w:t xml:space="preserve">On-demand provisioning and termination of a sample multimedia service, featuring cloud-native components deployed in far-edge and near-edge domains, with integrated activation and configuration of an end-to-end network slice across terrestrial and non-terrestrial domains. </w:t>
      </w:r>
    </w:p>
    <w:p w14:paraId="6B9357A5" w14:textId="53FBEE98" w:rsidR="005A2884" w:rsidRPr="00CB317A" w:rsidRDefault="451F8DFD" w:rsidP="00B3730E">
      <w:pPr>
        <w:pStyle w:val="ParagraphText"/>
        <w:numPr>
          <w:ilvl w:val="0"/>
          <w:numId w:val="239"/>
        </w:numPr>
        <w:spacing w:line="200" w:lineRule="exact"/>
        <w:rPr>
          <w:rFonts w:eastAsia="Montserrat" w:cs="Montserrat"/>
        </w:rPr>
      </w:pPr>
      <w:r w:rsidRPr="00CB317A">
        <w:t>Joint monitoring of terrestrial and non-terrestrial networks, computing resources and service applications in the 5G Non Public Network.</w:t>
      </w:r>
    </w:p>
    <w:p w14:paraId="07BBE788" w14:textId="0E76B3ED" w:rsidR="005A2884" w:rsidRPr="00CB317A" w:rsidRDefault="451F8DFD" w:rsidP="00B3730E">
      <w:pPr>
        <w:pStyle w:val="ParagraphText"/>
        <w:numPr>
          <w:ilvl w:val="0"/>
          <w:numId w:val="239"/>
        </w:numPr>
        <w:spacing w:line="200" w:lineRule="exact"/>
        <w:rPr>
          <w:rFonts w:eastAsia="Montserrat" w:cs="Montserrat"/>
        </w:rPr>
      </w:pPr>
      <w:r w:rsidRPr="00CB317A">
        <w:t>Automated, dynamic selection and re-configuration of satellite gateway due to the change of location of a nomadic user.</w:t>
      </w:r>
    </w:p>
    <w:p w14:paraId="32359AF0" w14:textId="7E486105" w:rsidR="005A2884" w:rsidRPr="002C6C11" w:rsidRDefault="1C13A71B" w:rsidP="00B3730E">
      <w:pPr>
        <w:pStyle w:val="ParagraphText"/>
        <w:numPr>
          <w:ilvl w:val="0"/>
          <w:numId w:val="239"/>
        </w:numPr>
        <w:spacing w:line="200" w:lineRule="exact"/>
        <w:rPr>
          <w:rFonts w:eastAsia="Montserrat" w:cs="Montserrat"/>
        </w:rPr>
      </w:pPr>
      <w:r w:rsidRPr="002C6C11">
        <w:t xml:space="preserve">Application-driven Quality on Demand </w:t>
      </w:r>
      <w:r w:rsidR="3D82777E" w:rsidRPr="002C6C11">
        <w:rPr>
          <w:rFonts w:eastAsia="Montserrat" w:cs="Montserrat"/>
        </w:rPr>
        <w:t>enforcement to</w:t>
      </w:r>
      <w:r w:rsidRPr="002C6C11">
        <w:rPr>
          <w:rFonts w:eastAsia="Montserrat" w:cs="Montserrat"/>
        </w:rPr>
        <w:t xml:space="preserve"> increase </w:t>
      </w:r>
      <w:r w:rsidR="3581E871" w:rsidRPr="002C6C11">
        <w:rPr>
          <w:rFonts w:eastAsia="Montserrat" w:cs="Montserrat"/>
        </w:rPr>
        <w:t>the</w:t>
      </w:r>
      <w:r w:rsidRPr="002C6C11">
        <w:rPr>
          <w:rFonts w:eastAsia="Montserrat" w:cs="Montserrat"/>
        </w:rPr>
        <w:t xml:space="preserve"> uplink data rate, involving the re-configuration of the satellite link from narrowband to broadband communication on return link.</w:t>
      </w:r>
    </w:p>
    <w:p w14:paraId="202FDB1C" w14:textId="7D6E728A" w:rsidR="000628D1" w:rsidRPr="002C6C11" w:rsidRDefault="003D3F34" w:rsidP="00B3730E">
      <w:pPr>
        <w:pStyle w:val="ParagraphText"/>
        <w:numPr>
          <w:ilvl w:val="0"/>
          <w:numId w:val="239"/>
        </w:numPr>
        <w:spacing w:line="200" w:lineRule="exact"/>
        <w:rPr>
          <w:rFonts w:eastAsia="Montserrat" w:cs="Montserrat"/>
        </w:rPr>
      </w:pPr>
      <w:r w:rsidRPr="002C6C11">
        <w:t>Integration of 3GPP and non-3GPP wireless access networks.</w:t>
      </w:r>
    </w:p>
    <w:p w14:paraId="66726583" w14:textId="01A24F07" w:rsidR="00144D5E" w:rsidRPr="002C6C11" w:rsidRDefault="009E5A69" w:rsidP="00B3730E">
      <w:pPr>
        <w:pStyle w:val="ParagraphText"/>
        <w:numPr>
          <w:ilvl w:val="0"/>
          <w:numId w:val="239"/>
        </w:numPr>
        <w:spacing w:line="200" w:lineRule="exact"/>
        <w:rPr>
          <w:rFonts w:eastAsia="Montserrat" w:cs="Montserrat"/>
        </w:rPr>
      </w:pPr>
      <w:r w:rsidRPr="002C6C11">
        <w:t xml:space="preserve">Validation of multi-site 5G </w:t>
      </w:r>
      <w:r w:rsidR="00FD7AFC" w:rsidRPr="002C6C11">
        <w:rPr>
          <w:rFonts w:eastAsia="Montserrat" w:cs="Montserrat"/>
        </w:rPr>
        <w:t>system deployments, with distributed user-plan functionalities.</w:t>
      </w:r>
    </w:p>
    <w:p w14:paraId="3E658E16" w14:textId="77777777" w:rsidR="006E3F9D" w:rsidRPr="00CB317A" w:rsidRDefault="006E3F9D" w:rsidP="005B4F79">
      <w:pPr>
        <w:pStyle w:val="ParagraphText"/>
      </w:pPr>
    </w:p>
    <w:p w14:paraId="41CFDCDA" w14:textId="7C4492ED" w:rsidR="005C2589" w:rsidRPr="00CB317A" w:rsidRDefault="11B9637F" w:rsidP="005B4F79">
      <w:pPr>
        <w:pStyle w:val="Heading3"/>
        <w:rPr>
          <w:sz w:val="22"/>
          <w:szCs w:val="22"/>
        </w:rPr>
      </w:pPr>
      <w:bookmarkStart w:id="846" w:name="_Toc89796573"/>
      <w:r w:rsidRPr="77A9CFF2">
        <w:rPr>
          <w:sz w:val="22"/>
          <w:szCs w:val="22"/>
        </w:rPr>
        <w:t>7</w:t>
      </w:r>
      <w:r w:rsidR="10A45F46" w:rsidRPr="77A9CFF2">
        <w:rPr>
          <w:sz w:val="22"/>
          <w:szCs w:val="22"/>
        </w:rPr>
        <w:t>.</w:t>
      </w:r>
      <w:r w:rsidR="0E235D6D" w:rsidRPr="77A9CFF2">
        <w:rPr>
          <w:sz w:val="22"/>
          <w:szCs w:val="22"/>
        </w:rPr>
        <w:t>3</w:t>
      </w:r>
      <w:r w:rsidR="11DFDB2A" w:rsidRPr="77A9CFF2">
        <w:rPr>
          <w:sz w:val="22"/>
          <w:szCs w:val="22"/>
        </w:rPr>
        <w:t>.</w:t>
      </w:r>
      <w:r w:rsidR="10A45F46" w:rsidRPr="77A9CFF2">
        <w:rPr>
          <w:sz w:val="22"/>
          <w:szCs w:val="22"/>
        </w:rPr>
        <w:t>2</w:t>
      </w:r>
      <w:r w:rsidR="00DB0738">
        <w:tab/>
      </w:r>
      <w:r w:rsidR="10A45F46" w:rsidRPr="77A9CFF2">
        <w:rPr>
          <w:sz w:val="22"/>
          <w:szCs w:val="22"/>
        </w:rPr>
        <w:t>Test bed and setup</w:t>
      </w:r>
      <w:bookmarkEnd w:id="846"/>
    </w:p>
    <w:p w14:paraId="711D0CE1" w14:textId="5B06DB05" w:rsidR="3AD80F63" w:rsidRPr="002C6C11" w:rsidRDefault="3AD80F63" w:rsidP="00B3730E">
      <w:pPr>
        <w:pStyle w:val="ParagraphText"/>
        <w:numPr>
          <w:ilvl w:val="0"/>
          <w:numId w:val="221"/>
        </w:numPr>
        <w:spacing w:before="120" w:line="200" w:lineRule="exact"/>
        <w:ind w:left="714" w:hanging="357"/>
      </w:pPr>
      <w:r w:rsidRPr="002C6C11">
        <w:rPr>
          <w:rFonts w:eastAsia="Montserrat" w:cs="Montserrat"/>
        </w:rPr>
        <w:t xml:space="preserve">The overall WP2.5 testbed is represented in </w:t>
      </w:r>
      <w:r w:rsidR="00DB3A2A" w:rsidRPr="002C6C11">
        <w:rPr>
          <w:rFonts w:eastAsia="Montserrat" w:cs="Montserrat"/>
          <w:highlight w:val="yellow"/>
        </w:rPr>
        <w:fldChar w:fldCharType="begin"/>
      </w:r>
      <w:r w:rsidR="00DB3A2A" w:rsidRPr="002C6C11">
        <w:rPr>
          <w:rFonts w:eastAsia="Montserrat" w:cs="Montserrat"/>
        </w:rPr>
        <w:instrText xml:space="preserve"> REF _Ref221885693 \h </w:instrText>
      </w:r>
      <w:r w:rsidR="00DB3A2A" w:rsidRPr="002C6C11">
        <w:rPr>
          <w:rFonts w:eastAsia="Montserrat" w:cs="Montserrat"/>
          <w:highlight w:val="yellow"/>
        </w:rPr>
      </w:r>
      <w:r w:rsidR="00DB3A2A" w:rsidRPr="002C6C11">
        <w:rPr>
          <w:rFonts w:eastAsia="Montserrat" w:cs="Montserrat"/>
          <w:highlight w:val="yellow"/>
        </w:rPr>
        <w:fldChar w:fldCharType="separate"/>
      </w:r>
      <w:r w:rsidR="00DB3A2A" w:rsidRPr="000950F9">
        <w:t xml:space="preserve">Figure </w:t>
      </w:r>
      <w:r w:rsidR="00DB3A2A" w:rsidRPr="000950F9">
        <w:rPr>
          <w:noProof/>
        </w:rPr>
        <w:t>32</w:t>
      </w:r>
      <w:r w:rsidR="00DB3A2A" w:rsidRPr="002C6C11">
        <w:rPr>
          <w:rFonts w:eastAsia="Montserrat" w:cs="Montserrat"/>
          <w:highlight w:val="yellow"/>
        </w:rPr>
        <w:fldChar w:fldCharType="end"/>
      </w:r>
      <w:r w:rsidRPr="002C6C11">
        <w:rPr>
          <w:rFonts w:eastAsia="Montserrat" w:cs="Montserrat"/>
        </w:rPr>
        <w:t xml:space="preserve">. The testbed is distributed </w:t>
      </w:r>
      <w:r w:rsidR="00463486" w:rsidRPr="002C6C11">
        <w:rPr>
          <w:rFonts w:eastAsia="Montserrat" w:cs="Montserrat"/>
        </w:rPr>
        <w:t>over</w:t>
      </w:r>
      <w:r w:rsidRPr="002C6C11">
        <w:rPr>
          <w:rFonts w:eastAsia="Montserrat" w:cs="Montserrat"/>
        </w:rPr>
        <w:t xml:space="preserve"> four labs in Italy, in Nextworks premises (Pisa), RomARS premises (Rome), MBI premises (Pisa), and HPE premises (</w:t>
      </w:r>
      <w:r w:rsidR="00463486" w:rsidRPr="002C6C11">
        <w:rPr>
          <w:rFonts w:eastAsia="Montserrat" w:cs="Montserrat"/>
        </w:rPr>
        <w:t xml:space="preserve">Bolzano </w:t>
      </w:r>
      <w:r w:rsidRPr="002C6C11">
        <w:rPr>
          <w:rFonts w:eastAsia="Montserrat" w:cs="Montserrat"/>
        </w:rPr>
        <w:t>Vicen</w:t>
      </w:r>
      <w:r w:rsidR="00463486" w:rsidRPr="002C6C11">
        <w:rPr>
          <w:rFonts w:eastAsia="Montserrat" w:cs="Montserrat"/>
        </w:rPr>
        <w:t>tino</w:t>
      </w:r>
      <w:r w:rsidRPr="002C6C11">
        <w:rPr>
          <w:rFonts w:eastAsia="Montserrat" w:cs="Montserrat"/>
        </w:rPr>
        <w:t xml:space="preserve">), respectively. All the labs are interconnected via VPN, with the VPN server installed in RomARS lab. Each testbed hosts one or more domains of the system architecture, as follows: </w:t>
      </w:r>
    </w:p>
    <w:p w14:paraId="55C2B987" w14:textId="18A8F035" w:rsidR="3AD80F63" w:rsidRPr="002C6C11" w:rsidRDefault="3AD80F63" w:rsidP="00B3730E">
      <w:pPr>
        <w:pStyle w:val="ParagraphText"/>
        <w:numPr>
          <w:ilvl w:val="0"/>
          <w:numId w:val="221"/>
        </w:numPr>
        <w:spacing w:line="200" w:lineRule="exact"/>
        <w:rPr>
          <w:rFonts w:eastAsia="Montserrat" w:cs="Montserrat"/>
        </w:rPr>
      </w:pPr>
      <w:r w:rsidRPr="002C6C11">
        <w:rPr>
          <w:rFonts w:eastAsia="Montserrat" w:cs="Montserrat"/>
        </w:rPr>
        <w:t>RomARS testbed hosts the Far Edge domain, with the related 5G Core Network components for non-3GPP access, multicast communication and far edge compute resources;</w:t>
      </w:r>
    </w:p>
    <w:p w14:paraId="5877CFD3" w14:textId="284E9B34" w:rsidR="3AD80F63" w:rsidRPr="002C6C11" w:rsidRDefault="3AD80F63" w:rsidP="00B3730E">
      <w:pPr>
        <w:pStyle w:val="ParagraphText"/>
        <w:numPr>
          <w:ilvl w:val="0"/>
          <w:numId w:val="221"/>
        </w:numPr>
        <w:spacing w:line="200" w:lineRule="exact"/>
        <w:rPr>
          <w:rFonts w:eastAsia="Montserrat" w:cs="Montserrat"/>
        </w:rPr>
      </w:pPr>
      <w:r w:rsidRPr="002C6C11">
        <w:rPr>
          <w:rFonts w:eastAsia="Montserrat" w:cs="Montserrat"/>
        </w:rPr>
        <w:t xml:space="preserve">HPE testbed hosts the Near Edge domain, with 5G Core </w:t>
      </w:r>
      <w:r w:rsidR="00FA4639" w:rsidRPr="002C6C11">
        <w:rPr>
          <w:rFonts w:eastAsia="Montserrat" w:cs="Montserrat"/>
        </w:rPr>
        <w:t xml:space="preserve">and Radio Access </w:t>
      </w:r>
      <w:r w:rsidRPr="002C6C11">
        <w:rPr>
          <w:rFonts w:eastAsia="Montserrat" w:cs="Montserrat"/>
        </w:rPr>
        <w:t>Network components for 3GPP access and near edge compute resources;</w:t>
      </w:r>
    </w:p>
    <w:p w14:paraId="440DB81F" w14:textId="44993F45" w:rsidR="3AD80F63" w:rsidRPr="002C6C11" w:rsidRDefault="3AD80F63" w:rsidP="00B3730E">
      <w:pPr>
        <w:pStyle w:val="ParagraphText"/>
        <w:numPr>
          <w:ilvl w:val="0"/>
          <w:numId w:val="221"/>
        </w:numPr>
        <w:spacing w:line="200" w:lineRule="exact"/>
        <w:rPr>
          <w:rFonts w:eastAsia="Montserrat" w:cs="Montserrat"/>
        </w:rPr>
      </w:pPr>
      <w:r w:rsidRPr="002C6C11">
        <w:rPr>
          <w:rFonts w:eastAsia="Montserrat" w:cs="Montserrat"/>
        </w:rPr>
        <w:t>MBI testbed hosts the Satellite domain, including the Starfish platform;</w:t>
      </w:r>
    </w:p>
    <w:p w14:paraId="37D7D977" w14:textId="109D7C69" w:rsidR="3AD80F63" w:rsidRPr="002C6C11" w:rsidRDefault="3AD80F63" w:rsidP="00B3730E">
      <w:pPr>
        <w:pStyle w:val="ParagraphText"/>
        <w:numPr>
          <w:ilvl w:val="0"/>
          <w:numId w:val="221"/>
        </w:numPr>
        <w:spacing w:line="200" w:lineRule="exact"/>
        <w:rPr>
          <w:rFonts w:eastAsia="Montserrat" w:cs="Montserrat"/>
        </w:rPr>
      </w:pPr>
      <w:r w:rsidRPr="002C6C11">
        <w:rPr>
          <w:rFonts w:eastAsia="Montserrat" w:cs="Montserrat"/>
        </w:rPr>
        <w:t>NXW testbed hosts the Management and Orchestration functions and provides an emulation of far-edge and near-edge domains with the deployment of an open-source 5G network with emulated RAN for 3GPP access.</w:t>
      </w:r>
    </w:p>
    <w:p w14:paraId="3A87B607" w14:textId="72727A64" w:rsidR="3AD80F63" w:rsidRPr="00CB317A" w:rsidRDefault="3AD80F63" w:rsidP="00920E90">
      <w:pPr>
        <w:pStyle w:val="ParagraphText"/>
        <w:spacing w:before="100" w:line="200" w:lineRule="exact"/>
      </w:pPr>
      <w:r w:rsidRPr="00CB317A">
        <w:t>At the far-edge domain the 5G network includes the user plane of the 5G Core Network, with the User Plane Function (UPF) that interconnects to a local data network where the multimedia application functions are connected. The UPF is extended with IGMP for support of multicast communications. The N3IWF enables the support of non-3GPP access networks. The near-edge domain hosts the control plane functions of the 5G Core Network, supporting REST-based management APIs for orchestration purposes, and another UPF.</w:t>
      </w:r>
    </w:p>
    <w:p w14:paraId="32703397" w14:textId="50A6AA9A" w:rsidR="3AD80F63" w:rsidRPr="00CB317A" w:rsidRDefault="74A37146" w:rsidP="00920E90">
      <w:pPr>
        <w:pStyle w:val="ParagraphText"/>
        <w:spacing w:before="120" w:line="200" w:lineRule="exact"/>
      </w:pPr>
      <w:r w:rsidRPr="00CB317A">
        <w:t xml:space="preserve">The management and orchestration plane includes functions for service, 5G network and resource orchestration, assuming a cloud-native service and 5G network deployment with network and application functions executed as containers or VMs in virtualized environments. The orchestration plane is complemented with a multi-source Monitoring Platform with </w:t>
      </w:r>
      <w:r w:rsidR="6CAEC981" w:rsidRPr="00CB317A">
        <w:rPr>
          <w:rFonts w:eastAsia="Montserrat" w:cs="Montserrat"/>
        </w:rPr>
        <w:t xml:space="preserve">specialized data </w:t>
      </w:r>
      <w:r w:rsidRPr="00CB317A">
        <w:rPr>
          <w:rFonts w:eastAsia="Montserrat" w:cs="Montserrat"/>
        </w:rPr>
        <w:t xml:space="preserve">collectors to retrieve metrics from the satellite domain, the 5G network, the edge computing platforms and custom multimedia applications. Monitoring data is used for administration purposes, e.g., for visualization in configurable dashboards, as well as to feed service and network automation logic. An Exposure Gateway exposing CAMARA APIs is used to enable a bi-directional interaction between multimedia applications and network at runtime, e.g., to request a change in the guaranteed QoS for certain traffic flows, to search for new edge servers, query location information or other network insights, etc. </w:t>
      </w:r>
    </w:p>
    <w:p w14:paraId="2F9B2A40" w14:textId="4351D661" w:rsidR="005B4F79" w:rsidRPr="002C6C11" w:rsidRDefault="005B4F79" w:rsidP="005B4F79">
      <w:pPr>
        <w:pStyle w:val="ParagraphText"/>
      </w:pPr>
    </w:p>
    <w:p w14:paraId="2625F6ED" w14:textId="06567288" w:rsidR="3AD80F63" w:rsidRPr="002C6C11" w:rsidRDefault="00E423F7" w:rsidP="3A3DB175">
      <w:pPr>
        <w:rPr>
          <w:rFonts w:ascii="Montserrat" w:hAnsi="Montserrat"/>
          <w:color w:val="auto"/>
        </w:rPr>
      </w:pPr>
      <w:r w:rsidRPr="002C6C11">
        <w:rPr>
          <w:rFonts w:ascii="Montserrat" w:hAnsi="Montserrat"/>
          <w:noProof/>
          <w:color w:val="auto"/>
        </w:rPr>
        <w:drawing>
          <wp:inline distT="0" distB="0" distL="0" distR="0" wp14:anchorId="5BA67B9F" wp14:editId="0B543093">
            <wp:extent cx="5701665" cy="2677406"/>
            <wp:effectExtent l="0" t="0" r="0" b="8890"/>
            <wp:docPr id="1828242007" name="Picture 182824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24142" cy="2687961"/>
                    </a:xfrm>
                    <a:prstGeom prst="rect">
                      <a:avLst/>
                    </a:prstGeom>
                    <a:noFill/>
                  </pic:spPr>
                </pic:pic>
              </a:graphicData>
            </a:graphic>
          </wp:inline>
        </w:drawing>
      </w:r>
    </w:p>
    <w:p w14:paraId="141727F0" w14:textId="4B4D027B" w:rsidR="005B4F79" w:rsidRPr="000950F9" w:rsidRDefault="000950F9" w:rsidP="000950F9">
      <w:pPr>
        <w:pStyle w:val="Caption"/>
        <w:rPr>
          <w:rFonts w:ascii="Montserrat" w:hAnsi="Montserrat"/>
          <w:color w:val="auto"/>
        </w:rPr>
      </w:pPr>
      <w:bookmarkStart w:id="847" w:name="_Ref221885693"/>
      <w:bookmarkStart w:id="848" w:name="_Toc221886668"/>
      <w:r w:rsidRPr="000950F9">
        <w:rPr>
          <w:rFonts w:ascii="Montserrat" w:hAnsi="Montserrat"/>
        </w:rPr>
        <w:t xml:space="preserve">Figure </w:t>
      </w:r>
      <w:r w:rsidRPr="000950F9">
        <w:rPr>
          <w:rFonts w:ascii="Montserrat" w:hAnsi="Montserrat"/>
        </w:rPr>
        <w:fldChar w:fldCharType="begin"/>
      </w:r>
      <w:r w:rsidRPr="000950F9">
        <w:rPr>
          <w:rFonts w:ascii="Montserrat" w:hAnsi="Montserrat"/>
        </w:rPr>
        <w:instrText xml:space="preserve"> SEQ Figure \* ARABIC </w:instrText>
      </w:r>
      <w:r w:rsidRPr="000950F9">
        <w:rPr>
          <w:rFonts w:ascii="Montserrat" w:hAnsi="Montserrat"/>
        </w:rPr>
        <w:fldChar w:fldCharType="separate"/>
      </w:r>
      <w:r w:rsidRPr="000950F9">
        <w:rPr>
          <w:rFonts w:ascii="Montserrat" w:hAnsi="Montserrat"/>
          <w:noProof/>
        </w:rPr>
        <w:t>32</w:t>
      </w:r>
      <w:r w:rsidRPr="000950F9">
        <w:rPr>
          <w:rFonts w:ascii="Montserrat" w:hAnsi="Montserrat"/>
        </w:rPr>
        <w:fldChar w:fldCharType="end"/>
      </w:r>
      <w:bookmarkEnd w:id="847"/>
      <w:r w:rsidR="005B4F79" w:rsidRPr="000950F9">
        <w:rPr>
          <w:rFonts w:ascii="Montserrat" w:hAnsi="Montserrat"/>
          <w:color w:val="auto"/>
        </w:rPr>
        <w:t>: Conceptual diagram of WP2.5 Testbed</w:t>
      </w:r>
      <w:bookmarkEnd w:id="848"/>
    </w:p>
    <w:p w14:paraId="70DB435E" w14:textId="77777777" w:rsidR="006E3F9D" w:rsidRPr="002C6C11" w:rsidRDefault="006E3F9D" w:rsidP="005B4F79">
      <w:pPr>
        <w:pStyle w:val="ParagraphText"/>
      </w:pPr>
    </w:p>
    <w:p w14:paraId="4F3474AB" w14:textId="53942510" w:rsidR="3AD80F63" w:rsidRPr="002C6C11" w:rsidRDefault="3AD80F63" w:rsidP="005B4F79">
      <w:pPr>
        <w:pStyle w:val="ParagraphText"/>
        <w:rPr>
          <w:rFonts w:eastAsia="Montserrat" w:cs="Montserrat"/>
        </w:rPr>
      </w:pPr>
      <w:r w:rsidRPr="002C6C11">
        <w:rPr>
          <w:rFonts w:eastAsia="Montserrat" w:cs="Montserrat"/>
        </w:rPr>
        <w:t xml:space="preserve">The main components of the WP2.5 testbed are described in </w:t>
      </w:r>
      <w:r w:rsidR="000950F9" w:rsidRPr="002C6C11">
        <w:rPr>
          <w:rFonts w:eastAsia="Montserrat" w:cs="Montserrat"/>
          <w:highlight w:val="yellow"/>
        </w:rPr>
        <w:fldChar w:fldCharType="begin"/>
      </w:r>
      <w:r w:rsidR="000950F9" w:rsidRPr="002C6C11">
        <w:rPr>
          <w:rFonts w:eastAsia="Montserrat" w:cs="Montserrat"/>
        </w:rPr>
        <w:instrText xml:space="preserve"> REF _Ref199261150 \h </w:instrText>
      </w:r>
      <w:r w:rsidR="000950F9" w:rsidRPr="002C6C11">
        <w:rPr>
          <w:rFonts w:eastAsia="Montserrat" w:cs="Montserrat"/>
          <w:highlight w:val="yellow"/>
        </w:rPr>
      </w:r>
      <w:r w:rsidR="000950F9" w:rsidRPr="002C6C11">
        <w:rPr>
          <w:rFonts w:eastAsia="Montserrat" w:cs="Montserrat"/>
          <w:highlight w:val="yellow"/>
        </w:rPr>
        <w:fldChar w:fldCharType="separate"/>
      </w:r>
      <w:r w:rsidR="000950F9" w:rsidRPr="00CB317A">
        <w:t xml:space="preserve">Table </w:t>
      </w:r>
      <w:r w:rsidR="000950F9">
        <w:rPr>
          <w:noProof/>
        </w:rPr>
        <w:t>15</w:t>
      </w:r>
      <w:r w:rsidR="000950F9" w:rsidRPr="002C6C11">
        <w:rPr>
          <w:rFonts w:eastAsia="Montserrat" w:cs="Montserrat"/>
          <w:highlight w:val="yellow"/>
        </w:rPr>
        <w:fldChar w:fldCharType="end"/>
      </w:r>
    </w:p>
    <w:p w14:paraId="1416DDEE" w14:textId="34282790" w:rsidR="3AD80F63" w:rsidRPr="002C6C11" w:rsidRDefault="3AD80F63" w:rsidP="005B4F79">
      <w:pPr>
        <w:pStyle w:val="ParagraphText"/>
        <w:rPr>
          <w:rFonts w:eastAsia="Montserrat" w:cs="Montserrat"/>
        </w:rPr>
      </w:pPr>
    </w:p>
    <w:p w14:paraId="2A863E8E" w14:textId="607D17B6" w:rsidR="005B4F79" w:rsidRPr="00CB317A" w:rsidRDefault="005B4F79" w:rsidP="005B4F79">
      <w:pPr>
        <w:pStyle w:val="Caption"/>
        <w:keepNext/>
        <w:rPr>
          <w:rFonts w:ascii="Montserrat" w:hAnsi="Montserrat"/>
          <w:color w:val="auto"/>
        </w:rPr>
      </w:pPr>
      <w:bookmarkStart w:id="849" w:name="_Ref199261150"/>
      <w:bookmarkStart w:id="850" w:name="_Toc221886684"/>
      <w:r w:rsidRPr="00CB317A">
        <w:rPr>
          <w:rFonts w:ascii="Montserrat" w:hAnsi="Montserrat"/>
          <w:color w:val="auto"/>
        </w:rPr>
        <w:t xml:space="preserve">Table </w:t>
      </w:r>
      <w:r w:rsidRPr="00CB317A">
        <w:rPr>
          <w:rFonts w:ascii="Montserrat" w:hAnsi="Montserrat"/>
          <w:color w:val="auto"/>
        </w:rPr>
        <w:fldChar w:fldCharType="begin"/>
      </w:r>
      <w:r w:rsidRPr="00CB317A">
        <w:rPr>
          <w:rFonts w:ascii="Montserrat" w:hAnsi="Montserrat"/>
          <w:color w:val="auto"/>
        </w:rPr>
        <w:instrText xml:space="preserve"> SEQ Table \* ARABIC </w:instrText>
      </w:r>
      <w:r w:rsidRPr="00CB317A">
        <w:rPr>
          <w:rFonts w:ascii="Montserrat" w:hAnsi="Montserrat"/>
          <w:color w:val="auto"/>
        </w:rPr>
        <w:fldChar w:fldCharType="separate"/>
      </w:r>
      <w:r w:rsidR="00A35C98">
        <w:rPr>
          <w:rFonts w:ascii="Montserrat" w:hAnsi="Montserrat"/>
          <w:noProof/>
          <w:color w:val="auto"/>
        </w:rPr>
        <w:t>15</w:t>
      </w:r>
      <w:r w:rsidRPr="00CB317A">
        <w:rPr>
          <w:rFonts w:ascii="Montserrat" w:hAnsi="Montserrat"/>
          <w:color w:val="auto"/>
        </w:rPr>
        <w:fldChar w:fldCharType="end"/>
      </w:r>
      <w:bookmarkEnd w:id="849"/>
      <w:r w:rsidRPr="00CB317A">
        <w:rPr>
          <w:rFonts w:ascii="Montserrat" w:hAnsi="Montserrat"/>
          <w:color w:val="auto"/>
        </w:rPr>
        <w:t>: Main components of WP2.5 Testbed</w:t>
      </w:r>
      <w:bookmarkEnd w:id="850"/>
    </w:p>
    <w:tbl>
      <w:tblPr>
        <w:tblW w:w="0" w:type="auto"/>
        <w:tblLayout w:type="fixed"/>
        <w:tblLook w:val="04A0" w:firstRow="1" w:lastRow="0" w:firstColumn="1" w:lastColumn="0" w:noHBand="0" w:noVBand="1"/>
      </w:tblPr>
      <w:tblGrid>
        <w:gridCol w:w="1706"/>
        <w:gridCol w:w="3300"/>
        <w:gridCol w:w="1726"/>
        <w:gridCol w:w="2196"/>
      </w:tblGrid>
      <w:tr w:rsidR="008114EB" w:rsidRPr="00C80238" w14:paraId="15FBDC55"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651DE724" w14:textId="12DA2EB0"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System Function</w:t>
            </w:r>
          </w:p>
        </w:tc>
        <w:tc>
          <w:tcPr>
            <w:tcW w:w="3300"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5056F558" w14:textId="298B91F4"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Component</w:t>
            </w:r>
          </w:p>
        </w:tc>
        <w:tc>
          <w:tcPr>
            <w:tcW w:w="172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5DA9EEBF" w14:textId="4B513B78"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Type (HW/SW)</w:t>
            </w:r>
          </w:p>
        </w:tc>
        <w:tc>
          <w:tcPr>
            <w:tcW w:w="219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6EF74191" w14:textId="1CC84E01"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Responsible partner</w:t>
            </w:r>
          </w:p>
        </w:tc>
      </w:tr>
      <w:tr w:rsidR="008114EB" w:rsidRPr="00C80238" w14:paraId="3E839301"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23E7D4AB" w14:textId="5D7F4232"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SF1</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5D921C1F" w14:textId="342D337D"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M&amp;O – Service Orchestrator</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0B7BB243" w14:textId="4196F31E"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591476A3" w14:textId="47DB3B9D"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NXW</w:t>
            </w:r>
          </w:p>
        </w:tc>
      </w:tr>
      <w:tr w:rsidR="008114EB" w:rsidRPr="00C80238" w14:paraId="4F4B06BE"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006BC1C4" w14:textId="2F383103"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SF2</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16A7FE5D" w14:textId="728C4116"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M&amp;O – 5G Network Orchestrator</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3955F5CB" w14:textId="645BC40C"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2FF30B20" w14:textId="2ED1BE8B"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NXW</w:t>
            </w:r>
          </w:p>
        </w:tc>
      </w:tr>
      <w:tr w:rsidR="008114EB" w:rsidRPr="00C80238" w14:paraId="035ACEE6"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67741787" w14:textId="27C6E5D7"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SF3</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697DE36F" w14:textId="5ED2DCDC"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M&amp;O – Resource Orchestrator</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2E297CA1" w14:textId="3709494D"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067CE3D2" w14:textId="2B8584E6"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NXW</w:t>
            </w:r>
          </w:p>
        </w:tc>
      </w:tr>
      <w:tr w:rsidR="008114EB" w:rsidRPr="00C80238" w14:paraId="0FF05188"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7A9ADEFF" w14:textId="382F8AEE"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SF4</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2C4F44F9" w14:textId="61C3B1A7"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M&amp;O – Monitoring Platform</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072893E0" w14:textId="476B1F3A"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36C9E811" w14:textId="32A8D435"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NXW</w:t>
            </w:r>
          </w:p>
        </w:tc>
      </w:tr>
      <w:tr w:rsidR="008114EB" w:rsidRPr="00C80238" w14:paraId="38B16268"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66804A9E" w14:textId="266B585C"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SF5</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1C33AE45" w14:textId="22C4968F"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M&amp;O – Exposure Gateway</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148E7B1A" w14:textId="29739DE3"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0E8D05A2" w14:textId="333E416C"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NXW</w:t>
            </w:r>
          </w:p>
        </w:tc>
      </w:tr>
      <w:tr w:rsidR="008114EB" w:rsidRPr="00C80238" w14:paraId="5D5F90D4"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5EA606D7" w14:textId="53AE1433"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SF6</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190FE37B" w14:textId="2F648BF4"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Emulated RAN – UE</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71E3FB7F" w14:textId="33DE6343"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7834809F" w14:textId="083EE7B1"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NXW</w:t>
            </w:r>
          </w:p>
        </w:tc>
      </w:tr>
      <w:tr w:rsidR="008114EB" w:rsidRPr="00C80238" w14:paraId="2592A681"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0D0EF734" w14:textId="51908395"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SF7</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03C46C13" w14:textId="712D5F67"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Emulated RAN – gNB</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18266EAE" w14:textId="18FE608A"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0D3D471E" w14:textId="304056F9"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NXW</w:t>
            </w:r>
          </w:p>
        </w:tc>
      </w:tr>
      <w:tr w:rsidR="008114EB" w:rsidRPr="00C80238" w14:paraId="4D0B8E6B"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046A1E62" w14:textId="14DDD173"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SF8</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3FFCD9EB" w14:textId="67EF7A25"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Open Source 5G CN – I-UPF</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361E7220" w14:textId="6F4C059B"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11719F3A" w14:textId="2D1B9D27"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NXW</w:t>
            </w:r>
          </w:p>
        </w:tc>
      </w:tr>
      <w:tr w:rsidR="008114EB" w:rsidRPr="00C80238" w14:paraId="0564A2DC"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1C9F2A1C" w14:textId="4B939193"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SF9</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3896C043" w14:textId="373B23B6"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Open Source 5G CN – PSA-UPF</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2C36467F" w14:textId="6647CE89"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38E549A1" w14:textId="32E1F8A9"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NXW</w:t>
            </w:r>
          </w:p>
        </w:tc>
      </w:tr>
      <w:tr w:rsidR="008114EB" w:rsidRPr="00C80238" w14:paraId="6C134749"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7E33E5F5" w14:textId="24F3AC5A"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SF10</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25928800" w14:textId="2F8744C1"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Open Source 5G CN – Control Plane</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39823D6A" w14:textId="76FABE84"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SW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67DB6495" w14:textId="22AB2F7F" w:rsidR="1CE8A3E7" w:rsidRPr="002C6C11" w:rsidRDefault="1CE8A3E7" w:rsidP="00920E90">
            <w:pPr>
              <w:jc w:val="center"/>
              <w:rPr>
                <w:rFonts w:ascii="Montserrat" w:hAnsi="Montserrat"/>
                <w:color w:val="auto"/>
              </w:rPr>
            </w:pPr>
            <w:r w:rsidRPr="002C6C11">
              <w:rPr>
                <w:rFonts w:ascii="Montserrat" w:eastAsia="Montserrat" w:hAnsi="Montserrat" w:cs="Montserrat"/>
                <w:color w:val="auto"/>
              </w:rPr>
              <w:t>NXW</w:t>
            </w:r>
          </w:p>
        </w:tc>
      </w:tr>
      <w:tr w:rsidR="008114EB" w:rsidRPr="00C80238" w14:paraId="7BB36CD3"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48B10FAB" w14:textId="67B33E5B" w:rsidR="00D43EA4" w:rsidRPr="002C6C11" w:rsidRDefault="00D43EA4" w:rsidP="00920E90">
            <w:pPr>
              <w:jc w:val="center"/>
              <w:rPr>
                <w:rFonts w:ascii="Montserrat" w:eastAsia="Montserrat" w:hAnsi="Montserrat" w:cs="Montserrat"/>
                <w:color w:val="auto"/>
              </w:rPr>
            </w:pPr>
            <w:r w:rsidRPr="002C6C11">
              <w:rPr>
                <w:rFonts w:ascii="Montserrat" w:eastAsia="Montserrat" w:hAnsi="Montserrat" w:cs="Montserrat"/>
                <w:color w:val="auto"/>
              </w:rPr>
              <w:t>SF11</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4BB2F307" w14:textId="173D49C9" w:rsidR="00D43EA4" w:rsidRPr="002C6C11" w:rsidRDefault="00D43EA4" w:rsidP="00920E90">
            <w:pPr>
              <w:jc w:val="center"/>
              <w:rPr>
                <w:rFonts w:ascii="Montserrat" w:eastAsia="Montserrat" w:hAnsi="Montserrat" w:cs="Montserrat"/>
                <w:color w:val="auto"/>
              </w:rPr>
            </w:pPr>
            <w:r w:rsidRPr="002C6C11">
              <w:rPr>
                <w:rFonts w:ascii="Montserrat" w:eastAsia="Montserrat" w:hAnsi="Montserrat" w:cs="Montserrat"/>
                <w:color w:val="auto"/>
              </w:rPr>
              <w:t xml:space="preserve">Commercial 5G CN </w:t>
            </w:r>
            <w:r w:rsidR="004A550D" w:rsidRPr="002C6C11">
              <w:rPr>
                <w:rFonts w:ascii="Montserrat" w:eastAsia="Montserrat" w:hAnsi="Montserrat" w:cs="Montserrat"/>
                <w:color w:val="auto"/>
              </w:rPr>
              <w:t>–</w:t>
            </w:r>
            <w:r w:rsidRPr="002C6C11">
              <w:rPr>
                <w:rFonts w:ascii="Montserrat" w:eastAsia="Montserrat" w:hAnsi="Montserrat" w:cs="Montserrat"/>
                <w:color w:val="auto"/>
              </w:rPr>
              <w:t xml:space="preserve"> </w:t>
            </w:r>
            <w:r w:rsidR="004A550D" w:rsidRPr="002C6C11">
              <w:rPr>
                <w:rFonts w:ascii="Montserrat" w:eastAsia="Montserrat" w:hAnsi="Montserrat" w:cs="Montserrat"/>
                <w:color w:val="auto"/>
              </w:rPr>
              <w:t>CP and UP</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2B224091" w14:textId="1B4000EB" w:rsidR="00D43EA4" w:rsidRPr="002C6C11" w:rsidRDefault="004A550D" w:rsidP="00920E90">
            <w:pPr>
              <w:jc w:val="center"/>
              <w:rPr>
                <w:rFonts w:ascii="Montserrat" w:eastAsia="Montserrat" w:hAnsi="Montserrat" w:cs="Montserrat"/>
                <w:color w:val="auto"/>
              </w:rPr>
            </w:pPr>
            <w:r w:rsidRPr="002C6C11">
              <w:rPr>
                <w:rFonts w:ascii="Montserrat" w:eastAsia="Montserrat" w:hAnsi="Montserrat" w:cs="Montserrat"/>
                <w:color w:val="auto"/>
              </w:rPr>
              <w:t>SW</w:t>
            </w:r>
            <w:r w:rsidR="00E2704A" w:rsidRPr="002C6C11">
              <w:rPr>
                <w:rFonts w:ascii="Montserrat" w:eastAsia="Montserrat" w:hAnsi="Montserrat" w:cs="Montserrat"/>
                <w:color w:val="auto"/>
              </w:rPr>
              <w:t xml:space="preserve"> + HW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5C13B92A" w14:textId="25063897" w:rsidR="00D43EA4" w:rsidRPr="002C6C11" w:rsidRDefault="004A550D" w:rsidP="00920E90">
            <w:pPr>
              <w:jc w:val="center"/>
              <w:rPr>
                <w:rFonts w:ascii="Montserrat" w:eastAsia="Montserrat" w:hAnsi="Montserrat" w:cs="Montserrat"/>
                <w:color w:val="auto"/>
              </w:rPr>
            </w:pPr>
            <w:r w:rsidRPr="002C6C11">
              <w:rPr>
                <w:rFonts w:ascii="Montserrat" w:eastAsia="Montserrat" w:hAnsi="Montserrat" w:cs="Montserrat"/>
                <w:color w:val="auto"/>
              </w:rPr>
              <w:t>HPE</w:t>
            </w:r>
          </w:p>
        </w:tc>
      </w:tr>
      <w:tr w:rsidR="008114EB" w:rsidRPr="00C80238" w14:paraId="299BF452"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7A0D6C86" w14:textId="1053B103" w:rsidR="00281309" w:rsidRPr="002C6C11" w:rsidRDefault="00281309" w:rsidP="00920E90">
            <w:pPr>
              <w:jc w:val="center"/>
              <w:rPr>
                <w:rFonts w:ascii="Montserrat" w:eastAsia="Montserrat" w:hAnsi="Montserrat" w:cs="Montserrat"/>
                <w:color w:val="auto"/>
              </w:rPr>
            </w:pPr>
            <w:r w:rsidRPr="002C6C11">
              <w:rPr>
                <w:rFonts w:ascii="Montserrat" w:eastAsia="Montserrat" w:hAnsi="Montserrat" w:cs="Montserrat"/>
                <w:color w:val="auto"/>
              </w:rPr>
              <w:t>SF12</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700954C7" w14:textId="734D075E" w:rsidR="00281309" w:rsidRPr="002C6C11" w:rsidRDefault="00281309" w:rsidP="00920E90">
            <w:pPr>
              <w:jc w:val="center"/>
              <w:rPr>
                <w:rFonts w:ascii="Montserrat" w:eastAsia="Montserrat" w:hAnsi="Montserrat" w:cs="Montserrat"/>
                <w:color w:val="auto"/>
              </w:rPr>
            </w:pPr>
            <w:r w:rsidRPr="002C6C11">
              <w:rPr>
                <w:rFonts w:ascii="Montserrat" w:eastAsia="Montserrat" w:hAnsi="Montserrat" w:cs="Montserrat"/>
                <w:color w:val="auto"/>
              </w:rPr>
              <w:t>RAN – gNB</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31063920" w14:textId="2CC2D909" w:rsidR="00281309" w:rsidRPr="002C6C11" w:rsidRDefault="00E2704A" w:rsidP="00920E90">
            <w:pPr>
              <w:jc w:val="center"/>
              <w:rPr>
                <w:rFonts w:ascii="Montserrat" w:eastAsia="Montserrat" w:hAnsi="Montserrat" w:cs="Montserrat"/>
                <w:color w:val="auto"/>
              </w:rPr>
            </w:pPr>
            <w:r w:rsidRPr="002C6C11">
              <w:rPr>
                <w:rFonts w:ascii="Montserrat" w:eastAsia="Montserrat" w:hAnsi="Montserrat" w:cs="Montserrat"/>
                <w:color w:val="auto"/>
              </w:rPr>
              <w:t xml:space="preserve">SW + </w:t>
            </w:r>
            <w:r w:rsidR="00281309" w:rsidRPr="002C6C11">
              <w:rPr>
                <w:rFonts w:ascii="Montserrat" w:eastAsia="Montserrat" w:hAnsi="Montserrat" w:cs="Montserrat"/>
                <w:color w:val="auto"/>
              </w:rPr>
              <w:t>HW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56CA4A94" w14:textId="76CA2398" w:rsidR="00281309" w:rsidRPr="002C6C11" w:rsidRDefault="00281309" w:rsidP="00920E90">
            <w:pPr>
              <w:jc w:val="center"/>
              <w:rPr>
                <w:rFonts w:ascii="Montserrat" w:eastAsia="Montserrat" w:hAnsi="Montserrat" w:cs="Montserrat"/>
                <w:color w:val="auto"/>
              </w:rPr>
            </w:pPr>
            <w:r w:rsidRPr="002C6C11">
              <w:rPr>
                <w:rFonts w:ascii="Montserrat" w:eastAsia="Montserrat" w:hAnsi="Montserrat" w:cs="Montserrat"/>
                <w:color w:val="auto"/>
              </w:rPr>
              <w:t>HPE</w:t>
            </w:r>
          </w:p>
        </w:tc>
      </w:tr>
      <w:tr w:rsidR="008114EB" w:rsidRPr="00C80238" w14:paraId="7552081F"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148A1216" w14:textId="5C0DED03" w:rsidR="00783D44" w:rsidRPr="002C6C11" w:rsidRDefault="00783D44" w:rsidP="00920E90">
            <w:pPr>
              <w:jc w:val="center"/>
              <w:rPr>
                <w:rFonts w:ascii="Montserrat" w:eastAsia="Montserrat" w:hAnsi="Montserrat" w:cs="Montserrat"/>
                <w:color w:val="auto"/>
              </w:rPr>
            </w:pPr>
            <w:r w:rsidRPr="002C6C11">
              <w:rPr>
                <w:rFonts w:ascii="Montserrat" w:eastAsia="Montserrat" w:hAnsi="Montserrat" w:cs="Montserrat"/>
                <w:color w:val="auto"/>
              </w:rPr>
              <w:t>SF13</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0FE48E57" w14:textId="3B1F6EC9" w:rsidR="00783D44" w:rsidRPr="002C6C11" w:rsidRDefault="00783D44" w:rsidP="00920E90">
            <w:pPr>
              <w:jc w:val="center"/>
              <w:rPr>
                <w:rFonts w:ascii="Montserrat" w:eastAsia="Montserrat" w:hAnsi="Montserrat" w:cs="Montserrat"/>
                <w:color w:val="auto"/>
              </w:rPr>
            </w:pPr>
            <w:r w:rsidRPr="002C6C11">
              <w:rPr>
                <w:rFonts w:ascii="Montserrat" w:eastAsia="Montserrat" w:hAnsi="Montserrat" w:cs="Montserrat"/>
                <w:color w:val="auto"/>
              </w:rPr>
              <w:t xml:space="preserve">N3IWF </w:t>
            </w:r>
            <w:r w:rsidR="00EC2125" w:rsidRPr="002C6C11">
              <w:rPr>
                <w:rFonts w:ascii="Montserrat" w:eastAsia="Montserrat" w:hAnsi="Montserrat" w:cs="Montserrat"/>
                <w:color w:val="auto"/>
              </w:rPr>
              <w:t>– CP and UP</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4E3569DC" w14:textId="2641E3E6" w:rsidR="00783D44" w:rsidRPr="002C6C11" w:rsidRDefault="00EC2125" w:rsidP="00920E90">
            <w:pPr>
              <w:jc w:val="center"/>
              <w:rPr>
                <w:rFonts w:ascii="Montserrat" w:eastAsia="Montserrat" w:hAnsi="Montserrat" w:cs="Montserrat"/>
                <w:color w:val="auto"/>
              </w:rPr>
            </w:pPr>
            <w:r w:rsidRPr="002C6C11">
              <w:rPr>
                <w:rFonts w:ascii="Montserrat" w:eastAsia="Montserrat" w:hAnsi="Montserrat" w:cs="Montserrat"/>
                <w:color w:val="auto"/>
              </w:rPr>
              <w:t>SW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722AF6FC" w14:textId="11299FE8" w:rsidR="00783D44" w:rsidRPr="002C6C11" w:rsidRDefault="00EC2125" w:rsidP="00920E90">
            <w:pPr>
              <w:jc w:val="center"/>
              <w:rPr>
                <w:rFonts w:ascii="Montserrat" w:eastAsia="Montserrat" w:hAnsi="Montserrat" w:cs="Montserrat"/>
                <w:color w:val="auto"/>
              </w:rPr>
            </w:pPr>
            <w:r w:rsidRPr="002C6C11">
              <w:rPr>
                <w:rFonts w:ascii="Montserrat" w:eastAsia="Montserrat" w:hAnsi="Montserrat" w:cs="Montserrat"/>
                <w:color w:val="auto"/>
              </w:rPr>
              <w:t>RMA</w:t>
            </w:r>
          </w:p>
        </w:tc>
      </w:tr>
      <w:tr w:rsidR="008114EB" w:rsidRPr="00C80238" w14:paraId="3E8F17FA"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01C98788" w14:textId="65F8591A" w:rsidR="00EC2125" w:rsidRPr="002C6C11" w:rsidRDefault="00EC2125" w:rsidP="00920E90">
            <w:pPr>
              <w:jc w:val="center"/>
              <w:rPr>
                <w:rFonts w:ascii="Montserrat" w:eastAsia="Montserrat" w:hAnsi="Montserrat" w:cs="Montserrat"/>
                <w:color w:val="auto"/>
              </w:rPr>
            </w:pPr>
            <w:r w:rsidRPr="002C6C11">
              <w:rPr>
                <w:rFonts w:ascii="Montserrat" w:eastAsia="Montserrat" w:hAnsi="Montserrat" w:cs="Montserrat"/>
                <w:color w:val="auto"/>
              </w:rPr>
              <w:t>SF14</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2B61219B" w14:textId="05F8D39E" w:rsidR="00EC2125" w:rsidRPr="002C6C11" w:rsidRDefault="00EC2125" w:rsidP="00920E90">
            <w:pPr>
              <w:jc w:val="center"/>
              <w:rPr>
                <w:rFonts w:ascii="Montserrat" w:eastAsia="Montserrat" w:hAnsi="Montserrat" w:cs="Montserrat"/>
                <w:color w:val="auto"/>
              </w:rPr>
            </w:pPr>
            <w:r w:rsidRPr="002C6C11">
              <w:rPr>
                <w:rFonts w:ascii="Montserrat" w:eastAsia="Montserrat" w:hAnsi="Montserrat" w:cs="Montserrat"/>
                <w:color w:val="auto"/>
              </w:rPr>
              <w:t>Non-3GP</w:t>
            </w:r>
            <w:r w:rsidR="00A828CF" w:rsidRPr="002C6C11">
              <w:rPr>
                <w:rFonts w:ascii="Montserrat" w:eastAsia="Montserrat" w:hAnsi="Montserrat" w:cs="Montserrat"/>
                <w:color w:val="auto"/>
              </w:rPr>
              <w:t>P UE</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48530FCD" w14:textId="13AD15BB" w:rsidR="00EC2125" w:rsidRPr="002C6C11" w:rsidRDefault="00A828CF" w:rsidP="00920E90">
            <w:pPr>
              <w:jc w:val="center"/>
              <w:rPr>
                <w:rFonts w:ascii="Montserrat" w:eastAsia="Montserrat" w:hAnsi="Montserrat" w:cs="Montserrat"/>
                <w:color w:val="auto"/>
              </w:rPr>
            </w:pPr>
            <w:r w:rsidRPr="002C6C11">
              <w:rPr>
                <w:rFonts w:ascii="Montserrat" w:eastAsia="Montserrat" w:hAnsi="Montserrat" w:cs="Montserrat"/>
                <w:color w:val="auto"/>
              </w:rPr>
              <w:t>SW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359209CF" w14:textId="02407646" w:rsidR="00EC2125" w:rsidRPr="002C6C11" w:rsidRDefault="00A828CF" w:rsidP="00920E90">
            <w:pPr>
              <w:jc w:val="center"/>
              <w:rPr>
                <w:rFonts w:ascii="Montserrat" w:eastAsia="Montserrat" w:hAnsi="Montserrat" w:cs="Montserrat"/>
                <w:color w:val="auto"/>
              </w:rPr>
            </w:pPr>
            <w:r w:rsidRPr="002C6C11">
              <w:rPr>
                <w:rFonts w:ascii="Montserrat" w:eastAsia="Montserrat" w:hAnsi="Montserrat" w:cs="Montserrat"/>
                <w:color w:val="auto"/>
              </w:rPr>
              <w:t>RMA</w:t>
            </w:r>
          </w:p>
        </w:tc>
      </w:tr>
      <w:tr w:rsidR="008114EB" w:rsidRPr="00C80238" w14:paraId="3782EA80" w14:textId="77777777" w:rsidTr="1CE8A3E7">
        <w:trPr>
          <w:trHeight w:val="285"/>
        </w:trPr>
        <w:tc>
          <w:tcPr>
            <w:tcW w:w="1706" w:type="dxa"/>
            <w:tcBorders>
              <w:top w:val="single" w:sz="8" w:space="0" w:color="DDDDDD"/>
              <w:left w:val="single" w:sz="8" w:space="0" w:color="DDDDDD"/>
              <w:bottom w:val="single" w:sz="8" w:space="0" w:color="DDDDDD"/>
              <w:right w:val="single" w:sz="8" w:space="0" w:color="DDDDDD"/>
            </w:tcBorders>
            <w:shd w:val="clear" w:color="auto" w:fill="F0F0F0"/>
            <w:tcMar>
              <w:top w:w="30" w:type="dxa"/>
              <w:left w:w="30" w:type="dxa"/>
              <w:bottom w:w="20" w:type="dxa"/>
              <w:right w:w="30" w:type="dxa"/>
            </w:tcMar>
            <w:vAlign w:val="center"/>
          </w:tcPr>
          <w:p w14:paraId="3D898D33" w14:textId="5565C3FC" w:rsidR="00A828CF" w:rsidRPr="002C6C11" w:rsidRDefault="00A828CF" w:rsidP="00920E90">
            <w:pPr>
              <w:jc w:val="center"/>
              <w:rPr>
                <w:rFonts w:ascii="Montserrat" w:eastAsia="Montserrat" w:hAnsi="Montserrat" w:cs="Montserrat"/>
                <w:color w:val="auto"/>
              </w:rPr>
            </w:pPr>
            <w:r w:rsidRPr="002C6C11">
              <w:rPr>
                <w:rFonts w:ascii="Montserrat" w:eastAsia="Montserrat" w:hAnsi="Montserrat" w:cs="Montserrat"/>
                <w:color w:val="auto"/>
              </w:rPr>
              <w:t>SF15</w:t>
            </w:r>
          </w:p>
        </w:tc>
        <w:tc>
          <w:tcPr>
            <w:tcW w:w="3300"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60FAA36F" w14:textId="68DA4D8B" w:rsidR="00A828CF" w:rsidRPr="002C6C11" w:rsidRDefault="00A828CF" w:rsidP="00920E90">
            <w:pPr>
              <w:jc w:val="center"/>
              <w:rPr>
                <w:rFonts w:ascii="Montserrat" w:eastAsia="Montserrat" w:hAnsi="Montserrat" w:cs="Montserrat"/>
                <w:color w:val="auto"/>
              </w:rPr>
            </w:pPr>
            <w:r w:rsidRPr="002C6C11">
              <w:rPr>
                <w:rFonts w:ascii="Montserrat" w:eastAsia="Montserrat" w:hAnsi="Montserrat" w:cs="Montserrat"/>
                <w:color w:val="auto"/>
              </w:rPr>
              <w:t>WiFi Access Point</w:t>
            </w:r>
          </w:p>
        </w:tc>
        <w:tc>
          <w:tcPr>
            <w:tcW w:w="172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0A5CC539" w14:textId="6548A02F" w:rsidR="00A828CF" w:rsidRPr="002C6C11" w:rsidRDefault="00A828CF" w:rsidP="00920E90">
            <w:pPr>
              <w:jc w:val="center"/>
              <w:rPr>
                <w:rFonts w:ascii="Montserrat" w:eastAsia="Montserrat" w:hAnsi="Montserrat" w:cs="Montserrat"/>
                <w:color w:val="auto"/>
              </w:rPr>
            </w:pPr>
            <w:r w:rsidRPr="002C6C11">
              <w:rPr>
                <w:rFonts w:ascii="Montserrat" w:eastAsia="Montserrat" w:hAnsi="Montserrat" w:cs="Montserrat"/>
                <w:color w:val="auto"/>
              </w:rPr>
              <w:t>HW</w:t>
            </w:r>
          </w:p>
        </w:tc>
        <w:tc>
          <w:tcPr>
            <w:tcW w:w="2196" w:type="dxa"/>
            <w:tcBorders>
              <w:top w:val="single" w:sz="8" w:space="0" w:color="DDDDDD"/>
              <w:left w:val="single" w:sz="8" w:space="0" w:color="DDDDDD"/>
              <w:bottom w:val="single" w:sz="8" w:space="0" w:color="DDDDDD"/>
              <w:right w:val="single" w:sz="8" w:space="0" w:color="DDDDDD"/>
            </w:tcBorders>
            <w:tcMar>
              <w:top w:w="30" w:type="dxa"/>
              <w:left w:w="30" w:type="dxa"/>
              <w:bottom w:w="20" w:type="dxa"/>
              <w:right w:w="30" w:type="dxa"/>
            </w:tcMar>
            <w:vAlign w:val="center"/>
          </w:tcPr>
          <w:p w14:paraId="2406E4C4" w14:textId="1E224BEE" w:rsidR="00A828CF" w:rsidRPr="002C6C11" w:rsidRDefault="00AA4EA1" w:rsidP="00920E90">
            <w:pPr>
              <w:jc w:val="center"/>
              <w:rPr>
                <w:rFonts w:ascii="Montserrat" w:eastAsia="Montserrat" w:hAnsi="Montserrat" w:cs="Montserrat"/>
                <w:color w:val="auto"/>
              </w:rPr>
            </w:pPr>
            <w:r w:rsidRPr="002C6C11">
              <w:rPr>
                <w:rFonts w:ascii="Montserrat" w:eastAsia="Montserrat" w:hAnsi="Montserrat" w:cs="Montserrat"/>
                <w:color w:val="auto"/>
              </w:rPr>
              <w:t>RMA</w:t>
            </w:r>
          </w:p>
        </w:tc>
      </w:tr>
    </w:tbl>
    <w:p w14:paraId="634A1AAD" w14:textId="3636AC02" w:rsidR="005B4F79" w:rsidRPr="002C6C11" w:rsidRDefault="005B4F79" w:rsidP="005B4F79">
      <w:pPr>
        <w:pStyle w:val="ParagraphText"/>
      </w:pPr>
    </w:p>
    <w:p w14:paraId="016E0BBE" w14:textId="77777777" w:rsidR="00920E90" w:rsidRPr="002C6C11" w:rsidRDefault="00920E90" w:rsidP="005B4F79">
      <w:pPr>
        <w:pStyle w:val="ParagraphText"/>
      </w:pPr>
    </w:p>
    <w:p w14:paraId="5E5877A0" w14:textId="4B4D9B9F" w:rsidR="005C2589" w:rsidRPr="00CB317A" w:rsidRDefault="11B9637F" w:rsidP="00BD324F">
      <w:pPr>
        <w:pStyle w:val="Heading3"/>
      </w:pPr>
      <w:bookmarkStart w:id="851" w:name="_Toc40679052"/>
      <w:r>
        <w:t>7</w:t>
      </w:r>
      <w:r w:rsidR="10A45F46">
        <w:t>.</w:t>
      </w:r>
      <w:r w:rsidR="0E235D6D">
        <w:t>3</w:t>
      </w:r>
      <w:r w:rsidR="10A45F46">
        <w:t>.3</w:t>
      </w:r>
      <w:r w:rsidR="00DB0738">
        <w:tab/>
      </w:r>
      <w:r w:rsidR="10A45F46">
        <w:t>Validation methodology</w:t>
      </w:r>
      <w:bookmarkEnd w:id="851"/>
    </w:p>
    <w:p w14:paraId="6EAC574A" w14:textId="77777777" w:rsidR="006E3F9D" w:rsidRPr="00CB317A" w:rsidRDefault="006E3F9D" w:rsidP="005B4F79">
      <w:pPr>
        <w:pStyle w:val="ParagraphText"/>
      </w:pPr>
    </w:p>
    <w:p w14:paraId="5256A705" w14:textId="5234E7DD" w:rsidR="0028727B" w:rsidRPr="002C6C11" w:rsidRDefault="007A0693" w:rsidP="005B4F79">
      <w:pPr>
        <w:pStyle w:val="ParagraphText"/>
        <w:rPr>
          <w:b/>
          <w:sz w:val="24"/>
          <w:szCs w:val="24"/>
        </w:rPr>
      </w:pPr>
      <w:r w:rsidRPr="00CB317A">
        <w:rPr>
          <w:b/>
        </w:rPr>
        <w:t>Functional testing methodology</w:t>
      </w:r>
    </w:p>
    <w:p w14:paraId="5651DEA7" w14:textId="179F9616" w:rsidR="0028727B" w:rsidRPr="00CB317A" w:rsidRDefault="1C48F283" w:rsidP="00DC20A1">
      <w:pPr>
        <w:pStyle w:val="ParagraphText"/>
        <w:spacing w:before="120"/>
      </w:pPr>
      <w:r w:rsidRPr="00CB317A">
        <w:t xml:space="preserve">The WP2.5 testbed will be used for the troubleshooting and functional testing of the components developed in WP2.5.x as well as their preliminary integration. This will allow to validate their functionalities and produce a set of mature prototypes, ready to be installed in some of the strand 3-4-5-6 testbeds for their customization and integration in specific use cases. WP2.5 tests will have the main objective of verifying the correct internal functionalities of each component, the compliance of their interfaces with the target specification and the workflows among the system modules of the 5G NPN at the far-edge and near-edge domains. For this purpose, the plan is to use open-source software </w:t>
      </w:r>
      <w:r w:rsidR="210C8601" w:rsidRPr="00CB317A">
        <w:t xml:space="preserve">solutions </w:t>
      </w:r>
      <w:r w:rsidRPr="00CB317A">
        <w:t>for sample multimedia applications and emulated 5G network deployments that would replicate components available in strand [3-6] testbed. Moreover, where needed, mock-ups of specific modules will be used to speed-up the testing process and emulate variable context conditions.</w:t>
      </w:r>
    </w:p>
    <w:p w14:paraId="55DDB590" w14:textId="3E4B20CA" w:rsidR="0028727B" w:rsidRPr="002C6C11" w:rsidRDefault="007A0693" w:rsidP="00DC20A1">
      <w:pPr>
        <w:pStyle w:val="ParagraphText"/>
        <w:spacing w:before="120"/>
        <w:rPr>
          <w:rFonts w:eastAsia="Montserrat" w:cs="Montserrat"/>
        </w:rPr>
      </w:pPr>
      <w:r w:rsidRPr="002C6C11">
        <w:t>The validation of the interactions with components developed in other WP2.x are out of scope and will be performed in the context of strand [3-6] activities. Similarly, the assessment of the performance in 5G-EMERGE use cases, under different configurations, deployment models, network traffic loads, and integrated with multimedia applications developed specifically in 5G-EMERGE, will be performed in strand [3-6].</w:t>
      </w:r>
    </w:p>
    <w:p w14:paraId="5CF36555" w14:textId="4FA18679" w:rsidR="0028727B" w:rsidRPr="002C6C11" w:rsidRDefault="0028727B" w:rsidP="005B4F79">
      <w:pPr>
        <w:pStyle w:val="ParagraphText"/>
      </w:pPr>
    </w:p>
    <w:p w14:paraId="471D3EF1" w14:textId="0B630558" w:rsidR="0028727B" w:rsidRPr="002C6C11" w:rsidRDefault="007A0693" w:rsidP="005B4F79">
      <w:pPr>
        <w:pStyle w:val="ParagraphText"/>
        <w:rPr>
          <w:rFonts w:eastAsiaTheme="minorEastAsia" w:cstheme="minorBidi"/>
          <w:b/>
          <w:sz w:val="24"/>
          <w:szCs w:val="24"/>
        </w:rPr>
      </w:pPr>
      <w:r w:rsidRPr="00CB317A">
        <w:rPr>
          <w:b/>
        </w:rPr>
        <w:t>Test cases</w:t>
      </w:r>
    </w:p>
    <w:p w14:paraId="5202EB2F" w14:textId="7B57FBB3" w:rsidR="0028727B" w:rsidRPr="00CB317A" w:rsidRDefault="0028727B" w:rsidP="005B4F79">
      <w:pPr>
        <w:pStyle w:val="ParagraphText"/>
      </w:pPr>
    </w:p>
    <w:p w14:paraId="1FCC308B" w14:textId="680B6342" w:rsidR="0028727B" w:rsidRPr="002C6C11" w:rsidRDefault="007A0693" w:rsidP="005B4F79">
      <w:pPr>
        <w:pStyle w:val="ParagraphText"/>
        <w:rPr>
          <w:rFonts w:eastAsia="Montserrat" w:cs="Montserrat"/>
        </w:rPr>
      </w:pPr>
      <w:r w:rsidRPr="00CB317A">
        <w:t>The following test cases have been defined with a per-WP2.5.x scope.</w:t>
      </w:r>
    </w:p>
    <w:p w14:paraId="7D406910" w14:textId="6C23A656" w:rsidR="005B4F79" w:rsidRPr="00CB317A" w:rsidRDefault="005B4F79" w:rsidP="005B4F79">
      <w:pPr>
        <w:pStyle w:val="ParagraphText"/>
      </w:pPr>
    </w:p>
    <w:p w14:paraId="4FBF976A" w14:textId="0255FF61" w:rsidR="0028727B" w:rsidRPr="002C6C11" w:rsidRDefault="13E7FD4D" w:rsidP="005B4F79">
      <w:pPr>
        <w:pStyle w:val="ParagraphText"/>
        <w:rPr>
          <w:rFonts w:eastAsiaTheme="minorEastAsia" w:cstheme="minorBidi"/>
          <w:b/>
          <w:sz w:val="24"/>
          <w:szCs w:val="24"/>
        </w:rPr>
      </w:pPr>
      <w:r w:rsidRPr="00CB317A">
        <w:rPr>
          <w:b/>
        </w:rPr>
        <w:t>NXW – WP2.5.1</w:t>
      </w:r>
    </w:p>
    <w:p w14:paraId="7CDA4D06" w14:textId="56A3FD10" w:rsidR="0028727B" w:rsidRPr="00CB317A" w:rsidRDefault="13E7FD4D" w:rsidP="00DC20A1">
      <w:pPr>
        <w:pStyle w:val="ParagraphText"/>
        <w:spacing w:before="120"/>
      </w:pPr>
      <w:r w:rsidRPr="00CB317A">
        <w:t>The following test cases, in WP2.5.1 scope, are targeting the validation of the management and orchestration functionalities for the following operations:</w:t>
      </w:r>
    </w:p>
    <w:p w14:paraId="74A8305F" w14:textId="4FCA9000" w:rsidR="0028727B" w:rsidRPr="002C6C11" w:rsidRDefault="2DF7279B" w:rsidP="00B3730E">
      <w:pPr>
        <w:pStyle w:val="ParagraphText"/>
        <w:numPr>
          <w:ilvl w:val="0"/>
          <w:numId w:val="265"/>
        </w:numPr>
        <w:spacing w:before="120"/>
        <w:rPr>
          <w:rFonts w:eastAsia="Montserrat" w:cs="Montserrat"/>
        </w:rPr>
      </w:pPr>
      <w:r w:rsidRPr="00CB317A">
        <w:t xml:space="preserve">On-demand provisioning and termination of a sample multimedia service, featuring cloud-native </w:t>
      </w:r>
      <w:r w:rsidR="13A34918" w:rsidRPr="002C6C11">
        <w:rPr>
          <w:rFonts w:eastAsia="Montserrat" w:cs="Montserrat"/>
        </w:rPr>
        <w:t xml:space="preserve">application </w:t>
      </w:r>
      <w:r w:rsidRPr="002C6C11">
        <w:rPr>
          <w:rFonts w:eastAsia="Montserrat" w:cs="Montserrat"/>
        </w:rPr>
        <w:t xml:space="preserve">components deployed in far-edge and near-edge domains, with integrated activation and configuration of an end-to-end network slice across terrestrial and non-terrestrial domains (Test Case 1; Test Case 2). </w:t>
      </w:r>
    </w:p>
    <w:p w14:paraId="560B1A1D" w14:textId="2B20D0F0" w:rsidR="0028727B" w:rsidRPr="002C6C11" w:rsidRDefault="13E7FD4D" w:rsidP="00B3730E">
      <w:pPr>
        <w:pStyle w:val="ParagraphText"/>
        <w:numPr>
          <w:ilvl w:val="0"/>
          <w:numId w:val="265"/>
        </w:numPr>
        <w:spacing w:before="120"/>
        <w:rPr>
          <w:rFonts w:eastAsia="Montserrat" w:cs="Montserrat"/>
        </w:rPr>
      </w:pPr>
      <w:r w:rsidRPr="00CB317A">
        <w:t>Joint monitoring of terrestrial and non-terrestrial networks, computing resources and service applications in the 5G Non Public Network (Test Case 3).</w:t>
      </w:r>
    </w:p>
    <w:p w14:paraId="456A8F8F" w14:textId="7699F1F5" w:rsidR="0028727B" w:rsidRPr="002C6C11" w:rsidRDefault="13E7FD4D" w:rsidP="00B3730E">
      <w:pPr>
        <w:pStyle w:val="ParagraphText"/>
        <w:numPr>
          <w:ilvl w:val="0"/>
          <w:numId w:val="265"/>
        </w:numPr>
        <w:spacing w:before="120"/>
        <w:rPr>
          <w:rFonts w:eastAsia="Montserrat" w:cs="Montserrat"/>
        </w:rPr>
      </w:pPr>
      <w:r w:rsidRPr="00CB317A">
        <w:t>Automated, dynamic selection and re-configuration of satellite gateway due to the change of location of a nomadic user (Test Case 4).</w:t>
      </w:r>
    </w:p>
    <w:p w14:paraId="338AF19E" w14:textId="767E1AD0" w:rsidR="0028727B" w:rsidRPr="002C6C11" w:rsidRDefault="2DF7279B" w:rsidP="00B3730E">
      <w:pPr>
        <w:pStyle w:val="ParagraphText"/>
        <w:numPr>
          <w:ilvl w:val="0"/>
          <w:numId w:val="265"/>
        </w:numPr>
        <w:spacing w:before="120"/>
        <w:rPr>
          <w:rFonts w:eastAsia="Montserrat" w:cs="Montserrat"/>
        </w:rPr>
      </w:pPr>
      <w:r w:rsidRPr="00CB317A">
        <w:t xml:space="preserve">Application-driven Quality on Demand </w:t>
      </w:r>
      <w:r w:rsidR="69430417" w:rsidRPr="002C6C11">
        <w:rPr>
          <w:rFonts w:eastAsia="Montserrat" w:cs="Montserrat"/>
        </w:rPr>
        <w:t>enforcement to</w:t>
      </w:r>
      <w:r w:rsidRPr="002C6C11">
        <w:rPr>
          <w:rFonts w:eastAsia="Montserrat" w:cs="Montserrat"/>
        </w:rPr>
        <w:t xml:space="preserve"> increase </w:t>
      </w:r>
      <w:r w:rsidR="0083DB96" w:rsidRPr="002C6C11">
        <w:rPr>
          <w:rFonts w:eastAsia="Montserrat" w:cs="Montserrat"/>
        </w:rPr>
        <w:t>the</w:t>
      </w:r>
      <w:r w:rsidRPr="002C6C11">
        <w:rPr>
          <w:rFonts w:eastAsia="Montserrat" w:cs="Montserrat"/>
        </w:rPr>
        <w:t xml:space="preserve"> uplink data rate, involving the re-configuration of the satellite link from narrowband to broadband communication on return link (Test Case 5).</w:t>
      </w:r>
    </w:p>
    <w:p w14:paraId="58782360" w14:textId="42CB95B8" w:rsidR="0028727B" w:rsidRPr="002C6C11" w:rsidRDefault="00DB3A2A" w:rsidP="00DC20A1">
      <w:pPr>
        <w:pStyle w:val="ParagraphText"/>
        <w:spacing w:before="120"/>
      </w:pPr>
      <w:r w:rsidRPr="002C6C11">
        <w:rPr>
          <w:highlight w:val="yellow"/>
        </w:rPr>
        <w:fldChar w:fldCharType="begin"/>
      </w:r>
      <w:r w:rsidRPr="002C6C11">
        <w:instrText xml:space="preserve"> REF _Ref221885719 \h </w:instrText>
      </w:r>
      <w:r w:rsidRPr="002C6C11">
        <w:rPr>
          <w:highlight w:val="yellow"/>
        </w:rPr>
      </w:r>
      <w:r w:rsidRPr="002C6C11">
        <w:rPr>
          <w:highlight w:val="yellow"/>
        </w:rPr>
        <w:fldChar w:fldCharType="separate"/>
      </w:r>
      <w:r w:rsidRPr="00DB3A2A">
        <w:t xml:space="preserve">Figure </w:t>
      </w:r>
      <w:r w:rsidRPr="00DB3A2A">
        <w:rPr>
          <w:noProof/>
        </w:rPr>
        <w:t>33</w:t>
      </w:r>
      <w:r w:rsidRPr="002C6C11">
        <w:rPr>
          <w:highlight w:val="yellow"/>
        </w:rPr>
        <w:fldChar w:fldCharType="end"/>
      </w:r>
      <w:r w:rsidR="00F21166">
        <w:t xml:space="preserve"> </w:t>
      </w:r>
      <w:r w:rsidR="13E7FD4D" w:rsidRPr="002C6C11">
        <w:t>system considered for the functional tests. It should be noted that the M&amp;O system interacts with other components, e.g., Starfish platform for satellite network monitoring and configuration, 5G Core Network by HPE for collection of 5G metrics and management of 5G Core Network functions, Kubernetes controller for deployment and configuration of containers, as well as collection of computing metrics. In the initial phases of the tests suitable mock-ups will be used to emulate the server side of these external components, while the integration with the real elements will be performed in the following stages for the validation of the end-to-end service chain.</w:t>
      </w:r>
    </w:p>
    <w:p w14:paraId="0DEE5375" w14:textId="2438D141" w:rsidR="005B4F79" w:rsidRPr="002C6C11" w:rsidRDefault="005B4F79" w:rsidP="005B4F79">
      <w:pPr>
        <w:pStyle w:val="ParagraphText"/>
      </w:pPr>
    </w:p>
    <w:p w14:paraId="582EF1B3" w14:textId="228F7009" w:rsidR="0028727B" w:rsidRPr="00CB317A" w:rsidRDefault="23CCD5A2" w:rsidP="1CE8A3E7">
      <w:pPr>
        <w:ind w:firstLine="1"/>
        <w:rPr>
          <w:rStyle w:val="ParagraphTextZnak"/>
          <w:color w:val="auto"/>
          <w:lang w:val="en-GB"/>
        </w:rPr>
      </w:pPr>
      <w:r w:rsidRPr="002C6C11">
        <w:rPr>
          <w:rFonts w:ascii="Montserrat" w:hAnsi="Montserrat"/>
          <w:noProof/>
          <w:color w:val="auto"/>
        </w:rPr>
        <w:drawing>
          <wp:inline distT="0" distB="0" distL="0" distR="0" wp14:anchorId="1E4A10AE" wp14:editId="0B28CD47">
            <wp:extent cx="5675868" cy="2627604"/>
            <wp:effectExtent l="0" t="0" r="0" b="0"/>
            <wp:docPr id="345506352" name="Picture 34550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506352"/>
                    <pic:cNvPicPr/>
                  </pic:nvPicPr>
                  <pic:blipFill>
                    <a:blip r:embed="rId80">
                      <a:extLst>
                        <a:ext uri="{28A0092B-C50C-407E-A947-70E740481C1C}">
                          <a14:useLocalDpi xmlns:a14="http://schemas.microsoft.com/office/drawing/2010/main" val="0"/>
                        </a:ext>
                      </a:extLst>
                    </a:blip>
                    <a:stretch>
                      <a:fillRect/>
                    </a:stretch>
                  </pic:blipFill>
                  <pic:spPr>
                    <a:xfrm>
                      <a:off x="0" y="0"/>
                      <a:ext cx="5675868" cy="2627604"/>
                    </a:xfrm>
                    <a:prstGeom prst="rect">
                      <a:avLst/>
                    </a:prstGeom>
                  </pic:spPr>
                </pic:pic>
              </a:graphicData>
            </a:graphic>
          </wp:inline>
        </w:drawing>
      </w:r>
    </w:p>
    <w:p w14:paraId="72B7EEE9" w14:textId="5C0500D9" w:rsidR="005B4F79" w:rsidRPr="002C6C11" w:rsidRDefault="005B4F79" w:rsidP="005B4F79">
      <w:pPr>
        <w:pStyle w:val="ParagraphText"/>
        <w:rPr>
          <w:rStyle w:val="ParagraphTextZnak"/>
          <w:lang w:val="en-GB"/>
        </w:rPr>
      </w:pPr>
    </w:p>
    <w:p w14:paraId="0D0AEF26" w14:textId="13A7B62E" w:rsidR="005B4F79" w:rsidRPr="00DB3A2A" w:rsidRDefault="00DB3A2A" w:rsidP="00DB3A2A">
      <w:pPr>
        <w:pStyle w:val="Caption"/>
        <w:rPr>
          <w:rFonts w:ascii="Montserrat" w:hAnsi="Montserrat"/>
          <w:color w:val="auto"/>
        </w:rPr>
      </w:pPr>
      <w:bookmarkStart w:id="852" w:name="_Ref221885719"/>
      <w:bookmarkStart w:id="853" w:name="_Ref199261280"/>
      <w:bookmarkStart w:id="854" w:name="_Toc221886669"/>
      <w:r w:rsidRPr="00DB3A2A">
        <w:rPr>
          <w:rFonts w:ascii="Montserrat" w:hAnsi="Montserrat"/>
        </w:rPr>
        <w:t xml:space="preserve">Figure </w:t>
      </w:r>
      <w:r w:rsidRPr="00DB3A2A">
        <w:rPr>
          <w:rFonts w:ascii="Montserrat" w:hAnsi="Montserrat"/>
        </w:rPr>
        <w:fldChar w:fldCharType="begin"/>
      </w:r>
      <w:r w:rsidRPr="00DB3A2A">
        <w:rPr>
          <w:rFonts w:ascii="Montserrat" w:hAnsi="Montserrat"/>
        </w:rPr>
        <w:instrText xml:space="preserve"> SEQ Figure \* ARABIC </w:instrText>
      </w:r>
      <w:r w:rsidRPr="00DB3A2A">
        <w:rPr>
          <w:rFonts w:ascii="Montserrat" w:hAnsi="Montserrat"/>
        </w:rPr>
        <w:fldChar w:fldCharType="separate"/>
      </w:r>
      <w:r w:rsidRPr="00DB3A2A">
        <w:rPr>
          <w:rFonts w:ascii="Montserrat" w:hAnsi="Montserrat"/>
          <w:noProof/>
        </w:rPr>
        <w:t>33</w:t>
      </w:r>
      <w:r w:rsidRPr="00DB3A2A">
        <w:rPr>
          <w:rFonts w:ascii="Montserrat" w:hAnsi="Montserrat"/>
        </w:rPr>
        <w:fldChar w:fldCharType="end"/>
      </w:r>
      <w:bookmarkEnd w:id="852"/>
      <w:r w:rsidR="005B4F79" w:rsidRPr="00DB3A2A">
        <w:rPr>
          <w:rFonts w:ascii="Montserrat" w:hAnsi="Montserrat"/>
          <w:color w:val="auto"/>
        </w:rPr>
        <w:t>: 5G NPN Management and Orchestration system for functional tests</w:t>
      </w:r>
      <w:bookmarkEnd w:id="853"/>
      <w:bookmarkEnd w:id="854"/>
    </w:p>
    <w:p w14:paraId="19A5592F" w14:textId="692453C1" w:rsidR="0028727B" w:rsidRPr="002C6C11" w:rsidRDefault="0028727B" w:rsidP="005B4F79">
      <w:pPr>
        <w:pStyle w:val="ParagraphText"/>
      </w:pPr>
    </w:p>
    <w:tbl>
      <w:tblPr>
        <w:tblW w:w="9062" w:type="dxa"/>
        <w:tblLayout w:type="fixed"/>
        <w:tblLook w:val="04A0" w:firstRow="1" w:lastRow="0" w:firstColumn="1" w:lastColumn="0" w:noHBand="0" w:noVBand="1"/>
      </w:tblPr>
      <w:tblGrid>
        <w:gridCol w:w="1550"/>
        <w:gridCol w:w="708"/>
        <w:gridCol w:w="6804"/>
      </w:tblGrid>
      <w:tr w:rsidR="008114EB" w:rsidRPr="00C80238" w14:paraId="527C1C77" w14:textId="77777777" w:rsidTr="00920E90">
        <w:trPr>
          <w:trHeight w:val="405"/>
        </w:trPr>
        <w:tc>
          <w:tcPr>
            <w:tcW w:w="9062" w:type="dxa"/>
            <w:gridSpan w:val="3"/>
            <w:tcBorders>
              <w:top w:val="single" w:sz="4" w:space="0" w:color="auto"/>
              <w:left w:val="single" w:sz="4" w:space="0" w:color="auto"/>
              <w:bottom w:val="single" w:sz="4" w:space="0" w:color="auto"/>
              <w:right w:val="single" w:sz="4" w:space="0" w:color="auto"/>
            </w:tcBorders>
            <w:shd w:val="clear" w:color="auto" w:fill="A6C9EC"/>
            <w:tcMar>
              <w:left w:w="108" w:type="dxa"/>
              <w:right w:w="108" w:type="dxa"/>
            </w:tcMar>
            <w:vAlign w:val="center"/>
          </w:tcPr>
          <w:p w14:paraId="6B513D92" w14:textId="208C4C87" w:rsidR="1CE8A3E7" w:rsidRPr="002C6C11" w:rsidRDefault="1CE8A3E7" w:rsidP="1CE8A3E7">
            <w:pPr>
              <w:tabs>
                <w:tab w:val="left" w:pos="720"/>
              </w:tabs>
              <w:spacing w:after="120" w:line="257" w:lineRule="auto"/>
              <w:jc w:val="both"/>
              <w:rPr>
                <w:rFonts w:ascii="Montserrat" w:hAnsi="Montserrat"/>
                <w:color w:val="auto"/>
              </w:rPr>
            </w:pPr>
            <w:r w:rsidRPr="002C6C11">
              <w:rPr>
                <w:rFonts w:ascii="Montserrat" w:eastAsia="Montserrat" w:hAnsi="Montserrat" w:cs="Montserrat"/>
                <w:b/>
                <w:color w:val="auto"/>
                <w:sz w:val="18"/>
                <w:szCs w:val="18"/>
              </w:rPr>
              <w:t>Test Case 1-a</w:t>
            </w:r>
          </w:p>
        </w:tc>
      </w:tr>
      <w:tr w:rsidR="008114EB" w:rsidRPr="00C80238" w14:paraId="1EF2EFC6"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0C2E728" w14:textId="025A957C"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Title:</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1EF137F" w14:textId="0025F40B"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Service provisioning in 5G network with non-3GPP access</w:t>
            </w:r>
          </w:p>
        </w:tc>
      </w:tr>
      <w:tr w:rsidR="008114EB" w:rsidRPr="00C80238" w14:paraId="6767E358"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5C7A7D7" w14:textId="00232C87"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Responsible Partner:</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6C33C4A" w14:textId="63CF28B6"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NXW</w:t>
            </w:r>
          </w:p>
        </w:tc>
      </w:tr>
      <w:tr w:rsidR="008114EB" w:rsidRPr="00C80238" w14:paraId="0EF0E3EF" w14:textId="77777777" w:rsidTr="00DA1F33">
        <w:trPr>
          <w:trHeight w:val="405"/>
        </w:trPr>
        <w:tc>
          <w:tcPr>
            <w:tcW w:w="1550"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4496D17" w14:textId="51C5D412"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Preconditions:</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169AE00" w14:textId="4A1FBC0F"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Pre1:</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B2B7A6B" w14:textId="5873F059"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The following M&amp;O components are up and running:</w:t>
            </w:r>
          </w:p>
          <w:p w14:paraId="01478D30" w14:textId="64E2A434" w:rsidR="1CE8A3E7" w:rsidRPr="002C6C11" w:rsidRDefault="1CE8A3E7" w:rsidP="00B3730E">
            <w:pPr>
              <w:pStyle w:val="ListParagraph"/>
              <w:numPr>
                <w:ilvl w:val="0"/>
                <w:numId w:val="220"/>
              </w:numPr>
              <w:ind w:hanging="37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Service Orchestrator with Resource Allocation Engine</w:t>
            </w:r>
          </w:p>
          <w:p w14:paraId="149951D9" w14:textId="35404804" w:rsidR="1CE8A3E7" w:rsidRPr="002C6C11" w:rsidRDefault="1CE8A3E7" w:rsidP="00B3730E">
            <w:pPr>
              <w:pStyle w:val="ListParagraph"/>
              <w:numPr>
                <w:ilvl w:val="0"/>
                <w:numId w:val="220"/>
              </w:numPr>
              <w:ind w:hanging="37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5G Network Orchestrator (with HPE CN driver at CN NSSMF and Starfish driver at TN NSSMF)</w:t>
            </w:r>
          </w:p>
          <w:p w14:paraId="0BB37C42" w14:textId="1BA8D350" w:rsidR="1CE8A3E7" w:rsidRPr="002C6C11" w:rsidRDefault="1CE8A3E7" w:rsidP="00B3730E">
            <w:pPr>
              <w:pStyle w:val="ListParagraph"/>
              <w:numPr>
                <w:ilvl w:val="0"/>
                <w:numId w:val="220"/>
              </w:numPr>
              <w:ind w:hanging="37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Resource Orchestrator</w:t>
            </w:r>
          </w:p>
          <w:p w14:paraId="683D5A0A" w14:textId="421748E5" w:rsidR="1CE8A3E7" w:rsidRPr="002C6C11" w:rsidRDefault="1CE8A3E7" w:rsidP="00B3730E">
            <w:pPr>
              <w:pStyle w:val="ListParagraph"/>
              <w:numPr>
                <w:ilvl w:val="0"/>
                <w:numId w:val="220"/>
              </w:numPr>
              <w:ind w:hanging="37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Monitoring Platform</w:t>
            </w:r>
          </w:p>
        </w:tc>
      </w:tr>
      <w:tr w:rsidR="008114EB" w:rsidRPr="00C80238" w14:paraId="4DE19149" w14:textId="77777777" w:rsidTr="1B0F37E2">
        <w:trPr>
          <w:trHeight w:val="405"/>
        </w:trPr>
        <w:tc>
          <w:tcPr>
            <w:tcW w:w="1550" w:type="dxa"/>
            <w:vMerge/>
            <w:vAlign w:val="center"/>
          </w:tcPr>
          <w:p w14:paraId="5F3F48FB"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08BC2F1" w14:textId="3BE1FF69"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Pre2:</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DF1450" w14:textId="02A7C602"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HPE 5G CN Management API up and running, reachable by the 5G Network Orchestrator.</w:t>
            </w:r>
          </w:p>
          <w:p w14:paraId="33FDEF05" w14:textId="1DDE2FDC" w:rsidR="1CE8A3E7" w:rsidRPr="002C6C11" w:rsidRDefault="14EDF892"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 xml:space="preserve">HPE 5G CN </w:t>
            </w:r>
            <w:r w:rsidR="626BB1B4" w:rsidRPr="002C6C11">
              <w:rPr>
                <w:rFonts w:ascii="Montserrat" w:eastAsia="Montserrat" w:hAnsi="Montserrat" w:cs="Montserrat"/>
                <w:color w:val="auto"/>
                <w:sz w:val="18"/>
                <w:szCs w:val="18"/>
              </w:rPr>
              <w:t xml:space="preserve">configuration </w:t>
            </w:r>
            <w:r w:rsidRPr="002C6C11">
              <w:rPr>
                <w:rFonts w:ascii="Montserrat" w:eastAsia="Montserrat" w:hAnsi="Montserrat" w:cs="Montserrat"/>
                <w:color w:val="auto"/>
                <w:sz w:val="18"/>
                <w:szCs w:val="18"/>
              </w:rPr>
              <w:t>parameters co</w:t>
            </w:r>
            <w:r w:rsidR="07ADB855" w:rsidRPr="002C6C11">
              <w:rPr>
                <w:rFonts w:ascii="Montserrat" w:eastAsia="Montserrat" w:hAnsi="Montserrat" w:cs="Montserrat"/>
                <w:color w:val="auto"/>
                <w:sz w:val="18"/>
                <w:szCs w:val="18"/>
              </w:rPr>
              <w:t>rrectly set</w:t>
            </w:r>
            <w:r w:rsidRPr="002C6C11">
              <w:rPr>
                <w:rFonts w:ascii="Montserrat" w:eastAsia="Montserrat" w:hAnsi="Montserrat" w:cs="Montserrat"/>
                <w:color w:val="auto"/>
                <w:sz w:val="18"/>
                <w:szCs w:val="18"/>
              </w:rPr>
              <w:t xml:space="preserve"> in HPE CN driver at CN NSSMF in 5G Network Orchestrator.</w:t>
            </w:r>
          </w:p>
        </w:tc>
      </w:tr>
      <w:tr w:rsidR="008114EB" w:rsidRPr="00C80238" w14:paraId="3D45F8FD" w14:textId="77777777" w:rsidTr="1B0F37E2">
        <w:trPr>
          <w:trHeight w:val="405"/>
        </w:trPr>
        <w:tc>
          <w:tcPr>
            <w:tcW w:w="1550" w:type="dxa"/>
            <w:vMerge/>
            <w:vAlign w:val="center"/>
          </w:tcPr>
          <w:p w14:paraId="6E85A284"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883F02B" w14:textId="5A46D580"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Pre3:</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938C759" w14:textId="1A126C8B"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K8S platform up and running, reachable by the Resource Orchestrator.</w:t>
            </w:r>
          </w:p>
          <w:p w14:paraId="61FEB6BF" w14:textId="4BE26427" w:rsidR="1CE8A3E7" w:rsidRPr="002C6C11" w:rsidRDefault="14EDF892"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 xml:space="preserve">K8S platform </w:t>
            </w:r>
            <w:r w:rsidR="5A4AD969" w:rsidRPr="002C6C11">
              <w:rPr>
                <w:rFonts w:ascii="Montserrat" w:eastAsia="Montserrat" w:hAnsi="Montserrat" w:cs="Montserrat"/>
                <w:color w:val="auto"/>
                <w:sz w:val="18"/>
                <w:szCs w:val="18"/>
              </w:rPr>
              <w:t>configuration parameters correctly set</w:t>
            </w:r>
            <w:r w:rsidRPr="002C6C11">
              <w:rPr>
                <w:rFonts w:ascii="Montserrat" w:eastAsia="Montserrat" w:hAnsi="Montserrat" w:cs="Montserrat"/>
                <w:color w:val="auto"/>
                <w:sz w:val="18"/>
                <w:szCs w:val="18"/>
              </w:rPr>
              <w:t xml:space="preserve"> in Resource Orchestrator.</w:t>
            </w:r>
          </w:p>
        </w:tc>
      </w:tr>
      <w:tr w:rsidR="008114EB" w:rsidRPr="00C80238" w14:paraId="50049A41" w14:textId="77777777" w:rsidTr="1B0F37E2">
        <w:trPr>
          <w:trHeight w:val="405"/>
        </w:trPr>
        <w:tc>
          <w:tcPr>
            <w:tcW w:w="1550" w:type="dxa"/>
            <w:vMerge/>
            <w:vAlign w:val="center"/>
          </w:tcPr>
          <w:p w14:paraId="0EDDEE16"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78E939A" w14:textId="68C98A87"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Pre4:</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8030BD8" w14:textId="0F775731"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Starfish platform up and running.</w:t>
            </w:r>
          </w:p>
          <w:p w14:paraId="196F5FA6" w14:textId="435370DD" w:rsidR="1CE8A3E7" w:rsidRPr="002C6C11" w:rsidRDefault="14EDF892"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 xml:space="preserve">Starfish </w:t>
            </w:r>
            <w:r w:rsidR="74D2E1A1" w:rsidRPr="002C6C11">
              <w:rPr>
                <w:rFonts w:ascii="Montserrat" w:eastAsia="Montserrat" w:hAnsi="Montserrat" w:cs="Montserrat"/>
                <w:color w:val="auto"/>
                <w:sz w:val="18"/>
                <w:szCs w:val="18"/>
              </w:rPr>
              <w:t>configuration parameters correctly set</w:t>
            </w:r>
            <w:r w:rsidRPr="002C6C11">
              <w:rPr>
                <w:rFonts w:ascii="Montserrat" w:eastAsia="Montserrat" w:hAnsi="Montserrat" w:cs="Montserrat"/>
                <w:color w:val="auto"/>
                <w:sz w:val="18"/>
                <w:szCs w:val="18"/>
              </w:rPr>
              <w:t xml:space="preserve"> in Starfish driver at TN NSSMF in 5G Network Orchestrator.</w:t>
            </w:r>
          </w:p>
        </w:tc>
      </w:tr>
      <w:tr w:rsidR="008114EB" w:rsidRPr="00C80238" w14:paraId="5119C579" w14:textId="77777777" w:rsidTr="1B0F37E2">
        <w:trPr>
          <w:trHeight w:val="405"/>
        </w:trPr>
        <w:tc>
          <w:tcPr>
            <w:tcW w:w="1550" w:type="dxa"/>
            <w:vMerge/>
            <w:vAlign w:val="center"/>
          </w:tcPr>
          <w:p w14:paraId="240A99D7"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E60FB53" w14:textId="02166F59"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Pre5:</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CFF8B55" w14:textId="03889C1F" w:rsidR="1CE8A3E7" w:rsidRPr="002C6C11" w:rsidRDefault="14EDF892"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 xml:space="preserve">Sample multimedia application available in </w:t>
            </w:r>
            <w:r w:rsidR="5355308F" w:rsidRPr="002C6C11">
              <w:rPr>
                <w:rFonts w:ascii="Montserrat" w:eastAsia="Montserrat" w:hAnsi="Montserrat" w:cs="Montserrat"/>
                <w:color w:val="auto"/>
                <w:sz w:val="18"/>
                <w:szCs w:val="18"/>
              </w:rPr>
              <w:t xml:space="preserve">the </w:t>
            </w:r>
            <w:r w:rsidRPr="002C6C11">
              <w:rPr>
                <w:rFonts w:ascii="Montserrat" w:eastAsia="Montserrat" w:hAnsi="Montserrat" w:cs="Montserrat"/>
                <w:color w:val="auto"/>
                <w:sz w:val="18"/>
                <w:szCs w:val="18"/>
              </w:rPr>
              <w:t xml:space="preserve">service orchestrator catalogue. Related network slice template available in 5G Network Orchestrator catalogue. </w:t>
            </w:r>
          </w:p>
        </w:tc>
      </w:tr>
      <w:tr w:rsidR="008114EB" w:rsidRPr="00C80238" w14:paraId="08FF1514" w14:textId="77777777" w:rsidTr="00DA1F33">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27144AD" w14:textId="305921C1"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Description:</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9FDCB91" w14:textId="4AEE9374"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On-demand provisioning of a sample multimedia application in far-edge and near-edge domains, with integrated activation and configuration of an end-to-end network slice across terrestrial (5G CN from HPE and non-3GPP access) and non-terrestrial domains.</w:t>
            </w:r>
          </w:p>
        </w:tc>
      </w:tr>
      <w:tr w:rsidR="008114EB" w:rsidRPr="00C80238" w14:paraId="63D0E374" w14:textId="77777777" w:rsidTr="00DA1F33">
        <w:trPr>
          <w:trHeight w:val="405"/>
        </w:trPr>
        <w:tc>
          <w:tcPr>
            <w:tcW w:w="1550"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3578544" w14:textId="27580623"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Test Steps:</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AAA7CCD" w14:textId="06A34E12"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S1:</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CAAF019" w14:textId="0463A012"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From the Service Orchestrator GUI request the provisioning of the sample multimedia application.</w:t>
            </w:r>
          </w:p>
        </w:tc>
      </w:tr>
      <w:tr w:rsidR="008114EB" w:rsidRPr="00C80238" w14:paraId="10D9B0F8" w14:textId="77777777" w:rsidTr="1B0F37E2">
        <w:trPr>
          <w:trHeight w:val="405"/>
        </w:trPr>
        <w:tc>
          <w:tcPr>
            <w:tcW w:w="1550" w:type="dxa"/>
            <w:vMerge/>
            <w:vAlign w:val="center"/>
          </w:tcPr>
          <w:p w14:paraId="65043F9E"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18282B2" w14:textId="02577A20"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S2:</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E661969" w14:textId="10FD4B61"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the logs of the M&amp;O components the following:</w:t>
            </w:r>
          </w:p>
          <w:p w14:paraId="591A5332" w14:textId="7B7072ED"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processing of service provisioning request at Service Orchestrator</w:t>
            </w:r>
          </w:p>
          <w:p w14:paraId="127695B8" w14:textId="2F5BD941"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Network Slice provisioning request at 5G Network Orchestrator</w:t>
            </w:r>
          </w:p>
          <w:p w14:paraId="0C3543D8" w14:textId="2DA4D025"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interaction with HPE 5G CN Management API</w:t>
            </w:r>
          </w:p>
          <w:p w14:paraId="7415C9E5" w14:textId="27FB7ADC"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interaction with Starfish</w:t>
            </w:r>
          </w:p>
          <w:p w14:paraId="11489B41" w14:textId="27E5862F"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resource allocation request at Resource Allocation Engine</w:t>
            </w:r>
          </w:p>
          <w:p w14:paraId="2EB80AC6" w14:textId="7442EBB9"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service deployment request at Resource Orchestrator</w:t>
            </w:r>
          </w:p>
          <w:p w14:paraId="2783F00C" w14:textId="42D69489" w:rsidR="1CE8A3E7" w:rsidRPr="00CB317A" w:rsidRDefault="14EDF892" w:rsidP="00B3730E">
            <w:pPr>
              <w:pStyle w:val="ListParagraph"/>
              <w:numPr>
                <w:ilvl w:val="0"/>
                <w:numId w:val="220"/>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Reception and correct processing of monitoring jobs requests at Monitoring Platform, with correct instantiation and configuration of </w:t>
            </w:r>
            <w:r w:rsidR="2F650DD5" w:rsidRPr="002C6C11">
              <w:rPr>
                <w:rFonts w:ascii="Montserrat" w:eastAsia="Montserrat" w:hAnsi="Montserrat" w:cs="Montserrat"/>
                <w:color w:val="auto"/>
                <w:sz w:val="18"/>
                <w:szCs w:val="18"/>
              </w:rPr>
              <w:t xml:space="preserve">data </w:t>
            </w:r>
            <w:r w:rsidRPr="002C6C11">
              <w:rPr>
                <w:rFonts w:ascii="Montserrat" w:eastAsia="Montserrat" w:hAnsi="Montserrat" w:cs="Montserrat"/>
                <w:color w:val="auto"/>
                <w:sz w:val="18"/>
                <w:szCs w:val="18"/>
              </w:rPr>
              <w:t>collectors for Starfish, 5G CN and K8S.</w:t>
            </w:r>
          </w:p>
        </w:tc>
      </w:tr>
      <w:tr w:rsidR="008114EB" w:rsidRPr="00C80238" w14:paraId="6504302C" w14:textId="77777777" w:rsidTr="1B0F37E2">
        <w:trPr>
          <w:trHeight w:val="405"/>
        </w:trPr>
        <w:tc>
          <w:tcPr>
            <w:tcW w:w="1550" w:type="dxa"/>
            <w:vMerge/>
            <w:vAlign w:val="center"/>
          </w:tcPr>
          <w:p w14:paraId="45E40462"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9BDDE2D" w14:textId="27EF5144"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S3:</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4C326BA" w14:textId="6C8B1CC9"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K8S CLI or dashboard the presence and the status of the containers for the application components.</w:t>
            </w:r>
          </w:p>
        </w:tc>
      </w:tr>
      <w:tr w:rsidR="008114EB" w:rsidRPr="00C80238" w14:paraId="74447E03" w14:textId="77777777" w:rsidTr="1B0F37E2">
        <w:trPr>
          <w:trHeight w:val="405"/>
        </w:trPr>
        <w:tc>
          <w:tcPr>
            <w:tcW w:w="1550" w:type="dxa"/>
            <w:vMerge/>
            <w:vAlign w:val="center"/>
          </w:tcPr>
          <w:p w14:paraId="601F5158"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17E54F" w14:textId="56B71DAE"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S4:</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F6E39BD" w14:textId="0A4634B4"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Starfish API or dashboard the presence of the slice in the satellite domain.</w:t>
            </w:r>
          </w:p>
        </w:tc>
      </w:tr>
      <w:tr w:rsidR="008114EB" w:rsidRPr="00C80238" w14:paraId="7B33F3D4" w14:textId="77777777" w:rsidTr="1B0F37E2">
        <w:trPr>
          <w:trHeight w:val="405"/>
        </w:trPr>
        <w:tc>
          <w:tcPr>
            <w:tcW w:w="1550" w:type="dxa"/>
            <w:vMerge/>
            <w:vAlign w:val="center"/>
          </w:tcPr>
          <w:p w14:paraId="5D4ECE63"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A54C470" w14:textId="09FB35E6"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S5:</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BBA0A01" w14:textId="27A531F1"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5G CN dashboard the correct configuration of the 5G network slice.</w:t>
            </w:r>
          </w:p>
        </w:tc>
      </w:tr>
      <w:tr w:rsidR="008114EB" w:rsidRPr="00C80238" w14:paraId="642179D6" w14:textId="77777777" w:rsidTr="1B0F37E2">
        <w:trPr>
          <w:trHeight w:val="405"/>
        </w:trPr>
        <w:tc>
          <w:tcPr>
            <w:tcW w:w="1550" w:type="dxa"/>
            <w:vMerge/>
            <w:vAlign w:val="center"/>
          </w:tcPr>
          <w:p w14:paraId="777143FF"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BD82892" w14:textId="474A0D31"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S6:</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26B6F46" w14:textId="3E77E215"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Service Orchestrator dashboard the status of the service instance.</w:t>
            </w:r>
          </w:p>
        </w:tc>
      </w:tr>
      <w:tr w:rsidR="008114EB" w:rsidRPr="00C80238" w14:paraId="7A3D68CA" w14:textId="77777777" w:rsidTr="1B0F37E2">
        <w:trPr>
          <w:trHeight w:val="405"/>
        </w:trPr>
        <w:tc>
          <w:tcPr>
            <w:tcW w:w="1550" w:type="dxa"/>
            <w:vMerge/>
            <w:vAlign w:val="center"/>
          </w:tcPr>
          <w:p w14:paraId="7876F63F"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886552B" w14:textId="6C3C288B"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S7:</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08D1B1D" w14:textId="50D9703E"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the traffic from the application on the UE side to the application components on the far-edge side.</w:t>
            </w:r>
          </w:p>
        </w:tc>
      </w:tr>
      <w:tr w:rsidR="008114EB" w:rsidRPr="00C80238" w14:paraId="64DB6EF5" w14:textId="77777777" w:rsidTr="00DA1F33">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6BECDF5" w14:textId="1D51F004"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Associated KPI:</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BE09C8" w14:textId="09D97BD5"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Service provisioning time</w:t>
            </w:r>
          </w:p>
          <w:p w14:paraId="3E2F3EF9" w14:textId="28FDBAC6"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Slice provisioning/configuration time</w:t>
            </w:r>
          </w:p>
        </w:tc>
      </w:tr>
      <w:tr w:rsidR="008114EB" w:rsidRPr="00C80238" w14:paraId="37F7AC52"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A8318BA" w14:textId="3CE18981" w:rsidR="1CE8A3E7" w:rsidRPr="002C6C11" w:rsidRDefault="164C6C21" w:rsidP="00BF6989">
            <w:pPr>
              <w:rPr>
                <w:rFonts w:ascii="Montserrat" w:hAnsi="Montserrat"/>
                <w:color w:val="auto"/>
              </w:rPr>
            </w:pPr>
            <w:r w:rsidRPr="002C6C11">
              <w:rPr>
                <w:rFonts w:ascii="Montserrat" w:eastAsia="Montserrat" w:hAnsi="Montserrat" w:cs="Montserrat"/>
                <w:color w:val="auto"/>
                <w:sz w:val="18"/>
                <w:szCs w:val="18"/>
              </w:rPr>
              <w:t>Expected</w:t>
            </w:r>
            <w:r w:rsidR="1CE8A3E7" w:rsidRPr="002C6C11">
              <w:rPr>
                <w:rFonts w:ascii="Montserrat" w:eastAsia="Montserrat" w:hAnsi="Montserrat" w:cs="Montserrat"/>
                <w:color w:val="auto"/>
                <w:sz w:val="18"/>
                <w:szCs w:val="18"/>
              </w:rPr>
              <w:t xml:space="preserve"> Result:</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4574141" w14:textId="60A29E54" w:rsidR="1CE8A3E7" w:rsidRPr="002C6C11" w:rsidRDefault="586ECAD1" w:rsidP="00B3730E">
            <w:pPr>
              <w:pStyle w:val="ListParagraph"/>
              <w:numPr>
                <w:ilvl w:val="0"/>
                <w:numId w:val="274"/>
              </w:numPr>
              <w:rPr>
                <w:rFonts w:ascii="Montserrat" w:hAnsi="Montserrat"/>
                <w:color w:val="auto"/>
              </w:rPr>
            </w:pPr>
            <w:r w:rsidRPr="002C6C11">
              <w:rPr>
                <w:rFonts w:ascii="Montserrat" w:eastAsia="Montserrat" w:hAnsi="Montserrat" w:cs="Montserrat"/>
                <w:color w:val="auto"/>
                <w:sz w:val="18"/>
                <w:szCs w:val="18"/>
              </w:rPr>
              <w:t>End-to-end service successfully provisioned, configured and activated, including applica</w:t>
            </w:r>
            <w:r w:rsidR="00100A35">
              <w:rPr>
                <w:rFonts w:ascii="Montserrat" w:eastAsia="Montserrat" w:hAnsi="Montserrat" w:cs="Montserrat"/>
                <w:color w:val="auto"/>
                <w:sz w:val="18"/>
                <w:szCs w:val="18"/>
              </w:rPr>
              <w:t>tion</w:t>
            </w:r>
          </w:p>
          <w:p w14:paraId="26F68ADF" w14:textId="2895F302" w:rsidR="1CE8A3E7" w:rsidRPr="002C6C11" w:rsidRDefault="7DE5997F" w:rsidP="00B3730E">
            <w:pPr>
              <w:pStyle w:val="ListParagraph"/>
              <w:numPr>
                <w:ilvl w:val="0"/>
                <w:numId w:val="274"/>
              </w:numPr>
              <w:rPr>
                <w:rFonts w:ascii="Montserrat" w:hAnsi="Montserrat"/>
                <w:color w:val="auto"/>
              </w:rPr>
            </w:pPr>
            <w:r w:rsidRPr="002C6C11">
              <w:rPr>
                <w:rFonts w:ascii="Montserrat" w:eastAsia="Montserrat" w:hAnsi="Montserrat" w:cs="Montserrat"/>
                <w:color w:val="auto"/>
                <w:sz w:val="18"/>
                <w:szCs w:val="18"/>
              </w:rPr>
              <w:t>Mobile connectivity successfully available across 5G and satellite domain, with network slice successfully established</w:t>
            </w:r>
          </w:p>
          <w:p w14:paraId="7859DA9F" w14:textId="3A72DD52" w:rsidR="1CE8A3E7" w:rsidRPr="002C6C11" w:rsidRDefault="586ECAD1" w:rsidP="00B3730E">
            <w:pPr>
              <w:pStyle w:val="ListParagraph"/>
              <w:numPr>
                <w:ilvl w:val="0"/>
                <w:numId w:val="274"/>
              </w:numPr>
              <w:rPr>
                <w:rFonts w:ascii="Montserrat" w:hAnsi="Montserrat"/>
                <w:color w:val="auto"/>
              </w:rPr>
            </w:pPr>
            <w:r w:rsidRPr="002C6C11">
              <w:rPr>
                <w:rFonts w:ascii="Montserrat" w:eastAsia="Montserrat" w:hAnsi="Montserrat" w:cs="Montserrat"/>
                <w:color w:val="auto"/>
                <w:sz w:val="18"/>
                <w:szCs w:val="18"/>
              </w:rPr>
              <w:t>Service provisioning time &lt; 2 minutes</w:t>
            </w:r>
          </w:p>
          <w:p w14:paraId="609F28C5" w14:textId="3287ECB1" w:rsidR="1CE8A3E7" w:rsidRPr="002C6C11" w:rsidRDefault="586ECAD1" w:rsidP="00B3730E">
            <w:pPr>
              <w:pStyle w:val="ListParagraph"/>
              <w:numPr>
                <w:ilvl w:val="0"/>
                <w:numId w:val="274"/>
              </w:numPr>
              <w:rPr>
                <w:rFonts w:ascii="Montserrat" w:hAnsi="Montserrat"/>
                <w:color w:val="auto"/>
              </w:rPr>
            </w:pPr>
            <w:r w:rsidRPr="002C6C11">
              <w:rPr>
                <w:rFonts w:ascii="Montserrat" w:eastAsia="Montserrat" w:hAnsi="Montserrat" w:cs="Montserrat"/>
                <w:color w:val="auto"/>
                <w:sz w:val="18"/>
                <w:szCs w:val="18"/>
              </w:rPr>
              <w:t>Slice provisioning time &lt; 1 minute</w:t>
            </w:r>
          </w:p>
        </w:tc>
      </w:tr>
      <w:tr w:rsidR="7FD1F585" w:rsidRPr="00C80238" w14:paraId="58223DDE" w14:textId="77777777" w:rsidTr="1B0F37E2">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B8CC8C6" w14:textId="3EE742DE" w:rsidR="1D9BC33B" w:rsidRPr="002C6C11" w:rsidRDefault="1D9BC33B" w:rsidP="7FD1F585">
            <w:pPr>
              <w:rPr>
                <w:rFonts w:ascii="Montserrat" w:hAnsi="Montserrat"/>
                <w:color w:val="auto"/>
              </w:rPr>
            </w:pPr>
            <w:r w:rsidRPr="002C6C11">
              <w:rPr>
                <w:rFonts w:ascii="Montserrat" w:eastAsia="Montserrat" w:hAnsi="Montserrat" w:cs="Montserrat"/>
                <w:color w:val="auto"/>
                <w:sz w:val="18"/>
                <w:szCs w:val="18"/>
              </w:rPr>
              <w:t>Actual Result:</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3554C88" w14:textId="5AA2625E" w:rsidR="7FD1F585" w:rsidRPr="002C6C11" w:rsidRDefault="7FD1F585" w:rsidP="7FD1F585">
            <w:pPr>
              <w:rPr>
                <w:rFonts w:ascii="Montserrat" w:hAnsi="Montserrat"/>
                <w:color w:val="auto"/>
              </w:rPr>
            </w:pPr>
          </w:p>
        </w:tc>
      </w:tr>
    </w:tbl>
    <w:p w14:paraId="1205FCC9" w14:textId="28876CC4" w:rsidR="0028727B" w:rsidRPr="002C6C11" w:rsidRDefault="247319FD" w:rsidP="00BF6989">
      <w:pPr>
        <w:jc w:val="both"/>
        <w:rPr>
          <w:rFonts w:ascii="Montserrat" w:hAnsi="Montserrat"/>
          <w:color w:val="auto"/>
        </w:rPr>
      </w:pPr>
      <w:r w:rsidRPr="002C6C11">
        <w:rPr>
          <w:rFonts w:ascii="Montserrat" w:eastAsia="Montserrat" w:hAnsi="Montserrat" w:cs="Montserrat"/>
          <w:color w:val="auto"/>
          <w:sz w:val="18"/>
          <w:szCs w:val="18"/>
        </w:rPr>
        <w:t xml:space="preserve"> </w:t>
      </w:r>
    </w:p>
    <w:tbl>
      <w:tblPr>
        <w:tblW w:w="9062" w:type="dxa"/>
        <w:tblLayout w:type="fixed"/>
        <w:tblLook w:val="04A0" w:firstRow="1" w:lastRow="0" w:firstColumn="1" w:lastColumn="0" w:noHBand="0" w:noVBand="1"/>
      </w:tblPr>
      <w:tblGrid>
        <w:gridCol w:w="1550"/>
        <w:gridCol w:w="708"/>
        <w:gridCol w:w="6804"/>
      </w:tblGrid>
      <w:tr w:rsidR="008114EB" w:rsidRPr="00C80238" w14:paraId="0F1C5227" w14:textId="77777777" w:rsidTr="008D5ED4">
        <w:trPr>
          <w:trHeight w:val="405"/>
        </w:trPr>
        <w:tc>
          <w:tcPr>
            <w:tcW w:w="9062" w:type="dxa"/>
            <w:gridSpan w:val="3"/>
            <w:tcBorders>
              <w:top w:val="single" w:sz="4" w:space="0" w:color="auto"/>
              <w:left w:val="single" w:sz="4" w:space="0" w:color="auto"/>
              <w:bottom w:val="single" w:sz="4" w:space="0" w:color="auto"/>
              <w:right w:val="single" w:sz="4" w:space="0" w:color="auto"/>
            </w:tcBorders>
            <w:shd w:val="clear" w:color="auto" w:fill="A6C9EC"/>
            <w:tcMar>
              <w:left w:w="108" w:type="dxa"/>
              <w:right w:w="108" w:type="dxa"/>
            </w:tcMar>
            <w:vAlign w:val="center"/>
          </w:tcPr>
          <w:p w14:paraId="66D099A3" w14:textId="30164761" w:rsidR="1CE8A3E7" w:rsidRPr="002C6C11" w:rsidRDefault="1CE8A3E7" w:rsidP="00BF6989">
            <w:pPr>
              <w:tabs>
                <w:tab w:val="left" w:pos="720"/>
              </w:tabs>
              <w:spacing w:after="120"/>
              <w:jc w:val="both"/>
              <w:rPr>
                <w:rFonts w:ascii="Montserrat" w:hAnsi="Montserrat"/>
                <w:color w:val="auto"/>
              </w:rPr>
            </w:pPr>
            <w:r w:rsidRPr="002C6C11">
              <w:rPr>
                <w:rFonts w:ascii="Montserrat" w:eastAsia="Montserrat" w:hAnsi="Montserrat" w:cs="Montserrat"/>
                <w:b/>
                <w:color w:val="auto"/>
                <w:sz w:val="18"/>
                <w:szCs w:val="18"/>
              </w:rPr>
              <w:t>Test Case 1-b</w:t>
            </w:r>
          </w:p>
        </w:tc>
      </w:tr>
      <w:tr w:rsidR="008114EB" w:rsidRPr="00C80238" w14:paraId="26BBAE02"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C9C00BF" w14:textId="4B0E6047"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Title:</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258EF35" w14:textId="644EDFC6"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Service provisioning in 5G network with emulated 3GPP access</w:t>
            </w:r>
          </w:p>
        </w:tc>
      </w:tr>
      <w:tr w:rsidR="008114EB" w:rsidRPr="00C80238" w14:paraId="4ADD3BC7"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4F59667" w14:textId="72C4B3DA"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Responsible Partner:</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EBB82F9" w14:textId="329718FD"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NXW</w:t>
            </w:r>
          </w:p>
        </w:tc>
      </w:tr>
      <w:tr w:rsidR="008114EB" w:rsidRPr="00C80238" w14:paraId="00750DD9" w14:textId="77777777" w:rsidTr="00DA1F33">
        <w:trPr>
          <w:trHeight w:val="405"/>
        </w:trPr>
        <w:tc>
          <w:tcPr>
            <w:tcW w:w="1550"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3565DA8" w14:textId="202D6020"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Preconditions:</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0718271" w14:textId="1E7DF686"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Pre1:</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D71A3B5" w14:textId="085F2E71"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The following M&amp;O components are up and running:</w:t>
            </w:r>
          </w:p>
          <w:p w14:paraId="0366C40D" w14:textId="41160372"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Service Orchestrator with Resource Allocation Engine</w:t>
            </w:r>
          </w:p>
          <w:p w14:paraId="26D7E259" w14:textId="72414DE2"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5G Network Orchestrator (with Free5GC driver at CN NSSMF and Starfish driver at TN NSSMF)</w:t>
            </w:r>
          </w:p>
          <w:p w14:paraId="26D6DB75" w14:textId="0813B3B5"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Resource Orchestrator</w:t>
            </w:r>
          </w:p>
          <w:p w14:paraId="146DD739" w14:textId="171ED649"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Monitoring Platform</w:t>
            </w:r>
          </w:p>
        </w:tc>
      </w:tr>
      <w:tr w:rsidR="008114EB" w:rsidRPr="00C80238" w14:paraId="68019D45" w14:textId="77777777" w:rsidTr="1B0F37E2">
        <w:trPr>
          <w:trHeight w:val="405"/>
        </w:trPr>
        <w:tc>
          <w:tcPr>
            <w:tcW w:w="1550" w:type="dxa"/>
            <w:vMerge/>
            <w:vAlign w:val="center"/>
          </w:tcPr>
          <w:p w14:paraId="718F2FE6"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0048B0" w14:textId="4DCD47CA"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Pre2:</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8E0B1D1" w14:textId="5A37ABD8"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K8S platform up and running, reachable by the Resource Orchestrator.</w:t>
            </w:r>
          </w:p>
          <w:p w14:paraId="0C1AE2BE" w14:textId="46E2C6E6" w:rsidR="1CE8A3E7" w:rsidRPr="002C6C11" w:rsidRDefault="14EDF892"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 xml:space="preserve">K8S platform </w:t>
            </w:r>
            <w:r w:rsidR="69F489A6" w:rsidRPr="002C6C11">
              <w:rPr>
                <w:rFonts w:ascii="Montserrat" w:eastAsia="Montserrat" w:hAnsi="Montserrat" w:cs="Montserrat"/>
                <w:color w:val="auto"/>
                <w:sz w:val="18"/>
                <w:szCs w:val="18"/>
              </w:rPr>
              <w:t>configuration parameters correctly set</w:t>
            </w:r>
            <w:r w:rsidRPr="002C6C11">
              <w:rPr>
                <w:rFonts w:ascii="Montserrat" w:eastAsia="Montserrat" w:hAnsi="Montserrat" w:cs="Montserrat"/>
                <w:color w:val="auto"/>
                <w:sz w:val="18"/>
                <w:szCs w:val="18"/>
              </w:rPr>
              <w:t xml:space="preserve"> in Resource Orchestrator.</w:t>
            </w:r>
          </w:p>
        </w:tc>
      </w:tr>
      <w:tr w:rsidR="008114EB" w:rsidRPr="00C80238" w14:paraId="5F0DB86F" w14:textId="77777777" w:rsidTr="1B0F37E2">
        <w:trPr>
          <w:trHeight w:val="405"/>
        </w:trPr>
        <w:tc>
          <w:tcPr>
            <w:tcW w:w="1550" w:type="dxa"/>
            <w:vMerge/>
            <w:vAlign w:val="center"/>
          </w:tcPr>
          <w:p w14:paraId="33E9F912"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3F7036" w14:textId="02FFB494"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Pre3:</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79CFE6B" w14:textId="6760F98D"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Starfish platform up and running.</w:t>
            </w:r>
          </w:p>
          <w:p w14:paraId="1A61FC76" w14:textId="27302B6C" w:rsidR="1CE8A3E7" w:rsidRPr="002C6C11" w:rsidRDefault="14EDF892"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 xml:space="preserve">Starfish </w:t>
            </w:r>
            <w:r w:rsidR="09A57F34" w:rsidRPr="002C6C11">
              <w:rPr>
                <w:rFonts w:ascii="Montserrat" w:eastAsia="Montserrat" w:hAnsi="Montserrat" w:cs="Montserrat"/>
                <w:color w:val="auto"/>
                <w:sz w:val="18"/>
                <w:szCs w:val="18"/>
              </w:rPr>
              <w:t>configuration parameters correctly set</w:t>
            </w:r>
            <w:r w:rsidRPr="002C6C11">
              <w:rPr>
                <w:rFonts w:ascii="Montserrat" w:eastAsia="Montserrat" w:hAnsi="Montserrat" w:cs="Montserrat"/>
                <w:color w:val="auto"/>
                <w:sz w:val="18"/>
                <w:szCs w:val="18"/>
              </w:rPr>
              <w:t xml:space="preserve"> in Starfish driver at TN NSSMF in 5G Network Orchestrator.</w:t>
            </w:r>
          </w:p>
        </w:tc>
      </w:tr>
      <w:tr w:rsidR="008114EB" w:rsidRPr="00C80238" w14:paraId="4D5FF5F5" w14:textId="77777777" w:rsidTr="1B0F37E2">
        <w:trPr>
          <w:trHeight w:val="405"/>
        </w:trPr>
        <w:tc>
          <w:tcPr>
            <w:tcW w:w="1550" w:type="dxa"/>
            <w:vMerge/>
            <w:vAlign w:val="center"/>
          </w:tcPr>
          <w:p w14:paraId="5FC2C90A"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6DAE390" w14:textId="5047ECD1"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Pre4:</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8AE6BDB" w14:textId="11EC59B9" w:rsidR="1CE8A3E7" w:rsidRPr="002C6C11" w:rsidRDefault="14EDF892"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 xml:space="preserve">Sample multimedia application available in </w:t>
            </w:r>
            <w:r w:rsidR="22D24244" w:rsidRPr="002C6C11">
              <w:rPr>
                <w:rFonts w:ascii="Montserrat" w:eastAsia="Montserrat" w:hAnsi="Montserrat" w:cs="Montserrat"/>
                <w:color w:val="auto"/>
                <w:sz w:val="18"/>
                <w:szCs w:val="18"/>
              </w:rPr>
              <w:t xml:space="preserve">the </w:t>
            </w:r>
            <w:r w:rsidRPr="002C6C11">
              <w:rPr>
                <w:rFonts w:ascii="Montserrat" w:eastAsia="Montserrat" w:hAnsi="Montserrat" w:cs="Montserrat"/>
                <w:color w:val="auto"/>
                <w:sz w:val="18"/>
                <w:szCs w:val="18"/>
              </w:rPr>
              <w:t xml:space="preserve">service orchestrator catalogue. Related network slice template available in 5G Network Orchestrator catalogue. </w:t>
            </w:r>
          </w:p>
        </w:tc>
      </w:tr>
      <w:tr w:rsidR="008114EB" w:rsidRPr="00C80238" w14:paraId="578F058C" w14:textId="77777777" w:rsidTr="1B0F37E2">
        <w:trPr>
          <w:trHeight w:val="405"/>
        </w:trPr>
        <w:tc>
          <w:tcPr>
            <w:tcW w:w="1550" w:type="dxa"/>
            <w:vMerge/>
            <w:vAlign w:val="center"/>
          </w:tcPr>
          <w:p w14:paraId="7C220D27"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ED5E12D" w14:textId="5C7953AD"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 xml:space="preserve">Pre 5: </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B464D2C" w14:textId="00E967E5"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UERANSIM software for emulated RAN up and running on both UE and gNB side.</w:t>
            </w:r>
          </w:p>
        </w:tc>
      </w:tr>
      <w:tr w:rsidR="008114EB" w:rsidRPr="00C80238" w14:paraId="2181F777" w14:textId="77777777" w:rsidTr="00DA1F33">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67B71EE" w14:textId="3C3656EE"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Description:</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7688F25" w14:textId="5E5A6475"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On-demand provisioning of a sample multimedia application in far-edge and near-edge domains, with integrated activation and configuration of an end-to-end network slice across terrestrial (open-source 5G CN and emulated 3GPP access) and non-terrestrial domains.</w:t>
            </w:r>
          </w:p>
        </w:tc>
      </w:tr>
      <w:tr w:rsidR="008114EB" w:rsidRPr="00C80238" w14:paraId="1434C0C5" w14:textId="77777777" w:rsidTr="00DA1F33">
        <w:trPr>
          <w:trHeight w:val="405"/>
        </w:trPr>
        <w:tc>
          <w:tcPr>
            <w:tcW w:w="1550"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22613C5" w14:textId="6378CE42"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Test Steps:</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26EE08F" w14:textId="12A50D66"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S1:</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70B4D80" w14:textId="2D1C8C7F"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From the Service Orchestrator GUI</w:t>
            </w:r>
            <w:r w:rsidR="6DFDA035" w:rsidRPr="002C6C11">
              <w:rPr>
                <w:rFonts w:ascii="Montserrat" w:eastAsia="Montserrat" w:hAnsi="Montserrat" w:cs="Montserrat"/>
                <w:color w:val="auto"/>
                <w:sz w:val="18"/>
                <w:szCs w:val="18"/>
              </w:rPr>
              <w:t>,</w:t>
            </w:r>
            <w:r w:rsidRPr="002C6C11">
              <w:rPr>
                <w:rFonts w:ascii="Montserrat" w:eastAsia="Montserrat" w:hAnsi="Montserrat" w:cs="Montserrat"/>
                <w:color w:val="auto"/>
                <w:sz w:val="18"/>
                <w:szCs w:val="18"/>
              </w:rPr>
              <w:t xml:space="preserve"> request the provisioning of the sample multimedia application.</w:t>
            </w:r>
          </w:p>
        </w:tc>
      </w:tr>
      <w:tr w:rsidR="008114EB" w:rsidRPr="00C80238" w14:paraId="07C18D65" w14:textId="77777777" w:rsidTr="1B0F37E2">
        <w:trPr>
          <w:trHeight w:val="405"/>
        </w:trPr>
        <w:tc>
          <w:tcPr>
            <w:tcW w:w="1550" w:type="dxa"/>
            <w:vMerge/>
            <w:vAlign w:val="center"/>
          </w:tcPr>
          <w:p w14:paraId="3B8A1FA0"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2DC794A" w14:textId="558F2A30"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S2:</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255E08A" w14:textId="2F736EC7"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the logs of the M&amp;O components the following:</w:t>
            </w:r>
          </w:p>
          <w:p w14:paraId="10802593" w14:textId="142A0FE6"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processing of service provisioning request at Service Orchestrator</w:t>
            </w:r>
          </w:p>
          <w:p w14:paraId="58DF4656" w14:textId="4FE7D493" w:rsidR="1CE8A3E7" w:rsidRPr="002C6C11" w:rsidRDefault="1CE8A3E7" w:rsidP="00B3730E">
            <w:pPr>
              <w:pStyle w:val="ListParagraph"/>
              <w:numPr>
                <w:ilvl w:val="0"/>
                <w:numId w:val="220"/>
              </w:numPr>
              <w:spacing w:line="200" w:lineRule="exact"/>
              <w:ind w:left="357" w:hanging="357"/>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Network Slice provisioning request at 5G Network Orchestrator</w:t>
            </w:r>
          </w:p>
          <w:p w14:paraId="5CFECECB" w14:textId="66ED020A" w:rsidR="1CE8A3E7" w:rsidRPr="002C6C11" w:rsidRDefault="1CE8A3E7" w:rsidP="00B3730E">
            <w:pPr>
              <w:pStyle w:val="ListParagraph"/>
              <w:numPr>
                <w:ilvl w:val="0"/>
                <w:numId w:val="220"/>
              </w:numPr>
              <w:spacing w:line="200" w:lineRule="exact"/>
              <w:ind w:left="357" w:hanging="357"/>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interaction with Resource Orchestrator to request the provisioning of the 5G CN functions</w:t>
            </w:r>
          </w:p>
          <w:p w14:paraId="001217EB" w14:textId="3E2CD86A" w:rsidR="1CE8A3E7" w:rsidRPr="002C6C11" w:rsidRDefault="1CE8A3E7" w:rsidP="00B3730E">
            <w:pPr>
              <w:pStyle w:val="ListParagraph"/>
              <w:numPr>
                <w:ilvl w:val="0"/>
                <w:numId w:val="220"/>
              </w:numPr>
              <w:spacing w:line="200" w:lineRule="exact"/>
              <w:ind w:left="357" w:hanging="357"/>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interaction with Starfish</w:t>
            </w:r>
          </w:p>
          <w:p w14:paraId="26AC9021" w14:textId="45C8423B" w:rsidR="1CE8A3E7" w:rsidRPr="002C6C11" w:rsidRDefault="1CE8A3E7" w:rsidP="00B3730E">
            <w:pPr>
              <w:pStyle w:val="ListParagraph"/>
              <w:numPr>
                <w:ilvl w:val="0"/>
                <w:numId w:val="220"/>
              </w:numPr>
              <w:spacing w:line="200" w:lineRule="exact"/>
              <w:ind w:left="357" w:hanging="357"/>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resource allocation request at Resource Allocation Engine</w:t>
            </w:r>
          </w:p>
          <w:p w14:paraId="048141C2" w14:textId="234F23B7" w:rsidR="1CE8A3E7" w:rsidRPr="002C6C11" w:rsidRDefault="1CE8A3E7" w:rsidP="00B3730E">
            <w:pPr>
              <w:pStyle w:val="ListParagraph"/>
              <w:numPr>
                <w:ilvl w:val="0"/>
                <w:numId w:val="220"/>
              </w:numPr>
              <w:spacing w:line="200" w:lineRule="exact"/>
              <w:ind w:left="357" w:hanging="357"/>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service deployment request at Resource Orchestrator</w:t>
            </w:r>
          </w:p>
          <w:p w14:paraId="3CA0B3F8" w14:textId="5A2170F5" w:rsidR="1CE8A3E7" w:rsidRPr="002C6C11" w:rsidRDefault="1CE8A3E7" w:rsidP="00B3730E">
            <w:pPr>
              <w:pStyle w:val="ListParagraph"/>
              <w:numPr>
                <w:ilvl w:val="0"/>
                <w:numId w:val="220"/>
              </w:numPr>
              <w:spacing w:line="200" w:lineRule="exact"/>
              <w:ind w:left="357" w:hanging="357"/>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monitoring jobs requests at Monitoring Platform, with correct instantiation and configuration of collectors for Starfish and K8S.</w:t>
            </w:r>
          </w:p>
        </w:tc>
      </w:tr>
      <w:tr w:rsidR="008114EB" w:rsidRPr="00C80238" w14:paraId="0E59AA3C" w14:textId="77777777" w:rsidTr="1B0F37E2">
        <w:trPr>
          <w:trHeight w:val="340"/>
        </w:trPr>
        <w:tc>
          <w:tcPr>
            <w:tcW w:w="1550" w:type="dxa"/>
            <w:vMerge/>
            <w:vAlign w:val="center"/>
          </w:tcPr>
          <w:p w14:paraId="1C9B5B29"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1A5E1B4" w14:textId="51809C2F"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S3:</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5FED650" w14:textId="283562EE"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K8S CLI or dashboard the presence and the status of the containers for 5G CN and application components.</w:t>
            </w:r>
          </w:p>
        </w:tc>
      </w:tr>
      <w:tr w:rsidR="008114EB" w:rsidRPr="00C80238" w14:paraId="5048FCB4" w14:textId="77777777" w:rsidTr="1B0F37E2">
        <w:trPr>
          <w:trHeight w:val="340"/>
        </w:trPr>
        <w:tc>
          <w:tcPr>
            <w:tcW w:w="1550" w:type="dxa"/>
            <w:vMerge/>
            <w:vAlign w:val="center"/>
          </w:tcPr>
          <w:p w14:paraId="4188B7AD"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58CB055" w14:textId="14AE0992"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S4:</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DD58263" w14:textId="5F1B1B1A"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Starfish API or dashboard the presence of the slice in the satellite domain.</w:t>
            </w:r>
          </w:p>
        </w:tc>
      </w:tr>
      <w:tr w:rsidR="008114EB" w:rsidRPr="00C80238" w14:paraId="7452F254" w14:textId="77777777" w:rsidTr="1B0F37E2">
        <w:trPr>
          <w:trHeight w:val="340"/>
        </w:trPr>
        <w:tc>
          <w:tcPr>
            <w:tcW w:w="1550" w:type="dxa"/>
            <w:vMerge/>
            <w:vAlign w:val="center"/>
          </w:tcPr>
          <w:p w14:paraId="0C13BB4A"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505055E" w14:textId="40AD2DD3"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S5:</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77FA31E" w14:textId="5F4A9811" w:rsidR="1CE8A3E7" w:rsidRPr="002C6C11" w:rsidRDefault="1CE8A3E7" w:rsidP="004C2086">
            <w:pPr>
              <w:jc w:val="both"/>
              <w:rPr>
                <w:rFonts w:ascii="Montserrat" w:hAnsi="Montserrat"/>
                <w:color w:val="auto"/>
              </w:rPr>
            </w:pPr>
            <w:r w:rsidRPr="002C6C11">
              <w:rPr>
                <w:rFonts w:ascii="Montserrat" w:eastAsia="Montserrat" w:hAnsi="Montserrat" w:cs="Montserrat"/>
                <w:color w:val="auto"/>
                <w:sz w:val="18"/>
                <w:szCs w:val="18"/>
              </w:rPr>
              <w:t>Verify from 5G CN dashboard the correct configuration of the 5G network slice.</w:t>
            </w:r>
          </w:p>
        </w:tc>
      </w:tr>
      <w:tr w:rsidR="008114EB" w:rsidRPr="00C80238" w14:paraId="6CE20B92" w14:textId="77777777" w:rsidTr="1B0F37E2">
        <w:trPr>
          <w:trHeight w:val="340"/>
        </w:trPr>
        <w:tc>
          <w:tcPr>
            <w:tcW w:w="1550" w:type="dxa"/>
            <w:vMerge/>
            <w:vAlign w:val="center"/>
          </w:tcPr>
          <w:p w14:paraId="4BFDEEF7"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B88785" w14:textId="5978AB5D"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S6:</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7B135FB" w14:textId="042E3070"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Service Orchestrator dashboard the status of the service instance.</w:t>
            </w:r>
          </w:p>
        </w:tc>
      </w:tr>
      <w:tr w:rsidR="008114EB" w:rsidRPr="00C80238" w14:paraId="7714A9DF" w14:textId="77777777" w:rsidTr="1B0F37E2">
        <w:trPr>
          <w:trHeight w:val="340"/>
        </w:trPr>
        <w:tc>
          <w:tcPr>
            <w:tcW w:w="1550" w:type="dxa"/>
            <w:vMerge/>
            <w:vAlign w:val="center"/>
          </w:tcPr>
          <w:p w14:paraId="7525364C"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F2919A1" w14:textId="135E78D1"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S7:</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FE0E81A" w14:textId="599D0FAA"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the traffic from the application on the UE side to the application components on the far-edge side.</w:t>
            </w:r>
          </w:p>
        </w:tc>
      </w:tr>
      <w:tr w:rsidR="008114EB" w:rsidRPr="00C80238" w14:paraId="4882DBA7" w14:textId="77777777" w:rsidTr="00DA1F33">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E05AB5" w14:textId="56F31327"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Associated KPI:</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F6223D4" w14:textId="43A0750C"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Service provisioning time</w:t>
            </w:r>
          </w:p>
          <w:p w14:paraId="405F0767" w14:textId="116E5346"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Slice provisioning/configuration time</w:t>
            </w:r>
          </w:p>
        </w:tc>
      </w:tr>
      <w:tr w:rsidR="1B0F37E2" w:rsidRPr="00C80238" w14:paraId="275338A6" w14:textId="77777777" w:rsidTr="1B0F37E2">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0C53D8F" w14:textId="03576E4F" w:rsidR="59715F35" w:rsidRPr="002C6C11" w:rsidRDefault="59715F35" w:rsidP="1B0F37E2">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Expected Result:</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7FE8231" w14:textId="0AA2C43A" w:rsidR="59715F35" w:rsidRPr="002C6C11" w:rsidRDefault="59715F35"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End-to-end service successfully provisioned, configured and activated, including application instances at the edge</w:t>
            </w:r>
          </w:p>
          <w:p w14:paraId="5EAD2C1F" w14:textId="2895F302" w:rsidR="59715F35" w:rsidRPr="002C6C11" w:rsidRDefault="59715F35"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Mobile connectivity successfully available across 5G and satellite domain, with network slice successfully established</w:t>
            </w:r>
          </w:p>
          <w:p w14:paraId="11B546F4" w14:textId="475D192E" w:rsidR="59715F35" w:rsidRPr="002C6C11" w:rsidRDefault="59715F35"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Monitoring jobs successfully activated</w:t>
            </w:r>
          </w:p>
          <w:p w14:paraId="7783B1EC" w14:textId="3A72DD52" w:rsidR="59715F35" w:rsidRPr="002C6C11" w:rsidRDefault="59715F35"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Service provisioning time &lt; 2 minutes</w:t>
            </w:r>
          </w:p>
          <w:p w14:paraId="44EE8832" w14:textId="62B7D745" w:rsidR="59715F35" w:rsidRPr="002C6C11" w:rsidRDefault="59715F35"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Slice provisioning time &lt; 1 minute</w:t>
            </w:r>
          </w:p>
        </w:tc>
      </w:tr>
      <w:tr w:rsidR="008114EB" w:rsidRPr="00C80238" w14:paraId="4C38AE5A"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0F3C7BF" w14:textId="637E9A30"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Actual Result:</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39CE9CE" w14:textId="488B884E" w:rsidR="1CE8A3E7" w:rsidRPr="002C6C11" w:rsidRDefault="1CE8A3E7" w:rsidP="00BF6989">
            <w:pPr>
              <w:rPr>
                <w:rFonts w:ascii="Montserrat" w:hAnsi="Montserrat"/>
                <w:color w:val="auto"/>
              </w:rPr>
            </w:pPr>
          </w:p>
        </w:tc>
      </w:tr>
    </w:tbl>
    <w:p w14:paraId="6B65453B" w14:textId="30236AEE" w:rsidR="0028727B" w:rsidRPr="002C6C11" w:rsidRDefault="247319FD" w:rsidP="00BF6989">
      <w:pPr>
        <w:jc w:val="both"/>
        <w:rPr>
          <w:rFonts w:ascii="Montserrat" w:hAnsi="Montserrat"/>
          <w:color w:val="auto"/>
        </w:rPr>
      </w:pPr>
      <w:r w:rsidRPr="002C6C11">
        <w:rPr>
          <w:rFonts w:ascii="Montserrat" w:eastAsia="Montserrat" w:hAnsi="Montserrat" w:cs="Montserrat"/>
          <w:color w:val="auto"/>
          <w:sz w:val="18"/>
          <w:szCs w:val="18"/>
        </w:rPr>
        <w:t xml:space="preserve"> </w:t>
      </w:r>
    </w:p>
    <w:tbl>
      <w:tblPr>
        <w:tblW w:w="9062" w:type="dxa"/>
        <w:tblLayout w:type="fixed"/>
        <w:tblLook w:val="04A0" w:firstRow="1" w:lastRow="0" w:firstColumn="1" w:lastColumn="0" w:noHBand="0" w:noVBand="1"/>
      </w:tblPr>
      <w:tblGrid>
        <w:gridCol w:w="1550"/>
        <w:gridCol w:w="708"/>
        <w:gridCol w:w="6804"/>
      </w:tblGrid>
      <w:tr w:rsidR="008114EB" w:rsidRPr="00C80238" w14:paraId="53E1635C" w14:textId="77777777" w:rsidTr="008D5ED4">
        <w:trPr>
          <w:trHeight w:val="405"/>
        </w:trPr>
        <w:tc>
          <w:tcPr>
            <w:tcW w:w="9062" w:type="dxa"/>
            <w:gridSpan w:val="3"/>
            <w:tcBorders>
              <w:top w:val="single" w:sz="4" w:space="0" w:color="auto"/>
              <w:left w:val="single" w:sz="4" w:space="0" w:color="auto"/>
              <w:bottom w:val="single" w:sz="4" w:space="0" w:color="auto"/>
              <w:right w:val="single" w:sz="4" w:space="0" w:color="auto"/>
            </w:tcBorders>
            <w:shd w:val="clear" w:color="auto" w:fill="A6C9EC"/>
            <w:tcMar>
              <w:left w:w="108" w:type="dxa"/>
              <w:right w:w="108" w:type="dxa"/>
            </w:tcMar>
            <w:vAlign w:val="center"/>
          </w:tcPr>
          <w:p w14:paraId="67B82B9F" w14:textId="025BE7E1" w:rsidR="1CE8A3E7" w:rsidRPr="002C6C11" w:rsidRDefault="1CE8A3E7" w:rsidP="00BF6989">
            <w:pPr>
              <w:tabs>
                <w:tab w:val="left" w:pos="720"/>
              </w:tabs>
              <w:spacing w:after="120"/>
              <w:jc w:val="both"/>
              <w:rPr>
                <w:rFonts w:ascii="Montserrat" w:hAnsi="Montserrat"/>
                <w:color w:val="auto"/>
              </w:rPr>
            </w:pPr>
            <w:r w:rsidRPr="002C6C11">
              <w:rPr>
                <w:rFonts w:ascii="Montserrat" w:eastAsia="Montserrat" w:hAnsi="Montserrat" w:cs="Montserrat"/>
                <w:b/>
                <w:color w:val="auto"/>
                <w:sz w:val="18"/>
                <w:szCs w:val="18"/>
              </w:rPr>
              <w:t>Test Case 2-a</w:t>
            </w:r>
          </w:p>
        </w:tc>
      </w:tr>
      <w:tr w:rsidR="008114EB" w:rsidRPr="00C80238" w14:paraId="19515BF5"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6C32D85" w14:textId="23396D99"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Title:</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54F0126" w14:textId="278D7BA0"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Service termination in 5G network with non-3GPP access</w:t>
            </w:r>
          </w:p>
        </w:tc>
      </w:tr>
      <w:tr w:rsidR="008114EB" w:rsidRPr="00C80238" w14:paraId="304B76F6"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BE2F93C" w14:textId="0E1AFC1F"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Responsible Partner:</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57913B" w14:textId="636F8CA5"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NXW</w:t>
            </w:r>
          </w:p>
        </w:tc>
      </w:tr>
      <w:tr w:rsidR="008114EB" w:rsidRPr="00C80238" w14:paraId="6544BF98"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9954C82" w14:textId="29F3C877"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Preconditions:</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1D839BF" w14:textId="66127F9B"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Pre1:</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61BDCB" w14:textId="54615B98"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Successful service provisioning as in Test Case 1-a</w:t>
            </w:r>
          </w:p>
        </w:tc>
      </w:tr>
      <w:tr w:rsidR="008114EB" w:rsidRPr="00C80238" w14:paraId="260E45E6" w14:textId="77777777" w:rsidTr="00DA1F33">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4369FF2" w14:textId="0D1D1777"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Description:</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170B6B3" w14:textId="580E69B6"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On-demand termination of the multimedia application instance, with integrated termination of end-to-end network slice across terrestrial (5G CN from HPE and non-3GPP access) and non-terrestrial domains.</w:t>
            </w:r>
          </w:p>
        </w:tc>
      </w:tr>
      <w:tr w:rsidR="008114EB" w:rsidRPr="00C80238" w14:paraId="384047F6" w14:textId="77777777" w:rsidTr="00DA1F33">
        <w:trPr>
          <w:trHeight w:val="405"/>
        </w:trPr>
        <w:tc>
          <w:tcPr>
            <w:tcW w:w="1550"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10B9E8D" w14:textId="190D7FC4"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Test Steps:</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EC9D999" w14:textId="09DDFAF0"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S1:</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16CDDF8" w14:textId="0E770FF3" w:rsidR="1CE8A3E7" w:rsidRPr="002C6C11" w:rsidRDefault="14EDF892" w:rsidP="00BF6989">
            <w:pPr>
              <w:jc w:val="both"/>
              <w:rPr>
                <w:rFonts w:ascii="Montserrat" w:hAnsi="Montserrat"/>
                <w:color w:val="auto"/>
              </w:rPr>
            </w:pPr>
            <w:r w:rsidRPr="002C6C11">
              <w:rPr>
                <w:rFonts w:ascii="Montserrat" w:eastAsia="Montserrat" w:hAnsi="Montserrat" w:cs="Montserrat"/>
                <w:color w:val="auto"/>
                <w:sz w:val="18"/>
                <w:szCs w:val="18"/>
              </w:rPr>
              <w:t>From the Service Orchestrator GUI</w:t>
            </w:r>
            <w:r w:rsidR="520E1092" w:rsidRPr="002C6C11">
              <w:rPr>
                <w:rFonts w:ascii="Montserrat" w:eastAsia="Montserrat" w:hAnsi="Montserrat" w:cs="Montserrat"/>
                <w:color w:val="auto"/>
                <w:sz w:val="18"/>
                <w:szCs w:val="18"/>
              </w:rPr>
              <w:t>,</w:t>
            </w:r>
            <w:r w:rsidRPr="002C6C11">
              <w:rPr>
                <w:rFonts w:ascii="Montserrat" w:eastAsia="Montserrat" w:hAnsi="Montserrat" w:cs="Montserrat"/>
                <w:color w:val="auto"/>
                <w:sz w:val="18"/>
                <w:szCs w:val="18"/>
              </w:rPr>
              <w:t xml:space="preserve"> request the termination of the sample multimedia application instance previously created.</w:t>
            </w:r>
          </w:p>
        </w:tc>
      </w:tr>
      <w:tr w:rsidR="008114EB" w:rsidRPr="00C80238" w14:paraId="4566B1B6" w14:textId="77777777" w:rsidTr="7C2DDA45">
        <w:trPr>
          <w:trHeight w:val="405"/>
        </w:trPr>
        <w:tc>
          <w:tcPr>
            <w:tcW w:w="1550" w:type="dxa"/>
            <w:vMerge/>
            <w:vAlign w:val="center"/>
          </w:tcPr>
          <w:p w14:paraId="4CB5AD22"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1946544" w14:textId="27822963"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S2:</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C80F3B8" w14:textId="209E78E7" w:rsidR="1CE8A3E7" w:rsidRPr="002C6C11" w:rsidRDefault="1CE8A3E7" w:rsidP="004C2086">
            <w:pPr>
              <w:spacing w:line="200" w:lineRule="exact"/>
              <w:jc w:val="both"/>
              <w:rPr>
                <w:rFonts w:ascii="Montserrat" w:hAnsi="Montserrat"/>
                <w:color w:val="auto"/>
              </w:rPr>
            </w:pPr>
            <w:r w:rsidRPr="002C6C11">
              <w:rPr>
                <w:rFonts w:ascii="Montserrat" w:eastAsia="Montserrat" w:hAnsi="Montserrat" w:cs="Montserrat"/>
                <w:color w:val="auto"/>
                <w:sz w:val="18"/>
                <w:szCs w:val="18"/>
              </w:rPr>
              <w:t>Verify from the logs of the M&amp;O components the following:</w:t>
            </w:r>
          </w:p>
          <w:p w14:paraId="0D5BE45F" w14:textId="227D9FDE" w:rsidR="1CE8A3E7" w:rsidRPr="002C6C11" w:rsidRDefault="1CE8A3E7" w:rsidP="00B3730E">
            <w:pPr>
              <w:pStyle w:val="ListParagraph"/>
              <w:numPr>
                <w:ilvl w:val="0"/>
                <w:numId w:val="220"/>
              </w:numPr>
              <w:spacing w:line="200" w:lineRule="exact"/>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processing of service termination request at Service Orchestrator</w:t>
            </w:r>
          </w:p>
          <w:p w14:paraId="42F12256" w14:textId="474DBBC8" w:rsidR="1CE8A3E7" w:rsidRPr="002C6C11" w:rsidRDefault="1CE8A3E7" w:rsidP="00B3730E">
            <w:pPr>
              <w:pStyle w:val="ListParagraph"/>
              <w:numPr>
                <w:ilvl w:val="0"/>
                <w:numId w:val="220"/>
              </w:numPr>
              <w:spacing w:line="200" w:lineRule="exact"/>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Network Slice termination request at 5G Network Orchestrator</w:t>
            </w:r>
          </w:p>
          <w:p w14:paraId="36A78D11" w14:textId="57F8BC64" w:rsidR="1CE8A3E7" w:rsidRPr="002C6C11" w:rsidRDefault="1CE8A3E7" w:rsidP="00B3730E">
            <w:pPr>
              <w:pStyle w:val="ListParagraph"/>
              <w:numPr>
                <w:ilvl w:val="0"/>
                <w:numId w:val="220"/>
              </w:numPr>
              <w:spacing w:line="200" w:lineRule="exact"/>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interaction with HPE 5G CN Management API</w:t>
            </w:r>
          </w:p>
          <w:p w14:paraId="046816BA" w14:textId="62B614FA" w:rsidR="1CE8A3E7" w:rsidRPr="002C6C11" w:rsidRDefault="1CE8A3E7" w:rsidP="00B3730E">
            <w:pPr>
              <w:pStyle w:val="ListParagraph"/>
              <w:numPr>
                <w:ilvl w:val="0"/>
                <w:numId w:val="220"/>
              </w:numPr>
              <w:spacing w:line="200" w:lineRule="exact"/>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interaction with Starfish</w:t>
            </w:r>
          </w:p>
          <w:p w14:paraId="391665EB" w14:textId="1255937C" w:rsidR="1CE8A3E7" w:rsidRPr="002C6C11" w:rsidRDefault="1CE8A3E7" w:rsidP="00B3730E">
            <w:pPr>
              <w:pStyle w:val="ListParagraph"/>
              <w:numPr>
                <w:ilvl w:val="0"/>
                <w:numId w:val="220"/>
              </w:numPr>
              <w:spacing w:line="200" w:lineRule="exact"/>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service termination request at Resource Orchestrator</w:t>
            </w:r>
          </w:p>
          <w:p w14:paraId="72EA9DB0" w14:textId="5AB9EE6C" w:rsidR="1CE8A3E7" w:rsidRPr="002C6C11" w:rsidRDefault="1CE8A3E7" w:rsidP="00B3730E">
            <w:pPr>
              <w:pStyle w:val="ListParagraph"/>
              <w:numPr>
                <w:ilvl w:val="0"/>
                <w:numId w:val="220"/>
              </w:numPr>
              <w:spacing w:line="200" w:lineRule="exact"/>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monitoring jobs termination requests at Monitoring Platform, with termination of collectors for Starfish, 5G network and K8S.</w:t>
            </w:r>
          </w:p>
        </w:tc>
      </w:tr>
      <w:tr w:rsidR="008114EB" w:rsidRPr="00C80238" w14:paraId="1DC4CEC2" w14:textId="77777777" w:rsidTr="7C2DDA45">
        <w:trPr>
          <w:trHeight w:val="405"/>
        </w:trPr>
        <w:tc>
          <w:tcPr>
            <w:tcW w:w="1550" w:type="dxa"/>
            <w:vMerge/>
            <w:vAlign w:val="center"/>
          </w:tcPr>
          <w:p w14:paraId="151B93B5"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0F7969" w14:textId="299A707E"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S3:</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1E05F45" w14:textId="14FC0654"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K8S CLI or dashboard the removal of the containers for 5G CN and application components.</w:t>
            </w:r>
          </w:p>
        </w:tc>
      </w:tr>
      <w:tr w:rsidR="008114EB" w:rsidRPr="00C80238" w14:paraId="5B943806" w14:textId="77777777" w:rsidTr="7C2DDA45">
        <w:trPr>
          <w:trHeight w:val="405"/>
        </w:trPr>
        <w:tc>
          <w:tcPr>
            <w:tcW w:w="1550" w:type="dxa"/>
            <w:vMerge/>
            <w:vAlign w:val="center"/>
          </w:tcPr>
          <w:p w14:paraId="6CF34FD5"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154569E" w14:textId="277CE7FB"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S4:</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23D00C3" w14:textId="71E93488"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Starfish API or dashboard the termination of the slice in the satellite domain.</w:t>
            </w:r>
          </w:p>
        </w:tc>
      </w:tr>
      <w:tr w:rsidR="008114EB" w:rsidRPr="00C80238" w14:paraId="0C4EC195" w14:textId="77777777" w:rsidTr="7C2DDA45">
        <w:trPr>
          <w:trHeight w:val="405"/>
        </w:trPr>
        <w:tc>
          <w:tcPr>
            <w:tcW w:w="1550" w:type="dxa"/>
            <w:vMerge/>
            <w:vAlign w:val="center"/>
          </w:tcPr>
          <w:p w14:paraId="5F26E13F"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22ED696" w14:textId="40090EE9"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S5:</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C8648F5" w14:textId="268BD90C"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5G CN dashboard the correct termination of the 5G network slice.</w:t>
            </w:r>
          </w:p>
        </w:tc>
      </w:tr>
      <w:tr w:rsidR="008114EB" w:rsidRPr="00C80238" w14:paraId="509F2A0E" w14:textId="77777777" w:rsidTr="7C2DDA45">
        <w:trPr>
          <w:trHeight w:val="405"/>
        </w:trPr>
        <w:tc>
          <w:tcPr>
            <w:tcW w:w="1550" w:type="dxa"/>
            <w:vMerge/>
            <w:vAlign w:val="center"/>
          </w:tcPr>
          <w:p w14:paraId="3E1BE5F1"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915BFEC" w14:textId="010AA216"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S6:</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1796293" w14:textId="668584F5"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Service Orchestrator dashboard the terminated status of the service instance.</w:t>
            </w:r>
          </w:p>
        </w:tc>
      </w:tr>
      <w:tr w:rsidR="008114EB" w:rsidRPr="00C80238" w14:paraId="4E817525" w14:textId="77777777" w:rsidTr="00DA1F33">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7B76A7A" w14:textId="3105C6DF"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Associated KPI:</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1C55F29" w14:textId="18B74885"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Service termination time</w:t>
            </w:r>
          </w:p>
          <w:p w14:paraId="17ADC3EE" w14:textId="6A0665AC"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Slice termination time</w:t>
            </w:r>
          </w:p>
        </w:tc>
      </w:tr>
      <w:tr w:rsidR="1869654A" w:rsidRPr="00C80238" w14:paraId="0CEA0230" w14:textId="77777777" w:rsidTr="7C2DDA45">
        <w:trPr>
          <w:trHeight w:val="58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CA44221" w14:textId="15E75446" w:rsidR="1869654A" w:rsidRPr="002C6C11" w:rsidRDefault="41F62BD2" w:rsidP="1869654A">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Expected Results:</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470B625" w14:textId="45591F6A" w:rsidR="41F62BD2" w:rsidRPr="002C6C11" w:rsidRDefault="41F62BD2" w:rsidP="00B3730E">
            <w:pPr>
              <w:pStyle w:val="ListParagraph"/>
              <w:numPr>
                <w:ilvl w:val="0"/>
                <w:numId w:val="272"/>
              </w:numPr>
              <w:spacing w:line="259" w:lineRule="auto"/>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Service virtual components successfully released</w:t>
            </w:r>
          </w:p>
          <w:p w14:paraId="25FA7A2B" w14:textId="77EA6A40" w:rsidR="41F62BD2" w:rsidRPr="002C6C11" w:rsidRDefault="41F62BD2"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Network slice successfully released</w:t>
            </w:r>
          </w:p>
          <w:p w14:paraId="55B62383" w14:textId="3B22E6CE" w:rsidR="41F62BD2" w:rsidRPr="002C6C11" w:rsidRDefault="41F62BD2"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Monitoring jobs successfully terminated</w:t>
            </w:r>
          </w:p>
          <w:p w14:paraId="30453ED3" w14:textId="6B15E2F2" w:rsidR="41F62BD2" w:rsidRPr="002C6C11" w:rsidRDefault="41F62BD2"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Service termination time &lt; 1 minute</w:t>
            </w:r>
          </w:p>
          <w:p w14:paraId="63D37168" w14:textId="1BEF0B10" w:rsidR="41F62BD2" w:rsidRPr="002C6C11" w:rsidRDefault="41F62BD2"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Slice termination time &lt; 30 seconds</w:t>
            </w:r>
          </w:p>
        </w:tc>
      </w:tr>
      <w:tr w:rsidR="008114EB" w:rsidRPr="00C80238" w14:paraId="5B66DB8B"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E19AD86" w14:textId="5030E98C"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Actual Result:</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90E162F" w14:textId="7036D032" w:rsidR="1CE8A3E7" w:rsidRPr="002C6C11" w:rsidRDefault="1CE8A3E7" w:rsidP="00BF6989">
            <w:pPr>
              <w:rPr>
                <w:rFonts w:ascii="Montserrat" w:hAnsi="Montserrat"/>
                <w:color w:val="auto"/>
              </w:rPr>
            </w:pPr>
          </w:p>
        </w:tc>
      </w:tr>
    </w:tbl>
    <w:p w14:paraId="0FF29664" w14:textId="49D231DA" w:rsidR="0028727B" w:rsidRPr="002C6C11" w:rsidRDefault="247319FD" w:rsidP="00BF6989">
      <w:pPr>
        <w:jc w:val="both"/>
        <w:rPr>
          <w:rFonts w:ascii="Montserrat" w:hAnsi="Montserrat"/>
          <w:color w:val="auto"/>
        </w:rPr>
      </w:pPr>
      <w:r w:rsidRPr="002C6C11">
        <w:rPr>
          <w:rFonts w:ascii="Montserrat" w:eastAsia="Montserrat" w:hAnsi="Montserrat" w:cs="Montserrat"/>
          <w:color w:val="auto"/>
          <w:sz w:val="18"/>
          <w:szCs w:val="18"/>
        </w:rPr>
        <w:t xml:space="preserve"> </w:t>
      </w:r>
    </w:p>
    <w:tbl>
      <w:tblPr>
        <w:tblW w:w="9062" w:type="dxa"/>
        <w:tblLayout w:type="fixed"/>
        <w:tblLook w:val="04A0" w:firstRow="1" w:lastRow="0" w:firstColumn="1" w:lastColumn="0" w:noHBand="0" w:noVBand="1"/>
      </w:tblPr>
      <w:tblGrid>
        <w:gridCol w:w="1550"/>
        <w:gridCol w:w="708"/>
        <w:gridCol w:w="6804"/>
      </w:tblGrid>
      <w:tr w:rsidR="008114EB" w:rsidRPr="00C80238" w14:paraId="30949E62" w14:textId="77777777" w:rsidTr="008D5ED4">
        <w:trPr>
          <w:trHeight w:val="405"/>
        </w:trPr>
        <w:tc>
          <w:tcPr>
            <w:tcW w:w="9062" w:type="dxa"/>
            <w:gridSpan w:val="3"/>
            <w:tcBorders>
              <w:top w:val="single" w:sz="4" w:space="0" w:color="auto"/>
              <w:left w:val="single" w:sz="4" w:space="0" w:color="auto"/>
              <w:bottom w:val="single" w:sz="4" w:space="0" w:color="auto"/>
              <w:right w:val="single" w:sz="4" w:space="0" w:color="auto"/>
            </w:tcBorders>
            <w:shd w:val="clear" w:color="auto" w:fill="A6C9EC"/>
            <w:tcMar>
              <w:left w:w="108" w:type="dxa"/>
              <w:right w:w="108" w:type="dxa"/>
            </w:tcMar>
            <w:vAlign w:val="center"/>
          </w:tcPr>
          <w:p w14:paraId="01BEA59D" w14:textId="0B50B95E" w:rsidR="1CE8A3E7" w:rsidRPr="002C6C11" w:rsidRDefault="1CE8A3E7" w:rsidP="00BF6989">
            <w:pPr>
              <w:tabs>
                <w:tab w:val="left" w:pos="720"/>
              </w:tabs>
              <w:spacing w:after="120"/>
              <w:jc w:val="both"/>
              <w:rPr>
                <w:rFonts w:ascii="Montserrat" w:hAnsi="Montserrat"/>
                <w:color w:val="auto"/>
              </w:rPr>
            </w:pPr>
            <w:r w:rsidRPr="002C6C11">
              <w:rPr>
                <w:rFonts w:ascii="Montserrat" w:eastAsia="Montserrat" w:hAnsi="Montserrat" w:cs="Montserrat"/>
                <w:b/>
                <w:color w:val="auto"/>
                <w:sz w:val="18"/>
                <w:szCs w:val="18"/>
              </w:rPr>
              <w:t>Test Case 2-b</w:t>
            </w:r>
          </w:p>
        </w:tc>
      </w:tr>
      <w:tr w:rsidR="008114EB" w:rsidRPr="00C80238" w14:paraId="2A8900A8"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C09673E" w14:textId="5849546A"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Title:</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3338BE9" w14:textId="648DEC8E"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Service termination in 5G network with emulated 3GPP access</w:t>
            </w:r>
          </w:p>
        </w:tc>
      </w:tr>
      <w:tr w:rsidR="008114EB" w:rsidRPr="00C80238" w14:paraId="0D6E272F"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D2560D6" w14:textId="1D53E3FF"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Responsible Partner:</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BDBCDC6" w14:textId="2D5F9BDA"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NXW</w:t>
            </w:r>
          </w:p>
        </w:tc>
      </w:tr>
      <w:tr w:rsidR="008114EB" w:rsidRPr="00C80238" w14:paraId="713D69AD"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B304FBC" w14:textId="747277F8"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Preconditions:</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31D14FA" w14:textId="473A34F9"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Pre1:</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B840EEB" w14:textId="4C6574C2"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Successful service provisioning as in Test Case 1-b</w:t>
            </w:r>
          </w:p>
        </w:tc>
      </w:tr>
      <w:tr w:rsidR="008114EB" w:rsidRPr="00C80238" w14:paraId="74CC9911"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52D4D39" w14:textId="0EA31B0C"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Description:</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46DE70E" w14:textId="4CC3D80B"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On-demand termination of the multimedia application instance, with integrated termination of end-to-end network slice across terrestrial (open-source 5G CN and emulated 3GPP access) and non-terrestrial domains.</w:t>
            </w:r>
          </w:p>
        </w:tc>
      </w:tr>
      <w:tr w:rsidR="008114EB" w:rsidRPr="00C80238" w14:paraId="29A5C359" w14:textId="77777777" w:rsidTr="005E089E">
        <w:trPr>
          <w:trHeight w:val="405"/>
        </w:trPr>
        <w:tc>
          <w:tcPr>
            <w:tcW w:w="1550"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83F9FE5" w14:textId="5AFF8713"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Test Steps:</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3532457" w14:textId="19721CF8"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S1:</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5CDE4D2" w14:textId="61705AD3" w:rsidR="1CE8A3E7" w:rsidRPr="002C6C11" w:rsidRDefault="14EDF892" w:rsidP="00BF6989">
            <w:pPr>
              <w:jc w:val="both"/>
              <w:rPr>
                <w:rFonts w:ascii="Montserrat" w:hAnsi="Montserrat"/>
                <w:color w:val="auto"/>
              </w:rPr>
            </w:pPr>
            <w:r w:rsidRPr="002C6C11">
              <w:rPr>
                <w:rFonts w:ascii="Montserrat" w:eastAsia="Montserrat" w:hAnsi="Montserrat" w:cs="Montserrat"/>
                <w:color w:val="auto"/>
                <w:sz w:val="18"/>
                <w:szCs w:val="18"/>
              </w:rPr>
              <w:t>From the Service Orchestrator GUI</w:t>
            </w:r>
            <w:r w:rsidR="292A4D37" w:rsidRPr="002C6C11">
              <w:rPr>
                <w:rFonts w:ascii="Montserrat" w:eastAsia="Montserrat" w:hAnsi="Montserrat" w:cs="Montserrat"/>
                <w:color w:val="auto"/>
                <w:sz w:val="18"/>
                <w:szCs w:val="18"/>
              </w:rPr>
              <w:t>,</w:t>
            </w:r>
            <w:r w:rsidRPr="002C6C11">
              <w:rPr>
                <w:rFonts w:ascii="Montserrat" w:eastAsia="Montserrat" w:hAnsi="Montserrat" w:cs="Montserrat"/>
                <w:color w:val="auto"/>
                <w:sz w:val="18"/>
                <w:szCs w:val="18"/>
              </w:rPr>
              <w:t xml:space="preserve"> request the termination of the sample multimedia application instance previously created.</w:t>
            </w:r>
          </w:p>
        </w:tc>
      </w:tr>
      <w:tr w:rsidR="008114EB" w:rsidRPr="00C80238" w14:paraId="28EFE9EB" w14:textId="77777777" w:rsidTr="5DA77F31">
        <w:trPr>
          <w:trHeight w:val="405"/>
        </w:trPr>
        <w:tc>
          <w:tcPr>
            <w:tcW w:w="1550" w:type="dxa"/>
            <w:vMerge/>
            <w:vAlign w:val="center"/>
          </w:tcPr>
          <w:p w14:paraId="171D8AE4"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615A114" w14:textId="6CE46CDB"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S2:</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310BFB3" w14:textId="08836344" w:rsidR="1CE8A3E7" w:rsidRPr="002C6C11" w:rsidRDefault="1CE8A3E7" w:rsidP="004C2086">
            <w:pPr>
              <w:spacing w:line="200" w:lineRule="exact"/>
              <w:jc w:val="both"/>
              <w:rPr>
                <w:rFonts w:ascii="Montserrat" w:hAnsi="Montserrat"/>
                <w:color w:val="auto"/>
              </w:rPr>
            </w:pPr>
            <w:r w:rsidRPr="002C6C11">
              <w:rPr>
                <w:rFonts w:ascii="Montserrat" w:eastAsia="Montserrat" w:hAnsi="Montserrat" w:cs="Montserrat"/>
                <w:color w:val="auto"/>
                <w:sz w:val="18"/>
                <w:szCs w:val="18"/>
              </w:rPr>
              <w:t>Verify from the logs of the M&amp;O components the following:</w:t>
            </w:r>
          </w:p>
          <w:p w14:paraId="550A6CFB" w14:textId="234222ED" w:rsidR="1CE8A3E7" w:rsidRPr="002C6C11" w:rsidRDefault="1CE8A3E7" w:rsidP="00B3730E">
            <w:pPr>
              <w:pStyle w:val="ListParagraph"/>
              <w:numPr>
                <w:ilvl w:val="0"/>
                <w:numId w:val="220"/>
              </w:numPr>
              <w:spacing w:line="200" w:lineRule="exact"/>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processing of service termination request at Service Orchestrator</w:t>
            </w:r>
          </w:p>
          <w:p w14:paraId="008F112E" w14:textId="7608DA71" w:rsidR="1CE8A3E7" w:rsidRPr="002C6C11" w:rsidRDefault="1CE8A3E7" w:rsidP="00B3730E">
            <w:pPr>
              <w:pStyle w:val="ListParagraph"/>
              <w:numPr>
                <w:ilvl w:val="0"/>
                <w:numId w:val="220"/>
              </w:numPr>
              <w:spacing w:line="200" w:lineRule="exact"/>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Network Slice termination request at 5G Network Orchestrator</w:t>
            </w:r>
          </w:p>
          <w:p w14:paraId="2F8F9A73" w14:textId="25849316" w:rsidR="1CE8A3E7" w:rsidRPr="002C6C11" w:rsidRDefault="1CE8A3E7" w:rsidP="00B3730E">
            <w:pPr>
              <w:pStyle w:val="ListParagraph"/>
              <w:numPr>
                <w:ilvl w:val="0"/>
                <w:numId w:val="220"/>
              </w:numPr>
              <w:spacing w:line="200" w:lineRule="exact"/>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interaction with Resource Orchestrator to request the termination of the 5G CN functions</w:t>
            </w:r>
          </w:p>
          <w:p w14:paraId="39A4CB45" w14:textId="258C3026" w:rsidR="1CE8A3E7" w:rsidRPr="002C6C11" w:rsidRDefault="1CE8A3E7" w:rsidP="00B3730E">
            <w:pPr>
              <w:pStyle w:val="ListParagraph"/>
              <w:numPr>
                <w:ilvl w:val="0"/>
                <w:numId w:val="220"/>
              </w:numPr>
              <w:spacing w:line="200" w:lineRule="exact"/>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interaction with Starfish</w:t>
            </w:r>
          </w:p>
          <w:p w14:paraId="4833CE60" w14:textId="17CFED2E" w:rsidR="1CE8A3E7" w:rsidRPr="002C6C11" w:rsidRDefault="1CE8A3E7" w:rsidP="00B3730E">
            <w:pPr>
              <w:pStyle w:val="ListParagraph"/>
              <w:numPr>
                <w:ilvl w:val="0"/>
                <w:numId w:val="220"/>
              </w:numPr>
              <w:spacing w:line="200" w:lineRule="exact"/>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service termination request at Resource Orchestrator</w:t>
            </w:r>
          </w:p>
          <w:p w14:paraId="171B0195" w14:textId="27CD2F46" w:rsidR="1CE8A3E7" w:rsidRPr="002C6C11" w:rsidRDefault="1CE8A3E7" w:rsidP="00B3730E">
            <w:pPr>
              <w:pStyle w:val="ListParagraph"/>
              <w:numPr>
                <w:ilvl w:val="0"/>
                <w:numId w:val="220"/>
              </w:numPr>
              <w:spacing w:line="200" w:lineRule="exact"/>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Reception and correct processing of monitoring jobs termination requests at Monitoring Platform, with termination of collectors for Starfish, 5G network and K8S.</w:t>
            </w:r>
          </w:p>
        </w:tc>
      </w:tr>
      <w:tr w:rsidR="008114EB" w:rsidRPr="00C80238" w14:paraId="44B75968"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49D8902" w14:textId="65015797"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 xml:space="preserve"> </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3119845" w14:textId="16EB7A2C"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S3:</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64298A7" w14:textId="59C0DC1C"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K8S CLI or dashboard the removal of the containers for 5G CN UPF and application components.</w:t>
            </w:r>
          </w:p>
        </w:tc>
      </w:tr>
      <w:tr w:rsidR="008114EB" w:rsidRPr="00C80238" w14:paraId="54398CD9"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3CEA540" w14:textId="366904B2"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 xml:space="preserve"> </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7DB49F0" w14:textId="09B8FC78"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S4:</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2FD8243" w14:textId="385EB0F0"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Starfish API or dashboard the termination of the slice in the satellite domain.</w:t>
            </w:r>
          </w:p>
        </w:tc>
      </w:tr>
      <w:tr w:rsidR="008114EB" w:rsidRPr="00C80238" w14:paraId="01BF6523"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F541AD" w14:textId="180E823B"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 xml:space="preserve"> </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FA85B68" w14:textId="58885BD2"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S5:</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C80DF51" w14:textId="6C0F1D13"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5G CN dashboard the correct termination of the 5G network slice.</w:t>
            </w:r>
          </w:p>
        </w:tc>
      </w:tr>
      <w:tr w:rsidR="008114EB" w:rsidRPr="00C80238" w14:paraId="17F9F785"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DEEB5D5" w14:textId="306AE94F"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 xml:space="preserve"> </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C147C34" w14:textId="67B60FDD"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S6:</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64D4E42" w14:textId="6526BB9A"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Service Orchestrator dashboard the terminated status of the service instance.</w:t>
            </w:r>
          </w:p>
        </w:tc>
      </w:tr>
      <w:tr w:rsidR="008114EB" w:rsidRPr="00C80238" w14:paraId="12CCEB09"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2876278" w14:textId="1E657C27"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Associated KPI:</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BFCF47" w14:textId="29F2B71B"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Service termination time</w:t>
            </w:r>
          </w:p>
          <w:p w14:paraId="5A533B8F" w14:textId="5E338E7C"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Slice termination time</w:t>
            </w:r>
          </w:p>
        </w:tc>
      </w:tr>
      <w:tr w:rsidR="5DA77F31" w:rsidRPr="00C80238" w14:paraId="0A679A43" w14:textId="77777777" w:rsidTr="5DA77F31">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1C6C43B" w14:textId="15E75446" w:rsidR="5DA77F31" w:rsidRPr="002C6C11" w:rsidRDefault="5DA77F31" w:rsidP="5DA77F31">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Expected Results:</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8F8ECB3" w14:textId="45591F6A" w:rsidR="5DA77F31" w:rsidRPr="002C6C11" w:rsidRDefault="5DA77F31" w:rsidP="00B3730E">
            <w:pPr>
              <w:pStyle w:val="ListParagraph"/>
              <w:numPr>
                <w:ilvl w:val="0"/>
                <w:numId w:val="272"/>
              </w:numPr>
              <w:spacing w:line="259" w:lineRule="auto"/>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Service virtual components successfully released</w:t>
            </w:r>
          </w:p>
          <w:p w14:paraId="65A6C854" w14:textId="77EA6A40" w:rsidR="5DA77F31" w:rsidRPr="002C6C11" w:rsidRDefault="5DA77F31"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Network slice successfully released</w:t>
            </w:r>
          </w:p>
          <w:p w14:paraId="7F58C44E" w14:textId="3B22E6CE" w:rsidR="5DA77F31" w:rsidRPr="002C6C11" w:rsidRDefault="5DA77F31"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Monitoring jobs successfully terminated</w:t>
            </w:r>
          </w:p>
          <w:p w14:paraId="37080012" w14:textId="6B15E2F2" w:rsidR="5DA77F31" w:rsidRPr="002C6C11" w:rsidRDefault="5DA77F31"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Service termination time &lt; 1 minute</w:t>
            </w:r>
          </w:p>
          <w:p w14:paraId="6A659738" w14:textId="1BEF0B10" w:rsidR="5DA77F31" w:rsidRPr="002C6C11" w:rsidRDefault="5DA77F31" w:rsidP="00B3730E">
            <w:pPr>
              <w:pStyle w:val="ListParagraph"/>
              <w:numPr>
                <w:ilvl w:val="0"/>
                <w:numId w:val="272"/>
              </w:numPr>
              <w:rPr>
                <w:rFonts w:ascii="Montserrat" w:hAnsi="Montserrat"/>
                <w:color w:val="auto"/>
              </w:rPr>
            </w:pPr>
            <w:r w:rsidRPr="002C6C11">
              <w:rPr>
                <w:rFonts w:ascii="Montserrat" w:eastAsia="Montserrat" w:hAnsi="Montserrat" w:cs="Montserrat"/>
                <w:color w:val="auto"/>
                <w:sz w:val="18"/>
                <w:szCs w:val="18"/>
              </w:rPr>
              <w:t>Slice termination time &lt; 30 seconds</w:t>
            </w:r>
          </w:p>
        </w:tc>
      </w:tr>
      <w:tr w:rsidR="1CE8A3E7" w:rsidRPr="00C80238" w14:paraId="5C4B41B3"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8326494" w14:textId="70145A3D"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Actual Result:</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AC7D6A6" w14:textId="118BE2E0" w:rsidR="1CE8A3E7" w:rsidRPr="002C6C11" w:rsidRDefault="1CE8A3E7" w:rsidP="00BF6989">
            <w:pPr>
              <w:rPr>
                <w:rFonts w:ascii="Montserrat" w:hAnsi="Montserrat"/>
                <w:color w:val="auto"/>
              </w:rPr>
            </w:pPr>
          </w:p>
        </w:tc>
      </w:tr>
    </w:tbl>
    <w:p w14:paraId="378A8AA1" w14:textId="74229636" w:rsidR="0028727B" w:rsidRPr="002C6C11" w:rsidRDefault="0028727B" w:rsidP="00BF6989">
      <w:pPr>
        <w:jc w:val="both"/>
        <w:rPr>
          <w:rFonts w:ascii="Montserrat" w:hAnsi="Montserrat"/>
          <w:color w:val="auto"/>
        </w:rPr>
      </w:pPr>
    </w:p>
    <w:tbl>
      <w:tblPr>
        <w:tblW w:w="9062" w:type="dxa"/>
        <w:tblLayout w:type="fixed"/>
        <w:tblLook w:val="04A0" w:firstRow="1" w:lastRow="0" w:firstColumn="1" w:lastColumn="0" w:noHBand="0" w:noVBand="1"/>
      </w:tblPr>
      <w:tblGrid>
        <w:gridCol w:w="1550"/>
        <w:gridCol w:w="708"/>
        <w:gridCol w:w="6804"/>
      </w:tblGrid>
      <w:tr w:rsidR="008114EB" w:rsidRPr="00C80238" w14:paraId="6FE8773C" w14:textId="77777777" w:rsidTr="005E089E">
        <w:trPr>
          <w:trHeight w:val="405"/>
        </w:trPr>
        <w:tc>
          <w:tcPr>
            <w:tcW w:w="9062" w:type="dxa"/>
            <w:gridSpan w:val="3"/>
            <w:tcBorders>
              <w:top w:val="single" w:sz="8" w:space="0" w:color="auto"/>
              <w:left w:val="single" w:sz="8" w:space="0" w:color="auto"/>
              <w:bottom w:val="single" w:sz="4" w:space="0" w:color="auto"/>
              <w:right w:val="single" w:sz="8" w:space="0" w:color="auto"/>
            </w:tcBorders>
            <w:shd w:val="clear" w:color="auto" w:fill="A6C9EC"/>
            <w:tcMar>
              <w:left w:w="108" w:type="dxa"/>
              <w:right w:w="108" w:type="dxa"/>
            </w:tcMar>
            <w:vAlign w:val="center"/>
          </w:tcPr>
          <w:p w14:paraId="078DCD2D" w14:textId="79B1B31B" w:rsidR="1CE8A3E7" w:rsidRPr="002C6C11" w:rsidRDefault="1CE8A3E7" w:rsidP="00BF6989">
            <w:pPr>
              <w:tabs>
                <w:tab w:val="left" w:pos="720"/>
              </w:tabs>
              <w:spacing w:after="120"/>
              <w:jc w:val="both"/>
              <w:rPr>
                <w:rFonts w:ascii="Montserrat" w:hAnsi="Montserrat"/>
                <w:color w:val="auto"/>
              </w:rPr>
            </w:pPr>
            <w:r w:rsidRPr="002C6C11">
              <w:rPr>
                <w:rFonts w:ascii="Montserrat" w:eastAsia="Montserrat" w:hAnsi="Montserrat" w:cs="Montserrat"/>
                <w:b/>
                <w:color w:val="auto"/>
                <w:sz w:val="18"/>
                <w:szCs w:val="18"/>
              </w:rPr>
              <w:t>Test Case 3-a</w:t>
            </w:r>
          </w:p>
        </w:tc>
      </w:tr>
      <w:tr w:rsidR="008114EB" w:rsidRPr="00C80238" w14:paraId="7359D269" w14:textId="77777777" w:rsidTr="008D5ED4">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38C1E3" w14:textId="2C8AE495"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Title:</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19654A8" w14:textId="26DF708A"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Unified monitoring</w:t>
            </w:r>
          </w:p>
        </w:tc>
      </w:tr>
      <w:tr w:rsidR="008114EB" w:rsidRPr="00C80238" w14:paraId="39234C4B"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2936582" w14:textId="52E22E61"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Responsible Partner:</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153603C" w14:textId="27B21BE5"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NXW</w:t>
            </w:r>
          </w:p>
        </w:tc>
      </w:tr>
      <w:tr w:rsidR="008114EB" w:rsidRPr="00C80238" w14:paraId="58175C25"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2F8126F" w14:textId="435205CC"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Preconditions:</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19D0B88" w14:textId="0BA07C8D"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Pre1:</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8ACCB4" w14:textId="1212C01D"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Successful service provisioning as in Test Case 1-a</w:t>
            </w:r>
          </w:p>
        </w:tc>
      </w:tr>
      <w:tr w:rsidR="008114EB" w:rsidRPr="00C80238" w14:paraId="180433F3"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5CDB45B" w14:textId="4D5EB036"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Description:</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4C3102E" w14:textId="7A0209DB"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Collection, storage, visualization and query of monitoring data from the 5G network, the satellite network, and the computing platform.</w:t>
            </w:r>
          </w:p>
        </w:tc>
      </w:tr>
      <w:tr w:rsidR="008114EB" w:rsidRPr="00C80238" w14:paraId="2273ABC5" w14:textId="77777777" w:rsidTr="005E089E">
        <w:trPr>
          <w:trHeight w:val="405"/>
        </w:trPr>
        <w:tc>
          <w:tcPr>
            <w:tcW w:w="1550"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5313D47" w14:textId="71798A3B"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Test Steps:</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698DB21" w14:textId="4A9F0079"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S1:</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C0EBB1F" w14:textId="7898D73A" w:rsidR="1CE8A3E7" w:rsidRPr="002C6C11" w:rsidRDefault="1CE8A3E7" w:rsidP="000F770B">
            <w:pPr>
              <w:jc w:val="both"/>
              <w:rPr>
                <w:rFonts w:ascii="Montserrat" w:hAnsi="Montserrat"/>
                <w:color w:val="auto"/>
              </w:rPr>
            </w:pPr>
            <w:r w:rsidRPr="002C6C11">
              <w:rPr>
                <w:rFonts w:ascii="Montserrat" w:eastAsia="Montserrat" w:hAnsi="Montserrat" w:cs="Montserrat"/>
                <w:color w:val="auto"/>
                <w:sz w:val="18"/>
                <w:szCs w:val="18"/>
              </w:rPr>
              <w:t xml:space="preserve">At the Monitoring Platform level, verify the correct collection and storage of the monitoring data from 5G network, satellite network and computing platform. </w:t>
            </w:r>
          </w:p>
        </w:tc>
      </w:tr>
      <w:tr w:rsidR="008114EB" w:rsidRPr="00C80238" w14:paraId="3D1F260F" w14:textId="77777777" w:rsidTr="720808E4">
        <w:trPr>
          <w:trHeight w:val="405"/>
        </w:trPr>
        <w:tc>
          <w:tcPr>
            <w:tcW w:w="1550" w:type="dxa"/>
            <w:vMerge/>
            <w:vAlign w:val="center"/>
          </w:tcPr>
          <w:p w14:paraId="6AECBA59"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66DA2E0" w14:textId="03012F8D"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S2:</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2A5F433" w14:textId="4F76F450"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the presence of the collected data from the dashboard of InfluxDB.</w:t>
            </w:r>
          </w:p>
        </w:tc>
      </w:tr>
      <w:tr w:rsidR="008114EB" w:rsidRPr="00C80238" w14:paraId="2FBC7D62" w14:textId="77777777" w:rsidTr="720808E4">
        <w:trPr>
          <w:trHeight w:val="405"/>
        </w:trPr>
        <w:tc>
          <w:tcPr>
            <w:tcW w:w="1550" w:type="dxa"/>
            <w:vMerge/>
            <w:vAlign w:val="center"/>
          </w:tcPr>
          <w:p w14:paraId="234AB99F"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A20205F" w14:textId="4D3CD332"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S3:</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EDF0FD1" w14:textId="209F8071"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Using a Kafka client subscribe to the monitoring data for (i) 5G networks, (ii) satellite network, and (iii) computing platform, and verify the correct streaming of the data.</w:t>
            </w:r>
          </w:p>
        </w:tc>
      </w:tr>
      <w:tr w:rsidR="008114EB" w:rsidRPr="00C80238" w14:paraId="74390CCD" w14:textId="77777777" w:rsidTr="720808E4">
        <w:trPr>
          <w:trHeight w:val="405"/>
        </w:trPr>
        <w:tc>
          <w:tcPr>
            <w:tcW w:w="1550" w:type="dxa"/>
            <w:vMerge/>
            <w:vAlign w:val="center"/>
          </w:tcPr>
          <w:p w14:paraId="7B7CE469"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1BC46A7" w14:textId="25984E7B"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S4:</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37E0A91" w14:textId="00C01E03"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Using a REST client query some data from InfluxDB and verify the correct response.</w:t>
            </w:r>
          </w:p>
        </w:tc>
      </w:tr>
      <w:tr w:rsidR="008114EB" w:rsidRPr="00C80238" w14:paraId="3D3160CD"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4063732" w14:textId="4C1AAE99"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Associated KPI:</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3A5A284" w14:textId="2E6D3C8D" w:rsidR="1CE8A3E7" w:rsidRPr="002C6C11" w:rsidRDefault="56724D34" w:rsidP="6BE32D75">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Reliability (% loss metrics </w:t>
            </w:r>
            <w:r w:rsidR="4ECEE69B" w:rsidRPr="002C6C11">
              <w:rPr>
                <w:rFonts w:ascii="Montserrat" w:eastAsia="Montserrat" w:hAnsi="Montserrat" w:cs="Montserrat"/>
                <w:color w:val="auto"/>
                <w:sz w:val="18"/>
                <w:szCs w:val="18"/>
              </w:rPr>
              <w:t>assuming a given collection frequency and load)</w:t>
            </w:r>
          </w:p>
          <w:p w14:paraId="4E99E778" w14:textId="0C6CB21F" w:rsidR="1CE8A3E7" w:rsidRPr="002C6C11" w:rsidRDefault="56724D34"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Notification time for new data on Kafka bus</w:t>
            </w:r>
          </w:p>
        </w:tc>
      </w:tr>
      <w:tr w:rsidR="00B63B2A" w:rsidRPr="00C80238" w14:paraId="7355D63E"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3572E45" w14:textId="3E48ED3D" w:rsidR="00B63B2A" w:rsidRPr="002C6C11" w:rsidRDefault="00B63B2A"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Associated Use Case and Tests</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E5150A" w14:textId="77777777" w:rsidR="00B63B2A" w:rsidRPr="002C6C11" w:rsidRDefault="00B63B2A" w:rsidP="00B63B2A">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Use Case: Direct-to-Home (WP3.2 – EBU testbed)</w:t>
            </w:r>
          </w:p>
          <w:p w14:paraId="0296EEDA" w14:textId="7464FA3F" w:rsidR="00B63B2A" w:rsidRPr="002C6C11" w:rsidRDefault="00B63B2A" w:rsidP="00B63B2A">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Test: “Detection of far-edge updated location”, ref. section 3.3.3</w:t>
            </w:r>
          </w:p>
        </w:tc>
      </w:tr>
      <w:tr w:rsidR="6BE32D75" w:rsidRPr="00C80238" w14:paraId="50D1FDE0" w14:textId="77777777" w:rsidTr="720808E4">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6E96D24" w14:textId="7AAA0656" w:rsidR="042E1BD4" w:rsidRPr="002C6C11" w:rsidRDefault="042E1BD4" w:rsidP="6BE32D75">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Expected Results:</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07DE93D" w14:textId="780BA12B" w:rsidR="7806263A" w:rsidRPr="002C6C11" w:rsidRDefault="7806263A" w:rsidP="720808E4">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For all types of monitoring data (computing, satellite, 5G network related):</w:t>
            </w:r>
          </w:p>
          <w:p w14:paraId="1C711155" w14:textId="41941A4A" w:rsidR="6BE32D75" w:rsidRPr="002C6C11" w:rsidRDefault="042E1BD4" w:rsidP="00B3730E">
            <w:pPr>
              <w:pStyle w:val="ListParagraph"/>
              <w:numPr>
                <w:ilvl w:val="0"/>
                <w:numId w:val="272"/>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Monitoring data correctly stored in timeseries DB</w:t>
            </w:r>
          </w:p>
          <w:p w14:paraId="5FA2DA73" w14:textId="6092EA2B" w:rsidR="4002B3F4" w:rsidRPr="002C6C11" w:rsidRDefault="4002B3F4" w:rsidP="00B3730E">
            <w:pPr>
              <w:pStyle w:val="ListParagraph"/>
              <w:numPr>
                <w:ilvl w:val="0"/>
                <w:numId w:val="272"/>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Monitoring data correctly visualized in the dashboard</w:t>
            </w:r>
          </w:p>
          <w:p w14:paraId="5F2E93D8" w14:textId="097A3589" w:rsidR="6BE32D75" w:rsidRPr="002C6C11" w:rsidRDefault="79F89BB1" w:rsidP="00B3730E">
            <w:pPr>
              <w:pStyle w:val="ListParagraph"/>
              <w:numPr>
                <w:ilvl w:val="0"/>
                <w:numId w:val="272"/>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Monitoring data correctly </w:t>
            </w:r>
            <w:r w:rsidR="042E1BD4" w:rsidRPr="002C6C11">
              <w:rPr>
                <w:rFonts w:ascii="Montserrat" w:eastAsia="Montserrat" w:hAnsi="Montserrat" w:cs="Montserrat"/>
                <w:color w:val="auto"/>
                <w:sz w:val="18"/>
                <w:szCs w:val="18"/>
              </w:rPr>
              <w:t>streamed to subscribers</w:t>
            </w:r>
          </w:p>
          <w:p w14:paraId="526B3EB8" w14:textId="7D188EB6" w:rsidR="6BE32D75" w:rsidRPr="002C6C11" w:rsidRDefault="3618DAA7" w:rsidP="00B3730E">
            <w:pPr>
              <w:pStyle w:val="ListParagraph"/>
              <w:numPr>
                <w:ilvl w:val="0"/>
                <w:numId w:val="272"/>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Stored monitoring data correctly</w:t>
            </w:r>
            <w:r w:rsidR="042E1BD4" w:rsidRPr="002C6C11">
              <w:rPr>
                <w:rFonts w:ascii="Montserrat" w:eastAsia="Montserrat" w:hAnsi="Montserrat" w:cs="Montserrat"/>
                <w:color w:val="auto"/>
                <w:sz w:val="18"/>
                <w:szCs w:val="18"/>
              </w:rPr>
              <w:t xml:space="preserve"> returned to </w:t>
            </w:r>
            <w:r w:rsidR="4AD76CBF" w:rsidRPr="002C6C11">
              <w:rPr>
                <w:rFonts w:ascii="Montserrat" w:eastAsia="Montserrat" w:hAnsi="Montserrat" w:cs="Montserrat"/>
                <w:color w:val="auto"/>
                <w:sz w:val="18"/>
                <w:szCs w:val="18"/>
              </w:rPr>
              <w:t xml:space="preserve">REST </w:t>
            </w:r>
            <w:r w:rsidR="3999B9F4" w:rsidRPr="002C6C11">
              <w:rPr>
                <w:rFonts w:ascii="Montserrat" w:eastAsia="Montserrat" w:hAnsi="Montserrat" w:cs="Montserrat"/>
                <w:color w:val="auto"/>
                <w:sz w:val="18"/>
                <w:szCs w:val="18"/>
              </w:rPr>
              <w:t>queries</w:t>
            </w:r>
          </w:p>
        </w:tc>
      </w:tr>
      <w:tr w:rsidR="008114EB" w:rsidRPr="00C80238" w14:paraId="45F0241A"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9D78A42" w14:textId="7EB18D95"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Actual Result:</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75D1D21" w14:textId="6870E7B7" w:rsidR="1CE8A3E7" w:rsidRPr="002C6C11" w:rsidRDefault="1CE8A3E7" w:rsidP="00BF6989">
            <w:pPr>
              <w:rPr>
                <w:rFonts w:ascii="Montserrat" w:hAnsi="Montserrat"/>
                <w:color w:val="auto"/>
              </w:rPr>
            </w:pPr>
          </w:p>
        </w:tc>
      </w:tr>
    </w:tbl>
    <w:p w14:paraId="40599F06" w14:textId="4E89B4F8" w:rsidR="0028727B" w:rsidRPr="002C6C11" w:rsidRDefault="247319FD" w:rsidP="00BF6989">
      <w:pPr>
        <w:jc w:val="both"/>
        <w:rPr>
          <w:rFonts w:ascii="Montserrat" w:hAnsi="Montserrat"/>
          <w:color w:val="auto"/>
        </w:rPr>
      </w:pPr>
      <w:r w:rsidRPr="002C6C11">
        <w:rPr>
          <w:rFonts w:ascii="Montserrat" w:eastAsia="Montserrat" w:hAnsi="Montserrat" w:cs="Montserrat"/>
          <w:color w:val="auto"/>
          <w:sz w:val="18"/>
          <w:szCs w:val="18"/>
        </w:rPr>
        <w:t xml:space="preserve"> </w:t>
      </w:r>
    </w:p>
    <w:tbl>
      <w:tblPr>
        <w:tblW w:w="9062" w:type="dxa"/>
        <w:tblLayout w:type="fixed"/>
        <w:tblLook w:val="04A0" w:firstRow="1" w:lastRow="0" w:firstColumn="1" w:lastColumn="0" w:noHBand="0" w:noVBand="1"/>
      </w:tblPr>
      <w:tblGrid>
        <w:gridCol w:w="1550"/>
        <w:gridCol w:w="708"/>
        <w:gridCol w:w="6804"/>
      </w:tblGrid>
      <w:tr w:rsidR="008114EB" w:rsidRPr="00C80238" w14:paraId="4A617BDC" w14:textId="77777777" w:rsidTr="008D5ED4">
        <w:trPr>
          <w:trHeight w:val="405"/>
        </w:trPr>
        <w:tc>
          <w:tcPr>
            <w:tcW w:w="9062" w:type="dxa"/>
            <w:gridSpan w:val="3"/>
            <w:tcBorders>
              <w:top w:val="single" w:sz="8" w:space="0" w:color="auto"/>
              <w:left w:val="single" w:sz="8" w:space="0" w:color="auto"/>
              <w:bottom w:val="single" w:sz="4" w:space="0" w:color="auto"/>
              <w:right w:val="single" w:sz="8" w:space="0" w:color="auto"/>
            </w:tcBorders>
            <w:shd w:val="clear" w:color="auto" w:fill="A6C9EC"/>
            <w:tcMar>
              <w:left w:w="108" w:type="dxa"/>
              <w:right w:w="108" w:type="dxa"/>
            </w:tcMar>
            <w:vAlign w:val="center"/>
          </w:tcPr>
          <w:p w14:paraId="75001117" w14:textId="4D481BBF" w:rsidR="1CE8A3E7" w:rsidRPr="002C6C11" w:rsidRDefault="1CE8A3E7" w:rsidP="00BF6989">
            <w:pPr>
              <w:tabs>
                <w:tab w:val="left" w:pos="720"/>
              </w:tabs>
              <w:spacing w:after="120"/>
              <w:jc w:val="both"/>
              <w:rPr>
                <w:rFonts w:ascii="Montserrat" w:hAnsi="Montserrat"/>
                <w:color w:val="auto"/>
              </w:rPr>
            </w:pPr>
            <w:r w:rsidRPr="002C6C11">
              <w:rPr>
                <w:rFonts w:ascii="Montserrat" w:eastAsia="Montserrat" w:hAnsi="Montserrat" w:cs="Montserrat"/>
                <w:b/>
                <w:color w:val="auto"/>
                <w:sz w:val="18"/>
                <w:szCs w:val="18"/>
              </w:rPr>
              <w:t>Test Case 4-a</w:t>
            </w:r>
          </w:p>
        </w:tc>
      </w:tr>
      <w:tr w:rsidR="008114EB" w:rsidRPr="00C80238" w14:paraId="71850BEA"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1916B76" w14:textId="2AC2C99F"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Title:</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54D6453" w14:textId="4F3E8A1C"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Satellite gateway re-configuration</w:t>
            </w:r>
          </w:p>
        </w:tc>
      </w:tr>
      <w:tr w:rsidR="008114EB" w:rsidRPr="00C80238" w14:paraId="5DD9FCCC"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860D371" w14:textId="67E2359D"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Responsible Partner:</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71985CF" w14:textId="4D798BB2"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NXW</w:t>
            </w:r>
          </w:p>
        </w:tc>
      </w:tr>
      <w:tr w:rsidR="008114EB" w:rsidRPr="00C80238" w14:paraId="45CE6ED3" w14:textId="77777777" w:rsidTr="005E089E">
        <w:trPr>
          <w:trHeight w:val="405"/>
        </w:trPr>
        <w:tc>
          <w:tcPr>
            <w:tcW w:w="1550"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849F949" w14:textId="2DAFA750"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Preconditions:</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B160F78" w14:textId="6EEBA3A3"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Pre1:</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5FBE946" w14:textId="1D13C913"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Successful service provisioning as in Test Case 1-a</w:t>
            </w:r>
          </w:p>
        </w:tc>
      </w:tr>
      <w:tr w:rsidR="008114EB" w:rsidRPr="00C80238" w14:paraId="2781EC7F" w14:textId="77777777" w:rsidTr="30947EA5">
        <w:trPr>
          <w:trHeight w:val="405"/>
        </w:trPr>
        <w:tc>
          <w:tcPr>
            <w:tcW w:w="1550" w:type="dxa"/>
            <w:vMerge/>
            <w:vAlign w:val="center"/>
          </w:tcPr>
          <w:p w14:paraId="23C50E91"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A8DC7A" w14:textId="7E3F6D48"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Pre2:</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DBA9BA" w14:textId="3F476366"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Successful monitoring of satellite data as in Test Case 3-a</w:t>
            </w:r>
          </w:p>
        </w:tc>
      </w:tr>
      <w:tr w:rsidR="008114EB" w:rsidRPr="00C80238" w14:paraId="798BF337" w14:textId="77777777" w:rsidTr="30947EA5">
        <w:trPr>
          <w:trHeight w:val="405"/>
        </w:trPr>
        <w:tc>
          <w:tcPr>
            <w:tcW w:w="1550" w:type="dxa"/>
            <w:vMerge/>
            <w:vAlign w:val="center"/>
          </w:tcPr>
          <w:p w14:paraId="057758B2"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47560D" w14:textId="0175DC55"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 xml:space="preserve">Pre3: </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09A5C76" w14:textId="6C5F3A38" w:rsidR="1CE8A3E7" w:rsidRPr="002C6C11" w:rsidRDefault="1CE8A3E7" w:rsidP="00BF6989">
            <w:pPr>
              <w:tabs>
                <w:tab w:val="left" w:pos="720"/>
              </w:tabs>
              <w:jc w:val="both"/>
              <w:rPr>
                <w:rFonts w:ascii="Montserrat" w:hAnsi="Montserrat"/>
                <w:color w:val="auto"/>
              </w:rPr>
            </w:pPr>
            <w:r w:rsidRPr="002C6C11">
              <w:rPr>
                <w:rFonts w:ascii="Montserrat" w:eastAsia="Montserrat" w:hAnsi="Montserrat" w:cs="Montserrat"/>
                <w:color w:val="auto"/>
                <w:sz w:val="18"/>
                <w:szCs w:val="18"/>
              </w:rPr>
              <w:t>Available satellite gateways properly configured in 5G Network Orchestrator</w:t>
            </w:r>
          </w:p>
        </w:tc>
      </w:tr>
      <w:tr w:rsidR="008114EB" w:rsidRPr="00C80238" w14:paraId="58F0A80E"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2FADC67" w14:textId="1FE06A21"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Description:</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F43FF73" w14:textId="719F8015"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Dynamic selection of satellite gateway with automatic re-configuration triggered by a change in the location of a nomadic user.</w:t>
            </w:r>
          </w:p>
        </w:tc>
      </w:tr>
      <w:tr w:rsidR="008114EB" w:rsidRPr="00C80238" w14:paraId="2015E203" w14:textId="77777777" w:rsidTr="005E089E">
        <w:trPr>
          <w:trHeight w:val="405"/>
        </w:trPr>
        <w:tc>
          <w:tcPr>
            <w:tcW w:w="1550"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D90D2BB" w14:textId="58DD26BF"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Test Steps:</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11AFFF8" w14:textId="642B9DD3"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S1:</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5E6518A" w14:textId="31653EE7"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Emulate a change in the position of the nomadic user with consequent change in the localization data generated by Starfish.</w:t>
            </w:r>
          </w:p>
        </w:tc>
      </w:tr>
      <w:tr w:rsidR="008114EB" w:rsidRPr="00C80238" w14:paraId="364EC69D" w14:textId="77777777" w:rsidTr="30947EA5">
        <w:trPr>
          <w:trHeight w:val="405"/>
        </w:trPr>
        <w:tc>
          <w:tcPr>
            <w:tcW w:w="1550" w:type="dxa"/>
            <w:vMerge/>
            <w:vAlign w:val="center"/>
          </w:tcPr>
          <w:p w14:paraId="6B7E8DA3"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86E68A5" w14:textId="68C4A07A"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S2:</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B31C064" w14:textId="19A8C084"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the logs of the M&amp;O components the following:</w:t>
            </w:r>
          </w:p>
          <w:p w14:paraId="0D241721" w14:textId="74AB6098"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Change in the localization data stored at the Monitoring Platform.</w:t>
            </w:r>
          </w:p>
          <w:p w14:paraId="70DDCCE4" w14:textId="7E4D17B6" w:rsidR="1CE8A3E7" w:rsidRPr="00CB317A" w:rsidRDefault="1CE8A3E7" w:rsidP="00B3730E">
            <w:pPr>
              <w:pStyle w:val="ListParagraph"/>
              <w:numPr>
                <w:ilvl w:val="0"/>
                <w:numId w:val="220"/>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Detection of the change at the 5G Network Orchestrator and correct processing for the selection of the new gateway and trigger of the gateway re-configuration on Starfish</w:t>
            </w:r>
          </w:p>
          <w:p w14:paraId="36B699EF" w14:textId="740E7093"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interaction with Starfish</w:t>
            </w:r>
          </w:p>
        </w:tc>
      </w:tr>
      <w:tr w:rsidR="008114EB" w:rsidRPr="00C80238" w14:paraId="6C7EC1F4" w14:textId="77777777" w:rsidTr="30947EA5">
        <w:trPr>
          <w:trHeight w:val="405"/>
        </w:trPr>
        <w:tc>
          <w:tcPr>
            <w:tcW w:w="1550" w:type="dxa"/>
            <w:vMerge/>
            <w:vAlign w:val="center"/>
          </w:tcPr>
          <w:p w14:paraId="392915A8"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4CC0EBF" w14:textId="13CEE9DE"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S3:</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863A75B" w14:textId="13E2F6B1"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Starfish API or dashboard the correct update of the slice details in the satellite domain (changed satellite gateway).</w:t>
            </w:r>
          </w:p>
        </w:tc>
      </w:tr>
      <w:tr w:rsidR="008114EB" w:rsidRPr="00C80238" w14:paraId="633AF672" w14:textId="77777777" w:rsidTr="30947EA5">
        <w:trPr>
          <w:trHeight w:val="405"/>
        </w:trPr>
        <w:tc>
          <w:tcPr>
            <w:tcW w:w="1550" w:type="dxa"/>
            <w:vMerge/>
            <w:vAlign w:val="center"/>
          </w:tcPr>
          <w:p w14:paraId="10993200" w14:textId="77777777" w:rsidR="0036538F" w:rsidRPr="002C6C11" w:rsidRDefault="0036538F" w:rsidP="00BF6989">
            <w:pPr>
              <w:rPr>
                <w:rFonts w:ascii="Montserrat" w:hAnsi="Montserrat"/>
                <w:color w:val="auto"/>
              </w:rPr>
            </w:pP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3BD855" w14:textId="321D4D3E"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S4:</w:t>
            </w:r>
          </w:p>
        </w:tc>
        <w:tc>
          <w:tcPr>
            <w:tcW w:w="6804"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51AADE3" w14:textId="23FCCC93"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5G Network Orchestrator API or dashboard the correct update of the transport network slice subnet details (changed satellite gateway in the satellite domain).</w:t>
            </w:r>
          </w:p>
        </w:tc>
      </w:tr>
      <w:tr w:rsidR="008114EB" w:rsidRPr="00C80238" w14:paraId="4EDAF383"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D7A63CC" w14:textId="08519A6A"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Associated KPI:</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378FA0F" w14:textId="517986BB"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Detection time</w:t>
            </w:r>
          </w:p>
          <w:p w14:paraId="36FBA3AE" w14:textId="4FF13926"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New satellite gateway selection time</w:t>
            </w:r>
          </w:p>
          <w:p w14:paraId="77C1009E" w14:textId="0DB939EE"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Satellite gateway re-configuration time</w:t>
            </w:r>
          </w:p>
        </w:tc>
      </w:tr>
      <w:tr w:rsidR="00B63B2A" w:rsidRPr="00C80238" w14:paraId="3B58E20E"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A76F26C" w14:textId="66FFC39D" w:rsidR="00B63B2A" w:rsidRPr="002C6C11" w:rsidRDefault="00B63B2A"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Associated Use Case and Tests</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9AFD5CC" w14:textId="77777777" w:rsidR="00B63B2A" w:rsidRPr="002C6C11" w:rsidRDefault="00B63B2A" w:rsidP="00B63B2A">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Use Case: Direct-to-Home (WP3.2 – EBU testbed)</w:t>
            </w:r>
          </w:p>
          <w:p w14:paraId="703EFC10" w14:textId="29A9CD07" w:rsidR="00B63B2A" w:rsidRPr="002C6C11" w:rsidRDefault="00B63B2A" w:rsidP="00B63B2A">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Test: “5G-orchestrated Satellite Gateway-switch”, ref. section 3.3.3</w:t>
            </w:r>
          </w:p>
        </w:tc>
      </w:tr>
      <w:tr w:rsidR="112C1C65" w:rsidRPr="00C80238" w14:paraId="052A5802" w14:textId="77777777" w:rsidTr="30947EA5">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71E648E" w14:textId="4A490A63" w:rsidR="4658E88A" w:rsidRPr="002C6C11" w:rsidRDefault="4658E88A" w:rsidP="112C1C65">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Expected Results:</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9C96BE" w14:textId="662920E3" w:rsidR="4658E88A" w:rsidRPr="002C6C11" w:rsidRDefault="4658E88A" w:rsidP="00B3730E">
            <w:pPr>
              <w:pStyle w:val="ListParagraph"/>
              <w:numPr>
                <w:ilvl w:val="0"/>
                <w:numId w:val="272"/>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Successful process of satellite gateway re-configuration</w:t>
            </w:r>
          </w:p>
          <w:p w14:paraId="5C8D14D7" w14:textId="2691F234" w:rsidR="4658E88A" w:rsidRPr="002C6C11" w:rsidRDefault="4658E88A" w:rsidP="00B3730E">
            <w:pPr>
              <w:pStyle w:val="ListParagraph"/>
              <w:numPr>
                <w:ilvl w:val="0"/>
                <w:numId w:val="272"/>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Nomadic user position detected in less than 60 seconds</w:t>
            </w:r>
          </w:p>
          <w:p w14:paraId="478085F5" w14:textId="7ADCCC73" w:rsidR="4658E88A" w:rsidRPr="002C6C11" w:rsidRDefault="4658E88A" w:rsidP="00B3730E">
            <w:pPr>
              <w:pStyle w:val="ListParagraph"/>
              <w:numPr>
                <w:ilvl w:val="0"/>
                <w:numId w:val="272"/>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New satellite gateway selection time &lt; 60 seconds</w:t>
            </w:r>
          </w:p>
          <w:p w14:paraId="7424B0BF" w14:textId="3B7F4ECF" w:rsidR="4658E88A" w:rsidRPr="002C6C11" w:rsidRDefault="4658E88A" w:rsidP="00B3730E">
            <w:pPr>
              <w:pStyle w:val="ListParagraph"/>
              <w:numPr>
                <w:ilvl w:val="0"/>
                <w:numId w:val="272"/>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Satellite gateway total re-configuration time &lt; 3 minutes from change of position</w:t>
            </w:r>
          </w:p>
        </w:tc>
      </w:tr>
      <w:tr w:rsidR="008114EB" w:rsidRPr="00C80238" w14:paraId="1DA27661"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7721D95" w14:textId="16968AC7"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Actual Result:</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0CA1D86" w14:textId="7EBC5AC4" w:rsidR="1CE8A3E7" w:rsidRPr="002C6C11" w:rsidRDefault="1CE8A3E7" w:rsidP="00BF6989">
            <w:pPr>
              <w:rPr>
                <w:rFonts w:ascii="Montserrat" w:hAnsi="Montserrat"/>
                <w:color w:val="auto"/>
              </w:rPr>
            </w:pPr>
          </w:p>
        </w:tc>
      </w:tr>
    </w:tbl>
    <w:p w14:paraId="33D64FEB" w14:textId="185E80A8" w:rsidR="0028727B" w:rsidRPr="002C6C11" w:rsidRDefault="247319FD" w:rsidP="00BF6989">
      <w:pPr>
        <w:jc w:val="both"/>
        <w:rPr>
          <w:rFonts w:ascii="Montserrat" w:hAnsi="Montserrat"/>
          <w:color w:val="auto"/>
        </w:rPr>
      </w:pPr>
      <w:r w:rsidRPr="002C6C11">
        <w:rPr>
          <w:rFonts w:ascii="Montserrat" w:eastAsia="Montserrat" w:hAnsi="Montserrat" w:cs="Montserrat"/>
          <w:color w:val="auto"/>
          <w:sz w:val="18"/>
          <w:szCs w:val="18"/>
        </w:rPr>
        <w:t xml:space="preserve"> </w:t>
      </w:r>
    </w:p>
    <w:tbl>
      <w:tblPr>
        <w:tblW w:w="9062" w:type="dxa"/>
        <w:tblLayout w:type="fixed"/>
        <w:tblLook w:val="04A0" w:firstRow="1" w:lastRow="0" w:firstColumn="1" w:lastColumn="0" w:noHBand="0" w:noVBand="1"/>
      </w:tblPr>
      <w:tblGrid>
        <w:gridCol w:w="1550"/>
        <w:gridCol w:w="742"/>
        <w:gridCol w:w="6770"/>
      </w:tblGrid>
      <w:tr w:rsidR="008114EB" w:rsidRPr="00C80238" w14:paraId="399B0F0F" w14:textId="77777777" w:rsidTr="008D5ED4">
        <w:trPr>
          <w:trHeight w:val="405"/>
        </w:trPr>
        <w:tc>
          <w:tcPr>
            <w:tcW w:w="9062" w:type="dxa"/>
            <w:gridSpan w:val="3"/>
            <w:tcBorders>
              <w:top w:val="single" w:sz="8" w:space="0" w:color="auto"/>
              <w:left w:val="single" w:sz="8" w:space="0" w:color="auto"/>
              <w:bottom w:val="single" w:sz="4" w:space="0" w:color="auto"/>
              <w:right w:val="single" w:sz="8" w:space="0" w:color="auto"/>
            </w:tcBorders>
            <w:shd w:val="clear" w:color="auto" w:fill="A6C9EC"/>
            <w:tcMar>
              <w:left w:w="108" w:type="dxa"/>
              <w:right w:w="108" w:type="dxa"/>
            </w:tcMar>
            <w:vAlign w:val="center"/>
          </w:tcPr>
          <w:p w14:paraId="556BEAC8" w14:textId="45247989" w:rsidR="1CE8A3E7" w:rsidRPr="002C6C11" w:rsidRDefault="1CE8A3E7" w:rsidP="00BF6989">
            <w:pPr>
              <w:tabs>
                <w:tab w:val="left" w:pos="720"/>
              </w:tabs>
              <w:spacing w:after="120"/>
              <w:jc w:val="both"/>
              <w:rPr>
                <w:rFonts w:ascii="Montserrat" w:hAnsi="Montserrat"/>
                <w:color w:val="auto"/>
              </w:rPr>
            </w:pPr>
            <w:r w:rsidRPr="002C6C11">
              <w:rPr>
                <w:rFonts w:ascii="Montserrat" w:eastAsia="Montserrat" w:hAnsi="Montserrat" w:cs="Montserrat"/>
                <w:b/>
                <w:color w:val="auto"/>
                <w:sz w:val="18"/>
                <w:szCs w:val="18"/>
              </w:rPr>
              <w:t>Test Case 5-a</w:t>
            </w:r>
          </w:p>
        </w:tc>
      </w:tr>
      <w:tr w:rsidR="008114EB" w:rsidRPr="00C80238" w14:paraId="5F6176FD"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56DA07" w14:textId="2D92EDE5"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Title:</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C81F570" w14:textId="1C0E50CE" w:rsidR="1CE8A3E7" w:rsidRPr="002C6C11" w:rsidRDefault="1CE8A3E7" w:rsidP="004C2086">
            <w:pPr>
              <w:tabs>
                <w:tab w:val="left" w:pos="720"/>
              </w:tabs>
              <w:jc w:val="both"/>
              <w:rPr>
                <w:rFonts w:ascii="Montserrat" w:hAnsi="Montserrat"/>
                <w:color w:val="auto"/>
              </w:rPr>
            </w:pPr>
            <w:r w:rsidRPr="002C6C11">
              <w:rPr>
                <w:rFonts w:ascii="Montserrat" w:eastAsia="Montserrat" w:hAnsi="Montserrat" w:cs="Montserrat"/>
                <w:color w:val="auto"/>
                <w:sz w:val="18"/>
                <w:szCs w:val="18"/>
              </w:rPr>
              <w:t>Quality on Demand</w:t>
            </w:r>
          </w:p>
        </w:tc>
      </w:tr>
      <w:tr w:rsidR="008114EB" w:rsidRPr="00C80238" w14:paraId="2199D38F"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D78D2A5" w14:textId="3B6A21AA"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Responsible Partner:</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443E51F" w14:textId="0DC516C5" w:rsidR="1CE8A3E7" w:rsidRPr="002C6C11" w:rsidRDefault="1CE8A3E7" w:rsidP="004C2086">
            <w:pPr>
              <w:tabs>
                <w:tab w:val="left" w:pos="720"/>
              </w:tabs>
              <w:jc w:val="both"/>
              <w:rPr>
                <w:rFonts w:ascii="Montserrat" w:hAnsi="Montserrat"/>
                <w:color w:val="auto"/>
              </w:rPr>
            </w:pPr>
            <w:r w:rsidRPr="002C6C11">
              <w:rPr>
                <w:rFonts w:ascii="Montserrat" w:eastAsia="Montserrat" w:hAnsi="Montserrat" w:cs="Montserrat"/>
                <w:color w:val="auto"/>
                <w:sz w:val="18"/>
                <w:szCs w:val="18"/>
              </w:rPr>
              <w:t>NXW</w:t>
            </w:r>
          </w:p>
        </w:tc>
      </w:tr>
      <w:tr w:rsidR="008114EB" w:rsidRPr="00C80238" w14:paraId="612F113F" w14:textId="77777777" w:rsidTr="005E089E">
        <w:trPr>
          <w:trHeight w:val="405"/>
        </w:trPr>
        <w:tc>
          <w:tcPr>
            <w:tcW w:w="1550"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06C2F9" w14:textId="71F468BB"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Preconditions:</w:t>
            </w:r>
          </w:p>
        </w:tc>
        <w:tc>
          <w:tcPr>
            <w:tcW w:w="74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6578030" w14:textId="664FE504" w:rsidR="1CE8A3E7" w:rsidRPr="002C6C11" w:rsidRDefault="1CE8A3E7" w:rsidP="00BF6989">
            <w:pPr>
              <w:tabs>
                <w:tab w:val="left" w:pos="720"/>
              </w:tabs>
              <w:spacing w:after="120"/>
              <w:jc w:val="both"/>
              <w:rPr>
                <w:rFonts w:ascii="Montserrat" w:hAnsi="Montserrat"/>
                <w:color w:val="auto"/>
              </w:rPr>
            </w:pPr>
            <w:r w:rsidRPr="002C6C11">
              <w:rPr>
                <w:rFonts w:ascii="Montserrat" w:eastAsia="Montserrat" w:hAnsi="Montserrat" w:cs="Montserrat"/>
                <w:color w:val="auto"/>
                <w:sz w:val="18"/>
                <w:szCs w:val="18"/>
              </w:rPr>
              <w:t>Pre1:</w:t>
            </w:r>
          </w:p>
        </w:tc>
        <w:tc>
          <w:tcPr>
            <w:tcW w:w="677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4D58E11" w14:textId="489E4521" w:rsidR="1CE8A3E7" w:rsidRPr="002C6C11" w:rsidRDefault="1CE8A3E7" w:rsidP="00BF6989">
            <w:pPr>
              <w:tabs>
                <w:tab w:val="left" w:pos="720"/>
              </w:tabs>
              <w:spacing w:after="120"/>
              <w:jc w:val="both"/>
              <w:rPr>
                <w:rFonts w:ascii="Montserrat" w:hAnsi="Montserrat"/>
                <w:color w:val="auto"/>
              </w:rPr>
            </w:pPr>
            <w:r w:rsidRPr="002C6C11">
              <w:rPr>
                <w:rFonts w:ascii="Montserrat" w:eastAsia="Montserrat" w:hAnsi="Montserrat" w:cs="Montserrat"/>
                <w:color w:val="auto"/>
                <w:sz w:val="18"/>
                <w:szCs w:val="18"/>
              </w:rPr>
              <w:t>Successful service provisioning as in Test Case 1-a</w:t>
            </w:r>
          </w:p>
        </w:tc>
      </w:tr>
      <w:tr w:rsidR="008114EB" w:rsidRPr="00C80238" w14:paraId="77DD2E6E" w14:textId="77777777" w:rsidTr="3315FDE1">
        <w:trPr>
          <w:trHeight w:val="405"/>
        </w:trPr>
        <w:tc>
          <w:tcPr>
            <w:tcW w:w="1550" w:type="dxa"/>
            <w:vMerge/>
            <w:vAlign w:val="center"/>
          </w:tcPr>
          <w:p w14:paraId="247DD0DB" w14:textId="77777777" w:rsidR="0036538F" w:rsidRPr="002C6C11" w:rsidRDefault="0036538F" w:rsidP="00BF6989">
            <w:pPr>
              <w:rPr>
                <w:rFonts w:ascii="Montserrat" w:hAnsi="Montserrat"/>
                <w:color w:val="auto"/>
              </w:rPr>
            </w:pPr>
          </w:p>
        </w:tc>
        <w:tc>
          <w:tcPr>
            <w:tcW w:w="74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4E89EE8" w14:textId="1496DF88" w:rsidR="1CE8A3E7" w:rsidRPr="002C6C11" w:rsidRDefault="1CE8A3E7" w:rsidP="00BF6989">
            <w:pPr>
              <w:tabs>
                <w:tab w:val="left" w:pos="720"/>
              </w:tabs>
              <w:spacing w:after="120"/>
              <w:jc w:val="both"/>
              <w:rPr>
                <w:rFonts w:ascii="Montserrat" w:hAnsi="Montserrat"/>
                <w:color w:val="auto"/>
              </w:rPr>
            </w:pPr>
            <w:r w:rsidRPr="002C6C11">
              <w:rPr>
                <w:rFonts w:ascii="Montserrat" w:eastAsia="Montserrat" w:hAnsi="Montserrat" w:cs="Montserrat"/>
                <w:color w:val="auto"/>
                <w:sz w:val="18"/>
                <w:szCs w:val="18"/>
              </w:rPr>
              <w:t>Pre2:</w:t>
            </w:r>
          </w:p>
        </w:tc>
        <w:tc>
          <w:tcPr>
            <w:tcW w:w="677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02FEBC7" w14:textId="4DAEF161" w:rsidR="1CE8A3E7" w:rsidRPr="002C6C11" w:rsidRDefault="1CE8A3E7" w:rsidP="00DB3A2A">
            <w:pPr>
              <w:tabs>
                <w:tab w:val="left" w:pos="720"/>
              </w:tabs>
              <w:jc w:val="both"/>
              <w:rPr>
                <w:rFonts w:ascii="Montserrat" w:hAnsi="Montserrat"/>
                <w:color w:val="auto"/>
              </w:rPr>
            </w:pPr>
            <w:r w:rsidRPr="002C6C11">
              <w:rPr>
                <w:rFonts w:ascii="Montserrat" w:eastAsia="Montserrat" w:hAnsi="Montserrat" w:cs="Montserrat"/>
                <w:color w:val="auto"/>
                <w:sz w:val="18"/>
                <w:szCs w:val="18"/>
              </w:rPr>
              <w:t>The Exposure Gateway component of the M&amp;O is up and running, with QoD and Translation Function for network management active and properly configured.</w:t>
            </w:r>
          </w:p>
          <w:p w14:paraId="2C9EED52" w14:textId="17034168" w:rsidR="1CE8A3E7" w:rsidRPr="002C6C11" w:rsidRDefault="1CE8A3E7" w:rsidP="00DB3A2A">
            <w:pPr>
              <w:tabs>
                <w:tab w:val="left" w:pos="720"/>
              </w:tabs>
              <w:jc w:val="both"/>
              <w:rPr>
                <w:rFonts w:ascii="Montserrat" w:hAnsi="Montserrat"/>
                <w:color w:val="auto"/>
              </w:rPr>
            </w:pPr>
            <w:r w:rsidRPr="002C6C11">
              <w:rPr>
                <w:rFonts w:ascii="Montserrat" w:eastAsia="Montserrat" w:hAnsi="Montserrat" w:cs="Montserrat"/>
                <w:color w:val="auto"/>
                <w:sz w:val="18"/>
                <w:szCs w:val="18"/>
              </w:rPr>
              <w:t>Service profiles corresponding to narrowband and broadband satellite connectivity configured in the QoD module of the Exposure Gateway.</w:t>
            </w:r>
          </w:p>
        </w:tc>
      </w:tr>
      <w:tr w:rsidR="008114EB" w:rsidRPr="00C80238" w14:paraId="0A29BB3A" w14:textId="77777777" w:rsidTr="005E089E">
        <w:trPr>
          <w:trHeight w:val="405"/>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9BFABA8" w14:textId="111B2BA1"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Description:</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D66E3A1" w14:textId="2E3E0020"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Processing of a Quality on Demand request from an emulated application with re-configuration of satellite link from narrowband to broadband communication on return link.</w:t>
            </w:r>
          </w:p>
        </w:tc>
      </w:tr>
      <w:tr w:rsidR="008114EB" w:rsidRPr="00C80238" w14:paraId="260474B8" w14:textId="77777777" w:rsidTr="005E089E">
        <w:trPr>
          <w:trHeight w:val="405"/>
        </w:trPr>
        <w:tc>
          <w:tcPr>
            <w:tcW w:w="1550"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750C0CD" w14:textId="5A97A89A"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Test Steps:</w:t>
            </w:r>
          </w:p>
        </w:tc>
        <w:tc>
          <w:tcPr>
            <w:tcW w:w="74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ACB504E" w14:textId="31EAFDBE"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S1:</w:t>
            </w:r>
          </w:p>
        </w:tc>
        <w:tc>
          <w:tcPr>
            <w:tcW w:w="677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C90ADE0" w14:textId="445955E2"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 xml:space="preserve">Using a REST client send a QoD request to the Exposure Gateway for the activation of the broadband service profile. </w:t>
            </w:r>
          </w:p>
        </w:tc>
      </w:tr>
      <w:tr w:rsidR="008114EB" w:rsidRPr="00C80238" w14:paraId="029EE35E" w14:textId="77777777" w:rsidTr="3315FDE1">
        <w:trPr>
          <w:trHeight w:val="405"/>
        </w:trPr>
        <w:tc>
          <w:tcPr>
            <w:tcW w:w="1550" w:type="dxa"/>
            <w:vMerge/>
            <w:vAlign w:val="center"/>
          </w:tcPr>
          <w:p w14:paraId="6705AFB8" w14:textId="77777777" w:rsidR="0036538F" w:rsidRPr="002C6C11" w:rsidRDefault="0036538F" w:rsidP="00BF6989">
            <w:pPr>
              <w:rPr>
                <w:rFonts w:ascii="Montserrat" w:hAnsi="Montserrat"/>
                <w:color w:val="auto"/>
              </w:rPr>
            </w:pPr>
          </w:p>
        </w:tc>
        <w:tc>
          <w:tcPr>
            <w:tcW w:w="74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043F8A9" w14:textId="669FF7A0"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S2:</w:t>
            </w:r>
          </w:p>
        </w:tc>
        <w:tc>
          <w:tcPr>
            <w:tcW w:w="677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1007DB6" w14:textId="0AF0F720"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the logs of the M&amp;O components the following:</w:t>
            </w:r>
          </w:p>
          <w:p w14:paraId="25F89FB7" w14:textId="6AB57C07"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reception, processing and translation of the QoD request at the Exposure Gateway.</w:t>
            </w:r>
          </w:p>
          <w:p w14:paraId="6440DF33" w14:textId="72E2EAFB"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reception and processing of the satellite transport network slice subnet update request at the 5G Network Orchestrator.</w:t>
            </w:r>
          </w:p>
          <w:p w14:paraId="4D3392C9" w14:textId="31D70EE2" w:rsidR="1CE8A3E7" w:rsidRPr="002C6C11" w:rsidRDefault="1CE8A3E7" w:rsidP="00B3730E">
            <w:pPr>
              <w:pStyle w:val="ListParagraph"/>
              <w:numPr>
                <w:ilvl w:val="0"/>
                <w:numId w:val="220"/>
              </w:numPr>
              <w:contextualSpacing w:val="0"/>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Correct interaction with Starfish.</w:t>
            </w:r>
          </w:p>
        </w:tc>
      </w:tr>
      <w:tr w:rsidR="008114EB" w:rsidRPr="00C80238" w14:paraId="44A875C0" w14:textId="77777777" w:rsidTr="3315FDE1">
        <w:trPr>
          <w:trHeight w:val="405"/>
        </w:trPr>
        <w:tc>
          <w:tcPr>
            <w:tcW w:w="1550" w:type="dxa"/>
            <w:vMerge/>
            <w:vAlign w:val="center"/>
          </w:tcPr>
          <w:p w14:paraId="7B276BFD" w14:textId="77777777" w:rsidR="0036538F" w:rsidRPr="002C6C11" w:rsidRDefault="0036538F" w:rsidP="00BF6989">
            <w:pPr>
              <w:rPr>
                <w:rFonts w:ascii="Montserrat" w:hAnsi="Montserrat"/>
                <w:color w:val="auto"/>
              </w:rPr>
            </w:pPr>
          </w:p>
        </w:tc>
        <w:tc>
          <w:tcPr>
            <w:tcW w:w="74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544C1B" w14:textId="78821D2A"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S3:</w:t>
            </w:r>
          </w:p>
        </w:tc>
        <w:tc>
          <w:tcPr>
            <w:tcW w:w="677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862EDC2" w14:textId="75381C48"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Starfish API or dashboard the correct update of the slice details in the satellite domain (broadband connectivity).</w:t>
            </w:r>
          </w:p>
        </w:tc>
      </w:tr>
      <w:tr w:rsidR="008114EB" w:rsidRPr="00C80238" w14:paraId="6A4C1459" w14:textId="77777777" w:rsidTr="3315FDE1">
        <w:trPr>
          <w:trHeight w:val="405"/>
        </w:trPr>
        <w:tc>
          <w:tcPr>
            <w:tcW w:w="1550" w:type="dxa"/>
            <w:vMerge/>
            <w:vAlign w:val="center"/>
          </w:tcPr>
          <w:p w14:paraId="4C6E2124" w14:textId="77777777" w:rsidR="0036538F" w:rsidRPr="002C6C11" w:rsidRDefault="0036538F" w:rsidP="00BF6989">
            <w:pPr>
              <w:rPr>
                <w:rFonts w:ascii="Montserrat" w:hAnsi="Montserrat"/>
                <w:color w:val="auto"/>
              </w:rPr>
            </w:pPr>
          </w:p>
        </w:tc>
        <w:tc>
          <w:tcPr>
            <w:tcW w:w="74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E2D8BEB" w14:textId="5EE4BE92"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S4:</w:t>
            </w:r>
          </w:p>
        </w:tc>
        <w:tc>
          <w:tcPr>
            <w:tcW w:w="677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E68CDB9" w14:textId="5C124697"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5G Network Orchestrator API or dashboard the correct update of the transport network slice subnet details (new uplink data rate).</w:t>
            </w:r>
          </w:p>
        </w:tc>
      </w:tr>
      <w:tr w:rsidR="008114EB" w:rsidRPr="00C80238" w14:paraId="402C39DE" w14:textId="77777777" w:rsidTr="3315FDE1">
        <w:trPr>
          <w:trHeight w:val="405"/>
        </w:trPr>
        <w:tc>
          <w:tcPr>
            <w:tcW w:w="1550" w:type="dxa"/>
            <w:vMerge/>
            <w:vAlign w:val="center"/>
          </w:tcPr>
          <w:p w14:paraId="4050F57B" w14:textId="77777777" w:rsidR="0036538F" w:rsidRPr="002C6C11" w:rsidRDefault="0036538F" w:rsidP="00BF6989">
            <w:pPr>
              <w:rPr>
                <w:rFonts w:ascii="Montserrat" w:hAnsi="Montserrat"/>
                <w:color w:val="auto"/>
              </w:rPr>
            </w:pPr>
          </w:p>
        </w:tc>
        <w:tc>
          <w:tcPr>
            <w:tcW w:w="74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58C7741" w14:textId="1491C90F"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S5:</w:t>
            </w:r>
          </w:p>
        </w:tc>
        <w:tc>
          <w:tcPr>
            <w:tcW w:w="677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A756578" w14:textId="4B6D4C4B"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Verify from Exposure Gateway API or dashboard that the broadband service profile is currently active.</w:t>
            </w:r>
          </w:p>
        </w:tc>
      </w:tr>
      <w:tr w:rsidR="008114EB" w:rsidRPr="00C80238" w14:paraId="3A477820"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3BA325E" w14:textId="27A3F71B"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Associated KPI:</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962826F" w14:textId="576FA9C7" w:rsidR="1CE8A3E7" w:rsidRPr="002C6C11" w:rsidRDefault="1CE8A3E7" w:rsidP="00BF6989">
            <w:pPr>
              <w:jc w:val="both"/>
              <w:rPr>
                <w:rFonts w:ascii="Montserrat" w:hAnsi="Montserrat"/>
                <w:color w:val="auto"/>
              </w:rPr>
            </w:pPr>
            <w:r w:rsidRPr="002C6C11">
              <w:rPr>
                <w:rFonts w:ascii="Montserrat" w:eastAsia="Montserrat" w:hAnsi="Montserrat" w:cs="Montserrat"/>
                <w:color w:val="auto"/>
                <w:sz w:val="18"/>
                <w:szCs w:val="18"/>
              </w:rPr>
              <w:t>Re-configuration time (from application request reception)</w:t>
            </w:r>
          </w:p>
        </w:tc>
      </w:tr>
      <w:tr w:rsidR="00B63B2A" w:rsidRPr="00C80238" w14:paraId="015232E4"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EE683FF" w14:textId="1C9ECB98" w:rsidR="00B63B2A" w:rsidRPr="002C6C11" w:rsidRDefault="00B63B2A"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Associated Use Case and Tests</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2A01899" w14:textId="77777777" w:rsidR="00B63B2A" w:rsidRPr="002C6C11" w:rsidRDefault="00B63B2A" w:rsidP="00B63B2A">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Use Case: Direct-to-Vehicle (WP4.1 – Viasat testbed)</w:t>
            </w:r>
          </w:p>
          <w:p w14:paraId="4C62B1F7" w14:textId="32DC9467" w:rsidR="00B63B2A" w:rsidRPr="002C6C11" w:rsidRDefault="00B63B2A" w:rsidP="00B63B2A">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Test: “Return link protocol switch (Viasat-MBI-NXW)”, ref. section 4.1.3</w:t>
            </w:r>
          </w:p>
        </w:tc>
      </w:tr>
      <w:tr w:rsidR="58DE0A7C" w:rsidRPr="00C80238" w14:paraId="752852CF" w14:textId="77777777" w:rsidTr="3315FDE1">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267AA93" w14:textId="63075124" w:rsidR="62205750" w:rsidRPr="002C6C11" w:rsidRDefault="62205750" w:rsidP="58DE0A7C">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Expected Results:</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9CC5328" w14:textId="03BE30A7" w:rsidR="62205750" w:rsidRPr="002C6C11" w:rsidRDefault="62205750" w:rsidP="00B3730E">
            <w:pPr>
              <w:pStyle w:val="ListParagraph"/>
              <w:numPr>
                <w:ilvl w:val="0"/>
                <w:numId w:val="273"/>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Successful translation of QoD request from Translation Function at the Exposure Gateway into comm</w:t>
            </w:r>
            <w:r w:rsidR="24EF7ADA" w:rsidRPr="002C6C11">
              <w:rPr>
                <w:rFonts w:ascii="Montserrat" w:eastAsia="Montserrat" w:hAnsi="Montserrat" w:cs="Montserrat"/>
                <w:color w:val="auto"/>
                <w:sz w:val="18"/>
                <w:szCs w:val="18"/>
              </w:rPr>
              <w:t>a</w:t>
            </w:r>
            <w:r w:rsidRPr="002C6C11">
              <w:rPr>
                <w:rFonts w:ascii="Montserrat" w:eastAsia="Montserrat" w:hAnsi="Montserrat" w:cs="Montserrat"/>
                <w:color w:val="auto"/>
                <w:sz w:val="18"/>
                <w:szCs w:val="18"/>
              </w:rPr>
              <w:t>nds towards network orchestrator</w:t>
            </w:r>
            <w:r w:rsidR="010D7409" w:rsidRPr="002C6C11">
              <w:rPr>
                <w:rFonts w:ascii="Montserrat" w:eastAsia="Montserrat" w:hAnsi="Montserrat" w:cs="Montserrat"/>
                <w:color w:val="auto"/>
                <w:sz w:val="18"/>
                <w:szCs w:val="18"/>
              </w:rPr>
              <w:t xml:space="preserve"> and re-configuration of 5G and satellite network</w:t>
            </w:r>
          </w:p>
          <w:p w14:paraId="6B936CC1" w14:textId="563922E5" w:rsidR="62205750" w:rsidRPr="002C6C11" w:rsidRDefault="010D7409" w:rsidP="00B3730E">
            <w:pPr>
              <w:pStyle w:val="ListParagraph"/>
              <w:numPr>
                <w:ilvl w:val="0"/>
                <w:numId w:val="273"/>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Successful activation of requested service profile</w:t>
            </w:r>
          </w:p>
          <w:p w14:paraId="1F75ECBC" w14:textId="0C47488A" w:rsidR="62205750" w:rsidRPr="002C6C11" w:rsidRDefault="010D7409" w:rsidP="00B3730E">
            <w:pPr>
              <w:pStyle w:val="ListParagraph"/>
              <w:numPr>
                <w:ilvl w:val="0"/>
                <w:numId w:val="273"/>
              </w:num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Re-configuration time &lt; 30 seconds</w:t>
            </w:r>
          </w:p>
        </w:tc>
      </w:tr>
      <w:tr w:rsidR="1CE8A3E7" w:rsidRPr="00C80238" w14:paraId="11692DD6" w14:textId="77777777" w:rsidTr="004C2086">
        <w:trPr>
          <w:trHeight w:val="340"/>
        </w:trPr>
        <w:tc>
          <w:tcPr>
            <w:tcW w:w="1550"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1E8776E" w14:textId="37AE3AA1" w:rsidR="1CE8A3E7" w:rsidRPr="002C6C11" w:rsidRDefault="1CE8A3E7" w:rsidP="00BF6989">
            <w:pPr>
              <w:rPr>
                <w:rFonts w:ascii="Montserrat" w:hAnsi="Montserrat"/>
                <w:color w:val="auto"/>
              </w:rPr>
            </w:pPr>
            <w:r w:rsidRPr="002C6C11">
              <w:rPr>
                <w:rFonts w:ascii="Montserrat" w:eastAsia="Montserrat" w:hAnsi="Montserrat" w:cs="Montserrat"/>
                <w:color w:val="auto"/>
                <w:sz w:val="18"/>
                <w:szCs w:val="18"/>
              </w:rPr>
              <w:t>Actual Result:</w:t>
            </w:r>
          </w:p>
        </w:tc>
        <w:tc>
          <w:tcPr>
            <w:tcW w:w="7512" w:type="dxa"/>
            <w:gridSpan w:val="2"/>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248A2A9" w14:textId="5EF4A266" w:rsidR="1CE8A3E7" w:rsidRPr="002C6C11" w:rsidRDefault="1CE8A3E7" w:rsidP="00BF6989">
            <w:pPr>
              <w:rPr>
                <w:rFonts w:ascii="Montserrat" w:hAnsi="Montserrat"/>
                <w:color w:val="auto"/>
              </w:rPr>
            </w:pPr>
          </w:p>
        </w:tc>
      </w:tr>
    </w:tbl>
    <w:p w14:paraId="5E975BF6" w14:textId="4A1FF5E1" w:rsidR="1CE8A3E7" w:rsidRPr="00CB317A" w:rsidRDefault="1CE8A3E7" w:rsidP="00BF6989">
      <w:pPr>
        <w:pStyle w:val="ParagraphText"/>
      </w:pPr>
    </w:p>
    <w:p w14:paraId="4193707A" w14:textId="7556FA3A" w:rsidR="247319FD" w:rsidRPr="002C6C11" w:rsidRDefault="247319FD" w:rsidP="004C2086">
      <w:pPr>
        <w:pStyle w:val="ParagraphText"/>
        <w:spacing w:after="120"/>
        <w:rPr>
          <w:rFonts w:eastAsiaTheme="minorEastAsia" w:cstheme="minorBidi"/>
          <w:b/>
          <w:sz w:val="24"/>
          <w:szCs w:val="24"/>
        </w:rPr>
      </w:pPr>
      <w:r w:rsidRPr="00CB317A">
        <w:rPr>
          <w:b/>
        </w:rPr>
        <w:t>HPE, RomARS – WP2.5.</w:t>
      </w:r>
      <w:r w:rsidR="1821BD65" w:rsidRPr="00F21166">
        <w:rPr>
          <w:rFonts w:eastAsiaTheme="minorEastAsia" w:cstheme="minorBidi"/>
          <w:b/>
          <w:sz w:val="20"/>
          <w:szCs w:val="20"/>
        </w:rPr>
        <w:t>[</w:t>
      </w:r>
      <w:r w:rsidRPr="00F21166">
        <w:rPr>
          <w:rFonts w:eastAsiaTheme="minorEastAsia" w:cstheme="minorBidi"/>
          <w:b/>
          <w:sz w:val="20"/>
          <w:szCs w:val="20"/>
        </w:rPr>
        <w:t>2-3</w:t>
      </w:r>
      <w:r w:rsidR="4F18339D" w:rsidRPr="00F21166">
        <w:rPr>
          <w:rFonts w:eastAsiaTheme="minorEastAsia" w:cstheme="minorBidi"/>
          <w:b/>
          <w:sz w:val="20"/>
          <w:szCs w:val="20"/>
        </w:rPr>
        <w:t>]</w:t>
      </w:r>
    </w:p>
    <w:p w14:paraId="523DCCB6" w14:textId="6E0B6490" w:rsidR="00BD27FF" w:rsidRPr="00CB317A" w:rsidRDefault="00BD27FF" w:rsidP="00BD27FF">
      <w:pPr>
        <w:pStyle w:val="ParagraphText"/>
        <w:spacing w:before="120"/>
      </w:pPr>
      <w:r w:rsidRPr="00CB317A">
        <w:t xml:space="preserve">The following test cases, in </w:t>
      </w:r>
      <w:r w:rsidR="00E05912" w:rsidRPr="00CB317A">
        <w:t>s</w:t>
      </w:r>
      <w:r w:rsidR="00E96188" w:rsidRPr="00CB317A">
        <w:t>y</w:t>
      </w:r>
      <w:r w:rsidR="00E05912" w:rsidRPr="00CB317A">
        <w:t xml:space="preserve">nergy with </w:t>
      </w:r>
      <w:r w:rsidRPr="00CB317A">
        <w:t>WP2.5.</w:t>
      </w:r>
      <w:r w:rsidR="004A3203" w:rsidRPr="00CB317A">
        <w:t>2</w:t>
      </w:r>
      <w:r w:rsidR="00E05912" w:rsidRPr="00CB317A">
        <w:t xml:space="preserve"> (RomARS)</w:t>
      </w:r>
      <w:r w:rsidR="004A3203" w:rsidRPr="00CB317A">
        <w:t xml:space="preserve"> and 2.5.3</w:t>
      </w:r>
      <w:r w:rsidR="00E05912" w:rsidRPr="00CB317A">
        <w:t xml:space="preserve"> (HPE)</w:t>
      </w:r>
      <w:r w:rsidRPr="00CB317A">
        <w:t xml:space="preserve"> scope, are targeting the validation of the </w:t>
      </w:r>
      <w:r w:rsidR="00A15D7B" w:rsidRPr="00CB317A">
        <w:t>novel functionalities</w:t>
      </w:r>
      <w:r w:rsidR="00604EC5" w:rsidRPr="00CB317A">
        <w:t xml:space="preserve"> developed in the 5G Emerge</w:t>
      </w:r>
      <w:r w:rsidR="0086738A" w:rsidRPr="00CB317A">
        <w:t xml:space="preserve"> project. Th</w:t>
      </w:r>
      <w:r w:rsidR="00CC42E5" w:rsidRPr="00CB317A">
        <w:t>ese</w:t>
      </w:r>
      <w:r w:rsidR="0086738A" w:rsidRPr="00CB317A">
        <w:t xml:space="preserve"> functionalities include </w:t>
      </w:r>
      <w:r w:rsidR="00A15D7B" w:rsidRPr="00CB317A">
        <w:t>QoS</w:t>
      </w:r>
      <w:r w:rsidR="0086738A" w:rsidRPr="00CB317A">
        <w:t xml:space="preserve"> enforcement</w:t>
      </w:r>
      <w:r w:rsidR="00A15D7B" w:rsidRPr="00CB317A">
        <w:t>, multicast</w:t>
      </w:r>
      <w:r w:rsidR="79284E27" w:rsidRPr="00CB317A">
        <w:t>,</w:t>
      </w:r>
      <w:r w:rsidR="00716EE3" w:rsidRPr="00CB317A">
        <w:t xml:space="preserve"> and unicast streaming over 5G 3GPP and non-3GPP Access via the N3IWF component.</w:t>
      </w:r>
    </w:p>
    <w:p w14:paraId="06A151AB" w14:textId="77777777" w:rsidR="00BD27FF" w:rsidRPr="002C6C11" w:rsidRDefault="00BD27FF" w:rsidP="004C2086">
      <w:pPr>
        <w:pStyle w:val="ParagraphText"/>
        <w:spacing w:after="120"/>
        <w:rPr>
          <w:rFonts w:eastAsiaTheme="minorEastAsia" w:cstheme="min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09"/>
        <w:gridCol w:w="6611"/>
      </w:tblGrid>
      <w:tr w:rsidR="008114EB" w:rsidRPr="00C80238" w14:paraId="5DFA1B84" w14:textId="77777777" w:rsidTr="005E089E">
        <w:trPr>
          <w:trHeight w:val="300"/>
        </w:trPr>
        <w:tc>
          <w:tcPr>
            <w:tcW w:w="9016" w:type="dxa"/>
            <w:gridSpan w:val="3"/>
            <w:shd w:val="clear" w:color="auto" w:fill="A6C9EC"/>
            <w:vAlign w:val="center"/>
          </w:tcPr>
          <w:p w14:paraId="7D2DB809" w14:textId="21419DD3" w:rsidR="0028727B" w:rsidRPr="002C6C11" w:rsidRDefault="0028727B" w:rsidP="00BF6989">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 xml:space="preserve">Test Case </w:t>
            </w:r>
            <w:r w:rsidR="55283F2C" w:rsidRPr="002C6C11">
              <w:rPr>
                <w:rFonts w:ascii="Montserrat" w:eastAsia="Times New Roman" w:hAnsi="Montserrat"/>
                <w:b/>
                <w:color w:val="auto"/>
                <w:sz w:val="18"/>
                <w:szCs w:val="18"/>
                <w:lang w:eastAsia="en-GB"/>
              </w:rPr>
              <w:t>6</w:t>
            </w:r>
          </w:p>
        </w:tc>
      </w:tr>
      <w:tr w:rsidR="008114EB" w:rsidRPr="00C80238" w14:paraId="2BA6C356" w14:textId="77777777" w:rsidTr="004C2086">
        <w:trPr>
          <w:trHeight w:val="340"/>
        </w:trPr>
        <w:tc>
          <w:tcPr>
            <w:tcW w:w="1696" w:type="dxa"/>
            <w:vAlign w:val="center"/>
          </w:tcPr>
          <w:p w14:paraId="5EFE86AB"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Title: </w:t>
            </w:r>
          </w:p>
        </w:tc>
        <w:tc>
          <w:tcPr>
            <w:tcW w:w="7320" w:type="dxa"/>
            <w:gridSpan w:val="2"/>
            <w:vAlign w:val="center"/>
          </w:tcPr>
          <w:p w14:paraId="658147A7" w14:textId="77777777" w:rsidR="0028727B" w:rsidRPr="002C6C11" w:rsidRDefault="0028727B" w:rsidP="00BF6989">
            <w:pPr>
              <w:jc w:val="both"/>
              <w:rPr>
                <w:rFonts w:ascii="Montserrat" w:hAnsi="Montserrat"/>
                <w:color w:val="auto"/>
              </w:rPr>
            </w:pPr>
            <w:r w:rsidRPr="002C6C11">
              <w:rPr>
                <w:rFonts w:ascii="Montserrat" w:eastAsia="Times New Roman" w:hAnsi="Montserrat"/>
                <w:color w:val="auto"/>
                <w:sz w:val="18"/>
                <w:szCs w:val="18"/>
                <w:lang w:eastAsia="en-GB"/>
              </w:rPr>
              <w:t>5GC – RAN integration at near and far edge</w:t>
            </w:r>
          </w:p>
        </w:tc>
      </w:tr>
      <w:tr w:rsidR="008114EB" w:rsidRPr="00C80238" w14:paraId="735DC59E" w14:textId="77777777" w:rsidTr="004C2086">
        <w:trPr>
          <w:trHeight w:val="340"/>
        </w:trPr>
        <w:tc>
          <w:tcPr>
            <w:tcW w:w="1696" w:type="dxa"/>
            <w:vAlign w:val="center"/>
          </w:tcPr>
          <w:p w14:paraId="37A082C6"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Partners:</w:t>
            </w:r>
          </w:p>
        </w:tc>
        <w:tc>
          <w:tcPr>
            <w:tcW w:w="7320" w:type="dxa"/>
            <w:gridSpan w:val="2"/>
            <w:vAlign w:val="center"/>
          </w:tcPr>
          <w:p w14:paraId="23C5B92D"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HPE, RomARS</w:t>
            </w:r>
          </w:p>
        </w:tc>
      </w:tr>
      <w:tr w:rsidR="008114EB" w:rsidRPr="00C80238" w14:paraId="1C4B7461" w14:textId="77777777" w:rsidTr="005E089E">
        <w:trPr>
          <w:trHeight w:val="300"/>
        </w:trPr>
        <w:tc>
          <w:tcPr>
            <w:tcW w:w="1696" w:type="dxa"/>
            <w:vMerge w:val="restart"/>
            <w:vAlign w:val="center"/>
          </w:tcPr>
          <w:p w14:paraId="6F73292B"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709" w:type="dxa"/>
            <w:vAlign w:val="center"/>
          </w:tcPr>
          <w:p w14:paraId="2FFF50AE"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6611" w:type="dxa"/>
            <w:vAlign w:val="center"/>
          </w:tcPr>
          <w:p w14:paraId="70C6F900" w14:textId="77777777" w:rsidR="0028727B" w:rsidRPr="002C6C11" w:rsidRDefault="0028727B" w:rsidP="00BF6989">
            <w:pPr>
              <w:jc w:val="both"/>
              <w:rPr>
                <w:rFonts w:ascii="Montserrat" w:hAnsi="Montserrat"/>
                <w:color w:val="auto"/>
              </w:rPr>
            </w:pPr>
            <w:r w:rsidRPr="002C6C11">
              <w:rPr>
                <w:rFonts w:ascii="Montserrat" w:eastAsia="Times New Roman" w:hAnsi="Montserrat"/>
                <w:color w:val="auto"/>
                <w:sz w:val="18"/>
                <w:szCs w:val="18"/>
                <w:lang w:eastAsia="en-GB"/>
              </w:rPr>
              <w:t>5GC’s control plane is installed and operational at near edge.</w:t>
            </w:r>
          </w:p>
        </w:tc>
      </w:tr>
      <w:tr w:rsidR="008114EB" w:rsidRPr="00C80238" w14:paraId="6DADA92A" w14:textId="77777777" w:rsidTr="005E089E">
        <w:trPr>
          <w:trHeight w:val="300"/>
        </w:trPr>
        <w:tc>
          <w:tcPr>
            <w:tcW w:w="1696" w:type="dxa"/>
            <w:vMerge/>
          </w:tcPr>
          <w:p w14:paraId="15BC7EFD" w14:textId="77777777" w:rsidR="0028727B" w:rsidRPr="002C6C11" w:rsidRDefault="0028727B" w:rsidP="00BF6989">
            <w:pPr>
              <w:rPr>
                <w:rFonts w:ascii="Montserrat" w:hAnsi="Montserrat"/>
                <w:color w:val="auto"/>
              </w:rPr>
            </w:pPr>
          </w:p>
        </w:tc>
        <w:tc>
          <w:tcPr>
            <w:tcW w:w="709" w:type="dxa"/>
            <w:vAlign w:val="center"/>
          </w:tcPr>
          <w:p w14:paraId="7B6069E7"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6611" w:type="dxa"/>
          </w:tcPr>
          <w:p w14:paraId="3CCBB363" w14:textId="77777777" w:rsidR="0028727B" w:rsidRPr="002C6C11" w:rsidRDefault="0028727B" w:rsidP="00BF6989">
            <w:pPr>
              <w:jc w:val="both"/>
              <w:rPr>
                <w:rFonts w:ascii="Montserrat" w:hAnsi="Montserrat"/>
                <w:color w:val="auto"/>
              </w:rPr>
            </w:pPr>
            <w:r w:rsidRPr="002C6C11">
              <w:rPr>
                <w:rFonts w:ascii="Montserrat" w:eastAsia="Times New Roman" w:hAnsi="Montserrat"/>
                <w:color w:val="auto"/>
                <w:sz w:val="18"/>
                <w:szCs w:val="18"/>
                <w:lang w:eastAsia="en-GB"/>
              </w:rPr>
              <w:t>RAN equipment is installed and operational at near edge (actual gNB) and far edge (emulated gNB) sites.</w:t>
            </w:r>
          </w:p>
        </w:tc>
      </w:tr>
      <w:tr w:rsidR="008114EB" w:rsidRPr="00C80238" w14:paraId="6A1A51B8" w14:textId="77777777" w:rsidTr="005E089E">
        <w:trPr>
          <w:trHeight w:val="300"/>
        </w:trPr>
        <w:tc>
          <w:tcPr>
            <w:tcW w:w="1696" w:type="dxa"/>
            <w:vMerge/>
          </w:tcPr>
          <w:p w14:paraId="3A3FA60C" w14:textId="77777777" w:rsidR="0028727B" w:rsidRPr="002C6C11" w:rsidRDefault="0028727B" w:rsidP="00BF6989">
            <w:pPr>
              <w:rPr>
                <w:rFonts w:ascii="Montserrat" w:hAnsi="Montserrat"/>
                <w:color w:val="auto"/>
              </w:rPr>
            </w:pPr>
          </w:p>
        </w:tc>
        <w:tc>
          <w:tcPr>
            <w:tcW w:w="709" w:type="dxa"/>
            <w:vAlign w:val="center"/>
          </w:tcPr>
          <w:p w14:paraId="36D1E284"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Pre3:</w:t>
            </w:r>
          </w:p>
        </w:tc>
        <w:tc>
          <w:tcPr>
            <w:tcW w:w="6611" w:type="dxa"/>
          </w:tcPr>
          <w:p w14:paraId="2CEBB8B9"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Communication over N2 interface is configured.</w:t>
            </w:r>
          </w:p>
        </w:tc>
      </w:tr>
      <w:tr w:rsidR="008114EB" w:rsidRPr="00C80238" w14:paraId="7C74CE4C" w14:textId="77777777" w:rsidTr="005E089E">
        <w:trPr>
          <w:trHeight w:val="300"/>
        </w:trPr>
        <w:tc>
          <w:tcPr>
            <w:tcW w:w="1696" w:type="dxa"/>
            <w:vAlign w:val="center"/>
          </w:tcPr>
          <w:p w14:paraId="0EBDE8BF"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7320" w:type="dxa"/>
            <w:gridSpan w:val="2"/>
            <w:vAlign w:val="center"/>
          </w:tcPr>
          <w:p w14:paraId="2696A641" w14:textId="2F91B2F5" w:rsidR="0028727B" w:rsidRPr="00CB317A" w:rsidRDefault="0028727B" w:rsidP="00BF6989">
            <w:pPr>
              <w:jc w:val="both"/>
              <w:rPr>
                <w:rFonts w:ascii="Montserrat" w:hAnsi="Montserrat"/>
                <w:color w:val="auto"/>
                <w:sz w:val="18"/>
                <w:szCs w:val="18"/>
                <w:lang w:eastAsia="en-GB"/>
              </w:rPr>
            </w:pPr>
            <w:r w:rsidRPr="00CB317A">
              <w:rPr>
                <w:rFonts w:ascii="Montserrat" w:hAnsi="Montserrat"/>
                <w:color w:val="auto"/>
                <w:sz w:val="18"/>
                <w:szCs w:val="18"/>
                <w:lang w:eastAsia="en-GB"/>
              </w:rPr>
              <w:t>This test case validates the integration of the deployed 5GC and RAN components for what concerns gNB registration and control-plane interaction.</w:t>
            </w:r>
          </w:p>
        </w:tc>
      </w:tr>
      <w:tr w:rsidR="008114EB" w:rsidRPr="00C80238" w14:paraId="7AB7C345" w14:textId="77777777" w:rsidTr="005E089E">
        <w:trPr>
          <w:trHeight w:val="300"/>
        </w:trPr>
        <w:tc>
          <w:tcPr>
            <w:tcW w:w="1696" w:type="dxa"/>
            <w:vAlign w:val="center"/>
          </w:tcPr>
          <w:p w14:paraId="281B2CC7"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709" w:type="dxa"/>
            <w:vAlign w:val="center"/>
          </w:tcPr>
          <w:p w14:paraId="359188D0"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6611" w:type="dxa"/>
            <w:vAlign w:val="center"/>
          </w:tcPr>
          <w:p w14:paraId="2B3A6815" w14:textId="5B9583E2"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Follow the standard 3GPP </w:t>
            </w:r>
            <w:r w:rsidR="00A732DF" w:rsidRPr="002C6C11">
              <w:rPr>
                <w:rFonts w:ascii="Montserrat" w:eastAsia="Times New Roman" w:hAnsi="Montserrat"/>
                <w:color w:val="auto"/>
                <w:sz w:val="18"/>
                <w:szCs w:val="18"/>
                <w:lang w:eastAsia="en-GB"/>
              </w:rPr>
              <w:t xml:space="preserve">NGAP </w:t>
            </w:r>
            <w:r w:rsidRPr="002C6C11">
              <w:rPr>
                <w:rFonts w:ascii="Montserrat" w:eastAsia="Times New Roman" w:hAnsi="Montserrat"/>
                <w:color w:val="auto"/>
                <w:sz w:val="18"/>
                <w:szCs w:val="18"/>
                <w:lang w:eastAsia="en-GB"/>
              </w:rPr>
              <w:t>NG Setup procedure</w:t>
            </w:r>
            <w:r w:rsidR="001C524C" w:rsidRPr="002C6C11">
              <w:rPr>
                <w:rFonts w:ascii="Montserrat" w:eastAsia="Times New Roman" w:hAnsi="Montserrat"/>
                <w:color w:val="auto"/>
                <w:sz w:val="18"/>
                <w:szCs w:val="18"/>
                <w:lang w:eastAsia="en-GB"/>
              </w:rPr>
              <w:t xml:space="preserve"> (Ref. TS 38 413)</w:t>
            </w:r>
            <w:r w:rsidRPr="002C6C11">
              <w:rPr>
                <w:rFonts w:ascii="Montserrat" w:eastAsia="Times New Roman" w:hAnsi="Montserrat"/>
                <w:color w:val="auto"/>
                <w:sz w:val="18"/>
                <w:szCs w:val="18"/>
                <w:lang w:eastAsia="en-GB"/>
              </w:rPr>
              <w:t xml:space="preserve">. </w:t>
            </w:r>
          </w:p>
        </w:tc>
      </w:tr>
      <w:tr w:rsidR="008114EB" w:rsidRPr="00C80238" w14:paraId="1ED61568" w14:textId="77777777" w:rsidTr="005E089E">
        <w:trPr>
          <w:trHeight w:val="300"/>
        </w:trPr>
        <w:tc>
          <w:tcPr>
            <w:tcW w:w="1696" w:type="dxa"/>
            <w:vAlign w:val="center"/>
          </w:tcPr>
          <w:p w14:paraId="76CB1F81"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7320" w:type="dxa"/>
            <w:gridSpan w:val="2"/>
            <w:vAlign w:val="center"/>
          </w:tcPr>
          <w:p w14:paraId="6984985D"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Fail/pass test</w:t>
            </w:r>
          </w:p>
        </w:tc>
      </w:tr>
      <w:tr w:rsidR="0028727B" w:rsidRPr="00C80238" w14:paraId="5F32F941" w14:textId="77777777" w:rsidTr="005E089E">
        <w:trPr>
          <w:trHeight w:val="300"/>
        </w:trPr>
        <w:tc>
          <w:tcPr>
            <w:tcW w:w="1696" w:type="dxa"/>
            <w:vAlign w:val="center"/>
          </w:tcPr>
          <w:p w14:paraId="160006A8" w14:textId="3A038EBD" w:rsidR="0028727B" w:rsidRPr="002C6C11" w:rsidRDefault="189AD81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Expected</w:t>
            </w:r>
            <w:r w:rsidR="0028727B" w:rsidRPr="002C6C11">
              <w:rPr>
                <w:rFonts w:ascii="Montserrat" w:eastAsia="Times New Roman" w:hAnsi="Montserrat"/>
                <w:color w:val="auto"/>
                <w:sz w:val="18"/>
                <w:szCs w:val="18"/>
                <w:lang w:eastAsia="en-GB"/>
              </w:rPr>
              <w:t xml:space="preserve"> Result:</w:t>
            </w:r>
          </w:p>
        </w:tc>
        <w:tc>
          <w:tcPr>
            <w:tcW w:w="7320" w:type="dxa"/>
            <w:gridSpan w:val="2"/>
            <w:vAlign w:val="center"/>
          </w:tcPr>
          <w:p w14:paraId="1A0C26A3"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gNBs are registered with AMF; RAN and 5GC are interconnected and ready to provide end-to-end connectivity over 3GPP access.</w:t>
            </w:r>
          </w:p>
        </w:tc>
      </w:tr>
      <w:tr w:rsidR="52800D41" w:rsidRPr="00C80238" w14:paraId="74C141FD" w14:textId="77777777" w:rsidTr="7D4A2F10">
        <w:trPr>
          <w:trHeight w:val="300"/>
        </w:trPr>
        <w:tc>
          <w:tcPr>
            <w:tcW w:w="1696" w:type="dxa"/>
            <w:vAlign w:val="center"/>
          </w:tcPr>
          <w:p w14:paraId="7B72BD49" w14:textId="211C1AFD" w:rsidR="60B560B0" w:rsidRPr="002C6C11" w:rsidRDefault="0E0A0A1A" w:rsidP="52800D4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Actual </w:t>
            </w:r>
            <w:r w:rsidR="130058EF" w:rsidRPr="002C6C11">
              <w:rPr>
                <w:rFonts w:ascii="Montserrat" w:eastAsia="Times New Roman" w:hAnsi="Montserrat"/>
                <w:color w:val="auto"/>
                <w:sz w:val="18"/>
                <w:szCs w:val="18"/>
                <w:lang w:eastAsia="en-GB"/>
              </w:rPr>
              <w:t>Result:</w:t>
            </w:r>
          </w:p>
        </w:tc>
        <w:tc>
          <w:tcPr>
            <w:tcW w:w="7320" w:type="dxa"/>
            <w:gridSpan w:val="2"/>
            <w:vAlign w:val="center"/>
          </w:tcPr>
          <w:p w14:paraId="4EEEC3D0" w14:textId="35A652F3" w:rsidR="60B560B0" w:rsidRPr="002C6C11" w:rsidRDefault="60B560B0" w:rsidP="52800D41">
            <w:pPr>
              <w:rPr>
                <w:rFonts w:ascii="Montserrat" w:eastAsia="Times New Roman" w:hAnsi="Montserrat"/>
                <w:b/>
                <w:color w:val="92D050"/>
                <w:sz w:val="18"/>
                <w:szCs w:val="18"/>
                <w:lang w:eastAsia="en-GB"/>
              </w:rPr>
            </w:pPr>
            <w:r w:rsidRPr="002C6C11">
              <w:rPr>
                <w:rFonts w:ascii="Montserrat" w:eastAsia="Times New Roman" w:hAnsi="Montserrat"/>
                <w:b/>
                <w:color w:val="92D050"/>
                <w:sz w:val="18"/>
                <w:szCs w:val="18"/>
                <w:lang w:eastAsia="en-GB"/>
              </w:rPr>
              <w:t>PASS</w:t>
            </w:r>
          </w:p>
        </w:tc>
      </w:tr>
    </w:tbl>
    <w:p w14:paraId="0126718B" w14:textId="3348CBFA" w:rsidR="0028727B" w:rsidRPr="002C6C11" w:rsidRDefault="0028727B" w:rsidP="00BF6989">
      <w:pPr>
        <w:pStyle w:val="Paragraph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851"/>
        <w:gridCol w:w="6469"/>
      </w:tblGrid>
      <w:tr w:rsidR="008114EB" w:rsidRPr="00C80238" w14:paraId="559159A5" w14:textId="77777777">
        <w:trPr>
          <w:trHeight w:val="300"/>
        </w:trPr>
        <w:tc>
          <w:tcPr>
            <w:tcW w:w="9016" w:type="dxa"/>
            <w:gridSpan w:val="3"/>
            <w:shd w:val="clear" w:color="auto" w:fill="A6C9EC"/>
            <w:vAlign w:val="center"/>
          </w:tcPr>
          <w:p w14:paraId="76E1F56D" w14:textId="21754500" w:rsidR="0028727B" w:rsidRPr="002C6C11" w:rsidRDefault="0028727B" w:rsidP="00BF6989">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 xml:space="preserve">Test Case </w:t>
            </w:r>
            <w:r w:rsidR="512CE766" w:rsidRPr="002C6C11">
              <w:rPr>
                <w:rFonts w:ascii="Montserrat" w:eastAsia="Times New Roman" w:hAnsi="Montserrat"/>
                <w:b/>
                <w:color w:val="auto"/>
                <w:sz w:val="18"/>
                <w:szCs w:val="18"/>
                <w:lang w:eastAsia="en-GB"/>
              </w:rPr>
              <w:t>7</w:t>
            </w:r>
          </w:p>
        </w:tc>
      </w:tr>
      <w:tr w:rsidR="008114EB" w:rsidRPr="00C80238" w14:paraId="20656734" w14:textId="77777777" w:rsidTr="005E089E">
        <w:trPr>
          <w:trHeight w:val="300"/>
        </w:trPr>
        <w:tc>
          <w:tcPr>
            <w:tcW w:w="1696" w:type="dxa"/>
            <w:vAlign w:val="center"/>
          </w:tcPr>
          <w:p w14:paraId="4429034E"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Title: </w:t>
            </w:r>
          </w:p>
        </w:tc>
        <w:tc>
          <w:tcPr>
            <w:tcW w:w="7320" w:type="dxa"/>
            <w:gridSpan w:val="2"/>
            <w:vAlign w:val="center"/>
          </w:tcPr>
          <w:p w14:paraId="7470A48B" w14:textId="77777777" w:rsidR="0028727B" w:rsidRPr="002C6C11" w:rsidRDefault="0028727B" w:rsidP="00BF6989">
            <w:pPr>
              <w:jc w:val="both"/>
              <w:rPr>
                <w:rFonts w:ascii="Montserrat" w:hAnsi="Montserrat"/>
                <w:color w:val="auto"/>
              </w:rPr>
            </w:pPr>
            <w:r w:rsidRPr="002C6C11">
              <w:rPr>
                <w:rFonts w:ascii="Montserrat" w:eastAsia="Times New Roman" w:hAnsi="Montserrat"/>
                <w:color w:val="auto"/>
                <w:sz w:val="18"/>
                <w:szCs w:val="18"/>
                <w:lang w:eastAsia="en-GB"/>
              </w:rPr>
              <w:t>5GC – N3IWF integration at far edge</w:t>
            </w:r>
          </w:p>
        </w:tc>
      </w:tr>
      <w:tr w:rsidR="008114EB" w:rsidRPr="00C80238" w14:paraId="0DCD4516" w14:textId="77777777" w:rsidTr="005E089E">
        <w:trPr>
          <w:trHeight w:val="300"/>
        </w:trPr>
        <w:tc>
          <w:tcPr>
            <w:tcW w:w="1696" w:type="dxa"/>
            <w:vAlign w:val="center"/>
          </w:tcPr>
          <w:p w14:paraId="6D34EF5C"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Partners:</w:t>
            </w:r>
          </w:p>
        </w:tc>
        <w:tc>
          <w:tcPr>
            <w:tcW w:w="7320" w:type="dxa"/>
            <w:gridSpan w:val="2"/>
            <w:vAlign w:val="center"/>
          </w:tcPr>
          <w:p w14:paraId="22CF827A"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HPE, RomARS</w:t>
            </w:r>
          </w:p>
        </w:tc>
      </w:tr>
      <w:tr w:rsidR="008114EB" w:rsidRPr="00C80238" w14:paraId="7D2DED84" w14:textId="77777777" w:rsidTr="005E089E">
        <w:trPr>
          <w:trHeight w:val="300"/>
        </w:trPr>
        <w:tc>
          <w:tcPr>
            <w:tcW w:w="1696" w:type="dxa"/>
            <w:vMerge w:val="restart"/>
            <w:vAlign w:val="center"/>
          </w:tcPr>
          <w:p w14:paraId="16E00A67"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51" w:type="dxa"/>
            <w:vAlign w:val="center"/>
          </w:tcPr>
          <w:p w14:paraId="2BFBC7BE"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6469" w:type="dxa"/>
            <w:vAlign w:val="center"/>
          </w:tcPr>
          <w:p w14:paraId="752A91F2" w14:textId="77777777" w:rsidR="0028727B" w:rsidRPr="002C6C11" w:rsidRDefault="0028727B" w:rsidP="00BF6989">
            <w:pPr>
              <w:jc w:val="both"/>
              <w:rPr>
                <w:rFonts w:ascii="Montserrat" w:hAnsi="Montserrat"/>
                <w:color w:val="auto"/>
              </w:rPr>
            </w:pPr>
            <w:r w:rsidRPr="002C6C11">
              <w:rPr>
                <w:rFonts w:ascii="Montserrat" w:eastAsia="Times New Roman" w:hAnsi="Montserrat"/>
                <w:color w:val="auto"/>
                <w:sz w:val="18"/>
                <w:szCs w:val="18"/>
                <w:lang w:eastAsia="en-GB"/>
              </w:rPr>
              <w:t>5GC’s control plane is installed and operational at near edge.</w:t>
            </w:r>
          </w:p>
        </w:tc>
      </w:tr>
      <w:tr w:rsidR="008114EB" w:rsidRPr="00C80238" w14:paraId="05039293" w14:textId="77777777" w:rsidTr="005E089E">
        <w:trPr>
          <w:trHeight w:val="300"/>
        </w:trPr>
        <w:tc>
          <w:tcPr>
            <w:tcW w:w="1696" w:type="dxa"/>
            <w:vMerge/>
          </w:tcPr>
          <w:p w14:paraId="65FDE3DA" w14:textId="77777777" w:rsidR="0028727B" w:rsidRPr="002C6C11" w:rsidRDefault="0028727B" w:rsidP="00BF6989">
            <w:pPr>
              <w:rPr>
                <w:rFonts w:ascii="Montserrat" w:hAnsi="Montserrat"/>
                <w:color w:val="auto"/>
              </w:rPr>
            </w:pPr>
          </w:p>
        </w:tc>
        <w:tc>
          <w:tcPr>
            <w:tcW w:w="851" w:type="dxa"/>
            <w:vAlign w:val="center"/>
          </w:tcPr>
          <w:p w14:paraId="581B089F"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6469" w:type="dxa"/>
          </w:tcPr>
          <w:p w14:paraId="2026A138" w14:textId="77777777" w:rsidR="0028727B" w:rsidRPr="002C6C11" w:rsidRDefault="0028727B" w:rsidP="00BF6989">
            <w:pPr>
              <w:jc w:val="both"/>
              <w:rPr>
                <w:rFonts w:ascii="Montserrat" w:hAnsi="Montserrat"/>
                <w:color w:val="auto"/>
              </w:rPr>
            </w:pPr>
            <w:r w:rsidRPr="002C6C11">
              <w:rPr>
                <w:rFonts w:ascii="Montserrat" w:eastAsia="Times New Roman" w:hAnsi="Montserrat"/>
                <w:color w:val="auto"/>
                <w:sz w:val="18"/>
                <w:szCs w:val="18"/>
                <w:lang w:eastAsia="en-GB"/>
              </w:rPr>
              <w:t>N3IWF is installed and operational at near edge.</w:t>
            </w:r>
          </w:p>
        </w:tc>
      </w:tr>
      <w:tr w:rsidR="008114EB" w:rsidRPr="00C80238" w14:paraId="158AEEF2" w14:textId="77777777" w:rsidTr="005E089E">
        <w:trPr>
          <w:trHeight w:val="300"/>
        </w:trPr>
        <w:tc>
          <w:tcPr>
            <w:tcW w:w="1696" w:type="dxa"/>
            <w:vMerge/>
          </w:tcPr>
          <w:p w14:paraId="751AD1D6" w14:textId="77777777" w:rsidR="0028727B" w:rsidRPr="002C6C11" w:rsidRDefault="0028727B" w:rsidP="00BF6989">
            <w:pPr>
              <w:rPr>
                <w:rFonts w:ascii="Montserrat" w:hAnsi="Montserrat"/>
                <w:color w:val="auto"/>
              </w:rPr>
            </w:pPr>
          </w:p>
        </w:tc>
        <w:tc>
          <w:tcPr>
            <w:tcW w:w="851" w:type="dxa"/>
            <w:vAlign w:val="center"/>
          </w:tcPr>
          <w:p w14:paraId="20F1070A"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Pre3:</w:t>
            </w:r>
          </w:p>
        </w:tc>
        <w:tc>
          <w:tcPr>
            <w:tcW w:w="6469" w:type="dxa"/>
          </w:tcPr>
          <w:p w14:paraId="59A7CDB1"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Communication over N2 interface is configured.</w:t>
            </w:r>
          </w:p>
        </w:tc>
      </w:tr>
      <w:tr w:rsidR="008114EB" w:rsidRPr="00C80238" w14:paraId="23F2C44F" w14:textId="77777777" w:rsidTr="005E089E">
        <w:trPr>
          <w:trHeight w:val="300"/>
        </w:trPr>
        <w:tc>
          <w:tcPr>
            <w:tcW w:w="1696" w:type="dxa"/>
            <w:vAlign w:val="center"/>
          </w:tcPr>
          <w:p w14:paraId="0DFD861F"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7320" w:type="dxa"/>
            <w:gridSpan w:val="2"/>
            <w:vAlign w:val="center"/>
          </w:tcPr>
          <w:p w14:paraId="520EFC52" w14:textId="77777777" w:rsidR="0028727B" w:rsidRPr="00CB317A" w:rsidRDefault="0028727B" w:rsidP="00BF6989">
            <w:pPr>
              <w:jc w:val="both"/>
              <w:rPr>
                <w:rFonts w:ascii="Montserrat" w:hAnsi="Montserrat"/>
                <w:color w:val="auto"/>
                <w:sz w:val="18"/>
                <w:szCs w:val="18"/>
                <w:lang w:eastAsia="en-GB"/>
              </w:rPr>
            </w:pPr>
            <w:r w:rsidRPr="00CB317A">
              <w:rPr>
                <w:rFonts w:ascii="Montserrat" w:hAnsi="Montserrat"/>
                <w:color w:val="auto"/>
                <w:sz w:val="18"/>
                <w:szCs w:val="18"/>
                <w:lang w:eastAsia="en-GB"/>
              </w:rPr>
              <w:t>This test case validates the integration of the deployed 5GC and N3IWF components for what concerns N3IWF registration and control-plane interaction.</w:t>
            </w:r>
          </w:p>
        </w:tc>
      </w:tr>
      <w:tr w:rsidR="008114EB" w:rsidRPr="00C80238" w14:paraId="2027A9FC" w14:textId="77777777" w:rsidTr="005E089E">
        <w:trPr>
          <w:trHeight w:val="300"/>
        </w:trPr>
        <w:tc>
          <w:tcPr>
            <w:tcW w:w="1696" w:type="dxa"/>
            <w:vAlign w:val="center"/>
          </w:tcPr>
          <w:p w14:paraId="3361E178"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51" w:type="dxa"/>
            <w:vAlign w:val="center"/>
          </w:tcPr>
          <w:p w14:paraId="4D13791B"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6469" w:type="dxa"/>
            <w:vAlign w:val="center"/>
          </w:tcPr>
          <w:p w14:paraId="7F19E9B4" w14:textId="0F529A9D"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Follow the standard 3GPP </w:t>
            </w:r>
            <w:r w:rsidR="00AD19E1" w:rsidRPr="002C6C11">
              <w:rPr>
                <w:rFonts w:ascii="Montserrat" w:eastAsia="Times New Roman" w:hAnsi="Montserrat"/>
                <w:color w:val="auto"/>
                <w:sz w:val="18"/>
                <w:szCs w:val="18"/>
                <w:lang w:eastAsia="en-GB"/>
              </w:rPr>
              <w:t xml:space="preserve">NGAP </w:t>
            </w:r>
            <w:r w:rsidRPr="002C6C11">
              <w:rPr>
                <w:rFonts w:ascii="Montserrat" w:eastAsia="Times New Roman" w:hAnsi="Montserrat"/>
                <w:color w:val="auto"/>
                <w:sz w:val="18"/>
                <w:szCs w:val="18"/>
                <w:lang w:eastAsia="en-GB"/>
              </w:rPr>
              <w:t>NG Setup procedure</w:t>
            </w:r>
            <w:r w:rsidR="00AD19E1" w:rsidRPr="002C6C11">
              <w:rPr>
                <w:rFonts w:ascii="Montserrat" w:eastAsia="Times New Roman" w:hAnsi="Montserrat"/>
                <w:color w:val="auto"/>
                <w:sz w:val="18"/>
                <w:szCs w:val="18"/>
                <w:lang w:eastAsia="en-GB"/>
              </w:rPr>
              <w:t xml:space="preserve"> (Ref. TS 38 413)</w:t>
            </w:r>
            <w:r w:rsidRPr="002C6C11">
              <w:rPr>
                <w:rFonts w:ascii="Montserrat" w:eastAsia="Times New Roman" w:hAnsi="Montserrat"/>
                <w:color w:val="auto"/>
                <w:sz w:val="18"/>
                <w:szCs w:val="18"/>
                <w:lang w:eastAsia="en-GB"/>
              </w:rPr>
              <w:t xml:space="preserve">. </w:t>
            </w:r>
          </w:p>
        </w:tc>
      </w:tr>
      <w:tr w:rsidR="008114EB" w:rsidRPr="00C80238" w14:paraId="25B81D48" w14:textId="77777777" w:rsidTr="005E089E">
        <w:trPr>
          <w:trHeight w:val="300"/>
        </w:trPr>
        <w:tc>
          <w:tcPr>
            <w:tcW w:w="1696" w:type="dxa"/>
            <w:vAlign w:val="center"/>
          </w:tcPr>
          <w:p w14:paraId="2CB0EB4F"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7320" w:type="dxa"/>
            <w:gridSpan w:val="2"/>
            <w:vAlign w:val="center"/>
          </w:tcPr>
          <w:p w14:paraId="1A400979"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Fail/pass test</w:t>
            </w:r>
          </w:p>
        </w:tc>
      </w:tr>
      <w:tr w:rsidR="0028727B" w:rsidRPr="00C80238" w14:paraId="623D5F79" w14:textId="77777777" w:rsidTr="005E089E">
        <w:trPr>
          <w:trHeight w:val="300"/>
        </w:trPr>
        <w:tc>
          <w:tcPr>
            <w:tcW w:w="1696" w:type="dxa"/>
            <w:vAlign w:val="center"/>
          </w:tcPr>
          <w:p w14:paraId="23482115" w14:textId="3587B889" w:rsidR="0028727B" w:rsidRPr="002C6C11" w:rsidRDefault="5B1918F2"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Expected </w:t>
            </w:r>
            <w:r w:rsidR="0028727B" w:rsidRPr="002C6C11">
              <w:rPr>
                <w:rFonts w:ascii="Montserrat" w:eastAsia="Times New Roman" w:hAnsi="Montserrat"/>
                <w:color w:val="auto"/>
                <w:sz w:val="18"/>
                <w:szCs w:val="18"/>
                <w:lang w:eastAsia="en-GB"/>
              </w:rPr>
              <w:t>Result:</w:t>
            </w:r>
          </w:p>
        </w:tc>
        <w:tc>
          <w:tcPr>
            <w:tcW w:w="7320" w:type="dxa"/>
            <w:gridSpan w:val="2"/>
            <w:vAlign w:val="center"/>
          </w:tcPr>
          <w:p w14:paraId="2129F8E0"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N3IWF is registered with AMF; N3IWF and 5GC are interconnected and ready to provide end-to-end connectivity over non-3GPP access.</w:t>
            </w:r>
          </w:p>
        </w:tc>
      </w:tr>
      <w:tr w:rsidR="52800D41" w:rsidRPr="00C80238" w14:paraId="0CDAB43F" w14:textId="77777777" w:rsidTr="7D4A2F10">
        <w:trPr>
          <w:trHeight w:val="300"/>
        </w:trPr>
        <w:tc>
          <w:tcPr>
            <w:tcW w:w="1696" w:type="dxa"/>
            <w:vAlign w:val="center"/>
          </w:tcPr>
          <w:p w14:paraId="5B9F8FDA" w14:textId="3160FE4A" w:rsidR="5919A074" w:rsidRPr="002C6C11" w:rsidRDefault="3788B012" w:rsidP="52800D4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Actual </w:t>
            </w:r>
            <w:r w:rsidR="71104788" w:rsidRPr="002C6C11">
              <w:rPr>
                <w:rFonts w:ascii="Montserrat" w:eastAsia="Times New Roman" w:hAnsi="Montserrat"/>
                <w:color w:val="auto"/>
                <w:sz w:val="18"/>
                <w:szCs w:val="18"/>
                <w:lang w:eastAsia="en-GB"/>
              </w:rPr>
              <w:t>Result:</w:t>
            </w:r>
          </w:p>
        </w:tc>
        <w:tc>
          <w:tcPr>
            <w:tcW w:w="7320" w:type="dxa"/>
            <w:gridSpan w:val="2"/>
            <w:vAlign w:val="center"/>
          </w:tcPr>
          <w:p w14:paraId="140E3CFC" w14:textId="2C830340" w:rsidR="5919A074" w:rsidRPr="002C6C11" w:rsidRDefault="5919A074" w:rsidP="52800D41">
            <w:pPr>
              <w:rPr>
                <w:rFonts w:ascii="Montserrat" w:eastAsia="Times New Roman" w:hAnsi="Montserrat"/>
                <w:b/>
                <w:color w:val="92D050"/>
                <w:sz w:val="18"/>
                <w:szCs w:val="18"/>
                <w:lang w:eastAsia="en-GB"/>
              </w:rPr>
            </w:pPr>
            <w:r w:rsidRPr="002C6C11">
              <w:rPr>
                <w:rFonts w:ascii="Montserrat" w:eastAsia="Times New Roman" w:hAnsi="Montserrat"/>
                <w:b/>
                <w:color w:val="92D050"/>
                <w:sz w:val="18"/>
                <w:szCs w:val="18"/>
                <w:lang w:eastAsia="en-GB"/>
              </w:rPr>
              <w:t>PASS</w:t>
            </w:r>
          </w:p>
        </w:tc>
      </w:tr>
    </w:tbl>
    <w:p w14:paraId="67848457" w14:textId="77777777" w:rsidR="0028727B" w:rsidRPr="002C6C11" w:rsidRDefault="0028727B" w:rsidP="00BF6989">
      <w:pPr>
        <w:pStyle w:val="Paragraph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993"/>
        <w:gridCol w:w="6327"/>
      </w:tblGrid>
      <w:tr w:rsidR="008114EB" w:rsidRPr="00C80238" w14:paraId="650752F4" w14:textId="77777777">
        <w:trPr>
          <w:trHeight w:val="300"/>
        </w:trPr>
        <w:tc>
          <w:tcPr>
            <w:tcW w:w="9016" w:type="dxa"/>
            <w:gridSpan w:val="3"/>
            <w:shd w:val="clear" w:color="auto" w:fill="A6C9EC"/>
            <w:vAlign w:val="center"/>
          </w:tcPr>
          <w:p w14:paraId="61D5E036" w14:textId="66AA66EE" w:rsidR="0028727B" w:rsidRPr="002C6C11" w:rsidRDefault="0028727B" w:rsidP="00BF6989">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 xml:space="preserve">Test Case </w:t>
            </w:r>
            <w:r w:rsidR="478B295B" w:rsidRPr="002C6C11">
              <w:rPr>
                <w:rFonts w:ascii="Montserrat" w:eastAsia="Times New Roman" w:hAnsi="Montserrat"/>
                <w:b/>
                <w:color w:val="auto"/>
                <w:sz w:val="18"/>
                <w:szCs w:val="18"/>
                <w:lang w:eastAsia="en-GB"/>
              </w:rPr>
              <w:t>8</w:t>
            </w:r>
          </w:p>
        </w:tc>
      </w:tr>
      <w:tr w:rsidR="008114EB" w:rsidRPr="00C80238" w14:paraId="685A7EF0" w14:textId="77777777" w:rsidTr="005E089E">
        <w:trPr>
          <w:trHeight w:val="300"/>
        </w:trPr>
        <w:tc>
          <w:tcPr>
            <w:tcW w:w="1696" w:type="dxa"/>
            <w:vAlign w:val="center"/>
          </w:tcPr>
          <w:p w14:paraId="65064496"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Title: </w:t>
            </w:r>
          </w:p>
        </w:tc>
        <w:tc>
          <w:tcPr>
            <w:tcW w:w="7320" w:type="dxa"/>
            <w:gridSpan w:val="2"/>
            <w:vAlign w:val="center"/>
          </w:tcPr>
          <w:p w14:paraId="3C82288D" w14:textId="77777777" w:rsidR="0028727B" w:rsidRPr="002C6C11" w:rsidRDefault="0028727B" w:rsidP="00BF6989">
            <w:pPr>
              <w:jc w:val="both"/>
              <w:rPr>
                <w:rFonts w:ascii="Montserrat" w:hAnsi="Montserrat"/>
                <w:color w:val="auto"/>
              </w:rPr>
            </w:pPr>
            <w:r w:rsidRPr="002C6C11">
              <w:rPr>
                <w:rFonts w:ascii="Montserrat" w:eastAsia="Times New Roman" w:hAnsi="Montserrat"/>
                <w:color w:val="auto"/>
                <w:sz w:val="18"/>
                <w:szCs w:val="18"/>
                <w:lang w:eastAsia="en-GB"/>
              </w:rPr>
              <w:t>5G Registration and PDU Session Establishment over 3GPP Access</w:t>
            </w:r>
          </w:p>
        </w:tc>
      </w:tr>
      <w:tr w:rsidR="008114EB" w:rsidRPr="00C80238" w14:paraId="27210FEA" w14:textId="77777777" w:rsidTr="005E089E">
        <w:trPr>
          <w:trHeight w:val="300"/>
        </w:trPr>
        <w:tc>
          <w:tcPr>
            <w:tcW w:w="1696" w:type="dxa"/>
            <w:vAlign w:val="center"/>
          </w:tcPr>
          <w:p w14:paraId="72C4B598"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7320" w:type="dxa"/>
            <w:gridSpan w:val="2"/>
            <w:vAlign w:val="center"/>
          </w:tcPr>
          <w:p w14:paraId="7F778472"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HPE, RomARS</w:t>
            </w:r>
          </w:p>
        </w:tc>
      </w:tr>
      <w:tr w:rsidR="008114EB" w:rsidRPr="00C80238" w14:paraId="5FFEB5E3" w14:textId="77777777" w:rsidTr="005E089E">
        <w:trPr>
          <w:trHeight w:val="300"/>
        </w:trPr>
        <w:tc>
          <w:tcPr>
            <w:tcW w:w="1696" w:type="dxa"/>
            <w:vMerge w:val="restart"/>
            <w:vAlign w:val="center"/>
          </w:tcPr>
          <w:p w14:paraId="3A6C3948"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993" w:type="dxa"/>
            <w:vAlign w:val="center"/>
          </w:tcPr>
          <w:p w14:paraId="64DE5E9D"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6327" w:type="dxa"/>
            <w:vAlign w:val="center"/>
          </w:tcPr>
          <w:p w14:paraId="41E0969C" w14:textId="77777777" w:rsidR="0028727B" w:rsidRPr="002C6C11" w:rsidRDefault="0028727B" w:rsidP="00BF6989">
            <w:pPr>
              <w:jc w:val="both"/>
              <w:rPr>
                <w:rFonts w:ascii="Montserrat" w:hAnsi="Montserrat"/>
                <w:color w:val="auto"/>
              </w:rPr>
            </w:pPr>
            <w:r w:rsidRPr="002C6C11">
              <w:rPr>
                <w:rFonts w:ascii="Montserrat" w:eastAsia="Times New Roman" w:hAnsi="Montserrat"/>
                <w:color w:val="auto"/>
                <w:sz w:val="18"/>
                <w:szCs w:val="18"/>
                <w:lang w:eastAsia="en-GB"/>
              </w:rPr>
              <w:t>5GC and RAN are installed, operational, and integrated at near and far edge.</w:t>
            </w:r>
          </w:p>
        </w:tc>
      </w:tr>
      <w:tr w:rsidR="008114EB" w:rsidRPr="00C80238" w14:paraId="2D6834BC" w14:textId="77777777" w:rsidTr="005E089E">
        <w:trPr>
          <w:trHeight w:val="300"/>
        </w:trPr>
        <w:tc>
          <w:tcPr>
            <w:tcW w:w="1696" w:type="dxa"/>
            <w:vMerge/>
          </w:tcPr>
          <w:p w14:paraId="4994AFCA" w14:textId="77777777" w:rsidR="0028727B" w:rsidRPr="002C6C11" w:rsidRDefault="0028727B" w:rsidP="00BF6989">
            <w:pPr>
              <w:rPr>
                <w:rFonts w:ascii="Montserrat" w:hAnsi="Montserrat"/>
                <w:color w:val="auto"/>
              </w:rPr>
            </w:pPr>
          </w:p>
        </w:tc>
        <w:tc>
          <w:tcPr>
            <w:tcW w:w="993" w:type="dxa"/>
            <w:vAlign w:val="center"/>
          </w:tcPr>
          <w:p w14:paraId="6828A88E"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6327" w:type="dxa"/>
          </w:tcPr>
          <w:p w14:paraId="7AD7370F" w14:textId="77777777" w:rsidR="0028727B" w:rsidRPr="002C6C11" w:rsidRDefault="0028727B" w:rsidP="00BF6989">
            <w:pPr>
              <w:jc w:val="both"/>
              <w:rPr>
                <w:rFonts w:ascii="Montserrat" w:hAnsi="Montserrat"/>
                <w:color w:val="auto"/>
              </w:rPr>
            </w:pPr>
            <w:r w:rsidRPr="002C6C11">
              <w:rPr>
                <w:rFonts w:ascii="Montserrat" w:eastAsia="Times New Roman" w:hAnsi="Montserrat"/>
                <w:color w:val="auto"/>
                <w:sz w:val="18"/>
                <w:szCs w:val="18"/>
                <w:lang w:eastAsia="en-GB"/>
              </w:rPr>
              <w:t>UE data is provisioned in the 5GC.</w:t>
            </w:r>
          </w:p>
        </w:tc>
      </w:tr>
      <w:tr w:rsidR="008114EB" w:rsidRPr="00C80238" w14:paraId="66C2EBF6" w14:textId="77777777" w:rsidTr="005E089E">
        <w:trPr>
          <w:trHeight w:val="300"/>
        </w:trPr>
        <w:tc>
          <w:tcPr>
            <w:tcW w:w="1696" w:type="dxa"/>
            <w:vMerge/>
          </w:tcPr>
          <w:p w14:paraId="11BBD48F" w14:textId="77777777" w:rsidR="0028727B" w:rsidRPr="002C6C11" w:rsidRDefault="0028727B" w:rsidP="00BF6989">
            <w:pPr>
              <w:rPr>
                <w:rFonts w:ascii="Montserrat" w:hAnsi="Montserrat"/>
                <w:color w:val="auto"/>
              </w:rPr>
            </w:pPr>
          </w:p>
        </w:tc>
        <w:tc>
          <w:tcPr>
            <w:tcW w:w="993" w:type="dxa"/>
            <w:vAlign w:val="center"/>
          </w:tcPr>
          <w:p w14:paraId="6DD637A1"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Pre3:</w:t>
            </w:r>
          </w:p>
        </w:tc>
        <w:tc>
          <w:tcPr>
            <w:tcW w:w="6327" w:type="dxa"/>
          </w:tcPr>
          <w:p w14:paraId="4E2118D8"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5GC and RAN components are configured to grant the UE access to the targeted DN.</w:t>
            </w:r>
          </w:p>
        </w:tc>
      </w:tr>
      <w:tr w:rsidR="008114EB" w:rsidRPr="00C80238" w14:paraId="298C7962" w14:textId="77777777" w:rsidTr="005E089E">
        <w:trPr>
          <w:trHeight w:val="300"/>
        </w:trPr>
        <w:tc>
          <w:tcPr>
            <w:tcW w:w="1696" w:type="dxa"/>
            <w:vAlign w:val="center"/>
          </w:tcPr>
          <w:p w14:paraId="5EE31FDF"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7320" w:type="dxa"/>
            <w:gridSpan w:val="2"/>
            <w:vAlign w:val="center"/>
          </w:tcPr>
          <w:p w14:paraId="4A4A903E" w14:textId="77777777" w:rsidR="0028727B" w:rsidRPr="00CB317A" w:rsidRDefault="0028727B" w:rsidP="00BF6989">
            <w:pPr>
              <w:jc w:val="both"/>
              <w:rPr>
                <w:rFonts w:ascii="Montserrat" w:hAnsi="Montserrat"/>
                <w:color w:val="auto"/>
                <w:sz w:val="18"/>
                <w:szCs w:val="18"/>
                <w:lang w:eastAsia="en-GB"/>
              </w:rPr>
            </w:pPr>
            <w:r w:rsidRPr="00CB317A">
              <w:rPr>
                <w:rFonts w:ascii="Montserrat" w:hAnsi="Montserrat"/>
                <w:color w:val="auto"/>
                <w:sz w:val="18"/>
                <w:szCs w:val="18"/>
                <w:lang w:eastAsia="en-GB"/>
              </w:rPr>
              <w:t xml:space="preserve">This test case is designed to validate the end-to-end availability of the connectivity service provided by the 5GC over 3GPP access. </w:t>
            </w:r>
          </w:p>
        </w:tc>
      </w:tr>
      <w:tr w:rsidR="008114EB" w:rsidRPr="00C80238" w14:paraId="3D091759" w14:textId="77777777" w:rsidTr="005E089E">
        <w:trPr>
          <w:trHeight w:val="300"/>
        </w:trPr>
        <w:tc>
          <w:tcPr>
            <w:tcW w:w="1696" w:type="dxa"/>
            <w:vMerge w:val="restart"/>
            <w:vAlign w:val="center"/>
          </w:tcPr>
          <w:p w14:paraId="0D197CCC"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993" w:type="dxa"/>
            <w:vAlign w:val="center"/>
          </w:tcPr>
          <w:p w14:paraId="25D54992"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6327" w:type="dxa"/>
            <w:vAlign w:val="center"/>
          </w:tcPr>
          <w:p w14:paraId="02742702"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Start the UE.</w:t>
            </w:r>
          </w:p>
        </w:tc>
      </w:tr>
      <w:tr w:rsidR="008114EB" w:rsidRPr="00C80238" w14:paraId="67A48BCC" w14:textId="77777777" w:rsidTr="005E089E">
        <w:trPr>
          <w:trHeight w:val="300"/>
        </w:trPr>
        <w:tc>
          <w:tcPr>
            <w:tcW w:w="1696" w:type="dxa"/>
            <w:vMerge/>
          </w:tcPr>
          <w:p w14:paraId="20D17DD7" w14:textId="77777777" w:rsidR="0028727B" w:rsidRPr="002C6C11" w:rsidRDefault="0028727B" w:rsidP="00BF6989">
            <w:pPr>
              <w:rPr>
                <w:rFonts w:ascii="Montserrat" w:hAnsi="Montserrat"/>
                <w:color w:val="auto"/>
              </w:rPr>
            </w:pPr>
          </w:p>
        </w:tc>
        <w:tc>
          <w:tcPr>
            <w:tcW w:w="993" w:type="dxa"/>
            <w:vAlign w:val="center"/>
          </w:tcPr>
          <w:p w14:paraId="1FD556AE"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6327" w:type="dxa"/>
            <w:vAlign w:val="center"/>
          </w:tcPr>
          <w:p w14:paraId="566B262E" w14:textId="7CA27790"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Follow the 3GPP registration and PDU session establishment procedures</w:t>
            </w:r>
            <w:r w:rsidR="00F93A19" w:rsidRPr="002C6C11">
              <w:rPr>
                <w:rFonts w:ascii="Montserrat" w:eastAsia="Times New Roman" w:hAnsi="Montserrat"/>
                <w:color w:val="auto"/>
                <w:sz w:val="18"/>
                <w:szCs w:val="18"/>
                <w:lang w:eastAsia="en-GB"/>
              </w:rPr>
              <w:t xml:space="preserve"> (Ref. TS 23 502)</w:t>
            </w:r>
            <w:r w:rsidRPr="002C6C11">
              <w:rPr>
                <w:rFonts w:ascii="Montserrat" w:eastAsia="Times New Roman" w:hAnsi="Montserrat"/>
                <w:color w:val="auto"/>
                <w:sz w:val="18"/>
                <w:szCs w:val="18"/>
                <w:lang w:eastAsia="en-GB"/>
              </w:rPr>
              <w:t>.</w:t>
            </w:r>
          </w:p>
        </w:tc>
      </w:tr>
      <w:tr w:rsidR="008114EB" w:rsidRPr="00C80238" w14:paraId="3D6E0054" w14:textId="77777777" w:rsidTr="005E089E">
        <w:trPr>
          <w:trHeight w:val="300"/>
        </w:trPr>
        <w:tc>
          <w:tcPr>
            <w:tcW w:w="1696" w:type="dxa"/>
            <w:vAlign w:val="center"/>
          </w:tcPr>
          <w:p w14:paraId="2E941030"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7320" w:type="dxa"/>
            <w:gridSpan w:val="2"/>
            <w:vAlign w:val="center"/>
          </w:tcPr>
          <w:p w14:paraId="013DDDAE"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Fail/pass test</w:t>
            </w:r>
          </w:p>
        </w:tc>
      </w:tr>
      <w:tr w:rsidR="0028727B" w:rsidRPr="00C80238" w14:paraId="11409CB0" w14:textId="77777777" w:rsidTr="005E089E">
        <w:trPr>
          <w:trHeight w:val="300"/>
        </w:trPr>
        <w:tc>
          <w:tcPr>
            <w:tcW w:w="1696" w:type="dxa"/>
            <w:vAlign w:val="center"/>
          </w:tcPr>
          <w:p w14:paraId="400F5F1F" w14:textId="32BF2B60" w:rsidR="0028727B" w:rsidRPr="002C6C11" w:rsidRDefault="3BF9F2F0"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Expected</w:t>
            </w:r>
            <w:r w:rsidR="0028727B" w:rsidRPr="002C6C11">
              <w:rPr>
                <w:rFonts w:ascii="Montserrat" w:eastAsia="Times New Roman" w:hAnsi="Montserrat"/>
                <w:color w:val="auto"/>
                <w:sz w:val="18"/>
                <w:szCs w:val="18"/>
                <w:lang w:eastAsia="en-GB"/>
              </w:rPr>
              <w:t xml:space="preserve"> Result:</w:t>
            </w:r>
          </w:p>
        </w:tc>
        <w:tc>
          <w:tcPr>
            <w:tcW w:w="7320" w:type="dxa"/>
            <w:gridSpan w:val="2"/>
            <w:vAlign w:val="center"/>
          </w:tcPr>
          <w:p w14:paraId="28C10DF1"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The UE can exchange traffic with the DN.</w:t>
            </w:r>
          </w:p>
        </w:tc>
      </w:tr>
      <w:tr w:rsidR="52800D41" w:rsidRPr="00C80238" w14:paraId="5207F61F" w14:textId="77777777" w:rsidTr="7D4A2F10">
        <w:trPr>
          <w:trHeight w:val="300"/>
        </w:trPr>
        <w:tc>
          <w:tcPr>
            <w:tcW w:w="1696" w:type="dxa"/>
            <w:vAlign w:val="center"/>
          </w:tcPr>
          <w:p w14:paraId="1359A9AF" w14:textId="4E6C5401" w:rsidR="62329EF9" w:rsidRPr="002C6C11" w:rsidRDefault="4BA9B4DF" w:rsidP="52800D4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Actual </w:t>
            </w:r>
            <w:r w:rsidR="61BFE1FF" w:rsidRPr="002C6C11">
              <w:rPr>
                <w:rFonts w:ascii="Montserrat" w:eastAsia="Times New Roman" w:hAnsi="Montserrat"/>
                <w:color w:val="auto"/>
                <w:sz w:val="18"/>
                <w:szCs w:val="18"/>
                <w:lang w:eastAsia="en-GB"/>
              </w:rPr>
              <w:t>Result:</w:t>
            </w:r>
          </w:p>
        </w:tc>
        <w:tc>
          <w:tcPr>
            <w:tcW w:w="7320" w:type="dxa"/>
            <w:gridSpan w:val="2"/>
            <w:vAlign w:val="center"/>
          </w:tcPr>
          <w:p w14:paraId="4B9D3E15" w14:textId="79167EF6" w:rsidR="62329EF9" w:rsidRPr="002C6C11" w:rsidRDefault="62329EF9" w:rsidP="52800D41">
            <w:pPr>
              <w:rPr>
                <w:rFonts w:ascii="Montserrat" w:eastAsia="Times New Roman" w:hAnsi="Montserrat"/>
                <w:b/>
                <w:color w:val="92D050"/>
                <w:sz w:val="18"/>
                <w:szCs w:val="18"/>
                <w:lang w:eastAsia="en-GB"/>
              </w:rPr>
            </w:pPr>
            <w:r w:rsidRPr="002C6C11">
              <w:rPr>
                <w:rFonts w:ascii="Montserrat" w:eastAsia="Times New Roman" w:hAnsi="Montserrat"/>
                <w:b/>
                <w:color w:val="92D050"/>
                <w:sz w:val="18"/>
                <w:szCs w:val="18"/>
                <w:lang w:eastAsia="en-GB"/>
              </w:rPr>
              <w:t>PASS</w:t>
            </w:r>
          </w:p>
        </w:tc>
      </w:tr>
    </w:tbl>
    <w:p w14:paraId="76C7C002" w14:textId="77777777" w:rsidR="0028727B" w:rsidRPr="00CB317A" w:rsidRDefault="0028727B" w:rsidP="00BF6989">
      <w:pPr>
        <w:pStyle w:val="ParagraphText"/>
      </w:pPr>
    </w:p>
    <w:p w14:paraId="681E1625" w14:textId="77777777" w:rsidR="0028727B" w:rsidRPr="00CB317A" w:rsidRDefault="0028727B" w:rsidP="00BF6989">
      <w:pPr>
        <w:pStyle w:val="ParagraphText"/>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897"/>
        <w:gridCol w:w="6615"/>
      </w:tblGrid>
      <w:tr w:rsidR="008114EB" w:rsidRPr="00C80238" w14:paraId="0C650A0A" w14:textId="77777777" w:rsidTr="005E089E">
        <w:trPr>
          <w:trHeight w:val="300"/>
        </w:trPr>
        <w:tc>
          <w:tcPr>
            <w:tcW w:w="9067" w:type="dxa"/>
            <w:gridSpan w:val="3"/>
            <w:shd w:val="clear" w:color="auto" w:fill="A6C9EC"/>
            <w:vAlign w:val="center"/>
          </w:tcPr>
          <w:p w14:paraId="65446860" w14:textId="4F1DED86" w:rsidR="0028727B" w:rsidRPr="002C6C11" w:rsidRDefault="0028727B" w:rsidP="00BF6989">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 xml:space="preserve">Test Case </w:t>
            </w:r>
            <w:r w:rsidR="3986E560" w:rsidRPr="002C6C11">
              <w:rPr>
                <w:rFonts w:ascii="Montserrat" w:eastAsia="Times New Roman" w:hAnsi="Montserrat"/>
                <w:b/>
                <w:color w:val="auto"/>
                <w:sz w:val="18"/>
                <w:szCs w:val="18"/>
                <w:lang w:eastAsia="en-GB"/>
              </w:rPr>
              <w:t>9</w:t>
            </w:r>
          </w:p>
        </w:tc>
      </w:tr>
      <w:tr w:rsidR="008114EB" w:rsidRPr="00C80238" w14:paraId="60D48992" w14:textId="77777777" w:rsidTr="005E089E">
        <w:trPr>
          <w:trHeight w:val="300"/>
        </w:trPr>
        <w:tc>
          <w:tcPr>
            <w:tcW w:w="1555" w:type="dxa"/>
            <w:vAlign w:val="center"/>
          </w:tcPr>
          <w:p w14:paraId="1B3EC8F9"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Title: </w:t>
            </w:r>
          </w:p>
        </w:tc>
        <w:tc>
          <w:tcPr>
            <w:tcW w:w="7512" w:type="dxa"/>
            <w:gridSpan w:val="2"/>
            <w:vAlign w:val="center"/>
          </w:tcPr>
          <w:p w14:paraId="52B0B9CB" w14:textId="77777777" w:rsidR="0028727B" w:rsidRPr="002C6C11" w:rsidRDefault="0028727B" w:rsidP="00BF6989">
            <w:pPr>
              <w:jc w:val="both"/>
              <w:rPr>
                <w:rFonts w:ascii="Montserrat" w:hAnsi="Montserrat"/>
                <w:color w:val="auto"/>
              </w:rPr>
            </w:pPr>
            <w:r w:rsidRPr="002C6C11">
              <w:rPr>
                <w:rFonts w:ascii="Montserrat" w:eastAsia="Times New Roman" w:hAnsi="Montserrat"/>
                <w:color w:val="auto"/>
                <w:sz w:val="18"/>
                <w:szCs w:val="18"/>
                <w:lang w:eastAsia="en-GB"/>
              </w:rPr>
              <w:t>5G Registration and PDU Session Establishment over non-3GPP Access</w:t>
            </w:r>
          </w:p>
        </w:tc>
      </w:tr>
      <w:tr w:rsidR="008114EB" w:rsidRPr="00C80238" w14:paraId="5F597915" w14:textId="77777777" w:rsidTr="005E089E">
        <w:trPr>
          <w:trHeight w:val="300"/>
        </w:trPr>
        <w:tc>
          <w:tcPr>
            <w:tcW w:w="1555" w:type="dxa"/>
            <w:vAlign w:val="center"/>
          </w:tcPr>
          <w:p w14:paraId="54AE844C"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7512" w:type="dxa"/>
            <w:gridSpan w:val="2"/>
            <w:vAlign w:val="center"/>
          </w:tcPr>
          <w:p w14:paraId="461644C8"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HPE, RomARS</w:t>
            </w:r>
          </w:p>
        </w:tc>
      </w:tr>
      <w:tr w:rsidR="008114EB" w:rsidRPr="00C80238" w14:paraId="52719E55" w14:textId="77777777" w:rsidTr="005E089E">
        <w:trPr>
          <w:trHeight w:val="300"/>
        </w:trPr>
        <w:tc>
          <w:tcPr>
            <w:tcW w:w="1555" w:type="dxa"/>
            <w:vMerge w:val="restart"/>
            <w:vAlign w:val="center"/>
          </w:tcPr>
          <w:p w14:paraId="0686FEF6" w14:textId="77777777" w:rsidR="002F3739" w:rsidRPr="002C6C11" w:rsidRDefault="002F3739"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vAlign w:val="center"/>
          </w:tcPr>
          <w:p w14:paraId="03EFDF2A" w14:textId="77777777" w:rsidR="002F3739" w:rsidRPr="002C6C11" w:rsidRDefault="002F3739"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6615" w:type="dxa"/>
            <w:vAlign w:val="center"/>
          </w:tcPr>
          <w:p w14:paraId="2450FFCA" w14:textId="77777777" w:rsidR="002F3739" w:rsidRPr="002C6C11" w:rsidRDefault="002F3739" w:rsidP="00BF6989">
            <w:pPr>
              <w:jc w:val="both"/>
              <w:rPr>
                <w:rFonts w:ascii="Montserrat" w:hAnsi="Montserrat"/>
                <w:color w:val="auto"/>
              </w:rPr>
            </w:pPr>
            <w:r w:rsidRPr="002C6C11">
              <w:rPr>
                <w:rFonts w:ascii="Montserrat" w:eastAsia="Times New Roman" w:hAnsi="Montserrat"/>
                <w:color w:val="auto"/>
                <w:sz w:val="18"/>
                <w:szCs w:val="18"/>
                <w:lang w:eastAsia="en-GB"/>
              </w:rPr>
              <w:t>The N3IWF and the 5G Core are installed, operational, and integrated at near and far edge.</w:t>
            </w:r>
          </w:p>
        </w:tc>
      </w:tr>
      <w:tr w:rsidR="008114EB" w:rsidRPr="00C80238" w14:paraId="090B943B" w14:textId="77777777" w:rsidTr="005E089E">
        <w:trPr>
          <w:trHeight w:val="300"/>
        </w:trPr>
        <w:tc>
          <w:tcPr>
            <w:tcW w:w="1555" w:type="dxa"/>
            <w:vMerge/>
          </w:tcPr>
          <w:p w14:paraId="6BD3F453" w14:textId="77777777" w:rsidR="002F3739" w:rsidRPr="002C6C11" w:rsidRDefault="002F3739" w:rsidP="00BF6989">
            <w:pPr>
              <w:rPr>
                <w:rFonts w:ascii="Montserrat" w:hAnsi="Montserrat"/>
                <w:color w:val="auto"/>
              </w:rPr>
            </w:pPr>
          </w:p>
        </w:tc>
        <w:tc>
          <w:tcPr>
            <w:tcW w:w="897" w:type="dxa"/>
            <w:vAlign w:val="center"/>
          </w:tcPr>
          <w:p w14:paraId="3D50FF00" w14:textId="77777777" w:rsidR="002F3739" w:rsidRPr="002C6C11" w:rsidRDefault="002F3739"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6615" w:type="dxa"/>
          </w:tcPr>
          <w:p w14:paraId="67537DBC" w14:textId="77777777" w:rsidR="002F3739" w:rsidRPr="002C6C11" w:rsidRDefault="002F3739" w:rsidP="00BF6989">
            <w:pPr>
              <w:jc w:val="both"/>
              <w:rPr>
                <w:rFonts w:ascii="Montserrat" w:hAnsi="Montserrat"/>
                <w:color w:val="auto"/>
              </w:rPr>
            </w:pPr>
            <w:r w:rsidRPr="002C6C11">
              <w:rPr>
                <w:rFonts w:ascii="Montserrat" w:eastAsia="Times New Roman" w:hAnsi="Montserrat"/>
                <w:color w:val="auto"/>
                <w:sz w:val="18"/>
                <w:szCs w:val="18"/>
                <w:lang w:eastAsia="en-GB"/>
              </w:rPr>
              <w:t>The UE can reach at IP-level the N3IWF</w:t>
            </w:r>
          </w:p>
        </w:tc>
      </w:tr>
      <w:tr w:rsidR="008114EB" w:rsidRPr="00C80238" w14:paraId="2B418EED" w14:textId="77777777" w:rsidTr="005E089E">
        <w:trPr>
          <w:trHeight w:val="300"/>
        </w:trPr>
        <w:tc>
          <w:tcPr>
            <w:tcW w:w="1555" w:type="dxa"/>
            <w:vMerge/>
          </w:tcPr>
          <w:p w14:paraId="1C42435F" w14:textId="77777777" w:rsidR="002F3739" w:rsidRPr="002C6C11" w:rsidRDefault="002F3739" w:rsidP="00BF6989">
            <w:pPr>
              <w:rPr>
                <w:rFonts w:ascii="Montserrat" w:hAnsi="Montserrat"/>
                <w:color w:val="auto"/>
              </w:rPr>
            </w:pPr>
          </w:p>
        </w:tc>
        <w:tc>
          <w:tcPr>
            <w:tcW w:w="897" w:type="dxa"/>
            <w:vAlign w:val="center"/>
          </w:tcPr>
          <w:p w14:paraId="351F663C" w14:textId="77777777" w:rsidR="002F3739" w:rsidRPr="002C6C11" w:rsidRDefault="002F3739"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Pre3:</w:t>
            </w:r>
          </w:p>
        </w:tc>
        <w:tc>
          <w:tcPr>
            <w:tcW w:w="6615" w:type="dxa"/>
          </w:tcPr>
          <w:p w14:paraId="10A1D3A8" w14:textId="77777777" w:rsidR="002F3739" w:rsidRPr="002C6C11" w:rsidRDefault="002F3739"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UE data is provisioned in the 5GC.</w:t>
            </w:r>
          </w:p>
        </w:tc>
      </w:tr>
      <w:tr w:rsidR="008114EB" w:rsidRPr="00C80238" w14:paraId="3FCC8770" w14:textId="77777777" w:rsidTr="005E089E">
        <w:trPr>
          <w:trHeight w:val="300"/>
        </w:trPr>
        <w:tc>
          <w:tcPr>
            <w:tcW w:w="1555" w:type="dxa"/>
            <w:vMerge/>
          </w:tcPr>
          <w:p w14:paraId="0D14EB19" w14:textId="77777777" w:rsidR="002F3739" w:rsidRPr="002C6C11" w:rsidRDefault="002F3739" w:rsidP="00BF6989">
            <w:pPr>
              <w:rPr>
                <w:rFonts w:ascii="Montserrat" w:hAnsi="Montserrat"/>
                <w:color w:val="auto"/>
              </w:rPr>
            </w:pPr>
          </w:p>
        </w:tc>
        <w:tc>
          <w:tcPr>
            <w:tcW w:w="897" w:type="dxa"/>
            <w:vAlign w:val="center"/>
          </w:tcPr>
          <w:p w14:paraId="768BDF1E" w14:textId="77777777" w:rsidR="002F3739" w:rsidRPr="002C6C11" w:rsidRDefault="002F3739"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Pre4:</w:t>
            </w:r>
          </w:p>
        </w:tc>
        <w:tc>
          <w:tcPr>
            <w:tcW w:w="6615" w:type="dxa"/>
          </w:tcPr>
          <w:p w14:paraId="6EFB7536" w14:textId="77777777" w:rsidR="002F3739" w:rsidRPr="002C6C11" w:rsidRDefault="002F3739"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5GC and N3IWF are configured to grant the UE access to the targeted DN.</w:t>
            </w:r>
          </w:p>
        </w:tc>
      </w:tr>
      <w:tr w:rsidR="008114EB" w:rsidRPr="00C80238" w14:paraId="2AC4028D" w14:textId="77777777" w:rsidTr="005E089E">
        <w:trPr>
          <w:trHeight w:val="300"/>
        </w:trPr>
        <w:tc>
          <w:tcPr>
            <w:tcW w:w="1555" w:type="dxa"/>
            <w:vAlign w:val="center"/>
          </w:tcPr>
          <w:p w14:paraId="2474A00B"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7512" w:type="dxa"/>
            <w:gridSpan w:val="2"/>
            <w:vAlign w:val="center"/>
          </w:tcPr>
          <w:p w14:paraId="292C7CFF" w14:textId="0013B06C" w:rsidR="0028727B" w:rsidRPr="00CB317A" w:rsidRDefault="0028727B" w:rsidP="00BF6989">
            <w:pPr>
              <w:jc w:val="both"/>
              <w:rPr>
                <w:rFonts w:ascii="Montserrat" w:hAnsi="Montserrat"/>
                <w:color w:val="auto"/>
                <w:sz w:val="18"/>
                <w:szCs w:val="18"/>
                <w:lang w:eastAsia="en-GB"/>
              </w:rPr>
            </w:pPr>
            <w:r w:rsidRPr="00CB317A">
              <w:rPr>
                <w:rFonts w:ascii="Montserrat" w:hAnsi="Montserrat"/>
                <w:color w:val="auto"/>
                <w:sz w:val="18"/>
                <w:szCs w:val="18"/>
                <w:lang w:eastAsia="en-GB"/>
              </w:rPr>
              <w:t xml:space="preserve">This test case is designed to validate the non-3GPP access to the 5GC, demonstrating the N3IWF interoperability and the end-to-end availability of the connectivity service provided by the 5GC over </w:t>
            </w:r>
            <w:r w:rsidR="00A954B2" w:rsidRPr="00CB317A">
              <w:rPr>
                <w:rFonts w:ascii="Montserrat" w:hAnsi="Montserrat"/>
                <w:color w:val="auto"/>
                <w:sz w:val="18"/>
                <w:szCs w:val="18"/>
                <w:lang w:eastAsia="en-GB"/>
              </w:rPr>
              <w:t>non-</w:t>
            </w:r>
            <w:r w:rsidRPr="00CB317A">
              <w:rPr>
                <w:rFonts w:ascii="Montserrat" w:hAnsi="Montserrat"/>
                <w:color w:val="auto"/>
                <w:sz w:val="18"/>
                <w:szCs w:val="18"/>
                <w:lang w:eastAsia="en-GB"/>
              </w:rPr>
              <w:t>3GPP access.</w:t>
            </w:r>
          </w:p>
        </w:tc>
      </w:tr>
      <w:tr w:rsidR="008114EB" w:rsidRPr="00C80238" w14:paraId="38C18EA1" w14:textId="77777777" w:rsidTr="005E089E">
        <w:trPr>
          <w:trHeight w:val="300"/>
        </w:trPr>
        <w:tc>
          <w:tcPr>
            <w:tcW w:w="1555" w:type="dxa"/>
            <w:vMerge w:val="restart"/>
            <w:vAlign w:val="center"/>
          </w:tcPr>
          <w:p w14:paraId="3CA2B2BD"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vAlign w:val="center"/>
          </w:tcPr>
          <w:p w14:paraId="48AFDC7E"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6615" w:type="dxa"/>
            <w:vAlign w:val="center"/>
          </w:tcPr>
          <w:p w14:paraId="1DAAB3D4"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Start the UE. </w:t>
            </w:r>
          </w:p>
        </w:tc>
      </w:tr>
      <w:tr w:rsidR="008114EB" w:rsidRPr="00C80238" w14:paraId="0A45E6FA" w14:textId="77777777" w:rsidTr="005E089E">
        <w:trPr>
          <w:trHeight w:val="300"/>
        </w:trPr>
        <w:tc>
          <w:tcPr>
            <w:tcW w:w="1555" w:type="dxa"/>
            <w:vMerge/>
          </w:tcPr>
          <w:p w14:paraId="74897C52" w14:textId="77777777" w:rsidR="0028727B" w:rsidRPr="002C6C11" w:rsidRDefault="0028727B" w:rsidP="00BF6989">
            <w:pPr>
              <w:rPr>
                <w:rFonts w:ascii="Montserrat" w:hAnsi="Montserrat"/>
                <w:color w:val="auto"/>
              </w:rPr>
            </w:pPr>
          </w:p>
        </w:tc>
        <w:tc>
          <w:tcPr>
            <w:tcW w:w="897" w:type="dxa"/>
            <w:vAlign w:val="center"/>
          </w:tcPr>
          <w:p w14:paraId="59733AB7"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6615" w:type="dxa"/>
            <w:vAlign w:val="center"/>
          </w:tcPr>
          <w:p w14:paraId="34A07219" w14:textId="7BF71F63"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Follow the </w:t>
            </w:r>
            <w:r w:rsidR="007613EB" w:rsidRPr="002C6C11">
              <w:rPr>
                <w:rFonts w:ascii="Montserrat" w:eastAsia="Times New Roman" w:hAnsi="Montserrat"/>
                <w:color w:val="auto"/>
                <w:sz w:val="18"/>
                <w:szCs w:val="18"/>
                <w:lang w:eastAsia="en-GB"/>
              </w:rPr>
              <w:t xml:space="preserve">untrusted </w:t>
            </w:r>
            <w:r w:rsidR="00A954B2" w:rsidRPr="002C6C11">
              <w:rPr>
                <w:rFonts w:ascii="Montserrat" w:eastAsia="Times New Roman" w:hAnsi="Montserrat"/>
                <w:color w:val="auto"/>
                <w:sz w:val="18"/>
                <w:szCs w:val="18"/>
                <w:lang w:eastAsia="en-GB"/>
              </w:rPr>
              <w:t>non-</w:t>
            </w:r>
            <w:r w:rsidRPr="002C6C11">
              <w:rPr>
                <w:rFonts w:ascii="Montserrat" w:eastAsia="Times New Roman" w:hAnsi="Montserrat"/>
                <w:color w:val="auto"/>
                <w:sz w:val="18"/>
                <w:szCs w:val="18"/>
                <w:lang w:eastAsia="en-GB"/>
              </w:rPr>
              <w:t>3GPP registration and PDU session establishment procedures</w:t>
            </w:r>
            <w:r w:rsidR="001B6FF4" w:rsidRPr="002C6C11">
              <w:rPr>
                <w:rFonts w:ascii="Montserrat" w:eastAsia="Times New Roman" w:hAnsi="Montserrat"/>
                <w:color w:val="auto"/>
                <w:sz w:val="18"/>
                <w:szCs w:val="18"/>
                <w:lang w:eastAsia="en-GB"/>
              </w:rPr>
              <w:t xml:space="preserve"> (Ref. TS 23 502)</w:t>
            </w:r>
            <w:r w:rsidRPr="002C6C11">
              <w:rPr>
                <w:rFonts w:ascii="Montserrat" w:eastAsia="Times New Roman" w:hAnsi="Montserrat"/>
                <w:color w:val="auto"/>
                <w:sz w:val="18"/>
                <w:szCs w:val="18"/>
                <w:lang w:eastAsia="en-GB"/>
              </w:rPr>
              <w:t>.</w:t>
            </w:r>
          </w:p>
        </w:tc>
      </w:tr>
      <w:tr w:rsidR="008114EB" w:rsidRPr="00C80238" w14:paraId="6626CE93" w14:textId="77777777" w:rsidTr="005E089E">
        <w:trPr>
          <w:trHeight w:val="300"/>
        </w:trPr>
        <w:tc>
          <w:tcPr>
            <w:tcW w:w="1555" w:type="dxa"/>
            <w:vAlign w:val="center"/>
          </w:tcPr>
          <w:p w14:paraId="36BAB9A5"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7512" w:type="dxa"/>
            <w:gridSpan w:val="2"/>
            <w:vAlign w:val="center"/>
          </w:tcPr>
          <w:p w14:paraId="3470CAF4" w14:textId="77777777" w:rsidR="0028727B" w:rsidRPr="002C6C11" w:rsidRDefault="0028727B" w:rsidP="00BF6989">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Fail/pass test.</w:t>
            </w:r>
          </w:p>
        </w:tc>
      </w:tr>
      <w:tr w:rsidR="008114EB" w:rsidRPr="00C80238" w14:paraId="4E6917C1" w14:textId="77777777" w:rsidTr="005E089E">
        <w:trPr>
          <w:trHeight w:val="300"/>
        </w:trPr>
        <w:tc>
          <w:tcPr>
            <w:tcW w:w="1555" w:type="dxa"/>
            <w:vAlign w:val="center"/>
          </w:tcPr>
          <w:p w14:paraId="79CFD8BB" w14:textId="6AEFBFEA" w:rsidR="0028727B" w:rsidRPr="002C6C11" w:rsidRDefault="00D53F33"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Expected</w:t>
            </w:r>
            <w:r w:rsidR="0028727B" w:rsidRPr="002C6C11">
              <w:rPr>
                <w:rFonts w:ascii="Montserrat" w:eastAsia="Times New Roman" w:hAnsi="Montserrat"/>
                <w:color w:val="auto"/>
                <w:sz w:val="18"/>
                <w:szCs w:val="18"/>
                <w:lang w:eastAsia="en-GB"/>
              </w:rPr>
              <w:t xml:space="preserve"> Result:</w:t>
            </w:r>
          </w:p>
        </w:tc>
        <w:tc>
          <w:tcPr>
            <w:tcW w:w="7512" w:type="dxa"/>
            <w:gridSpan w:val="2"/>
            <w:vAlign w:val="center"/>
          </w:tcPr>
          <w:p w14:paraId="35BA7D63" w14:textId="77777777" w:rsidR="0028727B" w:rsidRPr="002C6C11" w:rsidRDefault="0028727B" w:rsidP="00BF6989">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The UE can exchange traffic with the DN.</w:t>
            </w:r>
          </w:p>
        </w:tc>
      </w:tr>
      <w:tr w:rsidR="52800D41" w:rsidRPr="00C80238" w14:paraId="332AE6F0" w14:textId="77777777" w:rsidTr="7D4A2F10">
        <w:trPr>
          <w:trHeight w:val="300"/>
        </w:trPr>
        <w:tc>
          <w:tcPr>
            <w:tcW w:w="1555" w:type="dxa"/>
            <w:vAlign w:val="center"/>
          </w:tcPr>
          <w:p w14:paraId="4908E831" w14:textId="04A49326" w:rsidR="1F38F658" w:rsidRPr="002C6C11" w:rsidRDefault="0C18240F" w:rsidP="52800D4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Actual </w:t>
            </w:r>
            <w:r w:rsidR="1CAA4538" w:rsidRPr="002C6C11">
              <w:rPr>
                <w:rFonts w:ascii="Montserrat" w:eastAsia="Times New Roman" w:hAnsi="Montserrat"/>
                <w:color w:val="auto"/>
                <w:sz w:val="18"/>
                <w:szCs w:val="18"/>
                <w:lang w:eastAsia="en-GB"/>
              </w:rPr>
              <w:t>Result:</w:t>
            </w:r>
          </w:p>
        </w:tc>
        <w:tc>
          <w:tcPr>
            <w:tcW w:w="7512" w:type="dxa"/>
            <w:gridSpan w:val="2"/>
            <w:vAlign w:val="center"/>
          </w:tcPr>
          <w:p w14:paraId="158FCB84" w14:textId="32AD0071" w:rsidR="1F38F658" w:rsidRPr="002C6C11" w:rsidRDefault="1F38F658" w:rsidP="52800D41">
            <w:pPr>
              <w:rPr>
                <w:rFonts w:ascii="Montserrat" w:eastAsia="Times New Roman" w:hAnsi="Montserrat"/>
                <w:b/>
                <w:color w:val="92D050"/>
                <w:sz w:val="18"/>
                <w:szCs w:val="18"/>
                <w:lang w:eastAsia="en-GB"/>
              </w:rPr>
            </w:pPr>
            <w:r w:rsidRPr="002C6C11">
              <w:rPr>
                <w:rFonts w:ascii="Montserrat" w:eastAsia="Times New Roman" w:hAnsi="Montserrat"/>
                <w:b/>
                <w:color w:val="92D050"/>
                <w:sz w:val="18"/>
                <w:szCs w:val="18"/>
                <w:lang w:eastAsia="en-GB"/>
              </w:rPr>
              <w:t>PASS</w:t>
            </w:r>
          </w:p>
        </w:tc>
      </w:tr>
    </w:tbl>
    <w:p w14:paraId="6A654A90" w14:textId="5DAB2647" w:rsidR="3A3DB175" w:rsidRPr="00CB317A" w:rsidRDefault="3A3DB175" w:rsidP="00BF6989">
      <w:pPr>
        <w:pStyle w:val="ParagraphText"/>
      </w:pPr>
    </w:p>
    <w:p w14:paraId="4DCCB7EF" w14:textId="77777777" w:rsidR="00C94DD6" w:rsidRPr="00CB317A" w:rsidRDefault="00C94DD6" w:rsidP="00BF6989">
      <w:pPr>
        <w:pStyle w:val="ParagraphText"/>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897"/>
        <w:gridCol w:w="6615"/>
      </w:tblGrid>
      <w:tr w:rsidR="008114EB" w:rsidRPr="00C80238" w14:paraId="4B829C66" w14:textId="77777777">
        <w:trPr>
          <w:trHeight w:val="300"/>
        </w:trPr>
        <w:tc>
          <w:tcPr>
            <w:tcW w:w="9067" w:type="dxa"/>
            <w:gridSpan w:val="3"/>
            <w:shd w:val="clear" w:color="auto" w:fill="A6C9EC"/>
            <w:vAlign w:val="center"/>
          </w:tcPr>
          <w:p w14:paraId="1755A409" w14:textId="4F717E09" w:rsidR="00C94DD6" w:rsidRPr="002C6C11" w:rsidRDefault="00C94DD6">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10</w:t>
            </w:r>
          </w:p>
        </w:tc>
      </w:tr>
      <w:tr w:rsidR="008114EB" w:rsidRPr="00C80238" w14:paraId="0F726BA6" w14:textId="77777777">
        <w:trPr>
          <w:trHeight w:val="300"/>
        </w:trPr>
        <w:tc>
          <w:tcPr>
            <w:tcW w:w="1555" w:type="dxa"/>
            <w:vAlign w:val="center"/>
          </w:tcPr>
          <w:p w14:paraId="6CB6D88F" w14:textId="77777777" w:rsidR="00C94DD6" w:rsidRPr="002C6C11" w:rsidRDefault="00C94DD6">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Title: </w:t>
            </w:r>
          </w:p>
        </w:tc>
        <w:tc>
          <w:tcPr>
            <w:tcW w:w="7512" w:type="dxa"/>
            <w:gridSpan w:val="2"/>
            <w:vAlign w:val="center"/>
          </w:tcPr>
          <w:p w14:paraId="3D9EC82E" w14:textId="0AA25D23" w:rsidR="00C94DD6" w:rsidRPr="002C6C11" w:rsidRDefault="00C94DD6">
            <w:pPr>
              <w:jc w:val="both"/>
              <w:rPr>
                <w:rFonts w:ascii="Montserrat" w:hAnsi="Montserrat"/>
                <w:color w:val="auto"/>
              </w:rPr>
            </w:pPr>
            <w:r w:rsidRPr="002C6C11">
              <w:rPr>
                <w:rFonts w:ascii="Montserrat" w:eastAsia="Times New Roman" w:hAnsi="Montserrat"/>
                <w:color w:val="auto"/>
                <w:sz w:val="18"/>
                <w:szCs w:val="18"/>
                <w:lang w:eastAsia="en-GB"/>
              </w:rPr>
              <w:t>N3IWF Qo</w:t>
            </w:r>
            <w:r w:rsidR="002B5D2B" w:rsidRPr="002C6C11">
              <w:rPr>
                <w:rFonts w:ascii="Montserrat" w:eastAsia="Times New Roman" w:hAnsi="Montserrat"/>
                <w:color w:val="auto"/>
                <w:sz w:val="18"/>
                <w:szCs w:val="18"/>
                <w:lang w:eastAsia="en-GB"/>
              </w:rPr>
              <w:t>S</w:t>
            </w:r>
            <w:r w:rsidRPr="002C6C11">
              <w:rPr>
                <w:rFonts w:ascii="Montserrat" w:eastAsia="Times New Roman" w:hAnsi="Montserrat"/>
                <w:color w:val="auto"/>
                <w:sz w:val="18"/>
                <w:szCs w:val="18"/>
                <w:lang w:eastAsia="en-GB"/>
              </w:rPr>
              <w:t xml:space="preserve"> Enforcement over 5G non-3GPP Access</w:t>
            </w:r>
          </w:p>
        </w:tc>
      </w:tr>
      <w:tr w:rsidR="008114EB" w:rsidRPr="00C80238" w14:paraId="0603B225" w14:textId="77777777">
        <w:trPr>
          <w:trHeight w:val="300"/>
        </w:trPr>
        <w:tc>
          <w:tcPr>
            <w:tcW w:w="1555" w:type="dxa"/>
            <w:vAlign w:val="center"/>
          </w:tcPr>
          <w:p w14:paraId="3398781A" w14:textId="77777777" w:rsidR="00C94DD6" w:rsidRPr="002C6C11" w:rsidRDefault="00C94DD6">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7512" w:type="dxa"/>
            <w:gridSpan w:val="2"/>
            <w:vAlign w:val="center"/>
          </w:tcPr>
          <w:p w14:paraId="7B444B25" w14:textId="77777777" w:rsidR="00C94DD6" w:rsidRPr="002C6C11" w:rsidRDefault="00C94DD6">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HPE, RomARS</w:t>
            </w:r>
          </w:p>
        </w:tc>
      </w:tr>
      <w:tr w:rsidR="008114EB" w:rsidRPr="00C80238" w14:paraId="37A208BE" w14:textId="77777777">
        <w:trPr>
          <w:trHeight w:val="300"/>
        </w:trPr>
        <w:tc>
          <w:tcPr>
            <w:tcW w:w="1555" w:type="dxa"/>
            <w:vMerge w:val="restart"/>
            <w:vAlign w:val="center"/>
          </w:tcPr>
          <w:p w14:paraId="56D5F7E7" w14:textId="77777777" w:rsidR="00C94DD6" w:rsidRPr="002C6C11" w:rsidRDefault="00C94DD6">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vAlign w:val="center"/>
          </w:tcPr>
          <w:p w14:paraId="6994372D" w14:textId="77777777" w:rsidR="00C94DD6" w:rsidRPr="002C6C11" w:rsidRDefault="00C94DD6">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6615" w:type="dxa"/>
            <w:vAlign w:val="center"/>
          </w:tcPr>
          <w:p w14:paraId="7615A684" w14:textId="77777777" w:rsidR="00C94DD6" w:rsidRPr="002C6C11" w:rsidRDefault="00C94DD6">
            <w:pPr>
              <w:jc w:val="both"/>
              <w:rPr>
                <w:rFonts w:ascii="Montserrat" w:hAnsi="Montserrat"/>
                <w:color w:val="auto"/>
              </w:rPr>
            </w:pPr>
            <w:r w:rsidRPr="002C6C11">
              <w:rPr>
                <w:rFonts w:ascii="Montserrat" w:eastAsia="Times New Roman" w:hAnsi="Montserrat"/>
                <w:color w:val="auto"/>
                <w:sz w:val="18"/>
                <w:szCs w:val="18"/>
                <w:lang w:eastAsia="en-GB"/>
              </w:rPr>
              <w:t>The N3IWF and the 5G Core are installed, operational, and integrated at near and far edge.</w:t>
            </w:r>
          </w:p>
        </w:tc>
      </w:tr>
      <w:tr w:rsidR="008114EB" w:rsidRPr="00C80238" w14:paraId="391BE64E" w14:textId="77777777">
        <w:trPr>
          <w:trHeight w:val="300"/>
        </w:trPr>
        <w:tc>
          <w:tcPr>
            <w:tcW w:w="1555" w:type="dxa"/>
            <w:vMerge/>
          </w:tcPr>
          <w:p w14:paraId="5E36455A" w14:textId="77777777" w:rsidR="00C94DD6" w:rsidRPr="002C6C11" w:rsidRDefault="00C94DD6">
            <w:pPr>
              <w:rPr>
                <w:rFonts w:ascii="Montserrat" w:hAnsi="Montserrat"/>
                <w:color w:val="auto"/>
              </w:rPr>
            </w:pPr>
          </w:p>
        </w:tc>
        <w:tc>
          <w:tcPr>
            <w:tcW w:w="897" w:type="dxa"/>
            <w:vAlign w:val="center"/>
          </w:tcPr>
          <w:p w14:paraId="630F6FD9" w14:textId="77777777" w:rsidR="00C94DD6" w:rsidRPr="002C6C11" w:rsidRDefault="00C94DD6">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6615" w:type="dxa"/>
          </w:tcPr>
          <w:p w14:paraId="6242D616" w14:textId="77777777" w:rsidR="00C94DD6" w:rsidRPr="002C6C11" w:rsidRDefault="00C94DD6">
            <w:pPr>
              <w:jc w:val="both"/>
              <w:rPr>
                <w:rFonts w:ascii="Montserrat" w:hAnsi="Montserrat"/>
                <w:color w:val="auto"/>
              </w:rPr>
            </w:pPr>
            <w:r w:rsidRPr="002C6C11">
              <w:rPr>
                <w:rFonts w:ascii="Montserrat" w:eastAsia="Times New Roman" w:hAnsi="Montserrat"/>
                <w:color w:val="auto"/>
                <w:sz w:val="18"/>
                <w:szCs w:val="18"/>
                <w:lang w:eastAsia="en-GB"/>
              </w:rPr>
              <w:t>The UE can reach at IP-level the N3IWF</w:t>
            </w:r>
          </w:p>
        </w:tc>
      </w:tr>
      <w:tr w:rsidR="008114EB" w:rsidRPr="00C80238" w14:paraId="30A58583" w14:textId="77777777">
        <w:trPr>
          <w:trHeight w:val="300"/>
        </w:trPr>
        <w:tc>
          <w:tcPr>
            <w:tcW w:w="1555" w:type="dxa"/>
            <w:vMerge/>
          </w:tcPr>
          <w:p w14:paraId="7E5F0FC8" w14:textId="77777777" w:rsidR="00C94DD6" w:rsidRPr="002C6C11" w:rsidRDefault="00C94DD6">
            <w:pPr>
              <w:rPr>
                <w:rFonts w:ascii="Montserrat" w:hAnsi="Montserrat"/>
                <w:color w:val="auto"/>
              </w:rPr>
            </w:pPr>
          </w:p>
        </w:tc>
        <w:tc>
          <w:tcPr>
            <w:tcW w:w="897" w:type="dxa"/>
            <w:vAlign w:val="center"/>
          </w:tcPr>
          <w:p w14:paraId="1FED5682" w14:textId="77777777" w:rsidR="00C94DD6" w:rsidRPr="002C6C11" w:rsidRDefault="00C94DD6">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Pre3:</w:t>
            </w:r>
          </w:p>
        </w:tc>
        <w:tc>
          <w:tcPr>
            <w:tcW w:w="6615" w:type="dxa"/>
          </w:tcPr>
          <w:p w14:paraId="6F1C6D99" w14:textId="51D31806" w:rsidR="00C94DD6" w:rsidRPr="002C6C11" w:rsidRDefault="00C94DD6">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UE </w:t>
            </w:r>
            <w:r w:rsidR="00161DD3" w:rsidRPr="002C6C11">
              <w:rPr>
                <w:rFonts w:ascii="Montserrat" w:eastAsia="Times New Roman" w:hAnsi="Montserrat"/>
                <w:color w:val="auto"/>
                <w:sz w:val="18"/>
                <w:szCs w:val="18"/>
                <w:lang w:eastAsia="en-GB"/>
              </w:rPr>
              <w:t xml:space="preserve">QoS </w:t>
            </w:r>
            <w:r w:rsidR="00F63043" w:rsidRPr="002C6C11">
              <w:rPr>
                <w:rFonts w:ascii="Montserrat" w:eastAsia="Times New Roman" w:hAnsi="Montserrat"/>
                <w:color w:val="auto"/>
                <w:sz w:val="18"/>
                <w:szCs w:val="18"/>
                <w:lang w:eastAsia="en-GB"/>
              </w:rPr>
              <w:t xml:space="preserve">subscription </w:t>
            </w:r>
            <w:r w:rsidRPr="002C6C11">
              <w:rPr>
                <w:rFonts w:ascii="Montserrat" w:eastAsia="Times New Roman" w:hAnsi="Montserrat"/>
                <w:color w:val="auto"/>
                <w:sz w:val="18"/>
                <w:szCs w:val="18"/>
                <w:lang w:eastAsia="en-GB"/>
              </w:rPr>
              <w:t>data is provisioned in the 5GC</w:t>
            </w:r>
            <w:r w:rsidR="00161DD3" w:rsidRPr="002C6C11">
              <w:rPr>
                <w:rFonts w:ascii="Montserrat" w:eastAsia="Times New Roman" w:hAnsi="Montserrat"/>
                <w:color w:val="auto"/>
                <w:sz w:val="18"/>
                <w:szCs w:val="18"/>
                <w:lang w:eastAsia="en-GB"/>
              </w:rPr>
              <w:t>.</w:t>
            </w:r>
            <w:r w:rsidR="00040A54" w:rsidRPr="002C6C11">
              <w:rPr>
                <w:rFonts w:ascii="Montserrat" w:eastAsia="Times New Roman" w:hAnsi="Montserrat"/>
                <w:color w:val="auto"/>
                <w:sz w:val="18"/>
                <w:szCs w:val="18"/>
                <w:lang w:eastAsia="en-GB"/>
              </w:rPr>
              <w:t xml:space="preserve"> This includes the definition of </w:t>
            </w:r>
            <w:r w:rsidR="00AF4674" w:rsidRPr="002C6C11">
              <w:rPr>
                <w:rFonts w:ascii="Montserrat" w:eastAsia="Times New Roman" w:hAnsi="Montserrat"/>
                <w:color w:val="auto"/>
                <w:sz w:val="18"/>
                <w:szCs w:val="18"/>
                <w:lang w:eastAsia="en-GB"/>
              </w:rPr>
              <w:t>the</w:t>
            </w:r>
            <w:r w:rsidR="00040A54" w:rsidRPr="002C6C11">
              <w:rPr>
                <w:rFonts w:ascii="Montserrat" w:eastAsia="Times New Roman" w:hAnsi="Montserrat"/>
                <w:color w:val="auto"/>
                <w:sz w:val="18"/>
                <w:szCs w:val="18"/>
                <w:lang w:eastAsia="en-GB"/>
              </w:rPr>
              <w:t xml:space="preserve"> maximum</w:t>
            </w:r>
            <w:r w:rsidR="00AF4674" w:rsidRPr="002C6C11">
              <w:rPr>
                <w:rFonts w:ascii="Montserrat" w:eastAsia="Times New Roman" w:hAnsi="Montserrat"/>
                <w:color w:val="auto"/>
                <w:sz w:val="18"/>
                <w:szCs w:val="18"/>
                <w:lang w:eastAsia="en-GB"/>
              </w:rPr>
              <w:t xml:space="preserve"> data</w:t>
            </w:r>
            <w:r w:rsidR="00040A54" w:rsidRPr="002C6C11">
              <w:rPr>
                <w:rFonts w:ascii="Montserrat" w:eastAsia="Times New Roman" w:hAnsi="Montserrat"/>
                <w:color w:val="auto"/>
                <w:sz w:val="18"/>
                <w:szCs w:val="18"/>
                <w:lang w:eastAsia="en-GB"/>
              </w:rPr>
              <w:t xml:space="preserve"> rate achievable by the UE.</w:t>
            </w:r>
          </w:p>
        </w:tc>
      </w:tr>
      <w:tr w:rsidR="008114EB" w:rsidRPr="00C80238" w14:paraId="1C3C8AEE" w14:textId="77777777">
        <w:trPr>
          <w:trHeight w:val="300"/>
        </w:trPr>
        <w:tc>
          <w:tcPr>
            <w:tcW w:w="1555" w:type="dxa"/>
            <w:vMerge/>
          </w:tcPr>
          <w:p w14:paraId="58FFC10A" w14:textId="77777777" w:rsidR="00C94DD6" w:rsidRPr="002C6C11" w:rsidRDefault="00C94DD6">
            <w:pPr>
              <w:rPr>
                <w:rFonts w:ascii="Montserrat" w:hAnsi="Montserrat"/>
                <w:color w:val="auto"/>
              </w:rPr>
            </w:pPr>
          </w:p>
        </w:tc>
        <w:tc>
          <w:tcPr>
            <w:tcW w:w="897" w:type="dxa"/>
            <w:vAlign w:val="center"/>
          </w:tcPr>
          <w:p w14:paraId="669D7D4A" w14:textId="77777777" w:rsidR="00C94DD6" w:rsidRPr="002C6C11" w:rsidRDefault="00C94DD6">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Pre4:</w:t>
            </w:r>
          </w:p>
        </w:tc>
        <w:tc>
          <w:tcPr>
            <w:tcW w:w="6615" w:type="dxa"/>
          </w:tcPr>
          <w:p w14:paraId="42DC65DC" w14:textId="506CD690" w:rsidR="00C94DD6" w:rsidRPr="002C6C11" w:rsidRDefault="006617C1">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5GC and N3IWF are configured to grant the UE access to the targeted DN.</w:t>
            </w:r>
          </w:p>
        </w:tc>
      </w:tr>
      <w:tr w:rsidR="008114EB" w:rsidRPr="00C80238" w14:paraId="7BBB4782" w14:textId="77777777">
        <w:trPr>
          <w:trHeight w:val="300"/>
        </w:trPr>
        <w:tc>
          <w:tcPr>
            <w:tcW w:w="1555" w:type="dxa"/>
            <w:vAlign w:val="center"/>
          </w:tcPr>
          <w:p w14:paraId="59AA966A" w14:textId="77777777" w:rsidR="00C94DD6" w:rsidRPr="002C6C11" w:rsidRDefault="00C94DD6">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7512" w:type="dxa"/>
            <w:gridSpan w:val="2"/>
            <w:vAlign w:val="center"/>
          </w:tcPr>
          <w:p w14:paraId="00594511" w14:textId="6B26050F" w:rsidR="00C94DD6" w:rsidRPr="00CB317A" w:rsidRDefault="00C94DD6">
            <w:pPr>
              <w:jc w:val="both"/>
              <w:rPr>
                <w:rFonts w:ascii="Montserrat" w:hAnsi="Montserrat"/>
                <w:color w:val="auto"/>
                <w:sz w:val="18"/>
                <w:szCs w:val="18"/>
                <w:lang w:eastAsia="en-GB"/>
              </w:rPr>
            </w:pPr>
            <w:r w:rsidRPr="00CB317A">
              <w:rPr>
                <w:rFonts w:ascii="Montserrat" w:hAnsi="Montserrat"/>
                <w:color w:val="auto"/>
                <w:sz w:val="18"/>
                <w:szCs w:val="18"/>
                <w:lang w:eastAsia="en-GB"/>
              </w:rPr>
              <w:t xml:space="preserve">This test case is designed to validate the </w:t>
            </w:r>
            <w:r w:rsidR="002D65E5" w:rsidRPr="00CB317A">
              <w:rPr>
                <w:rFonts w:ascii="Montserrat" w:hAnsi="Montserrat"/>
                <w:color w:val="auto"/>
                <w:sz w:val="18"/>
                <w:szCs w:val="18"/>
                <w:lang w:eastAsia="en-GB"/>
              </w:rPr>
              <w:t xml:space="preserve">QoS enforcement functionality over </w:t>
            </w:r>
            <w:r w:rsidRPr="00CB317A">
              <w:rPr>
                <w:rFonts w:ascii="Montserrat" w:hAnsi="Montserrat"/>
                <w:color w:val="auto"/>
                <w:sz w:val="18"/>
                <w:szCs w:val="18"/>
                <w:lang w:eastAsia="en-GB"/>
              </w:rPr>
              <w:t>non-3GPP access</w:t>
            </w:r>
            <w:r w:rsidR="002D65E5" w:rsidRPr="00CB317A">
              <w:rPr>
                <w:rFonts w:ascii="Montserrat" w:hAnsi="Montserrat"/>
                <w:color w:val="auto"/>
                <w:sz w:val="18"/>
                <w:szCs w:val="18"/>
                <w:lang w:eastAsia="en-GB"/>
              </w:rPr>
              <w:t xml:space="preserve">, </w:t>
            </w:r>
            <w:r w:rsidRPr="00CB317A">
              <w:rPr>
                <w:rFonts w:ascii="Montserrat" w:hAnsi="Montserrat"/>
                <w:color w:val="auto"/>
                <w:sz w:val="18"/>
                <w:szCs w:val="18"/>
                <w:lang w:eastAsia="en-GB"/>
              </w:rPr>
              <w:t xml:space="preserve">demonstrating </w:t>
            </w:r>
            <w:r w:rsidR="002D65E5" w:rsidRPr="00CB317A">
              <w:rPr>
                <w:rFonts w:ascii="Montserrat" w:hAnsi="Montserrat"/>
                <w:color w:val="auto"/>
                <w:sz w:val="18"/>
                <w:szCs w:val="18"/>
                <w:lang w:eastAsia="en-GB"/>
              </w:rPr>
              <w:t xml:space="preserve">also </w:t>
            </w:r>
            <w:r w:rsidRPr="00CB317A">
              <w:rPr>
                <w:rFonts w:ascii="Montserrat" w:hAnsi="Montserrat"/>
                <w:color w:val="auto"/>
                <w:sz w:val="18"/>
                <w:szCs w:val="18"/>
                <w:lang w:eastAsia="en-GB"/>
              </w:rPr>
              <w:t>N3IWF interoperability</w:t>
            </w:r>
            <w:r w:rsidR="002D65E5" w:rsidRPr="00CB317A">
              <w:rPr>
                <w:rFonts w:ascii="Montserrat" w:hAnsi="Montserrat"/>
                <w:color w:val="auto"/>
                <w:sz w:val="18"/>
                <w:szCs w:val="18"/>
                <w:lang w:eastAsia="en-GB"/>
              </w:rPr>
              <w:t xml:space="preserve"> with the 5GC</w:t>
            </w:r>
            <w:r w:rsidRPr="00CB317A">
              <w:rPr>
                <w:rFonts w:ascii="Montserrat" w:hAnsi="Montserrat"/>
                <w:color w:val="auto"/>
                <w:sz w:val="18"/>
                <w:szCs w:val="18"/>
                <w:lang w:eastAsia="en-GB"/>
              </w:rPr>
              <w:t xml:space="preserve"> and the </w:t>
            </w:r>
            <w:r w:rsidR="00F9555A" w:rsidRPr="00CB317A">
              <w:rPr>
                <w:rFonts w:ascii="Montserrat" w:hAnsi="Montserrat"/>
                <w:color w:val="auto"/>
                <w:sz w:val="18"/>
                <w:szCs w:val="18"/>
                <w:lang w:eastAsia="en-GB"/>
              </w:rPr>
              <w:t xml:space="preserve">creation of an </w:t>
            </w:r>
            <w:r w:rsidRPr="00CB317A">
              <w:rPr>
                <w:rFonts w:ascii="Montserrat" w:hAnsi="Montserrat"/>
                <w:color w:val="auto"/>
                <w:sz w:val="18"/>
                <w:szCs w:val="18"/>
                <w:lang w:eastAsia="en-GB"/>
              </w:rPr>
              <w:t xml:space="preserve">end-to-end connectivity </w:t>
            </w:r>
            <w:r w:rsidR="00C9263B" w:rsidRPr="00CB317A">
              <w:rPr>
                <w:rFonts w:ascii="Montserrat" w:hAnsi="Montserrat"/>
                <w:color w:val="auto"/>
                <w:sz w:val="18"/>
                <w:szCs w:val="18"/>
                <w:lang w:eastAsia="en-GB"/>
              </w:rPr>
              <w:t>service</w:t>
            </w:r>
            <w:r w:rsidR="001A7C4A" w:rsidRPr="00CB317A">
              <w:rPr>
                <w:rFonts w:ascii="Montserrat" w:hAnsi="Montserrat"/>
                <w:color w:val="auto"/>
                <w:sz w:val="18"/>
                <w:szCs w:val="18"/>
                <w:lang w:eastAsia="en-GB"/>
              </w:rPr>
              <w:t xml:space="preserve"> with dedicated QoS</w:t>
            </w:r>
            <w:r w:rsidR="00C9263B" w:rsidRPr="00CB317A">
              <w:rPr>
                <w:rFonts w:ascii="Montserrat" w:hAnsi="Montserrat"/>
                <w:color w:val="auto"/>
                <w:sz w:val="18"/>
                <w:szCs w:val="18"/>
                <w:lang w:eastAsia="en-GB"/>
              </w:rPr>
              <w:t xml:space="preserve"> </w:t>
            </w:r>
            <w:r w:rsidRPr="00CB317A">
              <w:rPr>
                <w:rFonts w:ascii="Montserrat" w:hAnsi="Montserrat"/>
                <w:color w:val="auto"/>
                <w:sz w:val="18"/>
                <w:szCs w:val="18"/>
                <w:lang w:eastAsia="en-GB"/>
              </w:rPr>
              <w:t>over non-3GPP access.</w:t>
            </w:r>
          </w:p>
        </w:tc>
      </w:tr>
      <w:tr w:rsidR="008114EB" w:rsidRPr="00C80238" w14:paraId="1E3D2008" w14:textId="77777777">
        <w:trPr>
          <w:trHeight w:val="300"/>
        </w:trPr>
        <w:tc>
          <w:tcPr>
            <w:tcW w:w="1555" w:type="dxa"/>
            <w:vMerge w:val="restart"/>
            <w:vAlign w:val="center"/>
          </w:tcPr>
          <w:p w14:paraId="5AB3381E" w14:textId="77777777" w:rsidR="00C94DD6" w:rsidRPr="002C6C11" w:rsidRDefault="00C94DD6">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vAlign w:val="center"/>
          </w:tcPr>
          <w:p w14:paraId="287CC2B9" w14:textId="77777777" w:rsidR="00C94DD6" w:rsidRPr="002C6C11" w:rsidRDefault="00C94DD6">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6615" w:type="dxa"/>
            <w:vAlign w:val="center"/>
          </w:tcPr>
          <w:p w14:paraId="5546F54B" w14:textId="77777777" w:rsidR="00C94DD6" w:rsidRPr="002C6C11" w:rsidRDefault="00C94DD6">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Start the UE. </w:t>
            </w:r>
          </w:p>
        </w:tc>
      </w:tr>
      <w:tr w:rsidR="008114EB" w:rsidRPr="00C80238" w14:paraId="413EFFC6" w14:textId="77777777">
        <w:trPr>
          <w:trHeight w:val="300"/>
        </w:trPr>
        <w:tc>
          <w:tcPr>
            <w:tcW w:w="1555" w:type="dxa"/>
            <w:vMerge/>
          </w:tcPr>
          <w:p w14:paraId="2A0287F5" w14:textId="77777777" w:rsidR="00C94DD6" w:rsidRPr="002C6C11" w:rsidRDefault="00C94DD6">
            <w:pPr>
              <w:rPr>
                <w:rFonts w:ascii="Montserrat" w:hAnsi="Montserrat"/>
                <w:color w:val="auto"/>
              </w:rPr>
            </w:pPr>
          </w:p>
        </w:tc>
        <w:tc>
          <w:tcPr>
            <w:tcW w:w="897" w:type="dxa"/>
            <w:vAlign w:val="center"/>
          </w:tcPr>
          <w:p w14:paraId="3E268C8F" w14:textId="77777777" w:rsidR="00C94DD6" w:rsidRPr="002C6C11" w:rsidRDefault="00C94DD6">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6615" w:type="dxa"/>
            <w:vAlign w:val="center"/>
          </w:tcPr>
          <w:p w14:paraId="67EB1985" w14:textId="77777777" w:rsidR="00C94DD6" w:rsidRPr="002C6C11" w:rsidRDefault="00C94DD6">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Follow the untrusted non-3GPP registration and PDU session establishment procedures.</w:t>
            </w:r>
          </w:p>
        </w:tc>
      </w:tr>
      <w:tr w:rsidR="008114EB" w:rsidRPr="00C80238" w14:paraId="54DF8B0F" w14:textId="77777777">
        <w:trPr>
          <w:trHeight w:val="300"/>
        </w:trPr>
        <w:tc>
          <w:tcPr>
            <w:tcW w:w="1555" w:type="dxa"/>
            <w:vAlign w:val="center"/>
          </w:tcPr>
          <w:p w14:paraId="28E71D75" w14:textId="77777777" w:rsidR="00C94DD6" w:rsidRPr="002C6C11" w:rsidRDefault="00C94DD6">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7512" w:type="dxa"/>
            <w:gridSpan w:val="2"/>
            <w:vAlign w:val="center"/>
          </w:tcPr>
          <w:p w14:paraId="4561D2C4" w14:textId="77777777" w:rsidR="00C94DD6" w:rsidRPr="002C6C11" w:rsidRDefault="00C94DD6">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Fail/pass test.</w:t>
            </w:r>
          </w:p>
        </w:tc>
      </w:tr>
      <w:tr w:rsidR="008114EB" w:rsidRPr="00C80238" w14:paraId="03E1E884" w14:textId="77777777">
        <w:trPr>
          <w:trHeight w:val="300"/>
        </w:trPr>
        <w:tc>
          <w:tcPr>
            <w:tcW w:w="1555" w:type="dxa"/>
            <w:vAlign w:val="center"/>
          </w:tcPr>
          <w:p w14:paraId="1EE6A0D5" w14:textId="11DBB533" w:rsidR="00C94DD6" w:rsidRPr="002C6C11" w:rsidRDefault="12666486">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Expected</w:t>
            </w:r>
            <w:r w:rsidR="00C94DD6" w:rsidRPr="002C6C11">
              <w:rPr>
                <w:rFonts w:ascii="Montserrat" w:eastAsia="Times New Roman" w:hAnsi="Montserrat"/>
                <w:color w:val="auto"/>
                <w:sz w:val="18"/>
                <w:szCs w:val="18"/>
                <w:lang w:eastAsia="en-GB"/>
              </w:rPr>
              <w:t xml:space="preserve"> Result:</w:t>
            </w:r>
          </w:p>
        </w:tc>
        <w:tc>
          <w:tcPr>
            <w:tcW w:w="7512" w:type="dxa"/>
            <w:gridSpan w:val="2"/>
            <w:vAlign w:val="center"/>
          </w:tcPr>
          <w:p w14:paraId="10B4D1D1" w14:textId="00C94024" w:rsidR="00C94DD6" w:rsidRPr="002C6C11" w:rsidRDefault="00C94DD6">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The UE can exchange traffic with the DN</w:t>
            </w:r>
            <w:r w:rsidR="00C41330" w:rsidRPr="002C6C11">
              <w:rPr>
                <w:rFonts w:ascii="Montserrat" w:eastAsia="Times New Roman" w:hAnsi="Montserrat"/>
                <w:color w:val="auto"/>
                <w:sz w:val="18"/>
                <w:szCs w:val="18"/>
                <w:lang w:eastAsia="en-GB"/>
              </w:rPr>
              <w:t xml:space="preserve"> at the maximum rate specified in the 5GCN.</w:t>
            </w:r>
          </w:p>
        </w:tc>
      </w:tr>
      <w:tr w:rsidR="52800D41" w:rsidRPr="00C80238" w14:paraId="3E89C7FE" w14:textId="77777777" w:rsidTr="7D4A2F10">
        <w:trPr>
          <w:trHeight w:val="300"/>
        </w:trPr>
        <w:tc>
          <w:tcPr>
            <w:tcW w:w="1555" w:type="dxa"/>
            <w:vAlign w:val="center"/>
          </w:tcPr>
          <w:p w14:paraId="0E65E91B" w14:textId="358F72F8" w:rsidR="23B8839E" w:rsidRPr="002C6C11" w:rsidRDefault="6BF8265C" w:rsidP="52800D4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Actual </w:t>
            </w:r>
            <w:r w:rsidR="73D88222" w:rsidRPr="002C6C11">
              <w:rPr>
                <w:rFonts w:ascii="Montserrat" w:eastAsia="Times New Roman" w:hAnsi="Montserrat"/>
                <w:color w:val="auto"/>
                <w:sz w:val="18"/>
                <w:szCs w:val="18"/>
                <w:lang w:eastAsia="en-GB"/>
              </w:rPr>
              <w:t>Result:</w:t>
            </w:r>
          </w:p>
        </w:tc>
        <w:tc>
          <w:tcPr>
            <w:tcW w:w="7512" w:type="dxa"/>
            <w:gridSpan w:val="2"/>
            <w:vAlign w:val="center"/>
          </w:tcPr>
          <w:p w14:paraId="6E3A63D1" w14:textId="72DD9C11" w:rsidR="23B8839E" w:rsidRPr="002C6C11" w:rsidRDefault="23B8839E" w:rsidP="52800D41">
            <w:pPr>
              <w:rPr>
                <w:rFonts w:ascii="Montserrat" w:eastAsia="Times New Roman" w:hAnsi="Montserrat"/>
                <w:b/>
                <w:color w:val="92D050"/>
                <w:sz w:val="18"/>
                <w:szCs w:val="18"/>
                <w:lang w:eastAsia="en-GB"/>
              </w:rPr>
            </w:pPr>
            <w:r w:rsidRPr="002C6C11">
              <w:rPr>
                <w:rFonts w:ascii="Montserrat" w:eastAsia="Times New Roman" w:hAnsi="Montserrat"/>
                <w:b/>
                <w:color w:val="92D050"/>
                <w:sz w:val="18"/>
                <w:szCs w:val="18"/>
                <w:lang w:eastAsia="en-GB"/>
              </w:rPr>
              <w:t>PASS</w:t>
            </w:r>
          </w:p>
        </w:tc>
      </w:tr>
    </w:tbl>
    <w:p w14:paraId="5576311F" w14:textId="51D1F502" w:rsidR="00FC44A6" w:rsidRPr="00CB317A" w:rsidRDefault="00FC44A6" w:rsidP="00BF6989">
      <w:pPr>
        <w:pStyle w:val="ParagraphText"/>
      </w:pPr>
    </w:p>
    <w:p w14:paraId="522DF5F1" w14:textId="77777777" w:rsidR="00C94DD6" w:rsidRPr="00CB317A" w:rsidRDefault="00C94DD6" w:rsidP="004C2086">
      <w:pPr>
        <w:pStyle w:val="ParagraphText"/>
        <w:spacing w:after="120"/>
        <w:rPr>
          <w:b/>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897"/>
        <w:gridCol w:w="6615"/>
      </w:tblGrid>
      <w:tr w:rsidR="008114EB" w:rsidRPr="00C80238" w14:paraId="25CE8346" w14:textId="77777777">
        <w:trPr>
          <w:trHeight w:val="300"/>
        </w:trPr>
        <w:tc>
          <w:tcPr>
            <w:tcW w:w="9067" w:type="dxa"/>
            <w:gridSpan w:val="3"/>
            <w:shd w:val="clear" w:color="auto" w:fill="A6C9EC"/>
            <w:vAlign w:val="center"/>
          </w:tcPr>
          <w:p w14:paraId="44E1CEFC" w14:textId="4D64BFD2" w:rsidR="0038080F" w:rsidRPr="002C6C11" w:rsidRDefault="0038080F">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11</w:t>
            </w:r>
          </w:p>
        </w:tc>
      </w:tr>
      <w:tr w:rsidR="008114EB" w:rsidRPr="00C80238" w14:paraId="57263F98" w14:textId="77777777">
        <w:trPr>
          <w:trHeight w:val="300"/>
        </w:trPr>
        <w:tc>
          <w:tcPr>
            <w:tcW w:w="1555" w:type="dxa"/>
            <w:vAlign w:val="center"/>
          </w:tcPr>
          <w:p w14:paraId="7E8ED337" w14:textId="77777777" w:rsidR="0038080F" w:rsidRPr="002C6C11" w:rsidRDefault="0038080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Title: </w:t>
            </w:r>
          </w:p>
        </w:tc>
        <w:tc>
          <w:tcPr>
            <w:tcW w:w="7512" w:type="dxa"/>
            <w:gridSpan w:val="2"/>
            <w:vAlign w:val="center"/>
          </w:tcPr>
          <w:p w14:paraId="4849ED6D" w14:textId="21658B2F" w:rsidR="0038080F" w:rsidRPr="002C6C11" w:rsidRDefault="000371F4">
            <w:pPr>
              <w:jc w:val="both"/>
              <w:rPr>
                <w:rFonts w:ascii="Montserrat" w:hAnsi="Montserrat"/>
                <w:color w:val="auto"/>
              </w:rPr>
            </w:pPr>
            <w:r w:rsidRPr="002C6C11">
              <w:rPr>
                <w:rFonts w:ascii="Montserrat" w:eastAsia="Times New Roman" w:hAnsi="Montserrat"/>
                <w:color w:val="auto"/>
                <w:sz w:val="18"/>
                <w:szCs w:val="18"/>
                <w:lang w:eastAsia="en-GB"/>
              </w:rPr>
              <w:t xml:space="preserve">Multicast </w:t>
            </w:r>
            <w:r w:rsidR="005569A4" w:rsidRPr="002C6C11">
              <w:rPr>
                <w:rFonts w:ascii="Montserrat" w:eastAsia="Times New Roman" w:hAnsi="Montserrat"/>
                <w:color w:val="auto"/>
                <w:sz w:val="18"/>
                <w:szCs w:val="18"/>
                <w:lang w:eastAsia="en-GB"/>
              </w:rPr>
              <w:t xml:space="preserve">Delivery </w:t>
            </w:r>
            <w:r w:rsidR="00ED735C" w:rsidRPr="002C6C11">
              <w:rPr>
                <w:rFonts w:ascii="Montserrat" w:eastAsia="Times New Roman" w:hAnsi="Montserrat"/>
                <w:color w:val="auto"/>
                <w:sz w:val="18"/>
                <w:szCs w:val="18"/>
                <w:lang w:eastAsia="en-GB"/>
              </w:rPr>
              <w:t>over 5G non-3GPP Access</w:t>
            </w:r>
          </w:p>
        </w:tc>
      </w:tr>
      <w:tr w:rsidR="008114EB" w:rsidRPr="00C80238" w14:paraId="61A72DEF" w14:textId="77777777">
        <w:trPr>
          <w:trHeight w:val="300"/>
        </w:trPr>
        <w:tc>
          <w:tcPr>
            <w:tcW w:w="1555" w:type="dxa"/>
            <w:vAlign w:val="center"/>
          </w:tcPr>
          <w:p w14:paraId="7162919E" w14:textId="77777777" w:rsidR="0038080F" w:rsidRPr="002C6C11" w:rsidRDefault="0038080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7512" w:type="dxa"/>
            <w:gridSpan w:val="2"/>
            <w:vAlign w:val="center"/>
          </w:tcPr>
          <w:p w14:paraId="6D794DB6" w14:textId="77777777" w:rsidR="0038080F" w:rsidRPr="002C6C11" w:rsidRDefault="0038080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HPE, RomARS</w:t>
            </w:r>
          </w:p>
        </w:tc>
      </w:tr>
      <w:tr w:rsidR="008114EB" w:rsidRPr="00C80238" w14:paraId="6922213D" w14:textId="77777777">
        <w:trPr>
          <w:trHeight w:val="300"/>
        </w:trPr>
        <w:tc>
          <w:tcPr>
            <w:tcW w:w="1555" w:type="dxa"/>
            <w:vMerge w:val="restart"/>
            <w:vAlign w:val="center"/>
          </w:tcPr>
          <w:p w14:paraId="659A1C8A" w14:textId="77777777" w:rsidR="0038080F" w:rsidRPr="002C6C11" w:rsidRDefault="0038080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vAlign w:val="center"/>
          </w:tcPr>
          <w:p w14:paraId="6445B77E" w14:textId="77777777" w:rsidR="0038080F" w:rsidRPr="002C6C11" w:rsidRDefault="0038080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6615" w:type="dxa"/>
            <w:vAlign w:val="center"/>
          </w:tcPr>
          <w:p w14:paraId="619D430D" w14:textId="77777777" w:rsidR="0038080F" w:rsidRPr="002C6C11" w:rsidRDefault="0038080F">
            <w:pPr>
              <w:jc w:val="both"/>
              <w:rPr>
                <w:rFonts w:ascii="Montserrat" w:hAnsi="Montserrat"/>
                <w:color w:val="auto"/>
              </w:rPr>
            </w:pPr>
            <w:r w:rsidRPr="002C6C11">
              <w:rPr>
                <w:rFonts w:ascii="Montserrat" w:eastAsia="Times New Roman" w:hAnsi="Montserrat"/>
                <w:color w:val="auto"/>
                <w:sz w:val="18"/>
                <w:szCs w:val="18"/>
                <w:lang w:eastAsia="en-GB"/>
              </w:rPr>
              <w:t>The N3IWF and the 5G Core are installed, operational, and integrated at near and far edge.</w:t>
            </w:r>
          </w:p>
        </w:tc>
      </w:tr>
      <w:tr w:rsidR="008114EB" w:rsidRPr="00C80238" w14:paraId="1E0832D3" w14:textId="77777777">
        <w:trPr>
          <w:trHeight w:val="300"/>
        </w:trPr>
        <w:tc>
          <w:tcPr>
            <w:tcW w:w="1555" w:type="dxa"/>
            <w:vMerge/>
          </w:tcPr>
          <w:p w14:paraId="5D6200FE" w14:textId="77777777" w:rsidR="0038080F" w:rsidRPr="002C6C11" w:rsidRDefault="0038080F">
            <w:pPr>
              <w:rPr>
                <w:rFonts w:ascii="Montserrat" w:hAnsi="Montserrat"/>
                <w:color w:val="auto"/>
              </w:rPr>
            </w:pPr>
          </w:p>
        </w:tc>
        <w:tc>
          <w:tcPr>
            <w:tcW w:w="897" w:type="dxa"/>
            <w:vAlign w:val="center"/>
          </w:tcPr>
          <w:p w14:paraId="13CCF654" w14:textId="77777777" w:rsidR="0038080F" w:rsidRPr="002C6C11" w:rsidRDefault="0038080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6615" w:type="dxa"/>
          </w:tcPr>
          <w:p w14:paraId="3912B721" w14:textId="77777777" w:rsidR="0038080F" w:rsidRPr="002C6C11" w:rsidRDefault="0038080F">
            <w:pPr>
              <w:jc w:val="both"/>
              <w:rPr>
                <w:rFonts w:ascii="Montserrat" w:hAnsi="Montserrat"/>
                <w:color w:val="auto"/>
              </w:rPr>
            </w:pPr>
            <w:r w:rsidRPr="002C6C11">
              <w:rPr>
                <w:rFonts w:ascii="Montserrat" w:eastAsia="Times New Roman" w:hAnsi="Montserrat"/>
                <w:color w:val="auto"/>
                <w:sz w:val="18"/>
                <w:szCs w:val="18"/>
                <w:lang w:eastAsia="en-GB"/>
              </w:rPr>
              <w:t>The UE can reach at IP-level the N3IWF</w:t>
            </w:r>
          </w:p>
        </w:tc>
      </w:tr>
      <w:tr w:rsidR="008114EB" w:rsidRPr="00C80238" w14:paraId="3454CE54" w14:textId="77777777">
        <w:trPr>
          <w:trHeight w:val="300"/>
        </w:trPr>
        <w:tc>
          <w:tcPr>
            <w:tcW w:w="1555" w:type="dxa"/>
            <w:vMerge/>
          </w:tcPr>
          <w:p w14:paraId="3B928738" w14:textId="77777777" w:rsidR="0038080F" w:rsidRPr="002C6C11" w:rsidRDefault="0038080F">
            <w:pPr>
              <w:rPr>
                <w:rFonts w:ascii="Montserrat" w:hAnsi="Montserrat"/>
                <w:color w:val="auto"/>
              </w:rPr>
            </w:pPr>
          </w:p>
        </w:tc>
        <w:tc>
          <w:tcPr>
            <w:tcW w:w="897" w:type="dxa"/>
            <w:vAlign w:val="center"/>
          </w:tcPr>
          <w:p w14:paraId="7F5A3C84" w14:textId="77777777" w:rsidR="0038080F" w:rsidRPr="002C6C11" w:rsidRDefault="0038080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Pre3:</w:t>
            </w:r>
          </w:p>
        </w:tc>
        <w:tc>
          <w:tcPr>
            <w:tcW w:w="6615" w:type="dxa"/>
          </w:tcPr>
          <w:p w14:paraId="43D0979A" w14:textId="1A100D3D" w:rsidR="0038080F" w:rsidRPr="002C6C11" w:rsidRDefault="00ED735C">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UE data is provisioned in the 5GC.</w:t>
            </w:r>
          </w:p>
        </w:tc>
      </w:tr>
      <w:tr w:rsidR="008114EB" w:rsidRPr="00C80238" w14:paraId="36735B1A" w14:textId="77777777">
        <w:trPr>
          <w:trHeight w:val="300"/>
        </w:trPr>
        <w:tc>
          <w:tcPr>
            <w:tcW w:w="1555" w:type="dxa"/>
            <w:vMerge/>
          </w:tcPr>
          <w:p w14:paraId="347C4F1F" w14:textId="77777777" w:rsidR="0038080F" w:rsidRPr="002C6C11" w:rsidRDefault="0038080F">
            <w:pPr>
              <w:rPr>
                <w:rFonts w:ascii="Montserrat" w:hAnsi="Montserrat"/>
                <w:color w:val="auto"/>
              </w:rPr>
            </w:pPr>
          </w:p>
        </w:tc>
        <w:tc>
          <w:tcPr>
            <w:tcW w:w="897" w:type="dxa"/>
            <w:vAlign w:val="center"/>
          </w:tcPr>
          <w:p w14:paraId="1FF4339A" w14:textId="77777777" w:rsidR="0038080F" w:rsidRPr="002C6C11" w:rsidRDefault="0038080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Pre4:</w:t>
            </w:r>
          </w:p>
        </w:tc>
        <w:tc>
          <w:tcPr>
            <w:tcW w:w="6615" w:type="dxa"/>
          </w:tcPr>
          <w:p w14:paraId="766C5E87" w14:textId="77777777" w:rsidR="0038080F" w:rsidRPr="002C6C11" w:rsidRDefault="0038080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5GC and N3IWF are configured to grant the UE access to the targeted DN.</w:t>
            </w:r>
          </w:p>
        </w:tc>
      </w:tr>
      <w:tr w:rsidR="00164012" w:rsidRPr="00C80238" w14:paraId="259776DA" w14:textId="77777777">
        <w:trPr>
          <w:trHeight w:val="300"/>
        </w:trPr>
        <w:tc>
          <w:tcPr>
            <w:tcW w:w="1555" w:type="dxa"/>
            <w:vMerge/>
          </w:tcPr>
          <w:p w14:paraId="0A532ECA" w14:textId="77777777" w:rsidR="00164012" w:rsidRPr="002C6C11" w:rsidRDefault="00164012">
            <w:pPr>
              <w:rPr>
                <w:rFonts w:ascii="Montserrat" w:hAnsi="Montserrat"/>
                <w:color w:val="auto"/>
              </w:rPr>
            </w:pPr>
          </w:p>
        </w:tc>
        <w:tc>
          <w:tcPr>
            <w:tcW w:w="897" w:type="dxa"/>
            <w:vAlign w:val="center"/>
          </w:tcPr>
          <w:p w14:paraId="3436A1AC" w14:textId="7E32F9FF" w:rsidR="00164012" w:rsidRPr="002C6C11" w:rsidRDefault="00164012">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Pre-5</w:t>
            </w:r>
          </w:p>
        </w:tc>
        <w:tc>
          <w:tcPr>
            <w:tcW w:w="6615" w:type="dxa"/>
          </w:tcPr>
          <w:p w14:paraId="2EE5165B" w14:textId="235CE740" w:rsidR="00164012" w:rsidRPr="002C6C11" w:rsidRDefault="00164012">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A multicast AS </w:t>
            </w:r>
            <w:r w:rsidR="00CA3864" w:rsidRPr="002C6C11">
              <w:rPr>
                <w:rFonts w:ascii="Montserrat" w:eastAsia="Times New Roman" w:hAnsi="Montserrat"/>
                <w:color w:val="auto"/>
                <w:sz w:val="18"/>
                <w:szCs w:val="18"/>
                <w:lang w:eastAsia="en-GB"/>
              </w:rPr>
              <w:t>is deployed in the DN.</w:t>
            </w:r>
          </w:p>
        </w:tc>
      </w:tr>
      <w:tr w:rsidR="008114EB" w:rsidRPr="00C80238" w14:paraId="0529131A" w14:textId="77777777">
        <w:trPr>
          <w:trHeight w:val="300"/>
        </w:trPr>
        <w:tc>
          <w:tcPr>
            <w:tcW w:w="1555" w:type="dxa"/>
            <w:vAlign w:val="center"/>
          </w:tcPr>
          <w:p w14:paraId="027ACA3E" w14:textId="77777777" w:rsidR="0038080F" w:rsidRPr="002C6C11" w:rsidRDefault="0038080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7512" w:type="dxa"/>
            <w:gridSpan w:val="2"/>
            <w:vAlign w:val="center"/>
          </w:tcPr>
          <w:p w14:paraId="3BAD5F2D" w14:textId="01B8ED93" w:rsidR="0038080F" w:rsidRPr="00CB317A" w:rsidRDefault="0038080F">
            <w:pPr>
              <w:jc w:val="both"/>
              <w:rPr>
                <w:rFonts w:ascii="Montserrat" w:hAnsi="Montserrat"/>
                <w:color w:val="auto"/>
                <w:sz w:val="18"/>
                <w:szCs w:val="18"/>
                <w:lang w:eastAsia="en-GB"/>
              </w:rPr>
            </w:pPr>
            <w:r w:rsidRPr="00CB317A">
              <w:rPr>
                <w:rFonts w:ascii="Montserrat" w:hAnsi="Montserrat"/>
                <w:color w:val="auto"/>
                <w:sz w:val="18"/>
                <w:szCs w:val="18"/>
                <w:lang w:eastAsia="en-GB"/>
              </w:rPr>
              <w:t xml:space="preserve">This test case is designed to validate the </w:t>
            </w:r>
            <w:r w:rsidR="007415A7" w:rsidRPr="00CB317A">
              <w:rPr>
                <w:rFonts w:ascii="Montserrat" w:hAnsi="Montserrat"/>
                <w:color w:val="auto"/>
                <w:sz w:val="18"/>
                <w:szCs w:val="18"/>
                <w:lang w:eastAsia="en-GB"/>
              </w:rPr>
              <w:t>support</w:t>
            </w:r>
            <w:r w:rsidR="00B2715B" w:rsidRPr="00CB317A">
              <w:rPr>
                <w:rFonts w:ascii="Montserrat" w:hAnsi="Montserrat"/>
                <w:color w:val="auto"/>
                <w:sz w:val="18"/>
                <w:szCs w:val="18"/>
                <w:lang w:eastAsia="en-GB"/>
              </w:rPr>
              <w:t xml:space="preserve"> of multicast </w:t>
            </w:r>
            <w:r w:rsidR="00E63481" w:rsidRPr="00CB317A">
              <w:rPr>
                <w:rFonts w:ascii="Montserrat" w:hAnsi="Montserrat"/>
                <w:color w:val="auto"/>
                <w:sz w:val="18"/>
                <w:szCs w:val="18"/>
                <w:lang w:eastAsia="en-GB"/>
              </w:rPr>
              <w:t>procedures and</w:t>
            </w:r>
            <w:r w:rsidR="001B279F" w:rsidRPr="00CB317A">
              <w:rPr>
                <w:rFonts w:ascii="Montserrat" w:hAnsi="Montserrat"/>
                <w:color w:val="auto"/>
                <w:sz w:val="18"/>
                <w:szCs w:val="18"/>
                <w:lang w:eastAsia="en-GB"/>
              </w:rPr>
              <w:t xml:space="preserve"> data packets</w:t>
            </w:r>
            <w:r w:rsidRPr="00CB317A">
              <w:rPr>
                <w:rFonts w:ascii="Montserrat" w:hAnsi="Montserrat"/>
                <w:color w:val="auto"/>
                <w:sz w:val="18"/>
                <w:szCs w:val="18"/>
                <w:lang w:eastAsia="en-GB"/>
              </w:rPr>
              <w:t xml:space="preserve"> over </w:t>
            </w:r>
            <w:r w:rsidR="007415A7" w:rsidRPr="00CB317A">
              <w:rPr>
                <w:rFonts w:ascii="Montserrat" w:hAnsi="Montserrat"/>
                <w:color w:val="auto"/>
                <w:sz w:val="18"/>
                <w:szCs w:val="18"/>
                <w:lang w:eastAsia="en-GB"/>
              </w:rPr>
              <w:t xml:space="preserve">5G </w:t>
            </w:r>
            <w:r w:rsidRPr="00CB317A">
              <w:rPr>
                <w:rFonts w:ascii="Montserrat" w:hAnsi="Montserrat"/>
                <w:color w:val="auto"/>
                <w:sz w:val="18"/>
                <w:szCs w:val="18"/>
                <w:lang w:eastAsia="en-GB"/>
              </w:rPr>
              <w:t xml:space="preserve">non-3GPP access, demonstrating </w:t>
            </w:r>
            <w:r w:rsidR="00B2715B" w:rsidRPr="00CB317A">
              <w:rPr>
                <w:rFonts w:ascii="Montserrat" w:hAnsi="Montserrat"/>
                <w:color w:val="auto"/>
                <w:sz w:val="18"/>
                <w:szCs w:val="18"/>
                <w:lang w:eastAsia="en-GB"/>
              </w:rPr>
              <w:t xml:space="preserve">the capability of </w:t>
            </w:r>
            <w:r w:rsidRPr="00CB317A">
              <w:rPr>
                <w:rFonts w:ascii="Montserrat" w:hAnsi="Montserrat"/>
                <w:color w:val="auto"/>
                <w:sz w:val="18"/>
                <w:szCs w:val="18"/>
                <w:lang w:eastAsia="en-GB"/>
              </w:rPr>
              <w:t>N3IWF</w:t>
            </w:r>
            <w:r w:rsidR="00F95668" w:rsidRPr="00CB317A">
              <w:rPr>
                <w:rFonts w:ascii="Montserrat" w:hAnsi="Montserrat"/>
                <w:color w:val="auto"/>
                <w:sz w:val="18"/>
                <w:szCs w:val="18"/>
                <w:lang w:eastAsia="en-GB"/>
              </w:rPr>
              <w:t>, UPF</w:t>
            </w:r>
            <w:r w:rsidRPr="00CB317A">
              <w:rPr>
                <w:rFonts w:ascii="Montserrat" w:hAnsi="Montserrat"/>
                <w:color w:val="auto"/>
                <w:sz w:val="18"/>
                <w:szCs w:val="18"/>
                <w:lang w:eastAsia="en-GB"/>
              </w:rPr>
              <w:t xml:space="preserve"> </w:t>
            </w:r>
            <w:r w:rsidR="00122121" w:rsidRPr="00CB317A">
              <w:rPr>
                <w:rFonts w:ascii="Montserrat" w:hAnsi="Montserrat"/>
                <w:color w:val="auto"/>
                <w:sz w:val="18"/>
                <w:szCs w:val="18"/>
                <w:lang w:eastAsia="en-GB"/>
              </w:rPr>
              <w:t xml:space="preserve">and 5GC to support </w:t>
            </w:r>
            <w:r w:rsidR="00755FF2" w:rsidRPr="00CB317A">
              <w:rPr>
                <w:rFonts w:ascii="Montserrat" w:hAnsi="Montserrat"/>
                <w:color w:val="auto"/>
                <w:sz w:val="18"/>
                <w:szCs w:val="18"/>
                <w:lang w:eastAsia="en-GB"/>
              </w:rPr>
              <w:t xml:space="preserve">the </w:t>
            </w:r>
            <w:r w:rsidR="00F06181" w:rsidRPr="00CB317A">
              <w:rPr>
                <w:rFonts w:ascii="Montserrat" w:hAnsi="Montserrat"/>
                <w:color w:val="auto"/>
                <w:sz w:val="18"/>
                <w:szCs w:val="18"/>
                <w:lang w:eastAsia="en-GB"/>
              </w:rPr>
              <w:t xml:space="preserve">end-to-end </w:t>
            </w:r>
            <w:r w:rsidR="004556C4" w:rsidRPr="00CB317A">
              <w:rPr>
                <w:rFonts w:ascii="Montserrat" w:hAnsi="Montserrat"/>
                <w:color w:val="auto"/>
                <w:sz w:val="18"/>
                <w:szCs w:val="18"/>
                <w:lang w:eastAsia="en-GB"/>
              </w:rPr>
              <w:t xml:space="preserve">delivery of </w:t>
            </w:r>
            <w:r w:rsidR="00122121" w:rsidRPr="00CB317A">
              <w:rPr>
                <w:rFonts w:ascii="Montserrat" w:hAnsi="Montserrat"/>
                <w:color w:val="auto"/>
                <w:sz w:val="18"/>
                <w:szCs w:val="18"/>
                <w:lang w:eastAsia="en-GB"/>
              </w:rPr>
              <w:t>multicast traffic</w:t>
            </w:r>
            <w:r w:rsidR="007415A7" w:rsidRPr="00CB317A">
              <w:rPr>
                <w:rFonts w:ascii="Montserrat" w:hAnsi="Montserrat"/>
                <w:color w:val="auto"/>
                <w:sz w:val="18"/>
                <w:szCs w:val="18"/>
                <w:lang w:eastAsia="en-GB"/>
              </w:rPr>
              <w:t xml:space="preserve"> flows</w:t>
            </w:r>
            <w:r w:rsidR="00122121" w:rsidRPr="00CB317A">
              <w:rPr>
                <w:rFonts w:ascii="Montserrat" w:hAnsi="Montserrat"/>
                <w:color w:val="auto"/>
                <w:sz w:val="18"/>
                <w:szCs w:val="18"/>
                <w:lang w:eastAsia="en-GB"/>
              </w:rPr>
              <w:t>.</w:t>
            </w:r>
          </w:p>
        </w:tc>
      </w:tr>
      <w:tr w:rsidR="008114EB" w:rsidRPr="00C80238" w14:paraId="077D235D" w14:textId="77777777">
        <w:trPr>
          <w:trHeight w:val="300"/>
        </w:trPr>
        <w:tc>
          <w:tcPr>
            <w:tcW w:w="1555" w:type="dxa"/>
            <w:vMerge w:val="restart"/>
            <w:vAlign w:val="center"/>
          </w:tcPr>
          <w:p w14:paraId="13CE7715" w14:textId="77777777" w:rsidR="00A900EF" w:rsidRPr="002C6C11" w:rsidRDefault="00A900E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vAlign w:val="center"/>
          </w:tcPr>
          <w:p w14:paraId="72BB21AA" w14:textId="77777777" w:rsidR="00A900EF" w:rsidRPr="002C6C11" w:rsidRDefault="00A900E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6615" w:type="dxa"/>
            <w:vAlign w:val="center"/>
          </w:tcPr>
          <w:p w14:paraId="10076A13" w14:textId="77777777" w:rsidR="00A900EF" w:rsidRPr="002C6C11" w:rsidRDefault="00A900E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Start the UE. </w:t>
            </w:r>
          </w:p>
        </w:tc>
      </w:tr>
      <w:tr w:rsidR="008114EB" w:rsidRPr="00C80238" w14:paraId="62C1A235" w14:textId="77777777">
        <w:trPr>
          <w:trHeight w:val="300"/>
        </w:trPr>
        <w:tc>
          <w:tcPr>
            <w:tcW w:w="1555" w:type="dxa"/>
            <w:vMerge/>
          </w:tcPr>
          <w:p w14:paraId="66C24CB2" w14:textId="77777777" w:rsidR="00A900EF" w:rsidRPr="002C6C11" w:rsidRDefault="00A900EF">
            <w:pPr>
              <w:rPr>
                <w:rFonts w:ascii="Montserrat" w:hAnsi="Montserrat"/>
                <w:color w:val="auto"/>
              </w:rPr>
            </w:pPr>
          </w:p>
        </w:tc>
        <w:tc>
          <w:tcPr>
            <w:tcW w:w="897" w:type="dxa"/>
            <w:vAlign w:val="center"/>
          </w:tcPr>
          <w:p w14:paraId="4705456B" w14:textId="77777777" w:rsidR="00A900EF" w:rsidRPr="002C6C11" w:rsidRDefault="00A900E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6615" w:type="dxa"/>
            <w:vAlign w:val="center"/>
          </w:tcPr>
          <w:p w14:paraId="30450445" w14:textId="77777777" w:rsidR="00A900EF" w:rsidRPr="002C6C11" w:rsidRDefault="00A900E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Follow the untrusted non-3GPP registration and PDU session establishment procedures.</w:t>
            </w:r>
          </w:p>
        </w:tc>
      </w:tr>
      <w:tr w:rsidR="008114EB" w:rsidRPr="00C80238" w14:paraId="38AC043C" w14:textId="77777777">
        <w:trPr>
          <w:trHeight w:val="300"/>
        </w:trPr>
        <w:tc>
          <w:tcPr>
            <w:tcW w:w="1555" w:type="dxa"/>
            <w:vMerge/>
          </w:tcPr>
          <w:p w14:paraId="2915D4B5" w14:textId="77777777" w:rsidR="00A900EF" w:rsidRPr="002C6C11" w:rsidRDefault="00A900EF">
            <w:pPr>
              <w:rPr>
                <w:rFonts w:ascii="Montserrat" w:hAnsi="Montserrat"/>
                <w:color w:val="auto"/>
              </w:rPr>
            </w:pPr>
          </w:p>
        </w:tc>
        <w:tc>
          <w:tcPr>
            <w:tcW w:w="897" w:type="dxa"/>
            <w:vAlign w:val="center"/>
          </w:tcPr>
          <w:p w14:paraId="458DDD60" w14:textId="74AE6BDE" w:rsidR="00A900EF" w:rsidRPr="002C6C11" w:rsidRDefault="00A900E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S3:</w:t>
            </w:r>
          </w:p>
        </w:tc>
        <w:tc>
          <w:tcPr>
            <w:tcW w:w="6615" w:type="dxa"/>
            <w:vAlign w:val="center"/>
          </w:tcPr>
          <w:p w14:paraId="6E727980" w14:textId="2E7EC498" w:rsidR="00A900EF" w:rsidRPr="002C6C11" w:rsidRDefault="00863D37">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UE </w:t>
            </w:r>
            <w:r w:rsidR="00145B57" w:rsidRPr="002C6C11">
              <w:rPr>
                <w:rFonts w:ascii="Montserrat" w:eastAsia="Times New Roman" w:hAnsi="Montserrat"/>
                <w:color w:val="auto"/>
                <w:sz w:val="18"/>
                <w:szCs w:val="18"/>
                <w:lang w:eastAsia="en-GB"/>
              </w:rPr>
              <w:t>Request</w:t>
            </w:r>
            <w:r w:rsidR="00F55B3B" w:rsidRPr="002C6C11">
              <w:rPr>
                <w:rFonts w:ascii="Montserrat" w:eastAsia="Times New Roman" w:hAnsi="Montserrat"/>
                <w:color w:val="auto"/>
                <w:sz w:val="18"/>
                <w:szCs w:val="18"/>
                <w:lang w:eastAsia="en-GB"/>
              </w:rPr>
              <w:t>s</w:t>
            </w:r>
            <w:r w:rsidR="00145B57" w:rsidRPr="002C6C11">
              <w:rPr>
                <w:rFonts w:ascii="Montserrat" w:eastAsia="Times New Roman" w:hAnsi="Montserrat"/>
                <w:color w:val="auto"/>
                <w:sz w:val="18"/>
                <w:szCs w:val="18"/>
                <w:lang w:eastAsia="en-GB"/>
              </w:rPr>
              <w:t xml:space="preserve"> the </w:t>
            </w:r>
            <w:r w:rsidR="00840481" w:rsidRPr="002C6C11">
              <w:rPr>
                <w:rFonts w:ascii="Montserrat" w:eastAsia="Times New Roman" w:hAnsi="Montserrat"/>
                <w:color w:val="auto"/>
                <w:sz w:val="18"/>
                <w:szCs w:val="18"/>
                <w:lang w:eastAsia="en-GB"/>
              </w:rPr>
              <w:t>media content</w:t>
            </w:r>
            <w:r w:rsidR="00F55B3B" w:rsidRPr="002C6C11">
              <w:rPr>
                <w:rFonts w:ascii="Montserrat" w:eastAsia="Times New Roman" w:hAnsi="Montserrat"/>
                <w:color w:val="auto"/>
                <w:sz w:val="18"/>
                <w:szCs w:val="18"/>
                <w:lang w:eastAsia="en-GB"/>
              </w:rPr>
              <w:t xml:space="preserve"> </w:t>
            </w:r>
            <w:r w:rsidR="00A36410" w:rsidRPr="002C6C11">
              <w:rPr>
                <w:rFonts w:ascii="Montserrat" w:eastAsia="Times New Roman" w:hAnsi="Montserrat"/>
                <w:color w:val="auto"/>
                <w:sz w:val="18"/>
                <w:szCs w:val="18"/>
                <w:lang w:eastAsia="en-GB"/>
              </w:rPr>
              <w:t>join</w:t>
            </w:r>
            <w:r w:rsidR="00F55B3B" w:rsidRPr="002C6C11">
              <w:rPr>
                <w:rFonts w:ascii="Montserrat" w:eastAsia="Times New Roman" w:hAnsi="Montserrat"/>
                <w:color w:val="auto"/>
                <w:sz w:val="18"/>
                <w:szCs w:val="18"/>
                <w:lang w:eastAsia="en-GB"/>
              </w:rPr>
              <w:t>ining</w:t>
            </w:r>
            <w:r w:rsidR="00A36410" w:rsidRPr="002C6C11">
              <w:rPr>
                <w:rFonts w:ascii="Montserrat" w:eastAsia="Times New Roman" w:hAnsi="Montserrat"/>
                <w:color w:val="auto"/>
                <w:sz w:val="18"/>
                <w:szCs w:val="18"/>
                <w:lang w:eastAsia="en-GB"/>
              </w:rPr>
              <w:t xml:space="preserve"> the corresponding multicast group.</w:t>
            </w:r>
          </w:p>
        </w:tc>
      </w:tr>
      <w:tr w:rsidR="008114EB" w:rsidRPr="00C80238" w14:paraId="61476CD5" w14:textId="77777777">
        <w:trPr>
          <w:trHeight w:val="300"/>
        </w:trPr>
        <w:tc>
          <w:tcPr>
            <w:tcW w:w="1555" w:type="dxa"/>
            <w:vAlign w:val="center"/>
          </w:tcPr>
          <w:p w14:paraId="3978AE9C" w14:textId="77777777" w:rsidR="0038080F" w:rsidRPr="002C6C11" w:rsidRDefault="0038080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7512" w:type="dxa"/>
            <w:gridSpan w:val="2"/>
            <w:vAlign w:val="center"/>
          </w:tcPr>
          <w:p w14:paraId="65CF6AF7" w14:textId="77777777" w:rsidR="0038080F" w:rsidRPr="002C6C11" w:rsidRDefault="0038080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Fail/pass test.</w:t>
            </w:r>
          </w:p>
        </w:tc>
      </w:tr>
      <w:tr w:rsidR="008114EB" w:rsidRPr="00C80238" w14:paraId="64559D57" w14:textId="77777777">
        <w:trPr>
          <w:trHeight w:val="300"/>
        </w:trPr>
        <w:tc>
          <w:tcPr>
            <w:tcW w:w="1555" w:type="dxa"/>
            <w:vAlign w:val="center"/>
          </w:tcPr>
          <w:p w14:paraId="0C26FED3" w14:textId="31379389" w:rsidR="0038080F" w:rsidRPr="002C6C11" w:rsidRDefault="0038080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Result:</w:t>
            </w:r>
          </w:p>
        </w:tc>
        <w:tc>
          <w:tcPr>
            <w:tcW w:w="7512" w:type="dxa"/>
            <w:gridSpan w:val="2"/>
            <w:vAlign w:val="center"/>
          </w:tcPr>
          <w:p w14:paraId="4F0A9727" w14:textId="679B6391" w:rsidR="0038080F" w:rsidRPr="002C6C11" w:rsidRDefault="0038080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The UE </w:t>
            </w:r>
            <w:r w:rsidR="003D20E6" w:rsidRPr="002C6C11">
              <w:rPr>
                <w:rFonts w:ascii="Montserrat" w:eastAsia="Times New Roman" w:hAnsi="Montserrat"/>
                <w:color w:val="auto"/>
                <w:sz w:val="18"/>
                <w:szCs w:val="18"/>
                <w:lang w:eastAsia="en-GB"/>
              </w:rPr>
              <w:t>is able to receive the requested content</w:t>
            </w:r>
            <w:r w:rsidR="00A900EF" w:rsidRPr="002C6C11">
              <w:rPr>
                <w:rFonts w:ascii="Montserrat" w:eastAsia="Times New Roman" w:hAnsi="Montserrat"/>
                <w:color w:val="auto"/>
                <w:sz w:val="18"/>
                <w:szCs w:val="18"/>
                <w:lang w:eastAsia="en-GB"/>
              </w:rPr>
              <w:t>.</w:t>
            </w:r>
          </w:p>
        </w:tc>
      </w:tr>
      <w:tr w:rsidR="52800D41" w:rsidRPr="00C80238" w14:paraId="729F249D" w14:textId="77777777" w:rsidTr="7D4A2F10">
        <w:trPr>
          <w:trHeight w:val="300"/>
        </w:trPr>
        <w:tc>
          <w:tcPr>
            <w:tcW w:w="1555" w:type="dxa"/>
            <w:vAlign w:val="center"/>
          </w:tcPr>
          <w:p w14:paraId="0E6FBB99" w14:textId="72F78356" w:rsidR="1665B066" w:rsidRPr="002C6C11" w:rsidRDefault="0CA193FE" w:rsidP="52800D4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Actual </w:t>
            </w:r>
            <w:r w:rsidR="1C61EB50" w:rsidRPr="002C6C11">
              <w:rPr>
                <w:rFonts w:ascii="Montserrat" w:eastAsia="Times New Roman" w:hAnsi="Montserrat"/>
                <w:color w:val="auto"/>
                <w:sz w:val="18"/>
                <w:szCs w:val="18"/>
                <w:lang w:eastAsia="en-GB"/>
              </w:rPr>
              <w:t>Result:</w:t>
            </w:r>
          </w:p>
        </w:tc>
        <w:tc>
          <w:tcPr>
            <w:tcW w:w="7512" w:type="dxa"/>
            <w:gridSpan w:val="2"/>
            <w:vAlign w:val="center"/>
          </w:tcPr>
          <w:p w14:paraId="101FFC79" w14:textId="5C7C7844" w:rsidR="1665B066" w:rsidRPr="002C6C11" w:rsidRDefault="1665B066" w:rsidP="52800D41">
            <w:pPr>
              <w:rPr>
                <w:rFonts w:ascii="Montserrat" w:eastAsia="Times New Roman" w:hAnsi="Montserrat"/>
                <w:b/>
                <w:color w:val="92D050"/>
                <w:sz w:val="18"/>
                <w:szCs w:val="18"/>
                <w:lang w:eastAsia="en-GB"/>
              </w:rPr>
            </w:pPr>
            <w:r w:rsidRPr="002C6C11">
              <w:rPr>
                <w:rFonts w:ascii="Montserrat" w:eastAsia="Times New Roman" w:hAnsi="Montserrat"/>
                <w:b/>
                <w:color w:val="92D050"/>
                <w:sz w:val="18"/>
                <w:szCs w:val="18"/>
                <w:lang w:eastAsia="en-GB"/>
              </w:rPr>
              <w:t>PASS</w:t>
            </w:r>
          </w:p>
        </w:tc>
      </w:tr>
    </w:tbl>
    <w:p w14:paraId="424AACAC" w14:textId="77777777" w:rsidR="0038080F" w:rsidRPr="002C6C11" w:rsidRDefault="0038080F" w:rsidP="004C2086">
      <w:pPr>
        <w:pStyle w:val="ParagraphText"/>
        <w:spacing w:after="120"/>
        <w:rPr>
          <w:b/>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897"/>
        <w:gridCol w:w="6615"/>
      </w:tblGrid>
      <w:tr w:rsidR="00E63481" w:rsidRPr="00C80238" w14:paraId="231B45EF" w14:textId="77777777">
        <w:trPr>
          <w:trHeight w:val="300"/>
        </w:trPr>
        <w:tc>
          <w:tcPr>
            <w:tcW w:w="9067" w:type="dxa"/>
            <w:gridSpan w:val="3"/>
            <w:shd w:val="clear" w:color="auto" w:fill="A6C9EC"/>
            <w:vAlign w:val="center"/>
          </w:tcPr>
          <w:p w14:paraId="41382CCB" w14:textId="1A0BAAC7" w:rsidR="00E63481" w:rsidRPr="002C6C11" w:rsidRDefault="00E63481">
            <w:pPr>
              <w:rPr>
                <w:rFonts w:ascii="Montserrat" w:eastAsia="Times New Roman" w:hAnsi="Montserrat"/>
                <w:b/>
                <w:color w:val="auto"/>
                <w:sz w:val="18"/>
                <w:szCs w:val="18"/>
                <w:lang w:eastAsia="en-GB"/>
              </w:rPr>
            </w:pPr>
            <w:r w:rsidRPr="002C6C11">
              <w:rPr>
                <w:rFonts w:ascii="Montserrat" w:eastAsia="Times New Roman" w:hAnsi="Montserrat"/>
                <w:b/>
                <w:color w:val="auto"/>
                <w:sz w:val="18"/>
                <w:szCs w:val="18"/>
                <w:lang w:eastAsia="en-GB"/>
              </w:rPr>
              <w:t>Test Case 1</w:t>
            </w:r>
            <w:r w:rsidR="00804BCA" w:rsidRPr="002C6C11">
              <w:rPr>
                <w:rFonts w:ascii="Montserrat" w:eastAsia="Times New Roman" w:hAnsi="Montserrat"/>
                <w:b/>
                <w:color w:val="auto"/>
                <w:sz w:val="18"/>
                <w:szCs w:val="18"/>
                <w:lang w:eastAsia="en-GB"/>
              </w:rPr>
              <w:t>2</w:t>
            </w:r>
          </w:p>
        </w:tc>
      </w:tr>
      <w:tr w:rsidR="00E63481" w:rsidRPr="00C80238" w14:paraId="26DEDF4B" w14:textId="77777777">
        <w:trPr>
          <w:trHeight w:val="300"/>
        </w:trPr>
        <w:tc>
          <w:tcPr>
            <w:tcW w:w="1555" w:type="dxa"/>
            <w:vAlign w:val="center"/>
          </w:tcPr>
          <w:p w14:paraId="6856A1A9" w14:textId="77777777" w:rsidR="00E63481" w:rsidRPr="002C6C11" w:rsidRDefault="00E6348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Title: </w:t>
            </w:r>
          </w:p>
        </w:tc>
        <w:tc>
          <w:tcPr>
            <w:tcW w:w="7512" w:type="dxa"/>
            <w:gridSpan w:val="2"/>
            <w:vAlign w:val="center"/>
          </w:tcPr>
          <w:p w14:paraId="5E84C74E" w14:textId="413F18B1" w:rsidR="00E63481" w:rsidRPr="002C6C11" w:rsidRDefault="006D02E7">
            <w:pPr>
              <w:jc w:val="both"/>
              <w:rPr>
                <w:rFonts w:ascii="Montserrat" w:hAnsi="Montserrat"/>
                <w:color w:val="auto"/>
              </w:rPr>
            </w:pPr>
            <w:r w:rsidRPr="002C6C11">
              <w:rPr>
                <w:rFonts w:ascii="Montserrat" w:eastAsia="Times New Roman" w:hAnsi="Montserrat"/>
                <w:color w:val="auto"/>
                <w:sz w:val="18"/>
                <w:szCs w:val="18"/>
                <w:lang w:eastAsia="en-GB"/>
              </w:rPr>
              <w:t xml:space="preserve">Unicast </w:t>
            </w:r>
            <w:r w:rsidR="00E63481" w:rsidRPr="002C6C11">
              <w:rPr>
                <w:rFonts w:ascii="Montserrat" w:eastAsia="Times New Roman" w:hAnsi="Montserrat"/>
                <w:color w:val="auto"/>
                <w:sz w:val="18"/>
                <w:szCs w:val="18"/>
                <w:lang w:eastAsia="en-GB"/>
              </w:rPr>
              <w:t>M</w:t>
            </w:r>
            <w:r w:rsidR="00804BCA" w:rsidRPr="002C6C11">
              <w:rPr>
                <w:rFonts w:ascii="Montserrat" w:eastAsia="Times New Roman" w:hAnsi="Montserrat"/>
                <w:color w:val="auto"/>
                <w:sz w:val="18"/>
                <w:szCs w:val="18"/>
                <w:lang w:eastAsia="en-GB"/>
              </w:rPr>
              <w:t>edia</w:t>
            </w:r>
            <w:r w:rsidR="00E63481" w:rsidRPr="002C6C11">
              <w:rPr>
                <w:rFonts w:ascii="Montserrat" w:eastAsia="Times New Roman" w:hAnsi="Montserrat"/>
                <w:color w:val="auto"/>
                <w:sz w:val="18"/>
                <w:szCs w:val="18"/>
                <w:lang w:eastAsia="en-GB"/>
              </w:rPr>
              <w:t xml:space="preserve"> Delivery over 5G non-3GPP Access</w:t>
            </w:r>
          </w:p>
        </w:tc>
      </w:tr>
      <w:tr w:rsidR="00E63481" w:rsidRPr="00C80238" w14:paraId="3C67D8DA" w14:textId="77777777">
        <w:trPr>
          <w:trHeight w:val="300"/>
        </w:trPr>
        <w:tc>
          <w:tcPr>
            <w:tcW w:w="1555" w:type="dxa"/>
            <w:vAlign w:val="center"/>
          </w:tcPr>
          <w:p w14:paraId="4F28FF8F" w14:textId="77777777" w:rsidR="00E63481" w:rsidRPr="002C6C11" w:rsidRDefault="00E6348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Responsible Partner:</w:t>
            </w:r>
          </w:p>
        </w:tc>
        <w:tc>
          <w:tcPr>
            <w:tcW w:w="7512" w:type="dxa"/>
            <w:gridSpan w:val="2"/>
            <w:vAlign w:val="center"/>
          </w:tcPr>
          <w:p w14:paraId="72E0FD71" w14:textId="77777777" w:rsidR="00E63481" w:rsidRPr="002C6C11" w:rsidRDefault="00E63481">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HPE, RomARS</w:t>
            </w:r>
          </w:p>
        </w:tc>
      </w:tr>
      <w:tr w:rsidR="00AF754F" w:rsidRPr="00C80238" w14:paraId="3216CDBD" w14:textId="77777777">
        <w:trPr>
          <w:trHeight w:val="300"/>
        </w:trPr>
        <w:tc>
          <w:tcPr>
            <w:tcW w:w="1555" w:type="dxa"/>
            <w:vMerge w:val="restart"/>
            <w:vAlign w:val="center"/>
          </w:tcPr>
          <w:p w14:paraId="76F70653" w14:textId="77777777" w:rsidR="00AF754F" w:rsidRPr="002C6C11" w:rsidRDefault="00AF754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Preconditions:</w:t>
            </w:r>
          </w:p>
        </w:tc>
        <w:tc>
          <w:tcPr>
            <w:tcW w:w="897" w:type="dxa"/>
            <w:vAlign w:val="center"/>
          </w:tcPr>
          <w:p w14:paraId="7DBA83E7" w14:textId="77777777" w:rsidR="00AF754F" w:rsidRPr="002C6C11" w:rsidRDefault="00AF754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Pre1:</w:t>
            </w:r>
          </w:p>
        </w:tc>
        <w:tc>
          <w:tcPr>
            <w:tcW w:w="6615" w:type="dxa"/>
            <w:vAlign w:val="center"/>
          </w:tcPr>
          <w:p w14:paraId="77632887" w14:textId="77777777" w:rsidR="00AF754F" w:rsidRPr="002C6C11" w:rsidRDefault="00AF754F">
            <w:pPr>
              <w:jc w:val="both"/>
              <w:rPr>
                <w:rFonts w:ascii="Montserrat" w:hAnsi="Montserrat"/>
                <w:color w:val="auto"/>
              </w:rPr>
            </w:pPr>
            <w:r w:rsidRPr="002C6C11">
              <w:rPr>
                <w:rFonts w:ascii="Montserrat" w:eastAsia="Times New Roman" w:hAnsi="Montserrat"/>
                <w:color w:val="auto"/>
                <w:sz w:val="18"/>
                <w:szCs w:val="18"/>
                <w:lang w:eastAsia="en-GB"/>
              </w:rPr>
              <w:t>The N3IWF and the 5G Core are installed, operational, and integrated at near and far edge.</w:t>
            </w:r>
          </w:p>
        </w:tc>
      </w:tr>
      <w:tr w:rsidR="00AF754F" w:rsidRPr="00C80238" w14:paraId="401A25FE" w14:textId="77777777">
        <w:trPr>
          <w:trHeight w:val="300"/>
        </w:trPr>
        <w:tc>
          <w:tcPr>
            <w:tcW w:w="1555" w:type="dxa"/>
            <w:vMerge/>
          </w:tcPr>
          <w:p w14:paraId="2FDF8787" w14:textId="77777777" w:rsidR="00AF754F" w:rsidRPr="002C6C11" w:rsidRDefault="00AF754F">
            <w:pPr>
              <w:rPr>
                <w:rFonts w:ascii="Montserrat" w:hAnsi="Montserrat"/>
                <w:color w:val="auto"/>
              </w:rPr>
            </w:pPr>
          </w:p>
        </w:tc>
        <w:tc>
          <w:tcPr>
            <w:tcW w:w="897" w:type="dxa"/>
            <w:vAlign w:val="center"/>
          </w:tcPr>
          <w:p w14:paraId="2D5F24E7" w14:textId="77777777" w:rsidR="00AF754F" w:rsidRPr="002C6C11" w:rsidRDefault="00AF754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Pre2:</w:t>
            </w:r>
          </w:p>
        </w:tc>
        <w:tc>
          <w:tcPr>
            <w:tcW w:w="6615" w:type="dxa"/>
          </w:tcPr>
          <w:p w14:paraId="36178A1C" w14:textId="77777777" w:rsidR="00AF754F" w:rsidRPr="002C6C11" w:rsidRDefault="00AF754F">
            <w:pPr>
              <w:jc w:val="both"/>
              <w:rPr>
                <w:rFonts w:ascii="Montserrat" w:hAnsi="Montserrat"/>
                <w:color w:val="auto"/>
              </w:rPr>
            </w:pPr>
            <w:r w:rsidRPr="002C6C11">
              <w:rPr>
                <w:rFonts w:ascii="Montserrat" w:eastAsia="Times New Roman" w:hAnsi="Montserrat"/>
                <w:color w:val="auto"/>
                <w:sz w:val="18"/>
                <w:szCs w:val="18"/>
                <w:lang w:eastAsia="en-GB"/>
              </w:rPr>
              <w:t>The UE can reach at IP-level the N3IWF</w:t>
            </w:r>
          </w:p>
        </w:tc>
      </w:tr>
      <w:tr w:rsidR="00AF754F" w:rsidRPr="00C80238" w14:paraId="42DD0FAA" w14:textId="77777777">
        <w:trPr>
          <w:trHeight w:val="300"/>
        </w:trPr>
        <w:tc>
          <w:tcPr>
            <w:tcW w:w="1555" w:type="dxa"/>
            <w:vMerge/>
          </w:tcPr>
          <w:p w14:paraId="46306899" w14:textId="77777777" w:rsidR="00AF754F" w:rsidRPr="002C6C11" w:rsidRDefault="00AF754F">
            <w:pPr>
              <w:rPr>
                <w:rFonts w:ascii="Montserrat" w:hAnsi="Montserrat"/>
                <w:color w:val="auto"/>
              </w:rPr>
            </w:pPr>
          </w:p>
        </w:tc>
        <w:tc>
          <w:tcPr>
            <w:tcW w:w="897" w:type="dxa"/>
            <w:vAlign w:val="center"/>
          </w:tcPr>
          <w:p w14:paraId="4A29A1EE" w14:textId="77777777" w:rsidR="00AF754F" w:rsidRPr="002C6C11" w:rsidRDefault="00AF754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Pre3:</w:t>
            </w:r>
          </w:p>
        </w:tc>
        <w:tc>
          <w:tcPr>
            <w:tcW w:w="6615" w:type="dxa"/>
          </w:tcPr>
          <w:p w14:paraId="3A35F3F7" w14:textId="77777777" w:rsidR="00AF754F" w:rsidRPr="002C6C11" w:rsidRDefault="00AF754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UE data is provisioned in the 5GC.</w:t>
            </w:r>
          </w:p>
        </w:tc>
      </w:tr>
      <w:tr w:rsidR="00AF754F" w:rsidRPr="00C80238" w14:paraId="028B2FF3" w14:textId="77777777">
        <w:trPr>
          <w:trHeight w:val="300"/>
        </w:trPr>
        <w:tc>
          <w:tcPr>
            <w:tcW w:w="1555" w:type="dxa"/>
            <w:vMerge/>
          </w:tcPr>
          <w:p w14:paraId="35AECACB" w14:textId="77777777" w:rsidR="00AF754F" w:rsidRPr="002C6C11" w:rsidRDefault="00AF754F">
            <w:pPr>
              <w:rPr>
                <w:rFonts w:ascii="Montserrat" w:hAnsi="Montserrat"/>
                <w:color w:val="auto"/>
              </w:rPr>
            </w:pPr>
          </w:p>
        </w:tc>
        <w:tc>
          <w:tcPr>
            <w:tcW w:w="897" w:type="dxa"/>
            <w:vAlign w:val="center"/>
          </w:tcPr>
          <w:p w14:paraId="0DA6A604" w14:textId="77777777" w:rsidR="00AF754F" w:rsidRPr="002C6C11" w:rsidRDefault="00AF754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Pre4:</w:t>
            </w:r>
          </w:p>
        </w:tc>
        <w:tc>
          <w:tcPr>
            <w:tcW w:w="6615" w:type="dxa"/>
          </w:tcPr>
          <w:p w14:paraId="4D3B99E1" w14:textId="77777777" w:rsidR="00AF754F" w:rsidRPr="002C6C11" w:rsidRDefault="00AF754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5GC and N3IWF are configured to grant the UE access to the targeted DN.</w:t>
            </w:r>
          </w:p>
        </w:tc>
      </w:tr>
      <w:tr w:rsidR="00AF754F" w:rsidRPr="00C80238" w14:paraId="31599B53" w14:textId="77777777">
        <w:trPr>
          <w:trHeight w:val="300"/>
        </w:trPr>
        <w:tc>
          <w:tcPr>
            <w:tcW w:w="1555" w:type="dxa"/>
            <w:vMerge/>
          </w:tcPr>
          <w:p w14:paraId="1AE5C467" w14:textId="77777777" w:rsidR="00AF754F" w:rsidRPr="002C6C11" w:rsidRDefault="00AF754F">
            <w:pPr>
              <w:rPr>
                <w:rFonts w:ascii="Montserrat" w:hAnsi="Montserrat"/>
                <w:color w:val="auto"/>
              </w:rPr>
            </w:pPr>
          </w:p>
        </w:tc>
        <w:tc>
          <w:tcPr>
            <w:tcW w:w="897" w:type="dxa"/>
            <w:vAlign w:val="center"/>
          </w:tcPr>
          <w:p w14:paraId="7BAC547E" w14:textId="6BE18368" w:rsidR="00AF754F" w:rsidRPr="002C6C11" w:rsidRDefault="00AF754F">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Pre5:</w:t>
            </w:r>
          </w:p>
        </w:tc>
        <w:tc>
          <w:tcPr>
            <w:tcW w:w="6615" w:type="dxa"/>
          </w:tcPr>
          <w:p w14:paraId="1D326501" w14:textId="3760B076" w:rsidR="00AF754F" w:rsidRPr="002C6C11" w:rsidRDefault="00A760D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An AS is deployed in the DN hosting th</w:t>
            </w:r>
            <w:r w:rsidR="006D02E7" w:rsidRPr="002C6C11">
              <w:rPr>
                <w:rFonts w:ascii="Montserrat" w:eastAsia="Times New Roman" w:hAnsi="Montserrat"/>
                <w:color w:val="auto"/>
                <w:sz w:val="18"/>
                <w:szCs w:val="18"/>
                <w:lang w:eastAsia="en-GB"/>
              </w:rPr>
              <w:t>e content.</w:t>
            </w:r>
          </w:p>
        </w:tc>
      </w:tr>
      <w:tr w:rsidR="00E63481" w:rsidRPr="00C80238" w14:paraId="7147DCD6" w14:textId="77777777">
        <w:trPr>
          <w:trHeight w:val="300"/>
        </w:trPr>
        <w:tc>
          <w:tcPr>
            <w:tcW w:w="1555" w:type="dxa"/>
            <w:vAlign w:val="center"/>
          </w:tcPr>
          <w:p w14:paraId="30BB1D46" w14:textId="77777777" w:rsidR="00E63481" w:rsidRPr="002C6C11" w:rsidRDefault="00E6348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Description:</w:t>
            </w:r>
          </w:p>
        </w:tc>
        <w:tc>
          <w:tcPr>
            <w:tcW w:w="7512" w:type="dxa"/>
            <w:gridSpan w:val="2"/>
            <w:vAlign w:val="center"/>
          </w:tcPr>
          <w:p w14:paraId="155ECF6A" w14:textId="03DCFFC2" w:rsidR="00E63481" w:rsidRPr="00CB317A" w:rsidRDefault="00E63481">
            <w:pPr>
              <w:jc w:val="both"/>
              <w:rPr>
                <w:rFonts w:ascii="Montserrat" w:hAnsi="Montserrat"/>
                <w:color w:val="auto"/>
                <w:sz w:val="18"/>
                <w:szCs w:val="18"/>
                <w:lang w:eastAsia="en-GB"/>
              </w:rPr>
            </w:pPr>
            <w:r w:rsidRPr="00CB317A">
              <w:rPr>
                <w:rFonts w:ascii="Montserrat" w:hAnsi="Montserrat"/>
                <w:color w:val="auto"/>
                <w:sz w:val="18"/>
                <w:szCs w:val="18"/>
                <w:lang w:eastAsia="en-GB"/>
              </w:rPr>
              <w:t>This test case is designed to validate the support of unicast streaming</w:t>
            </w:r>
            <w:r w:rsidR="00804BCA" w:rsidRPr="00CB317A">
              <w:rPr>
                <w:rFonts w:ascii="Montserrat" w:hAnsi="Montserrat"/>
                <w:color w:val="auto"/>
                <w:sz w:val="18"/>
                <w:szCs w:val="18"/>
                <w:lang w:eastAsia="en-GB"/>
              </w:rPr>
              <w:t xml:space="preserve"> </w:t>
            </w:r>
            <w:r w:rsidRPr="00CB317A">
              <w:rPr>
                <w:rFonts w:ascii="Montserrat" w:hAnsi="Montserrat"/>
                <w:color w:val="auto"/>
                <w:sz w:val="18"/>
                <w:szCs w:val="18"/>
                <w:lang w:eastAsia="en-GB"/>
              </w:rPr>
              <w:t>traffic over 5G non-3GPP access, demonstrating the capability of both N3IWF</w:t>
            </w:r>
            <w:r w:rsidR="00804BCA" w:rsidRPr="00CB317A">
              <w:rPr>
                <w:rFonts w:ascii="Montserrat" w:hAnsi="Montserrat"/>
                <w:color w:val="auto"/>
                <w:sz w:val="18"/>
                <w:szCs w:val="18"/>
                <w:lang w:eastAsia="en-GB"/>
              </w:rPr>
              <w:t>, UPF</w:t>
            </w:r>
            <w:r w:rsidRPr="00CB317A">
              <w:rPr>
                <w:rFonts w:ascii="Montserrat" w:hAnsi="Montserrat"/>
                <w:color w:val="auto"/>
                <w:sz w:val="18"/>
                <w:szCs w:val="18"/>
                <w:lang w:eastAsia="en-GB"/>
              </w:rPr>
              <w:t xml:space="preserve"> and 5GC to support the coexistence of unicast and multicast traffic flows.</w:t>
            </w:r>
          </w:p>
        </w:tc>
      </w:tr>
      <w:tr w:rsidR="00E63481" w:rsidRPr="00C80238" w14:paraId="061502FB" w14:textId="77777777">
        <w:trPr>
          <w:trHeight w:val="300"/>
        </w:trPr>
        <w:tc>
          <w:tcPr>
            <w:tcW w:w="1555" w:type="dxa"/>
            <w:vMerge w:val="restart"/>
            <w:vAlign w:val="center"/>
          </w:tcPr>
          <w:p w14:paraId="6CEFFAF2" w14:textId="77777777" w:rsidR="00E63481" w:rsidRPr="002C6C11" w:rsidRDefault="00E6348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Test Steps:</w:t>
            </w:r>
          </w:p>
        </w:tc>
        <w:tc>
          <w:tcPr>
            <w:tcW w:w="897" w:type="dxa"/>
            <w:vAlign w:val="center"/>
          </w:tcPr>
          <w:p w14:paraId="4D7B03D5" w14:textId="77777777" w:rsidR="00E63481" w:rsidRPr="002C6C11" w:rsidRDefault="00E63481">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S1:</w:t>
            </w:r>
          </w:p>
        </w:tc>
        <w:tc>
          <w:tcPr>
            <w:tcW w:w="6615" w:type="dxa"/>
            <w:vAlign w:val="center"/>
          </w:tcPr>
          <w:p w14:paraId="034EEE34" w14:textId="77777777" w:rsidR="00E63481" w:rsidRPr="002C6C11" w:rsidRDefault="00E63481">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Start the UE. </w:t>
            </w:r>
          </w:p>
        </w:tc>
      </w:tr>
      <w:tr w:rsidR="00E63481" w:rsidRPr="00C80238" w14:paraId="4DAFA983" w14:textId="77777777">
        <w:trPr>
          <w:trHeight w:val="300"/>
        </w:trPr>
        <w:tc>
          <w:tcPr>
            <w:tcW w:w="1555" w:type="dxa"/>
            <w:vMerge/>
          </w:tcPr>
          <w:p w14:paraId="6F20129A" w14:textId="77777777" w:rsidR="00E63481" w:rsidRPr="002C6C11" w:rsidRDefault="00E63481">
            <w:pPr>
              <w:rPr>
                <w:rFonts w:ascii="Montserrat" w:hAnsi="Montserrat"/>
                <w:color w:val="auto"/>
              </w:rPr>
            </w:pPr>
          </w:p>
        </w:tc>
        <w:tc>
          <w:tcPr>
            <w:tcW w:w="897" w:type="dxa"/>
            <w:vAlign w:val="center"/>
          </w:tcPr>
          <w:p w14:paraId="3C76905A" w14:textId="77777777" w:rsidR="00E63481" w:rsidRPr="002C6C11" w:rsidRDefault="00E63481">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S2:</w:t>
            </w:r>
          </w:p>
        </w:tc>
        <w:tc>
          <w:tcPr>
            <w:tcW w:w="6615" w:type="dxa"/>
            <w:vAlign w:val="center"/>
          </w:tcPr>
          <w:p w14:paraId="2B8CA556" w14:textId="77777777" w:rsidR="00E63481" w:rsidRPr="002C6C11" w:rsidRDefault="00E63481">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Follow the untrusted non-3GPP registration and PDU session establishment procedures.</w:t>
            </w:r>
          </w:p>
        </w:tc>
      </w:tr>
      <w:tr w:rsidR="00E63481" w:rsidRPr="00C80238" w14:paraId="6C988F55" w14:textId="77777777">
        <w:trPr>
          <w:trHeight w:val="300"/>
        </w:trPr>
        <w:tc>
          <w:tcPr>
            <w:tcW w:w="1555" w:type="dxa"/>
            <w:vMerge/>
          </w:tcPr>
          <w:p w14:paraId="6706D530" w14:textId="77777777" w:rsidR="00E63481" w:rsidRPr="002C6C11" w:rsidRDefault="00E63481">
            <w:pPr>
              <w:rPr>
                <w:rFonts w:ascii="Montserrat" w:hAnsi="Montserrat"/>
                <w:color w:val="auto"/>
              </w:rPr>
            </w:pPr>
          </w:p>
        </w:tc>
        <w:tc>
          <w:tcPr>
            <w:tcW w:w="897" w:type="dxa"/>
            <w:vAlign w:val="center"/>
          </w:tcPr>
          <w:p w14:paraId="0C2D8109" w14:textId="77777777" w:rsidR="00E63481" w:rsidRPr="002C6C11" w:rsidRDefault="00E63481">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S3:</w:t>
            </w:r>
          </w:p>
        </w:tc>
        <w:tc>
          <w:tcPr>
            <w:tcW w:w="6615" w:type="dxa"/>
            <w:vAlign w:val="center"/>
          </w:tcPr>
          <w:p w14:paraId="48BBEDA4" w14:textId="3FB14B51" w:rsidR="00E63481" w:rsidRPr="002C6C11" w:rsidRDefault="00F46633">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UE r</w:t>
            </w:r>
            <w:r w:rsidR="00E63481" w:rsidRPr="002C6C11">
              <w:rPr>
                <w:rFonts w:ascii="Montserrat" w:eastAsia="Times New Roman" w:hAnsi="Montserrat"/>
                <w:color w:val="auto"/>
                <w:sz w:val="18"/>
                <w:szCs w:val="18"/>
                <w:lang w:eastAsia="en-GB"/>
              </w:rPr>
              <w:t>equest</w:t>
            </w:r>
            <w:r w:rsidRPr="002C6C11">
              <w:rPr>
                <w:rFonts w:ascii="Montserrat" w:eastAsia="Times New Roman" w:hAnsi="Montserrat"/>
                <w:color w:val="auto"/>
                <w:sz w:val="18"/>
                <w:szCs w:val="18"/>
                <w:lang w:eastAsia="en-GB"/>
              </w:rPr>
              <w:t>s</w:t>
            </w:r>
            <w:r w:rsidR="00E63481" w:rsidRPr="002C6C11">
              <w:rPr>
                <w:rFonts w:ascii="Montserrat" w:eastAsia="Times New Roman" w:hAnsi="Montserrat"/>
                <w:color w:val="auto"/>
                <w:sz w:val="18"/>
                <w:szCs w:val="18"/>
                <w:lang w:eastAsia="en-GB"/>
              </w:rPr>
              <w:t xml:space="preserve"> the media content.</w:t>
            </w:r>
          </w:p>
        </w:tc>
      </w:tr>
      <w:tr w:rsidR="00E63481" w:rsidRPr="00C80238" w14:paraId="74D89BB0" w14:textId="77777777">
        <w:trPr>
          <w:trHeight w:val="300"/>
        </w:trPr>
        <w:tc>
          <w:tcPr>
            <w:tcW w:w="1555" w:type="dxa"/>
            <w:vAlign w:val="center"/>
          </w:tcPr>
          <w:p w14:paraId="33BF9927" w14:textId="77777777" w:rsidR="00E63481" w:rsidRPr="002C6C11" w:rsidRDefault="00E6348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Associated KPI:</w:t>
            </w:r>
          </w:p>
        </w:tc>
        <w:tc>
          <w:tcPr>
            <w:tcW w:w="7512" w:type="dxa"/>
            <w:gridSpan w:val="2"/>
            <w:vAlign w:val="center"/>
          </w:tcPr>
          <w:p w14:paraId="58634EF3" w14:textId="77777777" w:rsidR="00E63481" w:rsidRPr="002C6C11" w:rsidRDefault="00E63481">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Fail/pass test.</w:t>
            </w:r>
          </w:p>
        </w:tc>
      </w:tr>
      <w:tr w:rsidR="00E63481" w:rsidRPr="00C80238" w14:paraId="0ACF2252" w14:textId="77777777">
        <w:trPr>
          <w:trHeight w:val="300"/>
        </w:trPr>
        <w:tc>
          <w:tcPr>
            <w:tcW w:w="1555" w:type="dxa"/>
            <w:vAlign w:val="center"/>
          </w:tcPr>
          <w:p w14:paraId="34D99FDB" w14:textId="05483BFF" w:rsidR="00E63481" w:rsidRPr="002C6C11" w:rsidRDefault="7832263F">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Expected</w:t>
            </w:r>
            <w:r w:rsidR="00E63481" w:rsidRPr="002C6C11">
              <w:rPr>
                <w:rFonts w:ascii="Montserrat" w:eastAsia="Times New Roman" w:hAnsi="Montserrat"/>
                <w:color w:val="auto"/>
                <w:sz w:val="18"/>
                <w:szCs w:val="18"/>
                <w:lang w:eastAsia="en-GB"/>
              </w:rPr>
              <w:t xml:space="preserve"> Result:</w:t>
            </w:r>
          </w:p>
        </w:tc>
        <w:tc>
          <w:tcPr>
            <w:tcW w:w="7512" w:type="dxa"/>
            <w:gridSpan w:val="2"/>
            <w:vAlign w:val="center"/>
          </w:tcPr>
          <w:p w14:paraId="1BD66436" w14:textId="59FEA3F5" w:rsidR="00E63481" w:rsidRPr="002C6C11" w:rsidRDefault="00E6348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The UE is able to receive the requested content.</w:t>
            </w:r>
          </w:p>
        </w:tc>
      </w:tr>
      <w:tr w:rsidR="52800D41" w:rsidRPr="00C80238" w14:paraId="25D65911" w14:textId="77777777" w:rsidTr="7D4A2F10">
        <w:trPr>
          <w:trHeight w:val="300"/>
        </w:trPr>
        <w:tc>
          <w:tcPr>
            <w:tcW w:w="1555" w:type="dxa"/>
            <w:vAlign w:val="center"/>
          </w:tcPr>
          <w:p w14:paraId="12C00709" w14:textId="775D688C" w:rsidR="3813C9B1" w:rsidRPr="002C6C11" w:rsidRDefault="704BF868" w:rsidP="52800D41">
            <w:pPr>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 xml:space="preserve">Actual </w:t>
            </w:r>
            <w:r w:rsidR="4A5AD158" w:rsidRPr="002C6C11">
              <w:rPr>
                <w:rFonts w:ascii="Montserrat" w:eastAsia="Times New Roman" w:hAnsi="Montserrat"/>
                <w:color w:val="auto"/>
                <w:sz w:val="18"/>
                <w:szCs w:val="18"/>
                <w:lang w:eastAsia="en-GB"/>
              </w:rPr>
              <w:t>Result:</w:t>
            </w:r>
          </w:p>
        </w:tc>
        <w:tc>
          <w:tcPr>
            <w:tcW w:w="7512" w:type="dxa"/>
            <w:gridSpan w:val="2"/>
            <w:vAlign w:val="center"/>
          </w:tcPr>
          <w:p w14:paraId="619BAF80" w14:textId="519A45AD" w:rsidR="52800D41" w:rsidRPr="002C6C11" w:rsidRDefault="52800D41" w:rsidP="52800D41">
            <w:pPr>
              <w:rPr>
                <w:rFonts w:ascii="Montserrat" w:eastAsia="Times New Roman" w:hAnsi="Montserrat"/>
                <w:color w:val="auto"/>
                <w:sz w:val="18"/>
                <w:szCs w:val="18"/>
                <w:lang w:eastAsia="en-GB"/>
              </w:rPr>
            </w:pPr>
          </w:p>
        </w:tc>
      </w:tr>
    </w:tbl>
    <w:p w14:paraId="789DF83C" w14:textId="77777777" w:rsidR="005569A4" w:rsidRPr="002C6C11" w:rsidRDefault="005569A4" w:rsidP="004C2086">
      <w:pPr>
        <w:pStyle w:val="ParagraphText"/>
        <w:spacing w:after="120"/>
        <w:rPr>
          <w:b/>
        </w:rPr>
      </w:pPr>
    </w:p>
    <w:p w14:paraId="5B8D7376" w14:textId="5918C5A4" w:rsidR="520298C1" w:rsidRPr="002C6C11" w:rsidRDefault="520298C1" w:rsidP="004C2086">
      <w:pPr>
        <w:pStyle w:val="ParagraphText"/>
        <w:spacing w:after="120"/>
        <w:rPr>
          <w:rFonts w:eastAsiaTheme="minorEastAsia" w:cstheme="minorBidi"/>
          <w:b/>
          <w:sz w:val="24"/>
          <w:szCs w:val="24"/>
        </w:rPr>
      </w:pPr>
      <w:r w:rsidRPr="00CB317A">
        <w:rPr>
          <w:b/>
        </w:rPr>
        <w:t>MBI – WP2.5.[4-5]</w:t>
      </w:r>
    </w:p>
    <w:tbl>
      <w:tblPr>
        <w:tblW w:w="906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50"/>
        <w:gridCol w:w="850"/>
        <w:gridCol w:w="6662"/>
      </w:tblGrid>
      <w:tr w:rsidR="008114EB" w:rsidRPr="00C80238" w14:paraId="5D4DD897" w14:textId="77777777" w:rsidTr="0099141B">
        <w:trPr>
          <w:trHeight w:val="300"/>
        </w:trPr>
        <w:tc>
          <w:tcPr>
            <w:tcW w:w="9062" w:type="dxa"/>
            <w:gridSpan w:val="3"/>
            <w:tcBorders>
              <w:top w:val="single" w:sz="4" w:space="0" w:color="auto"/>
              <w:left w:val="single" w:sz="4" w:space="0" w:color="auto"/>
              <w:bottom w:val="single" w:sz="4" w:space="0" w:color="auto"/>
              <w:right w:val="single" w:sz="4" w:space="0" w:color="auto"/>
            </w:tcBorders>
            <w:shd w:val="clear" w:color="auto" w:fill="A6C9EC"/>
            <w:vAlign w:val="center"/>
          </w:tcPr>
          <w:p w14:paraId="35AD234F" w14:textId="4062CB5D"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b/>
                <w:color w:val="auto"/>
                <w:sz w:val="18"/>
                <w:szCs w:val="18"/>
              </w:rPr>
              <w:t>Test Case 2.5.4-1</w:t>
            </w:r>
            <w:r w:rsidRPr="002C6C11">
              <w:rPr>
                <w:rFonts w:ascii="Montserrat" w:eastAsia="Montserrat" w:hAnsi="Montserrat" w:cs="Montserrat"/>
                <w:color w:val="auto"/>
                <w:sz w:val="18"/>
                <w:szCs w:val="18"/>
              </w:rPr>
              <w:t xml:space="preserve"> </w:t>
            </w:r>
          </w:p>
        </w:tc>
      </w:tr>
      <w:tr w:rsidR="008114EB" w:rsidRPr="00C80238" w14:paraId="7689B758" w14:textId="77777777" w:rsidTr="0099141B">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502C3DC1" w14:textId="2CB5237F"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Title: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1ED2B71B" w14:textId="640C7441"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KPI Delivery to Monitoring Platform</w:t>
            </w:r>
          </w:p>
        </w:tc>
      </w:tr>
      <w:tr w:rsidR="008114EB" w:rsidRPr="00C80238" w14:paraId="4BA4CFC1" w14:textId="77777777" w:rsidTr="0099141B">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14D5D7D8" w14:textId="6B48623E"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Responsible Partner: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1888E001" w14:textId="74910F93"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MBI</w:t>
            </w:r>
          </w:p>
        </w:tc>
      </w:tr>
      <w:tr w:rsidR="008114EB" w:rsidRPr="00C80238" w14:paraId="329A3020" w14:textId="77777777" w:rsidTr="0099141B">
        <w:trPr>
          <w:trHeight w:val="300"/>
        </w:trPr>
        <w:tc>
          <w:tcPr>
            <w:tcW w:w="1550" w:type="dxa"/>
            <w:vMerge w:val="restart"/>
            <w:tcBorders>
              <w:top w:val="single" w:sz="4" w:space="0" w:color="auto"/>
              <w:left w:val="single" w:sz="4" w:space="0" w:color="auto"/>
              <w:bottom w:val="single" w:sz="4" w:space="0" w:color="auto"/>
              <w:right w:val="single" w:sz="4" w:space="0" w:color="auto"/>
            </w:tcBorders>
            <w:vAlign w:val="center"/>
          </w:tcPr>
          <w:p w14:paraId="588F7EA6" w14:textId="1B8A32C6"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Preconditions: </w:t>
            </w:r>
          </w:p>
        </w:tc>
        <w:tc>
          <w:tcPr>
            <w:tcW w:w="850" w:type="dxa"/>
            <w:tcBorders>
              <w:top w:val="single" w:sz="4" w:space="0" w:color="auto"/>
              <w:left w:val="single" w:sz="4" w:space="0" w:color="auto"/>
              <w:bottom w:val="single" w:sz="4" w:space="0" w:color="auto"/>
              <w:right w:val="single" w:sz="4" w:space="0" w:color="auto"/>
            </w:tcBorders>
            <w:vAlign w:val="center"/>
          </w:tcPr>
          <w:p w14:paraId="6697F81A" w14:textId="7F867D58"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Pre1: </w:t>
            </w:r>
          </w:p>
        </w:tc>
        <w:tc>
          <w:tcPr>
            <w:tcW w:w="6662" w:type="dxa"/>
            <w:tcBorders>
              <w:top w:val="single" w:sz="4" w:space="0" w:color="auto"/>
              <w:left w:val="single" w:sz="4" w:space="0" w:color="auto"/>
              <w:bottom w:val="single" w:sz="4" w:space="0" w:color="auto"/>
              <w:right w:val="single" w:sz="4" w:space="0" w:color="auto"/>
            </w:tcBorders>
          </w:tcPr>
          <w:p w14:paraId="3A6D568A" w14:textId="5D1A2E99"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Starfish platform is operational and configured to generate KPIs and address the received queries.</w:t>
            </w:r>
          </w:p>
        </w:tc>
      </w:tr>
      <w:tr w:rsidR="008114EB" w:rsidRPr="00C80238" w14:paraId="67AB110E" w14:textId="77777777" w:rsidTr="628FBA44">
        <w:trPr>
          <w:trHeight w:val="300"/>
        </w:trPr>
        <w:tc>
          <w:tcPr>
            <w:tcW w:w="1550" w:type="dxa"/>
            <w:vMerge/>
            <w:vAlign w:val="center"/>
          </w:tcPr>
          <w:p w14:paraId="61A549D4"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5973F7F0" w14:textId="3C920B1A"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Pre2: </w:t>
            </w:r>
          </w:p>
        </w:tc>
        <w:tc>
          <w:tcPr>
            <w:tcW w:w="6662" w:type="dxa"/>
            <w:tcBorders>
              <w:top w:val="single" w:sz="4" w:space="0" w:color="auto"/>
              <w:left w:val="single" w:sz="4" w:space="0" w:color="auto"/>
              <w:bottom w:val="single" w:sz="4" w:space="0" w:color="auto"/>
              <w:right w:val="single" w:sz="4" w:space="0" w:color="auto"/>
            </w:tcBorders>
          </w:tcPr>
          <w:p w14:paraId="0B30C578" w14:textId="32444698"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monitoring platform is running and able to perform queries.</w:t>
            </w:r>
          </w:p>
        </w:tc>
      </w:tr>
      <w:tr w:rsidR="008114EB" w:rsidRPr="00C80238" w14:paraId="608FBEA4" w14:textId="77777777" w:rsidTr="628FBA44">
        <w:trPr>
          <w:trHeight w:val="300"/>
        </w:trPr>
        <w:tc>
          <w:tcPr>
            <w:tcW w:w="1550" w:type="dxa"/>
            <w:vMerge/>
            <w:vAlign w:val="center"/>
          </w:tcPr>
          <w:p w14:paraId="0FEC4E61"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2A018CBB" w14:textId="35A40948"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Pre3: </w:t>
            </w:r>
          </w:p>
        </w:tc>
        <w:tc>
          <w:tcPr>
            <w:tcW w:w="6662" w:type="dxa"/>
            <w:tcBorders>
              <w:top w:val="single" w:sz="4" w:space="0" w:color="auto"/>
              <w:left w:val="single" w:sz="4" w:space="0" w:color="auto"/>
              <w:bottom w:val="single" w:sz="4" w:space="0" w:color="auto"/>
              <w:right w:val="single" w:sz="4" w:space="0" w:color="auto"/>
            </w:tcBorders>
          </w:tcPr>
          <w:p w14:paraId="4CCF08A9" w14:textId="44E11D23"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REST API interface for KPI delivery is documented and available.</w:t>
            </w:r>
          </w:p>
        </w:tc>
      </w:tr>
      <w:tr w:rsidR="008114EB" w:rsidRPr="00C80238" w14:paraId="09F1271E" w14:textId="77777777" w:rsidTr="0099141B">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259C507E" w14:textId="5A08E9F1"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Description: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1E3D7158" w14:textId="4AD8C0FA"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This test verifies the ability of the Starfish platform to provide KPI metrics to the monitoring platform upon queries, ensuring correct formatting, real-time availability, and data integrity.</w:t>
            </w:r>
          </w:p>
        </w:tc>
      </w:tr>
      <w:tr w:rsidR="008114EB" w:rsidRPr="00C80238" w14:paraId="6879E802" w14:textId="77777777" w:rsidTr="0099141B">
        <w:trPr>
          <w:trHeight w:val="300"/>
        </w:trPr>
        <w:tc>
          <w:tcPr>
            <w:tcW w:w="1550" w:type="dxa"/>
            <w:vMerge w:val="restart"/>
            <w:tcBorders>
              <w:top w:val="single" w:sz="4" w:space="0" w:color="auto"/>
              <w:left w:val="single" w:sz="4" w:space="0" w:color="auto"/>
              <w:bottom w:val="single" w:sz="4" w:space="0" w:color="auto"/>
              <w:right w:val="single" w:sz="4" w:space="0" w:color="auto"/>
            </w:tcBorders>
            <w:vAlign w:val="center"/>
          </w:tcPr>
          <w:p w14:paraId="37A79EBA" w14:textId="6F58AA5E"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Test Steps: </w:t>
            </w:r>
          </w:p>
        </w:tc>
        <w:tc>
          <w:tcPr>
            <w:tcW w:w="850" w:type="dxa"/>
            <w:tcBorders>
              <w:top w:val="single" w:sz="4" w:space="0" w:color="auto"/>
              <w:left w:val="single" w:sz="4" w:space="0" w:color="auto"/>
              <w:bottom w:val="single" w:sz="4" w:space="0" w:color="auto"/>
              <w:right w:val="single" w:sz="4" w:space="0" w:color="auto"/>
            </w:tcBorders>
            <w:vAlign w:val="center"/>
          </w:tcPr>
          <w:p w14:paraId="7B583893" w14:textId="5913EE2A"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S1:</w:t>
            </w:r>
          </w:p>
        </w:tc>
        <w:tc>
          <w:tcPr>
            <w:tcW w:w="6662" w:type="dxa"/>
            <w:tcBorders>
              <w:top w:val="single" w:sz="4" w:space="0" w:color="auto"/>
              <w:left w:val="single" w:sz="4" w:space="0" w:color="auto"/>
              <w:bottom w:val="single" w:sz="4" w:space="0" w:color="auto"/>
              <w:right w:val="single" w:sz="4" w:space="0" w:color="auto"/>
            </w:tcBorders>
          </w:tcPr>
          <w:p w14:paraId="63D0C155" w14:textId="2FE3C436"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Simulate generation of relevant KPIs (e.g., throughput, latency, error rate).</w:t>
            </w:r>
          </w:p>
        </w:tc>
      </w:tr>
      <w:tr w:rsidR="008114EB" w:rsidRPr="00C80238" w14:paraId="2471FC8C" w14:textId="77777777" w:rsidTr="628FBA44">
        <w:trPr>
          <w:trHeight w:val="300"/>
        </w:trPr>
        <w:tc>
          <w:tcPr>
            <w:tcW w:w="1550" w:type="dxa"/>
            <w:vMerge/>
            <w:vAlign w:val="center"/>
          </w:tcPr>
          <w:p w14:paraId="0457930F"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52752C26" w14:textId="70B01245"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S2: </w:t>
            </w:r>
          </w:p>
        </w:tc>
        <w:tc>
          <w:tcPr>
            <w:tcW w:w="6662" w:type="dxa"/>
            <w:tcBorders>
              <w:top w:val="single" w:sz="4" w:space="0" w:color="auto"/>
              <w:left w:val="single" w:sz="4" w:space="0" w:color="auto"/>
              <w:bottom w:val="single" w:sz="4" w:space="0" w:color="auto"/>
              <w:right w:val="single" w:sz="4" w:space="0" w:color="auto"/>
            </w:tcBorders>
          </w:tcPr>
          <w:p w14:paraId="3852835B" w14:textId="29182F7F" w:rsidR="3A3DB175" w:rsidRPr="00CB317A" w:rsidRDefault="3A3DB175" w:rsidP="004C2086">
            <w:pPr>
              <w:rPr>
                <w:rFonts w:ascii="Montserrat" w:eastAsia="Montserrat" w:hAnsi="Montserrat" w:cs="Montserrat"/>
                <w:color w:val="auto"/>
                <w:sz w:val="18"/>
                <w:szCs w:val="18"/>
              </w:rPr>
            </w:pPr>
            <w:r w:rsidRPr="00CB317A">
              <w:rPr>
                <w:rFonts w:ascii="Montserrat" w:eastAsia="Montserrat" w:hAnsi="Montserrat" w:cs="Montserrat"/>
                <w:color w:val="auto"/>
                <w:sz w:val="18"/>
                <w:szCs w:val="18"/>
              </w:rPr>
              <w:t>Configure and start the Starfish HUB API listening for queries on the REST interface.</w:t>
            </w:r>
          </w:p>
        </w:tc>
      </w:tr>
      <w:tr w:rsidR="008114EB" w:rsidRPr="00C80238" w14:paraId="7F900A67" w14:textId="77777777" w:rsidTr="628FBA44">
        <w:trPr>
          <w:trHeight w:val="300"/>
        </w:trPr>
        <w:tc>
          <w:tcPr>
            <w:tcW w:w="1550" w:type="dxa"/>
            <w:vMerge/>
            <w:vAlign w:val="center"/>
          </w:tcPr>
          <w:p w14:paraId="26284918"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3066E7C3" w14:textId="23E462AD"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S3: </w:t>
            </w:r>
          </w:p>
        </w:tc>
        <w:tc>
          <w:tcPr>
            <w:tcW w:w="6662" w:type="dxa"/>
            <w:tcBorders>
              <w:top w:val="single" w:sz="4" w:space="0" w:color="auto"/>
              <w:left w:val="single" w:sz="4" w:space="0" w:color="auto"/>
              <w:bottom w:val="single" w:sz="4" w:space="0" w:color="auto"/>
              <w:right w:val="single" w:sz="4" w:space="0" w:color="auto"/>
            </w:tcBorders>
          </w:tcPr>
          <w:p w14:paraId="463C7E61" w14:textId="43F3EB58"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Verify the reception of queries from the monitoring platform and the transmission of KPIs as reply.</w:t>
            </w:r>
          </w:p>
        </w:tc>
      </w:tr>
      <w:tr w:rsidR="008114EB" w:rsidRPr="00C80238" w14:paraId="51F64114" w14:textId="77777777" w:rsidTr="628FBA44">
        <w:trPr>
          <w:trHeight w:val="300"/>
        </w:trPr>
        <w:tc>
          <w:tcPr>
            <w:tcW w:w="1550" w:type="dxa"/>
            <w:vMerge/>
            <w:vAlign w:val="center"/>
          </w:tcPr>
          <w:p w14:paraId="2E3D2F24"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4F557717" w14:textId="4EEE9982"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S4: </w:t>
            </w:r>
          </w:p>
        </w:tc>
        <w:tc>
          <w:tcPr>
            <w:tcW w:w="6662" w:type="dxa"/>
            <w:tcBorders>
              <w:top w:val="single" w:sz="4" w:space="0" w:color="auto"/>
              <w:left w:val="single" w:sz="4" w:space="0" w:color="auto"/>
              <w:bottom w:val="single" w:sz="4" w:space="0" w:color="auto"/>
              <w:right w:val="single" w:sz="4" w:space="0" w:color="auto"/>
            </w:tcBorders>
          </w:tcPr>
          <w:p w14:paraId="532BD0CE" w14:textId="1AFEE538"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Verify that the received KPIs match the transmitted values and timestamps.</w:t>
            </w:r>
          </w:p>
        </w:tc>
      </w:tr>
      <w:tr w:rsidR="008114EB" w:rsidRPr="00C80238" w14:paraId="668BA392" w14:textId="77777777" w:rsidTr="0099141B">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2C9123A9" w14:textId="7F4309E3"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Associated KPI: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653B8776" w14:textId="028CD7D3" w:rsidR="3A3DB175" w:rsidRPr="002C6C11" w:rsidRDefault="26C85A38" w:rsidP="628FBA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Fail/pass test.</w:t>
            </w:r>
          </w:p>
        </w:tc>
      </w:tr>
      <w:tr w:rsidR="3A3DB175" w:rsidRPr="00C80238" w14:paraId="235AA029" w14:textId="77777777" w:rsidTr="0099141B">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4668B340" w14:textId="28BA2C62"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Actual Result: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3246E28D" w14:textId="02628BF6"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 -</w:t>
            </w:r>
          </w:p>
        </w:tc>
      </w:tr>
    </w:tbl>
    <w:p w14:paraId="7AD58F9C" w14:textId="13C6ABDD" w:rsidR="00FC44A6" w:rsidRPr="002C6C11" w:rsidRDefault="00FC44A6" w:rsidP="00BF6989">
      <w:pPr>
        <w:pStyle w:val="ParagraphText"/>
      </w:pPr>
    </w:p>
    <w:tbl>
      <w:tblPr>
        <w:tblW w:w="906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50"/>
        <w:gridCol w:w="850"/>
        <w:gridCol w:w="6662"/>
      </w:tblGrid>
      <w:tr w:rsidR="008114EB" w:rsidRPr="00C80238" w14:paraId="6801A181" w14:textId="77777777" w:rsidTr="0047785A">
        <w:trPr>
          <w:trHeight w:val="300"/>
        </w:trPr>
        <w:tc>
          <w:tcPr>
            <w:tcW w:w="9062" w:type="dxa"/>
            <w:gridSpan w:val="3"/>
            <w:tcBorders>
              <w:top w:val="single" w:sz="4" w:space="0" w:color="auto"/>
              <w:left w:val="single" w:sz="4" w:space="0" w:color="auto"/>
              <w:bottom w:val="single" w:sz="4" w:space="0" w:color="auto"/>
              <w:right w:val="single" w:sz="4" w:space="0" w:color="auto"/>
            </w:tcBorders>
            <w:shd w:val="clear" w:color="auto" w:fill="A6C9EC"/>
            <w:vAlign w:val="center"/>
          </w:tcPr>
          <w:p w14:paraId="153907C3" w14:textId="798F5F56"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b/>
                <w:color w:val="auto"/>
                <w:sz w:val="18"/>
                <w:szCs w:val="18"/>
              </w:rPr>
              <w:t>Test Case 2.5.4-2</w:t>
            </w:r>
            <w:r w:rsidRPr="002C6C11">
              <w:rPr>
                <w:rFonts w:ascii="Montserrat" w:eastAsia="Montserrat" w:hAnsi="Montserrat" w:cs="Montserrat"/>
                <w:color w:val="auto"/>
                <w:sz w:val="18"/>
                <w:szCs w:val="18"/>
              </w:rPr>
              <w:t xml:space="preserve"> </w:t>
            </w:r>
          </w:p>
        </w:tc>
      </w:tr>
      <w:tr w:rsidR="008114EB" w:rsidRPr="00C80238" w14:paraId="690CC513"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3D3D8820" w14:textId="147FB10D"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Title: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54ED92BE" w14:textId="2DDA3A77"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Reception of configuration parameters from the orchestrator </w:t>
            </w:r>
          </w:p>
        </w:tc>
      </w:tr>
      <w:tr w:rsidR="008114EB" w:rsidRPr="00C80238" w14:paraId="72D089E7"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527B3E60" w14:textId="3D23F3CE"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Responsible Partner: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3CE725C3" w14:textId="59BEA77B"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MBI</w:t>
            </w:r>
          </w:p>
        </w:tc>
      </w:tr>
      <w:tr w:rsidR="008114EB" w:rsidRPr="00C80238" w14:paraId="2A3C5E64" w14:textId="77777777" w:rsidTr="0047785A">
        <w:trPr>
          <w:trHeight w:val="300"/>
        </w:trPr>
        <w:tc>
          <w:tcPr>
            <w:tcW w:w="1550" w:type="dxa"/>
            <w:vMerge w:val="restart"/>
            <w:tcBorders>
              <w:top w:val="single" w:sz="4" w:space="0" w:color="auto"/>
              <w:left w:val="single" w:sz="4" w:space="0" w:color="auto"/>
              <w:bottom w:val="single" w:sz="4" w:space="0" w:color="auto"/>
              <w:right w:val="single" w:sz="4" w:space="0" w:color="auto"/>
            </w:tcBorders>
            <w:vAlign w:val="center"/>
          </w:tcPr>
          <w:p w14:paraId="5E46D16B" w14:textId="1C636EAD"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Preconditions: </w:t>
            </w:r>
          </w:p>
        </w:tc>
        <w:tc>
          <w:tcPr>
            <w:tcW w:w="850" w:type="dxa"/>
            <w:tcBorders>
              <w:top w:val="single" w:sz="4" w:space="0" w:color="auto"/>
              <w:left w:val="single" w:sz="4" w:space="0" w:color="auto"/>
              <w:bottom w:val="single" w:sz="4" w:space="0" w:color="auto"/>
              <w:right w:val="single" w:sz="4" w:space="0" w:color="auto"/>
            </w:tcBorders>
            <w:vAlign w:val="center"/>
          </w:tcPr>
          <w:p w14:paraId="7594CBDE" w14:textId="05CC2ABC"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Pre1: </w:t>
            </w:r>
          </w:p>
        </w:tc>
        <w:tc>
          <w:tcPr>
            <w:tcW w:w="6662" w:type="dxa"/>
            <w:tcBorders>
              <w:top w:val="single" w:sz="4" w:space="0" w:color="auto"/>
              <w:left w:val="single" w:sz="4" w:space="0" w:color="auto"/>
              <w:bottom w:val="single" w:sz="4" w:space="0" w:color="auto"/>
              <w:right w:val="single" w:sz="4" w:space="0" w:color="auto"/>
            </w:tcBorders>
          </w:tcPr>
          <w:p w14:paraId="100D943A" w14:textId="330F809E"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Starfish platform is operational and configured to receive configuration parameters on the exposed API.</w:t>
            </w:r>
          </w:p>
        </w:tc>
      </w:tr>
      <w:tr w:rsidR="008114EB" w:rsidRPr="00C80238" w14:paraId="15FE3C9A" w14:textId="77777777" w:rsidTr="628FBA44">
        <w:trPr>
          <w:trHeight w:val="300"/>
        </w:trPr>
        <w:tc>
          <w:tcPr>
            <w:tcW w:w="1550" w:type="dxa"/>
            <w:vMerge/>
            <w:vAlign w:val="center"/>
          </w:tcPr>
          <w:p w14:paraId="48B375C8"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100EFB7E" w14:textId="3BF6D654"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Pre2: </w:t>
            </w:r>
          </w:p>
        </w:tc>
        <w:tc>
          <w:tcPr>
            <w:tcW w:w="6662" w:type="dxa"/>
            <w:tcBorders>
              <w:top w:val="single" w:sz="4" w:space="0" w:color="auto"/>
              <w:left w:val="single" w:sz="4" w:space="0" w:color="auto"/>
              <w:bottom w:val="single" w:sz="4" w:space="0" w:color="auto"/>
              <w:right w:val="single" w:sz="4" w:space="0" w:color="auto"/>
            </w:tcBorders>
          </w:tcPr>
          <w:p w14:paraId="758DA79C" w14:textId="38E12BDF"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orchestrator is running and able to perform configuration operations.</w:t>
            </w:r>
          </w:p>
        </w:tc>
      </w:tr>
      <w:tr w:rsidR="008114EB" w:rsidRPr="00C80238" w14:paraId="4F7D45E1" w14:textId="77777777" w:rsidTr="628FBA44">
        <w:trPr>
          <w:trHeight w:val="300"/>
        </w:trPr>
        <w:tc>
          <w:tcPr>
            <w:tcW w:w="1550" w:type="dxa"/>
            <w:vMerge/>
            <w:vAlign w:val="center"/>
          </w:tcPr>
          <w:p w14:paraId="4716DA6F"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3D3248C2" w14:textId="6B787DA3"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Pre3: </w:t>
            </w:r>
          </w:p>
        </w:tc>
        <w:tc>
          <w:tcPr>
            <w:tcW w:w="6662" w:type="dxa"/>
            <w:tcBorders>
              <w:top w:val="single" w:sz="4" w:space="0" w:color="auto"/>
              <w:left w:val="single" w:sz="4" w:space="0" w:color="auto"/>
              <w:bottom w:val="single" w:sz="4" w:space="0" w:color="auto"/>
              <w:right w:val="single" w:sz="4" w:space="0" w:color="auto"/>
            </w:tcBorders>
          </w:tcPr>
          <w:p w14:paraId="6CF1FB9A" w14:textId="79CF85E3"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Starfish HUB API REST interface for reception of configuration parameters is documented and available.</w:t>
            </w:r>
          </w:p>
        </w:tc>
      </w:tr>
      <w:tr w:rsidR="008114EB" w:rsidRPr="00C80238" w14:paraId="7AEF8940"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7E1B7625" w14:textId="0875CD0D"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Description: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6734D865" w14:textId="45E6D952"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This test verifies the ability of the Starfish platform to receive configuration parameters on the REST interface and dynamically update the platform configuration accordingly, ensuring correct formatting, real-time availability, and data integrity.</w:t>
            </w:r>
          </w:p>
        </w:tc>
      </w:tr>
      <w:tr w:rsidR="008114EB" w:rsidRPr="00C80238" w14:paraId="1ED07F57" w14:textId="77777777" w:rsidTr="0047785A">
        <w:trPr>
          <w:trHeight w:val="720"/>
        </w:trPr>
        <w:tc>
          <w:tcPr>
            <w:tcW w:w="1550" w:type="dxa"/>
            <w:vMerge w:val="restart"/>
            <w:tcBorders>
              <w:top w:val="single" w:sz="4" w:space="0" w:color="auto"/>
              <w:left w:val="single" w:sz="4" w:space="0" w:color="auto"/>
              <w:bottom w:val="single" w:sz="4" w:space="0" w:color="auto"/>
              <w:right w:val="single" w:sz="4" w:space="0" w:color="auto"/>
            </w:tcBorders>
            <w:vAlign w:val="center"/>
          </w:tcPr>
          <w:p w14:paraId="3D502691" w14:textId="5C3C1F4A"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Test Steps: </w:t>
            </w:r>
          </w:p>
        </w:tc>
        <w:tc>
          <w:tcPr>
            <w:tcW w:w="850" w:type="dxa"/>
            <w:tcBorders>
              <w:top w:val="single" w:sz="4" w:space="0" w:color="auto"/>
              <w:left w:val="single" w:sz="4" w:space="0" w:color="auto"/>
              <w:bottom w:val="single" w:sz="4" w:space="0" w:color="auto"/>
              <w:right w:val="single" w:sz="4" w:space="0" w:color="auto"/>
            </w:tcBorders>
            <w:vAlign w:val="center"/>
          </w:tcPr>
          <w:p w14:paraId="659898DE" w14:textId="1501FD67"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S1:</w:t>
            </w:r>
          </w:p>
        </w:tc>
        <w:tc>
          <w:tcPr>
            <w:tcW w:w="6662" w:type="dxa"/>
            <w:tcBorders>
              <w:top w:val="single" w:sz="4" w:space="0" w:color="auto"/>
              <w:left w:val="single" w:sz="4" w:space="0" w:color="auto"/>
              <w:bottom w:val="single" w:sz="4" w:space="0" w:color="auto"/>
              <w:right w:val="single" w:sz="4" w:space="0" w:color="auto"/>
            </w:tcBorders>
          </w:tcPr>
          <w:p w14:paraId="5D374203" w14:textId="66248C40"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Configure and start the Starfish HUB API listening for reception of configuration parameters via REST calls on the interface towards the orchestrator.</w:t>
            </w:r>
          </w:p>
        </w:tc>
      </w:tr>
      <w:tr w:rsidR="008114EB" w:rsidRPr="00C80238" w14:paraId="738E5C2F" w14:textId="77777777" w:rsidTr="628FBA44">
        <w:trPr>
          <w:trHeight w:val="300"/>
        </w:trPr>
        <w:tc>
          <w:tcPr>
            <w:tcW w:w="1550" w:type="dxa"/>
            <w:vMerge/>
            <w:vAlign w:val="center"/>
          </w:tcPr>
          <w:p w14:paraId="6F4477BD"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0A22BE31" w14:textId="5FFA4343"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S2: </w:t>
            </w:r>
          </w:p>
        </w:tc>
        <w:tc>
          <w:tcPr>
            <w:tcW w:w="6662" w:type="dxa"/>
            <w:tcBorders>
              <w:top w:val="single" w:sz="4" w:space="0" w:color="auto"/>
              <w:left w:val="single" w:sz="4" w:space="0" w:color="auto"/>
              <w:bottom w:val="single" w:sz="4" w:space="0" w:color="auto"/>
              <w:right w:val="single" w:sz="4" w:space="0" w:color="auto"/>
            </w:tcBorders>
          </w:tcPr>
          <w:p w14:paraId="3C6474E2" w14:textId="2B160013"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Verify the reception of REST calls from the orchestrator.</w:t>
            </w:r>
          </w:p>
        </w:tc>
      </w:tr>
      <w:tr w:rsidR="008114EB" w:rsidRPr="00C80238" w14:paraId="0B807DCE" w14:textId="77777777" w:rsidTr="628FBA44">
        <w:trPr>
          <w:trHeight w:val="615"/>
        </w:trPr>
        <w:tc>
          <w:tcPr>
            <w:tcW w:w="1550" w:type="dxa"/>
            <w:vMerge/>
            <w:vAlign w:val="center"/>
          </w:tcPr>
          <w:p w14:paraId="3403EF3B"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563927BF" w14:textId="6643741C"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S3: </w:t>
            </w:r>
          </w:p>
        </w:tc>
        <w:tc>
          <w:tcPr>
            <w:tcW w:w="6662" w:type="dxa"/>
            <w:tcBorders>
              <w:top w:val="single" w:sz="4" w:space="0" w:color="auto"/>
              <w:left w:val="single" w:sz="4" w:space="0" w:color="auto"/>
              <w:bottom w:val="single" w:sz="4" w:space="0" w:color="auto"/>
              <w:right w:val="single" w:sz="4" w:space="0" w:color="auto"/>
            </w:tcBorders>
          </w:tcPr>
          <w:p w14:paraId="669549FD" w14:textId="56984B21"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Verify that the received configuration is correctly applied and the Starfish platform is updated accordingly.</w:t>
            </w:r>
          </w:p>
        </w:tc>
      </w:tr>
      <w:tr w:rsidR="008114EB" w:rsidRPr="00C80238" w14:paraId="2201DBB4"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744EFD72" w14:textId="7938DA46"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Associated KPI: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0160E33F" w14:textId="7040743E" w:rsidR="3A3DB175" w:rsidRPr="002C6C11" w:rsidRDefault="288D972D" w:rsidP="628FBA44">
            <w:pPr>
              <w:jc w:val="both"/>
              <w:rPr>
                <w:rFonts w:ascii="Montserrat" w:eastAsia="Times New Roman" w:hAnsi="Montserrat"/>
                <w:color w:val="auto"/>
                <w:sz w:val="18"/>
                <w:szCs w:val="18"/>
                <w:lang w:eastAsia="en-GB"/>
              </w:rPr>
            </w:pPr>
            <w:r w:rsidRPr="002C6C11">
              <w:rPr>
                <w:rFonts w:ascii="Montserrat" w:eastAsia="Times New Roman" w:hAnsi="Montserrat"/>
                <w:color w:val="auto"/>
                <w:sz w:val="18"/>
                <w:szCs w:val="18"/>
                <w:lang w:eastAsia="en-GB"/>
              </w:rPr>
              <w:t>Fail/pass test.</w:t>
            </w:r>
          </w:p>
        </w:tc>
      </w:tr>
      <w:tr w:rsidR="3A3DB175" w:rsidRPr="00C80238" w14:paraId="5F3D8BED"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0151B8CD" w14:textId="6BA92387"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Actual Result: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41EDDAAB" w14:textId="328E134B" w:rsidR="3A3DB175" w:rsidRPr="002C6C11" w:rsidRDefault="3A3DB175" w:rsidP="00BF6989">
            <w:pPr>
              <w:rPr>
                <w:rFonts w:ascii="Montserrat" w:eastAsia="Montserrat" w:hAnsi="Montserrat" w:cs="Montserrat"/>
                <w:color w:val="auto"/>
                <w:sz w:val="18"/>
                <w:szCs w:val="18"/>
              </w:rPr>
            </w:pPr>
          </w:p>
        </w:tc>
      </w:tr>
    </w:tbl>
    <w:p w14:paraId="2A86AE77" w14:textId="614AF13C" w:rsidR="00FC44A6" w:rsidRPr="002C6C11" w:rsidRDefault="00FC44A6" w:rsidP="00BF6989">
      <w:pPr>
        <w:pStyle w:val="ParagraphText"/>
      </w:pPr>
    </w:p>
    <w:tbl>
      <w:tblPr>
        <w:tblW w:w="906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50"/>
        <w:gridCol w:w="850"/>
        <w:gridCol w:w="6662"/>
      </w:tblGrid>
      <w:tr w:rsidR="008114EB" w:rsidRPr="00C80238" w14:paraId="6F9EC633" w14:textId="77777777" w:rsidTr="0047785A">
        <w:trPr>
          <w:trHeight w:val="300"/>
        </w:trPr>
        <w:tc>
          <w:tcPr>
            <w:tcW w:w="9062" w:type="dxa"/>
            <w:gridSpan w:val="3"/>
            <w:tcBorders>
              <w:top w:val="single" w:sz="4" w:space="0" w:color="auto"/>
              <w:left w:val="single" w:sz="4" w:space="0" w:color="auto"/>
              <w:bottom w:val="single" w:sz="4" w:space="0" w:color="auto"/>
              <w:right w:val="single" w:sz="4" w:space="0" w:color="auto"/>
            </w:tcBorders>
            <w:shd w:val="clear" w:color="auto" w:fill="A6C9EC"/>
            <w:vAlign w:val="center"/>
          </w:tcPr>
          <w:p w14:paraId="788CD6C8" w14:textId="4583131D"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b/>
                <w:color w:val="auto"/>
                <w:sz w:val="18"/>
                <w:szCs w:val="18"/>
              </w:rPr>
              <w:t>Test Case 2.5.5-1</w:t>
            </w:r>
            <w:r w:rsidRPr="002C6C11">
              <w:rPr>
                <w:rFonts w:ascii="Montserrat" w:eastAsia="Montserrat" w:hAnsi="Montserrat" w:cs="Montserrat"/>
                <w:color w:val="auto"/>
                <w:sz w:val="18"/>
                <w:szCs w:val="18"/>
              </w:rPr>
              <w:t xml:space="preserve"> </w:t>
            </w:r>
          </w:p>
        </w:tc>
      </w:tr>
      <w:tr w:rsidR="008114EB" w:rsidRPr="00C80238" w14:paraId="5739C046"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50FC6600" w14:textId="12AB1800"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Title: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54002BB8" w14:textId="0703078F"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Multi-Gateway Orchestrated Connection Test</w:t>
            </w:r>
          </w:p>
        </w:tc>
      </w:tr>
      <w:tr w:rsidR="008114EB" w:rsidRPr="00C80238" w14:paraId="4B1C5DE7"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39EE33EC" w14:textId="270B24A2"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Responsible Partner: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399EC1D3" w14:textId="2506C999"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MBI</w:t>
            </w:r>
          </w:p>
        </w:tc>
      </w:tr>
      <w:tr w:rsidR="008114EB" w:rsidRPr="00C80238" w14:paraId="1EF66706" w14:textId="77777777" w:rsidTr="0047785A">
        <w:trPr>
          <w:trHeight w:val="300"/>
        </w:trPr>
        <w:tc>
          <w:tcPr>
            <w:tcW w:w="1550" w:type="dxa"/>
            <w:vMerge w:val="restart"/>
            <w:tcBorders>
              <w:top w:val="single" w:sz="4" w:space="0" w:color="auto"/>
              <w:left w:val="single" w:sz="4" w:space="0" w:color="auto"/>
              <w:bottom w:val="single" w:sz="4" w:space="0" w:color="auto"/>
              <w:right w:val="single" w:sz="4" w:space="0" w:color="auto"/>
            </w:tcBorders>
            <w:vAlign w:val="center"/>
          </w:tcPr>
          <w:p w14:paraId="324FA1A8" w14:textId="55D74773"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Preconditions: </w:t>
            </w:r>
          </w:p>
        </w:tc>
        <w:tc>
          <w:tcPr>
            <w:tcW w:w="850" w:type="dxa"/>
            <w:tcBorders>
              <w:top w:val="single" w:sz="4" w:space="0" w:color="auto"/>
              <w:left w:val="single" w:sz="4" w:space="0" w:color="auto"/>
              <w:bottom w:val="single" w:sz="4" w:space="0" w:color="auto"/>
              <w:right w:val="single" w:sz="4" w:space="0" w:color="auto"/>
            </w:tcBorders>
            <w:vAlign w:val="center"/>
          </w:tcPr>
          <w:p w14:paraId="3646CA7F" w14:textId="7CD62C9F"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Pre1: </w:t>
            </w:r>
          </w:p>
        </w:tc>
        <w:tc>
          <w:tcPr>
            <w:tcW w:w="6662" w:type="dxa"/>
            <w:tcBorders>
              <w:top w:val="single" w:sz="4" w:space="0" w:color="auto"/>
              <w:left w:val="single" w:sz="4" w:space="0" w:color="auto"/>
              <w:bottom w:val="single" w:sz="4" w:space="0" w:color="auto"/>
              <w:right w:val="single" w:sz="4" w:space="0" w:color="auto"/>
            </w:tcBorders>
          </w:tcPr>
          <w:p w14:paraId="7EB576A9" w14:textId="13425BCF"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upgraded Starfish platform supporting multi-gateway functionality is installed.</w:t>
            </w:r>
          </w:p>
        </w:tc>
      </w:tr>
      <w:tr w:rsidR="008114EB" w:rsidRPr="00C80238" w14:paraId="19454B9A"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1917C04A"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6E94E37E" w14:textId="577BFC5C"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Pre2: </w:t>
            </w:r>
          </w:p>
        </w:tc>
        <w:tc>
          <w:tcPr>
            <w:tcW w:w="6662" w:type="dxa"/>
            <w:tcBorders>
              <w:top w:val="single" w:sz="4" w:space="0" w:color="auto"/>
              <w:left w:val="single" w:sz="4" w:space="0" w:color="auto"/>
              <w:bottom w:val="single" w:sz="4" w:space="0" w:color="auto"/>
              <w:right w:val="single" w:sz="4" w:space="0" w:color="auto"/>
            </w:tcBorders>
          </w:tcPr>
          <w:p w14:paraId="1B75C477" w14:textId="13544085"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All gateways are set up and configured for orchestration.</w:t>
            </w:r>
          </w:p>
        </w:tc>
      </w:tr>
      <w:tr w:rsidR="008114EB" w:rsidRPr="00C80238" w14:paraId="6E9BD9D2"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4BBE7BA3"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504EFDD2" w14:textId="1E0663F8"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Pre3: </w:t>
            </w:r>
          </w:p>
        </w:tc>
        <w:tc>
          <w:tcPr>
            <w:tcW w:w="6662" w:type="dxa"/>
            <w:tcBorders>
              <w:top w:val="single" w:sz="4" w:space="0" w:color="auto"/>
              <w:left w:val="single" w:sz="4" w:space="0" w:color="auto"/>
              <w:bottom w:val="single" w:sz="4" w:space="0" w:color="auto"/>
              <w:right w:val="single" w:sz="4" w:space="0" w:color="auto"/>
            </w:tcBorders>
          </w:tcPr>
          <w:p w14:paraId="4E2C541D" w14:textId="30DC9913"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Satellite terminal capable of switching between different gateways is operational.</w:t>
            </w:r>
          </w:p>
        </w:tc>
      </w:tr>
      <w:tr w:rsidR="008114EB" w:rsidRPr="00C80238" w14:paraId="46817063"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42C2E800"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762F27C7" w14:textId="51376E7B"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Pre4: </w:t>
            </w:r>
          </w:p>
        </w:tc>
        <w:tc>
          <w:tcPr>
            <w:tcW w:w="6662" w:type="dxa"/>
            <w:tcBorders>
              <w:top w:val="single" w:sz="4" w:space="0" w:color="auto"/>
              <w:left w:val="single" w:sz="4" w:space="0" w:color="auto"/>
              <w:bottom w:val="single" w:sz="4" w:space="0" w:color="auto"/>
              <w:right w:val="single" w:sz="4" w:space="0" w:color="auto"/>
            </w:tcBorders>
          </w:tcPr>
          <w:p w14:paraId="66B3D5AC" w14:textId="4FAC7405"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monitoring platform and the orchestrator are running and able to perform operations.</w:t>
            </w:r>
          </w:p>
        </w:tc>
      </w:tr>
      <w:tr w:rsidR="008114EB" w:rsidRPr="00C80238" w14:paraId="5C35F7E8"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10F774A7"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723BDCAB" w14:textId="59B0AA92"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Pre5: </w:t>
            </w:r>
          </w:p>
        </w:tc>
        <w:tc>
          <w:tcPr>
            <w:tcW w:w="6662" w:type="dxa"/>
            <w:tcBorders>
              <w:top w:val="single" w:sz="4" w:space="0" w:color="auto"/>
              <w:left w:val="single" w:sz="4" w:space="0" w:color="auto"/>
              <w:bottom w:val="single" w:sz="4" w:space="0" w:color="auto"/>
              <w:right w:val="single" w:sz="4" w:space="0" w:color="auto"/>
            </w:tcBorders>
          </w:tcPr>
          <w:p w14:paraId="06D21091" w14:textId="3BC25F36"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The Starfish HUB API is ready to address queries and configuration calls. </w:t>
            </w:r>
          </w:p>
        </w:tc>
      </w:tr>
      <w:tr w:rsidR="008114EB" w:rsidRPr="00C80238" w14:paraId="3E44964A"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234B5186" w14:textId="71F2C060"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Description: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17346AC9" w14:textId="73631E3F"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This test case is designed to validate the ability of the Starfish platform and the satellite terminal to switch between multiple satellite gateways driven by the orchestrator and </w:t>
            </w:r>
            <w:r w:rsidRPr="002C6C11">
              <w:rPr>
                <w:rFonts w:ascii="Montserrat" w:eastAsia="Montserrat" w:hAnsi="Montserrat" w:cs="Montserrat"/>
                <w:b/>
                <w:color w:val="auto"/>
                <w:sz w:val="18"/>
                <w:szCs w:val="18"/>
              </w:rPr>
              <w:t>triggered by specific KPIs</w:t>
            </w:r>
            <w:r w:rsidRPr="002C6C11">
              <w:rPr>
                <w:rFonts w:ascii="Montserrat" w:eastAsia="Montserrat" w:hAnsi="Montserrat" w:cs="Montserrat"/>
                <w:color w:val="auto"/>
                <w:sz w:val="18"/>
                <w:szCs w:val="18"/>
              </w:rPr>
              <w:t xml:space="preserve">, ensuring that the communication is restored after the migration. It will also verify whether the system adheres to the required QoS parameters after the migration process. </w:t>
            </w:r>
          </w:p>
        </w:tc>
      </w:tr>
      <w:tr w:rsidR="008114EB" w:rsidRPr="00C80238" w14:paraId="78577134" w14:textId="77777777" w:rsidTr="0047785A">
        <w:trPr>
          <w:trHeight w:val="300"/>
        </w:trPr>
        <w:tc>
          <w:tcPr>
            <w:tcW w:w="1550" w:type="dxa"/>
            <w:vMerge w:val="restart"/>
            <w:tcBorders>
              <w:top w:val="single" w:sz="4" w:space="0" w:color="auto"/>
              <w:left w:val="single" w:sz="4" w:space="0" w:color="auto"/>
              <w:bottom w:val="single" w:sz="4" w:space="0" w:color="auto"/>
              <w:right w:val="single" w:sz="4" w:space="0" w:color="auto"/>
            </w:tcBorders>
            <w:vAlign w:val="center"/>
          </w:tcPr>
          <w:p w14:paraId="1999337D" w14:textId="303B1057"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Test Steps: </w:t>
            </w:r>
          </w:p>
        </w:tc>
        <w:tc>
          <w:tcPr>
            <w:tcW w:w="850" w:type="dxa"/>
            <w:tcBorders>
              <w:top w:val="single" w:sz="4" w:space="0" w:color="auto"/>
              <w:left w:val="single" w:sz="4" w:space="0" w:color="auto"/>
              <w:bottom w:val="single" w:sz="4" w:space="0" w:color="auto"/>
              <w:right w:val="single" w:sz="4" w:space="0" w:color="auto"/>
            </w:tcBorders>
            <w:vAlign w:val="center"/>
          </w:tcPr>
          <w:p w14:paraId="6ED0591D" w14:textId="1D9A0B2F"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S1: </w:t>
            </w:r>
          </w:p>
        </w:tc>
        <w:tc>
          <w:tcPr>
            <w:tcW w:w="6662" w:type="dxa"/>
            <w:tcBorders>
              <w:top w:val="single" w:sz="4" w:space="0" w:color="auto"/>
              <w:left w:val="single" w:sz="4" w:space="0" w:color="auto"/>
              <w:bottom w:val="single" w:sz="4" w:space="0" w:color="auto"/>
              <w:right w:val="single" w:sz="4" w:space="0" w:color="auto"/>
            </w:tcBorders>
          </w:tcPr>
          <w:p w14:paraId="4483CFD7" w14:textId="765BBF4C"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terminal performs a logon to the primary gateway.</w:t>
            </w:r>
          </w:p>
        </w:tc>
      </w:tr>
      <w:tr w:rsidR="008114EB" w:rsidRPr="00C80238" w14:paraId="3D49EDF7"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32EE3106"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7487B4AC" w14:textId="466AF769"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S2: </w:t>
            </w:r>
          </w:p>
        </w:tc>
        <w:tc>
          <w:tcPr>
            <w:tcW w:w="6662" w:type="dxa"/>
            <w:tcBorders>
              <w:top w:val="single" w:sz="4" w:space="0" w:color="auto"/>
              <w:left w:val="single" w:sz="4" w:space="0" w:color="auto"/>
              <w:bottom w:val="single" w:sz="4" w:space="0" w:color="auto"/>
              <w:right w:val="single" w:sz="4" w:space="0" w:color="auto"/>
            </w:tcBorders>
          </w:tcPr>
          <w:p w14:paraId="09DBE2B1" w14:textId="558051A8"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Information on the terminal geographic location are sent to the monitoring platform. </w:t>
            </w:r>
          </w:p>
        </w:tc>
      </w:tr>
      <w:tr w:rsidR="008114EB" w:rsidRPr="00C80238" w14:paraId="7AB43B7F"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17E6DA2D"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7F491BC3" w14:textId="6CF2D8FD"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S3: </w:t>
            </w:r>
          </w:p>
        </w:tc>
        <w:tc>
          <w:tcPr>
            <w:tcW w:w="6662" w:type="dxa"/>
            <w:tcBorders>
              <w:top w:val="single" w:sz="4" w:space="0" w:color="auto"/>
              <w:left w:val="single" w:sz="4" w:space="0" w:color="auto"/>
              <w:bottom w:val="single" w:sz="4" w:space="0" w:color="auto"/>
              <w:right w:val="single" w:sz="4" w:space="0" w:color="auto"/>
            </w:tcBorders>
          </w:tcPr>
          <w:p w14:paraId="7639A710" w14:textId="5A267404" w:rsidR="3A3DB175" w:rsidRPr="00CB317A" w:rsidRDefault="3A3DB175" w:rsidP="004C2086">
            <w:pPr>
              <w:rPr>
                <w:rFonts w:ascii="Montserrat" w:eastAsia="Montserrat" w:hAnsi="Montserrat" w:cs="Montserrat"/>
                <w:color w:val="auto"/>
                <w:sz w:val="18"/>
                <w:szCs w:val="18"/>
              </w:rPr>
            </w:pPr>
            <w:r w:rsidRPr="00CB317A">
              <w:rPr>
                <w:rFonts w:ascii="Montserrat" w:eastAsia="Montserrat" w:hAnsi="Montserrat" w:cs="Montserrat"/>
                <w:color w:val="auto"/>
                <w:sz w:val="18"/>
                <w:szCs w:val="18"/>
              </w:rPr>
              <w:t>The orchestrator notifies the hub the need of a gateway switch.</w:t>
            </w:r>
          </w:p>
        </w:tc>
      </w:tr>
      <w:tr w:rsidR="008114EB" w:rsidRPr="00C80238" w14:paraId="22A864CB"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1C1A4BCB"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4CB0910F" w14:textId="4777D1D2"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S4: </w:t>
            </w:r>
          </w:p>
        </w:tc>
        <w:tc>
          <w:tcPr>
            <w:tcW w:w="6662" w:type="dxa"/>
            <w:tcBorders>
              <w:top w:val="single" w:sz="4" w:space="0" w:color="auto"/>
              <w:left w:val="single" w:sz="4" w:space="0" w:color="auto"/>
              <w:bottom w:val="single" w:sz="4" w:space="0" w:color="auto"/>
              <w:right w:val="single" w:sz="4" w:space="0" w:color="auto"/>
            </w:tcBorders>
          </w:tcPr>
          <w:p w14:paraId="0068AAD0" w14:textId="31F2D30D"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Starfish HUB instructs the terminal to switch to the secondary gateway.</w:t>
            </w:r>
          </w:p>
        </w:tc>
      </w:tr>
      <w:tr w:rsidR="008114EB" w:rsidRPr="00C80238" w14:paraId="6FE3C770" w14:textId="77777777" w:rsidTr="0047785A">
        <w:trPr>
          <w:trHeight w:val="465"/>
        </w:trPr>
        <w:tc>
          <w:tcPr>
            <w:tcW w:w="1550" w:type="dxa"/>
            <w:vMerge/>
            <w:tcBorders>
              <w:top w:val="single" w:sz="4" w:space="0" w:color="auto"/>
              <w:left w:val="single" w:sz="4" w:space="0" w:color="auto"/>
              <w:bottom w:val="single" w:sz="4" w:space="0" w:color="auto"/>
              <w:right w:val="single" w:sz="4" w:space="0" w:color="auto"/>
            </w:tcBorders>
            <w:vAlign w:val="center"/>
          </w:tcPr>
          <w:p w14:paraId="1C3D1E63"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28EED591" w14:textId="18803BB9"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S5: </w:t>
            </w:r>
          </w:p>
        </w:tc>
        <w:tc>
          <w:tcPr>
            <w:tcW w:w="6662" w:type="dxa"/>
            <w:tcBorders>
              <w:top w:val="single" w:sz="4" w:space="0" w:color="auto"/>
              <w:left w:val="single" w:sz="4" w:space="0" w:color="auto"/>
              <w:bottom w:val="single" w:sz="4" w:space="0" w:color="auto"/>
              <w:right w:val="single" w:sz="4" w:space="0" w:color="auto"/>
            </w:tcBorders>
          </w:tcPr>
          <w:p w14:paraId="7D6917D1" w14:textId="7449B655"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terminal updates its configuration and performs a logon on the new gateway.</w:t>
            </w:r>
          </w:p>
        </w:tc>
      </w:tr>
      <w:tr w:rsidR="008114EB" w:rsidRPr="00C80238" w14:paraId="64021E52"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0DE98A3A" w14:textId="2F4B063B"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Associated KPI: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3EE930CD" w14:textId="2CADDCA0" w:rsidR="3A3DB175" w:rsidRPr="002C6C11" w:rsidRDefault="3A3DB175" w:rsidP="00FC44A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KPI 1: Time taken for migration between gateways.</w:t>
            </w:r>
          </w:p>
          <w:p w14:paraId="22D65E41" w14:textId="6B5899DE" w:rsidR="3A3DB175" w:rsidRPr="002C6C11" w:rsidRDefault="3A3DB175" w:rsidP="00FC44A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KPI 2: Connectivity after gateway switch</w:t>
            </w:r>
          </w:p>
        </w:tc>
      </w:tr>
      <w:tr w:rsidR="3A3DB175" w:rsidRPr="00C80238" w14:paraId="5E6825AB"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0CF4BC1B" w14:textId="22B23328"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Actual Result: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5581CBF4" w14:textId="6D875EC6"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 -</w:t>
            </w:r>
          </w:p>
        </w:tc>
      </w:tr>
    </w:tbl>
    <w:p w14:paraId="55A19DBF" w14:textId="061F5116" w:rsidR="3A3DB175" w:rsidRPr="002C6C11" w:rsidRDefault="3A3DB175" w:rsidP="00BF6989">
      <w:pPr>
        <w:pStyle w:val="ParagraphText"/>
      </w:pPr>
    </w:p>
    <w:tbl>
      <w:tblPr>
        <w:tblW w:w="906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50"/>
        <w:gridCol w:w="850"/>
        <w:gridCol w:w="6662"/>
      </w:tblGrid>
      <w:tr w:rsidR="008114EB" w:rsidRPr="00C80238" w14:paraId="31EF6D06" w14:textId="77777777" w:rsidTr="0047785A">
        <w:trPr>
          <w:trHeight w:val="300"/>
        </w:trPr>
        <w:tc>
          <w:tcPr>
            <w:tcW w:w="9062" w:type="dxa"/>
            <w:gridSpan w:val="3"/>
            <w:tcBorders>
              <w:top w:val="single" w:sz="4" w:space="0" w:color="auto"/>
              <w:left w:val="single" w:sz="4" w:space="0" w:color="auto"/>
              <w:bottom w:val="single" w:sz="4" w:space="0" w:color="auto"/>
              <w:right w:val="single" w:sz="4" w:space="0" w:color="auto"/>
            </w:tcBorders>
            <w:shd w:val="clear" w:color="auto" w:fill="A6C9EC"/>
            <w:vAlign w:val="center"/>
          </w:tcPr>
          <w:p w14:paraId="71F4E22D" w14:textId="4F12E30B"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b/>
                <w:color w:val="auto"/>
                <w:sz w:val="18"/>
                <w:szCs w:val="18"/>
              </w:rPr>
              <w:t>Test Case 2.5.5-2</w:t>
            </w:r>
            <w:r w:rsidRPr="002C6C11">
              <w:rPr>
                <w:rFonts w:ascii="Montserrat" w:eastAsia="Montserrat" w:hAnsi="Montserrat" w:cs="Montserrat"/>
                <w:color w:val="auto"/>
                <w:sz w:val="18"/>
                <w:szCs w:val="18"/>
              </w:rPr>
              <w:t xml:space="preserve"> </w:t>
            </w:r>
          </w:p>
        </w:tc>
      </w:tr>
      <w:tr w:rsidR="008114EB" w:rsidRPr="00C80238" w14:paraId="5104C028"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65B7163D" w14:textId="0C167FDB"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Title: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2BDCAE8E" w14:textId="4D1EE595" w:rsidR="3A3DB175" w:rsidRPr="002C6C11" w:rsidRDefault="3A3DB175" w:rsidP="00BF6989">
            <w:pPr>
              <w:spacing w:after="160"/>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Orchestrated RTN link protocol switch Test</w:t>
            </w:r>
          </w:p>
        </w:tc>
      </w:tr>
      <w:tr w:rsidR="008114EB" w:rsidRPr="00C80238" w14:paraId="24846889"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4674CBFF" w14:textId="79A82C47"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Responsible Partner: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14FD8D6A" w14:textId="0BAC6179"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MBI</w:t>
            </w:r>
          </w:p>
        </w:tc>
      </w:tr>
      <w:tr w:rsidR="008114EB" w:rsidRPr="00C80238" w14:paraId="47D20B65" w14:textId="77777777" w:rsidTr="0047785A">
        <w:trPr>
          <w:trHeight w:val="300"/>
        </w:trPr>
        <w:tc>
          <w:tcPr>
            <w:tcW w:w="1550" w:type="dxa"/>
            <w:vMerge w:val="restart"/>
            <w:tcBorders>
              <w:top w:val="single" w:sz="4" w:space="0" w:color="auto"/>
              <w:left w:val="single" w:sz="4" w:space="0" w:color="auto"/>
              <w:bottom w:val="single" w:sz="4" w:space="0" w:color="auto"/>
              <w:right w:val="single" w:sz="4" w:space="0" w:color="auto"/>
            </w:tcBorders>
            <w:vAlign w:val="center"/>
          </w:tcPr>
          <w:p w14:paraId="1E5FDF68" w14:textId="22B2444A"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Preconditions: </w:t>
            </w:r>
          </w:p>
        </w:tc>
        <w:tc>
          <w:tcPr>
            <w:tcW w:w="850" w:type="dxa"/>
            <w:tcBorders>
              <w:top w:val="single" w:sz="4" w:space="0" w:color="auto"/>
              <w:left w:val="single" w:sz="4" w:space="0" w:color="auto"/>
              <w:bottom w:val="single" w:sz="4" w:space="0" w:color="auto"/>
              <w:right w:val="single" w:sz="4" w:space="0" w:color="auto"/>
            </w:tcBorders>
            <w:vAlign w:val="center"/>
          </w:tcPr>
          <w:p w14:paraId="42C2BF66" w14:textId="4C39CC2C"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Pre1: </w:t>
            </w:r>
          </w:p>
        </w:tc>
        <w:tc>
          <w:tcPr>
            <w:tcW w:w="6662" w:type="dxa"/>
            <w:tcBorders>
              <w:top w:val="single" w:sz="4" w:space="0" w:color="auto"/>
              <w:left w:val="single" w:sz="4" w:space="0" w:color="auto"/>
              <w:bottom w:val="single" w:sz="4" w:space="0" w:color="auto"/>
              <w:right w:val="single" w:sz="4" w:space="0" w:color="auto"/>
            </w:tcBorders>
          </w:tcPr>
          <w:p w14:paraId="70DB3325" w14:textId="4B51CA75" w:rsidR="3A3DB175" w:rsidRPr="00CB317A" w:rsidRDefault="3A3DB175" w:rsidP="004C2086">
            <w:pPr>
              <w:rPr>
                <w:rFonts w:ascii="Montserrat" w:eastAsia="Montserrat" w:hAnsi="Montserrat" w:cs="Montserrat"/>
                <w:color w:val="auto"/>
                <w:sz w:val="18"/>
                <w:szCs w:val="18"/>
              </w:rPr>
            </w:pPr>
            <w:r w:rsidRPr="00CB317A">
              <w:rPr>
                <w:rFonts w:ascii="Montserrat" w:eastAsia="Montserrat" w:hAnsi="Montserrat" w:cs="Montserrat"/>
                <w:color w:val="auto"/>
                <w:sz w:val="18"/>
                <w:szCs w:val="18"/>
              </w:rPr>
              <w:t>Starfish platform supporting double RTN protocol (FSIM + DVB-RCS2) is installed.</w:t>
            </w:r>
          </w:p>
        </w:tc>
      </w:tr>
      <w:tr w:rsidR="008114EB" w:rsidRPr="00C80238" w14:paraId="4F950A59"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1806DCE8"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74EF5487" w14:textId="7D9FCA75"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Pre2: </w:t>
            </w:r>
          </w:p>
        </w:tc>
        <w:tc>
          <w:tcPr>
            <w:tcW w:w="6662" w:type="dxa"/>
            <w:tcBorders>
              <w:top w:val="single" w:sz="4" w:space="0" w:color="auto"/>
              <w:left w:val="single" w:sz="4" w:space="0" w:color="auto"/>
              <w:bottom w:val="single" w:sz="4" w:space="0" w:color="auto"/>
              <w:right w:val="single" w:sz="4" w:space="0" w:color="auto"/>
            </w:tcBorders>
          </w:tcPr>
          <w:p w14:paraId="2661832F" w14:textId="26D25245"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satellite terminal supporting FSIM + DVB-RCS2 is operational and able to receive signals.</w:t>
            </w:r>
          </w:p>
        </w:tc>
      </w:tr>
      <w:tr w:rsidR="008114EB" w:rsidRPr="00C80238" w14:paraId="02D34616"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181F1C6C"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14F97246" w14:textId="78C79387"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Pre3: </w:t>
            </w:r>
          </w:p>
        </w:tc>
        <w:tc>
          <w:tcPr>
            <w:tcW w:w="6662" w:type="dxa"/>
            <w:tcBorders>
              <w:top w:val="single" w:sz="4" w:space="0" w:color="auto"/>
              <w:left w:val="single" w:sz="4" w:space="0" w:color="auto"/>
              <w:bottom w:val="single" w:sz="4" w:space="0" w:color="auto"/>
              <w:right w:val="single" w:sz="4" w:space="0" w:color="auto"/>
            </w:tcBorders>
          </w:tcPr>
          <w:p w14:paraId="15C6FAD1" w14:textId="68734F54"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monitoring platform and the orchestrator are running and able to perform operations.</w:t>
            </w:r>
          </w:p>
        </w:tc>
      </w:tr>
      <w:tr w:rsidR="008114EB" w:rsidRPr="00C80238" w14:paraId="35D7A2F1"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47502AE0"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67C09D94" w14:textId="0D499B92" w:rsidR="3A3DB175" w:rsidRPr="002C6C11" w:rsidRDefault="3A3DB175" w:rsidP="00BF6989">
            <w:pPr>
              <w:jc w:val="both"/>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Pre4: </w:t>
            </w:r>
          </w:p>
        </w:tc>
        <w:tc>
          <w:tcPr>
            <w:tcW w:w="6662" w:type="dxa"/>
            <w:tcBorders>
              <w:top w:val="single" w:sz="4" w:space="0" w:color="auto"/>
              <w:left w:val="single" w:sz="4" w:space="0" w:color="auto"/>
              <w:bottom w:val="single" w:sz="4" w:space="0" w:color="auto"/>
              <w:right w:val="single" w:sz="4" w:space="0" w:color="auto"/>
            </w:tcBorders>
          </w:tcPr>
          <w:p w14:paraId="1A41F120" w14:textId="165F35D4"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The Starfish HUB API is ready to address queries and configuration calls. </w:t>
            </w:r>
          </w:p>
        </w:tc>
      </w:tr>
      <w:tr w:rsidR="008114EB" w:rsidRPr="00C80238" w14:paraId="4E8F7AF3"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6A6CDE45" w14:textId="287FD966"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Description: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1CDAD52B" w14:textId="1EF7095F" w:rsidR="3A3DB175" w:rsidRPr="002C6C11" w:rsidRDefault="3A3DB175" w:rsidP="00BF6989">
            <w:pPr>
              <w:jc w:val="both"/>
              <w:rPr>
                <w:rFonts w:ascii="Montserrat" w:eastAsia="Montserrat" w:hAnsi="Montserrat" w:cs="Montserrat"/>
                <w:b/>
                <w:color w:val="auto"/>
                <w:sz w:val="18"/>
                <w:szCs w:val="18"/>
              </w:rPr>
            </w:pPr>
            <w:r w:rsidRPr="002C6C11">
              <w:rPr>
                <w:rFonts w:ascii="Montserrat" w:eastAsia="Montserrat" w:hAnsi="Montserrat" w:cs="Montserrat"/>
                <w:color w:val="auto"/>
                <w:sz w:val="18"/>
                <w:szCs w:val="18"/>
              </w:rPr>
              <w:t>This test case will validate the ability of the Starfish platform and the satellite terminal to switch between FSIM and DVB-RCS2 RTN link protocols, driven by the orchestrator and triggered by specific KPIs.</w:t>
            </w:r>
          </w:p>
        </w:tc>
      </w:tr>
      <w:tr w:rsidR="008114EB" w:rsidRPr="00C80238" w14:paraId="7525081D" w14:textId="77777777" w:rsidTr="0047785A">
        <w:trPr>
          <w:trHeight w:val="300"/>
        </w:trPr>
        <w:tc>
          <w:tcPr>
            <w:tcW w:w="1550" w:type="dxa"/>
            <w:vMerge w:val="restart"/>
            <w:tcBorders>
              <w:top w:val="single" w:sz="4" w:space="0" w:color="auto"/>
              <w:left w:val="single" w:sz="4" w:space="0" w:color="auto"/>
              <w:bottom w:val="single" w:sz="4" w:space="0" w:color="auto"/>
              <w:right w:val="single" w:sz="4" w:space="0" w:color="auto"/>
            </w:tcBorders>
            <w:vAlign w:val="center"/>
          </w:tcPr>
          <w:p w14:paraId="3D9F4C95" w14:textId="7474D9F7"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Test Steps: </w:t>
            </w:r>
          </w:p>
        </w:tc>
        <w:tc>
          <w:tcPr>
            <w:tcW w:w="850" w:type="dxa"/>
            <w:tcBorders>
              <w:top w:val="single" w:sz="4" w:space="0" w:color="auto"/>
              <w:left w:val="single" w:sz="4" w:space="0" w:color="auto"/>
              <w:bottom w:val="single" w:sz="4" w:space="0" w:color="auto"/>
              <w:right w:val="single" w:sz="4" w:space="0" w:color="auto"/>
            </w:tcBorders>
            <w:vAlign w:val="center"/>
          </w:tcPr>
          <w:p w14:paraId="4CF0083C" w14:textId="008BCFBD"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S1: </w:t>
            </w:r>
          </w:p>
        </w:tc>
        <w:tc>
          <w:tcPr>
            <w:tcW w:w="6662" w:type="dxa"/>
            <w:tcBorders>
              <w:top w:val="single" w:sz="4" w:space="0" w:color="auto"/>
              <w:left w:val="single" w:sz="4" w:space="0" w:color="auto"/>
              <w:bottom w:val="single" w:sz="4" w:space="0" w:color="auto"/>
              <w:right w:val="single" w:sz="4" w:space="0" w:color="auto"/>
            </w:tcBorders>
          </w:tcPr>
          <w:p w14:paraId="2AF192B6" w14:textId="42A93BBC"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The terminal performs a logon and is configured to transmit with FSIM. </w:t>
            </w:r>
          </w:p>
        </w:tc>
      </w:tr>
      <w:tr w:rsidR="008114EB" w:rsidRPr="00C80238" w14:paraId="4768EFF9"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46269EE2"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76884C54" w14:textId="6ABDB38D"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S2: </w:t>
            </w:r>
          </w:p>
        </w:tc>
        <w:tc>
          <w:tcPr>
            <w:tcW w:w="6662" w:type="dxa"/>
            <w:tcBorders>
              <w:top w:val="single" w:sz="4" w:space="0" w:color="auto"/>
              <w:left w:val="single" w:sz="4" w:space="0" w:color="auto"/>
              <w:bottom w:val="single" w:sz="4" w:space="0" w:color="auto"/>
              <w:right w:val="single" w:sz="4" w:space="0" w:color="auto"/>
            </w:tcBorders>
          </w:tcPr>
          <w:p w14:paraId="525B3A92" w14:textId="2C959A1F" w:rsidR="3A3DB175" w:rsidRPr="00CB317A" w:rsidRDefault="3A3DB175" w:rsidP="004C2086">
            <w:pPr>
              <w:rPr>
                <w:rFonts w:ascii="Montserrat" w:eastAsia="Montserrat" w:hAnsi="Montserrat" w:cs="Montserrat"/>
                <w:color w:val="auto"/>
                <w:sz w:val="18"/>
                <w:szCs w:val="18"/>
              </w:rPr>
            </w:pPr>
            <w:r w:rsidRPr="00CB317A">
              <w:rPr>
                <w:rFonts w:ascii="Montserrat" w:eastAsia="Montserrat" w:hAnsi="Montserrat" w:cs="Montserrat"/>
                <w:color w:val="auto"/>
                <w:sz w:val="18"/>
                <w:szCs w:val="18"/>
              </w:rPr>
              <w:t>The orchestrator notifies the hub the need of a RTN link protocol switch based on terminal KPIs.</w:t>
            </w:r>
          </w:p>
        </w:tc>
      </w:tr>
      <w:tr w:rsidR="008114EB" w:rsidRPr="00C80238" w14:paraId="500DDAC4"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156BDEC6"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448826D0" w14:textId="5B751DDD"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S3: </w:t>
            </w:r>
          </w:p>
        </w:tc>
        <w:tc>
          <w:tcPr>
            <w:tcW w:w="6662" w:type="dxa"/>
            <w:tcBorders>
              <w:top w:val="single" w:sz="4" w:space="0" w:color="auto"/>
              <w:left w:val="single" w:sz="4" w:space="0" w:color="auto"/>
              <w:bottom w:val="single" w:sz="4" w:space="0" w:color="auto"/>
              <w:right w:val="single" w:sz="4" w:space="0" w:color="auto"/>
            </w:tcBorders>
          </w:tcPr>
          <w:p w14:paraId="502FA139" w14:textId="01634D41" w:rsidR="3A3DB175" w:rsidRPr="00CB317A" w:rsidRDefault="3A3DB175" w:rsidP="004C2086">
            <w:pPr>
              <w:rPr>
                <w:rFonts w:ascii="Montserrat" w:eastAsia="Montserrat" w:hAnsi="Montserrat" w:cs="Montserrat"/>
                <w:color w:val="auto"/>
                <w:sz w:val="18"/>
                <w:szCs w:val="18"/>
              </w:rPr>
            </w:pPr>
            <w:r w:rsidRPr="00CB317A">
              <w:rPr>
                <w:rFonts w:ascii="Montserrat" w:eastAsia="Montserrat" w:hAnsi="Montserrat" w:cs="Montserrat"/>
                <w:color w:val="auto"/>
                <w:sz w:val="18"/>
                <w:szCs w:val="18"/>
              </w:rPr>
              <w:t>The Starfish HUB instructs the terminal to switch to DVB-RCS2 and updates RTN link parameters (e.g. tx frequency, symbol rate).</w:t>
            </w:r>
          </w:p>
        </w:tc>
      </w:tr>
      <w:tr w:rsidR="008114EB" w:rsidRPr="00C80238" w14:paraId="61A9A7ED"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68AEF43B"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035C6BEB" w14:textId="55EA89DD"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S4: </w:t>
            </w:r>
          </w:p>
        </w:tc>
        <w:tc>
          <w:tcPr>
            <w:tcW w:w="6662" w:type="dxa"/>
            <w:tcBorders>
              <w:top w:val="single" w:sz="4" w:space="0" w:color="auto"/>
              <w:left w:val="single" w:sz="4" w:space="0" w:color="auto"/>
              <w:bottom w:val="single" w:sz="4" w:space="0" w:color="auto"/>
              <w:right w:val="single" w:sz="4" w:space="0" w:color="auto"/>
            </w:tcBorders>
          </w:tcPr>
          <w:p w14:paraId="62FB4D6A" w14:textId="7FA358D9"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The terminal updates its configuration and performs transmission with the new protocol.</w:t>
            </w:r>
          </w:p>
        </w:tc>
      </w:tr>
      <w:tr w:rsidR="008114EB" w:rsidRPr="00C80238" w14:paraId="668C94AE" w14:textId="77777777" w:rsidTr="0047785A">
        <w:trPr>
          <w:trHeight w:val="300"/>
        </w:trPr>
        <w:tc>
          <w:tcPr>
            <w:tcW w:w="1550" w:type="dxa"/>
            <w:vMerge/>
            <w:tcBorders>
              <w:top w:val="single" w:sz="4" w:space="0" w:color="auto"/>
              <w:left w:val="single" w:sz="4" w:space="0" w:color="auto"/>
              <w:bottom w:val="single" w:sz="4" w:space="0" w:color="auto"/>
              <w:right w:val="single" w:sz="4" w:space="0" w:color="auto"/>
            </w:tcBorders>
            <w:vAlign w:val="center"/>
          </w:tcPr>
          <w:p w14:paraId="47F1C843" w14:textId="77777777" w:rsidR="00DB2FB4" w:rsidRPr="002C6C11" w:rsidRDefault="00DB2FB4" w:rsidP="00BF6989">
            <w:pPr>
              <w:rPr>
                <w:rFonts w:ascii="Montserrat" w:hAnsi="Montserrat"/>
                <w:color w:val="auto"/>
              </w:rPr>
            </w:pPr>
          </w:p>
        </w:tc>
        <w:tc>
          <w:tcPr>
            <w:tcW w:w="850" w:type="dxa"/>
            <w:tcBorders>
              <w:top w:val="single" w:sz="4" w:space="0" w:color="auto"/>
              <w:left w:val="single" w:sz="4" w:space="0" w:color="auto"/>
              <w:bottom w:val="single" w:sz="4" w:space="0" w:color="auto"/>
              <w:right w:val="single" w:sz="4" w:space="0" w:color="auto"/>
            </w:tcBorders>
            <w:vAlign w:val="center"/>
          </w:tcPr>
          <w:p w14:paraId="48365B1B" w14:textId="61BAA3FC"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S5: </w:t>
            </w:r>
          </w:p>
        </w:tc>
        <w:tc>
          <w:tcPr>
            <w:tcW w:w="6662" w:type="dxa"/>
            <w:tcBorders>
              <w:top w:val="single" w:sz="4" w:space="0" w:color="auto"/>
              <w:left w:val="single" w:sz="4" w:space="0" w:color="auto"/>
              <w:bottom w:val="single" w:sz="4" w:space="0" w:color="auto"/>
              <w:right w:val="single" w:sz="4" w:space="0" w:color="auto"/>
            </w:tcBorders>
          </w:tcPr>
          <w:p w14:paraId="65A4F907" w14:textId="4B627A3C"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Verify successful demodulation of DVB-RCS2 signal.</w:t>
            </w:r>
          </w:p>
        </w:tc>
      </w:tr>
      <w:tr w:rsidR="008114EB" w:rsidRPr="00C80238" w14:paraId="63749426"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38453062" w14:textId="7C2FFD06" w:rsidR="3A3DB175" w:rsidRPr="002C6C11" w:rsidRDefault="3A3DB175" w:rsidP="00BF6989">
            <w:pPr>
              <w:rPr>
                <w:rFonts w:ascii="Montserrat" w:eastAsia="Montserrat" w:hAnsi="Montserrat" w:cs="Montserrat"/>
                <w:color w:val="auto"/>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6687C9F2" w14:textId="13221FA2"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S6:</w:t>
            </w:r>
          </w:p>
        </w:tc>
        <w:tc>
          <w:tcPr>
            <w:tcW w:w="6662" w:type="dxa"/>
            <w:tcBorders>
              <w:top w:val="single" w:sz="4" w:space="0" w:color="auto"/>
              <w:left w:val="single" w:sz="4" w:space="0" w:color="auto"/>
              <w:bottom w:val="single" w:sz="4" w:space="0" w:color="auto"/>
              <w:right w:val="single" w:sz="4" w:space="0" w:color="auto"/>
            </w:tcBorders>
          </w:tcPr>
          <w:p w14:paraId="5798F0B4" w14:textId="5D490483"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S2 to S5 are repeated to test roll-back to FSIM RTN link protocol.</w:t>
            </w:r>
          </w:p>
        </w:tc>
      </w:tr>
      <w:tr w:rsidR="008114EB" w:rsidRPr="00C80238" w14:paraId="18DF7359"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25346F92" w14:textId="516B6A37"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Associated KPI: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30106201" w14:textId="53F3D3A2"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KPI 1: Time taken for migration between RTN link protocols.</w:t>
            </w:r>
          </w:p>
          <w:p w14:paraId="2CCB3B90" w14:textId="790ACA9E" w:rsidR="3A3DB175" w:rsidRPr="002C6C11" w:rsidRDefault="3A3DB175" w:rsidP="004C2086">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KPI 2: Terminal RTN link throughput for each RTN link protocol.</w:t>
            </w:r>
          </w:p>
        </w:tc>
      </w:tr>
      <w:tr w:rsidR="3A3DB175" w:rsidRPr="00C80238" w14:paraId="0C28C4EF" w14:textId="77777777" w:rsidTr="0047785A">
        <w:trPr>
          <w:trHeight w:val="300"/>
        </w:trPr>
        <w:tc>
          <w:tcPr>
            <w:tcW w:w="1550" w:type="dxa"/>
            <w:tcBorders>
              <w:top w:val="single" w:sz="4" w:space="0" w:color="auto"/>
              <w:left w:val="single" w:sz="4" w:space="0" w:color="auto"/>
              <w:bottom w:val="single" w:sz="4" w:space="0" w:color="auto"/>
              <w:right w:val="single" w:sz="4" w:space="0" w:color="auto"/>
            </w:tcBorders>
            <w:vAlign w:val="center"/>
          </w:tcPr>
          <w:p w14:paraId="08DFF8D4" w14:textId="335591B8"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Actual Result: </w:t>
            </w:r>
          </w:p>
        </w:tc>
        <w:tc>
          <w:tcPr>
            <w:tcW w:w="7512" w:type="dxa"/>
            <w:gridSpan w:val="2"/>
            <w:tcBorders>
              <w:top w:val="single" w:sz="4" w:space="0" w:color="auto"/>
              <w:left w:val="single" w:sz="4" w:space="0" w:color="auto"/>
              <w:bottom w:val="single" w:sz="4" w:space="0" w:color="auto"/>
              <w:right w:val="single" w:sz="4" w:space="0" w:color="auto"/>
            </w:tcBorders>
            <w:vAlign w:val="center"/>
          </w:tcPr>
          <w:p w14:paraId="5422DBC2" w14:textId="2CF794E6" w:rsidR="3A3DB175" w:rsidRPr="002C6C11" w:rsidRDefault="3A3DB175" w:rsidP="00BF6989">
            <w:pPr>
              <w:rPr>
                <w:rFonts w:ascii="Montserrat" w:eastAsia="Montserrat" w:hAnsi="Montserrat" w:cs="Montserrat"/>
                <w:color w:val="auto"/>
                <w:sz w:val="18"/>
                <w:szCs w:val="18"/>
              </w:rPr>
            </w:pPr>
            <w:r w:rsidRPr="002C6C11">
              <w:rPr>
                <w:rFonts w:ascii="Montserrat" w:eastAsia="Montserrat" w:hAnsi="Montserrat" w:cs="Montserrat"/>
                <w:color w:val="auto"/>
                <w:sz w:val="18"/>
                <w:szCs w:val="18"/>
              </w:rPr>
              <w:t xml:space="preserve"> -</w:t>
            </w:r>
          </w:p>
        </w:tc>
      </w:tr>
    </w:tbl>
    <w:p w14:paraId="1385EAE7" w14:textId="556ABBB9" w:rsidR="3A3DB175" w:rsidRPr="002C6C11" w:rsidRDefault="3A3DB175" w:rsidP="00BF6989">
      <w:pPr>
        <w:pStyle w:val="ParagraphText"/>
      </w:pPr>
    </w:p>
    <w:p w14:paraId="0530B77D" w14:textId="531AA1A4" w:rsidR="00FC44A6" w:rsidRPr="002C6C11" w:rsidRDefault="00FC44A6" w:rsidP="00BF6989">
      <w:pPr>
        <w:pStyle w:val="ParagraphText"/>
      </w:pPr>
    </w:p>
    <w:p w14:paraId="5F60E772" w14:textId="77777777" w:rsidR="008D5ED4" w:rsidRPr="002C6C11" w:rsidRDefault="008D5ED4" w:rsidP="00BF6989">
      <w:pPr>
        <w:pStyle w:val="ParagraphText"/>
      </w:pPr>
    </w:p>
    <w:p w14:paraId="02F22C91" w14:textId="3301CCEB" w:rsidR="005C2589" w:rsidRPr="00CB317A" w:rsidRDefault="11B9637F" w:rsidP="00BF6989">
      <w:pPr>
        <w:pStyle w:val="Heading2"/>
        <w:rPr>
          <w:sz w:val="22"/>
          <w:szCs w:val="22"/>
        </w:rPr>
      </w:pPr>
      <w:bookmarkStart w:id="855" w:name="_Toc456576696"/>
      <w:r w:rsidRPr="77A9CFF2">
        <w:rPr>
          <w:sz w:val="22"/>
          <w:szCs w:val="22"/>
        </w:rPr>
        <w:t>7</w:t>
      </w:r>
      <w:r w:rsidR="10A45F46" w:rsidRPr="77A9CFF2">
        <w:rPr>
          <w:sz w:val="22"/>
          <w:szCs w:val="22"/>
        </w:rPr>
        <w:t>.</w:t>
      </w:r>
      <w:r w:rsidR="00B073B0">
        <w:rPr>
          <w:sz w:val="22"/>
          <w:szCs w:val="22"/>
        </w:rPr>
        <w:t>3.4</w:t>
      </w:r>
      <w:r w:rsidR="00DB0738">
        <w:tab/>
      </w:r>
      <w:r w:rsidR="10A45F46" w:rsidRPr="77A9CFF2">
        <w:rPr>
          <w:sz w:val="22"/>
          <w:szCs w:val="22"/>
        </w:rPr>
        <w:t>Key results</w:t>
      </w:r>
      <w:bookmarkEnd w:id="855"/>
    </w:p>
    <w:p w14:paraId="1FA45852" w14:textId="48A6B033" w:rsidR="005C2589" w:rsidRPr="002C6C11" w:rsidRDefault="005C2589" w:rsidP="00BF6989">
      <w:pPr>
        <w:pStyle w:val="ParagraphText"/>
      </w:pPr>
    </w:p>
    <w:p w14:paraId="40B74618" w14:textId="49CC813D" w:rsidR="002F3739" w:rsidRPr="002C6C11" w:rsidRDefault="00BB5C9B" w:rsidP="00BF6989">
      <w:pPr>
        <w:pStyle w:val="ParagraphText"/>
      </w:pPr>
      <w:r w:rsidRPr="002C6C11">
        <w:t>[TBD]</w:t>
      </w:r>
    </w:p>
    <w:p w14:paraId="2849FD6C" w14:textId="058F1C8C" w:rsidR="002F3739" w:rsidRDefault="002F3739" w:rsidP="005B4F79">
      <w:pPr>
        <w:pStyle w:val="ParagraphText"/>
      </w:pPr>
    </w:p>
    <w:p w14:paraId="512F34DC" w14:textId="77777777" w:rsidR="003D0E2A" w:rsidRDefault="003D0E2A" w:rsidP="005B4F79">
      <w:pPr>
        <w:pStyle w:val="ParagraphText"/>
      </w:pPr>
    </w:p>
    <w:p w14:paraId="7827AD88" w14:textId="77777777" w:rsidR="00734F61" w:rsidRDefault="00734F61" w:rsidP="00734F61">
      <w:pPr>
        <w:pStyle w:val="ParagraphText"/>
        <w:rPr>
          <w:ins w:id="856" w:author="Darko Ratkaj" w:date="2026-03-26T13:46:00Z" w16du:dateUtc="2026-03-26T12:46:00Z"/>
        </w:rPr>
      </w:pPr>
    </w:p>
    <w:p w14:paraId="78F5A75E" w14:textId="77777777" w:rsidR="00C66AD2" w:rsidRDefault="00C66AD2" w:rsidP="00734F61">
      <w:pPr>
        <w:pStyle w:val="ParagraphText"/>
        <w:rPr>
          <w:ins w:id="857" w:author="Darko Ratkaj" w:date="2026-03-26T13:46:00Z" w16du:dateUtc="2026-03-26T12:46:00Z"/>
        </w:rPr>
      </w:pPr>
    </w:p>
    <w:p w14:paraId="7DAAD7CE" w14:textId="77777777" w:rsidR="00C66AD2" w:rsidRPr="002C6C11" w:rsidRDefault="00C66AD2" w:rsidP="00734F61">
      <w:pPr>
        <w:pStyle w:val="ParagraphText"/>
        <w:rPr>
          <w:ins w:id="858" w:author="Darko Ratkaj" w:date="2026-03-26T13:45:00Z" w16du:dateUtc="2026-03-26T12:45:00Z"/>
        </w:rPr>
      </w:pPr>
    </w:p>
    <w:p w14:paraId="253924F5" w14:textId="0764A824" w:rsidR="00734F61" w:rsidRPr="00CB317A" w:rsidRDefault="00734F61" w:rsidP="00734F61">
      <w:pPr>
        <w:pStyle w:val="Heading2"/>
        <w:rPr>
          <w:ins w:id="859" w:author="Darko Ratkaj" w:date="2026-03-26T13:45:00Z" w16du:dateUtc="2026-03-26T12:45:00Z"/>
        </w:rPr>
      </w:pPr>
      <w:ins w:id="860" w:author="Darko Ratkaj" w:date="2026-03-26T13:45:00Z" w16du:dateUtc="2026-03-26T12:45:00Z">
        <w:r>
          <w:t>7.</w:t>
        </w:r>
      </w:ins>
      <w:ins w:id="861" w:author="Darko Ratkaj" w:date="2026-03-26T13:55:00Z" w16du:dateUtc="2026-03-26T12:55:00Z">
        <w:r w:rsidR="00CE3620">
          <w:t>4</w:t>
        </w:r>
      </w:ins>
      <w:ins w:id="862" w:author="Darko Ratkaj" w:date="2026-03-26T13:45:00Z" w16du:dateUtc="2026-03-26T12:45:00Z">
        <w:r>
          <w:tab/>
          <w:t xml:space="preserve">Mapping </w:t>
        </w:r>
      </w:ins>
      <w:ins w:id="863" w:author="Darko Ratkaj" w:date="2026-03-26T13:46:00Z" w16du:dateUtc="2026-03-26T12:46:00Z">
        <w:r w:rsidR="00C66AD2">
          <w:t xml:space="preserve">Strand 2 components to </w:t>
        </w:r>
      </w:ins>
      <w:ins w:id="864" w:author="Darko Ratkaj" w:date="2026-03-26T13:47:00Z" w16du:dateUtc="2026-03-26T12:47:00Z">
        <w:r w:rsidR="0062169F">
          <w:t>5G-EMERGE test beds</w:t>
        </w:r>
      </w:ins>
    </w:p>
    <w:p w14:paraId="290C5629" w14:textId="12B64657" w:rsidR="003D0E2A" w:rsidRPr="002C6C11" w:rsidRDefault="00D03481" w:rsidP="0062169F">
      <w:pPr>
        <w:pStyle w:val="ParagraphText"/>
        <w:spacing w:before="120"/>
        <w:rPr>
          <w:ins w:id="865" w:author="Darko Ratkaj" w:date="2026-03-26T13:49:00Z" w16du:dateUtc="2026-03-26T12:49:00Z"/>
        </w:rPr>
        <w:pPrChange w:id="866" w:author="Darko Ratkaj" w:date="2026-03-26T15:18:00Z" w16du:dateUtc="2026-03-26T14:18:00Z">
          <w:pPr>
            <w:pStyle w:val="ParagraphText"/>
            <w:spacing w:before="120"/>
          </w:pPr>
        </w:pPrChange>
      </w:pPr>
      <w:ins w:id="867" w:author="Darko Ratkaj" w:date="2026-03-26T14:08:00Z" w16du:dateUtc="2026-03-26T13:08:00Z">
        <w:r>
          <w:rPr>
            <w:rFonts w:eastAsia="Montserrat" w:cs="Montserrat"/>
          </w:rPr>
          <w:t xml:space="preserve">This is an overview </w:t>
        </w:r>
      </w:ins>
      <w:ins w:id="868" w:author="Darko Ratkaj" w:date="2026-03-26T13:48:00Z" w16du:dateUtc="2026-03-26T12:48:00Z">
        <w:r w:rsidR="00824F81">
          <w:rPr>
            <w:rFonts w:eastAsia="Montserrat" w:cs="Montserrat"/>
          </w:rPr>
          <w:t>of the components developed in Strand 2:</w:t>
        </w:r>
      </w:ins>
    </w:p>
    <w:p w14:paraId="5F7C4523" w14:textId="77777777" w:rsidR="001647E8" w:rsidRPr="002C6C11" w:rsidRDefault="001647E8" w:rsidP="0062169F">
      <w:pPr>
        <w:pStyle w:val="ParagraphText"/>
        <w:spacing w:before="120"/>
        <w:rPr>
          <w:ins w:id="869" w:author="Darko Ratkaj" w:date="2026-03-26T13:48:00Z" w16du:dateUtc="2026-03-26T12:48:00Z"/>
        </w:rPr>
        <w:pPrChange w:id="870" w:author="Darko Ratkaj" w:date="2026-03-26T15:18:00Z" w16du:dateUtc="2026-03-26T14:18:00Z">
          <w:pPr>
            <w:pStyle w:val="ParagraphText"/>
            <w:spacing w:before="120"/>
          </w:pPr>
        </w:pPrChange>
      </w:pPr>
    </w:p>
    <w:tbl>
      <w:tblPr>
        <w:tblW w:w="9072" w:type="dxa"/>
        <w:jc w:val="center"/>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ook w:val="04A0" w:firstRow="1" w:lastRow="0" w:firstColumn="1" w:lastColumn="0" w:noHBand="0" w:noVBand="1"/>
        <w:tblPrChange w:id="871" w:author="Darko Ratkaj" w:date="2026-03-26T15:18:00Z" w16du:dateUtc="2026-03-26T14:18:00Z">
          <w:tblPr>
            <w:tblW w:w="9072" w:type="dxa"/>
            <w:jc w:val="center"/>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ook w:val="04A0" w:firstRow="1" w:lastRow="0" w:firstColumn="1" w:lastColumn="0" w:noHBand="0" w:noVBand="1"/>
          </w:tblPr>
        </w:tblPrChange>
      </w:tblPr>
      <w:tblGrid>
        <w:gridCol w:w="1104"/>
        <w:gridCol w:w="6546"/>
        <w:gridCol w:w="1422"/>
        <w:tblGridChange w:id="872">
          <w:tblGrid>
            <w:gridCol w:w="1000"/>
            <w:gridCol w:w="104"/>
            <w:gridCol w:w="5412"/>
            <w:gridCol w:w="1134"/>
            <w:gridCol w:w="1422"/>
            <w:gridCol w:w="2456"/>
          </w:tblGrid>
        </w:tblGridChange>
      </w:tblGrid>
      <w:tr w:rsidR="00A417CB" w:rsidRPr="00A01B51" w14:paraId="6FEABFBC" w14:textId="77777777" w:rsidTr="00A417CB">
        <w:trPr>
          <w:trHeight w:val="255"/>
          <w:jc w:val="center"/>
          <w:ins w:id="873" w:author="Darko Ratkaj" w:date="2026-03-26T13:49:00Z"/>
          <w:trPrChange w:id="874" w:author="Darko Ratkaj" w:date="2026-03-26T15:18:00Z" w16du:dateUtc="2026-03-26T14:18:00Z">
            <w:trPr>
              <w:gridAfter w:val="0"/>
              <w:trHeight w:val="255"/>
              <w:jc w:val="center"/>
            </w:trPr>
          </w:trPrChange>
        </w:trPr>
        <w:tc>
          <w:tcPr>
            <w:tcW w:w="1104" w:type="dxa"/>
            <w:tcBorders>
              <w:top w:val="single" w:sz="4" w:space="0" w:color="000000"/>
              <w:bottom w:val="single" w:sz="6" w:space="0" w:color="000000"/>
            </w:tcBorders>
            <w:shd w:val="clear" w:color="auto" w:fill="DAE9F7" w:themeFill="text2" w:themeFillTint="1A"/>
            <w:noWrap/>
            <w:vAlign w:val="center"/>
            <w:hideMark/>
            <w:tcPrChange w:id="875" w:author="Darko Ratkaj" w:date="2026-03-26T15:18:00Z" w16du:dateUtc="2026-03-26T14:18:00Z">
              <w:tcPr>
                <w:tcW w:w="1104" w:type="dxa"/>
                <w:gridSpan w:val="2"/>
                <w:tcBorders>
                  <w:top w:val="single" w:sz="4" w:space="0" w:color="000000"/>
                  <w:bottom w:val="single" w:sz="6" w:space="0" w:color="000000"/>
                </w:tcBorders>
                <w:shd w:val="clear" w:color="auto" w:fill="DAE9F7" w:themeFill="text2" w:themeFillTint="1A"/>
                <w:noWrap/>
                <w:vAlign w:val="center"/>
                <w:hideMark/>
              </w:tcPr>
            </w:tcPrChange>
          </w:tcPr>
          <w:p w14:paraId="0ACD236F" w14:textId="77777777" w:rsidR="001647E8" w:rsidRPr="001647E8" w:rsidRDefault="001647E8">
            <w:pPr>
              <w:widowControl/>
              <w:autoSpaceDE/>
              <w:autoSpaceDN/>
              <w:spacing w:before="120" w:after="120"/>
              <w:rPr>
                <w:ins w:id="876" w:author="Darko Ratkaj" w:date="2026-03-26T13:49:00Z" w16du:dateUtc="2026-03-26T12:49:00Z"/>
                <w:rFonts w:ascii="Montserrat" w:eastAsia="Times New Roman" w:hAnsi="Montserrat"/>
                <w:b/>
                <w:bCs/>
                <w:color w:val="000000"/>
                <w:sz w:val="18"/>
                <w:szCs w:val="18"/>
                <w:lang w:val="en-GB" w:eastAsia="en-GB"/>
                <w:rPrChange w:id="877" w:author="Darko Ratkaj" w:date="2026-03-26T13:49:00Z" w16du:dateUtc="2026-03-26T12:49:00Z">
                  <w:rPr>
                    <w:ins w:id="878" w:author="Darko Ratkaj" w:date="2026-03-26T13:49:00Z" w16du:dateUtc="2026-03-26T12:49:00Z"/>
                    <w:rFonts w:eastAsia="Times New Roman"/>
                    <w:b/>
                    <w:bCs/>
                    <w:color w:val="000000"/>
                    <w:sz w:val="20"/>
                    <w:szCs w:val="20"/>
                    <w:lang w:val="en-GB" w:eastAsia="en-GB"/>
                  </w:rPr>
                </w:rPrChange>
              </w:rPr>
              <w:pPrChange w:id="879" w:author="Darko Ratkaj" w:date="2026-03-26T13:53:00Z" w16du:dateUtc="2026-03-26T12:53:00Z">
                <w:pPr>
                  <w:widowControl/>
                  <w:autoSpaceDE/>
                  <w:autoSpaceDN/>
                </w:pPr>
              </w:pPrChange>
            </w:pPr>
            <w:ins w:id="880" w:author="Darko Ratkaj" w:date="2026-03-26T13:49:00Z" w16du:dateUtc="2026-03-26T12:49:00Z">
              <w:r w:rsidRPr="001647E8">
                <w:rPr>
                  <w:rFonts w:ascii="Montserrat" w:eastAsia="Times New Roman" w:hAnsi="Montserrat"/>
                  <w:b/>
                  <w:bCs/>
                  <w:color w:val="000000"/>
                  <w:sz w:val="18"/>
                  <w:szCs w:val="18"/>
                  <w:lang w:val="en-GB" w:eastAsia="en-GB"/>
                  <w:rPrChange w:id="881" w:author="Darko Ratkaj" w:date="2026-03-26T13:49:00Z" w16du:dateUtc="2026-03-26T12:49:00Z">
                    <w:rPr>
                      <w:rFonts w:eastAsia="Times New Roman"/>
                      <w:b/>
                      <w:bCs/>
                      <w:color w:val="000000"/>
                      <w:sz w:val="20"/>
                      <w:szCs w:val="20"/>
                      <w:lang w:val="en-GB" w:eastAsia="en-GB"/>
                    </w:rPr>
                  </w:rPrChange>
                </w:rPr>
                <w:t>WP No:</w:t>
              </w:r>
            </w:ins>
          </w:p>
        </w:tc>
        <w:tc>
          <w:tcPr>
            <w:tcW w:w="6546" w:type="dxa"/>
            <w:tcBorders>
              <w:top w:val="single" w:sz="4" w:space="0" w:color="000000"/>
              <w:bottom w:val="single" w:sz="6" w:space="0" w:color="000000"/>
            </w:tcBorders>
            <w:shd w:val="clear" w:color="auto" w:fill="DAE9F7" w:themeFill="text2" w:themeFillTint="1A"/>
            <w:noWrap/>
            <w:vAlign w:val="center"/>
            <w:hideMark/>
            <w:tcPrChange w:id="882" w:author="Darko Ratkaj" w:date="2026-03-26T15:18:00Z" w16du:dateUtc="2026-03-26T14:18:00Z">
              <w:tcPr>
                <w:tcW w:w="6546" w:type="dxa"/>
                <w:gridSpan w:val="2"/>
                <w:tcBorders>
                  <w:top w:val="single" w:sz="4" w:space="0" w:color="000000"/>
                  <w:bottom w:val="single" w:sz="6" w:space="0" w:color="000000"/>
                </w:tcBorders>
                <w:shd w:val="clear" w:color="auto" w:fill="DAE9F7" w:themeFill="text2" w:themeFillTint="1A"/>
                <w:noWrap/>
                <w:vAlign w:val="center"/>
                <w:hideMark/>
              </w:tcPr>
            </w:tcPrChange>
          </w:tcPr>
          <w:p w14:paraId="7AD519FC" w14:textId="77777777" w:rsidR="001647E8" w:rsidRPr="001647E8" w:rsidRDefault="001647E8">
            <w:pPr>
              <w:widowControl/>
              <w:autoSpaceDE/>
              <w:autoSpaceDN/>
              <w:spacing w:before="120" w:after="120"/>
              <w:rPr>
                <w:ins w:id="883" w:author="Darko Ratkaj" w:date="2026-03-26T13:49:00Z" w16du:dateUtc="2026-03-26T12:49:00Z"/>
                <w:rFonts w:ascii="Montserrat" w:eastAsia="Times New Roman" w:hAnsi="Montserrat"/>
                <w:b/>
                <w:bCs/>
                <w:color w:val="000000"/>
                <w:sz w:val="18"/>
                <w:szCs w:val="18"/>
                <w:lang w:val="en-GB" w:eastAsia="en-GB"/>
                <w:rPrChange w:id="884" w:author="Darko Ratkaj" w:date="2026-03-26T13:49:00Z" w16du:dateUtc="2026-03-26T12:49:00Z">
                  <w:rPr>
                    <w:ins w:id="885" w:author="Darko Ratkaj" w:date="2026-03-26T13:49:00Z" w16du:dateUtc="2026-03-26T12:49:00Z"/>
                    <w:rFonts w:eastAsia="Times New Roman"/>
                    <w:b/>
                    <w:bCs/>
                    <w:color w:val="000000"/>
                    <w:sz w:val="20"/>
                    <w:szCs w:val="20"/>
                    <w:lang w:val="en-GB" w:eastAsia="en-GB"/>
                  </w:rPr>
                </w:rPrChange>
              </w:rPr>
              <w:pPrChange w:id="886" w:author="Darko Ratkaj" w:date="2026-03-26T13:53:00Z" w16du:dateUtc="2026-03-26T12:53:00Z">
                <w:pPr>
                  <w:widowControl/>
                  <w:autoSpaceDE/>
                  <w:autoSpaceDN/>
                </w:pPr>
              </w:pPrChange>
            </w:pPr>
            <w:ins w:id="887" w:author="Darko Ratkaj" w:date="2026-03-26T13:49:00Z" w16du:dateUtc="2026-03-26T12:49:00Z">
              <w:r w:rsidRPr="001647E8">
                <w:rPr>
                  <w:rFonts w:ascii="Montserrat" w:eastAsia="Times New Roman" w:hAnsi="Montserrat"/>
                  <w:b/>
                  <w:bCs/>
                  <w:color w:val="000000"/>
                  <w:sz w:val="18"/>
                  <w:szCs w:val="18"/>
                  <w:lang w:val="en-GB" w:eastAsia="en-GB"/>
                  <w:rPrChange w:id="888" w:author="Darko Ratkaj" w:date="2026-03-26T13:49:00Z" w16du:dateUtc="2026-03-26T12:49:00Z">
                    <w:rPr>
                      <w:rFonts w:eastAsia="Times New Roman"/>
                      <w:b/>
                      <w:bCs/>
                      <w:color w:val="000000"/>
                      <w:sz w:val="20"/>
                      <w:szCs w:val="20"/>
                      <w:lang w:val="en-GB" w:eastAsia="en-GB"/>
                    </w:rPr>
                  </w:rPrChange>
                </w:rPr>
                <w:t>Component Description</w:t>
              </w:r>
            </w:ins>
          </w:p>
        </w:tc>
        <w:tc>
          <w:tcPr>
            <w:tcW w:w="1422" w:type="dxa"/>
            <w:tcBorders>
              <w:top w:val="single" w:sz="4" w:space="0" w:color="000000"/>
              <w:bottom w:val="single" w:sz="6" w:space="0" w:color="000000"/>
            </w:tcBorders>
            <w:shd w:val="clear" w:color="auto" w:fill="DAE9F7" w:themeFill="text2" w:themeFillTint="1A"/>
            <w:noWrap/>
            <w:hideMark/>
            <w:tcPrChange w:id="889" w:author="Darko Ratkaj" w:date="2026-03-26T15:18:00Z" w16du:dateUtc="2026-03-26T14:18:00Z">
              <w:tcPr>
                <w:tcW w:w="1422" w:type="dxa"/>
                <w:tcBorders>
                  <w:top w:val="single" w:sz="4" w:space="0" w:color="000000"/>
                  <w:bottom w:val="single" w:sz="6" w:space="0" w:color="000000"/>
                </w:tcBorders>
                <w:shd w:val="clear" w:color="auto" w:fill="DAE9F7" w:themeFill="text2" w:themeFillTint="1A"/>
                <w:noWrap/>
                <w:hideMark/>
              </w:tcPr>
            </w:tcPrChange>
          </w:tcPr>
          <w:p w14:paraId="5C52CF62" w14:textId="77777777" w:rsidR="001647E8" w:rsidRPr="001647E8" w:rsidRDefault="001647E8">
            <w:pPr>
              <w:widowControl/>
              <w:autoSpaceDE/>
              <w:autoSpaceDN/>
              <w:spacing w:before="120" w:after="120"/>
              <w:jc w:val="center"/>
              <w:rPr>
                <w:ins w:id="890" w:author="Darko Ratkaj" w:date="2026-03-26T13:49:00Z" w16du:dateUtc="2026-03-26T12:49:00Z"/>
                <w:rFonts w:ascii="Montserrat" w:eastAsia="Times New Roman" w:hAnsi="Montserrat"/>
                <w:b/>
                <w:bCs/>
                <w:color w:val="000000"/>
                <w:sz w:val="18"/>
                <w:szCs w:val="18"/>
                <w:lang w:val="en-GB" w:eastAsia="en-GB"/>
                <w:rPrChange w:id="891" w:author="Darko Ratkaj" w:date="2026-03-26T13:49:00Z" w16du:dateUtc="2026-03-26T12:49:00Z">
                  <w:rPr>
                    <w:ins w:id="892" w:author="Darko Ratkaj" w:date="2026-03-26T13:49:00Z" w16du:dateUtc="2026-03-26T12:49:00Z"/>
                    <w:rFonts w:eastAsia="Times New Roman"/>
                    <w:b/>
                    <w:bCs/>
                    <w:color w:val="000000"/>
                    <w:sz w:val="20"/>
                    <w:szCs w:val="20"/>
                    <w:lang w:val="en-GB" w:eastAsia="en-GB"/>
                  </w:rPr>
                </w:rPrChange>
              </w:rPr>
              <w:pPrChange w:id="893" w:author="Darko Ratkaj" w:date="2026-03-26T13:53:00Z" w16du:dateUtc="2026-03-26T12:53:00Z">
                <w:pPr>
                  <w:widowControl/>
                  <w:autoSpaceDE/>
                  <w:autoSpaceDN/>
                </w:pPr>
              </w:pPrChange>
            </w:pPr>
            <w:ins w:id="894" w:author="Darko Ratkaj" w:date="2026-03-26T13:49:00Z" w16du:dateUtc="2026-03-26T12:49:00Z">
              <w:r w:rsidRPr="001647E8">
                <w:rPr>
                  <w:rFonts w:ascii="Montserrat" w:eastAsia="Times New Roman" w:hAnsi="Montserrat"/>
                  <w:b/>
                  <w:bCs/>
                  <w:color w:val="000000"/>
                  <w:sz w:val="18"/>
                  <w:szCs w:val="18"/>
                  <w:lang w:val="en-GB" w:eastAsia="en-GB"/>
                  <w:rPrChange w:id="895" w:author="Darko Ratkaj" w:date="2026-03-26T13:49:00Z" w16du:dateUtc="2026-03-26T12:49:00Z">
                    <w:rPr>
                      <w:rFonts w:eastAsia="Times New Roman"/>
                      <w:b/>
                      <w:bCs/>
                      <w:color w:val="000000"/>
                      <w:sz w:val="20"/>
                      <w:szCs w:val="20"/>
                      <w:lang w:val="en-GB" w:eastAsia="en-GB"/>
                    </w:rPr>
                  </w:rPrChange>
                </w:rPr>
                <w:t>Component Owner</w:t>
              </w:r>
            </w:ins>
          </w:p>
        </w:tc>
      </w:tr>
      <w:tr w:rsidR="00A01B51" w:rsidRPr="00A01B51" w14:paraId="4F9B75F8" w14:textId="77777777" w:rsidTr="00A417CB">
        <w:trPr>
          <w:trHeight w:val="255"/>
          <w:jc w:val="center"/>
          <w:ins w:id="896" w:author="Darko Ratkaj" w:date="2026-03-26T13:49:00Z"/>
          <w:trPrChange w:id="897" w:author="Darko Ratkaj" w:date="2026-03-26T13:53:00Z" w16du:dateUtc="2026-03-26T12:53:00Z">
            <w:trPr>
              <w:trHeight w:val="255"/>
              <w:jc w:val="center"/>
            </w:trPr>
          </w:trPrChange>
        </w:trPr>
        <w:tc>
          <w:tcPr>
            <w:tcW w:w="1104" w:type="dxa"/>
            <w:tcBorders>
              <w:top w:val="single" w:sz="6" w:space="0" w:color="000000"/>
            </w:tcBorders>
            <w:noWrap/>
            <w:hideMark/>
            <w:tcPrChange w:id="89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1BCA8709" w14:textId="77777777" w:rsidR="001647E8" w:rsidRPr="001647E8" w:rsidRDefault="001647E8" w:rsidP="001647E8">
            <w:pPr>
              <w:widowControl/>
              <w:autoSpaceDE/>
              <w:autoSpaceDN/>
              <w:rPr>
                <w:ins w:id="899" w:author="Darko Ratkaj" w:date="2026-03-26T13:49:00Z" w16du:dateUtc="2026-03-26T12:49:00Z"/>
                <w:rFonts w:ascii="Montserrat" w:eastAsia="Times New Roman" w:hAnsi="Montserrat"/>
                <w:color w:val="000000"/>
                <w:sz w:val="18"/>
                <w:szCs w:val="18"/>
                <w:lang w:val="en-GB" w:eastAsia="en-GB"/>
                <w:rPrChange w:id="900" w:author="Darko Ratkaj" w:date="2026-03-26T13:49:00Z" w16du:dateUtc="2026-03-26T12:49:00Z">
                  <w:rPr>
                    <w:ins w:id="901" w:author="Darko Ratkaj" w:date="2026-03-26T13:49:00Z" w16du:dateUtc="2026-03-26T12:49:00Z"/>
                    <w:rFonts w:eastAsia="Times New Roman"/>
                    <w:color w:val="000000"/>
                    <w:sz w:val="20"/>
                    <w:szCs w:val="20"/>
                    <w:lang w:val="en-GB" w:eastAsia="en-GB"/>
                  </w:rPr>
                </w:rPrChange>
              </w:rPr>
            </w:pPr>
            <w:ins w:id="902" w:author="Darko Ratkaj" w:date="2026-03-26T13:49:00Z" w16du:dateUtc="2026-03-26T12:49:00Z">
              <w:r w:rsidRPr="001647E8">
                <w:rPr>
                  <w:rFonts w:ascii="Montserrat" w:eastAsia="Times New Roman" w:hAnsi="Montserrat"/>
                  <w:color w:val="000000"/>
                  <w:sz w:val="18"/>
                  <w:szCs w:val="18"/>
                  <w:lang w:val="en-GB" w:eastAsia="en-GB"/>
                  <w:rPrChange w:id="903" w:author="Darko Ratkaj" w:date="2026-03-26T13:49:00Z" w16du:dateUtc="2026-03-26T12:49:00Z">
                    <w:rPr>
                      <w:rFonts w:eastAsia="Times New Roman"/>
                      <w:color w:val="000000"/>
                      <w:sz w:val="20"/>
                      <w:szCs w:val="20"/>
                      <w:lang w:val="en-GB" w:eastAsia="en-GB"/>
                    </w:rPr>
                  </w:rPrChange>
                </w:rPr>
                <w:t>WP 2.1.1</w:t>
              </w:r>
            </w:ins>
          </w:p>
        </w:tc>
        <w:tc>
          <w:tcPr>
            <w:tcW w:w="6546" w:type="dxa"/>
            <w:tcBorders>
              <w:top w:val="single" w:sz="6" w:space="0" w:color="000000"/>
            </w:tcBorders>
            <w:noWrap/>
            <w:hideMark/>
            <w:tcPrChange w:id="90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43AB21F0" w14:textId="77777777" w:rsidR="001647E8" w:rsidRPr="001647E8" w:rsidRDefault="001647E8" w:rsidP="001647E8">
            <w:pPr>
              <w:widowControl/>
              <w:autoSpaceDE/>
              <w:autoSpaceDN/>
              <w:rPr>
                <w:ins w:id="905" w:author="Darko Ratkaj" w:date="2026-03-26T13:49:00Z" w16du:dateUtc="2026-03-26T12:49:00Z"/>
                <w:rFonts w:ascii="Montserrat" w:eastAsia="Times New Roman" w:hAnsi="Montserrat"/>
                <w:color w:val="000000"/>
                <w:sz w:val="18"/>
                <w:szCs w:val="18"/>
                <w:lang w:val="en-GB" w:eastAsia="en-GB"/>
                <w:rPrChange w:id="906" w:author="Darko Ratkaj" w:date="2026-03-26T13:49:00Z" w16du:dateUtc="2026-03-26T12:49:00Z">
                  <w:rPr>
                    <w:ins w:id="907" w:author="Darko Ratkaj" w:date="2026-03-26T13:49:00Z" w16du:dateUtc="2026-03-26T12:49:00Z"/>
                    <w:rFonts w:eastAsia="Times New Roman"/>
                    <w:color w:val="000000"/>
                    <w:sz w:val="20"/>
                    <w:szCs w:val="20"/>
                    <w:lang w:val="en-GB" w:eastAsia="en-GB"/>
                  </w:rPr>
                </w:rPrChange>
              </w:rPr>
            </w:pPr>
            <w:ins w:id="908" w:author="Darko Ratkaj" w:date="2026-03-26T13:49:00Z" w16du:dateUtc="2026-03-26T12:49:00Z">
              <w:r w:rsidRPr="001647E8">
                <w:rPr>
                  <w:rFonts w:ascii="Montserrat" w:eastAsia="Times New Roman" w:hAnsi="Montserrat"/>
                  <w:color w:val="000000"/>
                  <w:sz w:val="18"/>
                  <w:szCs w:val="18"/>
                  <w:lang w:val="en-GB" w:eastAsia="en-GB"/>
                  <w:rPrChange w:id="909" w:author="Darko Ratkaj" w:date="2026-03-26T13:49:00Z" w16du:dateUtc="2026-03-26T12:49:00Z">
                    <w:rPr>
                      <w:rFonts w:eastAsia="Times New Roman"/>
                      <w:color w:val="000000"/>
                      <w:sz w:val="20"/>
                      <w:szCs w:val="20"/>
                      <w:lang w:val="en-GB" w:eastAsia="en-GB"/>
                    </w:rPr>
                  </w:rPrChange>
                </w:rPr>
                <w:t>Media Streaming Platform and Integrations</w:t>
              </w:r>
            </w:ins>
          </w:p>
        </w:tc>
        <w:tc>
          <w:tcPr>
            <w:tcW w:w="1422" w:type="dxa"/>
            <w:tcBorders>
              <w:top w:val="single" w:sz="6" w:space="0" w:color="000000"/>
            </w:tcBorders>
            <w:noWrap/>
            <w:hideMark/>
            <w:tcPrChange w:id="910" w:author="Darko Ratkaj" w:date="2026-03-26T13:53:00Z" w16du:dateUtc="2026-03-26T12:53:00Z">
              <w:tcPr>
                <w:tcW w:w="5012" w:type="dxa"/>
                <w:gridSpan w:val="3"/>
                <w:tcBorders>
                  <w:top w:val="nil"/>
                  <w:left w:val="nil"/>
                  <w:bottom w:val="single" w:sz="4" w:space="0" w:color="000000"/>
                  <w:right w:val="nil"/>
                </w:tcBorders>
                <w:noWrap/>
                <w:hideMark/>
              </w:tcPr>
            </w:tcPrChange>
          </w:tcPr>
          <w:p w14:paraId="1741BA79" w14:textId="77777777" w:rsidR="001647E8" w:rsidRPr="001647E8" w:rsidRDefault="001647E8" w:rsidP="001647E8">
            <w:pPr>
              <w:widowControl/>
              <w:autoSpaceDE/>
              <w:autoSpaceDN/>
              <w:rPr>
                <w:ins w:id="911" w:author="Darko Ratkaj" w:date="2026-03-26T13:49:00Z" w16du:dateUtc="2026-03-26T12:49:00Z"/>
                <w:rFonts w:ascii="Montserrat" w:eastAsia="Times New Roman" w:hAnsi="Montserrat"/>
                <w:color w:val="000000"/>
                <w:sz w:val="18"/>
                <w:szCs w:val="18"/>
                <w:lang w:val="en-GB" w:eastAsia="en-GB"/>
                <w:rPrChange w:id="912" w:author="Darko Ratkaj" w:date="2026-03-26T13:49:00Z" w16du:dateUtc="2026-03-26T12:49:00Z">
                  <w:rPr>
                    <w:ins w:id="913" w:author="Darko Ratkaj" w:date="2026-03-26T13:49:00Z" w16du:dateUtc="2026-03-26T12:49:00Z"/>
                    <w:rFonts w:eastAsia="Times New Roman"/>
                    <w:color w:val="000000"/>
                    <w:sz w:val="20"/>
                    <w:szCs w:val="20"/>
                    <w:lang w:val="en-GB" w:eastAsia="en-GB"/>
                  </w:rPr>
                </w:rPrChange>
              </w:rPr>
            </w:pPr>
            <w:ins w:id="914" w:author="Darko Ratkaj" w:date="2026-03-26T13:49:00Z" w16du:dateUtc="2026-03-26T12:49:00Z">
              <w:r w:rsidRPr="001647E8">
                <w:rPr>
                  <w:rFonts w:ascii="Montserrat" w:eastAsia="Times New Roman" w:hAnsi="Montserrat"/>
                  <w:color w:val="000000"/>
                  <w:sz w:val="18"/>
                  <w:szCs w:val="18"/>
                  <w:lang w:val="en-GB" w:eastAsia="en-GB"/>
                  <w:rPrChange w:id="915" w:author="Darko Ratkaj" w:date="2026-03-26T13:49:00Z" w16du:dateUtc="2026-03-26T12:49:00Z">
                    <w:rPr>
                      <w:rFonts w:eastAsia="Times New Roman"/>
                      <w:color w:val="000000"/>
                      <w:sz w:val="20"/>
                      <w:szCs w:val="20"/>
                      <w:lang w:val="en-GB" w:eastAsia="en-GB"/>
                    </w:rPr>
                  </w:rPrChange>
                </w:rPr>
                <w:t>HNR</w:t>
              </w:r>
            </w:ins>
          </w:p>
        </w:tc>
      </w:tr>
      <w:tr w:rsidR="00A01B51" w:rsidRPr="00A01B51" w14:paraId="38149F0E" w14:textId="77777777" w:rsidTr="00A417CB">
        <w:trPr>
          <w:trHeight w:val="255"/>
          <w:jc w:val="center"/>
          <w:ins w:id="916" w:author="Darko Ratkaj" w:date="2026-03-26T13:49:00Z"/>
          <w:trPrChange w:id="917" w:author="Darko Ratkaj" w:date="2026-03-26T13:53:00Z" w16du:dateUtc="2026-03-26T12:53:00Z">
            <w:trPr>
              <w:trHeight w:val="255"/>
              <w:jc w:val="center"/>
            </w:trPr>
          </w:trPrChange>
        </w:trPr>
        <w:tc>
          <w:tcPr>
            <w:tcW w:w="1104" w:type="dxa"/>
            <w:noWrap/>
            <w:hideMark/>
            <w:tcPrChange w:id="91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1A0985E9" w14:textId="77777777" w:rsidR="001647E8" w:rsidRPr="001647E8" w:rsidRDefault="001647E8" w:rsidP="001647E8">
            <w:pPr>
              <w:widowControl/>
              <w:autoSpaceDE/>
              <w:autoSpaceDN/>
              <w:rPr>
                <w:ins w:id="919" w:author="Darko Ratkaj" w:date="2026-03-26T13:49:00Z" w16du:dateUtc="2026-03-26T12:49:00Z"/>
                <w:rFonts w:ascii="Montserrat" w:eastAsia="Times New Roman" w:hAnsi="Montserrat"/>
                <w:color w:val="000000"/>
                <w:sz w:val="18"/>
                <w:szCs w:val="18"/>
                <w:lang w:val="en-GB" w:eastAsia="en-GB"/>
                <w:rPrChange w:id="920" w:author="Darko Ratkaj" w:date="2026-03-26T13:49:00Z" w16du:dateUtc="2026-03-26T12:49:00Z">
                  <w:rPr>
                    <w:ins w:id="921" w:author="Darko Ratkaj" w:date="2026-03-26T13:49:00Z" w16du:dateUtc="2026-03-26T12:49:00Z"/>
                    <w:rFonts w:eastAsia="Times New Roman"/>
                    <w:color w:val="000000"/>
                    <w:sz w:val="20"/>
                    <w:szCs w:val="20"/>
                    <w:lang w:val="en-GB" w:eastAsia="en-GB"/>
                  </w:rPr>
                </w:rPrChange>
              </w:rPr>
            </w:pPr>
            <w:ins w:id="922" w:author="Darko Ratkaj" w:date="2026-03-26T13:49:00Z" w16du:dateUtc="2026-03-26T12:49:00Z">
              <w:r w:rsidRPr="001647E8">
                <w:rPr>
                  <w:rFonts w:ascii="Montserrat" w:eastAsia="Times New Roman" w:hAnsi="Montserrat"/>
                  <w:color w:val="000000"/>
                  <w:sz w:val="18"/>
                  <w:szCs w:val="18"/>
                  <w:lang w:val="en-GB" w:eastAsia="en-GB"/>
                  <w:rPrChange w:id="923" w:author="Darko Ratkaj" w:date="2026-03-26T13:49:00Z" w16du:dateUtc="2026-03-26T12:49:00Z">
                    <w:rPr>
                      <w:rFonts w:eastAsia="Times New Roman"/>
                      <w:color w:val="000000"/>
                      <w:sz w:val="20"/>
                      <w:szCs w:val="20"/>
                      <w:lang w:val="en-GB" w:eastAsia="en-GB"/>
                    </w:rPr>
                  </w:rPrChange>
                </w:rPr>
                <w:t>WP 2.1.2</w:t>
              </w:r>
            </w:ins>
          </w:p>
        </w:tc>
        <w:tc>
          <w:tcPr>
            <w:tcW w:w="6546" w:type="dxa"/>
            <w:noWrap/>
            <w:hideMark/>
            <w:tcPrChange w:id="92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7A62F4D0" w14:textId="77777777" w:rsidR="001647E8" w:rsidRPr="001647E8" w:rsidRDefault="001647E8" w:rsidP="001647E8">
            <w:pPr>
              <w:widowControl/>
              <w:autoSpaceDE/>
              <w:autoSpaceDN/>
              <w:rPr>
                <w:ins w:id="925" w:author="Darko Ratkaj" w:date="2026-03-26T13:49:00Z" w16du:dateUtc="2026-03-26T12:49:00Z"/>
                <w:rFonts w:ascii="Montserrat" w:eastAsia="Times New Roman" w:hAnsi="Montserrat"/>
                <w:color w:val="000000"/>
                <w:sz w:val="18"/>
                <w:szCs w:val="18"/>
                <w:lang w:val="en-GB" w:eastAsia="en-GB"/>
                <w:rPrChange w:id="926" w:author="Darko Ratkaj" w:date="2026-03-26T13:49:00Z" w16du:dateUtc="2026-03-26T12:49:00Z">
                  <w:rPr>
                    <w:ins w:id="927" w:author="Darko Ratkaj" w:date="2026-03-26T13:49:00Z" w16du:dateUtc="2026-03-26T12:49:00Z"/>
                    <w:rFonts w:eastAsia="Times New Roman"/>
                    <w:color w:val="000000"/>
                    <w:sz w:val="20"/>
                    <w:szCs w:val="20"/>
                    <w:lang w:val="en-GB" w:eastAsia="en-GB"/>
                  </w:rPr>
                </w:rPrChange>
              </w:rPr>
            </w:pPr>
            <w:ins w:id="928" w:author="Darko Ratkaj" w:date="2026-03-26T13:49:00Z" w16du:dateUtc="2026-03-26T12:49:00Z">
              <w:r w:rsidRPr="001647E8">
                <w:rPr>
                  <w:rFonts w:ascii="Montserrat" w:eastAsia="Times New Roman" w:hAnsi="Montserrat"/>
                  <w:color w:val="000000"/>
                  <w:sz w:val="18"/>
                  <w:szCs w:val="18"/>
                  <w:lang w:val="en-GB" w:eastAsia="en-GB"/>
                  <w:rPrChange w:id="929" w:author="Darko Ratkaj" w:date="2026-03-26T13:49:00Z" w16du:dateUtc="2026-03-26T12:49:00Z">
                    <w:rPr>
                      <w:rFonts w:eastAsia="Times New Roman"/>
                      <w:color w:val="000000"/>
                      <w:sz w:val="20"/>
                      <w:szCs w:val="20"/>
                      <w:lang w:val="en-GB" w:eastAsia="en-GB"/>
                    </w:rPr>
                  </w:rPrChange>
                </w:rPr>
                <w:t>Business Continuation Management application</w:t>
              </w:r>
            </w:ins>
          </w:p>
        </w:tc>
        <w:tc>
          <w:tcPr>
            <w:tcW w:w="1422" w:type="dxa"/>
            <w:noWrap/>
            <w:hideMark/>
            <w:tcPrChange w:id="930" w:author="Darko Ratkaj" w:date="2026-03-26T13:53:00Z" w16du:dateUtc="2026-03-26T12:53:00Z">
              <w:tcPr>
                <w:tcW w:w="5012" w:type="dxa"/>
                <w:gridSpan w:val="3"/>
                <w:tcBorders>
                  <w:top w:val="nil"/>
                  <w:left w:val="nil"/>
                  <w:bottom w:val="single" w:sz="4" w:space="0" w:color="000000"/>
                  <w:right w:val="nil"/>
                </w:tcBorders>
                <w:noWrap/>
                <w:hideMark/>
              </w:tcPr>
            </w:tcPrChange>
          </w:tcPr>
          <w:p w14:paraId="4156C01B" w14:textId="77777777" w:rsidR="001647E8" w:rsidRPr="001647E8" w:rsidRDefault="001647E8" w:rsidP="001647E8">
            <w:pPr>
              <w:widowControl/>
              <w:autoSpaceDE/>
              <w:autoSpaceDN/>
              <w:rPr>
                <w:ins w:id="931" w:author="Darko Ratkaj" w:date="2026-03-26T13:49:00Z" w16du:dateUtc="2026-03-26T12:49:00Z"/>
                <w:rFonts w:ascii="Montserrat" w:eastAsia="Times New Roman" w:hAnsi="Montserrat"/>
                <w:color w:val="000000"/>
                <w:sz w:val="18"/>
                <w:szCs w:val="18"/>
                <w:lang w:val="en-GB" w:eastAsia="en-GB"/>
                <w:rPrChange w:id="932" w:author="Darko Ratkaj" w:date="2026-03-26T13:49:00Z" w16du:dateUtc="2026-03-26T12:49:00Z">
                  <w:rPr>
                    <w:ins w:id="933" w:author="Darko Ratkaj" w:date="2026-03-26T13:49:00Z" w16du:dateUtc="2026-03-26T12:49:00Z"/>
                    <w:rFonts w:eastAsia="Times New Roman"/>
                    <w:color w:val="000000"/>
                    <w:sz w:val="20"/>
                    <w:szCs w:val="20"/>
                    <w:lang w:val="en-GB" w:eastAsia="en-GB"/>
                  </w:rPr>
                </w:rPrChange>
              </w:rPr>
            </w:pPr>
            <w:ins w:id="934" w:author="Darko Ratkaj" w:date="2026-03-26T13:49:00Z" w16du:dateUtc="2026-03-26T12:49:00Z">
              <w:r w:rsidRPr="001647E8">
                <w:rPr>
                  <w:rFonts w:ascii="Montserrat" w:eastAsia="Times New Roman" w:hAnsi="Montserrat"/>
                  <w:color w:val="000000"/>
                  <w:sz w:val="18"/>
                  <w:szCs w:val="18"/>
                  <w:lang w:val="en-GB" w:eastAsia="en-GB"/>
                  <w:rPrChange w:id="935" w:author="Darko Ratkaj" w:date="2026-03-26T13:49:00Z" w16du:dateUtc="2026-03-26T12:49:00Z">
                    <w:rPr>
                      <w:rFonts w:eastAsia="Times New Roman"/>
                      <w:color w:val="000000"/>
                      <w:sz w:val="20"/>
                      <w:szCs w:val="20"/>
                      <w:lang w:val="en-GB" w:eastAsia="en-GB"/>
                    </w:rPr>
                  </w:rPrChange>
                </w:rPr>
                <w:t>Swiss TXT</w:t>
              </w:r>
            </w:ins>
          </w:p>
        </w:tc>
      </w:tr>
      <w:tr w:rsidR="00A01B51" w:rsidRPr="00A01B51" w14:paraId="084B4CC1" w14:textId="77777777" w:rsidTr="00A417CB">
        <w:trPr>
          <w:trHeight w:val="255"/>
          <w:jc w:val="center"/>
          <w:ins w:id="936" w:author="Darko Ratkaj" w:date="2026-03-26T13:49:00Z"/>
          <w:trPrChange w:id="937" w:author="Darko Ratkaj" w:date="2026-03-26T13:53:00Z" w16du:dateUtc="2026-03-26T12:53:00Z">
            <w:trPr>
              <w:trHeight w:val="255"/>
              <w:jc w:val="center"/>
            </w:trPr>
          </w:trPrChange>
        </w:trPr>
        <w:tc>
          <w:tcPr>
            <w:tcW w:w="1104" w:type="dxa"/>
            <w:noWrap/>
            <w:hideMark/>
            <w:tcPrChange w:id="93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0A26AE5C" w14:textId="77777777" w:rsidR="001647E8" w:rsidRPr="001647E8" w:rsidRDefault="001647E8" w:rsidP="001647E8">
            <w:pPr>
              <w:widowControl/>
              <w:autoSpaceDE/>
              <w:autoSpaceDN/>
              <w:rPr>
                <w:ins w:id="939" w:author="Darko Ratkaj" w:date="2026-03-26T13:49:00Z" w16du:dateUtc="2026-03-26T12:49:00Z"/>
                <w:rFonts w:ascii="Montserrat" w:eastAsia="Times New Roman" w:hAnsi="Montserrat"/>
                <w:color w:val="000000"/>
                <w:sz w:val="18"/>
                <w:szCs w:val="18"/>
                <w:lang w:val="en-GB" w:eastAsia="en-GB"/>
                <w:rPrChange w:id="940" w:author="Darko Ratkaj" w:date="2026-03-26T13:49:00Z" w16du:dateUtc="2026-03-26T12:49:00Z">
                  <w:rPr>
                    <w:ins w:id="941" w:author="Darko Ratkaj" w:date="2026-03-26T13:49:00Z" w16du:dateUtc="2026-03-26T12:49:00Z"/>
                    <w:rFonts w:eastAsia="Times New Roman"/>
                    <w:color w:val="000000"/>
                    <w:sz w:val="20"/>
                    <w:szCs w:val="20"/>
                    <w:lang w:val="en-GB" w:eastAsia="en-GB"/>
                  </w:rPr>
                </w:rPrChange>
              </w:rPr>
            </w:pPr>
            <w:ins w:id="942" w:author="Darko Ratkaj" w:date="2026-03-26T13:49:00Z" w16du:dateUtc="2026-03-26T12:49:00Z">
              <w:r w:rsidRPr="001647E8">
                <w:rPr>
                  <w:rFonts w:ascii="Montserrat" w:eastAsia="Times New Roman" w:hAnsi="Montserrat"/>
                  <w:color w:val="000000"/>
                  <w:sz w:val="18"/>
                  <w:szCs w:val="18"/>
                  <w:lang w:val="en-GB" w:eastAsia="en-GB"/>
                  <w:rPrChange w:id="943" w:author="Darko Ratkaj" w:date="2026-03-26T13:49:00Z" w16du:dateUtc="2026-03-26T12:49:00Z">
                    <w:rPr>
                      <w:rFonts w:eastAsia="Times New Roman"/>
                      <w:color w:val="000000"/>
                      <w:sz w:val="20"/>
                      <w:szCs w:val="20"/>
                      <w:lang w:val="en-GB" w:eastAsia="en-GB"/>
                    </w:rPr>
                  </w:rPrChange>
                </w:rPr>
                <w:t>WP 2.1.3</w:t>
              </w:r>
            </w:ins>
          </w:p>
        </w:tc>
        <w:tc>
          <w:tcPr>
            <w:tcW w:w="6546" w:type="dxa"/>
            <w:noWrap/>
            <w:hideMark/>
            <w:tcPrChange w:id="94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08FBC3D6" w14:textId="77777777" w:rsidR="001647E8" w:rsidRPr="001647E8" w:rsidRDefault="001647E8" w:rsidP="001647E8">
            <w:pPr>
              <w:widowControl/>
              <w:autoSpaceDE/>
              <w:autoSpaceDN/>
              <w:rPr>
                <w:ins w:id="945" w:author="Darko Ratkaj" w:date="2026-03-26T13:49:00Z" w16du:dateUtc="2026-03-26T12:49:00Z"/>
                <w:rFonts w:ascii="Montserrat" w:eastAsia="Times New Roman" w:hAnsi="Montserrat"/>
                <w:color w:val="000000"/>
                <w:sz w:val="18"/>
                <w:szCs w:val="18"/>
                <w:lang w:val="en-GB" w:eastAsia="en-GB"/>
                <w:rPrChange w:id="946" w:author="Darko Ratkaj" w:date="2026-03-26T13:49:00Z" w16du:dateUtc="2026-03-26T12:49:00Z">
                  <w:rPr>
                    <w:ins w:id="947" w:author="Darko Ratkaj" w:date="2026-03-26T13:49:00Z" w16du:dateUtc="2026-03-26T12:49:00Z"/>
                    <w:rFonts w:eastAsia="Times New Roman"/>
                    <w:color w:val="000000"/>
                    <w:sz w:val="20"/>
                    <w:szCs w:val="20"/>
                    <w:lang w:val="en-GB" w:eastAsia="en-GB"/>
                  </w:rPr>
                </w:rPrChange>
              </w:rPr>
            </w:pPr>
            <w:ins w:id="948" w:author="Darko Ratkaj" w:date="2026-03-26T13:49:00Z" w16du:dateUtc="2026-03-26T12:49:00Z">
              <w:r w:rsidRPr="001647E8">
                <w:rPr>
                  <w:rFonts w:ascii="Montserrat" w:eastAsia="Times New Roman" w:hAnsi="Montserrat"/>
                  <w:color w:val="000000"/>
                  <w:sz w:val="18"/>
                  <w:szCs w:val="18"/>
                  <w:lang w:val="en-GB" w:eastAsia="en-GB"/>
                  <w:rPrChange w:id="949" w:author="Darko Ratkaj" w:date="2026-03-26T13:49:00Z" w16du:dateUtc="2026-03-26T12:49:00Z">
                    <w:rPr>
                      <w:rFonts w:eastAsia="Times New Roman"/>
                      <w:color w:val="000000"/>
                      <w:sz w:val="20"/>
                      <w:szCs w:val="20"/>
                      <w:lang w:val="en-GB" w:eastAsia="en-GB"/>
                    </w:rPr>
                  </w:rPrChange>
                </w:rPr>
                <w:t>Media Streaming Scale Testing</w:t>
              </w:r>
            </w:ins>
          </w:p>
        </w:tc>
        <w:tc>
          <w:tcPr>
            <w:tcW w:w="1422" w:type="dxa"/>
            <w:noWrap/>
            <w:hideMark/>
            <w:tcPrChange w:id="950" w:author="Darko Ratkaj" w:date="2026-03-26T13:53:00Z" w16du:dateUtc="2026-03-26T12:53:00Z">
              <w:tcPr>
                <w:tcW w:w="5012" w:type="dxa"/>
                <w:gridSpan w:val="3"/>
                <w:tcBorders>
                  <w:top w:val="nil"/>
                  <w:left w:val="nil"/>
                  <w:bottom w:val="single" w:sz="4" w:space="0" w:color="000000"/>
                  <w:right w:val="nil"/>
                </w:tcBorders>
                <w:noWrap/>
                <w:hideMark/>
              </w:tcPr>
            </w:tcPrChange>
          </w:tcPr>
          <w:p w14:paraId="3D949600" w14:textId="77777777" w:rsidR="001647E8" w:rsidRPr="001647E8" w:rsidRDefault="001647E8" w:rsidP="001647E8">
            <w:pPr>
              <w:widowControl/>
              <w:autoSpaceDE/>
              <w:autoSpaceDN/>
              <w:rPr>
                <w:ins w:id="951" w:author="Darko Ratkaj" w:date="2026-03-26T13:49:00Z" w16du:dateUtc="2026-03-26T12:49:00Z"/>
                <w:rFonts w:ascii="Montserrat" w:eastAsia="Times New Roman" w:hAnsi="Montserrat"/>
                <w:color w:val="000000"/>
                <w:sz w:val="18"/>
                <w:szCs w:val="18"/>
                <w:lang w:val="en-GB" w:eastAsia="en-GB"/>
                <w:rPrChange w:id="952" w:author="Darko Ratkaj" w:date="2026-03-26T13:49:00Z" w16du:dateUtc="2026-03-26T12:49:00Z">
                  <w:rPr>
                    <w:ins w:id="953" w:author="Darko Ratkaj" w:date="2026-03-26T13:49:00Z" w16du:dateUtc="2026-03-26T12:49:00Z"/>
                    <w:rFonts w:eastAsia="Times New Roman"/>
                    <w:color w:val="000000"/>
                    <w:sz w:val="20"/>
                    <w:szCs w:val="20"/>
                    <w:lang w:val="en-GB" w:eastAsia="en-GB"/>
                  </w:rPr>
                </w:rPrChange>
              </w:rPr>
            </w:pPr>
            <w:ins w:id="954" w:author="Darko Ratkaj" w:date="2026-03-26T13:49:00Z" w16du:dateUtc="2026-03-26T12:49:00Z">
              <w:r w:rsidRPr="001647E8">
                <w:rPr>
                  <w:rFonts w:ascii="Montserrat" w:eastAsia="Times New Roman" w:hAnsi="Montserrat"/>
                  <w:color w:val="000000"/>
                  <w:sz w:val="18"/>
                  <w:szCs w:val="18"/>
                  <w:lang w:val="en-GB" w:eastAsia="en-GB"/>
                  <w:rPrChange w:id="955" w:author="Darko Ratkaj" w:date="2026-03-26T13:49:00Z" w16du:dateUtc="2026-03-26T12:49:00Z">
                    <w:rPr>
                      <w:rFonts w:eastAsia="Times New Roman"/>
                      <w:color w:val="000000"/>
                      <w:sz w:val="20"/>
                      <w:szCs w:val="20"/>
                      <w:lang w:val="en-GB" w:eastAsia="en-GB"/>
                    </w:rPr>
                  </w:rPrChange>
                </w:rPr>
                <w:t>HNR</w:t>
              </w:r>
            </w:ins>
          </w:p>
        </w:tc>
      </w:tr>
      <w:tr w:rsidR="00A01B51" w:rsidRPr="00A01B51" w14:paraId="6F92039C" w14:textId="77777777" w:rsidTr="00A417CB">
        <w:trPr>
          <w:trHeight w:val="255"/>
          <w:jc w:val="center"/>
          <w:ins w:id="956" w:author="Darko Ratkaj" w:date="2026-03-26T13:49:00Z"/>
          <w:trPrChange w:id="957" w:author="Darko Ratkaj" w:date="2026-03-26T13:53:00Z" w16du:dateUtc="2026-03-26T12:53:00Z">
            <w:trPr>
              <w:trHeight w:val="255"/>
              <w:jc w:val="center"/>
            </w:trPr>
          </w:trPrChange>
        </w:trPr>
        <w:tc>
          <w:tcPr>
            <w:tcW w:w="1104" w:type="dxa"/>
            <w:noWrap/>
            <w:hideMark/>
            <w:tcPrChange w:id="95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4BCC37EB" w14:textId="77777777" w:rsidR="001647E8" w:rsidRPr="001647E8" w:rsidRDefault="001647E8" w:rsidP="001647E8">
            <w:pPr>
              <w:widowControl/>
              <w:autoSpaceDE/>
              <w:autoSpaceDN/>
              <w:rPr>
                <w:ins w:id="959" w:author="Darko Ratkaj" w:date="2026-03-26T13:49:00Z" w16du:dateUtc="2026-03-26T12:49:00Z"/>
                <w:rFonts w:ascii="Montserrat" w:eastAsia="Times New Roman" w:hAnsi="Montserrat"/>
                <w:color w:val="000000"/>
                <w:sz w:val="18"/>
                <w:szCs w:val="18"/>
                <w:lang w:val="en-GB" w:eastAsia="en-GB"/>
                <w:rPrChange w:id="960" w:author="Darko Ratkaj" w:date="2026-03-26T13:49:00Z" w16du:dateUtc="2026-03-26T12:49:00Z">
                  <w:rPr>
                    <w:ins w:id="961" w:author="Darko Ratkaj" w:date="2026-03-26T13:49:00Z" w16du:dateUtc="2026-03-26T12:49:00Z"/>
                    <w:rFonts w:eastAsia="Times New Roman"/>
                    <w:color w:val="000000"/>
                    <w:sz w:val="20"/>
                    <w:szCs w:val="20"/>
                    <w:lang w:val="en-GB" w:eastAsia="en-GB"/>
                  </w:rPr>
                </w:rPrChange>
              </w:rPr>
            </w:pPr>
            <w:ins w:id="962" w:author="Darko Ratkaj" w:date="2026-03-26T13:49:00Z" w16du:dateUtc="2026-03-26T12:49:00Z">
              <w:r w:rsidRPr="001647E8">
                <w:rPr>
                  <w:rFonts w:ascii="Montserrat" w:eastAsia="Times New Roman" w:hAnsi="Montserrat"/>
                  <w:color w:val="000000"/>
                  <w:sz w:val="18"/>
                  <w:szCs w:val="18"/>
                  <w:lang w:val="en-GB" w:eastAsia="en-GB"/>
                  <w:rPrChange w:id="963" w:author="Darko Ratkaj" w:date="2026-03-26T13:49:00Z" w16du:dateUtc="2026-03-26T12:49:00Z">
                    <w:rPr>
                      <w:rFonts w:eastAsia="Times New Roman"/>
                      <w:color w:val="000000"/>
                      <w:sz w:val="20"/>
                      <w:szCs w:val="20"/>
                      <w:lang w:val="en-GB" w:eastAsia="en-GB"/>
                    </w:rPr>
                  </w:rPrChange>
                </w:rPr>
                <w:t>WP 2.1.4</w:t>
              </w:r>
            </w:ins>
          </w:p>
        </w:tc>
        <w:tc>
          <w:tcPr>
            <w:tcW w:w="6546" w:type="dxa"/>
            <w:noWrap/>
            <w:hideMark/>
            <w:tcPrChange w:id="96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748A07DD" w14:textId="77777777" w:rsidR="001647E8" w:rsidRPr="001647E8" w:rsidRDefault="001647E8" w:rsidP="001647E8">
            <w:pPr>
              <w:widowControl/>
              <w:autoSpaceDE/>
              <w:autoSpaceDN/>
              <w:rPr>
                <w:ins w:id="965" w:author="Darko Ratkaj" w:date="2026-03-26T13:49:00Z" w16du:dateUtc="2026-03-26T12:49:00Z"/>
                <w:rFonts w:ascii="Montserrat" w:eastAsia="Times New Roman" w:hAnsi="Montserrat"/>
                <w:color w:val="000000"/>
                <w:sz w:val="18"/>
                <w:szCs w:val="18"/>
                <w:lang w:val="en-GB" w:eastAsia="en-GB"/>
                <w:rPrChange w:id="966" w:author="Darko Ratkaj" w:date="2026-03-26T13:49:00Z" w16du:dateUtc="2026-03-26T12:49:00Z">
                  <w:rPr>
                    <w:ins w:id="967" w:author="Darko Ratkaj" w:date="2026-03-26T13:49:00Z" w16du:dateUtc="2026-03-26T12:49:00Z"/>
                    <w:rFonts w:eastAsia="Times New Roman"/>
                    <w:color w:val="000000"/>
                    <w:sz w:val="20"/>
                    <w:szCs w:val="20"/>
                    <w:lang w:val="en-GB" w:eastAsia="en-GB"/>
                  </w:rPr>
                </w:rPrChange>
              </w:rPr>
            </w:pPr>
            <w:ins w:id="968" w:author="Darko Ratkaj" w:date="2026-03-26T13:49:00Z" w16du:dateUtc="2026-03-26T12:49:00Z">
              <w:r w:rsidRPr="001647E8">
                <w:rPr>
                  <w:rFonts w:ascii="Montserrat" w:eastAsia="Times New Roman" w:hAnsi="Montserrat"/>
                  <w:color w:val="000000"/>
                  <w:sz w:val="18"/>
                  <w:szCs w:val="18"/>
                  <w:lang w:val="en-GB" w:eastAsia="en-GB"/>
                  <w:rPrChange w:id="969" w:author="Darko Ratkaj" w:date="2026-03-26T13:49:00Z" w16du:dateUtc="2026-03-26T12:49:00Z">
                    <w:rPr>
                      <w:rFonts w:eastAsia="Times New Roman"/>
                      <w:color w:val="000000"/>
                      <w:sz w:val="20"/>
                      <w:szCs w:val="20"/>
                      <w:lang w:val="en-GB" w:eastAsia="en-GB"/>
                    </w:rPr>
                  </w:rPrChange>
                </w:rPr>
                <w:t>Mobile applications</w:t>
              </w:r>
            </w:ins>
          </w:p>
        </w:tc>
        <w:tc>
          <w:tcPr>
            <w:tcW w:w="1422" w:type="dxa"/>
            <w:noWrap/>
            <w:hideMark/>
            <w:tcPrChange w:id="970" w:author="Darko Ratkaj" w:date="2026-03-26T13:53:00Z" w16du:dateUtc="2026-03-26T12:53:00Z">
              <w:tcPr>
                <w:tcW w:w="5012" w:type="dxa"/>
                <w:gridSpan w:val="3"/>
                <w:tcBorders>
                  <w:top w:val="nil"/>
                  <w:left w:val="nil"/>
                  <w:bottom w:val="single" w:sz="4" w:space="0" w:color="000000"/>
                  <w:right w:val="nil"/>
                </w:tcBorders>
                <w:noWrap/>
                <w:hideMark/>
              </w:tcPr>
            </w:tcPrChange>
          </w:tcPr>
          <w:p w14:paraId="6E5C8CCA" w14:textId="77777777" w:rsidR="001647E8" w:rsidRPr="001647E8" w:rsidRDefault="001647E8" w:rsidP="001647E8">
            <w:pPr>
              <w:widowControl/>
              <w:autoSpaceDE/>
              <w:autoSpaceDN/>
              <w:rPr>
                <w:ins w:id="971" w:author="Darko Ratkaj" w:date="2026-03-26T13:49:00Z" w16du:dateUtc="2026-03-26T12:49:00Z"/>
                <w:rFonts w:ascii="Montserrat" w:eastAsia="Times New Roman" w:hAnsi="Montserrat"/>
                <w:color w:val="000000"/>
                <w:sz w:val="18"/>
                <w:szCs w:val="18"/>
                <w:lang w:val="en-GB" w:eastAsia="en-GB"/>
                <w:rPrChange w:id="972" w:author="Darko Ratkaj" w:date="2026-03-26T13:49:00Z" w16du:dateUtc="2026-03-26T12:49:00Z">
                  <w:rPr>
                    <w:ins w:id="973" w:author="Darko Ratkaj" w:date="2026-03-26T13:49:00Z" w16du:dateUtc="2026-03-26T12:49:00Z"/>
                    <w:rFonts w:eastAsia="Times New Roman"/>
                    <w:color w:val="000000"/>
                    <w:sz w:val="20"/>
                    <w:szCs w:val="20"/>
                    <w:lang w:val="en-GB" w:eastAsia="en-GB"/>
                  </w:rPr>
                </w:rPrChange>
              </w:rPr>
            </w:pPr>
            <w:ins w:id="974" w:author="Darko Ratkaj" w:date="2026-03-26T13:49:00Z" w16du:dateUtc="2026-03-26T12:49:00Z">
              <w:r w:rsidRPr="001647E8">
                <w:rPr>
                  <w:rFonts w:ascii="Montserrat" w:eastAsia="Times New Roman" w:hAnsi="Montserrat"/>
                  <w:color w:val="000000"/>
                  <w:sz w:val="18"/>
                  <w:szCs w:val="18"/>
                  <w:lang w:val="en-GB" w:eastAsia="en-GB"/>
                  <w:rPrChange w:id="975" w:author="Darko Ratkaj" w:date="2026-03-26T13:49:00Z" w16du:dateUtc="2026-03-26T12:49:00Z">
                    <w:rPr>
                      <w:rFonts w:eastAsia="Times New Roman"/>
                      <w:color w:val="000000"/>
                      <w:sz w:val="20"/>
                      <w:szCs w:val="20"/>
                      <w:lang w:val="en-GB" w:eastAsia="en-GB"/>
                    </w:rPr>
                  </w:rPrChange>
                </w:rPr>
                <w:t>FTA</w:t>
              </w:r>
            </w:ins>
          </w:p>
        </w:tc>
      </w:tr>
      <w:tr w:rsidR="00A01B51" w:rsidRPr="00A01B51" w14:paraId="26274AA8" w14:textId="77777777" w:rsidTr="00A417CB">
        <w:trPr>
          <w:trHeight w:val="255"/>
          <w:jc w:val="center"/>
          <w:ins w:id="976" w:author="Darko Ratkaj" w:date="2026-03-26T13:49:00Z"/>
          <w:trPrChange w:id="977" w:author="Darko Ratkaj" w:date="2026-03-26T13:53:00Z" w16du:dateUtc="2026-03-26T12:53:00Z">
            <w:trPr>
              <w:trHeight w:val="255"/>
              <w:jc w:val="center"/>
            </w:trPr>
          </w:trPrChange>
        </w:trPr>
        <w:tc>
          <w:tcPr>
            <w:tcW w:w="1104" w:type="dxa"/>
            <w:noWrap/>
            <w:hideMark/>
            <w:tcPrChange w:id="97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4FA17CF8" w14:textId="77777777" w:rsidR="001647E8" w:rsidRPr="001647E8" w:rsidRDefault="001647E8" w:rsidP="001647E8">
            <w:pPr>
              <w:widowControl/>
              <w:autoSpaceDE/>
              <w:autoSpaceDN/>
              <w:rPr>
                <w:ins w:id="979" w:author="Darko Ratkaj" w:date="2026-03-26T13:49:00Z" w16du:dateUtc="2026-03-26T12:49:00Z"/>
                <w:rFonts w:ascii="Montserrat" w:eastAsia="Times New Roman" w:hAnsi="Montserrat"/>
                <w:color w:val="000000"/>
                <w:sz w:val="18"/>
                <w:szCs w:val="18"/>
                <w:lang w:val="en-GB" w:eastAsia="en-GB"/>
                <w:rPrChange w:id="980" w:author="Darko Ratkaj" w:date="2026-03-26T13:49:00Z" w16du:dateUtc="2026-03-26T12:49:00Z">
                  <w:rPr>
                    <w:ins w:id="981" w:author="Darko Ratkaj" w:date="2026-03-26T13:49:00Z" w16du:dateUtc="2026-03-26T12:49:00Z"/>
                    <w:rFonts w:eastAsia="Times New Roman"/>
                    <w:color w:val="000000"/>
                    <w:sz w:val="20"/>
                    <w:szCs w:val="20"/>
                    <w:lang w:val="en-GB" w:eastAsia="en-GB"/>
                  </w:rPr>
                </w:rPrChange>
              </w:rPr>
            </w:pPr>
            <w:ins w:id="982" w:author="Darko Ratkaj" w:date="2026-03-26T13:49:00Z" w16du:dateUtc="2026-03-26T12:49:00Z">
              <w:r w:rsidRPr="001647E8">
                <w:rPr>
                  <w:rFonts w:ascii="Montserrat" w:eastAsia="Times New Roman" w:hAnsi="Montserrat"/>
                  <w:color w:val="000000"/>
                  <w:sz w:val="18"/>
                  <w:szCs w:val="18"/>
                  <w:lang w:val="en-GB" w:eastAsia="en-GB"/>
                  <w:rPrChange w:id="983" w:author="Darko Ratkaj" w:date="2026-03-26T13:49:00Z" w16du:dateUtc="2026-03-26T12:49:00Z">
                    <w:rPr>
                      <w:rFonts w:eastAsia="Times New Roman"/>
                      <w:color w:val="000000"/>
                      <w:sz w:val="20"/>
                      <w:szCs w:val="20"/>
                      <w:lang w:val="en-GB" w:eastAsia="en-GB"/>
                    </w:rPr>
                  </w:rPrChange>
                </w:rPr>
                <w:t>WP 2.2.1</w:t>
              </w:r>
            </w:ins>
          </w:p>
        </w:tc>
        <w:tc>
          <w:tcPr>
            <w:tcW w:w="6546" w:type="dxa"/>
            <w:noWrap/>
            <w:hideMark/>
            <w:tcPrChange w:id="98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01441555" w14:textId="77777777" w:rsidR="001647E8" w:rsidRPr="001647E8" w:rsidRDefault="001647E8" w:rsidP="001647E8">
            <w:pPr>
              <w:widowControl/>
              <w:autoSpaceDE/>
              <w:autoSpaceDN/>
              <w:rPr>
                <w:ins w:id="985" w:author="Darko Ratkaj" w:date="2026-03-26T13:49:00Z" w16du:dateUtc="2026-03-26T12:49:00Z"/>
                <w:rFonts w:ascii="Montserrat" w:eastAsia="Times New Roman" w:hAnsi="Montserrat"/>
                <w:color w:val="000000"/>
                <w:sz w:val="18"/>
                <w:szCs w:val="18"/>
                <w:lang w:val="en-GB" w:eastAsia="en-GB"/>
                <w:rPrChange w:id="986" w:author="Darko Ratkaj" w:date="2026-03-26T13:49:00Z" w16du:dateUtc="2026-03-26T12:49:00Z">
                  <w:rPr>
                    <w:ins w:id="987" w:author="Darko Ratkaj" w:date="2026-03-26T13:49:00Z" w16du:dateUtc="2026-03-26T12:49:00Z"/>
                    <w:rFonts w:eastAsia="Times New Roman"/>
                    <w:color w:val="000000"/>
                    <w:sz w:val="20"/>
                    <w:szCs w:val="20"/>
                    <w:lang w:val="en-GB" w:eastAsia="en-GB"/>
                  </w:rPr>
                </w:rPrChange>
              </w:rPr>
            </w:pPr>
            <w:ins w:id="988" w:author="Darko Ratkaj" w:date="2026-03-26T13:49:00Z" w16du:dateUtc="2026-03-26T12:49:00Z">
              <w:r w:rsidRPr="001647E8">
                <w:rPr>
                  <w:rFonts w:ascii="Montserrat" w:eastAsia="Times New Roman" w:hAnsi="Montserrat"/>
                  <w:color w:val="000000"/>
                  <w:sz w:val="18"/>
                  <w:szCs w:val="18"/>
                  <w:lang w:val="en-GB" w:eastAsia="en-GB"/>
                  <w:rPrChange w:id="989" w:author="Darko Ratkaj" w:date="2026-03-26T13:49:00Z" w16du:dateUtc="2026-03-26T12:49:00Z">
                    <w:rPr>
                      <w:rFonts w:eastAsia="Times New Roman"/>
                      <w:color w:val="000000"/>
                      <w:sz w:val="20"/>
                      <w:szCs w:val="20"/>
                      <w:lang w:val="en-GB" w:eastAsia="en-GB"/>
                    </w:rPr>
                  </w:rPrChange>
                </w:rPr>
                <w:t>Security applications at the edge based on AI and behavioural analysis (Gcore WAAP AI)</w:t>
              </w:r>
            </w:ins>
          </w:p>
        </w:tc>
        <w:tc>
          <w:tcPr>
            <w:tcW w:w="1422" w:type="dxa"/>
            <w:noWrap/>
            <w:hideMark/>
            <w:tcPrChange w:id="990" w:author="Darko Ratkaj" w:date="2026-03-26T13:53:00Z" w16du:dateUtc="2026-03-26T12:53:00Z">
              <w:tcPr>
                <w:tcW w:w="5012" w:type="dxa"/>
                <w:gridSpan w:val="3"/>
                <w:tcBorders>
                  <w:top w:val="nil"/>
                  <w:left w:val="nil"/>
                  <w:bottom w:val="single" w:sz="4" w:space="0" w:color="000000"/>
                  <w:right w:val="nil"/>
                </w:tcBorders>
                <w:noWrap/>
                <w:hideMark/>
              </w:tcPr>
            </w:tcPrChange>
          </w:tcPr>
          <w:p w14:paraId="2BF30C30" w14:textId="77777777" w:rsidR="001647E8" w:rsidRPr="001647E8" w:rsidRDefault="001647E8" w:rsidP="001647E8">
            <w:pPr>
              <w:widowControl/>
              <w:autoSpaceDE/>
              <w:autoSpaceDN/>
              <w:rPr>
                <w:ins w:id="991" w:author="Darko Ratkaj" w:date="2026-03-26T13:49:00Z" w16du:dateUtc="2026-03-26T12:49:00Z"/>
                <w:rFonts w:ascii="Montserrat" w:eastAsia="Times New Roman" w:hAnsi="Montserrat"/>
                <w:color w:val="000000"/>
                <w:sz w:val="18"/>
                <w:szCs w:val="18"/>
                <w:lang w:val="en-GB" w:eastAsia="en-GB"/>
                <w:rPrChange w:id="992" w:author="Darko Ratkaj" w:date="2026-03-26T13:49:00Z" w16du:dateUtc="2026-03-26T12:49:00Z">
                  <w:rPr>
                    <w:ins w:id="993" w:author="Darko Ratkaj" w:date="2026-03-26T13:49:00Z" w16du:dateUtc="2026-03-26T12:49:00Z"/>
                    <w:rFonts w:eastAsia="Times New Roman"/>
                    <w:color w:val="000000"/>
                    <w:sz w:val="20"/>
                    <w:szCs w:val="20"/>
                    <w:lang w:val="en-GB" w:eastAsia="en-GB"/>
                  </w:rPr>
                </w:rPrChange>
              </w:rPr>
            </w:pPr>
            <w:ins w:id="994" w:author="Darko Ratkaj" w:date="2026-03-26T13:49:00Z" w16du:dateUtc="2026-03-26T12:49:00Z">
              <w:r w:rsidRPr="001647E8">
                <w:rPr>
                  <w:rFonts w:ascii="Montserrat" w:eastAsia="Times New Roman" w:hAnsi="Montserrat"/>
                  <w:color w:val="000000"/>
                  <w:sz w:val="18"/>
                  <w:szCs w:val="18"/>
                  <w:lang w:val="en-GB" w:eastAsia="en-GB"/>
                  <w:rPrChange w:id="995" w:author="Darko Ratkaj" w:date="2026-03-26T13:49:00Z" w16du:dateUtc="2026-03-26T12:49:00Z">
                    <w:rPr>
                      <w:rFonts w:eastAsia="Times New Roman"/>
                      <w:color w:val="000000"/>
                      <w:sz w:val="20"/>
                      <w:szCs w:val="20"/>
                      <w:lang w:val="en-GB" w:eastAsia="en-GB"/>
                    </w:rPr>
                  </w:rPrChange>
                </w:rPr>
                <w:t>Gcore</w:t>
              </w:r>
            </w:ins>
          </w:p>
        </w:tc>
      </w:tr>
      <w:tr w:rsidR="00A01B51" w:rsidRPr="00A01B51" w14:paraId="2BAF58C5" w14:textId="77777777" w:rsidTr="00A417CB">
        <w:trPr>
          <w:trHeight w:val="255"/>
          <w:jc w:val="center"/>
          <w:ins w:id="996" w:author="Darko Ratkaj" w:date="2026-03-26T13:49:00Z"/>
          <w:trPrChange w:id="997" w:author="Darko Ratkaj" w:date="2026-03-26T13:53:00Z" w16du:dateUtc="2026-03-26T12:53:00Z">
            <w:trPr>
              <w:trHeight w:val="255"/>
              <w:jc w:val="center"/>
            </w:trPr>
          </w:trPrChange>
        </w:trPr>
        <w:tc>
          <w:tcPr>
            <w:tcW w:w="1104" w:type="dxa"/>
            <w:noWrap/>
            <w:hideMark/>
            <w:tcPrChange w:id="99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4C67DD5E" w14:textId="77777777" w:rsidR="001647E8" w:rsidRPr="001647E8" w:rsidRDefault="001647E8" w:rsidP="001647E8">
            <w:pPr>
              <w:widowControl/>
              <w:autoSpaceDE/>
              <w:autoSpaceDN/>
              <w:rPr>
                <w:ins w:id="999" w:author="Darko Ratkaj" w:date="2026-03-26T13:49:00Z" w16du:dateUtc="2026-03-26T12:49:00Z"/>
                <w:rFonts w:ascii="Montserrat" w:eastAsia="Times New Roman" w:hAnsi="Montserrat"/>
                <w:color w:val="000000"/>
                <w:sz w:val="18"/>
                <w:szCs w:val="18"/>
                <w:lang w:val="en-GB" w:eastAsia="en-GB"/>
                <w:rPrChange w:id="1000" w:author="Darko Ratkaj" w:date="2026-03-26T13:49:00Z" w16du:dateUtc="2026-03-26T12:49:00Z">
                  <w:rPr>
                    <w:ins w:id="1001" w:author="Darko Ratkaj" w:date="2026-03-26T13:49:00Z" w16du:dateUtc="2026-03-26T12:49:00Z"/>
                    <w:rFonts w:eastAsia="Times New Roman"/>
                    <w:color w:val="000000"/>
                    <w:sz w:val="20"/>
                    <w:szCs w:val="20"/>
                    <w:lang w:val="en-GB" w:eastAsia="en-GB"/>
                  </w:rPr>
                </w:rPrChange>
              </w:rPr>
            </w:pPr>
            <w:ins w:id="1002" w:author="Darko Ratkaj" w:date="2026-03-26T13:49:00Z" w16du:dateUtc="2026-03-26T12:49:00Z">
              <w:r w:rsidRPr="001647E8">
                <w:rPr>
                  <w:rFonts w:ascii="Montserrat" w:eastAsia="Times New Roman" w:hAnsi="Montserrat"/>
                  <w:color w:val="000000"/>
                  <w:sz w:val="18"/>
                  <w:szCs w:val="18"/>
                  <w:lang w:val="en-GB" w:eastAsia="en-GB"/>
                  <w:rPrChange w:id="1003" w:author="Darko Ratkaj" w:date="2026-03-26T13:49:00Z" w16du:dateUtc="2026-03-26T12:49:00Z">
                    <w:rPr>
                      <w:rFonts w:eastAsia="Times New Roman"/>
                      <w:color w:val="000000"/>
                      <w:sz w:val="20"/>
                      <w:szCs w:val="20"/>
                      <w:lang w:val="en-GB" w:eastAsia="en-GB"/>
                    </w:rPr>
                  </w:rPrChange>
                </w:rPr>
                <w:t>WP 2.2.2</w:t>
              </w:r>
            </w:ins>
          </w:p>
        </w:tc>
        <w:tc>
          <w:tcPr>
            <w:tcW w:w="6546" w:type="dxa"/>
            <w:noWrap/>
            <w:hideMark/>
            <w:tcPrChange w:id="100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47A44889" w14:textId="77777777" w:rsidR="001647E8" w:rsidRPr="001647E8" w:rsidRDefault="001647E8" w:rsidP="001647E8">
            <w:pPr>
              <w:widowControl/>
              <w:autoSpaceDE/>
              <w:autoSpaceDN/>
              <w:rPr>
                <w:ins w:id="1005" w:author="Darko Ratkaj" w:date="2026-03-26T13:49:00Z" w16du:dateUtc="2026-03-26T12:49:00Z"/>
                <w:rFonts w:ascii="Montserrat" w:eastAsia="Times New Roman" w:hAnsi="Montserrat"/>
                <w:color w:val="000000"/>
                <w:sz w:val="18"/>
                <w:szCs w:val="18"/>
                <w:lang w:val="en-GB" w:eastAsia="en-GB"/>
                <w:rPrChange w:id="1006" w:author="Darko Ratkaj" w:date="2026-03-26T13:49:00Z" w16du:dateUtc="2026-03-26T12:49:00Z">
                  <w:rPr>
                    <w:ins w:id="1007" w:author="Darko Ratkaj" w:date="2026-03-26T13:49:00Z" w16du:dateUtc="2026-03-26T12:49:00Z"/>
                    <w:rFonts w:eastAsia="Times New Roman"/>
                    <w:color w:val="000000"/>
                    <w:sz w:val="20"/>
                    <w:szCs w:val="20"/>
                    <w:lang w:val="en-GB" w:eastAsia="en-GB"/>
                  </w:rPr>
                </w:rPrChange>
              </w:rPr>
            </w:pPr>
            <w:ins w:id="1008" w:author="Darko Ratkaj" w:date="2026-03-26T13:49:00Z" w16du:dateUtc="2026-03-26T12:49:00Z">
              <w:r w:rsidRPr="001647E8">
                <w:rPr>
                  <w:rFonts w:ascii="Montserrat" w:eastAsia="Times New Roman" w:hAnsi="Montserrat"/>
                  <w:color w:val="000000"/>
                  <w:sz w:val="18"/>
                  <w:szCs w:val="18"/>
                  <w:lang w:val="en-GB" w:eastAsia="en-GB"/>
                  <w:rPrChange w:id="1009" w:author="Darko Ratkaj" w:date="2026-03-26T13:49:00Z" w16du:dateUtc="2026-03-26T12:49:00Z">
                    <w:rPr>
                      <w:rFonts w:eastAsia="Times New Roman"/>
                      <w:color w:val="000000"/>
                      <w:sz w:val="20"/>
                      <w:szCs w:val="20"/>
                      <w:lang w:val="en-GB" w:eastAsia="en-GB"/>
                    </w:rPr>
                  </w:rPrChange>
                </w:rPr>
                <w:t xml:space="preserve">Far Edge Firewall </w:t>
              </w:r>
            </w:ins>
          </w:p>
        </w:tc>
        <w:tc>
          <w:tcPr>
            <w:tcW w:w="1422" w:type="dxa"/>
            <w:noWrap/>
            <w:hideMark/>
            <w:tcPrChange w:id="1010" w:author="Darko Ratkaj" w:date="2026-03-26T13:53:00Z" w16du:dateUtc="2026-03-26T12:53:00Z">
              <w:tcPr>
                <w:tcW w:w="5012" w:type="dxa"/>
                <w:gridSpan w:val="3"/>
                <w:tcBorders>
                  <w:top w:val="nil"/>
                  <w:left w:val="nil"/>
                  <w:bottom w:val="single" w:sz="4" w:space="0" w:color="000000"/>
                  <w:right w:val="nil"/>
                </w:tcBorders>
                <w:noWrap/>
                <w:hideMark/>
              </w:tcPr>
            </w:tcPrChange>
          </w:tcPr>
          <w:p w14:paraId="047F88CA" w14:textId="77777777" w:rsidR="001647E8" w:rsidRPr="001647E8" w:rsidRDefault="001647E8" w:rsidP="001647E8">
            <w:pPr>
              <w:widowControl/>
              <w:autoSpaceDE/>
              <w:autoSpaceDN/>
              <w:rPr>
                <w:ins w:id="1011" w:author="Darko Ratkaj" w:date="2026-03-26T13:49:00Z" w16du:dateUtc="2026-03-26T12:49:00Z"/>
                <w:rFonts w:ascii="Montserrat" w:eastAsia="Times New Roman" w:hAnsi="Montserrat"/>
                <w:color w:val="000000"/>
                <w:sz w:val="18"/>
                <w:szCs w:val="18"/>
                <w:lang w:val="en-GB" w:eastAsia="en-GB"/>
                <w:rPrChange w:id="1012" w:author="Darko Ratkaj" w:date="2026-03-26T13:49:00Z" w16du:dateUtc="2026-03-26T12:49:00Z">
                  <w:rPr>
                    <w:ins w:id="1013" w:author="Darko Ratkaj" w:date="2026-03-26T13:49:00Z" w16du:dateUtc="2026-03-26T12:49:00Z"/>
                    <w:rFonts w:eastAsia="Times New Roman"/>
                    <w:color w:val="000000"/>
                    <w:sz w:val="20"/>
                    <w:szCs w:val="20"/>
                    <w:lang w:val="en-GB" w:eastAsia="en-GB"/>
                  </w:rPr>
                </w:rPrChange>
              </w:rPr>
            </w:pPr>
            <w:ins w:id="1014" w:author="Darko Ratkaj" w:date="2026-03-26T13:49:00Z" w16du:dateUtc="2026-03-26T12:49:00Z">
              <w:r w:rsidRPr="001647E8">
                <w:rPr>
                  <w:rFonts w:ascii="Montserrat" w:eastAsia="Times New Roman" w:hAnsi="Montserrat"/>
                  <w:color w:val="000000"/>
                  <w:sz w:val="18"/>
                  <w:szCs w:val="18"/>
                  <w:lang w:val="en-GB" w:eastAsia="en-GB"/>
                  <w:rPrChange w:id="1015" w:author="Darko Ratkaj" w:date="2026-03-26T13:49:00Z" w16du:dateUtc="2026-03-26T12:49:00Z">
                    <w:rPr>
                      <w:rFonts w:eastAsia="Times New Roman"/>
                      <w:color w:val="000000"/>
                      <w:sz w:val="20"/>
                      <w:szCs w:val="20"/>
                      <w:lang w:val="en-GB" w:eastAsia="en-GB"/>
                    </w:rPr>
                  </w:rPrChange>
                </w:rPr>
                <w:t>SixSq</w:t>
              </w:r>
            </w:ins>
          </w:p>
        </w:tc>
      </w:tr>
      <w:tr w:rsidR="00A01B51" w:rsidRPr="00A01B51" w14:paraId="382015F5" w14:textId="77777777" w:rsidTr="00A417CB">
        <w:trPr>
          <w:trHeight w:val="255"/>
          <w:jc w:val="center"/>
          <w:ins w:id="1016" w:author="Darko Ratkaj" w:date="2026-03-26T13:49:00Z"/>
          <w:trPrChange w:id="1017" w:author="Darko Ratkaj" w:date="2026-03-26T13:53:00Z" w16du:dateUtc="2026-03-26T12:53:00Z">
            <w:trPr>
              <w:trHeight w:val="255"/>
              <w:jc w:val="center"/>
            </w:trPr>
          </w:trPrChange>
        </w:trPr>
        <w:tc>
          <w:tcPr>
            <w:tcW w:w="1104" w:type="dxa"/>
            <w:noWrap/>
            <w:hideMark/>
            <w:tcPrChange w:id="101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00ED3791" w14:textId="77777777" w:rsidR="001647E8" w:rsidRPr="001647E8" w:rsidRDefault="001647E8" w:rsidP="001647E8">
            <w:pPr>
              <w:widowControl/>
              <w:autoSpaceDE/>
              <w:autoSpaceDN/>
              <w:rPr>
                <w:ins w:id="1019" w:author="Darko Ratkaj" w:date="2026-03-26T13:49:00Z" w16du:dateUtc="2026-03-26T12:49:00Z"/>
                <w:rFonts w:ascii="Montserrat" w:eastAsia="Times New Roman" w:hAnsi="Montserrat"/>
                <w:color w:val="000000"/>
                <w:sz w:val="18"/>
                <w:szCs w:val="18"/>
                <w:lang w:val="en-GB" w:eastAsia="en-GB"/>
                <w:rPrChange w:id="1020" w:author="Darko Ratkaj" w:date="2026-03-26T13:49:00Z" w16du:dateUtc="2026-03-26T12:49:00Z">
                  <w:rPr>
                    <w:ins w:id="1021" w:author="Darko Ratkaj" w:date="2026-03-26T13:49:00Z" w16du:dateUtc="2026-03-26T12:49:00Z"/>
                    <w:rFonts w:eastAsia="Times New Roman"/>
                    <w:color w:val="000000"/>
                    <w:sz w:val="20"/>
                    <w:szCs w:val="20"/>
                    <w:lang w:val="en-GB" w:eastAsia="en-GB"/>
                  </w:rPr>
                </w:rPrChange>
              </w:rPr>
            </w:pPr>
            <w:ins w:id="1022" w:author="Darko Ratkaj" w:date="2026-03-26T13:49:00Z" w16du:dateUtc="2026-03-26T12:49:00Z">
              <w:r w:rsidRPr="001647E8">
                <w:rPr>
                  <w:rFonts w:ascii="Montserrat" w:eastAsia="Times New Roman" w:hAnsi="Montserrat"/>
                  <w:color w:val="000000"/>
                  <w:sz w:val="18"/>
                  <w:szCs w:val="18"/>
                  <w:lang w:val="en-GB" w:eastAsia="en-GB"/>
                  <w:rPrChange w:id="1023" w:author="Darko Ratkaj" w:date="2026-03-26T13:49:00Z" w16du:dateUtc="2026-03-26T12:49:00Z">
                    <w:rPr>
                      <w:rFonts w:eastAsia="Times New Roman"/>
                      <w:color w:val="000000"/>
                      <w:sz w:val="20"/>
                      <w:szCs w:val="20"/>
                      <w:lang w:val="en-GB" w:eastAsia="en-GB"/>
                    </w:rPr>
                  </w:rPrChange>
                </w:rPr>
                <w:t>WP 2.2.2</w:t>
              </w:r>
            </w:ins>
          </w:p>
        </w:tc>
        <w:tc>
          <w:tcPr>
            <w:tcW w:w="6546" w:type="dxa"/>
            <w:noWrap/>
            <w:hideMark/>
            <w:tcPrChange w:id="102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2779596B" w14:textId="77777777" w:rsidR="001647E8" w:rsidRPr="001647E8" w:rsidRDefault="001647E8" w:rsidP="001647E8">
            <w:pPr>
              <w:widowControl/>
              <w:autoSpaceDE/>
              <w:autoSpaceDN/>
              <w:rPr>
                <w:ins w:id="1025" w:author="Darko Ratkaj" w:date="2026-03-26T13:49:00Z" w16du:dateUtc="2026-03-26T12:49:00Z"/>
                <w:rFonts w:ascii="Montserrat" w:eastAsia="Times New Roman" w:hAnsi="Montserrat"/>
                <w:color w:val="000000"/>
                <w:sz w:val="18"/>
                <w:szCs w:val="18"/>
                <w:lang w:val="en-GB" w:eastAsia="en-GB"/>
                <w:rPrChange w:id="1026" w:author="Darko Ratkaj" w:date="2026-03-26T13:49:00Z" w16du:dateUtc="2026-03-26T12:49:00Z">
                  <w:rPr>
                    <w:ins w:id="1027" w:author="Darko Ratkaj" w:date="2026-03-26T13:49:00Z" w16du:dateUtc="2026-03-26T12:49:00Z"/>
                    <w:rFonts w:eastAsia="Times New Roman"/>
                    <w:color w:val="000000"/>
                    <w:sz w:val="20"/>
                    <w:szCs w:val="20"/>
                    <w:lang w:val="en-GB" w:eastAsia="en-GB"/>
                  </w:rPr>
                </w:rPrChange>
              </w:rPr>
            </w:pPr>
            <w:ins w:id="1028" w:author="Darko Ratkaj" w:date="2026-03-26T13:49:00Z" w16du:dateUtc="2026-03-26T12:49:00Z">
              <w:r w:rsidRPr="001647E8">
                <w:rPr>
                  <w:rFonts w:ascii="Montserrat" w:eastAsia="Times New Roman" w:hAnsi="Montserrat"/>
                  <w:color w:val="000000"/>
                  <w:sz w:val="18"/>
                  <w:szCs w:val="18"/>
                  <w:lang w:val="en-GB" w:eastAsia="en-GB"/>
                  <w:rPrChange w:id="1029" w:author="Darko Ratkaj" w:date="2026-03-26T13:49:00Z" w16du:dateUtc="2026-03-26T12:49:00Z">
                    <w:rPr>
                      <w:rFonts w:eastAsia="Times New Roman"/>
                      <w:color w:val="000000"/>
                      <w:sz w:val="20"/>
                      <w:szCs w:val="20"/>
                      <w:lang w:val="en-GB" w:eastAsia="en-GB"/>
                    </w:rPr>
                  </w:rPrChange>
                </w:rPr>
                <w:t xml:space="preserve">ARCA Trusted OS: far-edge nodes security </w:t>
              </w:r>
            </w:ins>
          </w:p>
        </w:tc>
        <w:tc>
          <w:tcPr>
            <w:tcW w:w="1422" w:type="dxa"/>
            <w:noWrap/>
            <w:hideMark/>
            <w:tcPrChange w:id="1030" w:author="Darko Ratkaj" w:date="2026-03-26T13:53:00Z" w16du:dateUtc="2026-03-26T12:53:00Z">
              <w:tcPr>
                <w:tcW w:w="5012" w:type="dxa"/>
                <w:gridSpan w:val="3"/>
                <w:tcBorders>
                  <w:top w:val="nil"/>
                  <w:left w:val="nil"/>
                  <w:bottom w:val="single" w:sz="4" w:space="0" w:color="000000"/>
                  <w:right w:val="nil"/>
                </w:tcBorders>
                <w:noWrap/>
                <w:hideMark/>
              </w:tcPr>
            </w:tcPrChange>
          </w:tcPr>
          <w:p w14:paraId="756829FF" w14:textId="77777777" w:rsidR="001647E8" w:rsidRPr="001647E8" w:rsidRDefault="001647E8" w:rsidP="001647E8">
            <w:pPr>
              <w:widowControl/>
              <w:autoSpaceDE/>
              <w:autoSpaceDN/>
              <w:rPr>
                <w:ins w:id="1031" w:author="Darko Ratkaj" w:date="2026-03-26T13:49:00Z" w16du:dateUtc="2026-03-26T12:49:00Z"/>
                <w:rFonts w:ascii="Montserrat" w:eastAsia="Times New Roman" w:hAnsi="Montserrat"/>
                <w:color w:val="000000"/>
                <w:sz w:val="18"/>
                <w:szCs w:val="18"/>
                <w:lang w:val="en-GB" w:eastAsia="en-GB"/>
                <w:rPrChange w:id="1032" w:author="Darko Ratkaj" w:date="2026-03-26T13:49:00Z" w16du:dateUtc="2026-03-26T12:49:00Z">
                  <w:rPr>
                    <w:ins w:id="1033" w:author="Darko Ratkaj" w:date="2026-03-26T13:49:00Z" w16du:dateUtc="2026-03-26T12:49:00Z"/>
                    <w:rFonts w:eastAsia="Times New Roman"/>
                    <w:color w:val="000000"/>
                    <w:sz w:val="20"/>
                    <w:szCs w:val="20"/>
                    <w:lang w:val="en-GB" w:eastAsia="en-GB"/>
                  </w:rPr>
                </w:rPrChange>
              </w:rPr>
            </w:pPr>
            <w:ins w:id="1034" w:author="Darko Ratkaj" w:date="2026-03-26T13:49:00Z" w16du:dateUtc="2026-03-26T12:49:00Z">
              <w:r w:rsidRPr="001647E8">
                <w:rPr>
                  <w:rFonts w:ascii="Montserrat" w:eastAsia="Times New Roman" w:hAnsi="Montserrat"/>
                  <w:color w:val="000000"/>
                  <w:sz w:val="18"/>
                  <w:szCs w:val="18"/>
                  <w:lang w:val="en-GB" w:eastAsia="en-GB"/>
                  <w:rPrChange w:id="1035" w:author="Darko Ratkaj" w:date="2026-03-26T13:49:00Z" w16du:dateUtc="2026-03-26T12:49:00Z">
                    <w:rPr>
                      <w:rFonts w:eastAsia="Times New Roman"/>
                      <w:color w:val="000000"/>
                      <w:sz w:val="20"/>
                      <w:szCs w:val="20"/>
                      <w:lang w:val="en-GB" w:eastAsia="en-GB"/>
                    </w:rPr>
                  </w:rPrChange>
                </w:rPr>
                <w:t>CYSEC</w:t>
              </w:r>
            </w:ins>
          </w:p>
        </w:tc>
      </w:tr>
      <w:tr w:rsidR="00A01B51" w:rsidRPr="00A01B51" w14:paraId="28BEF811" w14:textId="77777777" w:rsidTr="00A417CB">
        <w:trPr>
          <w:trHeight w:val="255"/>
          <w:jc w:val="center"/>
          <w:ins w:id="1036" w:author="Darko Ratkaj" w:date="2026-03-26T13:49:00Z"/>
          <w:trPrChange w:id="1037" w:author="Darko Ratkaj" w:date="2026-03-26T13:53:00Z" w16du:dateUtc="2026-03-26T12:53:00Z">
            <w:trPr>
              <w:trHeight w:val="255"/>
              <w:jc w:val="center"/>
            </w:trPr>
          </w:trPrChange>
        </w:trPr>
        <w:tc>
          <w:tcPr>
            <w:tcW w:w="1104" w:type="dxa"/>
            <w:noWrap/>
            <w:hideMark/>
            <w:tcPrChange w:id="103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41F7330B" w14:textId="77777777" w:rsidR="001647E8" w:rsidRPr="001647E8" w:rsidRDefault="001647E8" w:rsidP="001647E8">
            <w:pPr>
              <w:widowControl/>
              <w:autoSpaceDE/>
              <w:autoSpaceDN/>
              <w:rPr>
                <w:ins w:id="1039" w:author="Darko Ratkaj" w:date="2026-03-26T13:49:00Z" w16du:dateUtc="2026-03-26T12:49:00Z"/>
                <w:rFonts w:ascii="Montserrat" w:eastAsia="Times New Roman" w:hAnsi="Montserrat"/>
                <w:color w:val="000000"/>
                <w:sz w:val="18"/>
                <w:szCs w:val="18"/>
                <w:lang w:val="en-GB" w:eastAsia="en-GB"/>
                <w:rPrChange w:id="1040" w:author="Darko Ratkaj" w:date="2026-03-26T13:49:00Z" w16du:dateUtc="2026-03-26T12:49:00Z">
                  <w:rPr>
                    <w:ins w:id="1041" w:author="Darko Ratkaj" w:date="2026-03-26T13:49:00Z" w16du:dateUtc="2026-03-26T12:49:00Z"/>
                    <w:rFonts w:eastAsia="Times New Roman"/>
                    <w:color w:val="000000"/>
                    <w:sz w:val="20"/>
                    <w:szCs w:val="20"/>
                    <w:lang w:val="en-GB" w:eastAsia="en-GB"/>
                  </w:rPr>
                </w:rPrChange>
              </w:rPr>
            </w:pPr>
            <w:ins w:id="1042" w:author="Darko Ratkaj" w:date="2026-03-26T13:49:00Z" w16du:dateUtc="2026-03-26T12:49:00Z">
              <w:r w:rsidRPr="001647E8">
                <w:rPr>
                  <w:rFonts w:ascii="Montserrat" w:eastAsia="Times New Roman" w:hAnsi="Montserrat"/>
                  <w:color w:val="000000"/>
                  <w:sz w:val="18"/>
                  <w:szCs w:val="18"/>
                  <w:lang w:val="en-GB" w:eastAsia="en-GB"/>
                  <w:rPrChange w:id="1043" w:author="Darko Ratkaj" w:date="2026-03-26T13:49:00Z" w16du:dateUtc="2026-03-26T12:49:00Z">
                    <w:rPr>
                      <w:rFonts w:eastAsia="Times New Roman"/>
                      <w:color w:val="000000"/>
                      <w:sz w:val="20"/>
                      <w:szCs w:val="20"/>
                      <w:lang w:val="en-GB" w:eastAsia="en-GB"/>
                    </w:rPr>
                  </w:rPrChange>
                </w:rPr>
                <w:t>WP 2.2.2</w:t>
              </w:r>
            </w:ins>
          </w:p>
        </w:tc>
        <w:tc>
          <w:tcPr>
            <w:tcW w:w="6546" w:type="dxa"/>
            <w:noWrap/>
            <w:hideMark/>
            <w:tcPrChange w:id="104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436DFB12" w14:textId="77777777" w:rsidR="001647E8" w:rsidRPr="001647E8" w:rsidRDefault="001647E8" w:rsidP="001647E8">
            <w:pPr>
              <w:widowControl/>
              <w:autoSpaceDE/>
              <w:autoSpaceDN/>
              <w:rPr>
                <w:ins w:id="1045" w:author="Darko Ratkaj" w:date="2026-03-26T13:49:00Z" w16du:dateUtc="2026-03-26T12:49:00Z"/>
                <w:rFonts w:ascii="Montserrat" w:eastAsia="Times New Roman" w:hAnsi="Montserrat"/>
                <w:color w:val="000000"/>
                <w:sz w:val="18"/>
                <w:szCs w:val="18"/>
                <w:lang w:val="en-GB" w:eastAsia="en-GB"/>
                <w:rPrChange w:id="1046" w:author="Darko Ratkaj" w:date="2026-03-26T13:49:00Z" w16du:dateUtc="2026-03-26T12:49:00Z">
                  <w:rPr>
                    <w:ins w:id="1047" w:author="Darko Ratkaj" w:date="2026-03-26T13:49:00Z" w16du:dateUtc="2026-03-26T12:49:00Z"/>
                    <w:rFonts w:eastAsia="Times New Roman"/>
                    <w:color w:val="000000"/>
                    <w:sz w:val="20"/>
                    <w:szCs w:val="20"/>
                    <w:lang w:val="en-GB" w:eastAsia="en-GB"/>
                  </w:rPr>
                </w:rPrChange>
              </w:rPr>
            </w:pPr>
            <w:ins w:id="1048" w:author="Darko Ratkaj" w:date="2026-03-26T13:49:00Z" w16du:dateUtc="2026-03-26T12:49:00Z">
              <w:r w:rsidRPr="001647E8">
                <w:rPr>
                  <w:rFonts w:ascii="Montserrat" w:eastAsia="Times New Roman" w:hAnsi="Montserrat"/>
                  <w:color w:val="000000"/>
                  <w:sz w:val="18"/>
                  <w:szCs w:val="18"/>
                  <w:lang w:val="en-GB" w:eastAsia="en-GB"/>
                  <w:rPrChange w:id="1049" w:author="Darko Ratkaj" w:date="2026-03-26T13:49:00Z" w16du:dateUtc="2026-03-26T12:49:00Z">
                    <w:rPr>
                      <w:rFonts w:eastAsia="Times New Roman"/>
                      <w:color w:val="000000"/>
                      <w:sz w:val="20"/>
                      <w:szCs w:val="20"/>
                      <w:lang w:val="en-GB" w:eastAsia="en-GB"/>
                    </w:rPr>
                  </w:rPrChange>
                </w:rPr>
                <w:t>ARCA Satcom: satcom link security</w:t>
              </w:r>
            </w:ins>
          </w:p>
        </w:tc>
        <w:tc>
          <w:tcPr>
            <w:tcW w:w="1422" w:type="dxa"/>
            <w:noWrap/>
            <w:hideMark/>
            <w:tcPrChange w:id="1050" w:author="Darko Ratkaj" w:date="2026-03-26T13:53:00Z" w16du:dateUtc="2026-03-26T12:53:00Z">
              <w:tcPr>
                <w:tcW w:w="5012" w:type="dxa"/>
                <w:gridSpan w:val="3"/>
                <w:tcBorders>
                  <w:top w:val="nil"/>
                  <w:left w:val="nil"/>
                  <w:bottom w:val="single" w:sz="4" w:space="0" w:color="000000"/>
                  <w:right w:val="nil"/>
                </w:tcBorders>
                <w:noWrap/>
                <w:hideMark/>
              </w:tcPr>
            </w:tcPrChange>
          </w:tcPr>
          <w:p w14:paraId="6D45C5B7" w14:textId="77777777" w:rsidR="001647E8" w:rsidRPr="001647E8" w:rsidRDefault="001647E8" w:rsidP="001647E8">
            <w:pPr>
              <w:widowControl/>
              <w:autoSpaceDE/>
              <w:autoSpaceDN/>
              <w:rPr>
                <w:ins w:id="1051" w:author="Darko Ratkaj" w:date="2026-03-26T13:49:00Z" w16du:dateUtc="2026-03-26T12:49:00Z"/>
                <w:rFonts w:ascii="Montserrat" w:eastAsia="Times New Roman" w:hAnsi="Montserrat"/>
                <w:color w:val="000000"/>
                <w:sz w:val="18"/>
                <w:szCs w:val="18"/>
                <w:lang w:val="en-GB" w:eastAsia="en-GB"/>
                <w:rPrChange w:id="1052" w:author="Darko Ratkaj" w:date="2026-03-26T13:49:00Z" w16du:dateUtc="2026-03-26T12:49:00Z">
                  <w:rPr>
                    <w:ins w:id="1053" w:author="Darko Ratkaj" w:date="2026-03-26T13:49:00Z" w16du:dateUtc="2026-03-26T12:49:00Z"/>
                    <w:rFonts w:eastAsia="Times New Roman"/>
                    <w:color w:val="000000"/>
                    <w:sz w:val="20"/>
                    <w:szCs w:val="20"/>
                    <w:lang w:val="en-GB" w:eastAsia="en-GB"/>
                  </w:rPr>
                </w:rPrChange>
              </w:rPr>
            </w:pPr>
            <w:ins w:id="1054" w:author="Darko Ratkaj" w:date="2026-03-26T13:49:00Z" w16du:dateUtc="2026-03-26T12:49:00Z">
              <w:r w:rsidRPr="001647E8">
                <w:rPr>
                  <w:rFonts w:ascii="Montserrat" w:eastAsia="Times New Roman" w:hAnsi="Montserrat"/>
                  <w:color w:val="000000"/>
                  <w:sz w:val="18"/>
                  <w:szCs w:val="18"/>
                  <w:lang w:val="en-GB" w:eastAsia="en-GB"/>
                  <w:rPrChange w:id="1055" w:author="Darko Ratkaj" w:date="2026-03-26T13:49:00Z" w16du:dateUtc="2026-03-26T12:49:00Z">
                    <w:rPr>
                      <w:rFonts w:eastAsia="Times New Roman"/>
                      <w:color w:val="000000"/>
                      <w:sz w:val="20"/>
                      <w:szCs w:val="20"/>
                      <w:lang w:val="en-GB" w:eastAsia="en-GB"/>
                    </w:rPr>
                  </w:rPrChange>
                </w:rPr>
                <w:t>CYSEC</w:t>
              </w:r>
            </w:ins>
          </w:p>
        </w:tc>
      </w:tr>
      <w:tr w:rsidR="00A01B51" w:rsidRPr="00A01B51" w14:paraId="4093BAE5" w14:textId="77777777" w:rsidTr="00A417CB">
        <w:trPr>
          <w:trHeight w:val="255"/>
          <w:jc w:val="center"/>
          <w:ins w:id="1056" w:author="Darko Ratkaj" w:date="2026-03-26T13:49:00Z"/>
          <w:trPrChange w:id="1057" w:author="Darko Ratkaj" w:date="2026-03-26T13:53:00Z" w16du:dateUtc="2026-03-26T12:53:00Z">
            <w:trPr>
              <w:trHeight w:val="255"/>
              <w:jc w:val="center"/>
            </w:trPr>
          </w:trPrChange>
        </w:trPr>
        <w:tc>
          <w:tcPr>
            <w:tcW w:w="1104" w:type="dxa"/>
            <w:noWrap/>
            <w:hideMark/>
            <w:tcPrChange w:id="105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413F5DF2" w14:textId="77777777" w:rsidR="001647E8" w:rsidRPr="001647E8" w:rsidRDefault="001647E8" w:rsidP="001647E8">
            <w:pPr>
              <w:widowControl/>
              <w:autoSpaceDE/>
              <w:autoSpaceDN/>
              <w:rPr>
                <w:ins w:id="1059" w:author="Darko Ratkaj" w:date="2026-03-26T13:49:00Z" w16du:dateUtc="2026-03-26T12:49:00Z"/>
                <w:rFonts w:ascii="Montserrat" w:eastAsia="Times New Roman" w:hAnsi="Montserrat"/>
                <w:color w:val="000000"/>
                <w:sz w:val="18"/>
                <w:szCs w:val="18"/>
                <w:lang w:val="en-GB" w:eastAsia="en-GB"/>
                <w:rPrChange w:id="1060" w:author="Darko Ratkaj" w:date="2026-03-26T13:49:00Z" w16du:dateUtc="2026-03-26T12:49:00Z">
                  <w:rPr>
                    <w:ins w:id="1061" w:author="Darko Ratkaj" w:date="2026-03-26T13:49:00Z" w16du:dateUtc="2026-03-26T12:49:00Z"/>
                    <w:rFonts w:eastAsia="Times New Roman"/>
                    <w:color w:val="000000"/>
                    <w:sz w:val="20"/>
                    <w:szCs w:val="20"/>
                    <w:lang w:val="en-GB" w:eastAsia="en-GB"/>
                  </w:rPr>
                </w:rPrChange>
              </w:rPr>
            </w:pPr>
            <w:ins w:id="1062" w:author="Darko Ratkaj" w:date="2026-03-26T13:49:00Z" w16du:dateUtc="2026-03-26T12:49:00Z">
              <w:r w:rsidRPr="001647E8">
                <w:rPr>
                  <w:rFonts w:ascii="Montserrat" w:eastAsia="Times New Roman" w:hAnsi="Montserrat"/>
                  <w:color w:val="000000"/>
                  <w:sz w:val="18"/>
                  <w:szCs w:val="18"/>
                  <w:lang w:val="en-GB" w:eastAsia="en-GB"/>
                  <w:rPrChange w:id="1063" w:author="Darko Ratkaj" w:date="2026-03-26T13:49:00Z" w16du:dateUtc="2026-03-26T12:49:00Z">
                    <w:rPr>
                      <w:rFonts w:eastAsia="Times New Roman"/>
                      <w:color w:val="000000"/>
                      <w:sz w:val="20"/>
                      <w:szCs w:val="20"/>
                      <w:lang w:val="en-GB" w:eastAsia="en-GB"/>
                    </w:rPr>
                  </w:rPrChange>
                </w:rPr>
                <w:t>WP 2.3.1</w:t>
              </w:r>
            </w:ins>
          </w:p>
        </w:tc>
        <w:tc>
          <w:tcPr>
            <w:tcW w:w="6546" w:type="dxa"/>
            <w:hideMark/>
            <w:tcPrChange w:id="1064" w:author="Darko Ratkaj" w:date="2026-03-26T13:53:00Z" w16du:dateUtc="2026-03-26T12:53:00Z">
              <w:tcPr>
                <w:tcW w:w="5516" w:type="dxa"/>
                <w:gridSpan w:val="2"/>
                <w:tcBorders>
                  <w:top w:val="nil"/>
                  <w:left w:val="nil"/>
                  <w:bottom w:val="single" w:sz="4" w:space="0" w:color="000000"/>
                  <w:right w:val="single" w:sz="4" w:space="0" w:color="000000"/>
                </w:tcBorders>
                <w:hideMark/>
              </w:tcPr>
            </w:tcPrChange>
          </w:tcPr>
          <w:p w14:paraId="3703E87A" w14:textId="77777777" w:rsidR="001647E8" w:rsidRPr="001647E8" w:rsidRDefault="001647E8" w:rsidP="001647E8">
            <w:pPr>
              <w:widowControl/>
              <w:autoSpaceDE/>
              <w:autoSpaceDN/>
              <w:rPr>
                <w:ins w:id="1065" w:author="Darko Ratkaj" w:date="2026-03-26T13:49:00Z" w16du:dateUtc="2026-03-26T12:49:00Z"/>
                <w:rFonts w:ascii="Montserrat" w:eastAsia="Times New Roman" w:hAnsi="Montserrat"/>
                <w:color w:val="000000"/>
                <w:sz w:val="18"/>
                <w:szCs w:val="18"/>
                <w:lang w:val="en-GB" w:eastAsia="en-GB"/>
                <w:rPrChange w:id="1066" w:author="Darko Ratkaj" w:date="2026-03-26T13:49:00Z" w16du:dateUtc="2026-03-26T12:49:00Z">
                  <w:rPr>
                    <w:ins w:id="1067" w:author="Darko Ratkaj" w:date="2026-03-26T13:49:00Z" w16du:dateUtc="2026-03-26T12:49:00Z"/>
                    <w:rFonts w:eastAsia="Times New Roman"/>
                    <w:color w:val="000000"/>
                    <w:sz w:val="20"/>
                    <w:szCs w:val="20"/>
                    <w:lang w:val="en-GB" w:eastAsia="en-GB"/>
                  </w:rPr>
                </w:rPrChange>
              </w:rPr>
            </w:pPr>
            <w:ins w:id="1068" w:author="Darko Ratkaj" w:date="2026-03-26T13:49:00Z" w16du:dateUtc="2026-03-26T12:49:00Z">
              <w:r w:rsidRPr="001647E8">
                <w:rPr>
                  <w:rFonts w:ascii="Montserrat" w:eastAsia="Times New Roman" w:hAnsi="Montserrat"/>
                  <w:color w:val="000000"/>
                  <w:sz w:val="18"/>
                  <w:szCs w:val="18"/>
                  <w:lang w:val="en-GB" w:eastAsia="en-GB"/>
                  <w:rPrChange w:id="1069" w:author="Darko Ratkaj" w:date="2026-03-26T13:49:00Z" w16du:dateUtc="2026-03-26T12:49:00Z">
                    <w:rPr>
                      <w:rFonts w:eastAsia="Times New Roman"/>
                      <w:color w:val="000000"/>
                      <w:sz w:val="20"/>
                      <w:szCs w:val="20"/>
                      <w:lang w:val="en-GB" w:eastAsia="en-GB"/>
                    </w:rPr>
                  </w:rPrChange>
                </w:rPr>
                <w:t>Metrics hub</w:t>
              </w:r>
            </w:ins>
          </w:p>
        </w:tc>
        <w:tc>
          <w:tcPr>
            <w:tcW w:w="1422" w:type="dxa"/>
            <w:noWrap/>
            <w:hideMark/>
            <w:tcPrChange w:id="1070" w:author="Darko Ratkaj" w:date="2026-03-26T13:53:00Z" w16du:dateUtc="2026-03-26T12:53:00Z">
              <w:tcPr>
                <w:tcW w:w="5012" w:type="dxa"/>
                <w:gridSpan w:val="3"/>
                <w:tcBorders>
                  <w:top w:val="nil"/>
                  <w:left w:val="nil"/>
                  <w:bottom w:val="single" w:sz="4" w:space="0" w:color="000000"/>
                  <w:right w:val="nil"/>
                </w:tcBorders>
                <w:noWrap/>
                <w:hideMark/>
              </w:tcPr>
            </w:tcPrChange>
          </w:tcPr>
          <w:p w14:paraId="2BFA68D0" w14:textId="77777777" w:rsidR="001647E8" w:rsidRPr="001647E8" w:rsidRDefault="001647E8" w:rsidP="001647E8">
            <w:pPr>
              <w:widowControl/>
              <w:autoSpaceDE/>
              <w:autoSpaceDN/>
              <w:rPr>
                <w:ins w:id="1071" w:author="Darko Ratkaj" w:date="2026-03-26T13:49:00Z" w16du:dateUtc="2026-03-26T12:49:00Z"/>
                <w:rFonts w:ascii="Montserrat" w:eastAsia="Times New Roman" w:hAnsi="Montserrat"/>
                <w:color w:val="000000"/>
                <w:sz w:val="18"/>
                <w:szCs w:val="18"/>
                <w:lang w:val="en-GB" w:eastAsia="en-GB"/>
                <w:rPrChange w:id="1072" w:author="Darko Ratkaj" w:date="2026-03-26T13:49:00Z" w16du:dateUtc="2026-03-26T12:49:00Z">
                  <w:rPr>
                    <w:ins w:id="1073" w:author="Darko Ratkaj" w:date="2026-03-26T13:49:00Z" w16du:dateUtc="2026-03-26T12:49:00Z"/>
                    <w:rFonts w:eastAsia="Times New Roman"/>
                    <w:color w:val="000000"/>
                    <w:sz w:val="20"/>
                    <w:szCs w:val="20"/>
                    <w:lang w:val="en-GB" w:eastAsia="en-GB"/>
                  </w:rPr>
                </w:rPrChange>
              </w:rPr>
            </w:pPr>
            <w:ins w:id="1074" w:author="Darko Ratkaj" w:date="2026-03-26T13:49:00Z" w16du:dateUtc="2026-03-26T12:49:00Z">
              <w:r w:rsidRPr="001647E8">
                <w:rPr>
                  <w:rFonts w:ascii="Montserrat" w:eastAsia="Times New Roman" w:hAnsi="Montserrat"/>
                  <w:color w:val="000000"/>
                  <w:sz w:val="18"/>
                  <w:szCs w:val="18"/>
                  <w:lang w:val="en-GB" w:eastAsia="en-GB"/>
                  <w:rPrChange w:id="1075" w:author="Darko Ratkaj" w:date="2026-03-26T13:49:00Z" w16du:dateUtc="2026-03-26T12:49:00Z">
                    <w:rPr>
                      <w:rFonts w:eastAsia="Times New Roman"/>
                      <w:color w:val="000000"/>
                      <w:sz w:val="20"/>
                      <w:szCs w:val="20"/>
                      <w:lang w:val="en-GB" w:eastAsia="en-GB"/>
                    </w:rPr>
                  </w:rPrChange>
                </w:rPr>
                <w:t>EBU</w:t>
              </w:r>
            </w:ins>
          </w:p>
        </w:tc>
      </w:tr>
      <w:tr w:rsidR="00A01B51" w:rsidRPr="00A01B51" w14:paraId="73D96462" w14:textId="77777777" w:rsidTr="00A417CB">
        <w:trPr>
          <w:trHeight w:val="255"/>
          <w:jc w:val="center"/>
          <w:ins w:id="1076" w:author="Darko Ratkaj" w:date="2026-03-26T13:49:00Z"/>
          <w:trPrChange w:id="1077" w:author="Darko Ratkaj" w:date="2026-03-26T13:53:00Z" w16du:dateUtc="2026-03-26T12:53:00Z">
            <w:trPr>
              <w:trHeight w:val="255"/>
              <w:jc w:val="center"/>
            </w:trPr>
          </w:trPrChange>
        </w:trPr>
        <w:tc>
          <w:tcPr>
            <w:tcW w:w="1104" w:type="dxa"/>
            <w:noWrap/>
            <w:hideMark/>
            <w:tcPrChange w:id="107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7E75BA08" w14:textId="77777777" w:rsidR="001647E8" w:rsidRPr="001647E8" w:rsidRDefault="001647E8" w:rsidP="001647E8">
            <w:pPr>
              <w:widowControl/>
              <w:autoSpaceDE/>
              <w:autoSpaceDN/>
              <w:rPr>
                <w:ins w:id="1079" w:author="Darko Ratkaj" w:date="2026-03-26T13:49:00Z" w16du:dateUtc="2026-03-26T12:49:00Z"/>
                <w:rFonts w:ascii="Montserrat" w:eastAsia="Times New Roman" w:hAnsi="Montserrat"/>
                <w:color w:val="000000"/>
                <w:sz w:val="18"/>
                <w:szCs w:val="18"/>
                <w:lang w:val="en-GB" w:eastAsia="en-GB"/>
                <w:rPrChange w:id="1080" w:author="Darko Ratkaj" w:date="2026-03-26T13:49:00Z" w16du:dateUtc="2026-03-26T12:49:00Z">
                  <w:rPr>
                    <w:ins w:id="1081" w:author="Darko Ratkaj" w:date="2026-03-26T13:49:00Z" w16du:dateUtc="2026-03-26T12:49:00Z"/>
                    <w:rFonts w:eastAsia="Times New Roman"/>
                    <w:color w:val="000000"/>
                    <w:sz w:val="20"/>
                    <w:szCs w:val="20"/>
                    <w:lang w:val="en-GB" w:eastAsia="en-GB"/>
                  </w:rPr>
                </w:rPrChange>
              </w:rPr>
            </w:pPr>
            <w:ins w:id="1082" w:author="Darko Ratkaj" w:date="2026-03-26T13:49:00Z" w16du:dateUtc="2026-03-26T12:49:00Z">
              <w:r w:rsidRPr="001647E8">
                <w:rPr>
                  <w:rFonts w:ascii="Montserrat" w:eastAsia="Times New Roman" w:hAnsi="Montserrat"/>
                  <w:color w:val="000000"/>
                  <w:sz w:val="18"/>
                  <w:szCs w:val="18"/>
                  <w:lang w:val="en-GB" w:eastAsia="en-GB"/>
                  <w:rPrChange w:id="1083" w:author="Darko Ratkaj" w:date="2026-03-26T13:49:00Z" w16du:dateUtc="2026-03-26T12:49:00Z">
                    <w:rPr>
                      <w:rFonts w:eastAsia="Times New Roman"/>
                      <w:color w:val="000000"/>
                      <w:sz w:val="20"/>
                      <w:szCs w:val="20"/>
                      <w:lang w:val="en-GB" w:eastAsia="en-GB"/>
                    </w:rPr>
                  </w:rPrChange>
                </w:rPr>
                <w:t>WP 2.3.2</w:t>
              </w:r>
            </w:ins>
          </w:p>
        </w:tc>
        <w:tc>
          <w:tcPr>
            <w:tcW w:w="6546" w:type="dxa"/>
            <w:noWrap/>
            <w:hideMark/>
            <w:tcPrChange w:id="108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056EB2C1" w14:textId="77777777" w:rsidR="001647E8" w:rsidRPr="001647E8" w:rsidRDefault="001647E8" w:rsidP="001647E8">
            <w:pPr>
              <w:widowControl/>
              <w:autoSpaceDE/>
              <w:autoSpaceDN/>
              <w:rPr>
                <w:ins w:id="1085" w:author="Darko Ratkaj" w:date="2026-03-26T13:49:00Z" w16du:dateUtc="2026-03-26T12:49:00Z"/>
                <w:rFonts w:ascii="Montserrat" w:eastAsia="Times New Roman" w:hAnsi="Montserrat"/>
                <w:color w:val="000000"/>
                <w:sz w:val="18"/>
                <w:szCs w:val="18"/>
                <w:lang w:val="en-GB" w:eastAsia="en-GB"/>
                <w:rPrChange w:id="1086" w:author="Darko Ratkaj" w:date="2026-03-26T13:49:00Z" w16du:dateUtc="2026-03-26T12:49:00Z">
                  <w:rPr>
                    <w:ins w:id="1087" w:author="Darko Ratkaj" w:date="2026-03-26T13:49:00Z" w16du:dateUtc="2026-03-26T12:49:00Z"/>
                    <w:rFonts w:eastAsia="Times New Roman"/>
                    <w:color w:val="000000"/>
                    <w:sz w:val="20"/>
                    <w:szCs w:val="20"/>
                    <w:lang w:val="en-GB" w:eastAsia="en-GB"/>
                  </w:rPr>
                </w:rPrChange>
              </w:rPr>
            </w:pPr>
            <w:ins w:id="1088" w:author="Darko Ratkaj" w:date="2026-03-26T13:49:00Z" w16du:dateUtc="2026-03-26T12:49:00Z">
              <w:r w:rsidRPr="001647E8">
                <w:rPr>
                  <w:rFonts w:ascii="Montserrat" w:eastAsia="Times New Roman" w:hAnsi="Montserrat"/>
                  <w:color w:val="000000"/>
                  <w:sz w:val="18"/>
                  <w:szCs w:val="18"/>
                  <w:lang w:val="en-GB" w:eastAsia="en-GB"/>
                  <w:rPrChange w:id="1089" w:author="Darko Ratkaj" w:date="2026-03-26T13:49:00Z" w16du:dateUtc="2026-03-26T12:49:00Z">
                    <w:rPr>
                      <w:rFonts w:eastAsia="Times New Roman"/>
                      <w:color w:val="000000"/>
                      <w:sz w:val="20"/>
                      <w:szCs w:val="20"/>
                      <w:lang w:val="en-GB" w:eastAsia="en-GB"/>
                    </w:rPr>
                  </w:rPrChange>
                </w:rPr>
                <w:t>Compliance of the orchestration software with ETSI MEC, 3GPP standards</w:t>
              </w:r>
            </w:ins>
          </w:p>
        </w:tc>
        <w:tc>
          <w:tcPr>
            <w:tcW w:w="1422" w:type="dxa"/>
            <w:noWrap/>
            <w:hideMark/>
            <w:tcPrChange w:id="1090" w:author="Darko Ratkaj" w:date="2026-03-26T13:53:00Z" w16du:dateUtc="2026-03-26T12:53:00Z">
              <w:tcPr>
                <w:tcW w:w="5012" w:type="dxa"/>
                <w:gridSpan w:val="3"/>
                <w:tcBorders>
                  <w:top w:val="nil"/>
                  <w:left w:val="nil"/>
                  <w:bottom w:val="single" w:sz="4" w:space="0" w:color="000000"/>
                  <w:right w:val="single" w:sz="4" w:space="0" w:color="000000"/>
                </w:tcBorders>
                <w:noWrap/>
                <w:hideMark/>
              </w:tcPr>
            </w:tcPrChange>
          </w:tcPr>
          <w:p w14:paraId="02CC54AF" w14:textId="77777777" w:rsidR="001647E8" w:rsidRPr="001647E8" w:rsidRDefault="001647E8" w:rsidP="001647E8">
            <w:pPr>
              <w:widowControl/>
              <w:autoSpaceDE/>
              <w:autoSpaceDN/>
              <w:rPr>
                <w:ins w:id="1091" w:author="Darko Ratkaj" w:date="2026-03-26T13:49:00Z" w16du:dateUtc="2026-03-26T12:49:00Z"/>
                <w:rFonts w:ascii="Montserrat" w:eastAsia="Times New Roman" w:hAnsi="Montserrat"/>
                <w:color w:val="000000"/>
                <w:sz w:val="18"/>
                <w:szCs w:val="18"/>
                <w:lang w:val="en-GB" w:eastAsia="en-GB"/>
                <w:rPrChange w:id="1092" w:author="Darko Ratkaj" w:date="2026-03-26T13:49:00Z" w16du:dateUtc="2026-03-26T12:49:00Z">
                  <w:rPr>
                    <w:ins w:id="1093" w:author="Darko Ratkaj" w:date="2026-03-26T13:49:00Z" w16du:dateUtc="2026-03-26T12:49:00Z"/>
                    <w:rFonts w:eastAsia="Times New Roman"/>
                    <w:color w:val="000000"/>
                    <w:sz w:val="20"/>
                    <w:szCs w:val="20"/>
                    <w:lang w:val="en-GB" w:eastAsia="en-GB"/>
                  </w:rPr>
                </w:rPrChange>
              </w:rPr>
            </w:pPr>
            <w:ins w:id="1094" w:author="Darko Ratkaj" w:date="2026-03-26T13:49:00Z" w16du:dateUtc="2026-03-26T12:49:00Z">
              <w:r w:rsidRPr="001647E8">
                <w:rPr>
                  <w:rFonts w:ascii="Montserrat" w:eastAsia="Times New Roman" w:hAnsi="Montserrat"/>
                  <w:color w:val="000000"/>
                  <w:sz w:val="18"/>
                  <w:szCs w:val="18"/>
                  <w:lang w:val="en-GB" w:eastAsia="en-GB"/>
                  <w:rPrChange w:id="1095" w:author="Darko Ratkaj" w:date="2026-03-26T13:49:00Z" w16du:dateUtc="2026-03-26T12:49:00Z">
                    <w:rPr>
                      <w:rFonts w:eastAsia="Times New Roman"/>
                      <w:color w:val="000000"/>
                      <w:sz w:val="20"/>
                      <w:szCs w:val="20"/>
                      <w:lang w:val="en-GB" w:eastAsia="en-GB"/>
                    </w:rPr>
                  </w:rPrChange>
                </w:rPr>
                <w:t>SixSq</w:t>
              </w:r>
            </w:ins>
          </w:p>
        </w:tc>
      </w:tr>
      <w:tr w:rsidR="00A01B51" w:rsidRPr="00A01B51" w14:paraId="6FBB8441" w14:textId="77777777" w:rsidTr="00A417CB">
        <w:trPr>
          <w:trHeight w:val="255"/>
          <w:jc w:val="center"/>
          <w:ins w:id="1096" w:author="Darko Ratkaj" w:date="2026-03-26T13:49:00Z"/>
          <w:trPrChange w:id="1097" w:author="Darko Ratkaj" w:date="2026-03-26T13:53:00Z" w16du:dateUtc="2026-03-26T12:53:00Z">
            <w:trPr>
              <w:trHeight w:val="255"/>
              <w:jc w:val="center"/>
            </w:trPr>
          </w:trPrChange>
        </w:trPr>
        <w:tc>
          <w:tcPr>
            <w:tcW w:w="1104" w:type="dxa"/>
            <w:noWrap/>
            <w:hideMark/>
            <w:tcPrChange w:id="109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75ED0740" w14:textId="77777777" w:rsidR="001647E8" w:rsidRPr="001647E8" w:rsidRDefault="001647E8" w:rsidP="001647E8">
            <w:pPr>
              <w:widowControl/>
              <w:autoSpaceDE/>
              <w:autoSpaceDN/>
              <w:rPr>
                <w:ins w:id="1099" w:author="Darko Ratkaj" w:date="2026-03-26T13:49:00Z" w16du:dateUtc="2026-03-26T12:49:00Z"/>
                <w:rFonts w:ascii="Montserrat" w:eastAsia="Times New Roman" w:hAnsi="Montserrat"/>
                <w:color w:val="000000"/>
                <w:sz w:val="18"/>
                <w:szCs w:val="18"/>
                <w:lang w:val="en-GB" w:eastAsia="en-GB"/>
                <w:rPrChange w:id="1100" w:author="Darko Ratkaj" w:date="2026-03-26T13:49:00Z" w16du:dateUtc="2026-03-26T12:49:00Z">
                  <w:rPr>
                    <w:ins w:id="1101" w:author="Darko Ratkaj" w:date="2026-03-26T13:49:00Z" w16du:dateUtc="2026-03-26T12:49:00Z"/>
                    <w:rFonts w:eastAsia="Times New Roman"/>
                    <w:color w:val="000000"/>
                    <w:sz w:val="20"/>
                    <w:szCs w:val="20"/>
                    <w:lang w:val="en-GB" w:eastAsia="en-GB"/>
                  </w:rPr>
                </w:rPrChange>
              </w:rPr>
            </w:pPr>
            <w:ins w:id="1102" w:author="Darko Ratkaj" w:date="2026-03-26T13:49:00Z" w16du:dateUtc="2026-03-26T12:49:00Z">
              <w:r w:rsidRPr="001647E8">
                <w:rPr>
                  <w:rFonts w:ascii="Montserrat" w:eastAsia="Times New Roman" w:hAnsi="Montserrat"/>
                  <w:color w:val="000000"/>
                  <w:sz w:val="18"/>
                  <w:szCs w:val="18"/>
                  <w:lang w:val="en-GB" w:eastAsia="en-GB"/>
                  <w:rPrChange w:id="1103" w:author="Darko Ratkaj" w:date="2026-03-26T13:49:00Z" w16du:dateUtc="2026-03-26T12:49:00Z">
                    <w:rPr>
                      <w:rFonts w:eastAsia="Times New Roman"/>
                      <w:color w:val="000000"/>
                      <w:sz w:val="20"/>
                      <w:szCs w:val="20"/>
                      <w:lang w:val="en-GB" w:eastAsia="en-GB"/>
                    </w:rPr>
                  </w:rPrChange>
                </w:rPr>
                <w:t>WP 2.4.1</w:t>
              </w:r>
            </w:ins>
          </w:p>
        </w:tc>
        <w:tc>
          <w:tcPr>
            <w:tcW w:w="6546" w:type="dxa"/>
            <w:hideMark/>
            <w:tcPrChange w:id="1104" w:author="Darko Ratkaj" w:date="2026-03-26T13:53:00Z" w16du:dateUtc="2026-03-26T12:53:00Z">
              <w:tcPr>
                <w:tcW w:w="5516" w:type="dxa"/>
                <w:gridSpan w:val="2"/>
                <w:tcBorders>
                  <w:top w:val="nil"/>
                  <w:left w:val="nil"/>
                  <w:bottom w:val="single" w:sz="4" w:space="0" w:color="000000"/>
                  <w:right w:val="single" w:sz="4" w:space="0" w:color="000000"/>
                </w:tcBorders>
                <w:hideMark/>
              </w:tcPr>
            </w:tcPrChange>
          </w:tcPr>
          <w:p w14:paraId="213C1890" w14:textId="77777777" w:rsidR="001647E8" w:rsidRPr="001647E8" w:rsidRDefault="001647E8" w:rsidP="001647E8">
            <w:pPr>
              <w:widowControl/>
              <w:autoSpaceDE/>
              <w:autoSpaceDN/>
              <w:rPr>
                <w:ins w:id="1105" w:author="Darko Ratkaj" w:date="2026-03-26T13:49:00Z" w16du:dateUtc="2026-03-26T12:49:00Z"/>
                <w:rFonts w:ascii="Montserrat" w:eastAsia="Times New Roman" w:hAnsi="Montserrat"/>
                <w:color w:val="000000"/>
                <w:sz w:val="18"/>
                <w:szCs w:val="18"/>
                <w:lang w:val="en-GB" w:eastAsia="en-GB"/>
                <w:rPrChange w:id="1106" w:author="Darko Ratkaj" w:date="2026-03-26T13:49:00Z" w16du:dateUtc="2026-03-26T12:49:00Z">
                  <w:rPr>
                    <w:ins w:id="1107" w:author="Darko Ratkaj" w:date="2026-03-26T13:49:00Z" w16du:dateUtc="2026-03-26T12:49:00Z"/>
                    <w:rFonts w:eastAsia="Times New Roman"/>
                    <w:color w:val="000000"/>
                    <w:sz w:val="20"/>
                    <w:szCs w:val="20"/>
                    <w:lang w:val="en-GB" w:eastAsia="en-GB"/>
                  </w:rPr>
                </w:rPrChange>
              </w:rPr>
            </w:pPr>
            <w:ins w:id="1108" w:author="Darko Ratkaj" w:date="2026-03-26T13:49:00Z" w16du:dateUtc="2026-03-26T12:49:00Z">
              <w:r w:rsidRPr="001647E8">
                <w:rPr>
                  <w:rFonts w:ascii="Montserrat" w:eastAsia="Times New Roman" w:hAnsi="Montserrat"/>
                  <w:color w:val="000000"/>
                  <w:sz w:val="18"/>
                  <w:szCs w:val="18"/>
                  <w:lang w:val="en-GB" w:eastAsia="en-GB"/>
                  <w:rPrChange w:id="1109" w:author="Darko Ratkaj" w:date="2026-03-26T13:49:00Z" w16du:dateUtc="2026-03-26T12:49:00Z">
                    <w:rPr>
                      <w:rFonts w:eastAsia="Times New Roman"/>
                      <w:color w:val="000000"/>
                      <w:sz w:val="20"/>
                      <w:szCs w:val="20"/>
                      <w:lang w:val="en-GB" w:eastAsia="en-GB"/>
                    </w:rPr>
                  </w:rPrChange>
                </w:rPr>
                <w:t>Caching optimisations of content to edges in ecosystem for lightweight CDN</w:t>
              </w:r>
            </w:ins>
          </w:p>
        </w:tc>
        <w:tc>
          <w:tcPr>
            <w:tcW w:w="1422" w:type="dxa"/>
            <w:noWrap/>
            <w:hideMark/>
            <w:tcPrChange w:id="1110" w:author="Darko Ratkaj" w:date="2026-03-26T13:53:00Z" w16du:dateUtc="2026-03-26T12:53:00Z">
              <w:tcPr>
                <w:tcW w:w="5012" w:type="dxa"/>
                <w:gridSpan w:val="3"/>
                <w:tcBorders>
                  <w:top w:val="nil"/>
                  <w:left w:val="nil"/>
                  <w:bottom w:val="single" w:sz="4" w:space="0" w:color="000000"/>
                  <w:right w:val="nil"/>
                </w:tcBorders>
                <w:noWrap/>
                <w:hideMark/>
              </w:tcPr>
            </w:tcPrChange>
          </w:tcPr>
          <w:p w14:paraId="19871EF6" w14:textId="77777777" w:rsidR="001647E8" w:rsidRPr="001647E8" w:rsidRDefault="001647E8" w:rsidP="001647E8">
            <w:pPr>
              <w:widowControl/>
              <w:autoSpaceDE/>
              <w:autoSpaceDN/>
              <w:rPr>
                <w:ins w:id="1111" w:author="Darko Ratkaj" w:date="2026-03-26T13:49:00Z" w16du:dateUtc="2026-03-26T12:49:00Z"/>
                <w:rFonts w:ascii="Montserrat" w:eastAsia="Times New Roman" w:hAnsi="Montserrat"/>
                <w:color w:val="000000"/>
                <w:sz w:val="18"/>
                <w:szCs w:val="18"/>
                <w:lang w:val="en-GB" w:eastAsia="en-GB"/>
                <w:rPrChange w:id="1112" w:author="Darko Ratkaj" w:date="2026-03-26T13:49:00Z" w16du:dateUtc="2026-03-26T12:49:00Z">
                  <w:rPr>
                    <w:ins w:id="1113" w:author="Darko Ratkaj" w:date="2026-03-26T13:49:00Z" w16du:dateUtc="2026-03-26T12:49:00Z"/>
                    <w:rFonts w:eastAsia="Times New Roman"/>
                    <w:color w:val="000000"/>
                    <w:sz w:val="20"/>
                    <w:szCs w:val="20"/>
                    <w:lang w:val="en-GB" w:eastAsia="en-GB"/>
                  </w:rPr>
                </w:rPrChange>
              </w:rPr>
            </w:pPr>
            <w:ins w:id="1114" w:author="Darko Ratkaj" w:date="2026-03-26T13:49:00Z" w16du:dateUtc="2026-03-26T12:49:00Z">
              <w:r w:rsidRPr="001647E8">
                <w:rPr>
                  <w:rFonts w:ascii="Montserrat" w:eastAsia="Times New Roman" w:hAnsi="Montserrat"/>
                  <w:color w:val="000000"/>
                  <w:sz w:val="18"/>
                  <w:szCs w:val="18"/>
                  <w:lang w:val="en-GB" w:eastAsia="en-GB"/>
                  <w:rPrChange w:id="1115" w:author="Darko Ratkaj" w:date="2026-03-26T13:49:00Z" w16du:dateUtc="2026-03-26T12:49:00Z">
                    <w:rPr>
                      <w:rFonts w:eastAsia="Times New Roman"/>
                      <w:color w:val="000000"/>
                      <w:sz w:val="20"/>
                      <w:szCs w:val="20"/>
                      <w:lang w:val="en-GB" w:eastAsia="en-GB"/>
                    </w:rPr>
                  </w:rPrChange>
                </w:rPr>
                <w:t>G-Core</w:t>
              </w:r>
            </w:ins>
          </w:p>
        </w:tc>
      </w:tr>
      <w:tr w:rsidR="00A01B51" w:rsidRPr="00A01B51" w14:paraId="5CEE3DFB" w14:textId="77777777" w:rsidTr="00A417CB">
        <w:trPr>
          <w:trHeight w:val="255"/>
          <w:jc w:val="center"/>
          <w:ins w:id="1116" w:author="Darko Ratkaj" w:date="2026-03-26T13:49:00Z"/>
          <w:trPrChange w:id="1117" w:author="Darko Ratkaj" w:date="2026-03-26T13:53:00Z" w16du:dateUtc="2026-03-26T12:53:00Z">
            <w:trPr>
              <w:trHeight w:val="255"/>
              <w:jc w:val="center"/>
            </w:trPr>
          </w:trPrChange>
        </w:trPr>
        <w:tc>
          <w:tcPr>
            <w:tcW w:w="1104" w:type="dxa"/>
            <w:noWrap/>
            <w:hideMark/>
            <w:tcPrChange w:id="111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07CD96FF" w14:textId="77777777" w:rsidR="001647E8" w:rsidRPr="001647E8" w:rsidRDefault="001647E8" w:rsidP="001647E8">
            <w:pPr>
              <w:widowControl/>
              <w:autoSpaceDE/>
              <w:autoSpaceDN/>
              <w:rPr>
                <w:ins w:id="1119" w:author="Darko Ratkaj" w:date="2026-03-26T13:49:00Z" w16du:dateUtc="2026-03-26T12:49:00Z"/>
                <w:rFonts w:ascii="Montserrat" w:eastAsia="Times New Roman" w:hAnsi="Montserrat"/>
                <w:color w:val="000000"/>
                <w:sz w:val="18"/>
                <w:szCs w:val="18"/>
                <w:lang w:val="en-GB" w:eastAsia="en-GB"/>
                <w:rPrChange w:id="1120" w:author="Darko Ratkaj" w:date="2026-03-26T13:49:00Z" w16du:dateUtc="2026-03-26T12:49:00Z">
                  <w:rPr>
                    <w:ins w:id="1121" w:author="Darko Ratkaj" w:date="2026-03-26T13:49:00Z" w16du:dateUtc="2026-03-26T12:49:00Z"/>
                    <w:rFonts w:eastAsia="Times New Roman"/>
                    <w:color w:val="000000"/>
                    <w:sz w:val="20"/>
                    <w:szCs w:val="20"/>
                    <w:lang w:val="en-GB" w:eastAsia="en-GB"/>
                  </w:rPr>
                </w:rPrChange>
              </w:rPr>
            </w:pPr>
            <w:ins w:id="1122" w:author="Darko Ratkaj" w:date="2026-03-26T13:49:00Z" w16du:dateUtc="2026-03-26T12:49:00Z">
              <w:r w:rsidRPr="001647E8">
                <w:rPr>
                  <w:rFonts w:ascii="Montserrat" w:eastAsia="Times New Roman" w:hAnsi="Montserrat"/>
                  <w:color w:val="000000"/>
                  <w:sz w:val="18"/>
                  <w:szCs w:val="18"/>
                  <w:lang w:val="en-GB" w:eastAsia="en-GB"/>
                  <w:rPrChange w:id="1123" w:author="Darko Ratkaj" w:date="2026-03-26T13:49:00Z" w16du:dateUtc="2026-03-26T12:49:00Z">
                    <w:rPr>
                      <w:rFonts w:eastAsia="Times New Roman"/>
                      <w:color w:val="000000"/>
                      <w:sz w:val="20"/>
                      <w:szCs w:val="20"/>
                      <w:lang w:val="en-GB" w:eastAsia="en-GB"/>
                    </w:rPr>
                  </w:rPrChange>
                </w:rPr>
                <w:t>WP 2.4.2</w:t>
              </w:r>
            </w:ins>
          </w:p>
        </w:tc>
        <w:tc>
          <w:tcPr>
            <w:tcW w:w="6546" w:type="dxa"/>
            <w:hideMark/>
            <w:tcPrChange w:id="1124" w:author="Darko Ratkaj" w:date="2026-03-26T13:53:00Z" w16du:dateUtc="2026-03-26T12:53:00Z">
              <w:tcPr>
                <w:tcW w:w="5516" w:type="dxa"/>
                <w:gridSpan w:val="2"/>
                <w:tcBorders>
                  <w:top w:val="nil"/>
                  <w:left w:val="nil"/>
                  <w:bottom w:val="single" w:sz="4" w:space="0" w:color="000000"/>
                  <w:right w:val="single" w:sz="4" w:space="0" w:color="000000"/>
                </w:tcBorders>
                <w:hideMark/>
              </w:tcPr>
            </w:tcPrChange>
          </w:tcPr>
          <w:p w14:paraId="75265EF8" w14:textId="77777777" w:rsidR="001647E8" w:rsidRPr="001647E8" w:rsidRDefault="001647E8" w:rsidP="001647E8">
            <w:pPr>
              <w:widowControl/>
              <w:autoSpaceDE/>
              <w:autoSpaceDN/>
              <w:rPr>
                <w:ins w:id="1125" w:author="Darko Ratkaj" w:date="2026-03-26T13:49:00Z" w16du:dateUtc="2026-03-26T12:49:00Z"/>
                <w:rFonts w:ascii="Montserrat" w:eastAsia="Times New Roman" w:hAnsi="Montserrat"/>
                <w:color w:val="000000"/>
                <w:sz w:val="18"/>
                <w:szCs w:val="18"/>
                <w:lang w:val="en-GB" w:eastAsia="en-GB"/>
                <w:rPrChange w:id="1126" w:author="Darko Ratkaj" w:date="2026-03-26T13:49:00Z" w16du:dateUtc="2026-03-26T12:49:00Z">
                  <w:rPr>
                    <w:ins w:id="1127" w:author="Darko Ratkaj" w:date="2026-03-26T13:49:00Z" w16du:dateUtc="2026-03-26T12:49:00Z"/>
                    <w:rFonts w:eastAsia="Times New Roman"/>
                    <w:color w:val="000000"/>
                    <w:sz w:val="20"/>
                    <w:szCs w:val="20"/>
                    <w:lang w:val="en-GB" w:eastAsia="en-GB"/>
                  </w:rPr>
                </w:rPrChange>
              </w:rPr>
            </w:pPr>
            <w:ins w:id="1128" w:author="Darko Ratkaj" w:date="2026-03-26T13:49:00Z" w16du:dateUtc="2026-03-26T12:49:00Z">
              <w:r w:rsidRPr="001647E8">
                <w:rPr>
                  <w:rFonts w:ascii="Montserrat" w:eastAsia="Times New Roman" w:hAnsi="Montserrat"/>
                  <w:color w:val="000000"/>
                  <w:sz w:val="18"/>
                  <w:szCs w:val="18"/>
                  <w:lang w:val="en-GB" w:eastAsia="en-GB"/>
                  <w:rPrChange w:id="1129" w:author="Darko Ratkaj" w:date="2026-03-26T13:49:00Z" w16du:dateUtc="2026-03-26T12:49:00Z">
                    <w:rPr>
                      <w:rFonts w:eastAsia="Times New Roman"/>
                      <w:color w:val="000000"/>
                      <w:sz w:val="20"/>
                      <w:szCs w:val="20"/>
                      <w:lang w:val="en-GB" w:eastAsia="en-GB"/>
                    </w:rPr>
                  </w:rPrChange>
                </w:rPr>
                <w:t>Caching population and ​federation component</w:t>
              </w:r>
            </w:ins>
          </w:p>
        </w:tc>
        <w:tc>
          <w:tcPr>
            <w:tcW w:w="1422" w:type="dxa"/>
            <w:noWrap/>
            <w:hideMark/>
            <w:tcPrChange w:id="1130" w:author="Darko Ratkaj" w:date="2026-03-26T13:53:00Z" w16du:dateUtc="2026-03-26T12:53:00Z">
              <w:tcPr>
                <w:tcW w:w="5012" w:type="dxa"/>
                <w:gridSpan w:val="3"/>
                <w:tcBorders>
                  <w:top w:val="nil"/>
                  <w:left w:val="nil"/>
                  <w:bottom w:val="single" w:sz="4" w:space="0" w:color="000000"/>
                  <w:right w:val="nil"/>
                </w:tcBorders>
                <w:noWrap/>
                <w:hideMark/>
              </w:tcPr>
            </w:tcPrChange>
          </w:tcPr>
          <w:p w14:paraId="5C1641FC" w14:textId="77777777" w:rsidR="001647E8" w:rsidRPr="001647E8" w:rsidRDefault="001647E8" w:rsidP="001647E8">
            <w:pPr>
              <w:widowControl/>
              <w:autoSpaceDE/>
              <w:autoSpaceDN/>
              <w:rPr>
                <w:ins w:id="1131" w:author="Darko Ratkaj" w:date="2026-03-26T13:49:00Z" w16du:dateUtc="2026-03-26T12:49:00Z"/>
                <w:rFonts w:ascii="Montserrat" w:eastAsia="Times New Roman" w:hAnsi="Montserrat"/>
                <w:color w:val="000000"/>
                <w:sz w:val="18"/>
                <w:szCs w:val="18"/>
                <w:lang w:val="en-GB" w:eastAsia="en-GB"/>
                <w:rPrChange w:id="1132" w:author="Darko Ratkaj" w:date="2026-03-26T13:49:00Z" w16du:dateUtc="2026-03-26T12:49:00Z">
                  <w:rPr>
                    <w:ins w:id="1133" w:author="Darko Ratkaj" w:date="2026-03-26T13:49:00Z" w16du:dateUtc="2026-03-26T12:49:00Z"/>
                    <w:rFonts w:eastAsia="Times New Roman"/>
                    <w:color w:val="000000"/>
                    <w:sz w:val="20"/>
                    <w:szCs w:val="20"/>
                    <w:lang w:val="en-GB" w:eastAsia="en-GB"/>
                  </w:rPr>
                </w:rPrChange>
              </w:rPr>
            </w:pPr>
            <w:ins w:id="1134" w:author="Darko Ratkaj" w:date="2026-03-26T13:49:00Z" w16du:dateUtc="2026-03-26T12:49:00Z">
              <w:r w:rsidRPr="001647E8">
                <w:rPr>
                  <w:rFonts w:ascii="Montserrat" w:eastAsia="Times New Roman" w:hAnsi="Montserrat"/>
                  <w:color w:val="000000"/>
                  <w:sz w:val="18"/>
                  <w:szCs w:val="18"/>
                  <w:lang w:val="en-GB" w:eastAsia="en-GB"/>
                  <w:rPrChange w:id="1135" w:author="Darko Ratkaj" w:date="2026-03-26T13:49:00Z" w16du:dateUtc="2026-03-26T12:49:00Z">
                    <w:rPr>
                      <w:rFonts w:eastAsia="Times New Roman"/>
                      <w:color w:val="000000"/>
                      <w:sz w:val="20"/>
                      <w:szCs w:val="20"/>
                      <w:lang w:val="en-GB" w:eastAsia="en-GB"/>
                    </w:rPr>
                  </w:rPrChange>
                </w:rPr>
                <w:t>Varnish</w:t>
              </w:r>
            </w:ins>
          </w:p>
        </w:tc>
      </w:tr>
      <w:tr w:rsidR="00A01B51" w:rsidRPr="00A01B51" w14:paraId="5C58303C" w14:textId="77777777" w:rsidTr="00A417CB">
        <w:trPr>
          <w:trHeight w:val="255"/>
          <w:jc w:val="center"/>
          <w:ins w:id="1136" w:author="Darko Ratkaj" w:date="2026-03-26T13:49:00Z"/>
          <w:trPrChange w:id="1137" w:author="Darko Ratkaj" w:date="2026-03-26T13:53:00Z" w16du:dateUtc="2026-03-26T12:53:00Z">
            <w:trPr>
              <w:trHeight w:val="255"/>
              <w:jc w:val="center"/>
            </w:trPr>
          </w:trPrChange>
        </w:trPr>
        <w:tc>
          <w:tcPr>
            <w:tcW w:w="1104" w:type="dxa"/>
            <w:noWrap/>
            <w:hideMark/>
            <w:tcPrChange w:id="113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3ACCB36E" w14:textId="77777777" w:rsidR="001647E8" w:rsidRPr="001647E8" w:rsidRDefault="001647E8" w:rsidP="001647E8">
            <w:pPr>
              <w:widowControl/>
              <w:autoSpaceDE/>
              <w:autoSpaceDN/>
              <w:rPr>
                <w:ins w:id="1139" w:author="Darko Ratkaj" w:date="2026-03-26T13:49:00Z" w16du:dateUtc="2026-03-26T12:49:00Z"/>
                <w:rFonts w:ascii="Montserrat" w:eastAsia="Times New Roman" w:hAnsi="Montserrat"/>
                <w:color w:val="000000"/>
                <w:sz w:val="18"/>
                <w:szCs w:val="18"/>
                <w:lang w:val="en-GB" w:eastAsia="en-GB"/>
                <w:rPrChange w:id="1140" w:author="Darko Ratkaj" w:date="2026-03-26T13:49:00Z" w16du:dateUtc="2026-03-26T12:49:00Z">
                  <w:rPr>
                    <w:ins w:id="1141" w:author="Darko Ratkaj" w:date="2026-03-26T13:49:00Z" w16du:dateUtc="2026-03-26T12:49:00Z"/>
                    <w:rFonts w:eastAsia="Times New Roman"/>
                    <w:color w:val="000000"/>
                    <w:sz w:val="20"/>
                    <w:szCs w:val="20"/>
                    <w:lang w:val="en-GB" w:eastAsia="en-GB"/>
                  </w:rPr>
                </w:rPrChange>
              </w:rPr>
            </w:pPr>
            <w:ins w:id="1142" w:author="Darko Ratkaj" w:date="2026-03-26T13:49:00Z" w16du:dateUtc="2026-03-26T12:49:00Z">
              <w:r w:rsidRPr="001647E8">
                <w:rPr>
                  <w:rFonts w:ascii="Montserrat" w:eastAsia="Times New Roman" w:hAnsi="Montserrat"/>
                  <w:color w:val="000000"/>
                  <w:sz w:val="18"/>
                  <w:szCs w:val="18"/>
                  <w:lang w:val="en-GB" w:eastAsia="en-GB"/>
                  <w:rPrChange w:id="1143" w:author="Darko Ratkaj" w:date="2026-03-26T13:49:00Z" w16du:dateUtc="2026-03-26T12:49:00Z">
                    <w:rPr>
                      <w:rFonts w:eastAsia="Times New Roman"/>
                      <w:color w:val="000000"/>
                      <w:sz w:val="20"/>
                      <w:szCs w:val="20"/>
                      <w:lang w:val="en-GB" w:eastAsia="en-GB"/>
                    </w:rPr>
                  </w:rPrChange>
                </w:rPr>
                <w:t>WP 2.4.3</w:t>
              </w:r>
            </w:ins>
          </w:p>
        </w:tc>
        <w:tc>
          <w:tcPr>
            <w:tcW w:w="6546" w:type="dxa"/>
            <w:noWrap/>
            <w:hideMark/>
            <w:tcPrChange w:id="114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5A0C565B" w14:textId="77777777" w:rsidR="001647E8" w:rsidRPr="001647E8" w:rsidRDefault="001647E8" w:rsidP="001647E8">
            <w:pPr>
              <w:widowControl/>
              <w:autoSpaceDE/>
              <w:autoSpaceDN/>
              <w:rPr>
                <w:ins w:id="1145" w:author="Darko Ratkaj" w:date="2026-03-26T13:49:00Z" w16du:dateUtc="2026-03-26T12:49:00Z"/>
                <w:rFonts w:ascii="Montserrat" w:eastAsia="Times New Roman" w:hAnsi="Montserrat"/>
                <w:color w:val="000000"/>
                <w:sz w:val="18"/>
                <w:szCs w:val="18"/>
                <w:lang w:val="en-GB" w:eastAsia="en-GB"/>
                <w:rPrChange w:id="1146" w:author="Darko Ratkaj" w:date="2026-03-26T13:49:00Z" w16du:dateUtc="2026-03-26T12:49:00Z">
                  <w:rPr>
                    <w:ins w:id="1147" w:author="Darko Ratkaj" w:date="2026-03-26T13:49:00Z" w16du:dateUtc="2026-03-26T12:49:00Z"/>
                    <w:rFonts w:eastAsia="Times New Roman"/>
                    <w:color w:val="000000"/>
                    <w:sz w:val="20"/>
                    <w:szCs w:val="20"/>
                    <w:lang w:val="en-GB" w:eastAsia="en-GB"/>
                  </w:rPr>
                </w:rPrChange>
              </w:rPr>
            </w:pPr>
            <w:ins w:id="1148" w:author="Darko Ratkaj" w:date="2026-03-26T13:49:00Z" w16du:dateUtc="2026-03-26T12:49:00Z">
              <w:r w:rsidRPr="001647E8">
                <w:rPr>
                  <w:rFonts w:ascii="Montserrat" w:eastAsia="Times New Roman" w:hAnsi="Montserrat"/>
                  <w:color w:val="000000"/>
                  <w:sz w:val="18"/>
                  <w:szCs w:val="18"/>
                  <w:lang w:val="en-GB" w:eastAsia="en-GB"/>
                  <w:rPrChange w:id="1149" w:author="Darko Ratkaj" w:date="2026-03-26T13:49:00Z" w16du:dateUtc="2026-03-26T12:49:00Z">
                    <w:rPr>
                      <w:rFonts w:eastAsia="Times New Roman"/>
                      <w:color w:val="000000"/>
                      <w:sz w:val="20"/>
                      <w:szCs w:val="20"/>
                      <w:lang w:val="en-GB" w:eastAsia="en-GB"/>
                    </w:rPr>
                  </w:rPrChange>
                </w:rPr>
                <w:t>Service Discovery and Content Steering</w:t>
              </w:r>
            </w:ins>
          </w:p>
        </w:tc>
        <w:tc>
          <w:tcPr>
            <w:tcW w:w="1422" w:type="dxa"/>
            <w:noWrap/>
            <w:hideMark/>
            <w:tcPrChange w:id="1150" w:author="Darko Ratkaj" w:date="2026-03-26T13:53:00Z" w16du:dateUtc="2026-03-26T12:53:00Z">
              <w:tcPr>
                <w:tcW w:w="5012" w:type="dxa"/>
                <w:gridSpan w:val="3"/>
                <w:tcBorders>
                  <w:top w:val="nil"/>
                  <w:left w:val="nil"/>
                  <w:bottom w:val="single" w:sz="4" w:space="0" w:color="000000"/>
                  <w:right w:val="nil"/>
                </w:tcBorders>
                <w:noWrap/>
                <w:hideMark/>
              </w:tcPr>
            </w:tcPrChange>
          </w:tcPr>
          <w:p w14:paraId="2659C145" w14:textId="77777777" w:rsidR="001647E8" w:rsidRPr="001647E8" w:rsidRDefault="001647E8" w:rsidP="001647E8">
            <w:pPr>
              <w:widowControl/>
              <w:autoSpaceDE/>
              <w:autoSpaceDN/>
              <w:rPr>
                <w:ins w:id="1151" w:author="Darko Ratkaj" w:date="2026-03-26T13:49:00Z" w16du:dateUtc="2026-03-26T12:49:00Z"/>
                <w:rFonts w:ascii="Montserrat" w:eastAsia="Times New Roman" w:hAnsi="Montserrat"/>
                <w:color w:val="000000"/>
                <w:sz w:val="18"/>
                <w:szCs w:val="18"/>
                <w:lang w:val="en-GB" w:eastAsia="en-GB"/>
                <w:rPrChange w:id="1152" w:author="Darko Ratkaj" w:date="2026-03-26T13:49:00Z" w16du:dateUtc="2026-03-26T12:49:00Z">
                  <w:rPr>
                    <w:ins w:id="1153" w:author="Darko Ratkaj" w:date="2026-03-26T13:49:00Z" w16du:dateUtc="2026-03-26T12:49:00Z"/>
                    <w:rFonts w:eastAsia="Times New Roman"/>
                    <w:color w:val="000000"/>
                    <w:sz w:val="20"/>
                    <w:szCs w:val="20"/>
                    <w:lang w:val="en-GB" w:eastAsia="en-GB"/>
                  </w:rPr>
                </w:rPrChange>
              </w:rPr>
            </w:pPr>
            <w:ins w:id="1154" w:author="Darko Ratkaj" w:date="2026-03-26T13:49:00Z" w16du:dateUtc="2026-03-26T12:49:00Z">
              <w:r w:rsidRPr="001647E8">
                <w:rPr>
                  <w:rFonts w:ascii="Montserrat" w:eastAsia="Times New Roman" w:hAnsi="Montserrat"/>
                  <w:color w:val="000000"/>
                  <w:sz w:val="18"/>
                  <w:szCs w:val="18"/>
                  <w:lang w:val="en-GB" w:eastAsia="en-GB"/>
                  <w:rPrChange w:id="1155" w:author="Darko Ratkaj" w:date="2026-03-26T13:49:00Z" w16du:dateUtc="2026-03-26T12:49:00Z">
                    <w:rPr>
                      <w:rFonts w:eastAsia="Times New Roman"/>
                      <w:color w:val="000000"/>
                      <w:sz w:val="20"/>
                      <w:szCs w:val="20"/>
                      <w:lang w:val="en-GB" w:eastAsia="en-GB"/>
                    </w:rPr>
                  </w:rPrChange>
                </w:rPr>
                <w:t>HNR</w:t>
              </w:r>
            </w:ins>
          </w:p>
        </w:tc>
      </w:tr>
      <w:tr w:rsidR="00A01B51" w:rsidRPr="00A01B51" w14:paraId="3BF71AFB" w14:textId="77777777" w:rsidTr="00A417CB">
        <w:trPr>
          <w:trHeight w:val="255"/>
          <w:jc w:val="center"/>
          <w:ins w:id="1156" w:author="Darko Ratkaj" w:date="2026-03-26T13:49:00Z"/>
          <w:trPrChange w:id="1157" w:author="Darko Ratkaj" w:date="2026-03-26T13:53:00Z" w16du:dateUtc="2026-03-26T12:53:00Z">
            <w:trPr>
              <w:trHeight w:val="255"/>
              <w:jc w:val="center"/>
            </w:trPr>
          </w:trPrChange>
        </w:trPr>
        <w:tc>
          <w:tcPr>
            <w:tcW w:w="1104" w:type="dxa"/>
            <w:noWrap/>
            <w:hideMark/>
            <w:tcPrChange w:id="115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3E3F422B" w14:textId="77777777" w:rsidR="001647E8" w:rsidRPr="001647E8" w:rsidRDefault="001647E8" w:rsidP="001647E8">
            <w:pPr>
              <w:widowControl/>
              <w:autoSpaceDE/>
              <w:autoSpaceDN/>
              <w:rPr>
                <w:ins w:id="1159" w:author="Darko Ratkaj" w:date="2026-03-26T13:49:00Z" w16du:dateUtc="2026-03-26T12:49:00Z"/>
                <w:rFonts w:ascii="Montserrat" w:eastAsia="Times New Roman" w:hAnsi="Montserrat"/>
                <w:color w:val="000000"/>
                <w:sz w:val="18"/>
                <w:szCs w:val="18"/>
                <w:lang w:val="en-GB" w:eastAsia="en-GB"/>
                <w:rPrChange w:id="1160" w:author="Darko Ratkaj" w:date="2026-03-26T13:49:00Z" w16du:dateUtc="2026-03-26T12:49:00Z">
                  <w:rPr>
                    <w:ins w:id="1161" w:author="Darko Ratkaj" w:date="2026-03-26T13:49:00Z" w16du:dateUtc="2026-03-26T12:49:00Z"/>
                    <w:rFonts w:eastAsia="Times New Roman"/>
                    <w:color w:val="000000"/>
                    <w:sz w:val="20"/>
                    <w:szCs w:val="20"/>
                    <w:lang w:val="en-GB" w:eastAsia="en-GB"/>
                  </w:rPr>
                </w:rPrChange>
              </w:rPr>
            </w:pPr>
            <w:ins w:id="1162" w:author="Darko Ratkaj" w:date="2026-03-26T13:49:00Z" w16du:dateUtc="2026-03-26T12:49:00Z">
              <w:r w:rsidRPr="001647E8">
                <w:rPr>
                  <w:rFonts w:ascii="Montserrat" w:eastAsia="Times New Roman" w:hAnsi="Montserrat"/>
                  <w:color w:val="000000"/>
                  <w:sz w:val="18"/>
                  <w:szCs w:val="18"/>
                  <w:lang w:val="en-GB" w:eastAsia="en-GB"/>
                  <w:rPrChange w:id="1163" w:author="Darko Ratkaj" w:date="2026-03-26T13:49:00Z" w16du:dateUtc="2026-03-26T12:49:00Z">
                    <w:rPr>
                      <w:rFonts w:eastAsia="Times New Roman"/>
                      <w:color w:val="000000"/>
                      <w:sz w:val="20"/>
                      <w:szCs w:val="20"/>
                      <w:lang w:val="en-GB" w:eastAsia="en-GB"/>
                    </w:rPr>
                  </w:rPrChange>
                </w:rPr>
                <w:t>WP 2.4.4</w:t>
              </w:r>
            </w:ins>
          </w:p>
        </w:tc>
        <w:tc>
          <w:tcPr>
            <w:tcW w:w="6546" w:type="dxa"/>
            <w:noWrap/>
            <w:hideMark/>
            <w:tcPrChange w:id="116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1BDA3354" w14:textId="77777777" w:rsidR="001647E8" w:rsidRPr="001647E8" w:rsidRDefault="001647E8" w:rsidP="001647E8">
            <w:pPr>
              <w:widowControl/>
              <w:autoSpaceDE/>
              <w:autoSpaceDN/>
              <w:rPr>
                <w:ins w:id="1165" w:author="Darko Ratkaj" w:date="2026-03-26T13:49:00Z" w16du:dateUtc="2026-03-26T12:49:00Z"/>
                <w:rFonts w:ascii="Montserrat" w:eastAsia="Times New Roman" w:hAnsi="Montserrat"/>
                <w:color w:val="000000"/>
                <w:sz w:val="18"/>
                <w:szCs w:val="18"/>
                <w:lang w:val="en-GB" w:eastAsia="en-GB"/>
                <w:rPrChange w:id="1166" w:author="Darko Ratkaj" w:date="2026-03-26T13:49:00Z" w16du:dateUtc="2026-03-26T12:49:00Z">
                  <w:rPr>
                    <w:ins w:id="1167" w:author="Darko Ratkaj" w:date="2026-03-26T13:49:00Z" w16du:dateUtc="2026-03-26T12:49:00Z"/>
                    <w:rFonts w:eastAsia="Times New Roman"/>
                    <w:color w:val="000000"/>
                    <w:sz w:val="20"/>
                    <w:szCs w:val="20"/>
                    <w:lang w:val="en-GB" w:eastAsia="en-GB"/>
                  </w:rPr>
                </w:rPrChange>
              </w:rPr>
            </w:pPr>
            <w:ins w:id="1168" w:author="Darko Ratkaj" w:date="2026-03-26T13:49:00Z" w16du:dateUtc="2026-03-26T12:49:00Z">
              <w:r w:rsidRPr="001647E8">
                <w:rPr>
                  <w:rFonts w:ascii="Montserrat" w:eastAsia="Times New Roman" w:hAnsi="Montserrat"/>
                  <w:color w:val="000000"/>
                  <w:sz w:val="18"/>
                  <w:szCs w:val="18"/>
                  <w:lang w:val="en-GB" w:eastAsia="en-GB"/>
                  <w:rPrChange w:id="1169" w:author="Darko Ratkaj" w:date="2026-03-26T13:49:00Z" w16du:dateUtc="2026-03-26T12:49:00Z">
                    <w:rPr>
                      <w:rFonts w:eastAsia="Times New Roman"/>
                      <w:color w:val="000000"/>
                      <w:sz w:val="20"/>
                      <w:szCs w:val="20"/>
                      <w:lang w:val="en-GB" w:eastAsia="en-GB"/>
                    </w:rPr>
                  </w:rPrChange>
                </w:rPr>
                <w:t>mABR server developments on near and far edge</w:t>
              </w:r>
            </w:ins>
          </w:p>
        </w:tc>
        <w:tc>
          <w:tcPr>
            <w:tcW w:w="1422" w:type="dxa"/>
            <w:noWrap/>
            <w:hideMark/>
            <w:tcPrChange w:id="1170" w:author="Darko Ratkaj" w:date="2026-03-26T13:53:00Z" w16du:dateUtc="2026-03-26T12:53:00Z">
              <w:tcPr>
                <w:tcW w:w="5012" w:type="dxa"/>
                <w:gridSpan w:val="3"/>
                <w:tcBorders>
                  <w:top w:val="nil"/>
                  <w:left w:val="nil"/>
                  <w:bottom w:val="single" w:sz="4" w:space="0" w:color="000000"/>
                  <w:right w:val="nil"/>
                </w:tcBorders>
                <w:noWrap/>
                <w:hideMark/>
              </w:tcPr>
            </w:tcPrChange>
          </w:tcPr>
          <w:p w14:paraId="1CEFF0D7" w14:textId="77777777" w:rsidR="001647E8" w:rsidRPr="001647E8" w:rsidRDefault="001647E8" w:rsidP="001647E8">
            <w:pPr>
              <w:widowControl/>
              <w:autoSpaceDE/>
              <w:autoSpaceDN/>
              <w:rPr>
                <w:ins w:id="1171" w:author="Darko Ratkaj" w:date="2026-03-26T13:49:00Z" w16du:dateUtc="2026-03-26T12:49:00Z"/>
                <w:rFonts w:ascii="Montserrat" w:eastAsia="Times New Roman" w:hAnsi="Montserrat"/>
                <w:color w:val="000000"/>
                <w:sz w:val="18"/>
                <w:szCs w:val="18"/>
                <w:lang w:val="en-GB" w:eastAsia="en-GB"/>
                <w:rPrChange w:id="1172" w:author="Darko Ratkaj" w:date="2026-03-26T13:49:00Z" w16du:dateUtc="2026-03-26T12:49:00Z">
                  <w:rPr>
                    <w:ins w:id="1173" w:author="Darko Ratkaj" w:date="2026-03-26T13:49:00Z" w16du:dateUtc="2026-03-26T12:49:00Z"/>
                    <w:rFonts w:eastAsia="Times New Roman"/>
                    <w:color w:val="000000"/>
                    <w:sz w:val="20"/>
                    <w:szCs w:val="20"/>
                    <w:lang w:val="en-GB" w:eastAsia="en-GB"/>
                  </w:rPr>
                </w:rPrChange>
              </w:rPr>
            </w:pPr>
            <w:ins w:id="1174" w:author="Darko Ratkaj" w:date="2026-03-26T13:49:00Z" w16du:dateUtc="2026-03-26T12:49:00Z">
              <w:r w:rsidRPr="001647E8">
                <w:rPr>
                  <w:rFonts w:ascii="Montserrat" w:eastAsia="Times New Roman" w:hAnsi="Montserrat"/>
                  <w:color w:val="000000"/>
                  <w:sz w:val="18"/>
                  <w:szCs w:val="18"/>
                  <w:lang w:val="en-GB" w:eastAsia="en-GB"/>
                  <w:rPrChange w:id="1175" w:author="Darko Ratkaj" w:date="2026-03-26T13:49:00Z" w16du:dateUtc="2026-03-26T12:49:00Z">
                    <w:rPr>
                      <w:rFonts w:eastAsia="Times New Roman"/>
                      <w:color w:val="000000"/>
                      <w:sz w:val="20"/>
                      <w:szCs w:val="20"/>
                      <w:lang w:val="en-GB" w:eastAsia="en-GB"/>
                    </w:rPr>
                  </w:rPrChange>
                </w:rPr>
                <w:t>FTA</w:t>
              </w:r>
            </w:ins>
          </w:p>
        </w:tc>
      </w:tr>
      <w:tr w:rsidR="00A01B51" w:rsidRPr="00A01B51" w14:paraId="01440B65" w14:textId="77777777" w:rsidTr="00A417CB">
        <w:trPr>
          <w:trHeight w:val="255"/>
          <w:jc w:val="center"/>
          <w:ins w:id="1176" w:author="Darko Ratkaj" w:date="2026-03-26T13:49:00Z"/>
          <w:trPrChange w:id="1177" w:author="Darko Ratkaj" w:date="2026-03-26T13:53:00Z" w16du:dateUtc="2026-03-26T12:53:00Z">
            <w:trPr>
              <w:trHeight w:val="255"/>
              <w:jc w:val="center"/>
            </w:trPr>
          </w:trPrChange>
        </w:trPr>
        <w:tc>
          <w:tcPr>
            <w:tcW w:w="1104" w:type="dxa"/>
            <w:noWrap/>
            <w:hideMark/>
            <w:tcPrChange w:id="117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11D2F5D7" w14:textId="77777777" w:rsidR="001647E8" w:rsidRPr="001647E8" w:rsidRDefault="001647E8" w:rsidP="001647E8">
            <w:pPr>
              <w:widowControl/>
              <w:autoSpaceDE/>
              <w:autoSpaceDN/>
              <w:rPr>
                <w:ins w:id="1179" w:author="Darko Ratkaj" w:date="2026-03-26T13:49:00Z" w16du:dateUtc="2026-03-26T12:49:00Z"/>
                <w:rFonts w:ascii="Montserrat" w:eastAsia="Times New Roman" w:hAnsi="Montserrat"/>
                <w:color w:val="000000"/>
                <w:sz w:val="18"/>
                <w:szCs w:val="18"/>
                <w:lang w:val="en-GB" w:eastAsia="en-GB"/>
                <w:rPrChange w:id="1180" w:author="Darko Ratkaj" w:date="2026-03-26T13:49:00Z" w16du:dateUtc="2026-03-26T12:49:00Z">
                  <w:rPr>
                    <w:ins w:id="1181" w:author="Darko Ratkaj" w:date="2026-03-26T13:49:00Z" w16du:dateUtc="2026-03-26T12:49:00Z"/>
                    <w:rFonts w:eastAsia="Times New Roman"/>
                    <w:color w:val="000000"/>
                    <w:sz w:val="20"/>
                    <w:szCs w:val="20"/>
                    <w:lang w:val="en-GB" w:eastAsia="en-GB"/>
                  </w:rPr>
                </w:rPrChange>
              </w:rPr>
            </w:pPr>
            <w:ins w:id="1182" w:author="Darko Ratkaj" w:date="2026-03-26T13:49:00Z" w16du:dateUtc="2026-03-26T12:49:00Z">
              <w:r w:rsidRPr="001647E8">
                <w:rPr>
                  <w:rFonts w:ascii="Montserrat" w:eastAsia="Times New Roman" w:hAnsi="Montserrat"/>
                  <w:color w:val="000000"/>
                  <w:sz w:val="18"/>
                  <w:szCs w:val="18"/>
                  <w:lang w:val="en-GB" w:eastAsia="en-GB"/>
                  <w:rPrChange w:id="1183" w:author="Darko Ratkaj" w:date="2026-03-26T13:49:00Z" w16du:dateUtc="2026-03-26T12:49:00Z">
                    <w:rPr>
                      <w:rFonts w:eastAsia="Times New Roman"/>
                      <w:color w:val="000000"/>
                      <w:sz w:val="20"/>
                      <w:szCs w:val="20"/>
                      <w:lang w:val="en-GB" w:eastAsia="en-GB"/>
                    </w:rPr>
                  </w:rPrChange>
                </w:rPr>
                <w:t>WP 2.4.5</w:t>
              </w:r>
            </w:ins>
          </w:p>
        </w:tc>
        <w:tc>
          <w:tcPr>
            <w:tcW w:w="6546" w:type="dxa"/>
            <w:noWrap/>
            <w:hideMark/>
            <w:tcPrChange w:id="118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652DE6BC" w14:textId="77777777" w:rsidR="001647E8" w:rsidRPr="001647E8" w:rsidRDefault="001647E8" w:rsidP="001647E8">
            <w:pPr>
              <w:widowControl/>
              <w:autoSpaceDE/>
              <w:autoSpaceDN/>
              <w:rPr>
                <w:ins w:id="1185" w:author="Darko Ratkaj" w:date="2026-03-26T13:49:00Z" w16du:dateUtc="2026-03-26T12:49:00Z"/>
                <w:rFonts w:ascii="Montserrat" w:eastAsia="Times New Roman" w:hAnsi="Montserrat"/>
                <w:color w:val="000000"/>
                <w:sz w:val="18"/>
                <w:szCs w:val="18"/>
                <w:lang w:val="en-GB" w:eastAsia="en-GB"/>
                <w:rPrChange w:id="1186" w:author="Darko Ratkaj" w:date="2026-03-26T13:49:00Z" w16du:dateUtc="2026-03-26T12:49:00Z">
                  <w:rPr>
                    <w:ins w:id="1187" w:author="Darko Ratkaj" w:date="2026-03-26T13:49:00Z" w16du:dateUtc="2026-03-26T12:49:00Z"/>
                    <w:rFonts w:eastAsia="Times New Roman"/>
                    <w:color w:val="000000"/>
                    <w:sz w:val="20"/>
                    <w:szCs w:val="20"/>
                    <w:lang w:val="en-GB" w:eastAsia="en-GB"/>
                  </w:rPr>
                </w:rPrChange>
              </w:rPr>
            </w:pPr>
            <w:ins w:id="1188" w:author="Darko Ratkaj" w:date="2026-03-26T13:49:00Z" w16du:dateUtc="2026-03-26T12:49:00Z">
              <w:r w:rsidRPr="001647E8">
                <w:rPr>
                  <w:rFonts w:ascii="Montserrat" w:eastAsia="Times New Roman" w:hAnsi="Montserrat"/>
                  <w:color w:val="000000"/>
                  <w:sz w:val="18"/>
                  <w:szCs w:val="18"/>
                  <w:lang w:val="en-GB" w:eastAsia="en-GB"/>
                  <w:rPrChange w:id="1189" w:author="Darko Ratkaj" w:date="2026-03-26T13:49:00Z" w16du:dateUtc="2026-03-26T12:49:00Z">
                    <w:rPr>
                      <w:rFonts w:eastAsia="Times New Roman"/>
                      <w:color w:val="000000"/>
                      <w:sz w:val="20"/>
                      <w:szCs w:val="20"/>
                      <w:lang w:val="en-GB" w:eastAsia="en-GB"/>
                    </w:rPr>
                  </w:rPrChange>
                </w:rPr>
                <w:t>Micro edge server on far edge</w:t>
              </w:r>
            </w:ins>
          </w:p>
        </w:tc>
        <w:tc>
          <w:tcPr>
            <w:tcW w:w="1422" w:type="dxa"/>
            <w:noWrap/>
            <w:hideMark/>
            <w:tcPrChange w:id="1190" w:author="Darko Ratkaj" w:date="2026-03-26T13:53:00Z" w16du:dateUtc="2026-03-26T12:53:00Z">
              <w:tcPr>
                <w:tcW w:w="5012" w:type="dxa"/>
                <w:gridSpan w:val="3"/>
                <w:tcBorders>
                  <w:top w:val="nil"/>
                  <w:left w:val="nil"/>
                  <w:bottom w:val="single" w:sz="4" w:space="0" w:color="000000"/>
                  <w:right w:val="nil"/>
                </w:tcBorders>
                <w:noWrap/>
                <w:hideMark/>
              </w:tcPr>
            </w:tcPrChange>
          </w:tcPr>
          <w:p w14:paraId="2CF9ABE4" w14:textId="77777777" w:rsidR="001647E8" w:rsidRPr="001647E8" w:rsidRDefault="001647E8" w:rsidP="001647E8">
            <w:pPr>
              <w:widowControl/>
              <w:autoSpaceDE/>
              <w:autoSpaceDN/>
              <w:rPr>
                <w:ins w:id="1191" w:author="Darko Ratkaj" w:date="2026-03-26T13:49:00Z" w16du:dateUtc="2026-03-26T12:49:00Z"/>
                <w:rFonts w:ascii="Montserrat" w:eastAsia="Times New Roman" w:hAnsi="Montserrat"/>
                <w:color w:val="000000"/>
                <w:sz w:val="18"/>
                <w:szCs w:val="18"/>
                <w:lang w:val="en-GB" w:eastAsia="en-GB"/>
                <w:rPrChange w:id="1192" w:author="Darko Ratkaj" w:date="2026-03-26T13:49:00Z" w16du:dateUtc="2026-03-26T12:49:00Z">
                  <w:rPr>
                    <w:ins w:id="1193" w:author="Darko Ratkaj" w:date="2026-03-26T13:49:00Z" w16du:dateUtc="2026-03-26T12:49:00Z"/>
                    <w:rFonts w:eastAsia="Times New Roman"/>
                    <w:color w:val="000000"/>
                    <w:sz w:val="20"/>
                    <w:szCs w:val="20"/>
                    <w:lang w:val="en-GB" w:eastAsia="en-GB"/>
                  </w:rPr>
                </w:rPrChange>
              </w:rPr>
            </w:pPr>
            <w:ins w:id="1194" w:author="Darko Ratkaj" w:date="2026-03-26T13:49:00Z" w16du:dateUtc="2026-03-26T12:49:00Z">
              <w:r w:rsidRPr="001647E8">
                <w:rPr>
                  <w:rFonts w:ascii="Montserrat" w:eastAsia="Times New Roman" w:hAnsi="Montserrat"/>
                  <w:color w:val="000000"/>
                  <w:sz w:val="18"/>
                  <w:szCs w:val="18"/>
                  <w:lang w:val="en-GB" w:eastAsia="en-GB"/>
                  <w:rPrChange w:id="1195" w:author="Darko Ratkaj" w:date="2026-03-26T13:49:00Z" w16du:dateUtc="2026-03-26T12:49:00Z">
                    <w:rPr>
                      <w:rFonts w:eastAsia="Times New Roman"/>
                      <w:color w:val="000000"/>
                      <w:sz w:val="20"/>
                      <w:szCs w:val="20"/>
                      <w:lang w:val="en-GB" w:eastAsia="en-GB"/>
                    </w:rPr>
                  </w:rPrChange>
                </w:rPr>
                <w:t>FTA</w:t>
              </w:r>
            </w:ins>
          </w:p>
        </w:tc>
      </w:tr>
      <w:tr w:rsidR="00A01B51" w:rsidRPr="00A01B51" w14:paraId="0457E2E7" w14:textId="77777777" w:rsidTr="00A417CB">
        <w:trPr>
          <w:trHeight w:val="255"/>
          <w:jc w:val="center"/>
          <w:ins w:id="1196" w:author="Darko Ratkaj" w:date="2026-03-26T13:49:00Z"/>
          <w:trPrChange w:id="1197" w:author="Darko Ratkaj" w:date="2026-03-26T13:53:00Z" w16du:dateUtc="2026-03-26T12:53:00Z">
            <w:trPr>
              <w:trHeight w:val="255"/>
              <w:jc w:val="center"/>
            </w:trPr>
          </w:trPrChange>
        </w:trPr>
        <w:tc>
          <w:tcPr>
            <w:tcW w:w="1104" w:type="dxa"/>
            <w:noWrap/>
            <w:hideMark/>
            <w:tcPrChange w:id="119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2A75D2B2" w14:textId="77777777" w:rsidR="001647E8" w:rsidRPr="001647E8" w:rsidRDefault="001647E8" w:rsidP="001647E8">
            <w:pPr>
              <w:widowControl/>
              <w:autoSpaceDE/>
              <w:autoSpaceDN/>
              <w:rPr>
                <w:ins w:id="1199" w:author="Darko Ratkaj" w:date="2026-03-26T13:49:00Z" w16du:dateUtc="2026-03-26T12:49:00Z"/>
                <w:rFonts w:ascii="Montserrat" w:eastAsia="Times New Roman" w:hAnsi="Montserrat"/>
                <w:color w:val="000000"/>
                <w:sz w:val="18"/>
                <w:szCs w:val="18"/>
                <w:lang w:val="en-GB" w:eastAsia="en-GB"/>
                <w:rPrChange w:id="1200" w:author="Darko Ratkaj" w:date="2026-03-26T13:49:00Z" w16du:dateUtc="2026-03-26T12:49:00Z">
                  <w:rPr>
                    <w:ins w:id="1201" w:author="Darko Ratkaj" w:date="2026-03-26T13:49:00Z" w16du:dateUtc="2026-03-26T12:49:00Z"/>
                    <w:rFonts w:eastAsia="Times New Roman"/>
                    <w:color w:val="000000"/>
                    <w:sz w:val="20"/>
                    <w:szCs w:val="20"/>
                    <w:lang w:val="en-GB" w:eastAsia="en-GB"/>
                  </w:rPr>
                </w:rPrChange>
              </w:rPr>
            </w:pPr>
            <w:ins w:id="1202" w:author="Darko Ratkaj" w:date="2026-03-26T13:49:00Z" w16du:dateUtc="2026-03-26T12:49:00Z">
              <w:r w:rsidRPr="001647E8">
                <w:rPr>
                  <w:rFonts w:ascii="Montserrat" w:eastAsia="Times New Roman" w:hAnsi="Montserrat"/>
                  <w:color w:val="000000"/>
                  <w:sz w:val="18"/>
                  <w:szCs w:val="18"/>
                  <w:lang w:val="en-GB" w:eastAsia="en-GB"/>
                  <w:rPrChange w:id="1203" w:author="Darko Ratkaj" w:date="2026-03-26T13:49:00Z" w16du:dateUtc="2026-03-26T12:49:00Z">
                    <w:rPr>
                      <w:rFonts w:eastAsia="Times New Roman"/>
                      <w:color w:val="000000"/>
                      <w:sz w:val="20"/>
                      <w:szCs w:val="20"/>
                      <w:lang w:val="en-GB" w:eastAsia="en-GB"/>
                    </w:rPr>
                  </w:rPrChange>
                </w:rPr>
                <w:t>WP 2.4.6</w:t>
              </w:r>
            </w:ins>
          </w:p>
        </w:tc>
        <w:tc>
          <w:tcPr>
            <w:tcW w:w="6546" w:type="dxa"/>
            <w:noWrap/>
            <w:hideMark/>
            <w:tcPrChange w:id="120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0520C891" w14:textId="77777777" w:rsidR="001647E8" w:rsidRPr="001647E8" w:rsidRDefault="001647E8" w:rsidP="001647E8">
            <w:pPr>
              <w:widowControl/>
              <w:autoSpaceDE/>
              <w:autoSpaceDN/>
              <w:rPr>
                <w:ins w:id="1205" w:author="Darko Ratkaj" w:date="2026-03-26T13:49:00Z" w16du:dateUtc="2026-03-26T12:49:00Z"/>
                <w:rFonts w:ascii="Montserrat" w:eastAsia="Times New Roman" w:hAnsi="Montserrat"/>
                <w:color w:val="000000"/>
                <w:sz w:val="18"/>
                <w:szCs w:val="18"/>
                <w:lang w:val="en-GB" w:eastAsia="en-GB"/>
                <w:rPrChange w:id="1206" w:author="Darko Ratkaj" w:date="2026-03-26T13:49:00Z" w16du:dateUtc="2026-03-26T12:49:00Z">
                  <w:rPr>
                    <w:ins w:id="1207" w:author="Darko Ratkaj" w:date="2026-03-26T13:49:00Z" w16du:dateUtc="2026-03-26T12:49:00Z"/>
                    <w:rFonts w:eastAsia="Times New Roman"/>
                    <w:color w:val="000000"/>
                    <w:sz w:val="20"/>
                    <w:szCs w:val="20"/>
                    <w:lang w:val="en-GB" w:eastAsia="en-GB"/>
                  </w:rPr>
                </w:rPrChange>
              </w:rPr>
            </w:pPr>
            <w:ins w:id="1208" w:author="Darko Ratkaj" w:date="2026-03-26T13:49:00Z" w16du:dateUtc="2026-03-26T12:49:00Z">
              <w:r w:rsidRPr="001647E8">
                <w:rPr>
                  <w:rFonts w:ascii="Montserrat" w:eastAsia="Times New Roman" w:hAnsi="Montserrat"/>
                  <w:color w:val="000000"/>
                  <w:sz w:val="18"/>
                  <w:szCs w:val="18"/>
                  <w:lang w:val="en-GB" w:eastAsia="en-GB"/>
                  <w:rPrChange w:id="1209" w:author="Darko Ratkaj" w:date="2026-03-26T13:49:00Z" w16du:dateUtc="2026-03-26T12:49:00Z">
                    <w:rPr>
                      <w:rFonts w:eastAsia="Times New Roman"/>
                      <w:color w:val="000000"/>
                      <w:sz w:val="20"/>
                      <w:szCs w:val="20"/>
                      <w:lang w:val="en-GB" w:eastAsia="en-GB"/>
                    </w:rPr>
                  </w:rPrChange>
                </w:rPr>
                <w:t>Distribution recommendations and end user profile setting from content providers</w:t>
              </w:r>
            </w:ins>
          </w:p>
        </w:tc>
        <w:tc>
          <w:tcPr>
            <w:tcW w:w="1422" w:type="dxa"/>
            <w:noWrap/>
            <w:hideMark/>
            <w:tcPrChange w:id="1210" w:author="Darko Ratkaj" w:date="2026-03-26T13:53:00Z" w16du:dateUtc="2026-03-26T12:53:00Z">
              <w:tcPr>
                <w:tcW w:w="5012" w:type="dxa"/>
                <w:gridSpan w:val="3"/>
                <w:tcBorders>
                  <w:top w:val="nil"/>
                  <w:left w:val="nil"/>
                  <w:bottom w:val="single" w:sz="4" w:space="0" w:color="000000"/>
                  <w:right w:val="nil"/>
                </w:tcBorders>
                <w:noWrap/>
                <w:hideMark/>
              </w:tcPr>
            </w:tcPrChange>
          </w:tcPr>
          <w:p w14:paraId="55BB0FBF" w14:textId="77777777" w:rsidR="001647E8" w:rsidRPr="001647E8" w:rsidRDefault="001647E8" w:rsidP="001647E8">
            <w:pPr>
              <w:widowControl/>
              <w:autoSpaceDE/>
              <w:autoSpaceDN/>
              <w:rPr>
                <w:ins w:id="1211" w:author="Darko Ratkaj" w:date="2026-03-26T13:49:00Z" w16du:dateUtc="2026-03-26T12:49:00Z"/>
                <w:rFonts w:ascii="Montserrat" w:eastAsia="Times New Roman" w:hAnsi="Montserrat"/>
                <w:color w:val="000000"/>
                <w:sz w:val="18"/>
                <w:szCs w:val="18"/>
                <w:lang w:val="en-GB" w:eastAsia="en-GB"/>
                <w:rPrChange w:id="1212" w:author="Darko Ratkaj" w:date="2026-03-26T13:49:00Z" w16du:dateUtc="2026-03-26T12:49:00Z">
                  <w:rPr>
                    <w:ins w:id="1213" w:author="Darko Ratkaj" w:date="2026-03-26T13:49:00Z" w16du:dateUtc="2026-03-26T12:49:00Z"/>
                    <w:rFonts w:eastAsia="Times New Roman"/>
                    <w:color w:val="000000"/>
                    <w:sz w:val="20"/>
                    <w:szCs w:val="20"/>
                    <w:lang w:val="en-GB" w:eastAsia="en-GB"/>
                  </w:rPr>
                </w:rPrChange>
              </w:rPr>
            </w:pPr>
            <w:ins w:id="1214" w:author="Darko Ratkaj" w:date="2026-03-26T13:49:00Z" w16du:dateUtc="2026-03-26T12:49:00Z">
              <w:r w:rsidRPr="001647E8">
                <w:rPr>
                  <w:rFonts w:ascii="Montserrat" w:eastAsia="Times New Roman" w:hAnsi="Montserrat"/>
                  <w:color w:val="000000"/>
                  <w:sz w:val="18"/>
                  <w:szCs w:val="18"/>
                  <w:lang w:val="en-GB" w:eastAsia="en-GB"/>
                  <w:rPrChange w:id="1215" w:author="Darko Ratkaj" w:date="2026-03-26T13:49:00Z" w16du:dateUtc="2026-03-26T12:49:00Z">
                    <w:rPr>
                      <w:rFonts w:eastAsia="Times New Roman"/>
                      <w:color w:val="000000"/>
                      <w:sz w:val="20"/>
                      <w:szCs w:val="20"/>
                      <w:lang w:val="en-GB" w:eastAsia="en-GB"/>
                    </w:rPr>
                  </w:rPrChange>
                </w:rPr>
                <w:t>EBU</w:t>
              </w:r>
            </w:ins>
          </w:p>
        </w:tc>
      </w:tr>
      <w:tr w:rsidR="00A01B51" w:rsidRPr="00A01B51" w14:paraId="28D4EAB6" w14:textId="77777777" w:rsidTr="00A417CB">
        <w:trPr>
          <w:trHeight w:val="255"/>
          <w:jc w:val="center"/>
          <w:ins w:id="1216" w:author="Darko Ratkaj" w:date="2026-03-26T13:49:00Z"/>
          <w:trPrChange w:id="1217" w:author="Darko Ratkaj" w:date="2026-03-26T13:53:00Z" w16du:dateUtc="2026-03-26T12:53:00Z">
            <w:trPr>
              <w:trHeight w:val="255"/>
              <w:jc w:val="center"/>
            </w:trPr>
          </w:trPrChange>
        </w:trPr>
        <w:tc>
          <w:tcPr>
            <w:tcW w:w="1104" w:type="dxa"/>
            <w:noWrap/>
            <w:hideMark/>
            <w:tcPrChange w:id="121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3AA85EE2" w14:textId="77777777" w:rsidR="001647E8" w:rsidRPr="001647E8" w:rsidRDefault="001647E8" w:rsidP="001647E8">
            <w:pPr>
              <w:widowControl/>
              <w:autoSpaceDE/>
              <w:autoSpaceDN/>
              <w:rPr>
                <w:ins w:id="1219" w:author="Darko Ratkaj" w:date="2026-03-26T13:49:00Z" w16du:dateUtc="2026-03-26T12:49:00Z"/>
                <w:rFonts w:ascii="Montserrat" w:eastAsia="Times New Roman" w:hAnsi="Montserrat"/>
                <w:color w:val="000000"/>
                <w:sz w:val="18"/>
                <w:szCs w:val="18"/>
                <w:lang w:val="en-GB" w:eastAsia="en-GB"/>
                <w:rPrChange w:id="1220" w:author="Darko Ratkaj" w:date="2026-03-26T13:49:00Z" w16du:dateUtc="2026-03-26T12:49:00Z">
                  <w:rPr>
                    <w:ins w:id="1221" w:author="Darko Ratkaj" w:date="2026-03-26T13:49:00Z" w16du:dateUtc="2026-03-26T12:49:00Z"/>
                    <w:rFonts w:eastAsia="Times New Roman"/>
                    <w:color w:val="000000"/>
                    <w:sz w:val="20"/>
                    <w:szCs w:val="20"/>
                    <w:lang w:val="en-GB" w:eastAsia="en-GB"/>
                  </w:rPr>
                </w:rPrChange>
              </w:rPr>
            </w:pPr>
            <w:ins w:id="1222" w:author="Darko Ratkaj" w:date="2026-03-26T13:49:00Z" w16du:dateUtc="2026-03-26T12:49:00Z">
              <w:r w:rsidRPr="001647E8">
                <w:rPr>
                  <w:rFonts w:ascii="Montserrat" w:eastAsia="Times New Roman" w:hAnsi="Montserrat"/>
                  <w:color w:val="000000"/>
                  <w:sz w:val="18"/>
                  <w:szCs w:val="18"/>
                  <w:lang w:val="en-GB" w:eastAsia="en-GB"/>
                  <w:rPrChange w:id="1223" w:author="Darko Ratkaj" w:date="2026-03-26T13:49:00Z" w16du:dateUtc="2026-03-26T12:49:00Z">
                    <w:rPr>
                      <w:rFonts w:eastAsia="Times New Roman"/>
                      <w:color w:val="000000"/>
                      <w:sz w:val="20"/>
                      <w:szCs w:val="20"/>
                      <w:lang w:val="en-GB" w:eastAsia="en-GB"/>
                    </w:rPr>
                  </w:rPrChange>
                </w:rPr>
                <w:t>WP 2.5.1</w:t>
              </w:r>
            </w:ins>
          </w:p>
        </w:tc>
        <w:tc>
          <w:tcPr>
            <w:tcW w:w="6546" w:type="dxa"/>
            <w:noWrap/>
            <w:hideMark/>
            <w:tcPrChange w:id="122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684CC8F5" w14:textId="77777777" w:rsidR="001647E8" w:rsidRPr="001647E8" w:rsidRDefault="001647E8" w:rsidP="001647E8">
            <w:pPr>
              <w:widowControl/>
              <w:autoSpaceDE/>
              <w:autoSpaceDN/>
              <w:rPr>
                <w:ins w:id="1225" w:author="Darko Ratkaj" w:date="2026-03-26T13:49:00Z" w16du:dateUtc="2026-03-26T12:49:00Z"/>
                <w:rFonts w:ascii="Montserrat" w:eastAsia="Times New Roman" w:hAnsi="Montserrat"/>
                <w:color w:val="000000"/>
                <w:sz w:val="18"/>
                <w:szCs w:val="18"/>
                <w:lang w:val="en-GB" w:eastAsia="en-GB"/>
                <w:rPrChange w:id="1226" w:author="Darko Ratkaj" w:date="2026-03-26T13:49:00Z" w16du:dateUtc="2026-03-26T12:49:00Z">
                  <w:rPr>
                    <w:ins w:id="1227" w:author="Darko Ratkaj" w:date="2026-03-26T13:49:00Z" w16du:dateUtc="2026-03-26T12:49:00Z"/>
                    <w:rFonts w:eastAsia="Times New Roman"/>
                    <w:color w:val="000000"/>
                    <w:sz w:val="20"/>
                    <w:szCs w:val="20"/>
                    <w:lang w:val="en-GB" w:eastAsia="en-GB"/>
                  </w:rPr>
                </w:rPrChange>
              </w:rPr>
            </w:pPr>
            <w:ins w:id="1228" w:author="Darko Ratkaj" w:date="2026-03-26T13:49:00Z" w16du:dateUtc="2026-03-26T12:49:00Z">
              <w:r w:rsidRPr="001647E8">
                <w:rPr>
                  <w:rFonts w:ascii="Montserrat" w:eastAsia="Times New Roman" w:hAnsi="Montserrat"/>
                  <w:color w:val="000000"/>
                  <w:sz w:val="18"/>
                  <w:szCs w:val="18"/>
                  <w:lang w:val="en-GB" w:eastAsia="en-GB"/>
                  <w:rPrChange w:id="1229" w:author="Darko Ratkaj" w:date="2026-03-26T13:49:00Z" w16du:dateUtc="2026-03-26T12:49:00Z">
                    <w:rPr>
                      <w:rFonts w:eastAsia="Times New Roman"/>
                      <w:color w:val="000000"/>
                      <w:sz w:val="20"/>
                      <w:szCs w:val="20"/>
                      <w:lang w:val="en-GB" w:eastAsia="en-GB"/>
                    </w:rPr>
                  </w:rPrChange>
                </w:rPr>
                <w:t>5G orchestrator for edge environments</w:t>
              </w:r>
            </w:ins>
          </w:p>
        </w:tc>
        <w:tc>
          <w:tcPr>
            <w:tcW w:w="1422" w:type="dxa"/>
            <w:noWrap/>
            <w:hideMark/>
            <w:tcPrChange w:id="1230" w:author="Darko Ratkaj" w:date="2026-03-26T13:53:00Z" w16du:dateUtc="2026-03-26T12:53:00Z">
              <w:tcPr>
                <w:tcW w:w="5012" w:type="dxa"/>
                <w:gridSpan w:val="3"/>
                <w:tcBorders>
                  <w:top w:val="nil"/>
                  <w:left w:val="nil"/>
                  <w:bottom w:val="single" w:sz="4" w:space="0" w:color="000000"/>
                  <w:right w:val="nil"/>
                </w:tcBorders>
                <w:noWrap/>
                <w:hideMark/>
              </w:tcPr>
            </w:tcPrChange>
          </w:tcPr>
          <w:p w14:paraId="64C65C6F" w14:textId="77777777" w:rsidR="001647E8" w:rsidRPr="001647E8" w:rsidRDefault="001647E8" w:rsidP="001647E8">
            <w:pPr>
              <w:widowControl/>
              <w:autoSpaceDE/>
              <w:autoSpaceDN/>
              <w:rPr>
                <w:ins w:id="1231" w:author="Darko Ratkaj" w:date="2026-03-26T13:49:00Z" w16du:dateUtc="2026-03-26T12:49:00Z"/>
                <w:rFonts w:ascii="Montserrat" w:eastAsia="Times New Roman" w:hAnsi="Montserrat"/>
                <w:color w:val="000000"/>
                <w:sz w:val="18"/>
                <w:szCs w:val="18"/>
                <w:lang w:val="en-GB" w:eastAsia="en-GB"/>
                <w:rPrChange w:id="1232" w:author="Darko Ratkaj" w:date="2026-03-26T13:49:00Z" w16du:dateUtc="2026-03-26T12:49:00Z">
                  <w:rPr>
                    <w:ins w:id="1233" w:author="Darko Ratkaj" w:date="2026-03-26T13:49:00Z" w16du:dateUtc="2026-03-26T12:49:00Z"/>
                    <w:rFonts w:eastAsia="Times New Roman"/>
                    <w:color w:val="000000"/>
                    <w:sz w:val="20"/>
                    <w:szCs w:val="20"/>
                    <w:lang w:val="en-GB" w:eastAsia="en-GB"/>
                  </w:rPr>
                </w:rPrChange>
              </w:rPr>
            </w:pPr>
            <w:ins w:id="1234" w:author="Darko Ratkaj" w:date="2026-03-26T13:49:00Z" w16du:dateUtc="2026-03-26T12:49:00Z">
              <w:r w:rsidRPr="001647E8">
                <w:rPr>
                  <w:rFonts w:ascii="Montserrat" w:eastAsia="Times New Roman" w:hAnsi="Montserrat"/>
                  <w:color w:val="000000"/>
                  <w:sz w:val="18"/>
                  <w:szCs w:val="18"/>
                  <w:lang w:val="en-GB" w:eastAsia="en-GB"/>
                  <w:rPrChange w:id="1235" w:author="Darko Ratkaj" w:date="2026-03-26T13:49:00Z" w16du:dateUtc="2026-03-26T12:49:00Z">
                    <w:rPr>
                      <w:rFonts w:eastAsia="Times New Roman"/>
                      <w:color w:val="000000"/>
                      <w:sz w:val="20"/>
                      <w:szCs w:val="20"/>
                      <w:lang w:val="en-GB" w:eastAsia="en-GB"/>
                    </w:rPr>
                  </w:rPrChange>
                </w:rPr>
                <w:t>Nextworks</w:t>
              </w:r>
            </w:ins>
          </w:p>
        </w:tc>
      </w:tr>
      <w:tr w:rsidR="00A01B51" w:rsidRPr="00A01B51" w14:paraId="0B2B5989" w14:textId="77777777" w:rsidTr="00A417CB">
        <w:trPr>
          <w:trHeight w:val="255"/>
          <w:jc w:val="center"/>
          <w:ins w:id="1236" w:author="Darko Ratkaj" w:date="2026-03-26T13:49:00Z"/>
          <w:trPrChange w:id="1237" w:author="Darko Ratkaj" w:date="2026-03-26T13:53:00Z" w16du:dateUtc="2026-03-26T12:53:00Z">
            <w:trPr>
              <w:trHeight w:val="255"/>
              <w:jc w:val="center"/>
            </w:trPr>
          </w:trPrChange>
        </w:trPr>
        <w:tc>
          <w:tcPr>
            <w:tcW w:w="1104" w:type="dxa"/>
            <w:noWrap/>
            <w:hideMark/>
            <w:tcPrChange w:id="123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0B3D2089" w14:textId="77777777" w:rsidR="001647E8" w:rsidRPr="001647E8" w:rsidRDefault="001647E8" w:rsidP="001647E8">
            <w:pPr>
              <w:widowControl/>
              <w:autoSpaceDE/>
              <w:autoSpaceDN/>
              <w:rPr>
                <w:ins w:id="1239" w:author="Darko Ratkaj" w:date="2026-03-26T13:49:00Z" w16du:dateUtc="2026-03-26T12:49:00Z"/>
                <w:rFonts w:ascii="Montserrat" w:eastAsia="Times New Roman" w:hAnsi="Montserrat"/>
                <w:color w:val="000000"/>
                <w:sz w:val="18"/>
                <w:szCs w:val="18"/>
                <w:lang w:val="en-GB" w:eastAsia="en-GB"/>
                <w:rPrChange w:id="1240" w:author="Darko Ratkaj" w:date="2026-03-26T13:49:00Z" w16du:dateUtc="2026-03-26T12:49:00Z">
                  <w:rPr>
                    <w:ins w:id="1241" w:author="Darko Ratkaj" w:date="2026-03-26T13:49:00Z" w16du:dateUtc="2026-03-26T12:49:00Z"/>
                    <w:rFonts w:eastAsia="Times New Roman"/>
                    <w:color w:val="000000"/>
                    <w:sz w:val="20"/>
                    <w:szCs w:val="20"/>
                    <w:lang w:val="en-GB" w:eastAsia="en-GB"/>
                  </w:rPr>
                </w:rPrChange>
              </w:rPr>
            </w:pPr>
            <w:ins w:id="1242" w:author="Darko Ratkaj" w:date="2026-03-26T13:49:00Z" w16du:dateUtc="2026-03-26T12:49:00Z">
              <w:r w:rsidRPr="001647E8">
                <w:rPr>
                  <w:rFonts w:ascii="Montserrat" w:eastAsia="Times New Roman" w:hAnsi="Montserrat"/>
                  <w:color w:val="000000"/>
                  <w:sz w:val="18"/>
                  <w:szCs w:val="18"/>
                  <w:lang w:val="en-GB" w:eastAsia="en-GB"/>
                  <w:rPrChange w:id="1243" w:author="Darko Ratkaj" w:date="2026-03-26T13:49:00Z" w16du:dateUtc="2026-03-26T12:49:00Z">
                    <w:rPr>
                      <w:rFonts w:eastAsia="Times New Roman"/>
                      <w:color w:val="000000"/>
                      <w:sz w:val="20"/>
                      <w:szCs w:val="20"/>
                      <w:lang w:val="en-GB" w:eastAsia="en-GB"/>
                    </w:rPr>
                  </w:rPrChange>
                </w:rPr>
                <w:t>WP 2.5.2</w:t>
              </w:r>
            </w:ins>
          </w:p>
        </w:tc>
        <w:tc>
          <w:tcPr>
            <w:tcW w:w="6546" w:type="dxa"/>
            <w:noWrap/>
            <w:hideMark/>
            <w:tcPrChange w:id="124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4315E822" w14:textId="77777777" w:rsidR="001647E8" w:rsidRPr="001647E8" w:rsidRDefault="001647E8" w:rsidP="001647E8">
            <w:pPr>
              <w:widowControl/>
              <w:autoSpaceDE/>
              <w:autoSpaceDN/>
              <w:rPr>
                <w:ins w:id="1245" w:author="Darko Ratkaj" w:date="2026-03-26T13:49:00Z" w16du:dateUtc="2026-03-26T12:49:00Z"/>
                <w:rFonts w:ascii="Montserrat" w:eastAsia="Times New Roman" w:hAnsi="Montserrat"/>
                <w:color w:val="000000"/>
                <w:sz w:val="18"/>
                <w:szCs w:val="18"/>
                <w:lang w:val="en-GB" w:eastAsia="en-GB"/>
                <w:rPrChange w:id="1246" w:author="Darko Ratkaj" w:date="2026-03-26T13:49:00Z" w16du:dateUtc="2026-03-26T12:49:00Z">
                  <w:rPr>
                    <w:ins w:id="1247" w:author="Darko Ratkaj" w:date="2026-03-26T13:49:00Z" w16du:dateUtc="2026-03-26T12:49:00Z"/>
                    <w:rFonts w:eastAsia="Times New Roman"/>
                    <w:color w:val="000000"/>
                    <w:sz w:val="20"/>
                    <w:szCs w:val="20"/>
                    <w:lang w:val="en-GB" w:eastAsia="en-GB"/>
                  </w:rPr>
                </w:rPrChange>
              </w:rPr>
            </w:pPr>
            <w:ins w:id="1248" w:author="Darko Ratkaj" w:date="2026-03-26T13:49:00Z" w16du:dateUtc="2026-03-26T12:49:00Z">
              <w:r w:rsidRPr="001647E8">
                <w:rPr>
                  <w:rFonts w:ascii="Montserrat" w:eastAsia="Times New Roman" w:hAnsi="Montserrat"/>
                  <w:color w:val="000000"/>
                  <w:sz w:val="18"/>
                  <w:szCs w:val="18"/>
                  <w:lang w:val="en-GB" w:eastAsia="en-GB"/>
                  <w:rPrChange w:id="1249" w:author="Darko Ratkaj" w:date="2026-03-26T13:49:00Z" w16du:dateUtc="2026-03-26T12:49:00Z">
                    <w:rPr>
                      <w:rFonts w:eastAsia="Times New Roman"/>
                      <w:color w:val="000000"/>
                      <w:sz w:val="20"/>
                      <w:szCs w:val="20"/>
                      <w:lang w:val="en-GB" w:eastAsia="en-GB"/>
                    </w:rPr>
                  </w:rPrChange>
                </w:rPr>
                <w:t>N3IWF prototype with QoS, multicast and trust management</w:t>
              </w:r>
            </w:ins>
          </w:p>
        </w:tc>
        <w:tc>
          <w:tcPr>
            <w:tcW w:w="1422" w:type="dxa"/>
            <w:noWrap/>
            <w:hideMark/>
            <w:tcPrChange w:id="1250" w:author="Darko Ratkaj" w:date="2026-03-26T13:53:00Z" w16du:dateUtc="2026-03-26T12:53:00Z">
              <w:tcPr>
                <w:tcW w:w="5012" w:type="dxa"/>
                <w:gridSpan w:val="3"/>
                <w:tcBorders>
                  <w:top w:val="nil"/>
                  <w:left w:val="nil"/>
                  <w:bottom w:val="single" w:sz="4" w:space="0" w:color="000000"/>
                  <w:right w:val="nil"/>
                </w:tcBorders>
                <w:noWrap/>
                <w:hideMark/>
              </w:tcPr>
            </w:tcPrChange>
          </w:tcPr>
          <w:p w14:paraId="3A773B51" w14:textId="77777777" w:rsidR="001647E8" w:rsidRPr="001647E8" w:rsidRDefault="001647E8" w:rsidP="001647E8">
            <w:pPr>
              <w:widowControl/>
              <w:autoSpaceDE/>
              <w:autoSpaceDN/>
              <w:rPr>
                <w:ins w:id="1251" w:author="Darko Ratkaj" w:date="2026-03-26T13:49:00Z" w16du:dateUtc="2026-03-26T12:49:00Z"/>
                <w:rFonts w:ascii="Montserrat" w:eastAsia="Times New Roman" w:hAnsi="Montserrat"/>
                <w:color w:val="000000"/>
                <w:sz w:val="18"/>
                <w:szCs w:val="18"/>
                <w:lang w:val="en-GB" w:eastAsia="en-GB"/>
                <w:rPrChange w:id="1252" w:author="Darko Ratkaj" w:date="2026-03-26T13:49:00Z" w16du:dateUtc="2026-03-26T12:49:00Z">
                  <w:rPr>
                    <w:ins w:id="1253" w:author="Darko Ratkaj" w:date="2026-03-26T13:49:00Z" w16du:dateUtc="2026-03-26T12:49:00Z"/>
                    <w:rFonts w:eastAsia="Times New Roman"/>
                    <w:color w:val="000000"/>
                    <w:sz w:val="20"/>
                    <w:szCs w:val="20"/>
                    <w:lang w:val="en-GB" w:eastAsia="en-GB"/>
                  </w:rPr>
                </w:rPrChange>
              </w:rPr>
            </w:pPr>
            <w:ins w:id="1254" w:author="Darko Ratkaj" w:date="2026-03-26T13:49:00Z" w16du:dateUtc="2026-03-26T12:49:00Z">
              <w:r w:rsidRPr="001647E8">
                <w:rPr>
                  <w:rFonts w:ascii="Montserrat" w:eastAsia="Times New Roman" w:hAnsi="Montserrat"/>
                  <w:color w:val="000000"/>
                  <w:sz w:val="18"/>
                  <w:szCs w:val="18"/>
                  <w:lang w:val="en-GB" w:eastAsia="en-GB"/>
                  <w:rPrChange w:id="1255" w:author="Darko Ratkaj" w:date="2026-03-26T13:49:00Z" w16du:dateUtc="2026-03-26T12:49:00Z">
                    <w:rPr>
                      <w:rFonts w:eastAsia="Times New Roman"/>
                      <w:color w:val="000000"/>
                      <w:sz w:val="20"/>
                      <w:szCs w:val="20"/>
                      <w:lang w:val="en-GB" w:eastAsia="en-GB"/>
                    </w:rPr>
                  </w:rPrChange>
                </w:rPr>
                <w:t>RomARS</w:t>
              </w:r>
            </w:ins>
          </w:p>
        </w:tc>
      </w:tr>
      <w:tr w:rsidR="00A01B51" w:rsidRPr="00A01B51" w14:paraId="48C4BBF7" w14:textId="77777777" w:rsidTr="00A417CB">
        <w:trPr>
          <w:trHeight w:val="255"/>
          <w:jc w:val="center"/>
          <w:ins w:id="1256" w:author="Darko Ratkaj" w:date="2026-03-26T13:49:00Z"/>
          <w:trPrChange w:id="1257" w:author="Darko Ratkaj" w:date="2026-03-26T13:53:00Z" w16du:dateUtc="2026-03-26T12:53:00Z">
            <w:trPr>
              <w:trHeight w:val="255"/>
              <w:jc w:val="center"/>
            </w:trPr>
          </w:trPrChange>
        </w:trPr>
        <w:tc>
          <w:tcPr>
            <w:tcW w:w="1104" w:type="dxa"/>
            <w:noWrap/>
            <w:hideMark/>
            <w:tcPrChange w:id="1258" w:author="Darko Ratkaj" w:date="2026-03-26T13:53:00Z" w16du:dateUtc="2026-03-26T12:53:00Z">
              <w:tcPr>
                <w:tcW w:w="1000" w:type="dxa"/>
                <w:tcBorders>
                  <w:top w:val="nil"/>
                  <w:left w:val="single" w:sz="4" w:space="0" w:color="000000"/>
                  <w:bottom w:val="single" w:sz="4" w:space="0" w:color="000000"/>
                  <w:right w:val="single" w:sz="4" w:space="0" w:color="000000"/>
                </w:tcBorders>
                <w:noWrap/>
                <w:hideMark/>
              </w:tcPr>
            </w:tcPrChange>
          </w:tcPr>
          <w:p w14:paraId="19169EB6" w14:textId="77777777" w:rsidR="001647E8" w:rsidRPr="001647E8" w:rsidRDefault="001647E8" w:rsidP="001647E8">
            <w:pPr>
              <w:widowControl/>
              <w:autoSpaceDE/>
              <w:autoSpaceDN/>
              <w:rPr>
                <w:ins w:id="1259" w:author="Darko Ratkaj" w:date="2026-03-26T13:49:00Z" w16du:dateUtc="2026-03-26T12:49:00Z"/>
                <w:rFonts w:ascii="Montserrat" w:eastAsia="Times New Roman" w:hAnsi="Montserrat"/>
                <w:color w:val="000000"/>
                <w:sz w:val="18"/>
                <w:szCs w:val="18"/>
                <w:lang w:val="en-GB" w:eastAsia="en-GB"/>
                <w:rPrChange w:id="1260" w:author="Darko Ratkaj" w:date="2026-03-26T13:49:00Z" w16du:dateUtc="2026-03-26T12:49:00Z">
                  <w:rPr>
                    <w:ins w:id="1261" w:author="Darko Ratkaj" w:date="2026-03-26T13:49:00Z" w16du:dateUtc="2026-03-26T12:49:00Z"/>
                    <w:rFonts w:eastAsia="Times New Roman"/>
                    <w:color w:val="000000"/>
                    <w:sz w:val="20"/>
                    <w:szCs w:val="20"/>
                    <w:lang w:val="en-GB" w:eastAsia="en-GB"/>
                  </w:rPr>
                </w:rPrChange>
              </w:rPr>
            </w:pPr>
            <w:ins w:id="1262" w:author="Darko Ratkaj" w:date="2026-03-26T13:49:00Z" w16du:dateUtc="2026-03-26T12:49:00Z">
              <w:r w:rsidRPr="001647E8">
                <w:rPr>
                  <w:rFonts w:ascii="Montserrat" w:eastAsia="Times New Roman" w:hAnsi="Montserrat"/>
                  <w:color w:val="000000"/>
                  <w:sz w:val="18"/>
                  <w:szCs w:val="18"/>
                  <w:lang w:val="en-GB" w:eastAsia="en-GB"/>
                  <w:rPrChange w:id="1263" w:author="Darko Ratkaj" w:date="2026-03-26T13:49:00Z" w16du:dateUtc="2026-03-26T12:49:00Z">
                    <w:rPr>
                      <w:rFonts w:eastAsia="Times New Roman"/>
                      <w:color w:val="000000"/>
                      <w:sz w:val="20"/>
                      <w:szCs w:val="20"/>
                      <w:lang w:val="en-GB" w:eastAsia="en-GB"/>
                    </w:rPr>
                  </w:rPrChange>
                </w:rPr>
                <w:t>WP 2.5.3</w:t>
              </w:r>
            </w:ins>
          </w:p>
        </w:tc>
        <w:tc>
          <w:tcPr>
            <w:tcW w:w="6546" w:type="dxa"/>
            <w:noWrap/>
            <w:hideMark/>
            <w:tcPrChange w:id="1264" w:author="Darko Ratkaj" w:date="2026-03-26T13:53:00Z" w16du:dateUtc="2026-03-26T12:53:00Z">
              <w:tcPr>
                <w:tcW w:w="5516" w:type="dxa"/>
                <w:gridSpan w:val="2"/>
                <w:tcBorders>
                  <w:top w:val="nil"/>
                  <w:left w:val="nil"/>
                  <w:bottom w:val="single" w:sz="4" w:space="0" w:color="000000"/>
                  <w:right w:val="single" w:sz="4" w:space="0" w:color="000000"/>
                </w:tcBorders>
                <w:noWrap/>
                <w:hideMark/>
              </w:tcPr>
            </w:tcPrChange>
          </w:tcPr>
          <w:p w14:paraId="13D3599A" w14:textId="77777777" w:rsidR="001647E8" w:rsidRPr="001647E8" w:rsidRDefault="001647E8" w:rsidP="001647E8">
            <w:pPr>
              <w:widowControl/>
              <w:autoSpaceDE/>
              <w:autoSpaceDN/>
              <w:rPr>
                <w:ins w:id="1265" w:author="Darko Ratkaj" w:date="2026-03-26T13:49:00Z" w16du:dateUtc="2026-03-26T12:49:00Z"/>
                <w:rFonts w:ascii="Montserrat" w:eastAsia="Times New Roman" w:hAnsi="Montserrat"/>
                <w:color w:val="000000"/>
                <w:sz w:val="18"/>
                <w:szCs w:val="18"/>
                <w:lang w:val="en-GB" w:eastAsia="en-GB"/>
                <w:rPrChange w:id="1266" w:author="Darko Ratkaj" w:date="2026-03-26T13:49:00Z" w16du:dateUtc="2026-03-26T12:49:00Z">
                  <w:rPr>
                    <w:ins w:id="1267" w:author="Darko Ratkaj" w:date="2026-03-26T13:49:00Z" w16du:dateUtc="2026-03-26T12:49:00Z"/>
                    <w:rFonts w:eastAsia="Times New Roman"/>
                    <w:color w:val="000000"/>
                    <w:sz w:val="20"/>
                    <w:szCs w:val="20"/>
                    <w:lang w:val="en-GB" w:eastAsia="en-GB"/>
                  </w:rPr>
                </w:rPrChange>
              </w:rPr>
            </w:pPr>
            <w:ins w:id="1268" w:author="Darko Ratkaj" w:date="2026-03-26T13:49:00Z" w16du:dateUtc="2026-03-26T12:49:00Z">
              <w:r w:rsidRPr="001647E8">
                <w:rPr>
                  <w:rFonts w:ascii="Montserrat" w:eastAsia="Times New Roman" w:hAnsi="Montserrat"/>
                  <w:color w:val="000000"/>
                  <w:sz w:val="18"/>
                  <w:szCs w:val="18"/>
                  <w:lang w:val="en-GB" w:eastAsia="en-GB"/>
                  <w:rPrChange w:id="1269" w:author="Darko Ratkaj" w:date="2026-03-26T13:49:00Z" w16du:dateUtc="2026-03-26T12:49:00Z">
                    <w:rPr>
                      <w:rFonts w:eastAsia="Times New Roman"/>
                      <w:color w:val="000000"/>
                      <w:sz w:val="20"/>
                      <w:szCs w:val="20"/>
                      <w:lang w:val="en-GB" w:eastAsia="en-GB"/>
                    </w:rPr>
                  </w:rPrChange>
                </w:rPr>
                <w:t>Private 5G mobile network, Edge-UPF</w:t>
              </w:r>
            </w:ins>
          </w:p>
        </w:tc>
        <w:tc>
          <w:tcPr>
            <w:tcW w:w="1422" w:type="dxa"/>
            <w:noWrap/>
            <w:hideMark/>
            <w:tcPrChange w:id="1270" w:author="Darko Ratkaj" w:date="2026-03-26T13:53:00Z" w16du:dateUtc="2026-03-26T12:53:00Z">
              <w:tcPr>
                <w:tcW w:w="5012" w:type="dxa"/>
                <w:gridSpan w:val="3"/>
                <w:tcBorders>
                  <w:top w:val="nil"/>
                  <w:left w:val="nil"/>
                  <w:bottom w:val="single" w:sz="4" w:space="0" w:color="000000"/>
                  <w:right w:val="nil"/>
                </w:tcBorders>
                <w:noWrap/>
                <w:hideMark/>
              </w:tcPr>
            </w:tcPrChange>
          </w:tcPr>
          <w:p w14:paraId="2E21263D" w14:textId="77777777" w:rsidR="001647E8" w:rsidRPr="001647E8" w:rsidRDefault="001647E8" w:rsidP="001647E8">
            <w:pPr>
              <w:widowControl/>
              <w:autoSpaceDE/>
              <w:autoSpaceDN/>
              <w:rPr>
                <w:ins w:id="1271" w:author="Darko Ratkaj" w:date="2026-03-26T13:49:00Z" w16du:dateUtc="2026-03-26T12:49:00Z"/>
                <w:rFonts w:ascii="Montserrat" w:eastAsia="Times New Roman" w:hAnsi="Montserrat"/>
                <w:color w:val="000000"/>
                <w:sz w:val="18"/>
                <w:szCs w:val="18"/>
                <w:lang w:val="en-GB" w:eastAsia="en-GB"/>
                <w:rPrChange w:id="1272" w:author="Darko Ratkaj" w:date="2026-03-26T13:49:00Z" w16du:dateUtc="2026-03-26T12:49:00Z">
                  <w:rPr>
                    <w:ins w:id="1273" w:author="Darko Ratkaj" w:date="2026-03-26T13:49:00Z" w16du:dateUtc="2026-03-26T12:49:00Z"/>
                    <w:rFonts w:eastAsia="Times New Roman"/>
                    <w:color w:val="000000"/>
                    <w:sz w:val="20"/>
                    <w:szCs w:val="20"/>
                    <w:lang w:val="en-GB" w:eastAsia="en-GB"/>
                  </w:rPr>
                </w:rPrChange>
              </w:rPr>
            </w:pPr>
            <w:ins w:id="1274" w:author="Darko Ratkaj" w:date="2026-03-26T13:49:00Z" w16du:dateUtc="2026-03-26T12:49:00Z">
              <w:r w:rsidRPr="001647E8">
                <w:rPr>
                  <w:rFonts w:ascii="Montserrat" w:eastAsia="Times New Roman" w:hAnsi="Montserrat"/>
                  <w:color w:val="000000"/>
                  <w:sz w:val="18"/>
                  <w:szCs w:val="18"/>
                  <w:lang w:val="en-GB" w:eastAsia="en-GB"/>
                  <w:rPrChange w:id="1275" w:author="Darko Ratkaj" w:date="2026-03-26T13:49:00Z" w16du:dateUtc="2026-03-26T12:49:00Z">
                    <w:rPr>
                      <w:rFonts w:eastAsia="Times New Roman"/>
                      <w:color w:val="000000"/>
                      <w:sz w:val="20"/>
                      <w:szCs w:val="20"/>
                      <w:lang w:val="en-GB" w:eastAsia="en-GB"/>
                    </w:rPr>
                  </w:rPrChange>
                </w:rPr>
                <w:t>HPE</w:t>
              </w:r>
            </w:ins>
          </w:p>
        </w:tc>
      </w:tr>
      <w:tr w:rsidR="00A01B51" w:rsidRPr="00A01B51" w14:paraId="2C9ED1BC" w14:textId="77777777" w:rsidTr="00A417CB">
        <w:trPr>
          <w:trHeight w:val="255"/>
          <w:jc w:val="center"/>
          <w:ins w:id="1276" w:author="Darko Ratkaj" w:date="2026-03-26T13:49:00Z"/>
          <w:trPrChange w:id="1277" w:author="Darko Ratkaj" w:date="2026-03-26T13:53:00Z" w16du:dateUtc="2026-03-26T12:53:00Z">
            <w:trPr>
              <w:trHeight w:val="255"/>
              <w:jc w:val="center"/>
            </w:trPr>
          </w:trPrChange>
        </w:trPr>
        <w:tc>
          <w:tcPr>
            <w:tcW w:w="1104" w:type="dxa"/>
            <w:noWrap/>
            <w:hideMark/>
            <w:tcPrChange w:id="1278" w:author="Darko Ratkaj" w:date="2026-03-26T13:53:00Z" w16du:dateUtc="2026-03-26T12:53:00Z">
              <w:tcPr>
                <w:tcW w:w="1000" w:type="dxa"/>
                <w:tcBorders>
                  <w:top w:val="nil"/>
                  <w:left w:val="single" w:sz="4" w:space="0" w:color="000000"/>
                  <w:bottom w:val="nil"/>
                  <w:right w:val="single" w:sz="4" w:space="0" w:color="000000"/>
                </w:tcBorders>
                <w:noWrap/>
                <w:hideMark/>
              </w:tcPr>
            </w:tcPrChange>
          </w:tcPr>
          <w:p w14:paraId="3E6BC959" w14:textId="77777777" w:rsidR="001647E8" w:rsidRPr="001647E8" w:rsidRDefault="001647E8" w:rsidP="001647E8">
            <w:pPr>
              <w:widowControl/>
              <w:autoSpaceDE/>
              <w:autoSpaceDN/>
              <w:rPr>
                <w:ins w:id="1279" w:author="Darko Ratkaj" w:date="2026-03-26T13:49:00Z" w16du:dateUtc="2026-03-26T12:49:00Z"/>
                <w:rFonts w:ascii="Montserrat" w:eastAsia="Times New Roman" w:hAnsi="Montserrat"/>
                <w:color w:val="000000"/>
                <w:sz w:val="18"/>
                <w:szCs w:val="18"/>
                <w:lang w:val="en-GB" w:eastAsia="en-GB"/>
                <w:rPrChange w:id="1280" w:author="Darko Ratkaj" w:date="2026-03-26T13:49:00Z" w16du:dateUtc="2026-03-26T12:49:00Z">
                  <w:rPr>
                    <w:ins w:id="1281" w:author="Darko Ratkaj" w:date="2026-03-26T13:49:00Z" w16du:dateUtc="2026-03-26T12:49:00Z"/>
                    <w:rFonts w:eastAsia="Times New Roman"/>
                    <w:color w:val="000000"/>
                    <w:sz w:val="20"/>
                    <w:szCs w:val="20"/>
                    <w:lang w:val="en-GB" w:eastAsia="en-GB"/>
                  </w:rPr>
                </w:rPrChange>
              </w:rPr>
            </w:pPr>
            <w:ins w:id="1282" w:author="Darko Ratkaj" w:date="2026-03-26T13:49:00Z" w16du:dateUtc="2026-03-26T12:49:00Z">
              <w:r w:rsidRPr="001647E8">
                <w:rPr>
                  <w:rFonts w:ascii="Montserrat" w:eastAsia="Times New Roman" w:hAnsi="Montserrat"/>
                  <w:color w:val="000000"/>
                  <w:sz w:val="18"/>
                  <w:szCs w:val="18"/>
                  <w:lang w:val="en-GB" w:eastAsia="en-GB"/>
                  <w:rPrChange w:id="1283" w:author="Darko Ratkaj" w:date="2026-03-26T13:49:00Z" w16du:dateUtc="2026-03-26T12:49:00Z">
                    <w:rPr>
                      <w:rFonts w:eastAsia="Times New Roman"/>
                      <w:color w:val="000000"/>
                      <w:sz w:val="20"/>
                      <w:szCs w:val="20"/>
                      <w:lang w:val="en-GB" w:eastAsia="en-GB"/>
                    </w:rPr>
                  </w:rPrChange>
                </w:rPr>
                <w:t>WP 2.5.4</w:t>
              </w:r>
            </w:ins>
          </w:p>
        </w:tc>
        <w:tc>
          <w:tcPr>
            <w:tcW w:w="6546" w:type="dxa"/>
            <w:noWrap/>
            <w:hideMark/>
            <w:tcPrChange w:id="1284" w:author="Darko Ratkaj" w:date="2026-03-26T13:53:00Z" w16du:dateUtc="2026-03-26T12:53:00Z">
              <w:tcPr>
                <w:tcW w:w="5516" w:type="dxa"/>
                <w:gridSpan w:val="2"/>
                <w:tcBorders>
                  <w:top w:val="nil"/>
                  <w:left w:val="nil"/>
                  <w:bottom w:val="nil"/>
                  <w:right w:val="single" w:sz="4" w:space="0" w:color="000000"/>
                </w:tcBorders>
                <w:noWrap/>
                <w:hideMark/>
              </w:tcPr>
            </w:tcPrChange>
          </w:tcPr>
          <w:p w14:paraId="48183446" w14:textId="77777777" w:rsidR="001647E8" w:rsidRPr="001647E8" w:rsidRDefault="001647E8" w:rsidP="001647E8">
            <w:pPr>
              <w:widowControl/>
              <w:autoSpaceDE/>
              <w:autoSpaceDN/>
              <w:rPr>
                <w:ins w:id="1285" w:author="Darko Ratkaj" w:date="2026-03-26T13:49:00Z" w16du:dateUtc="2026-03-26T12:49:00Z"/>
                <w:rFonts w:ascii="Montserrat" w:eastAsia="Times New Roman" w:hAnsi="Montserrat"/>
                <w:color w:val="000000"/>
                <w:sz w:val="18"/>
                <w:szCs w:val="18"/>
                <w:lang w:val="en-GB" w:eastAsia="en-GB"/>
                <w:rPrChange w:id="1286" w:author="Darko Ratkaj" w:date="2026-03-26T13:49:00Z" w16du:dateUtc="2026-03-26T12:49:00Z">
                  <w:rPr>
                    <w:ins w:id="1287" w:author="Darko Ratkaj" w:date="2026-03-26T13:49:00Z" w16du:dateUtc="2026-03-26T12:49:00Z"/>
                    <w:rFonts w:eastAsia="Times New Roman"/>
                    <w:color w:val="000000"/>
                    <w:sz w:val="20"/>
                    <w:szCs w:val="20"/>
                    <w:lang w:val="en-GB" w:eastAsia="en-GB"/>
                  </w:rPr>
                </w:rPrChange>
              </w:rPr>
            </w:pPr>
            <w:ins w:id="1288" w:author="Darko Ratkaj" w:date="2026-03-26T13:49:00Z" w16du:dateUtc="2026-03-26T12:49:00Z">
              <w:r w:rsidRPr="001647E8">
                <w:rPr>
                  <w:rFonts w:ascii="Montserrat" w:eastAsia="Times New Roman" w:hAnsi="Montserrat"/>
                  <w:color w:val="000000"/>
                  <w:sz w:val="18"/>
                  <w:szCs w:val="18"/>
                  <w:lang w:val="en-GB" w:eastAsia="en-GB"/>
                  <w:rPrChange w:id="1289" w:author="Darko Ratkaj" w:date="2026-03-26T13:49:00Z" w16du:dateUtc="2026-03-26T12:49:00Z">
                    <w:rPr>
                      <w:rFonts w:eastAsia="Times New Roman"/>
                      <w:color w:val="000000"/>
                      <w:sz w:val="20"/>
                      <w:szCs w:val="20"/>
                      <w:lang w:val="en-GB" w:eastAsia="en-GB"/>
                    </w:rPr>
                  </w:rPrChange>
                </w:rPr>
                <w:t>Bi-directional satellite communication</w:t>
              </w:r>
            </w:ins>
          </w:p>
        </w:tc>
        <w:tc>
          <w:tcPr>
            <w:tcW w:w="1422" w:type="dxa"/>
            <w:noWrap/>
            <w:hideMark/>
            <w:tcPrChange w:id="1290" w:author="Darko Ratkaj" w:date="2026-03-26T13:53:00Z" w16du:dateUtc="2026-03-26T12:53:00Z">
              <w:tcPr>
                <w:tcW w:w="5012" w:type="dxa"/>
                <w:gridSpan w:val="3"/>
                <w:tcBorders>
                  <w:top w:val="nil"/>
                  <w:left w:val="nil"/>
                  <w:bottom w:val="nil"/>
                  <w:right w:val="nil"/>
                </w:tcBorders>
                <w:noWrap/>
                <w:hideMark/>
              </w:tcPr>
            </w:tcPrChange>
          </w:tcPr>
          <w:p w14:paraId="639A2C35" w14:textId="77777777" w:rsidR="001647E8" w:rsidRPr="001647E8" w:rsidRDefault="001647E8" w:rsidP="001647E8">
            <w:pPr>
              <w:widowControl/>
              <w:autoSpaceDE/>
              <w:autoSpaceDN/>
              <w:rPr>
                <w:ins w:id="1291" w:author="Darko Ratkaj" w:date="2026-03-26T13:49:00Z" w16du:dateUtc="2026-03-26T12:49:00Z"/>
                <w:rFonts w:ascii="Montserrat" w:eastAsia="Times New Roman" w:hAnsi="Montserrat"/>
                <w:color w:val="000000"/>
                <w:sz w:val="18"/>
                <w:szCs w:val="18"/>
                <w:lang w:val="en-GB" w:eastAsia="en-GB"/>
                <w:rPrChange w:id="1292" w:author="Darko Ratkaj" w:date="2026-03-26T13:49:00Z" w16du:dateUtc="2026-03-26T12:49:00Z">
                  <w:rPr>
                    <w:ins w:id="1293" w:author="Darko Ratkaj" w:date="2026-03-26T13:49:00Z" w16du:dateUtc="2026-03-26T12:49:00Z"/>
                    <w:rFonts w:eastAsia="Times New Roman"/>
                    <w:color w:val="000000"/>
                    <w:sz w:val="20"/>
                    <w:szCs w:val="20"/>
                    <w:lang w:val="en-GB" w:eastAsia="en-GB"/>
                  </w:rPr>
                </w:rPrChange>
              </w:rPr>
            </w:pPr>
            <w:ins w:id="1294" w:author="Darko Ratkaj" w:date="2026-03-26T13:49:00Z" w16du:dateUtc="2026-03-26T12:49:00Z">
              <w:r w:rsidRPr="001647E8">
                <w:rPr>
                  <w:rFonts w:ascii="Montserrat" w:eastAsia="Times New Roman" w:hAnsi="Montserrat"/>
                  <w:color w:val="000000"/>
                  <w:sz w:val="18"/>
                  <w:szCs w:val="18"/>
                  <w:lang w:val="en-GB" w:eastAsia="en-GB"/>
                  <w:rPrChange w:id="1295" w:author="Darko Ratkaj" w:date="2026-03-26T13:49:00Z" w16du:dateUtc="2026-03-26T12:49:00Z">
                    <w:rPr>
                      <w:rFonts w:eastAsia="Times New Roman"/>
                      <w:color w:val="000000"/>
                      <w:sz w:val="20"/>
                      <w:szCs w:val="20"/>
                      <w:lang w:val="en-GB" w:eastAsia="en-GB"/>
                    </w:rPr>
                  </w:rPrChange>
                </w:rPr>
                <w:t>MBI</w:t>
              </w:r>
            </w:ins>
          </w:p>
        </w:tc>
      </w:tr>
      <w:tr w:rsidR="00A01B51" w:rsidRPr="00A01B51" w14:paraId="4C46F7B0" w14:textId="77777777" w:rsidTr="00A417CB">
        <w:trPr>
          <w:trHeight w:val="255"/>
          <w:jc w:val="center"/>
          <w:ins w:id="1296" w:author="Darko Ratkaj" w:date="2026-03-26T13:49:00Z"/>
          <w:trPrChange w:id="1297" w:author="Darko Ratkaj" w:date="2026-03-26T13:53:00Z" w16du:dateUtc="2026-03-26T12:53:00Z">
            <w:trPr>
              <w:trHeight w:val="255"/>
              <w:jc w:val="center"/>
            </w:trPr>
          </w:trPrChange>
        </w:trPr>
        <w:tc>
          <w:tcPr>
            <w:tcW w:w="1104" w:type="dxa"/>
            <w:noWrap/>
            <w:hideMark/>
            <w:tcPrChange w:id="1298" w:author="Darko Ratkaj" w:date="2026-03-26T13:53:00Z" w16du:dateUtc="2026-03-26T12:53:00Z">
              <w:tcPr>
                <w:tcW w:w="1000" w:type="dxa"/>
                <w:tcBorders>
                  <w:top w:val="single" w:sz="4" w:space="0" w:color="000000"/>
                  <w:left w:val="single" w:sz="4" w:space="0" w:color="000000"/>
                  <w:bottom w:val="single" w:sz="4" w:space="0" w:color="000000"/>
                  <w:right w:val="single" w:sz="4" w:space="0" w:color="000000"/>
                </w:tcBorders>
                <w:noWrap/>
                <w:hideMark/>
              </w:tcPr>
            </w:tcPrChange>
          </w:tcPr>
          <w:p w14:paraId="63E0E306" w14:textId="77777777" w:rsidR="001647E8" w:rsidRPr="001647E8" w:rsidRDefault="001647E8" w:rsidP="001647E8">
            <w:pPr>
              <w:widowControl/>
              <w:autoSpaceDE/>
              <w:autoSpaceDN/>
              <w:rPr>
                <w:ins w:id="1299" w:author="Darko Ratkaj" w:date="2026-03-26T13:49:00Z" w16du:dateUtc="2026-03-26T12:49:00Z"/>
                <w:rFonts w:ascii="Montserrat" w:eastAsia="Times New Roman" w:hAnsi="Montserrat"/>
                <w:color w:val="000000"/>
                <w:sz w:val="18"/>
                <w:szCs w:val="18"/>
                <w:lang w:val="en-GB" w:eastAsia="en-GB"/>
                <w:rPrChange w:id="1300" w:author="Darko Ratkaj" w:date="2026-03-26T13:49:00Z" w16du:dateUtc="2026-03-26T12:49:00Z">
                  <w:rPr>
                    <w:ins w:id="1301" w:author="Darko Ratkaj" w:date="2026-03-26T13:49:00Z" w16du:dateUtc="2026-03-26T12:49:00Z"/>
                    <w:rFonts w:eastAsia="Times New Roman"/>
                    <w:color w:val="000000"/>
                    <w:sz w:val="20"/>
                    <w:szCs w:val="20"/>
                    <w:lang w:val="en-GB" w:eastAsia="en-GB"/>
                  </w:rPr>
                </w:rPrChange>
              </w:rPr>
            </w:pPr>
            <w:ins w:id="1302" w:author="Darko Ratkaj" w:date="2026-03-26T13:49:00Z" w16du:dateUtc="2026-03-26T12:49:00Z">
              <w:r w:rsidRPr="001647E8">
                <w:rPr>
                  <w:rFonts w:ascii="Montserrat" w:eastAsia="Times New Roman" w:hAnsi="Montserrat"/>
                  <w:color w:val="000000"/>
                  <w:sz w:val="18"/>
                  <w:szCs w:val="18"/>
                  <w:lang w:val="en-GB" w:eastAsia="en-GB"/>
                  <w:rPrChange w:id="1303" w:author="Darko Ratkaj" w:date="2026-03-26T13:49:00Z" w16du:dateUtc="2026-03-26T12:49:00Z">
                    <w:rPr>
                      <w:rFonts w:eastAsia="Times New Roman"/>
                      <w:color w:val="000000"/>
                      <w:sz w:val="20"/>
                      <w:szCs w:val="20"/>
                      <w:lang w:val="en-GB" w:eastAsia="en-GB"/>
                    </w:rPr>
                  </w:rPrChange>
                </w:rPr>
                <w:t>WP 2.5.5</w:t>
              </w:r>
            </w:ins>
          </w:p>
        </w:tc>
        <w:tc>
          <w:tcPr>
            <w:tcW w:w="6546" w:type="dxa"/>
            <w:noWrap/>
            <w:hideMark/>
            <w:tcPrChange w:id="1304" w:author="Darko Ratkaj" w:date="2026-03-26T13:53:00Z" w16du:dateUtc="2026-03-26T12:53:00Z">
              <w:tcPr>
                <w:tcW w:w="5516" w:type="dxa"/>
                <w:gridSpan w:val="2"/>
                <w:tcBorders>
                  <w:top w:val="single" w:sz="4" w:space="0" w:color="000000"/>
                  <w:left w:val="nil"/>
                  <w:bottom w:val="nil"/>
                  <w:right w:val="single" w:sz="4" w:space="0" w:color="000000"/>
                </w:tcBorders>
                <w:noWrap/>
                <w:hideMark/>
              </w:tcPr>
            </w:tcPrChange>
          </w:tcPr>
          <w:p w14:paraId="45725331" w14:textId="77777777" w:rsidR="001647E8" w:rsidRPr="001647E8" w:rsidRDefault="001647E8" w:rsidP="001647E8">
            <w:pPr>
              <w:widowControl/>
              <w:autoSpaceDE/>
              <w:autoSpaceDN/>
              <w:rPr>
                <w:ins w:id="1305" w:author="Darko Ratkaj" w:date="2026-03-26T13:49:00Z" w16du:dateUtc="2026-03-26T12:49:00Z"/>
                <w:rFonts w:ascii="Montserrat" w:eastAsia="Times New Roman" w:hAnsi="Montserrat"/>
                <w:color w:val="000000"/>
                <w:sz w:val="18"/>
                <w:szCs w:val="18"/>
                <w:lang w:val="en-GB" w:eastAsia="en-GB"/>
                <w:rPrChange w:id="1306" w:author="Darko Ratkaj" w:date="2026-03-26T13:49:00Z" w16du:dateUtc="2026-03-26T12:49:00Z">
                  <w:rPr>
                    <w:ins w:id="1307" w:author="Darko Ratkaj" w:date="2026-03-26T13:49:00Z" w16du:dateUtc="2026-03-26T12:49:00Z"/>
                    <w:rFonts w:eastAsia="Times New Roman"/>
                    <w:color w:val="000000"/>
                    <w:sz w:val="20"/>
                    <w:szCs w:val="20"/>
                    <w:lang w:val="en-GB" w:eastAsia="en-GB"/>
                  </w:rPr>
                </w:rPrChange>
              </w:rPr>
            </w:pPr>
            <w:ins w:id="1308" w:author="Darko Ratkaj" w:date="2026-03-26T13:49:00Z" w16du:dateUtc="2026-03-26T12:49:00Z">
              <w:r w:rsidRPr="001647E8">
                <w:rPr>
                  <w:rFonts w:ascii="Montserrat" w:eastAsia="Times New Roman" w:hAnsi="Montserrat"/>
                  <w:color w:val="000000"/>
                  <w:sz w:val="18"/>
                  <w:szCs w:val="18"/>
                  <w:lang w:val="en-GB" w:eastAsia="en-GB"/>
                  <w:rPrChange w:id="1309" w:author="Darko Ratkaj" w:date="2026-03-26T13:49:00Z" w16du:dateUtc="2026-03-26T12:49:00Z">
                    <w:rPr>
                      <w:rFonts w:eastAsia="Times New Roman"/>
                      <w:color w:val="000000"/>
                      <w:sz w:val="20"/>
                      <w:szCs w:val="20"/>
                      <w:lang w:val="en-GB" w:eastAsia="en-GB"/>
                    </w:rPr>
                  </w:rPrChange>
                </w:rPr>
                <w:t>Integration of satellite platform with satellite terminal</w:t>
              </w:r>
            </w:ins>
          </w:p>
        </w:tc>
        <w:tc>
          <w:tcPr>
            <w:tcW w:w="1422" w:type="dxa"/>
            <w:noWrap/>
            <w:hideMark/>
            <w:tcPrChange w:id="1310" w:author="Darko Ratkaj" w:date="2026-03-26T13:53:00Z" w16du:dateUtc="2026-03-26T12:53:00Z">
              <w:tcPr>
                <w:tcW w:w="5012" w:type="dxa"/>
                <w:gridSpan w:val="3"/>
                <w:tcBorders>
                  <w:top w:val="single" w:sz="4" w:space="0" w:color="000000"/>
                  <w:left w:val="nil"/>
                  <w:bottom w:val="nil"/>
                  <w:right w:val="single" w:sz="4" w:space="0" w:color="000000"/>
                </w:tcBorders>
                <w:noWrap/>
                <w:hideMark/>
              </w:tcPr>
            </w:tcPrChange>
          </w:tcPr>
          <w:p w14:paraId="4DEE5BDC" w14:textId="77777777" w:rsidR="001647E8" w:rsidRPr="001647E8" w:rsidRDefault="001647E8" w:rsidP="001647E8">
            <w:pPr>
              <w:widowControl/>
              <w:autoSpaceDE/>
              <w:autoSpaceDN/>
              <w:rPr>
                <w:ins w:id="1311" w:author="Darko Ratkaj" w:date="2026-03-26T13:49:00Z" w16du:dateUtc="2026-03-26T12:49:00Z"/>
                <w:rFonts w:ascii="Montserrat" w:eastAsia="Times New Roman" w:hAnsi="Montserrat"/>
                <w:color w:val="000000"/>
                <w:sz w:val="18"/>
                <w:szCs w:val="18"/>
                <w:lang w:val="en-GB" w:eastAsia="en-GB"/>
                <w:rPrChange w:id="1312" w:author="Darko Ratkaj" w:date="2026-03-26T13:49:00Z" w16du:dateUtc="2026-03-26T12:49:00Z">
                  <w:rPr>
                    <w:ins w:id="1313" w:author="Darko Ratkaj" w:date="2026-03-26T13:49:00Z" w16du:dateUtc="2026-03-26T12:49:00Z"/>
                    <w:rFonts w:eastAsia="Times New Roman"/>
                    <w:color w:val="000000"/>
                    <w:sz w:val="20"/>
                    <w:szCs w:val="20"/>
                    <w:lang w:val="en-GB" w:eastAsia="en-GB"/>
                  </w:rPr>
                </w:rPrChange>
              </w:rPr>
            </w:pPr>
            <w:ins w:id="1314" w:author="Darko Ratkaj" w:date="2026-03-26T13:49:00Z" w16du:dateUtc="2026-03-26T12:49:00Z">
              <w:r w:rsidRPr="001647E8">
                <w:rPr>
                  <w:rFonts w:ascii="Montserrat" w:eastAsia="Times New Roman" w:hAnsi="Montserrat"/>
                  <w:color w:val="000000"/>
                  <w:sz w:val="18"/>
                  <w:szCs w:val="18"/>
                  <w:lang w:val="en-GB" w:eastAsia="en-GB"/>
                  <w:rPrChange w:id="1315" w:author="Darko Ratkaj" w:date="2026-03-26T13:49:00Z" w16du:dateUtc="2026-03-26T12:49:00Z">
                    <w:rPr>
                      <w:rFonts w:eastAsia="Times New Roman"/>
                      <w:color w:val="000000"/>
                      <w:sz w:val="20"/>
                      <w:szCs w:val="20"/>
                      <w:lang w:val="en-GB" w:eastAsia="en-GB"/>
                    </w:rPr>
                  </w:rPrChange>
                </w:rPr>
                <w:t>MBI</w:t>
              </w:r>
            </w:ins>
          </w:p>
        </w:tc>
      </w:tr>
    </w:tbl>
    <w:p w14:paraId="6731ADCF" w14:textId="77777777" w:rsidR="00824F81" w:rsidRDefault="00824F81" w:rsidP="0062169F">
      <w:pPr>
        <w:pStyle w:val="ParagraphText"/>
        <w:spacing w:before="120"/>
        <w:rPr>
          <w:ins w:id="1316" w:author="Darko Ratkaj" w:date="2026-03-26T13:48:00Z" w16du:dateUtc="2026-03-26T12:48:00Z"/>
          <w:rFonts w:eastAsia="Montserrat" w:cs="Montserrat"/>
        </w:rPr>
        <w:pPrChange w:id="1317" w:author="Darko Ratkaj" w:date="2026-03-26T15:18:00Z" w16du:dateUtc="2026-03-26T14:18:00Z">
          <w:pPr>
            <w:pStyle w:val="ParagraphText"/>
            <w:spacing w:before="120"/>
          </w:pPr>
        </w:pPrChange>
      </w:pPr>
    </w:p>
    <w:p w14:paraId="16B69299" w14:textId="230FEE6D" w:rsidR="00824F81" w:rsidRPr="002C6C11" w:rsidRDefault="00F95996" w:rsidP="0062169F">
      <w:pPr>
        <w:pStyle w:val="ParagraphText"/>
        <w:spacing w:before="120"/>
        <w:rPr>
          <w:ins w:id="1318" w:author="Darko Ratkaj" w:date="2026-03-26T13:47:00Z" w16du:dateUtc="2026-03-26T12:47:00Z"/>
        </w:rPr>
        <w:pPrChange w:id="1319" w:author="Darko Ratkaj" w:date="2026-03-26T15:18:00Z" w16du:dateUtc="2026-03-26T14:18:00Z">
          <w:pPr>
            <w:pStyle w:val="ParagraphText"/>
            <w:spacing w:before="120"/>
          </w:pPr>
        </w:pPrChange>
      </w:pPr>
      <w:ins w:id="1320" w:author="Darko Ratkaj" w:date="2026-03-26T13:54:00Z" w16du:dateUtc="2026-03-26T12:54:00Z">
        <w:r>
          <w:t xml:space="preserve">The mapping of Strand 2 </w:t>
        </w:r>
        <w:r w:rsidR="00A417CB">
          <w:t>components to 5G-EMERGE test beds</w:t>
        </w:r>
      </w:ins>
      <w:ins w:id="1321" w:author="Darko Ratkaj" w:date="2026-03-26T13:55:00Z" w16du:dateUtc="2026-03-26T12:55:00Z">
        <w:r>
          <w:t xml:space="preserve"> is provided here: </w:t>
        </w:r>
      </w:ins>
      <w:ins w:id="1322" w:author="Darko Ratkaj" w:date="2026-03-26T13:55:00Z">
        <w:r w:rsidR="00CE3620" w:rsidRPr="00CE3620">
          <w:fldChar w:fldCharType="begin"/>
        </w:r>
        <w:r w:rsidR="00CE3620" w:rsidRPr="00CE3620">
          <w:instrText>HYPERLINK "https://ebu1.sharepoint.com/:x:/r/sites/5g-emerge_phase2/Strand%202%20%20Cross%20edge%20functionalities%20BroadcastC/Strand%202%20Component%20to%20Testbed%20Mapping%20-%20MS2.xlsx?d=w30a2978593f04954b20e9fccbf9fa141&amp;csf=1&amp;web=1&amp;e=chiNEm"</w:instrText>
        </w:r>
        <w:r w:rsidR="00CE3620" w:rsidRPr="00CE3620">
          <w:fldChar w:fldCharType="separate"/>
        </w:r>
        <w:r w:rsidR="00CE3620" w:rsidRPr="00CE3620">
          <w:rPr>
            <w:rStyle w:val="Hyperlink"/>
          </w:rPr>
          <w:t>Strand 2 Component to Testbed Mapping - MS2.xlsx</w:t>
        </w:r>
      </w:ins>
      <w:ins w:id="1323" w:author="Darko Ratkaj" w:date="2026-03-26T13:55:00Z" w16du:dateUtc="2026-03-26T12:55:00Z">
        <w:r w:rsidR="00CE3620" w:rsidRPr="00CE3620">
          <w:fldChar w:fldCharType="end"/>
        </w:r>
      </w:ins>
      <w:ins w:id="1324" w:author="Darko Ratkaj" w:date="2026-03-26T13:55:00Z">
        <w:r w:rsidR="00CE3620" w:rsidRPr="00CE3620">
          <w:t>  </w:t>
        </w:r>
      </w:ins>
    </w:p>
    <w:p w14:paraId="0329B792" w14:textId="77777777" w:rsidR="0062169F" w:rsidRDefault="0062169F" w:rsidP="0062169F">
      <w:pPr>
        <w:pStyle w:val="ParagraphText"/>
        <w:spacing w:before="120"/>
        <w:rPr>
          <w:ins w:id="1325" w:author="Darko Ratkaj" w:date="2026-03-26T13:47:00Z" w16du:dateUtc="2026-03-26T12:47:00Z"/>
          <w:rFonts w:eastAsia="Montserrat" w:cs="Montserrat"/>
        </w:rPr>
        <w:pPrChange w:id="1326" w:author="Darko Ratkaj" w:date="2026-03-26T15:18:00Z" w16du:dateUtc="2026-03-26T14:18:00Z">
          <w:pPr>
            <w:pStyle w:val="ParagraphText"/>
            <w:spacing w:before="120"/>
          </w:pPr>
        </w:pPrChange>
      </w:pPr>
    </w:p>
    <w:p w14:paraId="24ADD766" w14:textId="77777777" w:rsidR="0062169F" w:rsidRPr="002C6C11" w:rsidRDefault="0062169F">
      <w:pPr>
        <w:pStyle w:val="ParagraphText"/>
        <w:spacing w:before="120"/>
        <w:pPrChange w:id="1327" w:author="Darko Ratkaj" w:date="2026-03-26T13:47:00Z" w16du:dateUtc="2026-03-26T12:47:00Z">
          <w:pPr>
            <w:pStyle w:val="ParagraphText"/>
          </w:pPr>
        </w:pPrChange>
      </w:pPr>
    </w:p>
    <w:p w14:paraId="7EDD0A9E" w14:textId="7BAF4BA6" w:rsidR="005C2589" w:rsidRPr="00CB317A" w:rsidRDefault="11B9637F" w:rsidP="005B4F79">
      <w:pPr>
        <w:pStyle w:val="Heading1"/>
      </w:pPr>
      <w:bookmarkStart w:id="1328" w:name="_Toc24658418"/>
      <w:r>
        <w:t>8</w:t>
      </w:r>
      <w:r w:rsidR="10A45F46">
        <w:t>.</w:t>
      </w:r>
      <w:r w:rsidR="00DB0738">
        <w:tab/>
      </w:r>
      <w:r w:rsidR="10A45F46">
        <w:t>Conclusions</w:t>
      </w:r>
      <w:bookmarkEnd w:id="1328"/>
    </w:p>
    <w:p w14:paraId="02CD4853" w14:textId="77777777" w:rsidR="008C24F3" w:rsidRPr="00CB317A" w:rsidRDefault="008C24F3" w:rsidP="005B4F79">
      <w:pPr>
        <w:pStyle w:val="ParagraphText"/>
      </w:pPr>
    </w:p>
    <w:p w14:paraId="58186C18" w14:textId="1A2C3199" w:rsidR="005C2589" w:rsidRPr="00CB317A" w:rsidRDefault="000A6BD8" w:rsidP="005B4F79">
      <w:pPr>
        <w:pStyle w:val="ParagraphText"/>
        <w:rPr>
          <w:i/>
          <w:iCs/>
        </w:rPr>
      </w:pPr>
      <w:r w:rsidRPr="00CB317A">
        <w:rPr>
          <w:i/>
          <w:iCs/>
        </w:rPr>
        <w:t>Editor’s note:</w:t>
      </w:r>
    </w:p>
    <w:p w14:paraId="344EA035" w14:textId="1040EFCF" w:rsidR="00D73FD9" w:rsidRPr="00CB317A" w:rsidRDefault="00D73FD9" w:rsidP="005B4F79">
      <w:pPr>
        <w:pStyle w:val="ParagraphText"/>
        <w:rPr>
          <w:i/>
          <w:iCs/>
        </w:rPr>
      </w:pPr>
      <w:r w:rsidRPr="00CB317A">
        <w:rPr>
          <w:i/>
          <w:iCs/>
        </w:rPr>
        <w:t>A summary of p</w:t>
      </w:r>
      <w:r w:rsidR="003D7FE4" w:rsidRPr="00CB317A">
        <w:rPr>
          <w:i/>
          <w:iCs/>
        </w:rPr>
        <w:t>reliminary test results</w:t>
      </w:r>
      <w:r w:rsidRPr="00CB317A">
        <w:rPr>
          <w:i/>
          <w:iCs/>
        </w:rPr>
        <w:t xml:space="preserve">, where available, </w:t>
      </w:r>
      <w:r w:rsidR="00364A2B" w:rsidRPr="00CB317A">
        <w:rPr>
          <w:i/>
          <w:iCs/>
        </w:rPr>
        <w:t>ha</w:t>
      </w:r>
      <w:r w:rsidRPr="00CB317A">
        <w:rPr>
          <w:i/>
          <w:iCs/>
        </w:rPr>
        <w:t xml:space="preserve">s </w:t>
      </w:r>
      <w:r w:rsidR="00364A2B" w:rsidRPr="00CB317A">
        <w:rPr>
          <w:i/>
          <w:iCs/>
        </w:rPr>
        <w:t xml:space="preserve">been </w:t>
      </w:r>
      <w:r w:rsidR="00CC18DF" w:rsidRPr="00CB317A">
        <w:rPr>
          <w:i/>
          <w:iCs/>
        </w:rPr>
        <w:t xml:space="preserve">provided </w:t>
      </w:r>
      <w:r w:rsidR="001C3357" w:rsidRPr="00CB317A">
        <w:rPr>
          <w:i/>
          <w:iCs/>
        </w:rPr>
        <w:t>as follows</w:t>
      </w:r>
      <w:r w:rsidRPr="00CB317A">
        <w:rPr>
          <w:i/>
          <w:iCs/>
        </w:rPr>
        <w:t>:</w:t>
      </w:r>
    </w:p>
    <w:p w14:paraId="1C1BDD9D" w14:textId="4053079B" w:rsidR="00D73FD9" w:rsidRPr="00CB317A" w:rsidRDefault="00071FC3" w:rsidP="00071FC3">
      <w:pPr>
        <w:pStyle w:val="ParagraphText"/>
        <w:numPr>
          <w:ilvl w:val="0"/>
          <w:numId w:val="282"/>
        </w:numPr>
        <w:rPr>
          <w:i/>
          <w:iCs/>
        </w:rPr>
      </w:pPr>
      <w:r w:rsidRPr="00CB317A">
        <w:rPr>
          <w:i/>
          <w:iCs/>
        </w:rPr>
        <w:t xml:space="preserve">For </w:t>
      </w:r>
      <w:r w:rsidR="00D73FD9" w:rsidRPr="00CB317A">
        <w:rPr>
          <w:i/>
          <w:iCs/>
        </w:rPr>
        <w:t>S</w:t>
      </w:r>
      <w:r w:rsidRPr="00CB317A">
        <w:rPr>
          <w:i/>
          <w:iCs/>
        </w:rPr>
        <w:t>trand 3 in section 3.4</w:t>
      </w:r>
    </w:p>
    <w:p w14:paraId="71500A95" w14:textId="73B5A80D" w:rsidR="00071FC3" w:rsidRPr="00CB317A" w:rsidRDefault="00071FC3" w:rsidP="00071FC3">
      <w:pPr>
        <w:pStyle w:val="ParagraphText"/>
        <w:numPr>
          <w:ilvl w:val="0"/>
          <w:numId w:val="282"/>
        </w:numPr>
        <w:rPr>
          <w:i/>
          <w:iCs/>
        </w:rPr>
      </w:pPr>
      <w:r w:rsidRPr="00CB317A">
        <w:rPr>
          <w:i/>
          <w:iCs/>
        </w:rPr>
        <w:t>For Strand 4 in sections 4.1.4 and 4.2.4</w:t>
      </w:r>
    </w:p>
    <w:p w14:paraId="19DEB3D5" w14:textId="58697E99" w:rsidR="00071FC3" w:rsidRPr="00CB317A" w:rsidRDefault="00071FC3" w:rsidP="00071FC3">
      <w:pPr>
        <w:pStyle w:val="ParagraphText"/>
        <w:numPr>
          <w:ilvl w:val="0"/>
          <w:numId w:val="282"/>
        </w:numPr>
        <w:rPr>
          <w:i/>
          <w:iCs/>
        </w:rPr>
      </w:pPr>
      <w:r w:rsidRPr="00CB317A">
        <w:rPr>
          <w:i/>
          <w:iCs/>
        </w:rPr>
        <w:t xml:space="preserve">For Strand </w:t>
      </w:r>
      <w:r w:rsidR="00C43E89" w:rsidRPr="00CB317A">
        <w:rPr>
          <w:i/>
          <w:iCs/>
        </w:rPr>
        <w:t>6 in section 5.3.4</w:t>
      </w:r>
    </w:p>
    <w:p w14:paraId="5DF1B78E" w14:textId="0410D42E" w:rsidR="00C43E89" w:rsidRPr="00CB317A" w:rsidRDefault="00C43E89" w:rsidP="00071FC3">
      <w:pPr>
        <w:pStyle w:val="ParagraphText"/>
        <w:numPr>
          <w:ilvl w:val="0"/>
          <w:numId w:val="282"/>
        </w:numPr>
        <w:rPr>
          <w:i/>
          <w:iCs/>
        </w:rPr>
      </w:pPr>
      <w:r w:rsidRPr="00CB317A">
        <w:rPr>
          <w:i/>
          <w:iCs/>
        </w:rPr>
        <w:t xml:space="preserve">For strand 6 in sections 6.1.3 and </w:t>
      </w:r>
      <w:r w:rsidR="00E35F0A" w:rsidRPr="00CB317A">
        <w:rPr>
          <w:i/>
          <w:iCs/>
        </w:rPr>
        <w:t>6.2.4</w:t>
      </w:r>
    </w:p>
    <w:p w14:paraId="31B470FD" w14:textId="5AC36F28" w:rsidR="000A6BD8" w:rsidRPr="00CB317A" w:rsidRDefault="00E35F0A" w:rsidP="00FD3EA5">
      <w:pPr>
        <w:pStyle w:val="ParagraphText"/>
        <w:spacing w:before="120"/>
        <w:rPr>
          <w:i/>
          <w:iCs/>
        </w:rPr>
      </w:pPr>
      <w:r w:rsidRPr="00CB317A">
        <w:rPr>
          <w:i/>
          <w:iCs/>
        </w:rPr>
        <w:t xml:space="preserve">Detailed test results are </w:t>
      </w:r>
      <w:r w:rsidR="00F76C10" w:rsidRPr="00CB317A">
        <w:rPr>
          <w:i/>
          <w:iCs/>
        </w:rPr>
        <w:t xml:space="preserve">reported </w:t>
      </w:r>
      <w:r w:rsidR="00BB5C9B" w:rsidRPr="00CB317A">
        <w:rPr>
          <w:i/>
          <w:iCs/>
        </w:rPr>
        <w:t xml:space="preserve">in Strand </w:t>
      </w:r>
      <w:r w:rsidR="00CC18DF" w:rsidRPr="00CB317A">
        <w:rPr>
          <w:i/>
          <w:iCs/>
        </w:rPr>
        <w:t xml:space="preserve">/ WP </w:t>
      </w:r>
      <w:r w:rsidR="00BB5C9B" w:rsidRPr="00CB317A">
        <w:rPr>
          <w:i/>
          <w:iCs/>
        </w:rPr>
        <w:t>specific technical notes.</w:t>
      </w:r>
    </w:p>
    <w:p w14:paraId="1F2324A1" w14:textId="36830AD6" w:rsidR="00FF575D" w:rsidRPr="00CB317A" w:rsidRDefault="00FF575D" w:rsidP="00FD3EA5">
      <w:pPr>
        <w:pStyle w:val="ParagraphText"/>
        <w:spacing w:before="120"/>
      </w:pPr>
      <w:r w:rsidRPr="00CB317A">
        <w:rPr>
          <w:i/>
          <w:iCs/>
        </w:rPr>
        <w:t>A</w:t>
      </w:r>
      <w:r w:rsidR="000B18B9" w:rsidRPr="00CB317A">
        <w:rPr>
          <w:i/>
          <w:iCs/>
        </w:rPr>
        <w:t>n</w:t>
      </w:r>
      <w:r w:rsidRPr="00CB317A">
        <w:rPr>
          <w:i/>
          <w:iCs/>
        </w:rPr>
        <w:t xml:space="preserve"> analysis </w:t>
      </w:r>
      <w:r w:rsidR="00FD3EA5" w:rsidRPr="00CB317A">
        <w:rPr>
          <w:i/>
          <w:iCs/>
        </w:rPr>
        <w:t xml:space="preserve">of the test results </w:t>
      </w:r>
      <w:r w:rsidRPr="00CB317A">
        <w:rPr>
          <w:i/>
          <w:iCs/>
        </w:rPr>
        <w:t xml:space="preserve">and the overall conclusions </w:t>
      </w:r>
      <w:r w:rsidR="00FD3EA5" w:rsidRPr="00CB317A">
        <w:rPr>
          <w:i/>
          <w:iCs/>
        </w:rPr>
        <w:t>is foreseen in this chapter</w:t>
      </w:r>
      <w:r w:rsidRPr="00CB317A">
        <w:rPr>
          <w:i/>
          <w:iCs/>
        </w:rPr>
        <w:t xml:space="preserve"> </w:t>
      </w:r>
      <w:r w:rsidR="00FD3EA5" w:rsidRPr="00CB317A">
        <w:rPr>
          <w:i/>
          <w:iCs/>
        </w:rPr>
        <w:t>at</w:t>
      </w:r>
      <w:r w:rsidRPr="00CB317A">
        <w:rPr>
          <w:i/>
          <w:iCs/>
        </w:rPr>
        <w:t xml:space="preserve"> MS3.</w:t>
      </w:r>
    </w:p>
    <w:p w14:paraId="26FF007C" w14:textId="77777777" w:rsidR="005C2589" w:rsidRPr="00CB317A" w:rsidRDefault="005C2589" w:rsidP="005B4F79">
      <w:pPr>
        <w:pStyle w:val="ParagraphText"/>
      </w:pPr>
    </w:p>
    <w:p w14:paraId="5C2566DC" w14:textId="77777777" w:rsidR="00974151" w:rsidRPr="00CB317A" w:rsidRDefault="3E5B9206" w:rsidP="00974151">
      <w:pPr>
        <w:pStyle w:val="Heading1"/>
      </w:pPr>
      <w:bookmarkStart w:id="1329" w:name="_Toc1040836156"/>
      <w:commentRangeStart w:id="1330"/>
      <w:commentRangeStart w:id="1331"/>
      <w:r>
        <w:t>Appendix 1</w:t>
      </w:r>
      <w:bookmarkEnd w:id="1329"/>
      <w:commentRangeEnd w:id="1330"/>
      <w:r w:rsidR="00DA4BE1" w:rsidRPr="00CB317A">
        <w:rPr>
          <w:rStyle w:val="CommentReference"/>
          <w:sz w:val="28"/>
          <w:szCs w:val="28"/>
        </w:rPr>
        <w:commentReference w:id="1330"/>
      </w:r>
      <w:commentRangeEnd w:id="1331"/>
      <w:r w:rsidR="00E017E7" w:rsidRPr="00CB317A">
        <w:rPr>
          <w:rStyle w:val="CommentReference"/>
          <w:sz w:val="28"/>
          <w:szCs w:val="28"/>
        </w:rPr>
        <w:commentReference w:id="1331"/>
      </w:r>
    </w:p>
    <w:p w14:paraId="35F400F5" w14:textId="0C1632D9" w:rsidR="00974151" w:rsidRPr="002C6C11" w:rsidRDefault="00974151" w:rsidP="662E2FC4">
      <w:pPr>
        <w:widowControl/>
        <w:spacing w:before="120"/>
        <w:rPr>
          <w:ins w:id="1332" w:author="Mehta, Hemini" w:date="2026-03-18T14:03:00Z" w16du:dateUtc="2026-03-18T14:03:21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Below are listed all the Test Scenarios based on the KVIs and KPIs,</w:t>
      </w:r>
      <w:del w:id="1333" w:author="Darko Ratkaj" w:date="2026-03-26T08:15:00Z" w16du:dateUtc="2026-03-26T07:15:00Z">
        <w:r w:rsidRPr="2618C7F4" w:rsidDel="00CA2600">
          <w:rPr>
            <w:rFonts w:ascii="Montserrat" w:eastAsia="Montserrat" w:hAnsi="Montserrat" w:cs="Montserrat"/>
            <w:color w:val="000000" w:themeColor="text1"/>
            <w:sz w:val="18"/>
            <w:szCs w:val="18"/>
          </w:rPr>
          <w:delText xml:space="preserve"> please note that the list below may not be completely comprehensive but could be considered as a starter</w:delText>
        </w:r>
      </w:del>
      <w:r w:rsidRPr="2618C7F4">
        <w:rPr>
          <w:rFonts w:ascii="Montserrat" w:eastAsia="Montserrat" w:hAnsi="Montserrat" w:cs="Montserrat"/>
          <w:color w:val="000000" w:themeColor="text1"/>
          <w:sz w:val="18"/>
          <w:szCs w:val="18"/>
        </w:rPr>
        <w:t>.</w:t>
      </w:r>
    </w:p>
    <w:p w14:paraId="26AA9110" w14:textId="61E6DFC8" w:rsidR="00FB3E7C" w:rsidRDefault="00974151" w:rsidP="662E2FC4">
      <w:pPr>
        <w:widowControl/>
        <w:spacing w:before="120"/>
        <w:rPr>
          <w:ins w:id="1334" w:author="Darko Ratkaj" w:date="2026-03-26T08:19:00Z" w16du:dateUtc="2026-03-26T07:19:00Z"/>
          <w:rFonts w:ascii="Montserrat" w:eastAsia="Montserrat" w:hAnsi="Montserrat" w:cs="Montserrat"/>
          <w:color w:val="000000" w:themeColor="text1"/>
          <w:sz w:val="18"/>
          <w:szCs w:val="18"/>
        </w:rPr>
      </w:pPr>
      <w:r w:rsidRPr="002C6C11">
        <w:rPr>
          <w:rFonts w:ascii="Montserrat" w:eastAsia="Montserrat" w:hAnsi="Montserrat" w:cs="Montserrat"/>
          <w:color w:val="000000" w:themeColor="text1"/>
          <w:sz w:val="18"/>
          <w:szCs w:val="18"/>
        </w:rPr>
        <w:t xml:space="preserve">The </w:t>
      </w:r>
      <w:del w:id="1335" w:author="Mehta, Hemini" w:date="2026-03-18T14:03:00Z" w16du:dateUtc="2026-03-18T14:03:42Z">
        <w:r w:rsidRPr="002C6C11">
          <w:rPr>
            <w:rFonts w:ascii="Montserrat" w:eastAsia="Montserrat" w:hAnsi="Montserrat" w:cs="Montserrat"/>
            <w:color w:val="000000" w:themeColor="text1"/>
            <w:sz w:val="18"/>
            <w:szCs w:val="18"/>
          </w:rPr>
          <w:delText xml:space="preserve">highlighted </w:delText>
        </w:r>
      </w:del>
      <w:r w:rsidRPr="002C6C11">
        <w:rPr>
          <w:rFonts w:ascii="Montserrat" w:eastAsia="Montserrat" w:hAnsi="Montserrat" w:cs="Montserrat"/>
          <w:color w:val="000000" w:themeColor="text1"/>
          <w:sz w:val="18"/>
          <w:szCs w:val="18"/>
        </w:rPr>
        <w:t>Test Case Scenarios</w:t>
      </w:r>
      <w:ins w:id="1336" w:author="Mehta, Hemini" w:date="2026-03-18T14:03:00Z" w16du:dateUtc="2026-03-18T14:03:59Z">
        <w:r w:rsidRPr="002C6C11">
          <w:rPr>
            <w:rFonts w:ascii="Montserrat" w:eastAsia="Montserrat" w:hAnsi="Montserrat" w:cs="Montserrat"/>
            <w:color w:val="000000" w:themeColor="text1"/>
            <w:sz w:val="18"/>
            <w:szCs w:val="18"/>
          </w:rPr>
          <w:t xml:space="preserve"> are </w:t>
        </w:r>
        <w:r w:rsidR="11D6D47A" w:rsidRPr="662E2FC4">
          <w:rPr>
            <w:rFonts w:ascii="Montserrat" w:eastAsia="Montserrat" w:hAnsi="Montserrat" w:cs="Montserrat"/>
            <w:color w:val="000000" w:themeColor="text1"/>
            <w:sz w:val="18"/>
            <w:szCs w:val="18"/>
          </w:rPr>
          <w:t>sect</w:t>
        </w:r>
      </w:ins>
      <w:ins w:id="1337" w:author="Mehta, Hemini" w:date="2026-03-18T14:04:00Z" w16du:dateUtc="2026-03-18T14:04:06Z">
        <w:r w:rsidR="11D6D47A" w:rsidRPr="662E2FC4">
          <w:rPr>
            <w:rFonts w:ascii="Montserrat" w:eastAsia="Montserrat" w:hAnsi="Montserrat" w:cs="Montserrat"/>
            <w:color w:val="000000" w:themeColor="text1"/>
            <w:sz w:val="18"/>
            <w:szCs w:val="18"/>
          </w:rPr>
          <w:t>ioned into those</w:t>
        </w:r>
      </w:ins>
      <w:r w:rsidRPr="662E2FC4">
        <w:rPr>
          <w:rFonts w:ascii="Montserrat" w:eastAsia="Montserrat" w:hAnsi="Montserrat" w:cs="Montserrat"/>
          <w:color w:val="000000" w:themeColor="text1"/>
          <w:sz w:val="18"/>
          <w:szCs w:val="18"/>
        </w:rPr>
        <w:t xml:space="preserve"> </w:t>
      </w:r>
      <w:del w:id="1338" w:author="Mehta, Hemini" w:date="2026-03-18T14:04:00Z" w16du:dateUtc="2026-03-18T14:04:13Z">
        <w:r w:rsidRPr="662E2FC4" w:rsidDel="00974151">
          <w:rPr>
            <w:rFonts w:ascii="Montserrat" w:eastAsia="Montserrat" w:hAnsi="Montserrat" w:cs="Montserrat"/>
            <w:color w:val="000000" w:themeColor="text1"/>
            <w:sz w:val="18"/>
            <w:szCs w:val="18"/>
          </w:rPr>
          <w:delText>are the t</w:delText>
        </w:r>
      </w:del>
      <w:ins w:id="1339" w:author="Mehta, Hemini" w:date="2026-03-18T14:04:00Z" w16du:dateUtc="2026-03-18T14:04:21Z">
        <w:r w:rsidR="0E805743" w:rsidRPr="662E2FC4">
          <w:rPr>
            <w:rFonts w:ascii="Montserrat" w:eastAsia="Montserrat" w:hAnsi="Montserrat" w:cs="Montserrat"/>
            <w:color w:val="000000" w:themeColor="text1"/>
            <w:sz w:val="18"/>
            <w:szCs w:val="18"/>
          </w:rPr>
          <w:t>t</w:t>
        </w:r>
      </w:ins>
      <w:r w:rsidRPr="662E2FC4">
        <w:rPr>
          <w:rFonts w:ascii="Montserrat" w:eastAsia="Montserrat" w:hAnsi="Montserrat" w:cs="Montserrat"/>
          <w:color w:val="000000" w:themeColor="text1"/>
          <w:sz w:val="18"/>
          <w:szCs w:val="18"/>
        </w:rPr>
        <w:t>ests</w:t>
      </w:r>
      <w:r w:rsidRPr="002C6C11">
        <w:rPr>
          <w:rFonts w:ascii="Montserrat" w:eastAsia="Montserrat" w:hAnsi="Montserrat" w:cs="Montserrat"/>
          <w:color w:val="000000" w:themeColor="text1"/>
          <w:sz w:val="18"/>
          <w:szCs w:val="18"/>
        </w:rPr>
        <w:t xml:space="preserve"> the different Testbeds believe they can carry out </w:t>
      </w:r>
      <w:ins w:id="1340" w:author="Darko Ratkaj" w:date="2026-03-26T08:16:00Z" w16du:dateUtc="2026-03-26T07:16:00Z">
        <w:r w:rsidR="006837CF">
          <w:rPr>
            <w:rFonts w:ascii="Montserrat" w:eastAsia="Montserrat" w:hAnsi="Montserrat" w:cs="Montserrat"/>
            <w:color w:val="000000" w:themeColor="text1"/>
            <w:sz w:val="18"/>
            <w:szCs w:val="18"/>
          </w:rPr>
          <w:t>in Phase 2 of the pro</w:t>
        </w:r>
        <w:r w:rsidR="00C43703">
          <w:rPr>
            <w:rFonts w:ascii="Montserrat" w:eastAsia="Montserrat" w:hAnsi="Montserrat" w:cs="Montserrat"/>
            <w:color w:val="000000" w:themeColor="text1"/>
            <w:sz w:val="18"/>
            <w:szCs w:val="18"/>
          </w:rPr>
          <w:t>je</w:t>
        </w:r>
      </w:ins>
      <w:ins w:id="1341" w:author="Darko Ratkaj" w:date="2026-03-26T08:17:00Z" w16du:dateUtc="2026-03-26T07:17:00Z">
        <w:r w:rsidR="00C43703">
          <w:rPr>
            <w:rFonts w:ascii="Montserrat" w:eastAsia="Montserrat" w:hAnsi="Montserrat" w:cs="Montserrat"/>
            <w:color w:val="000000" w:themeColor="text1"/>
            <w:sz w:val="18"/>
            <w:szCs w:val="18"/>
          </w:rPr>
          <w:t xml:space="preserve">ct </w:t>
        </w:r>
      </w:ins>
      <w:r w:rsidRPr="002C6C11">
        <w:rPr>
          <w:rFonts w:ascii="Montserrat" w:eastAsia="Montserrat" w:hAnsi="Montserrat" w:cs="Montserrat"/>
          <w:color w:val="000000" w:themeColor="text1"/>
          <w:sz w:val="18"/>
          <w:szCs w:val="18"/>
        </w:rPr>
        <w:t xml:space="preserve">and should be listed as the test cases in their respective documents. </w:t>
      </w:r>
      <w:ins w:id="1342" w:author="Darko Ratkaj" w:date="2026-03-26T08:14:00Z" w16du:dateUtc="2026-03-26T07:14:00Z">
        <w:r w:rsidR="00771AFC">
          <w:rPr>
            <w:rFonts w:ascii="Montserrat" w:eastAsia="Montserrat" w:hAnsi="Montserrat" w:cs="Montserrat"/>
            <w:color w:val="000000" w:themeColor="text1"/>
            <w:sz w:val="18"/>
            <w:szCs w:val="18"/>
          </w:rPr>
          <w:t>These tests are li</w:t>
        </w:r>
        <w:r w:rsidR="00FB3E7C">
          <w:rPr>
            <w:rFonts w:ascii="Montserrat" w:eastAsia="Montserrat" w:hAnsi="Montserrat" w:cs="Montserrat"/>
            <w:color w:val="000000" w:themeColor="text1"/>
            <w:sz w:val="18"/>
            <w:szCs w:val="18"/>
          </w:rPr>
          <w:t>sted in section A.1</w:t>
        </w:r>
      </w:ins>
      <w:ins w:id="1343" w:author="Darko Ratkaj" w:date="2026-03-26T08:19:00Z" w16du:dateUtc="2026-03-26T07:19:00Z">
        <w:r w:rsidR="00936DA3">
          <w:rPr>
            <w:rFonts w:ascii="Montserrat" w:eastAsia="Montserrat" w:hAnsi="Montserrat" w:cs="Montserrat"/>
            <w:color w:val="000000" w:themeColor="text1"/>
            <w:sz w:val="18"/>
            <w:szCs w:val="18"/>
          </w:rPr>
          <w:t>, as follows:</w:t>
        </w:r>
      </w:ins>
    </w:p>
    <w:p w14:paraId="1A2A5298" w14:textId="6BDC37F8" w:rsidR="00936DA3" w:rsidRPr="00DA4BE1" w:rsidRDefault="00936DA3">
      <w:pPr>
        <w:pStyle w:val="ParagraphText"/>
        <w:numPr>
          <w:ilvl w:val="0"/>
          <w:numId w:val="303"/>
        </w:numPr>
        <w:tabs>
          <w:tab w:val="left" w:pos="1843"/>
        </w:tabs>
        <w:spacing w:before="120"/>
        <w:ind w:left="567" w:hanging="357"/>
        <w:rPr>
          <w:ins w:id="1344" w:author="Darko Ratkaj" w:date="2026-03-26T08:19:00Z" w16du:dateUtc="2026-03-26T07:19:00Z"/>
          <w:rStyle w:val="Hyperlink"/>
          <w:b/>
          <w:bCs/>
          <w:noProof/>
          <w:kern w:val="2"/>
          <w:sz w:val="28"/>
          <w:szCs w:val="28"/>
          <w:lang w:val="en-GB" w:eastAsia="en-GB"/>
          <w14:ligatures w14:val="standardContextual"/>
        </w:rPr>
        <w:pPrChange w:id="1345" w:author="Darko Ratkaj" w:date="2026-03-26T08:26:00Z" w16du:dateUtc="2026-03-26T07:26:00Z">
          <w:pPr>
            <w:pStyle w:val="TOC3"/>
          </w:pPr>
        </w:pPrChange>
      </w:pPr>
      <w:ins w:id="1346" w:author="Darko Ratkaj" w:date="2026-03-26T08:19:00Z" w16du:dateUtc="2026-03-26T07:19:00Z">
        <w:r w:rsidRPr="00DA4BE1">
          <w:fldChar w:fldCharType="begin"/>
        </w:r>
        <w:r w:rsidRPr="00DA4BE1">
          <w:instrText>HYPERLINK \l "_Toc1543098486" \h</w:instrText>
        </w:r>
        <w:r w:rsidRPr="00DA4BE1">
          <w:fldChar w:fldCharType="separate"/>
        </w:r>
        <w:r w:rsidRPr="00DA4BE1">
          <w:rPr>
            <w:rStyle w:val="Hyperlink"/>
          </w:rPr>
          <w:t>Scenario B:</w:t>
        </w:r>
      </w:ins>
      <w:ins w:id="1347" w:author="Darko Ratkaj" w:date="2026-03-26T08:22:00Z" w16du:dateUtc="2026-03-26T07:22:00Z">
        <w:r w:rsidR="00F35597">
          <w:rPr>
            <w:rStyle w:val="Hyperlink"/>
          </w:rPr>
          <w:tab/>
        </w:r>
      </w:ins>
      <w:ins w:id="1348" w:author="Darko Ratkaj" w:date="2026-03-26T08:19:00Z" w16du:dateUtc="2026-03-26T07:19:00Z">
        <w:r w:rsidRPr="00DA4BE1">
          <w:rPr>
            <w:rStyle w:val="Hyperlink"/>
          </w:rPr>
          <w:t>Assess if watch time drops with degraded quality</w:t>
        </w:r>
        <w:r w:rsidRPr="00DA4BE1">
          <w:fldChar w:fldCharType="end"/>
        </w:r>
      </w:ins>
    </w:p>
    <w:p w14:paraId="64AF5195" w14:textId="483A5A44" w:rsidR="00936DA3" w:rsidRPr="00DA4BE1" w:rsidRDefault="00936DA3">
      <w:pPr>
        <w:pStyle w:val="ParagraphText"/>
        <w:numPr>
          <w:ilvl w:val="0"/>
          <w:numId w:val="303"/>
        </w:numPr>
        <w:tabs>
          <w:tab w:val="left" w:pos="1843"/>
        </w:tabs>
        <w:ind w:left="567"/>
        <w:rPr>
          <w:ins w:id="1349" w:author="Darko Ratkaj" w:date="2026-03-26T08:19:00Z" w16du:dateUtc="2026-03-26T07:19:00Z"/>
          <w:rStyle w:val="Hyperlink"/>
          <w:noProof/>
          <w:kern w:val="2"/>
          <w:lang w:eastAsia="en-GB"/>
          <w14:ligatures w14:val="standardContextual"/>
        </w:rPr>
        <w:pPrChange w:id="1350" w:author="Darko Ratkaj" w:date="2026-03-26T08:26:00Z" w16du:dateUtc="2026-03-26T07:26:00Z">
          <w:pPr>
            <w:pStyle w:val="TOC3"/>
          </w:pPr>
        </w:pPrChange>
      </w:pPr>
      <w:ins w:id="1351" w:author="Darko Ratkaj" w:date="2026-03-26T08:19:00Z" w16du:dateUtc="2026-03-26T07:19:00Z">
        <w:r w:rsidRPr="00DA4BE1">
          <w:fldChar w:fldCharType="begin"/>
        </w:r>
        <w:r w:rsidRPr="00DA4BE1">
          <w:instrText>HYPERLINK \l "_Toc1238654723" \h</w:instrText>
        </w:r>
        <w:r w:rsidRPr="00DA4BE1">
          <w:fldChar w:fldCharType="separate"/>
        </w:r>
        <w:r w:rsidRPr="00DA4BE1">
          <w:rPr>
            <w:rStyle w:val="Hyperlink"/>
          </w:rPr>
          <w:t>Scenario E:</w:t>
        </w:r>
      </w:ins>
      <w:ins w:id="1352" w:author="Darko Ratkaj" w:date="2026-03-26T08:22:00Z" w16du:dateUtc="2026-03-26T07:22:00Z">
        <w:r w:rsidR="00F35597">
          <w:rPr>
            <w:rStyle w:val="Hyperlink"/>
          </w:rPr>
          <w:tab/>
        </w:r>
      </w:ins>
      <w:ins w:id="1353" w:author="Darko Ratkaj" w:date="2026-03-26T08:19:00Z" w16du:dateUtc="2026-03-26T07:19:00Z">
        <w:r w:rsidRPr="00DA4BE1">
          <w:rPr>
            <w:rStyle w:val="Hyperlink"/>
          </w:rPr>
          <w:t>Test correlation between delivery method and playback continuity</w:t>
        </w:r>
        <w:r w:rsidRPr="00DA4BE1">
          <w:fldChar w:fldCharType="end"/>
        </w:r>
      </w:ins>
    </w:p>
    <w:p w14:paraId="34D99C18" w14:textId="4B633E3C" w:rsidR="00936DA3" w:rsidRPr="00DA4BE1" w:rsidRDefault="00936DA3">
      <w:pPr>
        <w:pStyle w:val="ParagraphText"/>
        <w:numPr>
          <w:ilvl w:val="0"/>
          <w:numId w:val="303"/>
        </w:numPr>
        <w:tabs>
          <w:tab w:val="left" w:pos="1843"/>
        </w:tabs>
        <w:ind w:left="567"/>
        <w:rPr>
          <w:ins w:id="1354" w:author="Darko Ratkaj" w:date="2026-03-26T08:19:00Z" w16du:dateUtc="2026-03-26T07:19:00Z"/>
          <w:rStyle w:val="Hyperlink"/>
          <w:noProof/>
          <w:kern w:val="2"/>
          <w:lang w:eastAsia="en-GB"/>
          <w14:ligatures w14:val="standardContextual"/>
        </w:rPr>
        <w:pPrChange w:id="1355" w:author="Darko Ratkaj" w:date="2026-03-26T08:26:00Z" w16du:dateUtc="2026-03-26T07:26:00Z">
          <w:pPr>
            <w:pStyle w:val="TOC3"/>
          </w:pPr>
        </w:pPrChange>
      </w:pPr>
      <w:ins w:id="1356" w:author="Darko Ratkaj" w:date="2026-03-26T08:19:00Z" w16du:dateUtc="2026-03-26T07:19:00Z">
        <w:r w:rsidRPr="00DA4BE1">
          <w:fldChar w:fldCharType="begin"/>
        </w:r>
        <w:r w:rsidRPr="00DA4BE1">
          <w:instrText>HYPERLINK \l "_Toc1372041374" \h</w:instrText>
        </w:r>
        <w:r w:rsidRPr="00DA4BE1">
          <w:fldChar w:fldCharType="separate"/>
        </w:r>
        <w:r w:rsidRPr="00DA4BE1">
          <w:rPr>
            <w:rStyle w:val="Hyperlink"/>
          </w:rPr>
          <w:t>Scenario G:</w:t>
        </w:r>
      </w:ins>
      <w:ins w:id="1357" w:author="Darko Ratkaj" w:date="2026-03-26T08:22:00Z" w16du:dateUtc="2026-03-26T07:22:00Z">
        <w:r w:rsidR="00F35597">
          <w:rPr>
            <w:rStyle w:val="Hyperlink"/>
          </w:rPr>
          <w:tab/>
        </w:r>
      </w:ins>
      <w:ins w:id="1358" w:author="Darko Ratkaj" w:date="2026-03-26T08:19:00Z" w16du:dateUtc="2026-03-26T07:19:00Z">
        <w:r w:rsidRPr="00DA4BE1">
          <w:rPr>
            <w:rStyle w:val="Hyperlink"/>
          </w:rPr>
          <w:t>Test if completions are higher in resilient methods (less buffering)</w:t>
        </w:r>
        <w:r w:rsidRPr="00DA4BE1">
          <w:fldChar w:fldCharType="end"/>
        </w:r>
      </w:ins>
      <w:ins w:id="1359" w:author="Darko Ratkaj" w:date="2026-03-26T08:21:00Z" w16du:dateUtc="2026-03-26T07:21:00Z">
        <w:r w:rsidRPr="00936DA3">
          <w:rPr>
            <w:rStyle w:val="Hyperlink"/>
            <w:noProof/>
            <w:kern w:val="2"/>
            <w:lang w:eastAsia="en-GB"/>
            <w14:ligatures w14:val="standardContextual"/>
          </w:rPr>
          <w:t xml:space="preserve"> </w:t>
        </w:r>
      </w:ins>
    </w:p>
    <w:p w14:paraId="1B460BD4" w14:textId="0B76B0D9" w:rsidR="00936DA3" w:rsidRPr="00DA4BE1" w:rsidRDefault="00936DA3">
      <w:pPr>
        <w:pStyle w:val="ParagraphText"/>
        <w:numPr>
          <w:ilvl w:val="0"/>
          <w:numId w:val="303"/>
        </w:numPr>
        <w:tabs>
          <w:tab w:val="left" w:pos="1843"/>
        </w:tabs>
        <w:ind w:left="567"/>
        <w:rPr>
          <w:ins w:id="1360" w:author="Darko Ratkaj" w:date="2026-03-26T08:19:00Z" w16du:dateUtc="2026-03-26T07:19:00Z"/>
          <w:rStyle w:val="Hyperlink"/>
          <w:noProof/>
          <w:kern w:val="2"/>
          <w:lang w:eastAsia="en-GB"/>
          <w14:ligatures w14:val="standardContextual"/>
        </w:rPr>
        <w:pPrChange w:id="1361" w:author="Darko Ratkaj" w:date="2026-03-26T08:26:00Z" w16du:dateUtc="2026-03-26T07:26:00Z">
          <w:pPr>
            <w:pStyle w:val="TOC3"/>
          </w:pPr>
        </w:pPrChange>
      </w:pPr>
      <w:ins w:id="1362" w:author="Darko Ratkaj" w:date="2026-03-26T08:19:00Z" w16du:dateUtc="2026-03-26T07:19:00Z">
        <w:r w:rsidRPr="00DA4BE1">
          <w:fldChar w:fldCharType="begin"/>
        </w:r>
        <w:r w:rsidRPr="00DA4BE1">
          <w:instrText>HYPERLINK \l "_Toc620489755" \h</w:instrText>
        </w:r>
        <w:r w:rsidRPr="00DA4BE1">
          <w:fldChar w:fldCharType="separate"/>
        </w:r>
        <w:r w:rsidRPr="00DA4BE1">
          <w:rPr>
            <w:rStyle w:val="Hyperlink"/>
          </w:rPr>
          <w:t>Scenario J:</w:t>
        </w:r>
      </w:ins>
      <w:ins w:id="1363" w:author="Darko Ratkaj" w:date="2026-03-26T08:22:00Z" w16du:dateUtc="2026-03-26T07:22:00Z">
        <w:r w:rsidR="00F35597">
          <w:rPr>
            <w:rStyle w:val="Hyperlink"/>
          </w:rPr>
          <w:tab/>
        </w:r>
      </w:ins>
      <w:ins w:id="1364" w:author="Darko Ratkaj" w:date="2026-03-26T08:19:00Z" w16du:dateUtc="2026-03-26T07:19:00Z">
        <w:r w:rsidRPr="00DA4BE1">
          <w:rPr>
            <w:rStyle w:val="Hyperlink"/>
          </w:rPr>
          <w:t>Identify abandonment spikes after buffering events</w:t>
        </w:r>
        <w:r w:rsidRPr="00DA4BE1">
          <w:fldChar w:fldCharType="end"/>
        </w:r>
      </w:ins>
    </w:p>
    <w:p w14:paraId="694085F3" w14:textId="5CF48F92" w:rsidR="00936DA3" w:rsidRPr="00DA4BE1" w:rsidRDefault="00936DA3">
      <w:pPr>
        <w:pStyle w:val="ParagraphText"/>
        <w:numPr>
          <w:ilvl w:val="0"/>
          <w:numId w:val="303"/>
        </w:numPr>
        <w:tabs>
          <w:tab w:val="left" w:pos="1843"/>
        </w:tabs>
        <w:ind w:left="567"/>
        <w:rPr>
          <w:ins w:id="1365" w:author="Darko Ratkaj" w:date="2026-03-26T08:19:00Z" w16du:dateUtc="2026-03-26T07:19:00Z"/>
          <w:rStyle w:val="Hyperlink"/>
          <w:noProof/>
          <w:kern w:val="2"/>
          <w:lang w:eastAsia="en-GB"/>
          <w14:ligatures w14:val="standardContextual"/>
        </w:rPr>
        <w:pPrChange w:id="1366" w:author="Darko Ratkaj" w:date="2026-03-26T08:26:00Z" w16du:dateUtc="2026-03-26T07:26:00Z">
          <w:pPr>
            <w:pStyle w:val="TOC3"/>
          </w:pPr>
        </w:pPrChange>
      </w:pPr>
      <w:ins w:id="1367" w:author="Darko Ratkaj" w:date="2026-03-26T08:19:00Z" w16du:dateUtc="2026-03-26T07:19:00Z">
        <w:r w:rsidRPr="00DA4BE1">
          <w:fldChar w:fldCharType="begin"/>
        </w:r>
        <w:r w:rsidRPr="00DA4BE1">
          <w:instrText>HYPERLINK \l "_Toc1665631659" \h</w:instrText>
        </w:r>
        <w:r w:rsidRPr="00DA4BE1">
          <w:fldChar w:fldCharType="separate"/>
        </w:r>
        <w:r w:rsidRPr="00DA4BE1">
          <w:rPr>
            <w:rStyle w:val="Hyperlink"/>
          </w:rPr>
          <w:t>Scenario K:</w:t>
        </w:r>
      </w:ins>
      <w:ins w:id="1368" w:author="Darko Ratkaj" w:date="2026-03-26T08:22:00Z" w16du:dateUtc="2026-03-26T07:22:00Z">
        <w:r w:rsidR="00F35597">
          <w:rPr>
            <w:rStyle w:val="Hyperlink"/>
          </w:rPr>
          <w:tab/>
        </w:r>
      </w:ins>
      <w:ins w:id="1369" w:author="Darko Ratkaj" w:date="2026-03-26T08:19:00Z" w16du:dateUtc="2026-03-26T07:19:00Z">
        <w:r w:rsidRPr="00DA4BE1">
          <w:rPr>
            <w:rStyle w:val="Hyperlink"/>
          </w:rPr>
          <w:t>Test if users drop at predictable quality loss points</w:t>
        </w:r>
        <w:r w:rsidRPr="00DA4BE1">
          <w:fldChar w:fldCharType="end"/>
        </w:r>
      </w:ins>
    </w:p>
    <w:p w14:paraId="6B5FB57C" w14:textId="7B966A5C" w:rsidR="00936DA3" w:rsidRPr="00DA4BE1" w:rsidRDefault="00936DA3">
      <w:pPr>
        <w:pStyle w:val="ParagraphText"/>
        <w:numPr>
          <w:ilvl w:val="0"/>
          <w:numId w:val="303"/>
        </w:numPr>
        <w:tabs>
          <w:tab w:val="left" w:pos="1843"/>
        </w:tabs>
        <w:ind w:left="567"/>
        <w:rPr>
          <w:ins w:id="1370" w:author="Darko Ratkaj" w:date="2026-03-26T08:19:00Z" w16du:dateUtc="2026-03-26T07:19:00Z"/>
          <w:rStyle w:val="Hyperlink"/>
          <w:noProof/>
          <w:kern w:val="2"/>
          <w:lang w:eastAsia="en-GB"/>
          <w14:ligatures w14:val="standardContextual"/>
        </w:rPr>
        <w:pPrChange w:id="1371" w:author="Darko Ratkaj" w:date="2026-03-26T08:26:00Z" w16du:dateUtc="2026-03-26T07:26:00Z">
          <w:pPr>
            <w:pStyle w:val="TOC3"/>
          </w:pPr>
        </w:pPrChange>
      </w:pPr>
      <w:ins w:id="1372" w:author="Darko Ratkaj" w:date="2026-03-26T08:19:00Z" w16du:dateUtc="2026-03-26T07:19:00Z">
        <w:r w:rsidRPr="00DA4BE1">
          <w:fldChar w:fldCharType="begin"/>
        </w:r>
        <w:r w:rsidRPr="00DA4BE1">
          <w:instrText>HYPERLINK \l "_Toc902586072" \h</w:instrText>
        </w:r>
        <w:r w:rsidRPr="00DA4BE1">
          <w:fldChar w:fldCharType="separate"/>
        </w:r>
        <w:r w:rsidRPr="00DA4BE1">
          <w:rPr>
            <w:rStyle w:val="Hyperlink"/>
          </w:rPr>
          <w:t>Scenario M:</w:t>
        </w:r>
      </w:ins>
      <w:ins w:id="1373" w:author="Darko Ratkaj" w:date="2026-03-26T08:22:00Z" w16du:dateUtc="2026-03-26T07:22:00Z">
        <w:r w:rsidR="00F35597">
          <w:rPr>
            <w:rStyle w:val="Hyperlink"/>
          </w:rPr>
          <w:tab/>
        </w:r>
      </w:ins>
      <w:ins w:id="1374" w:author="Darko Ratkaj" w:date="2026-03-26T08:19:00Z" w16du:dateUtc="2026-03-26T07:19:00Z">
        <w:r w:rsidRPr="00DA4BE1">
          <w:rPr>
            <w:rStyle w:val="Hyperlink"/>
          </w:rPr>
          <w:t>Directly test startup times distribution across methods</w:t>
        </w:r>
        <w:r w:rsidRPr="00DA4BE1">
          <w:fldChar w:fldCharType="end"/>
        </w:r>
      </w:ins>
    </w:p>
    <w:p w14:paraId="51C239B3" w14:textId="76F0066E" w:rsidR="00936DA3" w:rsidRPr="00DA4BE1" w:rsidRDefault="00936DA3">
      <w:pPr>
        <w:pStyle w:val="ParagraphText"/>
        <w:numPr>
          <w:ilvl w:val="0"/>
          <w:numId w:val="303"/>
        </w:numPr>
        <w:tabs>
          <w:tab w:val="left" w:pos="1843"/>
        </w:tabs>
        <w:ind w:left="567"/>
        <w:rPr>
          <w:ins w:id="1375" w:author="Darko Ratkaj" w:date="2026-03-26T08:19:00Z" w16du:dateUtc="2026-03-26T07:19:00Z"/>
          <w:rStyle w:val="Hyperlink"/>
          <w:noProof/>
          <w:kern w:val="2"/>
          <w:lang w:eastAsia="en-GB"/>
          <w14:ligatures w14:val="standardContextual"/>
        </w:rPr>
        <w:pPrChange w:id="1376" w:author="Darko Ratkaj" w:date="2026-03-26T08:26:00Z" w16du:dateUtc="2026-03-26T07:26:00Z">
          <w:pPr>
            <w:pStyle w:val="TOC3"/>
          </w:pPr>
        </w:pPrChange>
      </w:pPr>
      <w:ins w:id="1377" w:author="Darko Ratkaj" w:date="2026-03-26T08:19:00Z" w16du:dateUtc="2026-03-26T07:19:00Z">
        <w:r w:rsidRPr="00DA4BE1">
          <w:fldChar w:fldCharType="begin"/>
        </w:r>
        <w:r w:rsidRPr="00DA4BE1">
          <w:instrText>HYPERLINK \l "_Toc844093225" \h</w:instrText>
        </w:r>
        <w:r w:rsidRPr="00DA4BE1">
          <w:fldChar w:fldCharType="separate"/>
        </w:r>
        <w:r w:rsidRPr="00DA4BE1">
          <w:rPr>
            <w:rStyle w:val="Hyperlink"/>
          </w:rPr>
          <w:t>Scenario O:</w:t>
        </w:r>
      </w:ins>
      <w:ins w:id="1378" w:author="Darko Ratkaj" w:date="2026-03-26T08:22:00Z" w16du:dateUtc="2026-03-26T07:22:00Z">
        <w:r w:rsidR="00F35597">
          <w:rPr>
            <w:rStyle w:val="Hyperlink"/>
          </w:rPr>
          <w:tab/>
        </w:r>
      </w:ins>
      <w:ins w:id="1379" w:author="Darko Ratkaj" w:date="2026-03-26T08:19:00Z" w16du:dateUtc="2026-03-26T07:19:00Z">
        <w:r w:rsidRPr="00DA4BE1">
          <w:rPr>
            <w:rStyle w:val="Hyperlink"/>
          </w:rPr>
          <w:t>Stress-test buffering under poor networks vs resilient distribution</w:t>
        </w:r>
        <w:r w:rsidRPr="00DA4BE1">
          <w:fldChar w:fldCharType="end"/>
        </w:r>
      </w:ins>
    </w:p>
    <w:p w14:paraId="232C7859" w14:textId="38D3B832" w:rsidR="00936DA3" w:rsidRPr="00DA4BE1" w:rsidRDefault="00936DA3">
      <w:pPr>
        <w:pStyle w:val="ParagraphText"/>
        <w:numPr>
          <w:ilvl w:val="0"/>
          <w:numId w:val="303"/>
        </w:numPr>
        <w:tabs>
          <w:tab w:val="left" w:pos="1843"/>
        </w:tabs>
        <w:ind w:left="567"/>
        <w:rPr>
          <w:ins w:id="1380" w:author="Darko Ratkaj" w:date="2026-03-26T08:19:00Z" w16du:dateUtc="2026-03-26T07:19:00Z"/>
          <w:rStyle w:val="Hyperlink"/>
          <w:noProof/>
          <w:kern w:val="2"/>
          <w:lang w:eastAsia="en-GB"/>
          <w14:ligatures w14:val="standardContextual"/>
        </w:rPr>
        <w:pPrChange w:id="1381" w:author="Darko Ratkaj" w:date="2026-03-26T08:26:00Z" w16du:dateUtc="2026-03-26T07:26:00Z">
          <w:pPr>
            <w:pStyle w:val="TOC3"/>
          </w:pPr>
        </w:pPrChange>
      </w:pPr>
      <w:ins w:id="1382" w:author="Darko Ratkaj" w:date="2026-03-26T08:19:00Z" w16du:dateUtc="2026-03-26T07:19:00Z">
        <w:r w:rsidRPr="00DA4BE1">
          <w:fldChar w:fldCharType="begin"/>
        </w:r>
        <w:r w:rsidRPr="00DA4BE1">
          <w:instrText>HYPERLINK \l "_Toc2058015480" \h</w:instrText>
        </w:r>
        <w:r w:rsidRPr="00DA4BE1">
          <w:fldChar w:fldCharType="separate"/>
        </w:r>
        <w:r w:rsidRPr="00DA4BE1">
          <w:rPr>
            <w:rStyle w:val="Hyperlink"/>
          </w:rPr>
          <w:t>Scenario P:</w:t>
        </w:r>
      </w:ins>
      <w:ins w:id="1383" w:author="Darko Ratkaj" w:date="2026-03-26T08:22:00Z" w16du:dateUtc="2026-03-26T07:22:00Z">
        <w:r w:rsidR="00F35597">
          <w:rPr>
            <w:rStyle w:val="Hyperlink"/>
          </w:rPr>
          <w:tab/>
        </w:r>
      </w:ins>
      <w:ins w:id="1384" w:author="Darko Ratkaj" w:date="2026-03-26T08:19:00Z" w16du:dateUtc="2026-03-26T07:19:00Z">
        <w:r w:rsidRPr="00DA4BE1">
          <w:rPr>
            <w:rStyle w:val="Hyperlink"/>
          </w:rPr>
          <w:t>Compare buffering frequency under different methods</w:t>
        </w:r>
        <w:r w:rsidRPr="00DA4BE1">
          <w:fldChar w:fldCharType="end"/>
        </w:r>
      </w:ins>
    </w:p>
    <w:p w14:paraId="7C11AC85" w14:textId="4B613AC8" w:rsidR="00936DA3" w:rsidRPr="00DA4BE1" w:rsidRDefault="00936DA3">
      <w:pPr>
        <w:pStyle w:val="ParagraphText"/>
        <w:numPr>
          <w:ilvl w:val="0"/>
          <w:numId w:val="303"/>
        </w:numPr>
        <w:tabs>
          <w:tab w:val="left" w:pos="1843"/>
        </w:tabs>
        <w:ind w:left="567"/>
        <w:rPr>
          <w:ins w:id="1385" w:author="Darko Ratkaj" w:date="2026-03-26T08:19:00Z" w16du:dateUtc="2026-03-26T07:19:00Z"/>
          <w:rStyle w:val="Hyperlink"/>
          <w:noProof/>
          <w:kern w:val="2"/>
          <w:lang w:eastAsia="en-GB"/>
          <w14:ligatures w14:val="standardContextual"/>
        </w:rPr>
        <w:pPrChange w:id="1386" w:author="Darko Ratkaj" w:date="2026-03-26T08:26:00Z" w16du:dateUtc="2026-03-26T07:26:00Z">
          <w:pPr>
            <w:pStyle w:val="TOC3"/>
          </w:pPr>
        </w:pPrChange>
      </w:pPr>
      <w:ins w:id="1387" w:author="Darko Ratkaj" w:date="2026-03-26T08:19:00Z" w16du:dateUtc="2026-03-26T07:19:00Z">
        <w:r w:rsidRPr="00DA4BE1">
          <w:fldChar w:fldCharType="begin"/>
        </w:r>
        <w:r w:rsidRPr="00DA4BE1">
          <w:instrText>HYPERLINK \l "_Toc1679343350" \h</w:instrText>
        </w:r>
        <w:r w:rsidRPr="00DA4BE1">
          <w:fldChar w:fldCharType="separate"/>
        </w:r>
        <w:r w:rsidRPr="00DA4BE1">
          <w:rPr>
            <w:rStyle w:val="Hyperlink"/>
          </w:rPr>
          <w:t>Scenario R:</w:t>
        </w:r>
      </w:ins>
      <w:ins w:id="1388" w:author="Darko Ratkaj" w:date="2026-03-26T08:22:00Z" w16du:dateUtc="2026-03-26T07:22:00Z">
        <w:r w:rsidR="00F35597">
          <w:rPr>
            <w:rStyle w:val="Hyperlink"/>
          </w:rPr>
          <w:tab/>
        </w:r>
      </w:ins>
      <w:ins w:id="1389" w:author="Darko Ratkaj" w:date="2026-03-26T08:19:00Z" w16du:dateUtc="2026-03-26T07:19:00Z">
        <w:r w:rsidRPr="00DA4BE1">
          <w:rPr>
            <w:rStyle w:val="Hyperlink"/>
          </w:rPr>
          <w:t>Track frequency of resolution switches under different delivery</w:t>
        </w:r>
        <w:r w:rsidRPr="00DA4BE1">
          <w:fldChar w:fldCharType="end"/>
        </w:r>
      </w:ins>
    </w:p>
    <w:p w14:paraId="4D146161" w14:textId="3B28BE92" w:rsidR="00936DA3" w:rsidRPr="00DA4BE1" w:rsidRDefault="00936DA3">
      <w:pPr>
        <w:pStyle w:val="ParagraphText"/>
        <w:numPr>
          <w:ilvl w:val="0"/>
          <w:numId w:val="303"/>
        </w:numPr>
        <w:tabs>
          <w:tab w:val="left" w:pos="1843"/>
        </w:tabs>
        <w:ind w:left="567"/>
        <w:rPr>
          <w:ins w:id="1390" w:author="Darko Ratkaj" w:date="2026-03-26T08:19:00Z" w16du:dateUtc="2026-03-26T07:19:00Z"/>
          <w:rStyle w:val="Hyperlink"/>
          <w:noProof/>
          <w:kern w:val="2"/>
          <w:lang w:eastAsia="en-GB"/>
          <w14:ligatures w14:val="standardContextual"/>
        </w:rPr>
        <w:pPrChange w:id="1391" w:author="Darko Ratkaj" w:date="2026-03-26T08:26:00Z" w16du:dateUtc="2026-03-26T07:26:00Z">
          <w:pPr>
            <w:pStyle w:val="TOC3"/>
          </w:pPr>
        </w:pPrChange>
      </w:pPr>
      <w:ins w:id="1392" w:author="Darko Ratkaj" w:date="2026-03-26T08:19:00Z" w16du:dateUtc="2026-03-26T07:19:00Z">
        <w:r w:rsidRPr="00DA4BE1">
          <w:fldChar w:fldCharType="begin"/>
        </w:r>
        <w:r w:rsidRPr="00DA4BE1">
          <w:instrText>HYPERLINK \l "_Toc325891029" \h</w:instrText>
        </w:r>
        <w:r w:rsidRPr="00DA4BE1">
          <w:fldChar w:fldCharType="separate"/>
        </w:r>
        <w:r w:rsidRPr="00DA4BE1">
          <w:rPr>
            <w:rStyle w:val="Hyperlink"/>
          </w:rPr>
          <w:t>Scenario T:</w:t>
        </w:r>
      </w:ins>
      <w:ins w:id="1393" w:author="Darko Ratkaj" w:date="2026-03-26T08:22:00Z" w16du:dateUtc="2026-03-26T07:22:00Z">
        <w:r w:rsidR="00F35597">
          <w:rPr>
            <w:rStyle w:val="Hyperlink"/>
          </w:rPr>
          <w:tab/>
        </w:r>
      </w:ins>
      <w:ins w:id="1394" w:author="Darko Ratkaj" w:date="2026-03-26T08:19:00Z" w16du:dateUtc="2026-03-26T07:19:00Z">
        <w:r w:rsidRPr="00DA4BE1">
          <w:rPr>
            <w:rStyle w:val="Hyperlink"/>
          </w:rPr>
          <w:t>Test retries under network drops or overloaded servers</w:t>
        </w:r>
        <w:r w:rsidRPr="00DA4BE1">
          <w:fldChar w:fldCharType="end"/>
        </w:r>
      </w:ins>
    </w:p>
    <w:p w14:paraId="21E891D8" w14:textId="3825C115" w:rsidR="00936DA3" w:rsidRPr="00DA4BE1" w:rsidRDefault="00936DA3">
      <w:pPr>
        <w:pStyle w:val="ParagraphText"/>
        <w:numPr>
          <w:ilvl w:val="0"/>
          <w:numId w:val="303"/>
        </w:numPr>
        <w:tabs>
          <w:tab w:val="left" w:pos="1843"/>
        </w:tabs>
        <w:ind w:left="567"/>
        <w:rPr>
          <w:ins w:id="1395" w:author="Darko Ratkaj" w:date="2026-03-26T08:19:00Z" w16du:dateUtc="2026-03-26T07:19:00Z"/>
          <w:rStyle w:val="Hyperlink"/>
          <w:noProof/>
          <w:kern w:val="2"/>
          <w:lang w:eastAsia="en-GB"/>
          <w14:ligatures w14:val="standardContextual"/>
        </w:rPr>
        <w:pPrChange w:id="1396" w:author="Darko Ratkaj" w:date="2026-03-26T08:26:00Z" w16du:dateUtc="2026-03-26T07:26:00Z">
          <w:pPr>
            <w:pStyle w:val="TOC3"/>
          </w:pPr>
        </w:pPrChange>
      </w:pPr>
      <w:ins w:id="1397" w:author="Darko Ratkaj" w:date="2026-03-26T08:19:00Z" w16du:dateUtc="2026-03-26T07:19:00Z">
        <w:r w:rsidRPr="00DA4BE1">
          <w:fldChar w:fldCharType="begin"/>
        </w:r>
        <w:r w:rsidRPr="00DA4BE1">
          <w:instrText>HYPERLINK \l "_Toc1683233599" \h</w:instrText>
        </w:r>
        <w:r w:rsidRPr="00DA4BE1">
          <w:fldChar w:fldCharType="separate"/>
        </w:r>
        <w:r w:rsidRPr="00DA4BE1">
          <w:rPr>
            <w:rStyle w:val="Hyperlink"/>
          </w:rPr>
          <w:t>Scenario V:</w:t>
        </w:r>
      </w:ins>
      <w:ins w:id="1398" w:author="Darko Ratkaj" w:date="2026-03-26T08:22:00Z" w16du:dateUtc="2026-03-26T07:22:00Z">
        <w:r w:rsidR="00F35597">
          <w:rPr>
            <w:rStyle w:val="Hyperlink"/>
          </w:rPr>
          <w:tab/>
        </w:r>
      </w:ins>
      <w:ins w:id="1399" w:author="Darko Ratkaj" w:date="2026-03-26T08:19:00Z" w16du:dateUtc="2026-03-26T07:19:00Z">
        <w:r w:rsidRPr="00DA4BE1">
          <w:rPr>
            <w:rStyle w:val="Hyperlink"/>
          </w:rPr>
          <w:t>Measure load effect on failure rates under stress tests</w:t>
        </w:r>
        <w:r w:rsidRPr="00DA4BE1">
          <w:fldChar w:fldCharType="end"/>
        </w:r>
      </w:ins>
    </w:p>
    <w:p w14:paraId="722FC982" w14:textId="351BF85A" w:rsidR="00936DA3" w:rsidRPr="00DA4BE1" w:rsidRDefault="00936DA3">
      <w:pPr>
        <w:pStyle w:val="ParagraphText"/>
        <w:numPr>
          <w:ilvl w:val="0"/>
          <w:numId w:val="303"/>
        </w:numPr>
        <w:tabs>
          <w:tab w:val="left" w:pos="1843"/>
        </w:tabs>
        <w:ind w:left="567"/>
        <w:rPr>
          <w:ins w:id="1400" w:author="Darko Ratkaj" w:date="2026-03-26T08:19:00Z" w16du:dateUtc="2026-03-26T07:19:00Z"/>
          <w:rStyle w:val="Hyperlink"/>
          <w:noProof/>
          <w:kern w:val="2"/>
          <w:lang w:eastAsia="en-GB"/>
          <w14:ligatures w14:val="standardContextual"/>
        </w:rPr>
        <w:pPrChange w:id="1401" w:author="Darko Ratkaj" w:date="2026-03-26T08:26:00Z" w16du:dateUtc="2026-03-26T07:26:00Z">
          <w:pPr>
            <w:pStyle w:val="TOC3"/>
          </w:pPr>
        </w:pPrChange>
      </w:pPr>
      <w:ins w:id="1402" w:author="Darko Ratkaj" w:date="2026-03-26T08:19:00Z" w16du:dateUtc="2026-03-26T07:19:00Z">
        <w:r w:rsidRPr="00DA4BE1">
          <w:fldChar w:fldCharType="begin"/>
        </w:r>
        <w:r w:rsidRPr="00DA4BE1">
          <w:instrText>HYPERLINK \l "_Toc965515521" \h</w:instrText>
        </w:r>
        <w:r w:rsidRPr="00DA4BE1">
          <w:fldChar w:fldCharType="separate"/>
        </w:r>
        <w:r w:rsidRPr="00DA4BE1">
          <w:rPr>
            <w:rStyle w:val="Hyperlink"/>
          </w:rPr>
          <w:t>Scenario W:</w:t>
        </w:r>
      </w:ins>
      <w:ins w:id="1403" w:author="Darko Ratkaj" w:date="2026-03-26T08:23:00Z" w16du:dateUtc="2026-03-26T07:23:00Z">
        <w:r w:rsidR="00F35597">
          <w:rPr>
            <w:rStyle w:val="Hyperlink"/>
          </w:rPr>
          <w:tab/>
        </w:r>
      </w:ins>
      <w:ins w:id="1404" w:author="Darko Ratkaj" w:date="2026-03-26T08:19:00Z" w16du:dateUtc="2026-03-26T07:19:00Z">
        <w:r w:rsidRPr="00DA4BE1">
          <w:rPr>
            <w:rStyle w:val="Hyperlink"/>
          </w:rPr>
          <w:t>Quantify cost of wasted connection attempts</w:t>
        </w:r>
        <w:r w:rsidRPr="00DA4BE1">
          <w:fldChar w:fldCharType="end"/>
        </w:r>
      </w:ins>
    </w:p>
    <w:p w14:paraId="2E52695A" w14:textId="16C405FB" w:rsidR="00936DA3" w:rsidRPr="00DA4BE1" w:rsidRDefault="00936DA3">
      <w:pPr>
        <w:pStyle w:val="ParagraphText"/>
        <w:numPr>
          <w:ilvl w:val="0"/>
          <w:numId w:val="303"/>
        </w:numPr>
        <w:tabs>
          <w:tab w:val="left" w:pos="1843"/>
        </w:tabs>
        <w:ind w:left="567"/>
        <w:rPr>
          <w:ins w:id="1405" w:author="Darko Ratkaj" w:date="2026-03-26T08:19:00Z" w16du:dateUtc="2026-03-26T07:19:00Z"/>
          <w:rStyle w:val="Hyperlink"/>
          <w:noProof/>
          <w:kern w:val="2"/>
          <w:lang w:eastAsia="en-GB"/>
          <w14:ligatures w14:val="standardContextual"/>
        </w:rPr>
        <w:pPrChange w:id="1406" w:author="Darko Ratkaj" w:date="2026-03-26T08:26:00Z" w16du:dateUtc="2026-03-26T07:26:00Z">
          <w:pPr>
            <w:pStyle w:val="TOC3"/>
          </w:pPr>
        </w:pPrChange>
      </w:pPr>
      <w:ins w:id="1407" w:author="Darko Ratkaj" w:date="2026-03-26T08:19:00Z" w16du:dateUtc="2026-03-26T07:19:00Z">
        <w:r w:rsidRPr="00DA4BE1">
          <w:fldChar w:fldCharType="begin"/>
        </w:r>
        <w:r w:rsidRPr="00DA4BE1">
          <w:instrText>HYPERLINK \l "_Toc693181229" \h</w:instrText>
        </w:r>
        <w:r w:rsidRPr="00DA4BE1">
          <w:fldChar w:fldCharType="separate"/>
        </w:r>
        <w:r w:rsidRPr="00DA4BE1">
          <w:rPr>
            <w:rStyle w:val="Hyperlink"/>
          </w:rPr>
          <w:t>Scenario A.2:</w:t>
        </w:r>
      </w:ins>
      <w:ins w:id="1408" w:author="Darko Ratkaj" w:date="2026-03-26T08:23:00Z" w16du:dateUtc="2026-03-26T07:23:00Z">
        <w:r w:rsidR="00F35597">
          <w:rPr>
            <w:rStyle w:val="Hyperlink"/>
          </w:rPr>
          <w:tab/>
        </w:r>
      </w:ins>
      <w:ins w:id="1409" w:author="Darko Ratkaj" w:date="2026-03-26T08:19:00Z" w16du:dateUtc="2026-03-26T07:19:00Z">
        <w:r w:rsidRPr="00DA4BE1">
          <w:rPr>
            <w:rStyle w:val="Hyperlink"/>
          </w:rPr>
          <w:t>Track downtime as resilience indicator</w:t>
        </w:r>
        <w:r w:rsidRPr="00DA4BE1">
          <w:fldChar w:fldCharType="end"/>
        </w:r>
      </w:ins>
    </w:p>
    <w:p w14:paraId="5CC8E159" w14:textId="11C41FC9" w:rsidR="00974151" w:rsidRPr="002C6C11" w:rsidRDefault="57938035" w:rsidP="662E2FC4">
      <w:pPr>
        <w:widowControl/>
        <w:spacing w:before="120"/>
        <w:rPr>
          <w:ins w:id="1410" w:author="Mehta, Hemini" w:date="2026-03-18T14:05:00Z" w16du:dateUtc="2026-03-18T14:05:35Z"/>
          <w:rFonts w:ascii="Montserrat" w:eastAsia="Montserrat" w:hAnsi="Montserrat" w:cs="Montserrat"/>
          <w:color w:val="000000" w:themeColor="text1"/>
          <w:sz w:val="18"/>
          <w:szCs w:val="18"/>
        </w:rPr>
      </w:pPr>
      <w:ins w:id="1411" w:author="Mehta, Hemini" w:date="2026-03-18T14:04:00Z" w16du:dateUtc="2026-03-18T14:04:56Z">
        <w:r w:rsidRPr="662E2FC4">
          <w:rPr>
            <w:rFonts w:ascii="Montserrat" w:eastAsia="Montserrat" w:hAnsi="Montserrat" w:cs="Montserrat"/>
            <w:color w:val="000000" w:themeColor="text1"/>
            <w:sz w:val="18"/>
            <w:szCs w:val="18"/>
          </w:rPr>
          <w:t xml:space="preserve">Section A.2 are the tests that cannot be </w:t>
        </w:r>
      </w:ins>
      <w:ins w:id="1412" w:author="Mehta, Hemini" w:date="2026-03-18T14:05:00Z" w16du:dateUtc="2026-03-18T14:05:34Z">
        <w:r w:rsidRPr="662E2FC4">
          <w:rPr>
            <w:rFonts w:ascii="Montserrat" w:eastAsia="Montserrat" w:hAnsi="Montserrat" w:cs="Montserrat"/>
            <w:color w:val="000000" w:themeColor="text1"/>
            <w:sz w:val="18"/>
            <w:szCs w:val="18"/>
          </w:rPr>
          <w:t>performed</w:t>
        </w:r>
      </w:ins>
      <w:ins w:id="1413" w:author="Darko Ratkaj" w:date="2026-03-26T08:17:00Z" w16du:dateUtc="2026-03-26T07:17:00Z">
        <w:r w:rsidR="00C43703">
          <w:rPr>
            <w:rFonts w:ascii="Montserrat" w:eastAsia="Montserrat" w:hAnsi="Montserrat" w:cs="Montserrat"/>
            <w:color w:val="000000" w:themeColor="text1"/>
            <w:sz w:val="18"/>
            <w:szCs w:val="18"/>
          </w:rPr>
          <w:t xml:space="preserve"> in Phase 2</w:t>
        </w:r>
      </w:ins>
      <w:ins w:id="1414" w:author="Mehta, Hemini" w:date="2026-03-18T14:05:00Z" w16du:dateUtc="2026-03-18T14:05:34Z">
        <w:r w:rsidRPr="662E2FC4">
          <w:rPr>
            <w:rFonts w:ascii="Montserrat" w:eastAsia="Montserrat" w:hAnsi="Montserrat" w:cs="Montserrat"/>
            <w:color w:val="000000" w:themeColor="text1"/>
            <w:sz w:val="18"/>
            <w:szCs w:val="18"/>
          </w:rPr>
          <w:t>.</w:t>
        </w:r>
      </w:ins>
    </w:p>
    <w:p w14:paraId="266C176F" w14:textId="55D8DD86" w:rsidR="00936DA3" w:rsidRPr="002C6C11" w:rsidRDefault="00936DA3">
      <w:pPr>
        <w:pStyle w:val="ParagraphText"/>
        <w:numPr>
          <w:ilvl w:val="0"/>
          <w:numId w:val="304"/>
        </w:numPr>
        <w:tabs>
          <w:tab w:val="left" w:pos="1843"/>
        </w:tabs>
        <w:spacing w:before="120"/>
        <w:ind w:left="567" w:hanging="357"/>
        <w:jc w:val="left"/>
        <w:rPr>
          <w:ins w:id="1415" w:author="Darko Ratkaj" w:date="2026-03-26T08:20:00Z" w16du:dateUtc="2026-03-26T07:20:00Z"/>
          <w:rStyle w:val="Hyperlink"/>
          <w:noProof/>
          <w:kern w:val="2"/>
          <w:lang w:eastAsia="en-GB"/>
          <w14:ligatures w14:val="standardContextual"/>
        </w:rPr>
        <w:pPrChange w:id="1416" w:author="Darko Ratkaj" w:date="2026-03-26T08:36:00Z" w16du:dateUtc="2026-03-26T07:36:00Z">
          <w:pPr>
            <w:pStyle w:val="TOC3"/>
          </w:pPr>
        </w:pPrChange>
      </w:pPr>
      <w:ins w:id="1417" w:author="Darko Ratkaj" w:date="2026-03-26T08:20:00Z" w16du:dateUtc="2026-03-26T07:20:00Z">
        <w:r w:rsidRPr="0047588C">
          <w:rPr>
            <w:rPrChange w:id="1418" w:author="Darko Ratkaj" w:date="2026-03-26T08:25:00Z" w16du:dateUtc="2026-03-26T07:25:00Z">
              <w:rPr>
                <w:rStyle w:val="Hyperlink"/>
              </w:rPr>
            </w:rPrChange>
          </w:rPr>
          <w:t>Scenario A:</w:t>
        </w:r>
      </w:ins>
      <w:ins w:id="1419" w:author="Darko Ratkaj" w:date="2026-03-26T08:25:00Z" w16du:dateUtc="2026-03-26T07:25:00Z">
        <w:r w:rsidR="0047588C" w:rsidRPr="0047588C">
          <w:rPr>
            <w:rPrChange w:id="1420" w:author="Darko Ratkaj" w:date="2026-03-26T08:25:00Z" w16du:dateUtc="2026-03-26T07:25:00Z">
              <w:rPr>
                <w:rStyle w:val="Hyperlink"/>
              </w:rPr>
            </w:rPrChange>
          </w:rPr>
          <w:tab/>
        </w:r>
      </w:ins>
      <w:ins w:id="1421" w:author="Darko Ratkaj" w:date="2026-03-26T08:20:00Z" w16du:dateUtc="2026-03-26T07:20:00Z">
        <w:r w:rsidRPr="0047588C">
          <w:rPr>
            <w:rPrChange w:id="1422" w:author="Darko Ratkaj" w:date="2026-03-26T08:25:00Z" w16du:dateUtc="2026-03-26T07:25:00Z">
              <w:rPr>
                <w:rStyle w:val="Hyperlink"/>
              </w:rPr>
            </w:rPrChange>
          </w:rPr>
          <w:t>Compare watch times across regions/distribution methods to test accessibility</w:t>
        </w:r>
      </w:ins>
    </w:p>
    <w:p w14:paraId="1BCBCFBF" w14:textId="0DDE5E8B" w:rsidR="00936DA3" w:rsidRPr="002C6C11" w:rsidRDefault="00936DA3">
      <w:pPr>
        <w:pStyle w:val="ParagraphText"/>
        <w:numPr>
          <w:ilvl w:val="0"/>
          <w:numId w:val="304"/>
        </w:numPr>
        <w:tabs>
          <w:tab w:val="left" w:pos="1843"/>
        </w:tabs>
        <w:ind w:left="567"/>
        <w:jc w:val="left"/>
        <w:rPr>
          <w:ins w:id="1423" w:author="Darko Ratkaj" w:date="2026-03-26T08:20:00Z" w16du:dateUtc="2026-03-26T07:20:00Z"/>
          <w:rStyle w:val="Hyperlink"/>
          <w:noProof/>
          <w:kern w:val="2"/>
          <w:lang w:eastAsia="en-GB"/>
          <w14:ligatures w14:val="standardContextual"/>
        </w:rPr>
        <w:pPrChange w:id="1424" w:author="Darko Ratkaj" w:date="2026-03-26T08:26:00Z" w16du:dateUtc="2026-03-26T07:26:00Z">
          <w:pPr>
            <w:pStyle w:val="TOC3"/>
          </w:pPr>
        </w:pPrChange>
      </w:pPr>
      <w:ins w:id="1425" w:author="Darko Ratkaj" w:date="2026-03-26T08:20:00Z" w16du:dateUtc="2026-03-26T07:20:00Z">
        <w:r>
          <w:fldChar w:fldCharType="begin"/>
        </w:r>
        <w:r>
          <w:instrText>HYPERLINK \l "_Toc1796250520" \h</w:instrText>
        </w:r>
        <w:r>
          <w:fldChar w:fldCharType="separate"/>
        </w:r>
        <w:r w:rsidRPr="77A9CFF2">
          <w:rPr>
            <w:rStyle w:val="Hyperlink"/>
          </w:rPr>
          <w:t>Scenario C:</w:t>
        </w:r>
      </w:ins>
      <w:ins w:id="1426" w:author="Darko Ratkaj" w:date="2026-03-26T08:26:00Z" w16du:dateUtc="2026-03-26T07:26:00Z">
        <w:r w:rsidR="00E1492B">
          <w:rPr>
            <w:rStyle w:val="Hyperlink"/>
          </w:rPr>
          <w:tab/>
        </w:r>
      </w:ins>
      <w:ins w:id="1427" w:author="Darko Ratkaj" w:date="2026-03-26T08:20:00Z" w16du:dateUtc="2026-03-26T07:20:00Z">
        <w:r w:rsidRPr="77A9CFF2">
          <w:rPr>
            <w:rStyle w:val="Hyperlink"/>
          </w:rPr>
          <w:t>Evaluate trade-off between longer engagement vs. Energy consumption</w:t>
        </w:r>
        <w:r>
          <w:fldChar w:fldCharType="end"/>
        </w:r>
      </w:ins>
    </w:p>
    <w:p w14:paraId="74EDA4BB" w14:textId="3B84F548" w:rsidR="00936DA3" w:rsidRPr="002C6C11" w:rsidRDefault="00936DA3">
      <w:pPr>
        <w:pStyle w:val="ParagraphText"/>
        <w:numPr>
          <w:ilvl w:val="0"/>
          <w:numId w:val="304"/>
        </w:numPr>
        <w:tabs>
          <w:tab w:val="left" w:pos="1843"/>
        </w:tabs>
        <w:ind w:left="567" w:right="-448"/>
        <w:jc w:val="left"/>
        <w:rPr>
          <w:ins w:id="1428" w:author="Darko Ratkaj" w:date="2026-03-26T08:20:00Z" w16du:dateUtc="2026-03-26T07:20:00Z"/>
          <w:rStyle w:val="Hyperlink"/>
          <w:noProof/>
          <w:kern w:val="2"/>
          <w:lang w:eastAsia="en-GB"/>
          <w14:ligatures w14:val="standardContextual"/>
        </w:rPr>
        <w:pPrChange w:id="1429" w:author="Darko Ratkaj" w:date="2026-03-26T08:26:00Z" w16du:dateUtc="2026-03-26T07:26:00Z">
          <w:pPr>
            <w:pStyle w:val="TOC3"/>
          </w:pPr>
        </w:pPrChange>
      </w:pPr>
      <w:ins w:id="1430" w:author="Darko Ratkaj" w:date="2026-03-26T08:20:00Z" w16du:dateUtc="2026-03-26T07:20:00Z">
        <w:r>
          <w:fldChar w:fldCharType="begin"/>
        </w:r>
        <w:r>
          <w:instrText>HYPERLINK \l "_Toc913274926" \h</w:instrText>
        </w:r>
        <w:r>
          <w:fldChar w:fldCharType="separate"/>
        </w:r>
        <w:r w:rsidRPr="77A9CFF2">
          <w:rPr>
            <w:rStyle w:val="Hyperlink"/>
          </w:rPr>
          <w:t>Scenario D:</w:t>
        </w:r>
      </w:ins>
      <w:ins w:id="1431" w:author="Darko Ratkaj" w:date="2026-03-26T08:26:00Z" w16du:dateUtc="2026-03-26T07:26:00Z">
        <w:r w:rsidR="00E1492B">
          <w:rPr>
            <w:rStyle w:val="Hyperlink"/>
          </w:rPr>
          <w:tab/>
        </w:r>
      </w:ins>
      <w:ins w:id="1432" w:author="Darko Ratkaj" w:date="2026-03-26T08:20:00Z" w16du:dateUtc="2026-03-26T07:20:00Z">
        <w:r w:rsidRPr="77A9CFF2">
          <w:rPr>
            <w:rStyle w:val="Hyperlink"/>
          </w:rPr>
          <w:t>Measure whether different methods (CDN vs Edge) support longer sessions globally</w:t>
        </w:r>
        <w:r>
          <w:fldChar w:fldCharType="end"/>
        </w:r>
      </w:ins>
    </w:p>
    <w:p w14:paraId="5BD58BAC" w14:textId="4F99EA55" w:rsidR="00936DA3" w:rsidRPr="002C6C11" w:rsidRDefault="00936DA3">
      <w:pPr>
        <w:pStyle w:val="ParagraphText"/>
        <w:numPr>
          <w:ilvl w:val="0"/>
          <w:numId w:val="304"/>
        </w:numPr>
        <w:tabs>
          <w:tab w:val="left" w:pos="1843"/>
        </w:tabs>
        <w:ind w:left="567"/>
        <w:jc w:val="left"/>
        <w:rPr>
          <w:ins w:id="1433" w:author="Darko Ratkaj" w:date="2026-03-26T08:20:00Z" w16du:dateUtc="2026-03-26T07:20:00Z"/>
          <w:rStyle w:val="Hyperlink"/>
          <w:noProof/>
          <w:kern w:val="2"/>
          <w:lang w:eastAsia="en-GB"/>
          <w14:ligatures w14:val="standardContextual"/>
        </w:rPr>
        <w:pPrChange w:id="1434" w:author="Darko Ratkaj" w:date="2026-03-26T08:26:00Z" w16du:dateUtc="2026-03-26T07:26:00Z">
          <w:pPr>
            <w:pStyle w:val="TOC3"/>
          </w:pPr>
        </w:pPrChange>
      </w:pPr>
      <w:ins w:id="1435" w:author="Darko Ratkaj" w:date="2026-03-26T08:20:00Z" w16du:dateUtc="2026-03-26T07:20:00Z">
        <w:r>
          <w:fldChar w:fldCharType="begin"/>
        </w:r>
        <w:r>
          <w:instrText>HYPERLINK \l "_Toc339816363" \h</w:instrText>
        </w:r>
        <w:r>
          <w:fldChar w:fldCharType="separate"/>
        </w:r>
        <w:r w:rsidRPr="77A9CFF2">
          <w:rPr>
            <w:rStyle w:val="Hyperlink"/>
          </w:rPr>
          <w:t>Scenario F:</w:t>
        </w:r>
      </w:ins>
      <w:ins w:id="1436" w:author="Darko Ratkaj" w:date="2026-03-26T08:27:00Z" w16du:dateUtc="2026-03-26T07:27:00Z">
        <w:r w:rsidR="00E1492B">
          <w:rPr>
            <w:rStyle w:val="Hyperlink"/>
          </w:rPr>
          <w:tab/>
        </w:r>
      </w:ins>
      <w:ins w:id="1437" w:author="Darko Ratkaj" w:date="2026-03-26T08:20:00Z" w16du:dateUtc="2026-03-26T07:20:00Z">
        <w:r w:rsidRPr="77A9CFF2">
          <w:rPr>
            <w:rStyle w:val="Hyperlink"/>
          </w:rPr>
          <w:t>Compare energy per minute of viewing across methods</w:t>
        </w:r>
        <w:r>
          <w:fldChar w:fldCharType="end"/>
        </w:r>
      </w:ins>
    </w:p>
    <w:p w14:paraId="2A5C3B80" w14:textId="41A1152F" w:rsidR="00936DA3" w:rsidRPr="002C6C11" w:rsidRDefault="00936DA3">
      <w:pPr>
        <w:pStyle w:val="ParagraphText"/>
        <w:numPr>
          <w:ilvl w:val="0"/>
          <w:numId w:val="304"/>
        </w:numPr>
        <w:tabs>
          <w:tab w:val="left" w:pos="1843"/>
        </w:tabs>
        <w:ind w:left="567"/>
        <w:jc w:val="left"/>
        <w:rPr>
          <w:ins w:id="1438" w:author="Darko Ratkaj" w:date="2026-03-26T08:20:00Z" w16du:dateUtc="2026-03-26T07:20:00Z"/>
          <w:rStyle w:val="Hyperlink"/>
          <w:noProof/>
          <w:kern w:val="2"/>
          <w:lang w:eastAsia="en-GB"/>
          <w14:ligatures w14:val="standardContextual"/>
        </w:rPr>
        <w:pPrChange w:id="1439" w:author="Darko Ratkaj" w:date="2026-03-26T08:26:00Z" w16du:dateUtc="2026-03-26T07:26:00Z">
          <w:pPr>
            <w:pStyle w:val="TOC3"/>
          </w:pPr>
        </w:pPrChange>
      </w:pPr>
      <w:ins w:id="1440" w:author="Darko Ratkaj" w:date="2026-03-26T08:20:00Z" w16du:dateUtc="2026-03-26T07:20:00Z">
        <w:r>
          <w:fldChar w:fldCharType="begin"/>
        </w:r>
        <w:r>
          <w:instrText>HYPERLINK \l "_Toc1045466532" \h</w:instrText>
        </w:r>
        <w:r>
          <w:fldChar w:fldCharType="separate"/>
        </w:r>
        <w:r w:rsidRPr="77A9CFF2">
          <w:rPr>
            <w:rStyle w:val="Hyperlink"/>
          </w:rPr>
          <w:t>Scenario H:</w:t>
        </w:r>
      </w:ins>
      <w:ins w:id="1441" w:author="Darko Ratkaj" w:date="2026-03-26T08:27:00Z" w16du:dateUtc="2026-03-26T07:27:00Z">
        <w:r w:rsidR="00E1492B">
          <w:rPr>
            <w:rStyle w:val="Hyperlink"/>
          </w:rPr>
          <w:tab/>
        </w:r>
      </w:ins>
      <w:ins w:id="1442" w:author="Darko Ratkaj" w:date="2026-03-26T08:20:00Z" w16du:dateUtc="2026-03-26T07:20:00Z">
        <w:r w:rsidRPr="77A9CFF2">
          <w:rPr>
            <w:rStyle w:val="Hyperlink"/>
          </w:rPr>
          <w:t>Measure impact of delivery on full content enjoyment</w:t>
        </w:r>
        <w:r>
          <w:fldChar w:fldCharType="end"/>
        </w:r>
      </w:ins>
    </w:p>
    <w:p w14:paraId="2F635433" w14:textId="4B3F379B" w:rsidR="00936DA3" w:rsidRPr="002C6C11" w:rsidRDefault="00936DA3">
      <w:pPr>
        <w:pStyle w:val="ParagraphText"/>
        <w:numPr>
          <w:ilvl w:val="0"/>
          <w:numId w:val="304"/>
        </w:numPr>
        <w:tabs>
          <w:tab w:val="left" w:pos="1843"/>
        </w:tabs>
        <w:ind w:left="567"/>
        <w:jc w:val="left"/>
        <w:rPr>
          <w:ins w:id="1443" w:author="Darko Ratkaj" w:date="2026-03-26T08:20:00Z" w16du:dateUtc="2026-03-26T07:20:00Z"/>
          <w:rStyle w:val="Hyperlink"/>
          <w:noProof/>
          <w:kern w:val="2"/>
          <w:lang w:eastAsia="en-GB"/>
          <w14:ligatures w14:val="standardContextual"/>
        </w:rPr>
        <w:pPrChange w:id="1444" w:author="Darko Ratkaj" w:date="2026-03-26T08:26:00Z" w16du:dateUtc="2026-03-26T07:26:00Z">
          <w:pPr>
            <w:pStyle w:val="TOC3"/>
          </w:pPr>
        </w:pPrChange>
      </w:pPr>
      <w:ins w:id="1445" w:author="Darko Ratkaj" w:date="2026-03-26T08:20:00Z" w16du:dateUtc="2026-03-26T07:20:00Z">
        <w:r>
          <w:fldChar w:fldCharType="begin"/>
        </w:r>
        <w:r>
          <w:instrText>HYPERLINK \l "_Toc2021829225" \h</w:instrText>
        </w:r>
        <w:r>
          <w:fldChar w:fldCharType="separate"/>
        </w:r>
        <w:r w:rsidRPr="77A9CFF2">
          <w:rPr>
            <w:rStyle w:val="Hyperlink"/>
          </w:rPr>
          <w:t>Scenario I:</w:t>
        </w:r>
      </w:ins>
      <w:ins w:id="1446" w:author="Darko Ratkaj" w:date="2026-03-26T08:27:00Z" w16du:dateUtc="2026-03-26T07:27:00Z">
        <w:r w:rsidR="00E1492B">
          <w:rPr>
            <w:rStyle w:val="Hyperlink"/>
          </w:rPr>
          <w:tab/>
        </w:r>
      </w:ins>
      <w:ins w:id="1447" w:author="Darko Ratkaj" w:date="2026-03-26T08:20:00Z" w16du:dateUtc="2026-03-26T07:20:00Z">
        <w:r w:rsidRPr="77A9CFF2">
          <w:rPr>
            <w:rStyle w:val="Hyperlink"/>
          </w:rPr>
          <w:t>Quantify wasted resources if streams are abandoned early</w:t>
        </w:r>
        <w:r>
          <w:fldChar w:fldCharType="end"/>
        </w:r>
      </w:ins>
    </w:p>
    <w:p w14:paraId="10A1F2EF" w14:textId="0BDFCD0E" w:rsidR="00936DA3" w:rsidRPr="002C6C11" w:rsidRDefault="00936DA3">
      <w:pPr>
        <w:pStyle w:val="ParagraphText"/>
        <w:numPr>
          <w:ilvl w:val="0"/>
          <w:numId w:val="304"/>
        </w:numPr>
        <w:tabs>
          <w:tab w:val="left" w:pos="1843"/>
        </w:tabs>
        <w:ind w:left="567"/>
        <w:jc w:val="left"/>
        <w:rPr>
          <w:ins w:id="1448" w:author="Darko Ratkaj" w:date="2026-03-26T08:20:00Z" w16du:dateUtc="2026-03-26T07:20:00Z"/>
          <w:rStyle w:val="Hyperlink"/>
          <w:noProof/>
          <w:kern w:val="2"/>
          <w:lang w:eastAsia="en-GB"/>
          <w14:ligatures w14:val="standardContextual"/>
        </w:rPr>
        <w:pPrChange w:id="1449" w:author="Darko Ratkaj" w:date="2026-03-26T08:26:00Z" w16du:dateUtc="2026-03-26T07:26:00Z">
          <w:pPr>
            <w:pStyle w:val="TOC3"/>
          </w:pPr>
        </w:pPrChange>
      </w:pPr>
      <w:ins w:id="1450" w:author="Darko Ratkaj" w:date="2026-03-26T08:20:00Z" w16du:dateUtc="2026-03-26T07:20:00Z">
        <w:r>
          <w:fldChar w:fldCharType="begin"/>
        </w:r>
        <w:r>
          <w:instrText>HYPERLINK \l "_Toc106720319" \h</w:instrText>
        </w:r>
        <w:r>
          <w:fldChar w:fldCharType="separate"/>
        </w:r>
        <w:r w:rsidRPr="77A9CFF2">
          <w:rPr>
            <w:rStyle w:val="Hyperlink"/>
          </w:rPr>
          <w:t>Scenario L:</w:t>
        </w:r>
      </w:ins>
      <w:ins w:id="1451" w:author="Darko Ratkaj" w:date="2026-03-26T08:27:00Z" w16du:dateUtc="2026-03-26T07:27:00Z">
        <w:r w:rsidR="00E1492B">
          <w:rPr>
            <w:rStyle w:val="Hyperlink"/>
          </w:rPr>
          <w:tab/>
        </w:r>
      </w:ins>
      <w:ins w:id="1452" w:author="Darko Ratkaj" w:date="2026-03-26T08:20:00Z" w16du:dateUtc="2026-03-26T07:20:00Z">
        <w:r w:rsidRPr="77A9CFF2">
          <w:rPr>
            <w:rStyle w:val="Hyperlink"/>
          </w:rPr>
          <w:t>Calculate energy/data wasted due to mid-stream exits</w:t>
        </w:r>
        <w:r>
          <w:fldChar w:fldCharType="end"/>
        </w:r>
      </w:ins>
    </w:p>
    <w:p w14:paraId="2FF17C76" w14:textId="1EB87427" w:rsidR="00936DA3" w:rsidRPr="002C6C11" w:rsidRDefault="00936DA3">
      <w:pPr>
        <w:pStyle w:val="ParagraphText"/>
        <w:numPr>
          <w:ilvl w:val="0"/>
          <w:numId w:val="304"/>
        </w:numPr>
        <w:tabs>
          <w:tab w:val="left" w:pos="1843"/>
        </w:tabs>
        <w:ind w:left="567"/>
        <w:jc w:val="left"/>
        <w:rPr>
          <w:ins w:id="1453" w:author="Darko Ratkaj" w:date="2026-03-26T08:20:00Z" w16du:dateUtc="2026-03-26T07:20:00Z"/>
          <w:rStyle w:val="Hyperlink"/>
          <w:noProof/>
          <w:kern w:val="2"/>
          <w:lang w:eastAsia="en-GB"/>
          <w14:ligatures w14:val="standardContextual"/>
        </w:rPr>
        <w:pPrChange w:id="1454" w:author="Darko Ratkaj" w:date="2026-03-26T08:26:00Z" w16du:dateUtc="2026-03-26T07:26:00Z">
          <w:pPr>
            <w:pStyle w:val="TOC3"/>
          </w:pPr>
        </w:pPrChange>
      </w:pPr>
      <w:ins w:id="1455" w:author="Darko Ratkaj" w:date="2026-03-26T08:20:00Z" w16du:dateUtc="2026-03-26T07:20:00Z">
        <w:r>
          <w:fldChar w:fldCharType="begin"/>
        </w:r>
        <w:r>
          <w:instrText>HYPERLINK \l "_Toc1287687175" \h</w:instrText>
        </w:r>
        <w:r>
          <w:fldChar w:fldCharType="separate"/>
        </w:r>
        <w:r w:rsidRPr="77A9CFF2">
          <w:rPr>
            <w:rStyle w:val="Hyperlink"/>
          </w:rPr>
          <w:t>Scenario N:</w:t>
        </w:r>
      </w:ins>
      <w:ins w:id="1456" w:author="Darko Ratkaj" w:date="2026-03-26T08:27:00Z" w16du:dateUtc="2026-03-26T07:27:00Z">
        <w:r w:rsidR="00E1492B">
          <w:rPr>
            <w:rStyle w:val="Hyperlink"/>
          </w:rPr>
          <w:tab/>
        </w:r>
      </w:ins>
      <w:ins w:id="1457" w:author="Darko Ratkaj" w:date="2026-03-26T08:20:00Z" w16du:dateUtc="2026-03-26T07:20:00Z">
        <w:r w:rsidRPr="77A9CFF2">
          <w:rPr>
            <w:rStyle w:val="Hyperlink"/>
          </w:rPr>
          <w:t>Estimate resource cost of longer startup overheads</w:t>
        </w:r>
        <w:r>
          <w:fldChar w:fldCharType="end"/>
        </w:r>
      </w:ins>
    </w:p>
    <w:p w14:paraId="5E409933" w14:textId="02CF1AC8" w:rsidR="00936DA3" w:rsidRPr="002C6C11" w:rsidRDefault="00936DA3">
      <w:pPr>
        <w:pStyle w:val="ParagraphText"/>
        <w:numPr>
          <w:ilvl w:val="0"/>
          <w:numId w:val="304"/>
        </w:numPr>
        <w:tabs>
          <w:tab w:val="left" w:pos="1843"/>
        </w:tabs>
        <w:ind w:left="567"/>
        <w:jc w:val="left"/>
        <w:rPr>
          <w:ins w:id="1458" w:author="Darko Ratkaj" w:date="2026-03-26T08:20:00Z" w16du:dateUtc="2026-03-26T07:20:00Z"/>
          <w:rStyle w:val="Hyperlink"/>
          <w:noProof/>
          <w:kern w:val="2"/>
          <w:lang w:eastAsia="en-GB"/>
          <w14:ligatures w14:val="standardContextual"/>
        </w:rPr>
        <w:pPrChange w:id="1459" w:author="Darko Ratkaj" w:date="2026-03-26T08:26:00Z" w16du:dateUtc="2026-03-26T07:26:00Z">
          <w:pPr>
            <w:pStyle w:val="TOC3"/>
          </w:pPr>
        </w:pPrChange>
      </w:pPr>
      <w:ins w:id="1460" w:author="Darko Ratkaj" w:date="2026-03-26T08:20:00Z" w16du:dateUtc="2026-03-26T07:20:00Z">
        <w:r>
          <w:fldChar w:fldCharType="begin"/>
        </w:r>
        <w:r>
          <w:instrText>HYPERLINK \l "_Toc213135580" \h</w:instrText>
        </w:r>
        <w:r>
          <w:fldChar w:fldCharType="separate"/>
        </w:r>
        <w:r w:rsidRPr="77A9CFF2">
          <w:rPr>
            <w:rStyle w:val="Hyperlink"/>
          </w:rPr>
          <w:t>Scenario Q:</w:t>
        </w:r>
      </w:ins>
      <w:ins w:id="1461" w:author="Darko Ratkaj" w:date="2026-03-26T08:27:00Z" w16du:dateUtc="2026-03-26T07:27:00Z">
        <w:r w:rsidR="00E1492B">
          <w:rPr>
            <w:rStyle w:val="Hyperlink"/>
          </w:rPr>
          <w:tab/>
        </w:r>
      </w:ins>
      <w:ins w:id="1462" w:author="Darko Ratkaj" w:date="2026-03-26T08:20:00Z" w16du:dateUtc="2026-03-26T07:20:00Z">
        <w:r w:rsidRPr="77A9CFF2">
          <w:rPr>
            <w:rStyle w:val="Hyperlink"/>
          </w:rPr>
          <w:t>Energy wasted during idle buffering quantified</w:t>
        </w:r>
        <w:r>
          <w:fldChar w:fldCharType="end"/>
        </w:r>
      </w:ins>
    </w:p>
    <w:p w14:paraId="6F422DAA" w14:textId="181D212D" w:rsidR="00936DA3" w:rsidRPr="002C6C11" w:rsidRDefault="00936DA3">
      <w:pPr>
        <w:pStyle w:val="ParagraphText"/>
        <w:numPr>
          <w:ilvl w:val="0"/>
          <w:numId w:val="304"/>
        </w:numPr>
        <w:tabs>
          <w:tab w:val="left" w:pos="1843"/>
        </w:tabs>
        <w:ind w:left="567"/>
        <w:jc w:val="left"/>
        <w:rPr>
          <w:ins w:id="1463" w:author="Darko Ratkaj" w:date="2026-03-26T08:20:00Z" w16du:dateUtc="2026-03-26T07:20:00Z"/>
          <w:rStyle w:val="Hyperlink"/>
          <w:noProof/>
          <w:kern w:val="2"/>
          <w:lang w:eastAsia="en-GB"/>
          <w14:ligatures w14:val="standardContextual"/>
        </w:rPr>
        <w:pPrChange w:id="1464" w:author="Darko Ratkaj" w:date="2026-03-26T08:26:00Z" w16du:dateUtc="2026-03-26T07:26:00Z">
          <w:pPr>
            <w:pStyle w:val="TOC3"/>
          </w:pPr>
        </w:pPrChange>
      </w:pPr>
      <w:ins w:id="1465" w:author="Darko Ratkaj" w:date="2026-03-26T08:20:00Z" w16du:dateUtc="2026-03-26T07:20:00Z">
        <w:r>
          <w:fldChar w:fldCharType="begin"/>
        </w:r>
        <w:r>
          <w:instrText>HYPERLINK \l "_Toc1652054265" \h</w:instrText>
        </w:r>
        <w:r>
          <w:fldChar w:fldCharType="separate"/>
        </w:r>
        <w:r w:rsidRPr="77A9CFF2">
          <w:rPr>
            <w:rStyle w:val="Hyperlink"/>
          </w:rPr>
          <w:t>Scenario S:</w:t>
        </w:r>
      </w:ins>
      <w:ins w:id="1466" w:author="Darko Ratkaj" w:date="2026-03-26T08:27:00Z" w16du:dateUtc="2026-03-26T07:27:00Z">
        <w:r w:rsidR="00E1492B">
          <w:rPr>
            <w:rStyle w:val="Hyperlink"/>
          </w:rPr>
          <w:tab/>
        </w:r>
      </w:ins>
      <w:ins w:id="1467" w:author="Darko Ratkaj" w:date="2026-03-26T08:20:00Z" w16du:dateUtc="2026-03-26T07:20:00Z">
        <w:r w:rsidRPr="77A9CFF2">
          <w:rPr>
            <w:rStyle w:val="Hyperlink"/>
          </w:rPr>
          <w:t>Test link between bitrate volatility and energy inefficiency</w:t>
        </w:r>
        <w:r>
          <w:fldChar w:fldCharType="end"/>
        </w:r>
      </w:ins>
    </w:p>
    <w:p w14:paraId="58DEC16D" w14:textId="5EE3A995" w:rsidR="00936DA3" w:rsidRPr="002C6C11" w:rsidRDefault="00936DA3">
      <w:pPr>
        <w:pStyle w:val="ParagraphText"/>
        <w:numPr>
          <w:ilvl w:val="0"/>
          <w:numId w:val="304"/>
        </w:numPr>
        <w:tabs>
          <w:tab w:val="left" w:pos="1843"/>
        </w:tabs>
        <w:ind w:left="567"/>
        <w:jc w:val="left"/>
        <w:rPr>
          <w:ins w:id="1468" w:author="Darko Ratkaj" w:date="2026-03-26T08:20:00Z" w16du:dateUtc="2026-03-26T07:20:00Z"/>
          <w:rStyle w:val="Hyperlink"/>
          <w:noProof/>
          <w:kern w:val="2"/>
          <w:lang w:eastAsia="en-GB"/>
          <w14:ligatures w14:val="standardContextual"/>
        </w:rPr>
        <w:pPrChange w:id="1469" w:author="Darko Ratkaj" w:date="2026-03-26T08:26:00Z" w16du:dateUtc="2026-03-26T07:26:00Z">
          <w:pPr>
            <w:pStyle w:val="TOC3"/>
          </w:pPr>
        </w:pPrChange>
      </w:pPr>
      <w:ins w:id="1470" w:author="Darko Ratkaj" w:date="2026-03-26T08:20:00Z" w16du:dateUtc="2026-03-26T07:20:00Z">
        <w:r>
          <w:fldChar w:fldCharType="begin"/>
        </w:r>
        <w:r>
          <w:instrText>HYPERLINK \l "_Toc1481899951" \h</w:instrText>
        </w:r>
        <w:r>
          <w:fldChar w:fldCharType="separate"/>
        </w:r>
        <w:r w:rsidRPr="77A9CFF2">
          <w:rPr>
            <w:rStyle w:val="Hyperlink"/>
          </w:rPr>
          <w:t>Scenario U:</w:t>
        </w:r>
      </w:ins>
      <w:ins w:id="1471" w:author="Darko Ratkaj" w:date="2026-03-26T08:27:00Z" w16du:dateUtc="2026-03-26T07:27:00Z">
        <w:r w:rsidR="00E1492B">
          <w:rPr>
            <w:rStyle w:val="Hyperlink"/>
          </w:rPr>
          <w:tab/>
        </w:r>
      </w:ins>
      <w:ins w:id="1472" w:author="Darko Ratkaj" w:date="2026-03-26T08:20:00Z" w16du:dateUtc="2026-03-26T07:20:00Z">
        <w:r w:rsidRPr="77A9CFF2">
          <w:rPr>
            <w:rStyle w:val="Hyperlink"/>
          </w:rPr>
          <w:t>Evaluate impact of failures on playback experience</w:t>
        </w:r>
        <w:r>
          <w:fldChar w:fldCharType="end"/>
        </w:r>
      </w:ins>
    </w:p>
    <w:p w14:paraId="74AF5760" w14:textId="5A1AD61B" w:rsidR="00936DA3" w:rsidRPr="002C6C11" w:rsidRDefault="00936DA3">
      <w:pPr>
        <w:pStyle w:val="ParagraphText"/>
        <w:numPr>
          <w:ilvl w:val="0"/>
          <w:numId w:val="304"/>
        </w:numPr>
        <w:tabs>
          <w:tab w:val="left" w:pos="1843"/>
        </w:tabs>
        <w:ind w:left="567"/>
        <w:jc w:val="left"/>
        <w:rPr>
          <w:ins w:id="1473" w:author="Darko Ratkaj" w:date="2026-03-26T08:20:00Z" w16du:dateUtc="2026-03-26T07:20:00Z"/>
          <w:rStyle w:val="Hyperlink"/>
          <w:noProof/>
          <w:kern w:val="2"/>
          <w:lang w:eastAsia="en-GB"/>
          <w14:ligatures w14:val="standardContextual"/>
        </w:rPr>
        <w:pPrChange w:id="1474" w:author="Darko Ratkaj" w:date="2026-03-26T08:26:00Z" w16du:dateUtc="2026-03-26T07:26:00Z">
          <w:pPr>
            <w:pStyle w:val="TOC3"/>
          </w:pPr>
        </w:pPrChange>
      </w:pPr>
      <w:ins w:id="1475" w:author="Darko Ratkaj" w:date="2026-03-26T08:20:00Z" w16du:dateUtc="2026-03-26T07:20:00Z">
        <w:r>
          <w:fldChar w:fldCharType="begin"/>
        </w:r>
        <w:r>
          <w:instrText>HYPERLINK \l "_Toc478174421" \h</w:instrText>
        </w:r>
        <w:r>
          <w:fldChar w:fldCharType="separate"/>
        </w:r>
        <w:r w:rsidRPr="77A9CFF2">
          <w:rPr>
            <w:rStyle w:val="Hyperlink"/>
          </w:rPr>
          <w:t>Scenario X:</w:t>
        </w:r>
      </w:ins>
      <w:ins w:id="1476" w:author="Darko Ratkaj" w:date="2026-03-26T08:28:00Z" w16du:dateUtc="2026-03-26T07:28:00Z">
        <w:r w:rsidR="00E1492B">
          <w:rPr>
            <w:rStyle w:val="Hyperlink"/>
          </w:rPr>
          <w:tab/>
        </w:r>
      </w:ins>
      <w:ins w:id="1477" w:author="Darko Ratkaj" w:date="2026-03-26T08:20:00Z" w16du:dateUtc="2026-03-26T07:20:00Z">
        <w:r w:rsidRPr="77A9CFF2">
          <w:rPr>
            <w:rStyle w:val="Hyperlink"/>
          </w:rPr>
          <w:t>Record app crashes under varying load/network conditions</w:t>
        </w:r>
        <w:r>
          <w:fldChar w:fldCharType="end"/>
        </w:r>
      </w:ins>
    </w:p>
    <w:p w14:paraId="05B7E37B" w14:textId="4A43531D" w:rsidR="00936DA3" w:rsidRPr="002C6C11" w:rsidRDefault="00936DA3">
      <w:pPr>
        <w:pStyle w:val="ParagraphText"/>
        <w:numPr>
          <w:ilvl w:val="0"/>
          <w:numId w:val="304"/>
        </w:numPr>
        <w:tabs>
          <w:tab w:val="left" w:pos="1843"/>
        </w:tabs>
        <w:ind w:left="567"/>
        <w:jc w:val="left"/>
        <w:rPr>
          <w:ins w:id="1478" w:author="Darko Ratkaj" w:date="2026-03-26T08:20:00Z" w16du:dateUtc="2026-03-26T07:20:00Z"/>
          <w:rStyle w:val="Hyperlink"/>
          <w:noProof/>
          <w:kern w:val="2"/>
          <w:lang w:eastAsia="en-GB"/>
          <w14:ligatures w14:val="standardContextual"/>
        </w:rPr>
        <w:pPrChange w:id="1479" w:author="Darko Ratkaj" w:date="2026-03-26T08:26:00Z" w16du:dateUtc="2026-03-26T07:26:00Z">
          <w:pPr>
            <w:pStyle w:val="TOC3"/>
          </w:pPr>
        </w:pPrChange>
      </w:pPr>
      <w:ins w:id="1480" w:author="Darko Ratkaj" w:date="2026-03-26T08:20:00Z" w16du:dateUtc="2026-03-26T07:20:00Z">
        <w:r>
          <w:fldChar w:fldCharType="begin"/>
        </w:r>
        <w:r>
          <w:instrText>HYPERLINK \l "_Toc1017503015" \h</w:instrText>
        </w:r>
        <w:r>
          <w:fldChar w:fldCharType="separate"/>
        </w:r>
        <w:r w:rsidRPr="77A9CFF2">
          <w:rPr>
            <w:rStyle w:val="Hyperlink"/>
          </w:rPr>
          <w:t>Scenario Y:</w:t>
        </w:r>
      </w:ins>
      <w:ins w:id="1481" w:author="Darko Ratkaj" w:date="2026-03-26T08:28:00Z" w16du:dateUtc="2026-03-26T07:28:00Z">
        <w:r w:rsidR="00E1492B">
          <w:rPr>
            <w:rStyle w:val="Hyperlink"/>
          </w:rPr>
          <w:tab/>
        </w:r>
      </w:ins>
      <w:ins w:id="1482" w:author="Darko Ratkaj" w:date="2026-03-26T08:20:00Z" w16du:dateUtc="2026-03-26T07:20:00Z">
        <w:r w:rsidRPr="77A9CFF2">
          <w:rPr>
            <w:rStyle w:val="Hyperlink"/>
          </w:rPr>
          <w:t>Test if crashes correlate with poor QoE</w:t>
        </w:r>
        <w:r>
          <w:fldChar w:fldCharType="end"/>
        </w:r>
      </w:ins>
    </w:p>
    <w:p w14:paraId="7A9EA4D8" w14:textId="063BDC63" w:rsidR="00936DA3" w:rsidRPr="002C6C11" w:rsidRDefault="00936DA3">
      <w:pPr>
        <w:pStyle w:val="ParagraphText"/>
        <w:numPr>
          <w:ilvl w:val="0"/>
          <w:numId w:val="304"/>
        </w:numPr>
        <w:tabs>
          <w:tab w:val="left" w:pos="1843"/>
        </w:tabs>
        <w:ind w:left="567"/>
        <w:jc w:val="left"/>
        <w:rPr>
          <w:ins w:id="1483" w:author="Darko Ratkaj" w:date="2026-03-26T08:20:00Z" w16du:dateUtc="2026-03-26T07:20:00Z"/>
          <w:rStyle w:val="Hyperlink"/>
          <w:noProof/>
          <w:kern w:val="2"/>
          <w:lang w:eastAsia="en-GB"/>
          <w14:ligatures w14:val="standardContextual"/>
        </w:rPr>
        <w:pPrChange w:id="1484" w:author="Darko Ratkaj" w:date="2026-03-26T08:26:00Z" w16du:dateUtc="2026-03-26T07:26:00Z">
          <w:pPr>
            <w:pStyle w:val="TOC3"/>
          </w:pPr>
        </w:pPrChange>
      </w:pPr>
      <w:ins w:id="1485" w:author="Darko Ratkaj" w:date="2026-03-26T08:20:00Z" w16du:dateUtc="2026-03-26T07:20:00Z">
        <w:r>
          <w:fldChar w:fldCharType="begin"/>
        </w:r>
        <w:r>
          <w:instrText>HYPERLINK \l "_Toc42261433" \h</w:instrText>
        </w:r>
        <w:r>
          <w:fldChar w:fldCharType="separate"/>
        </w:r>
        <w:r w:rsidRPr="77A9CFF2">
          <w:rPr>
            <w:rStyle w:val="Hyperlink"/>
          </w:rPr>
          <w:t>Scenario Z:</w:t>
        </w:r>
      </w:ins>
      <w:ins w:id="1486" w:author="Darko Ratkaj" w:date="2026-03-26T08:28:00Z" w16du:dateUtc="2026-03-26T07:28:00Z">
        <w:r w:rsidR="00E1492B">
          <w:rPr>
            <w:rStyle w:val="Hyperlink"/>
          </w:rPr>
          <w:tab/>
        </w:r>
      </w:ins>
      <w:ins w:id="1487" w:author="Darko Ratkaj" w:date="2026-03-26T08:20:00Z" w16du:dateUtc="2026-03-26T07:20:00Z">
        <w:r w:rsidRPr="77A9CFF2">
          <w:rPr>
            <w:rStyle w:val="Hyperlink"/>
          </w:rPr>
          <w:t>Costs linked to re-initializing playback sessions</w:t>
        </w:r>
        <w:r>
          <w:fldChar w:fldCharType="end"/>
        </w:r>
      </w:ins>
    </w:p>
    <w:p w14:paraId="3326F765" w14:textId="18E09B19" w:rsidR="00936DA3" w:rsidRPr="002C6C11" w:rsidRDefault="00936DA3">
      <w:pPr>
        <w:pStyle w:val="ParagraphText"/>
        <w:numPr>
          <w:ilvl w:val="0"/>
          <w:numId w:val="304"/>
        </w:numPr>
        <w:tabs>
          <w:tab w:val="left" w:pos="1843"/>
        </w:tabs>
        <w:ind w:left="567"/>
        <w:jc w:val="left"/>
        <w:rPr>
          <w:ins w:id="1488" w:author="Darko Ratkaj" w:date="2026-03-26T08:20:00Z" w16du:dateUtc="2026-03-26T07:20:00Z"/>
          <w:rStyle w:val="Hyperlink"/>
          <w:noProof/>
          <w:kern w:val="2"/>
          <w:lang w:eastAsia="en-GB"/>
          <w14:ligatures w14:val="standardContextual"/>
        </w:rPr>
        <w:pPrChange w:id="1489" w:author="Darko Ratkaj" w:date="2026-03-26T08:26:00Z" w16du:dateUtc="2026-03-26T07:26:00Z">
          <w:pPr>
            <w:pStyle w:val="TOC3"/>
          </w:pPr>
        </w:pPrChange>
      </w:pPr>
      <w:ins w:id="1490" w:author="Darko Ratkaj" w:date="2026-03-26T08:20:00Z" w16du:dateUtc="2026-03-26T07:20:00Z">
        <w:r>
          <w:fldChar w:fldCharType="begin"/>
        </w:r>
        <w:r>
          <w:instrText>HYPERLINK \l "_Toc1663052845" \h</w:instrText>
        </w:r>
        <w:r>
          <w:fldChar w:fldCharType="separate"/>
        </w:r>
        <w:r w:rsidRPr="77A9CFF2">
          <w:rPr>
            <w:rStyle w:val="Hyperlink"/>
          </w:rPr>
          <w:t>Scenario A.1:</w:t>
        </w:r>
      </w:ins>
      <w:ins w:id="1491" w:author="Darko Ratkaj" w:date="2026-03-26T08:28:00Z" w16du:dateUtc="2026-03-26T07:28:00Z">
        <w:r w:rsidR="00E1492B">
          <w:rPr>
            <w:rStyle w:val="Hyperlink"/>
          </w:rPr>
          <w:tab/>
        </w:r>
      </w:ins>
      <w:ins w:id="1492" w:author="Darko Ratkaj" w:date="2026-03-26T08:20:00Z" w16du:dateUtc="2026-03-26T07:20:00Z">
        <w:r w:rsidRPr="77A9CFF2">
          <w:rPr>
            <w:rStyle w:val="Hyperlink"/>
          </w:rPr>
          <w:t>Verify geographic reach by uptime reporting across regions</w:t>
        </w:r>
        <w:r>
          <w:fldChar w:fldCharType="end"/>
        </w:r>
      </w:ins>
    </w:p>
    <w:p w14:paraId="78ED9A28" w14:textId="64F1290C" w:rsidR="00936DA3" w:rsidRPr="002C6C11" w:rsidRDefault="00936DA3">
      <w:pPr>
        <w:pStyle w:val="ParagraphText"/>
        <w:numPr>
          <w:ilvl w:val="0"/>
          <w:numId w:val="304"/>
        </w:numPr>
        <w:tabs>
          <w:tab w:val="left" w:pos="1843"/>
        </w:tabs>
        <w:ind w:left="567"/>
        <w:jc w:val="left"/>
        <w:rPr>
          <w:ins w:id="1493" w:author="Darko Ratkaj" w:date="2026-03-26T08:20:00Z" w16du:dateUtc="2026-03-26T07:20:00Z"/>
          <w:rStyle w:val="Hyperlink"/>
          <w:noProof/>
          <w:kern w:val="2"/>
          <w:lang w:eastAsia="en-GB"/>
          <w14:ligatures w14:val="standardContextual"/>
        </w:rPr>
        <w:pPrChange w:id="1494" w:author="Darko Ratkaj" w:date="2026-03-26T08:26:00Z" w16du:dateUtc="2026-03-26T07:26:00Z">
          <w:pPr>
            <w:pStyle w:val="TOC3"/>
          </w:pPr>
        </w:pPrChange>
      </w:pPr>
      <w:ins w:id="1495" w:author="Darko Ratkaj" w:date="2026-03-26T08:20:00Z" w16du:dateUtc="2026-03-26T07:20:00Z">
        <w:r>
          <w:fldChar w:fldCharType="begin"/>
        </w:r>
        <w:r>
          <w:instrText>HYPERLINK \l "_Toc363394237" \h</w:instrText>
        </w:r>
        <w:r>
          <w:fldChar w:fldCharType="separate"/>
        </w:r>
        <w:r w:rsidRPr="77A9CFF2">
          <w:rPr>
            <w:rStyle w:val="Hyperlink"/>
          </w:rPr>
          <w:t>Scenario A.3:</w:t>
        </w:r>
      </w:ins>
      <w:ins w:id="1496" w:author="Darko Ratkaj" w:date="2026-03-26T08:28:00Z" w16du:dateUtc="2026-03-26T07:28:00Z">
        <w:r w:rsidR="00E1492B">
          <w:rPr>
            <w:rStyle w:val="Hyperlink"/>
          </w:rPr>
          <w:tab/>
        </w:r>
      </w:ins>
      <w:ins w:id="1497" w:author="Darko Ratkaj" w:date="2026-03-26T08:20:00Z" w16du:dateUtc="2026-03-26T07:20:00Z">
        <w:r w:rsidRPr="77A9CFF2">
          <w:rPr>
            <w:rStyle w:val="Hyperlink"/>
          </w:rPr>
          <w:t>Measure uptime under simulated high concurrency</w:t>
        </w:r>
        <w:r>
          <w:fldChar w:fldCharType="end"/>
        </w:r>
      </w:ins>
    </w:p>
    <w:p w14:paraId="4E3FE0C6" w14:textId="72DF54C9" w:rsidR="00936DA3" w:rsidRPr="002C6C11" w:rsidRDefault="00936DA3">
      <w:pPr>
        <w:pStyle w:val="ParagraphText"/>
        <w:numPr>
          <w:ilvl w:val="0"/>
          <w:numId w:val="304"/>
        </w:numPr>
        <w:tabs>
          <w:tab w:val="left" w:pos="1843"/>
        </w:tabs>
        <w:ind w:left="567"/>
        <w:jc w:val="left"/>
        <w:rPr>
          <w:ins w:id="1498" w:author="Darko Ratkaj" w:date="2026-03-26T08:20:00Z" w16du:dateUtc="2026-03-26T07:20:00Z"/>
          <w:rStyle w:val="Hyperlink"/>
          <w:noProof/>
          <w:kern w:val="2"/>
          <w:lang w:eastAsia="en-GB"/>
          <w14:ligatures w14:val="standardContextual"/>
        </w:rPr>
        <w:pPrChange w:id="1499" w:author="Darko Ratkaj" w:date="2026-03-26T08:26:00Z" w16du:dateUtc="2026-03-26T07:26:00Z">
          <w:pPr>
            <w:pStyle w:val="TOC3"/>
          </w:pPr>
        </w:pPrChange>
      </w:pPr>
      <w:ins w:id="1500" w:author="Darko Ratkaj" w:date="2026-03-26T08:20:00Z" w16du:dateUtc="2026-03-26T07:20:00Z">
        <w:r>
          <w:fldChar w:fldCharType="begin"/>
        </w:r>
        <w:r>
          <w:instrText>HYPERLINK \l "_Toc1765778809" \h</w:instrText>
        </w:r>
        <w:r>
          <w:fldChar w:fldCharType="separate"/>
        </w:r>
        <w:r w:rsidRPr="77A9CFF2">
          <w:rPr>
            <w:rStyle w:val="Hyperlink"/>
          </w:rPr>
          <w:t>Scenario A.4:</w:t>
        </w:r>
      </w:ins>
      <w:ins w:id="1501" w:author="Darko Ratkaj" w:date="2026-03-26T08:28:00Z" w16du:dateUtc="2026-03-26T07:28:00Z">
        <w:r w:rsidR="00E1492B">
          <w:rPr>
            <w:rStyle w:val="Hyperlink"/>
          </w:rPr>
          <w:tab/>
        </w:r>
      </w:ins>
      <w:ins w:id="1502" w:author="Darko Ratkaj" w:date="2026-03-26T08:20:00Z" w16du:dateUtc="2026-03-26T07:20:00Z">
        <w:r w:rsidRPr="77A9CFF2">
          <w:rPr>
            <w:rStyle w:val="Hyperlink"/>
          </w:rPr>
          <w:t>Calculate costs of downtime incidents</w:t>
        </w:r>
        <w:r>
          <w:fldChar w:fldCharType="end"/>
        </w:r>
      </w:ins>
    </w:p>
    <w:p w14:paraId="039EE9AB" w14:textId="0770DB7C" w:rsidR="00936DA3" w:rsidRPr="002C6C11" w:rsidRDefault="00936DA3">
      <w:pPr>
        <w:pStyle w:val="ParagraphText"/>
        <w:numPr>
          <w:ilvl w:val="0"/>
          <w:numId w:val="304"/>
        </w:numPr>
        <w:tabs>
          <w:tab w:val="left" w:pos="1843"/>
        </w:tabs>
        <w:ind w:left="567"/>
        <w:jc w:val="left"/>
        <w:rPr>
          <w:ins w:id="1503" w:author="Darko Ratkaj" w:date="2026-03-26T08:20:00Z" w16du:dateUtc="2026-03-26T07:20:00Z"/>
          <w:rStyle w:val="Hyperlink"/>
          <w:noProof/>
          <w:kern w:val="2"/>
          <w:lang w:eastAsia="en-GB"/>
          <w14:ligatures w14:val="standardContextual"/>
        </w:rPr>
        <w:pPrChange w:id="1504" w:author="Darko Ratkaj" w:date="2026-03-26T08:26:00Z" w16du:dateUtc="2026-03-26T07:26:00Z">
          <w:pPr>
            <w:pStyle w:val="TOC3"/>
          </w:pPr>
        </w:pPrChange>
      </w:pPr>
      <w:ins w:id="1505" w:author="Darko Ratkaj" w:date="2026-03-26T08:20:00Z" w16du:dateUtc="2026-03-26T07:20:00Z">
        <w:r>
          <w:fldChar w:fldCharType="begin"/>
        </w:r>
        <w:r>
          <w:instrText>HYPERLINK \l "_Toc221989454" \h</w:instrText>
        </w:r>
        <w:r>
          <w:fldChar w:fldCharType="separate"/>
        </w:r>
        <w:r w:rsidRPr="77A9CFF2">
          <w:rPr>
            <w:rStyle w:val="Hyperlink"/>
          </w:rPr>
          <w:t>Scenario B.1:</w:t>
        </w:r>
      </w:ins>
      <w:ins w:id="1506" w:author="Darko Ratkaj" w:date="2026-03-26T08:28:00Z" w16du:dateUtc="2026-03-26T07:28:00Z">
        <w:r w:rsidR="0092398A">
          <w:rPr>
            <w:rStyle w:val="Hyperlink"/>
          </w:rPr>
          <w:tab/>
        </w:r>
      </w:ins>
      <w:ins w:id="1507" w:author="Darko Ratkaj" w:date="2026-03-26T08:20:00Z" w16du:dateUtc="2026-03-26T07:20:00Z">
        <w:r w:rsidRPr="77A9CFF2">
          <w:rPr>
            <w:rStyle w:val="Hyperlink"/>
          </w:rPr>
          <w:t>Test resilience to sudden spikes (flash crowd scenarios)</w:t>
        </w:r>
        <w:r>
          <w:fldChar w:fldCharType="end"/>
        </w:r>
      </w:ins>
    </w:p>
    <w:p w14:paraId="02770184" w14:textId="214C6897" w:rsidR="00936DA3" w:rsidRPr="002C6C11" w:rsidRDefault="00936DA3">
      <w:pPr>
        <w:pStyle w:val="ParagraphText"/>
        <w:numPr>
          <w:ilvl w:val="0"/>
          <w:numId w:val="304"/>
        </w:numPr>
        <w:tabs>
          <w:tab w:val="left" w:pos="1843"/>
        </w:tabs>
        <w:ind w:left="567"/>
        <w:jc w:val="left"/>
        <w:rPr>
          <w:ins w:id="1508" w:author="Darko Ratkaj" w:date="2026-03-26T08:20:00Z" w16du:dateUtc="2026-03-26T07:20:00Z"/>
          <w:rStyle w:val="Hyperlink"/>
          <w:noProof/>
          <w:kern w:val="2"/>
          <w:lang w:eastAsia="en-GB"/>
          <w14:ligatures w14:val="standardContextual"/>
        </w:rPr>
        <w:pPrChange w:id="1509" w:author="Darko Ratkaj" w:date="2026-03-26T08:26:00Z" w16du:dateUtc="2026-03-26T07:26:00Z">
          <w:pPr>
            <w:pStyle w:val="TOC3"/>
          </w:pPr>
        </w:pPrChange>
      </w:pPr>
      <w:ins w:id="1510" w:author="Darko Ratkaj" w:date="2026-03-26T08:20:00Z" w16du:dateUtc="2026-03-26T07:20:00Z">
        <w:r>
          <w:fldChar w:fldCharType="begin"/>
        </w:r>
        <w:r>
          <w:instrText>HYPERLINK \l "_Toc1775716152" \h</w:instrText>
        </w:r>
        <w:r>
          <w:fldChar w:fldCharType="separate"/>
        </w:r>
        <w:r w:rsidRPr="77A9CFF2">
          <w:rPr>
            <w:rStyle w:val="Hyperlink"/>
          </w:rPr>
          <w:t>Scenario B.2:</w:t>
        </w:r>
      </w:ins>
      <w:ins w:id="1511" w:author="Darko Ratkaj" w:date="2026-03-26T08:29:00Z" w16du:dateUtc="2026-03-26T07:29:00Z">
        <w:r w:rsidR="0092398A">
          <w:rPr>
            <w:rStyle w:val="Hyperlink"/>
          </w:rPr>
          <w:tab/>
        </w:r>
      </w:ins>
      <w:ins w:id="1512" w:author="Darko Ratkaj" w:date="2026-03-26T08:20:00Z" w16du:dateUtc="2026-03-26T07:20:00Z">
        <w:r w:rsidRPr="77A9CFF2">
          <w:rPr>
            <w:rStyle w:val="Hyperlink"/>
          </w:rPr>
          <w:t xml:space="preserve">Measure load balancing efficiency at scale when 2 </w:t>
        </w:r>
      </w:ins>
      <w:r w:rsidR="00897999" w:rsidRPr="77A9CFF2">
        <w:rPr>
          <w:rStyle w:val="Hyperlink"/>
        </w:rPr>
        <w:t>million</w:t>
      </w:r>
      <w:ins w:id="1513" w:author="Darko Ratkaj" w:date="2026-03-26T08:20:00Z" w16du:dateUtc="2026-03-26T07:20:00Z">
        <w:r w:rsidRPr="77A9CFF2">
          <w:rPr>
            <w:rStyle w:val="Hyperlink"/>
          </w:rPr>
          <w:t>, 5m, 10m, 15m, 20m people are watching</w:t>
        </w:r>
        <w:r>
          <w:fldChar w:fldCharType="end"/>
        </w:r>
      </w:ins>
    </w:p>
    <w:p w14:paraId="2A81E7DE" w14:textId="1CFE7351" w:rsidR="00936DA3" w:rsidRPr="002C6C11" w:rsidRDefault="00936DA3">
      <w:pPr>
        <w:pStyle w:val="ParagraphText"/>
        <w:numPr>
          <w:ilvl w:val="0"/>
          <w:numId w:val="304"/>
        </w:numPr>
        <w:tabs>
          <w:tab w:val="left" w:pos="1843"/>
        </w:tabs>
        <w:ind w:left="567"/>
        <w:jc w:val="left"/>
        <w:rPr>
          <w:ins w:id="1514" w:author="Darko Ratkaj" w:date="2026-03-26T08:20:00Z" w16du:dateUtc="2026-03-26T07:20:00Z"/>
          <w:rStyle w:val="Hyperlink"/>
          <w:noProof/>
          <w:kern w:val="2"/>
          <w:lang w:eastAsia="en-GB"/>
          <w14:ligatures w14:val="standardContextual"/>
        </w:rPr>
        <w:pPrChange w:id="1515" w:author="Darko Ratkaj" w:date="2026-03-26T08:26:00Z" w16du:dateUtc="2026-03-26T07:26:00Z">
          <w:pPr>
            <w:pStyle w:val="TOC3"/>
          </w:pPr>
        </w:pPrChange>
      </w:pPr>
      <w:ins w:id="1516" w:author="Darko Ratkaj" w:date="2026-03-26T08:20:00Z" w16du:dateUtc="2026-03-26T07:20:00Z">
        <w:r>
          <w:fldChar w:fldCharType="begin"/>
        </w:r>
        <w:r>
          <w:instrText>HYPERLINK \l "_Toc521798138" \h</w:instrText>
        </w:r>
        <w:r>
          <w:fldChar w:fldCharType="separate"/>
        </w:r>
        <w:r w:rsidRPr="77A9CFF2">
          <w:rPr>
            <w:rStyle w:val="Hyperlink"/>
          </w:rPr>
          <w:t>Scenario B.3: Test performance &amp; resilience when 2m, 5m, 10m, 15m, 20m people are watching</w:t>
        </w:r>
        <w:r>
          <w:fldChar w:fldCharType="end"/>
        </w:r>
      </w:ins>
    </w:p>
    <w:p w14:paraId="54A8EAFE" w14:textId="306B1530" w:rsidR="00936DA3" w:rsidRPr="002C6C11" w:rsidRDefault="00936DA3">
      <w:pPr>
        <w:pStyle w:val="ParagraphText"/>
        <w:numPr>
          <w:ilvl w:val="0"/>
          <w:numId w:val="304"/>
        </w:numPr>
        <w:tabs>
          <w:tab w:val="left" w:pos="1843"/>
        </w:tabs>
        <w:ind w:left="567"/>
        <w:jc w:val="left"/>
        <w:rPr>
          <w:ins w:id="1517" w:author="Darko Ratkaj" w:date="2026-03-26T08:20:00Z" w16du:dateUtc="2026-03-26T07:20:00Z"/>
          <w:rStyle w:val="Hyperlink"/>
          <w:noProof/>
          <w:kern w:val="2"/>
          <w:lang w:eastAsia="en-GB"/>
          <w14:ligatures w14:val="standardContextual"/>
        </w:rPr>
        <w:pPrChange w:id="1518" w:author="Darko Ratkaj" w:date="2026-03-26T08:26:00Z" w16du:dateUtc="2026-03-26T07:26:00Z">
          <w:pPr>
            <w:pStyle w:val="TOC3"/>
          </w:pPr>
        </w:pPrChange>
      </w:pPr>
      <w:ins w:id="1519" w:author="Darko Ratkaj" w:date="2026-03-26T08:20:00Z" w16du:dateUtc="2026-03-26T07:20:00Z">
        <w:r>
          <w:fldChar w:fldCharType="begin"/>
        </w:r>
        <w:r>
          <w:instrText>HYPERLINK \l "_Toc1856928092" \h</w:instrText>
        </w:r>
        <w:r>
          <w:fldChar w:fldCharType="separate"/>
        </w:r>
        <w:r w:rsidRPr="77A9CFF2">
          <w:rPr>
            <w:rStyle w:val="Hyperlink"/>
          </w:rPr>
          <w:t>Scenario B.4: Model cost of overprovisioning vs. efficient load sharing</w:t>
        </w:r>
        <w:r>
          <w:fldChar w:fldCharType="end"/>
        </w:r>
      </w:ins>
    </w:p>
    <w:p w14:paraId="6F4BFDB8" w14:textId="29D4B7DD" w:rsidR="00936DA3" w:rsidRPr="002C6C11" w:rsidRDefault="00936DA3">
      <w:pPr>
        <w:pStyle w:val="ParagraphText"/>
        <w:numPr>
          <w:ilvl w:val="0"/>
          <w:numId w:val="304"/>
        </w:numPr>
        <w:tabs>
          <w:tab w:val="left" w:pos="1843"/>
        </w:tabs>
        <w:ind w:left="567"/>
        <w:jc w:val="left"/>
        <w:rPr>
          <w:ins w:id="1520" w:author="Darko Ratkaj" w:date="2026-03-26T08:20:00Z" w16du:dateUtc="2026-03-26T07:20:00Z"/>
          <w:rStyle w:val="Hyperlink"/>
          <w:noProof/>
          <w:kern w:val="2"/>
          <w:lang w:eastAsia="en-GB"/>
          <w14:ligatures w14:val="standardContextual"/>
        </w:rPr>
        <w:pPrChange w:id="1521" w:author="Darko Ratkaj" w:date="2026-03-26T08:26:00Z" w16du:dateUtc="2026-03-26T07:26:00Z">
          <w:pPr>
            <w:pStyle w:val="TOC3"/>
          </w:pPr>
        </w:pPrChange>
      </w:pPr>
      <w:ins w:id="1522" w:author="Darko Ratkaj" w:date="2026-03-26T08:20:00Z" w16du:dateUtc="2026-03-26T07:20:00Z">
        <w:r>
          <w:fldChar w:fldCharType="begin"/>
        </w:r>
        <w:r>
          <w:instrText>HYPERLINK \l "_Toc1186423816" \h</w:instrText>
        </w:r>
        <w:r>
          <w:fldChar w:fldCharType="separate"/>
        </w:r>
        <w:r w:rsidRPr="77A9CFF2">
          <w:rPr>
            <w:rStyle w:val="Hyperlink"/>
          </w:rPr>
          <w:t>Scenario C.1: Measure response times across different geographies</w:t>
        </w:r>
        <w:r>
          <w:fldChar w:fldCharType="end"/>
        </w:r>
      </w:ins>
    </w:p>
    <w:p w14:paraId="515167D1" w14:textId="59220297" w:rsidR="00936DA3" w:rsidRPr="002C6C11" w:rsidRDefault="00936DA3">
      <w:pPr>
        <w:pStyle w:val="ParagraphText"/>
        <w:numPr>
          <w:ilvl w:val="0"/>
          <w:numId w:val="304"/>
        </w:numPr>
        <w:tabs>
          <w:tab w:val="left" w:pos="1843"/>
        </w:tabs>
        <w:ind w:left="567"/>
        <w:jc w:val="left"/>
        <w:rPr>
          <w:ins w:id="1523" w:author="Darko Ratkaj" w:date="2026-03-26T08:20:00Z" w16du:dateUtc="2026-03-26T07:20:00Z"/>
          <w:rStyle w:val="Hyperlink"/>
          <w:noProof/>
          <w:kern w:val="2"/>
          <w:lang w:eastAsia="en-GB"/>
          <w14:ligatures w14:val="standardContextual"/>
        </w:rPr>
        <w:pPrChange w:id="1524" w:author="Darko Ratkaj" w:date="2026-03-26T08:26:00Z" w16du:dateUtc="2026-03-26T07:26:00Z">
          <w:pPr>
            <w:pStyle w:val="TOC3"/>
          </w:pPr>
        </w:pPrChange>
      </w:pPr>
      <w:ins w:id="1525" w:author="Darko Ratkaj" w:date="2026-03-26T08:20:00Z" w16du:dateUtc="2026-03-26T07:20:00Z">
        <w:r>
          <w:fldChar w:fldCharType="begin"/>
        </w:r>
        <w:r>
          <w:instrText>HYPERLINK \l "_Toc537464320" \h</w:instrText>
        </w:r>
        <w:r>
          <w:fldChar w:fldCharType="separate"/>
        </w:r>
        <w:r w:rsidRPr="77A9CFF2">
          <w:rPr>
            <w:rStyle w:val="Hyperlink"/>
          </w:rPr>
          <w:t>Scenario C.2: Compare latency effects on playback smoothness</w:t>
        </w:r>
        <w:r>
          <w:fldChar w:fldCharType="end"/>
        </w:r>
      </w:ins>
    </w:p>
    <w:p w14:paraId="3B088D06" w14:textId="21A6D268" w:rsidR="00936DA3" w:rsidRPr="002C6C11" w:rsidRDefault="00936DA3">
      <w:pPr>
        <w:pStyle w:val="ParagraphText"/>
        <w:numPr>
          <w:ilvl w:val="0"/>
          <w:numId w:val="304"/>
        </w:numPr>
        <w:tabs>
          <w:tab w:val="left" w:pos="1843"/>
        </w:tabs>
        <w:ind w:left="567"/>
        <w:jc w:val="left"/>
        <w:rPr>
          <w:ins w:id="1526" w:author="Darko Ratkaj" w:date="2026-03-26T08:20:00Z" w16du:dateUtc="2026-03-26T07:20:00Z"/>
          <w:rStyle w:val="Hyperlink"/>
          <w:noProof/>
          <w:kern w:val="2"/>
          <w:lang w:eastAsia="en-GB"/>
          <w14:ligatures w14:val="standardContextual"/>
        </w:rPr>
        <w:pPrChange w:id="1527" w:author="Darko Ratkaj" w:date="2026-03-26T08:26:00Z" w16du:dateUtc="2026-03-26T07:26:00Z">
          <w:pPr>
            <w:pStyle w:val="TOC3"/>
          </w:pPr>
        </w:pPrChange>
      </w:pPr>
      <w:ins w:id="1528" w:author="Darko Ratkaj" w:date="2026-03-26T08:20:00Z" w16du:dateUtc="2026-03-26T07:20:00Z">
        <w:r>
          <w:fldChar w:fldCharType="begin"/>
        </w:r>
        <w:r>
          <w:instrText>HYPERLINK \l "_Toc1041307339" \h</w:instrText>
        </w:r>
        <w:r>
          <w:fldChar w:fldCharType="separate"/>
        </w:r>
        <w:r w:rsidRPr="77A9CFF2">
          <w:rPr>
            <w:rStyle w:val="Hyperlink"/>
          </w:rPr>
          <w:t>Scenario C.3: Test multi-region scaling capabilities</w:t>
        </w:r>
        <w:r>
          <w:fldChar w:fldCharType="end"/>
        </w:r>
      </w:ins>
    </w:p>
    <w:p w14:paraId="5216FFB0" w14:textId="79A977E7" w:rsidR="00936DA3" w:rsidRPr="002C6C11" w:rsidRDefault="00936DA3">
      <w:pPr>
        <w:pStyle w:val="ParagraphText"/>
        <w:numPr>
          <w:ilvl w:val="0"/>
          <w:numId w:val="304"/>
        </w:numPr>
        <w:tabs>
          <w:tab w:val="left" w:pos="1843"/>
        </w:tabs>
        <w:ind w:left="567"/>
        <w:jc w:val="left"/>
        <w:rPr>
          <w:ins w:id="1529" w:author="Darko Ratkaj" w:date="2026-03-26T08:20:00Z" w16du:dateUtc="2026-03-26T07:20:00Z"/>
          <w:rStyle w:val="Hyperlink"/>
          <w:noProof/>
          <w:kern w:val="2"/>
          <w:lang w:eastAsia="en-GB"/>
          <w14:ligatures w14:val="standardContextual"/>
        </w:rPr>
        <w:pPrChange w:id="1530" w:author="Darko Ratkaj" w:date="2026-03-26T08:26:00Z" w16du:dateUtc="2026-03-26T07:26:00Z">
          <w:pPr>
            <w:pStyle w:val="TOC3"/>
          </w:pPr>
        </w:pPrChange>
      </w:pPr>
      <w:ins w:id="1531" w:author="Darko Ratkaj" w:date="2026-03-26T08:20:00Z" w16du:dateUtc="2026-03-26T07:20:00Z">
        <w:r>
          <w:fldChar w:fldCharType="begin"/>
        </w:r>
        <w:r>
          <w:instrText>HYPERLINK \l "_Toc1022892094" \h</w:instrText>
        </w:r>
        <w:r>
          <w:fldChar w:fldCharType="separate"/>
        </w:r>
        <w:r w:rsidRPr="77A9CFF2">
          <w:rPr>
            <w:rStyle w:val="Hyperlink"/>
          </w:rPr>
          <w:t>Scenario C.4: Estimate impact of latency on energy use</w:t>
        </w:r>
        <w:r>
          <w:fldChar w:fldCharType="end"/>
        </w:r>
      </w:ins>
    </w:p>
    <w:p w14:paraId="575BDAFA" w14:textId="7B61CE21" w:rsidR="00936DA3" w:rsidRPr="002C6C11" w:rsidRDefault="00936DA3">
      <w:pPr>
        <w:pStyle w:val="ParagraphText"/>
        <w:numPr>
          <w:ilvl w:val="0"/>
          <w:numId w:val="304"/>
        </w:numPr>
        <w:tabs>
          <w:tab w:val="left" w:pos="1843"/>
        </w:tabs>
        <w:ind w:left="567"/>
        <w:jc w:val="left"/>
        <w:rPr>
          <w:ins w:id="1532" w:author="Darko Ratkaj" w:date="2026-03-26T08:20:00Z" w16du:dateUtc="2026-03-26T07:20:00Z"/>
          <w:rStyle w:val="Hyperlink"/>
          <w:noProof/>
          <w:kern w:val="2"/>
          <w:lang w:eastAsia="en-GB"/>
          <w14:ligatures w14:val="standardContextual"/>
        </w:rPr>
        <w:pPrChange w:id="1533" w:author="Darko Ratkaj" w:date="2026-03-26T08:26:00Z" w16du:dateUtc="2026-03-26T07:26:00Z">
          <w:pPr>
            <w:pStyle w:val="TOC3"/>
          </w:pPr>
        </w:pPrChange>
      </w:pPr>
      <w:ins w:id="1534" w:author="Darko Ratkaj" w:date="2026-03-26T08:20:00Z" w16du:dateUtc="2026-03-26T07:20:00Z">
        <w:r>
          <w:fldChar w:fldCharType="begin"/>
        </w:r>
        <w:r>
          <w:instrText>HYPERLINK \l "_Toc213220416" \h</w:instrText>
        </w:r>
        <w:r>
          <w:fldChar w:fldCharType="separate"/>
        </w:r>
        <w:r w:rsidRPr="77A9CFF2">
          <w:rPr>
            <w:rStyle w:val="Hyperlink"/>
          </w:rPr>
          <w:t>Scenario D.1: Direct measurement of kWh required to deliver one stream under each method</w:t>
        </w:r>
        <w:r>
          <w:fldChar w:fldCharType="end"/>
        </w:r>
      </w:ins>
    </w:p>
    <w:p w14:paraId="79EC9311" w14:textId="1440E242" w:rsidR="00936DA3" w:rsidRPr="002C6C11" w:rsidRDefault="00936DA3">
      <w:pPr>
        <w:pStyle w:val="ParagraphText"/>
        <w:numPr>
          <w:ilvl w:val="0"/>
          <w:numId w:val="304"/>
        </w:numPr>
        <w:tabs>
          <w:tab w:val="left" w:pos="1843"/>
        </w:tabs>
        <w:ind w:left="567"/>
        <w:jc w:val="left"/>
        <w:rPr>
          <w:ins w:id="1535" w:author="Darko Ratkaj" w:date="2026-03-26T08:20:00Z" w16du:dateUtc="2026-03-26T07:20:00Z"/>
          <w:rStyle w:val="Hyperlink"/>
          <w:noProof/>
          <w:kern w:val="2"/>
          <w:lang w:eastAsia="en-GB"/>
          <w14:ligatures w14:val="standardContextual"/>
        </w:rPr>
        <w:pPrChange w:id="1536" w:author="Darko Ratkaj" w:date="2026-03-26T08:26:00Z" w16du:dateUtc="2026-03-26T07:26:00Z">
          <w:pPr>
            <w:pStyle w:val="TOC3"/>
          </w:pPr>
        </w:pPrChange>
      </w:pPr>
      <w:ins w:id="1537" w:author="Darko Ratkaj" w:date="2026-03-26T08:20:00Z" w16du:dateUtc="2026-03-26T07:20:00Z">
        <w:r>
          <w:fldChar w:fldCharType="begin"/>
        </w:r>
        <w:r>
          <w:instrText>HYPERLINK \l "_Toc1989870866" \h</w:instrText>
        </w:r>
        <w:r>
          <w:fldChar w:fldCharType="separate"/>
        </w:r>
        <w:r w:rsidRPr="77A9CFF2">
          <w:rPr>
            <w:rStyle w:val="Hyperlink"/>
          </w:rPr>
          <w:t>Scenario E.1: Standardized test: measure kWh per viewing hour across methods</w:t>
        </w:r>
        <w:r>
          <w:fldChar w:fldCharType="end"/>
        </w:r>
      </w:ins>
    </w:p>
    <w:p w14:paraId="03D2E2BF" w14:textId="71C81402" w:rsidR="00936DA3" w:rsidRPr="002C6C11" w:rsidRDefault="00936DA3">
      <w:pPr>
        <w:pStyle w:val="ParagraphText"/>
        <w:numPr>
          <w:ilvl w:val="0"/>
          <w:numId w:val="304"/>
        </w:numPr>
        <w:tabs>
          <w:tab w:val="left" w:pos="1843"/>
        </w:tabs>
        <w:ind w:left="567"/>
        <w:jc w:val="left"/>
        <w:rPr>
          <w:ins w:id="1538" w:author="Darko Ratkaj" w:date="2026-03-26T08:20:00Z" w16du:dateUtc="2026-03-26T07:20:00Z"/>
          <w:rStyle w:val="Hyperlink"/>
          <w:noProof/>
          <w:kern w:val="2"/>
          <w:lang w:eastAsia="en-GB"/>
          <w14:ligatures w14:val="standardContextual"/>
        </w:rPr>
        <w:pPrChange w:id="1539" w:author="Darko Ratkaj" w:date="2026-03-26T08:26:00Z" w16du:dateUtc="2026-03-26T07:26:00Z">
          <w:pPr>
            <w:pStyle w:val="TOC3"/>
          </w:pPr>
        </w:pPrChange>
      </w:pPr>
      <w:ins w:id="1540" w:author="Darko Ratkaj" w:date="2026-03-26T08:20:00Z" w16du:dateUtc="2026-03-26T07:20:00Z">
        <w:r>
          <w:fldChar w:fldCharType="begin"/>
        </w:r>
        <w:r>
          <w:instrText>HYPERLINK \l "_Toc1357234070" \h</w:instrText>
        </w:r>
        <w:r>
          <w:fldChar w:fldCharType="separate"/>
        </w:r>
        <w:r w:rsidRPr="77A9CFF2">
          <w:rPr>
            <w:rStyle w:val="Hyperlink"/>
          </w:rPr>
          <w:t>Scenario F.1: Compare idle vs active energy use under stress</w:t>
        </w:r>
        <w:r>
          <w:fldChar w:fldCharType="end"/>
        </w:r>
      </w:ins>
    </w:p>
    <w:p w14:paraId="4C517EB2" w14:textId="71C34F54" w:rsidR="00936DA3" w:rsidRPr="002C6C11" w:rsidRDefault="00936DA3">
      <w:pPr>
        <w:pStyle w:val="ParagraphText"/>
        <w:numPr>
          <w:ilvl w:val="0"/>
          <w:numId w:val="304"/>
        </w:numPr>
        <w:tabs>
          <w:tab w:val="left" w:pos="1843"/>
        </w:tabs>
        <w:ind w:left="567"/>
        <w:jc w:val="left"/>
        <w:rPr>
          <w:ins w:id="1541" w:author="Darko Ratkaj" w:date="2026-03-26T08:20:00Z" w16du:dateUtc="2026-03-26T07:20:00Z"/>
          <w:rStyle w:val="Hyperlink"/>
          <w:noProof/>
          <w:kern w:val="2"/>
          <w:lang w:eastAsia="en-GB"/>
          <w14:ligatures w14:val="standardContextual"/>
        </w:rPr>
        <w:pPrChange w:id="1542" w:author="Darko Ratkaj" w:date="2026-03-26T08:26:00Z" w16du:dateUtc="2026-03-26T07:26:00Z">
          <w:pPr>
            <w:pStyle w:val="TOC3"/>
          </w:pPr>
        </w:pPrChange>
      </w:pPr>
      <w:ins w:id="1543" w:author="Darko Ratkaj" w:date="2026-03-26T08:20:00Z" w16du:dateUtc="2026-03-26T07:20:00Z">
        <w:r>
          <w:fldChar w:fldCharType="begin"/>
        </w:r>
        <w:r>
          <w:instrText>HYPERLINK \l "_Toc1929269791" \h</w:instrText>
        </w:r>
        <w:r>
          <w:fldChar w:fldCharType="separate"/>
        </w:r>
        <w:r w:rsidRPr="77A9CFF2">
          <w:rPr>
            <w:rStyle w:val="Hyperlink"/>
          </w:rPr>
          <w:t>Scenario F.2: Measure energy use under scaling workloads</w:t>
        </w:r>
        <w:r>
          <w:fldChar w:fldCharType="end"/>
        </w:r>
      </w:ins>
    </w:p>
    <w:p w14:paraId="6D764D2D" w14:textId="793D604D" w:rsidR="00936DA3" w:rsidRPr="002C6C11" w:rsidRDefault="00936DA3">
      <w:pPr>
        <w:pStyle w:val="ParagraphText"/>
        <w:numPr>
          <w:ilvl w:val="0"/>
          <w:numId w:val="304"/>
        </w:numPr>
        <w:tabs>
          <w:tab w:val="left" w:pos="1843"/>
        </w:tabs>
        <w:ind w:left="567"/>
        <w:jc w:val="left"/>
        <w:rPr>
          <w:ins w:id="1544" w:author="Darko Ratkaj" w:date="2026-03-26T08:20:00Z" w16du:dateUtc="2026-03-26T07:20:00Z"/>
          <w:rStyle w:val="Hyperlink"/>
          <w:noProof/>
          <w:kern w:val="2"/>
          <w:lang w:eastAsia="en-GB"/>
          <w14:ligatures w14:val="standardContextual"/>
        </w:rPr>
        <w:pPrChange w:id="1545" w:author="Darko Ratkaj" w:date="2026-03-26T08:26:00Z" w16du:dateUtc="2026-03-26T07:26:00Z">
          <w:pPr>
            <w:pStyle w:val="TOC3"/>
          </w:pPr>
        </w:pPrChange>
      </w:pPr>
      <w:ins w:id="1546" w:author="Darko Ratkaj" w:date="2026-03-26T08:20:00Z" w16du:dateUtc="2026-03-26T07:20:00Z">
        <w:r>
          <w:fldChar w:fldCharType="begin"/>
        </w:r>
        <w:r>
          <w:instrText>HYPERLINK \l "_Toc706568445" \h</w:instrText>
        </w:r>
        <w:r>
          <w:fldChar w:fldCharType="separate"/>
        </w:r>
        <w:r w:rsidRPr="77A9CFF2">
          <w:rPr>
            <w:rStyle w:val="Hyperlink"/>
          </w:rPr>
          <w:t>Scenario F.3: Efficiency gains of high vs. low utilization</w:t>
        </w:r>
        <w:r>
          <w:fldChar w:fldCharType="end"/>
        </w:r>
      </w:ins>
    </w:p>
    <w:p w14:paraId="6E7BA15E" w14:textId="529775B6" w:rsidR="00936DA3" w:rsidRPr="002C6C11" w:rsidRDefault="00936DA3">
      <w:pPr>
        <w:pStyle w:val="ParagraphText"/>
        <w:numPr>
          <w:ilvl w:val="0"/>
          <w:numId w:val="304"/>
        </w:numPr>
        <w:tabs>
          <w:tab w:val="left" w:pos="1843"/>
        </w:tabs>
        <w:ind w:left="567"/>
        <w:jc w:val="left"/>
        <w:rPr>
          <w:ins w:id="1547" w:author="Darko Ratkaj" w:date="2026-03-26T08:20:00Z" w16du:dateUtc="2026-03-26T07:20:00Z"/>
          <w:rStyle w:val="Hyperlink"/>
          <w:noProof/>
          <w:kern w:val="2"/>
          <w:lang w:eastAsia="en-GB"/>
          <w14:ligatures w14:val="standardContextual"/>
        </w:rPr>
        <w:pPrChange w:id="1548" w:author="Darko Ratkaj" w:date="2026-03-26T08:26:00Z" w16du:dateUtc="2026-03-26T07:26:00Z">
          <w:pPr>
            <w:pStyle w:val="TOC3"/>
          </w:pPr>
        </w:pPrChange>
      </w:pPr>
      <w:ins w:id="1549" w:author="Darko Ratkaj" w:date="2026-03-26T08:20:00Z" w16du:dateUtc="2026-03-26T07:20:00Z">
        <w:r>
          <w:fldChar w:fldCharType="begin"/>
        </w:r>
        <w:r>
          <w:instrText>HYPERLINK \l "_Toc1484738548" \h</w:instrText>
        </w:r>
        <w:r>
          <w:fldChar w:fldCharType="separate"/>
        </w:r>
        <w:r w:rsidRPr="77A9CFF2">
          <w:rPr>
            <w:rStyle w:val="Hyperlink"/>
          </w:rPr>
          <w:t>Scenario G.1: Compare network-level energy usage per GB delivered</w:t>
        </w:r>
        <w:r>
          <w:fldChar w:fldCharType="end"/>
        </w:r>
      </w:ins>
    </w:p>
    <w:p w14:paraId="17EA9441" w14:textId="6217FCC8" w:rsidR="00936DA3" w:rsidRPr="002C6C11" w:rsidRDefault="00936DA3">
      <w:pPr>
        <w:pStyle w:val="ParagraphText"/>
        <w:numPr>
          <w:ilvl w:val="0"/>
          <w:numId w:val="304"/>
        </w:numPr>
        <w:tabs>
          <w:tab w:val="left" w:pos="1843"/>
        </w:tabs>
        <w:ind w:left="567"/>
        <w:jc w:val="left"/>
        <w:rPr>
          <w:ins w:id="1550" w:author="Darko Ratkaj" w:date="2026-03-26T08:20:00Z" w16du:dateUtc="2026-03-26T07:20:00Z"/>
          <w:rStyle w:val="Hyperlink"/>
          <w:noProof/>
          <w:kern w:val="2"/>
          <w:lang w:eastAsia="en-GB"/>
          <w14:ligatures w14:val="standardContextual"/>
        </w:rPr>
        <w:pPrChange w:id="1551" w:author="Darko Ratkaj" w:date="2026-03-26T08:26:00Z" w16du:dateUtc="2026-03-26T07:26:00Z">
          <w:pPr>
            <w:pStyle w:val="TOC3"/>
          </w:pPr>
        </w:pPrChange>
      </w:pPr>
      <w:ins w:id="1552" w:author="Darko Ratkaj" w:date="2026-03-26T08:20:00Z" w16du:dateUtc="2026-03-26T07:20:00Z">
        <w:r>
          <w:fldChar w:fldCharType="begin"/>
        </w:r>
        <w:r>
          <w:instrText>HYPERLINK \l "_Toc1359486636" \h</w:instrText>
        </w:r>
        <w:r>
          <w:fldChar w:fldCharType="separate"/>
        </w:r>
        <w:r w:rsidRPr="77A9CFF2">
          <w:rPr>
            <w:rStyle w:val="Hyperlink"/>
          </w:rPr>
          <w:t>Scenario H.1: Test resilience of systems under demand spikes</w:t>
        </w:r>
        <w:r>
          <w:fldChar w:fldCharType="end"/>
        </w:r>
      </w:ins>
    </w:p>
    <w:p w14:paraId="1D4633E5" w14:textId="1A5360F9" w:rsidR="00936DA3" w:rsidRDefault="00936DA3">
      <w:pPr>
        <w:pStyle w:val="ParagraphText"/>
        <w:numPr>
          <w:ilvl w:val="0"/>
          <w:numId w:val="304"/>
        </w:numPr>
        <w:tabs>
          <w:tab w:val="left" w:pos="1843"/>
        </w:tabs>
        <w:ind w:left="567"/>
        <w:rPr>
          <w:ins w:id="1553" w:author="Darko Ratkaj" w:date="2026-03-26T08:20:00Z" w16du:dateUtc="2026-03-26T07:20:00Z"/>
          <w:rStyle w:val="Hyperlink"/>
        </w:rPr>
        <w:pPrChange w:id="1554" w:author="Darko Ratkaj" w:date="2026-03-26T08:26:00Z" w16du:dateUtc="2026-03-26T07:26:00Z">
          <w:pPr>
            <w:pStyle w:val="TOC3"/>
          </w:pPr>
        </w:pPrChange>
      </w:pPr>
      <w:ins w:id="1555" w:author="Darko Ratkaj" w:date="2026-03-26T08:20:00Z" w16du:dateUtc="2026-03-26T07:20:00Z">
        <w:r>
          <w:fldChar w:fldCharType="begin"/>
        </w:r>
        <w:r>
          <w:instrText>HYPERLINK \l "_Toc1632722985" \h</w:instrText>
        </w:r>
        <w:r>
          <w:fldChar w:fldCharType="separate"/>
        </w:r>
        <w:r w:rsidRPr="77A9CFF2">
          <w:rPr>
            <w:rStyle w:val="Hyperlink"/>
          </w:rPr>
          <w:t>Scenario H.2: Compare scaling cost during peaks vs. baseline</w:t>
        </w:r>
        <w:r>
          <w:fldChar w:fldCharType="end"/>
        </w:r>
      </w:ins>
    </w:p>
    <w:p w14:paraId="29418719" w14:textId="0D2B3D99" w:rsidR="00936DA3" w:rsidRDefault="00936DA3">
      <w:pPr>
        <w:pStyle w:val="ParagraphText"/>
        <w:numPr>
          <w:ilvl w:val="0"/>
          <w:numId w:val="304"/>
        </w:numPr>
        <w:tabs>
          <w:tab w:val="left" w:pos="1843"/>
        </w:tabs>
        <w:ind w:left="567"/>
        <w:rPr>
          <w:ins w:id="1556" w:author="Darko Ratkaj" w:date="2026-03-26T08:20:00Z" w16du:dateUtc="2026-03-26T07:20:00Z"/>
          <w:rStyle w:val="Hyperlink"/>
        </w:rPr>
        <w:pPrChange w:id="1557" w:author="Darko Ratkaj" w:date="2026-03-26T08:26:00Z" w16du:dateUtc="2026-03-26T07:26:00Z">
          <w:pPr>
            <w:pStyle w:val="TOC3"/>
          </w:pPr>
        </w:pPrChange>
      </w:pPr>
      <w:ins w:id="1558" w:author="Darko Ratkaj" w:date="2026-03-26T08:20:00Z" w16du:dateUtc="2026-03-26T07:20:00Z">
        <w:r>
          <w:fldChar w:fldCharType="begin"/>
        </w:r>
        <w:r>
          <w:instrText>HYPERLINK \l "_Toc393665492" \h</w:instrText>
        </w:r>
        <w:r>
          <w:fldChar w:fldCharType="separate"/>
        </w:r>
        <w:r w:rsidRPr="77A9CFF2">
          <w:rPr>
            <w:rStyle w:val="Hyperlink"/>
          </w:rPr>
          <w:t>Scenario H.3: Identify inefficiencies caused by peak overcapacity</w:t>
        </w:r>
        <w:r>
          <w:fldChar w:fldCharType="end"/>
        </w:r>
      </w:ins>
    </w:p>
    <w:p w14:paraId="21E7E65B" w14:textId="2DBC4D23" w:rsidR="00974151" w:rsidRPr="002C6C11" w:rsidRDefault="2611AB7D" w:rsidP="00F44F36">
      <w:pPr>
        <w:widowControl/>
        <w:spacing w:before="120"/>
        <w:rPr>
          <w:ins w:id="1559" w:author="Mehta, Hemini" w:date="2026-03-18T14:05:00Z" w16du:dateUtc="2026-03-18T14:05:48Z"/>
          <w:rFonts w:ascii="Montserrat" w:eastAsia="Montserrat" w:hAnsi="Montserrat" w:cs="Montserrat"/>
          <w:color w:val="000000" w:themeColor="text1"/>
          <w:sz w:val="18"/>
          <w:szCs w:val="18"/>
        </w:rPr>
      </w:pPr>
      <w:ins w:id="1560" w:author="Mehta, Hemini" w:date="2026-03-25T10:09:00Z" w16du:dateUtc="2026-03-25T10:09:58Z">
        <w:r w:rsidRPr="767E629C">
          <w:rPr>
            <w:rFonts w:ascii="Montserrat" w:eastAsia="Montserrat" w:hAnsi="Montserrat" w:cs="Montserrat"/>
            <w:color w:val="000000" w:themeColor="text1"/>
            <w:sz w:val="18"/>
            <w:szCs w:val="18"/>
          </w:rPr>
          <w:t xml:space="preserve">For a good overview please see the section titled Traceability Matrix. </w:t>
        </w:r>
      </w:ins>
      <w:r w:rsidR="00974151" w:rsidRPr="767E629C">
        <w:rPr>
          <w:rFonts w:ascii="Montserrat" w:eastAsia="Montserrat" w:hAnsi="Montserrat" w:cs="Montserrat"/>
          <w:color w:val="000000" w:themeColor="text1"/>
          <w:sz w:val="18"/>
          <w:szCs w:val="18"/>
        </w:rPr>
        <w:t>A full list was provided to be comprehensive.</w:t>
      </w:r>
    </w:p>
    <w:p w14:paraId="126BB5F5" w14:textId="7A9174E3" w:rsidR="662E2FC4" w:rsidRDefault="662E2FC4" w:rsidP="662E2FC4">
      <w:pPr>
        <w:widowControl/>
        <w:spacing w:before="120"/>
        <w:rPr>
          <w:ins w:id="1561" w:author="Mehta, Hemini" w:date="2026-03-18T14:06:00Z" w16du:dateUtc="2026-03-18T14:06:18Z"/>
          <w:rFonts w:ascii="Montserrat" w:eastAsia="Montserrat" w:hAnsi="Montserrat" w:cs="Montserrat"/>
          <w:color w:val="000000" w:themeColor="text1"/>
          <w:sz w:val="18"/>
          <w:szCs w:val="18"/>
        </w:rPr>
      </w:pPr>
    </w:p>
    <w:p w14:paraId="6FA703A9" w14:textId="21BB4056" w:rsidR="0AA06D12" w:rsidRDefault="69B7D8E9">
      <w:pPr>
        <w:pStyle w:val="Heading2"/>
        <w:widowControl/>
        <w:rPr>
          <w:ins w:id="1562" w:author="Mehta, Hemini" w:date="2026-03-23T08:52:00Z" w16du:dateUtc="2026-03-23T08:52:50Z"/>
          <w:rFonts w:eastAsia="Montserrat" w:cs="Montserrat"/>
          <w:color w:val="000000" w:themeColor="text1"/>
          <w:sz w:val="18"/>
          <w:szCs w:val="18"/>
        </w:rPr>
        <w:pPrChange w:id="1563" w:author="Mehta, Hemini" w:date="2026-03-18T14:07:00Z">
          <w:pPr>
            <w:widowControl/>
            <w:spacing w:before="120"/>
          </w:pPr>
        </w:pPrChange>
      </w:pPr>
      <w:bookmarkStart w:id="1564" w:name="_Toc469111235"/>
      <w:ins w:id="1565" w:author="Mehta, Hemini" w:date="2026-03-18T14:06:00Z" w16du:dateUtc="2026-03-18T14:06:43Z">
        <w:r w:rsidRPr="77A9CFF2">
          <w:rPr>
            <w:rPrChange w:id="1566" w:author="Mehta, Hemini" w:date="2026-03-18T14:07:00Z" w16du:dateUtc="2026-03-18T14:07:05Z">
              <w:rPr>
                <w:rFonts w:eastAsia="Montserrat" w:cs="Montserrat"/>
                <w:bCs/>
                <w:color w:val="000000" w:themeColor="text1"/>
                <w:sz w:val="18"/>
                <w:szCs w:val="18"/>
              </w:rPr>
            </w:rPrChange>
          </w:rPr>
          <w:t>A.1 P</w:t>
        </w:r>
        <w:r w:rsidRPr="77A9CFF2">
          <w:rPr>
            <w:rPrChange w:id="1567" w:author="Mehta, Hemini" w:date="2026-03-18T14:06:00Z" w16du:dateUtc="2026-03-18T14:06:52Z">
              <w:rPr>
                <w:rFonts w:eastAsia="Montserrat" w:cs="Montserrat"/>
                <w:bCs/>
                <w:color w:val="000000" w:themeColor="text1"/>
                <w:sz w:val="18"/>
                <w:szCs w:val="18"/>
              </w:rPr>
            </w:rPrChange>
          </w:rPr>
          <w:t>erform</w:t>
        </w:r>
      </w:ins>
      <w:ins w:id="1568" w:author="Mehta, Hemini" w:date="2026-03-18T14:18:00Z" w16du:dateUtc="2026-03-18T14:18:45Z">
        <w:r w:rsidR="014DAEF5">
          <w:t>able</w:t>
        </w:r>
      </w:ins>
      <w:ins w:id="1569" w:author="Mehta, Hemini" w:date="2026-03-18T14:06:00Z" w16du:dateUtc="2026-03-18T14:06:43Z">
        <w:r w:rsidRPr="77A9CFF2">
          <w:rPr>
            <w:rPrChange w:id="1570" w:author="Mehta, Hemini" w:date="2026-03-18T14:06:00Z" w16du:dateUtc="2026-03-18T14:06:52Z">
              <w:rPr>
                <w:rFonts w:eastAsia="Montserrat" w:cs="Montserrat"/>
                <w:bCs/>
                <w:color w:val="000000" w:themeColor="text1"/>
                <w:sz w:val="18"/>
                <w:szCs w:val="18"/>
              </w:rPr>
            </w:rPrChange>
          </w:rPr>
          <w:t xml:space="preserve"> Tests</w:t>
        </w:r>
      </w:ins>
      <w:bookmarkEnd w:id="1564"/>
    </w:p>
    <w:p w14:paraId="22C6F36D" w14:textId="09A18A73" w:rsidR="24C218EB" w:rsidRDefault="24C218EB">
      <w:pPr>
        <w:pStyle w:val="ParagraphText"/>
        <w:widowControl/>
        <w:rPr>
          <w:ins w:id="1571" w:author="Darko Ratkaj" w:date="2026-03-26T08:18:00Z" w16du:dateUtc="2026-03-26T07:18:00Z"/>
          <w:rFonts w:eastAsia="Montserrat" w:cs="Montserrat"/>
          <w:color w:val="000000" w:themeColor="text1"/>
        </w:rPr>
      </w:pPr>
      <w:ins w:id="1572" w:author="Mehta, Hemini" w:date="2026-03-23T08:53:00Z" w16du:dateUtc="2026-03-23T08:53:54Z">
        <w:r w:rsidRPr="2618C7F4">
          <w:rPr>
            <w:rFonts w:eastAsia="Montserrat" w:cs="Montserrat"/>
            <w:color w:val="000000" w:themeColor="text1"/>
          </w:rPr>
          <w:t xml:space="preserve">The test cases below are viable to be carried out by the relevant </w:t>
        </w:r>
        <w:r w:rsidR="55CA113D" w:rsidRPr="2618C7F4">
          <w:rPr>
            <w:rFonts w:eastAsia="Montserrat" w:cs="Montserrat"/>
            <w:color w:val="000000" w:themeColor="text1"/>
          </w:rPr>
          <w:t>Testbed</w:t>
        </w:r>
      </w:ins>
      <w:ins w:id="1573" w:author="Darko Ratkaj" w:date="2026-03-26T08:32:00Z" w16du:dateUtc="2026-03-26T07:32:00Z">
        <w:r w:rsidR="00EC50DA">
          <w:rPr>
            <w:rFonts w:eastAsia="Montserrat" w:cs="Montserrat"/>
            <w:color w:val="000000" w:themeColor="text1"/>
          </w:rPr>
          <w:t xml:space="preserve"> in Phase 2</w:t>
        </w:r>
      </w:ins>
      <w:ins w:id="1574" w:author="Mehta, Hemini" w:date="2026-03-23T08:53:00Z" w16du:dateUtc="2026-03-23T08:53:54Z">
        <w:r w:rsidR="55CA113D" w:rsidRPr="2618C7F4">
          <w:rPr>
            <w:rFonts w:eastAsia="Montserrat" w:cs="Montserrat"/>
            <w:color w:val="000000" w:themeColor="text1"/>
          </w:rPr>
          <w:t>.</w:t>
        </w:r>
      </w:ins>
    </w:p>
    <w:p w14:paraId="456FE013" w14:textId="77777777" w:rsidR="00542CB3" w:rsidRDefault="00542CB3">
      <w:pPr>
        <w:pStyle w:val="ParagraphText"/>
        <w:widowControl/>
        <w:rPr>
          <w:ins w:id="1575" w:author="Darko Ratkaj" w:date="2026-03-26T08:32:00Z" w16du:dateUtc="2026-03-26T07:32:00Z"/>
          <w:rFonts w:eastAsia="Montserrat" w:cs="Montserrat"/>
          <w:color w:val="000000" w:themeColor="text1"/>
        </w:rPr>
      </w:pPr>
    </w:p>
    <w:p w14:paraId="56C483E1" w14:textId="77777777" w:rsidR="005B3B59" w:rsidRDefault="005B3B59">
      <w:pPr>
        <w:pStyle w:val="ParagraphText"/>
        <w:widowControl/>
        <w:rPr>
          <w:ins w:id="1576" w:author="Mehta, Hemini" w:date="2026-03-18T14:09:00Z" w16du:dateUtc="2026-03-18T14:09:34Z"/>
          <w:rFonts w:eastAsia="Montserrat" w:cs="Montserrat"/>
          <w:color w:val="000000" w:themeColor="text1"/>
        </w:rPr>
        <w:pPrChange w:id="1577" w:author="Mehta, Hemini" w:date="2026-03-23T08:52:00Z">
          <w:pPr/>
        </w:pPrChange>
      </w:pPr>
    </w:p>
    <w:p w14:paraId="67975187" w14:textId="77777777" w:rsidR="41F075C2" w:rsidRDefault="29F2CC52" w:rsidP="662E2FC4">
      <w:pPr>
        <w:pStyle w:val="Heading3"/>
        <w:rPr>
          <w:ins w:id="1578" w:author="Mehta, Hemini" w:date="2026-03-18T14:09:00Z" w16du:dateUtc="2026-03-18T14:09:28Z"/>
          <w:rPrChange w:id="1579" w:author="Mehta, Hemini" w:date="2026-03-18T14:25:00Z">
            <w:rPr>
              <w:ins w:id="1580" w:author="Mehta, Hemini" w:date="2026-03-18T14:09:00Z" w16du:dateUtc="2026-03-18T14:09:28Z"/>
              <w:highlight w:val="yellow"/>
            </w:rPr>
          </w:rPrChange>
        </w:rPr>
      </w:pPr>
      <w:bookmarkStart w:id="1581" w:name="_Toc1543098486"/>
      <w:ins w:id="1582" w:author="Mehta, Hemini" w:date="2026-03-18T14:09:00Z" w16du:dateUtc="2026-03-18T14:09:28Z">
        <w:r w:rsidRPr="77A9CFF2">
          <w:rPr>
            <w:rPrChange w:id="1583" w:author="Mehta, Hemini" w:date="2026-03-18T14:25:00Z" w16du:dateUtc="2026-03-18T14:25:13Z">
              <w:rPr>
                <w:highlight w:val="yellow"/>
              </w:rPr>
            </w:rPrChange>
          </w:rPr>
          <w:t>Scenario B: Assess if watch time drops with degraded quality</w:t>
        </w:r>
        <w:bookmarkEnd w:id="1581"/>
      </w:ins>
    </w:p>
    <w:p w14:paraId="40441585" w14:textId="77777777" w:rsidR="662E2FC4" w:rsidRDefault="662E2FC4" w:rsidP="662E2FC4">
      <w:pPr>
        <w:widowControl/>
        <w:rPr>
          <w:ins w:id="1584" w:author="Mehta, Hemini" w:date="2026-03-18T14:09:00Z" w16du:dateUtc="2026-03-18T14:09:28Z"/>
          <w:rFonts w:ascii="Montserrat" w:eastAsia="Montserrat" w:hAnsi="Montserrat" w:cs="Montserrat"/>
          <w:b/>
          <w:bCs/>
          <w:color w:val="000000" w:themeColor="text1"/>
          <w:sz w:val="18"/>
          <w:szCs w:val="18"/>
          <w:rPrChange w:id="1585" w:author="Mehta, Hemini" w:date="2026-03-18T14:25:00Z">
            <w:rPr>
              <w:ins w:id="1586" w:author="Mehta, Hemini" w:date="2026-03-18T14:09:00Z" w16du:dateUtc="2026-03-18T14:09:28Z"/>
              <w:rFonts w:ascii="Montserrat" w:eastAsia="Montserrat" w:hAnsi="Montserrat" w:cs="Montserrat"/>
              <w:b/>
              <w:bCs/>
              <w:color w:val="000000" w:themeColor="text1"/>
              <w:sz w:val="18"/>
              <w:szCs w:val="18"/>
              <w:highlight w:val="yellow"/>
            </w:rPr>
          </w:rPrChange>
        </w:rPr>
      </w:pPr>
    </w:p>
    <w:p w14:paraId="2D6A0EBA" w14:textId="77777777" w:rsidR="41F075C2" w:rsidRDefault="41F075C2" w:rsidP="662E2FC4">
      <w:pPr>
        <w:widowControl/>
        <w:rPr>
          <w:ins w:id="1587" w:author="Mehta, Hemini" w:date="2026-03-18T14:09:00Z" w16du:dateUtc="2026-03-18T14:09:28Z"/>
          <w:rFonts w:ascii="Montserrat" w:eastAsia="Montserrat" w:hAnsi="Montserrat" w:cs="Montserrat"/>
          <w:color w:val="000000" w:themeColor="text1"/>
          <w:sz w:val="18"/>
          <w:szCs w:val="18"/>
        </w:rPr>
      </w:pPr>
      <w:ins w:id="1588" w:author="Mehta, Hemini" w:date="2026-03-18T14:09:00Z" w16du:dateUtc="2026-03-18T14:09:28Z">
        <w:r w:rsidRPr="662E2FC4">
          <w:rPr>
            <w:rFonts w:ascii="Montserrat" w:eastAsia="Montserrat" w:hAnsi="Montserrat" w:cs="Montserrat"/>
            <w:b/>
            <w:bCs/>
            <w:color w:val="000000" w:themeColor="text1"/>
            <w:sz w:val="18"/>
            <w:szCs w:val="18"/>
            <w:rPrChange w:id="1589" w:author="Mehta, Hemini" w:date="2026-03-18T14:25:00Z" w16du:dateUtc="2026-03-18T14:25:13Z">
              <w:rPr>
                <w:rFonts w:ascii="Montserrat" w:eastAsia="Montserrat" w:hAnsi="Montserrat" w:cs="Montserrat"/>
                <w:b/>
                <w:bCs/>
                <w:color w:val="000000" w:themeColor="text1"/>
                <w:sz w:val="18"/>
                <w:szCs w:val="18"/>
                <w:highlight w:val="yellow"/>
              </w:rPr>
            </w:rPrChange>
          </w:rPr>
          <w:t>KVIs</w:t>
        </w:r>
        <w:r w:rsidRPr="662E2FC4">
          <w:rPr>
            <w:rFonts w:ascii="Montserrat" w:eastAsia="Montserrat" w:hAnsi="Montserrat" w:cs="Montserrat"/>
            <w:color w:val="000000" w:themeColor="text1"/>
            <w:sz w:val="18"/>
            <w:szCs w:val="18"/>
            <w:rPrChange w:id="1590" w:author="Mehta, Hemini" w:date="2026-03-18T14:25:00Z" w16du:dateUtc="2026-03-18T14:25:13Z">
              <w:rPr>
                <w:rFonts w:ascii="Montserrat" w:eastAsia="Montserrat" w:hAnsi="Montserrat" w:cs="Montserrat"/>
                <w:color w:val="000000" w:themeColor="text1"/>
                <w:sz w:val="18"/>
                <w:szCs w:val="18"/>
                <w:highlight w:val="yellow"/>
              </w:rPr>
            </w:rPrChange>
          </w:rPr>
          <w:t>: Quality</w:t>
        </w:r>
      </w:ins>
    </w:p>
    <w:p w14:paraId="78F47E42" w14:textId="77777777" w:rsidR="41F075C2" w:rsidRDefault="41F075C2" w:rsidP="662E2FC4">
      <w:pPr>
        <w:widowControl/>
        <w:rPr>
          <w:ins w:id="1591" w:author="Mehta, Hemini" w:date="2026-03-18T14:09:00Z" w16du:dateUtc="2026-03-18T14:09:28Z"/>
          <w:rFonts w:ascii="Montserrat" w:eastAsia="Montserrat" w:hAnsi="Montserrat" w:cs="Montserrat"/>
          <w:color w:val="000000" w:themeColor="text1"/>
          <w:sz w:val="18"/>
          <w:szCs w:val="18"/>
        </w:rPr>
      </w:pPr>
      <w:ins w:id="1592" w:author="Mehta, Hemini" w:date="2026-03-18T14:09:00Z" w16du:dateUtc="2026-03-18T14:09:28Z">
        <w:r w:rsidRPr="662E2FC4">
          <w:rPr>
            <w:rFonts w:ascii="Montserrat" w:eastAsia="Montserrat" w:hAnsi="Montserrat" w:cs="Montserrat"/>
            <w:b/>
            <w:bCs/>
            <w:color w:val="000000" w:themeColor="text1"/>
            <w:sz w:val="18"/>
            <w:szCs w:val="18"/>
            <w:rPrChange w:id="1593" w:author="Mehta, Hemini" w:date="2026-03-18T14:25:00Z" w16du:dateUtc="2026-03-18T14:25:13Z">
              <w:rPr>
                <w:rFonts w:ascii="Montserrat" w:eastAsia="Montserrat" w:hAnsi="Montserrat" w:cs="Montserrat"/>
                <w:b/>
                <w:bCs/>
                <w:color w:val="000000" w:themeColor="text1"/>
                <w:sz w:val="18"/>
                <w:szCs w:val="18"/>
                <w:highlight w:val="yellow"/>
              </w:rPr>
            </w:rPrChange>
          </w:rPr>
          <w:t>KPIs:</w:t>
        </w:r>
        <w:r w:rsidRPr="662E2FC4">
          <w:rPr>
            <w:rFonts w:ascii="Montserrat" w:eastAsia="Montserrat" w:hAnsi="Montserrat" w:cs="Montserrat"/>
            <w:color w:val="000000" w:themeColor="text1"/>
            <w:sz w:val="18"/>
            <w:szCs w:val="18"/>
            <w:rPrChange w:id="1594" w:author="Mehta, Hemini" w:date="2026-03-18T14:25:00Z" w16du:dateUtc="2026-03-18T14:25:13Z">
              <w:rPr>
                <w:rFonts w:ascii="Montserrat" w:eastAsia="Montserrat" w:hAnsi="Montserrat" w:cs="Montserrat"/>
                <w:color w:val="000000" w:themeColor="text1"/>
                <w:sz w:val="18"/>
                <w:szCs w:val="18"/>
                <w:highlight w:val="yellow"/>
              </w:rPr>
            </w:rPrChange>
          </w:rPr>
          <w:t xml:space="preserve"> Average Watch Time per User</w:t>
        </w:r>
      </w:ins>
    </w:p>
    <w:p w14:paraId="42453A52" w14:textId="77777777" w:rsidR="41F075C2" w:rsidRDefault="41F075C2" w:rsidP="662E2FC4">
      <w:pPr>
        <w:widowControl/>
        <w:rPr>
          <w:ins w:id="1595" w:author="Mehta, Hemini" w:date="2026-03-18T14:09:00Z" w16du:dateUtc="2026-03-18T14:09:28Z"/>
          <w:rFonts w:ascii="Montserrat" w:eastAsia="Montserrat" w:hAnsi="Montserrat" w:cs="Montserrat"/>
          <w:color w:val="000000" w:themeColor="text1"/>
          <w:sz w:val="18"/>
          <w:szCs w:val="18"/>
        </w:rPr>
      </w:pPr>
      <w:ins w:id="1596" w:author="Mehta, Hemini" w:date="2026-03-18T14:09:00Z" w16du:dateUtc="2026-03-18T14:09:28Z">
        <w:r w:rsidRPr="662E2FC4">
          <w:rPr>
            <w:rFonts w:ascii="Montserrat" w:eastAsia="Montserrat" w:hAnsi="Montserrat" w:cs="Montserrat"/>
            <w:b/>
            <w:bCs/>
            <w:color w:val="000000" w:themeColor="text1"/>
            <w:sz w:val="18"/>
            <w:szCs w:val="18"/>
            <w:rPrChange w:id="1597"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1598" w:author="Mehta, Hemini" w:date="2026-03-18T14:25:00Z" w16du:dateUtc="2026-03-18T14:25:13Z">
              <w:rPr>
                <w:rFonts w:ascii="Montserrat" w:eastAsia="Montserrat" w:hAnsi="Montserrat" w:cs="Montserrat"/>
                <w:color w:val="000000" w:themeColor="text1"/>
                <w:sz w:val="18"/>
                <w:szCs w:val="18"/>
                <w:highlight w:val="yellow"/>
              </w:rPr>
            </w:rPrChange>
          </w:rPr>
          <w:t xml:space="preserve"> DTE</w:t>
        </w:r>
      </w:ins>
    </w:p>
    <w:p w14:paraId="6CC77CE4" w14:textId="77777777" w:rsidR="41F075C2" w:rsidRDefault="41F075C2">
      <w:pPr>
        <w:widowControl/>
        <w:spacing w:before="240" w:after="120"/>
        <w:rPr>
          <w:ins w:id="1599" w:author="Mehta, Hemini" w:date="2026-03-18T14:09:00Z" w16du:dateUtc="2026-03-18T14:09:28Z"/>
          <w:rFonts w:ascii="Montserrat" w:eastAsia="Montserrat" w:hAnsi="Montserrat" w:cs="Montserrat"/>
          <w:color w:val="000000" w:themeColor="text1"/>
          <w:sz w:val="18"/>
          <w:szCs w:val="18"/>
        </w:rPr>
        <w:pPrChange w:id="1600" w:author="Darko Ratkaj" w:date="2026-03-26T08:36:00Z" w16du:dateUtc="2026-03-26T07:36:00Z">
          <w:pPr>
            <w:widowControl/>
            <w:spacing w:before="240" w:after="240"/>
          </w:pPr>
        </w:pPrChange>
      </w:pPr>
      <w:ins w:id="1601" w:author="Mehta, Hemini" w:date="2026-03-18T14:09:00Z" w16du:dateUtc="2026-03-18T14:09:28Z">
        <w:r w:rsidRPr="662E2FC4">
          <w:rPr>
            <w:rFonts w:ascii="Montserrat" w:eastAsia="Montserrat" w:hAnsi="Montserrat" w:cs="Montserrat"/>
            <w:b/>
            <w:bCs/>
            <w:color w:val="000000" w:themeColor="text1"/>
            <w:sz w:val="18"/>
            <w:szCs w:val="18"/>
            <w:rPrChange w:id="1602"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1F3041D5" w14:textId="77777777" w:rsidR="41F075C2" w:rsidRDefault="41F075C2">
      <w:pPr>
        <w:pStyle w:val="ListParagraph"/>
        <w:widowControl/>
        <w:numPr>
          <w:ilvl w:val="0"/>
          <w:numId w:val="155"/>
        </w:numPr>
        <w:spacing w:before="120"/>
        <w:ind w:left="714" w:hanging="357"/>
        <w:contextualSpacing w:val="0"/>
        <w:rPr>
          <w:ins w:id="1603" w:author="Mehta, Hemini" w:date="2026-03-18T14:09:00Z" w16du:dateUtc="2026-03-18T14:09:28Z"/>
          <w:rFonts w:ascii="Montserrat" w:eastAsia="Montserrat" w:hAnsi="Montserrat" w:cs="Montserrat"/>
          <w:color w:val="000000" w:themeColor="text1"/>
          <w:sz w:val="18"/>
          <w:szCs w:val="18"/>
        </w:rPr>
        <w:pPrChange w:id="1604" w:author="Darko Ratkaj" w:date="2026-03-26T08:37:00Z" w16du:dateUtc="2026-03-26T07:37:00Z">
          <w:pPr>
            <w:pStyle w:val="ListParagraph"/>
            <w:widowControl/>
            <w:numPr>
              <w:numId w:val="155"/>
            </w:numPr>
            <w:spacing w:before="240"/>
            <w:ind w:hanging="360"/>
          </w:pPr>
        </w:pPrChange>
      </w:pPr>
      <w:ins w:id="1605" w:author="Mehta, Hemini" w:date="2026-03-18T14:09:00Z" w16du:dateUtc="2026-03-18T14:09:28Z">
        <w:r w:rsidRPr="662E2FC4">
          <w:rPr>
            <w:rFonts w:ascii="Montserrat" w:eastAsia="Montserrat" w:hAnsi="Montserrat" w:cs="Montserrat"/>
            <w:color w:val="000000" w:themeColor="text1"/>
            <w:sz w:val="18"/>
            <w:szCs w:val="18"/>
            <w:rPrChange w:id="1606" w:author="Mehta, Hemini" w:date="2026-03-18T14:25:00Z" w16du:dateUtc="2026-03-18T14:25:13Z">
              <w:rPr>
                <w:rFonts w:ascii="Montserrat" w:eastAsia="Montserrat" w:hAnsi="Montserrat" w:cs="Montserrat"/>
                <w:color w:val="000000" w:themeColor="text1"/>
                <w:sz w:val="18"/>
                <w:szCs w:val="18"/>
                <w:highlight w:val="yellow"/>
              </w:rPr>
            </w:rPrChange>
          </w:rPr>
          <w:t>Playback session logs with timestamps, including video quality indicators (bitrate, resolution, buffering events).</w:t>
        </w:r>
      </w:ins>
    </w:p>
    <w:p w14:paraId="69D15AD1" w14:textId="77777777" w:rsidR="41F075C2" w:rsidRDefault="41F075C2" w:rsidP="662E2FC4">
      <w:pPr>
        <w:pStyle w:val="ListParagraph"/>
        <w:widowControl/>
        <w:numPr>
          <w:ilvl w:val="0"/>
          <w:numId w:val="155"/>
        </w:numPr>
        <w:rPr>
          <w:ins w:id="1607" w:author="Mehta, Hemini" w:date="2026-03-18T14:09:00Z" w16du:dateUtc="2026-03-18T14:09:28Z"/>
          <w:rFonts w:ascii="Montserrat" w:eastAsia="Montserrat" w:hAnsi="Montserrat" w:cs="Montserrat"/>
          <w:color w:val="000000" w:themeColor="text1"/>
          <w:sz w:val="18"/>
          <w:szCs w:val="18"/>
        </w:rPr>
      </w:pPr>
      <w:ins w:id="1608" w:author="Mehta, Hemini" w:date="2026-03-18T14:09:00Z" w16du:dateUtc="2026-03-18T14:09:28Z">
        <w:r w:rsidRPr="662E2FC4">
          <w:rPr>
            <w:rFonts w:ascii="Montserrat" w:eastAsia="Montserrat" w:hAnsi="Montserrat" w:cs="Montserrat"/>
            <w:color w:val="000000" w:themeColor="text1"/>
            <w:sz w:val="18"/>
            <w:szCs w:val="18"/>
            <w:rPrChange w:id="1609" w:author="Mehta, Hemini" w:date="2026-03-18T14:25:00Z" w16du:dateUtc="2026-03-18T14:25:13Z">
              <w:rPr>
                <w:rFonts w:ascii="Montserrat" w:eastAsia="Montserrat" w:hAnsi="Montserrat" w:cs="Montserrat"/>
                <w:color w:val="000000" w:themeColor="text1"/>
                <w:sz w:val="18"/>
                <w:szCs w:val="18"/>
                <w:highlight w:val="yellow"/>
              </w:rPr>
            </w:rPrChange>
          </w:rPr>
          <w:t>Controlled test conditions where distribution methods are subjected to quality degradation (e.g., reduced bitrate, simulated packet loss, induced buffering).</w:t>
        </w:r>
      </w:ins>
    </w:p>
    <w:p w14:paraId="46132D2D" w14:textId="77777777" w:rsidR="41F075C2" w:rsidRDefault="41F075C2" w:rsidP="662E2FC4">
      <w:pPr>
        <w:pStyle w:val="ListParagraph"/>
        <w:widowControl/>
        <w:numPr>
          <w:ilvl w:val="0"/>
          <w:numId w:val="155"/>
        </w:numPr>
        <w:spacing w:after="240"/>
        <w:rPr>
          <w:ins w:id="1610" w:author="Mehta, Hemini" w:date="2026-03-18T14:09:00Z" w16du:dateUtc="2026-03-18T14:09:28Z"/>
          <w:rFonts w:ascii="Montserrat" w:eastAsia="Montserrat" w:hAnsi="Montserrat" w:cs="Montserrat"/>
          <w:color w:val="000000" w:themeColor="text1"/>
          <w:sz w:val="18"/>
          <w:szCs w:val="18"/>
        </w:rPr>
      </w:pPr>
      <w:ins w:id="1611" w:author="Mehta, Hemini" w:date="2026-03-18T14:09:00Z" w16du:dateUtc="2026-03-18T14:09:28Z">
        <w:r w:rsidRPr="662E2FC4">
          <w:rPr>
            <w:rFonts w:ascii="Montserrat" w:eastAsia="Montserrat" w:hAnsi="Montserrat" w:cs="Montserrat"/>
            <w:color w:val="000000" w:themeColor="text1"/>
            <w:sz w:val="18"/>
            <w:szCs w:val="18"/>
            <w:rPrChange w:id="1612" w:author="Mehta, Hemini" w:date="2026-03-18T14:25:00Z" w16du:dateUtc="2026-03-18T14:25:13Z">
              <w:rPr>
                <w:rFonts w:ascii="Montserrat" w:eastAsia="Montserrat" w:hAnsi="Montserrat" w:cs="Montserrat"/>
                <w:color w:val="000000" w:themeColor="text1"/>
                <w:sz w:val="18"/>
                <w:szCs w:val="18"/>
                <w:highlight w:val="yellow"/>
              </w:rPr>
            </w:rPrChange>
          </w:rPr>
          <w:t>User engagement data (session length, completion rates) under both optimal and degraded conditions.</w:t>
        </w:r>
      </w:ins>
    </w:p>
    <w:p w14:paraId="2C075327" w14:textId="77777777" w:rsidR="41F075C2" w:rsidRDefault="41F075C2">
      <w:pPr>
        <w:widowControl/>
        <w:spacing w:before="240" w:after="120"/>
        <w:rPr>
          <w:ins w:id="1613" w:author="Mehta, Hemini" w:date="2026-03-18T14:09:00Z" w16du:dateUtc="2026-03-18T14:09:28Z"/>
          <w:rFonts w:ascii="Montserrat" w:eastAsia="Montserrat" w:hAnsi="Montserrat" w:cs="Montserrat"/>
          <w:color w:val="000000" w:themeColor="text1"/>
          <w:sz w:val="18"/>
          <w:szCs w:val="18"/>
        </w:rPr>
        <w:pPrChange w:id="1614" w:author="Darko Ratkaj" w:date="2026-03-26T08:37:00Z" w16du:dateUtc="2026-03-26T07:37:00Z">
          <w:pPr>
            <w:widowControl/>
            <w:spacing w:before="240" w:after="240"/>
          </w:pPr>
        </w:pPrChange>
      </w:pPr>
      <w:ins w:id="1615" w:author="Mehta, Hemini" w:date="2026-03-18T14:09:00Z" w16du:dateUtc="2026-03-18T14:09:28Z">
        <w:r w:rsidRPr="662E2FC4">
          <w:rPr>
            <w:rFonts w:ascii="Montserrat" w:eastAsia="Montserrat" w:hAnsi="Montserrat" w:cs="Montserrat"/>
            <w:b/>
            <w:bCs/>
            <w:color w:val="000000" w:themeColor="text1"/>
            <w:sz w:val="18"/>
            <w:szCs w:val="18"/>
            <w:rPrChange w:id="1616"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624E7F5D" w14:textId="77777777" w:rsidR="41F075C2" w:rsidRDefault="41F075C2">
      <w:pPr>
        <w:pStyle w:val="ListParagraph"/>
        <w:widowControl/>
        <w:numPr>
          <w:ilvl w:val="0"/>
          <w:numId w:val="154"/>
        </w:numPr>
        <w:spacing w:before="120"/>
        <w:ind w:left="714" w:hanging="357"/>
        <w:contextualSpacing w:val="0"/>
        <w:rPr>
          <w:ins w:id="1617" w:author="Mehta, Hemini" w:date="2026-03-18T14:09:00Z" w16du:dateUtc="2026-03-18T14:09:28Z"/>
          <w:rFonts w:ascii="Montserrat" w:eastAsia="Montserrat" w:hAnsi="Montserrat" w:cs="Montserrat"/>
          <w:color w:val="000000" w:themeColor="text1"/>
          <w:sz w:val="18"/>
          <w:szCs w:val="18"/>
        </w:rPr>
        <w:pPrChange w:id="1618" w:author="Darko Ratkaj" w:date="2026-03-26T08:37:00Z" w16du:dateUtc="2026-03-26T07:37:00Z">
          <w:pPr>
            <w:pStyle w:val="ListParagraph"/>
            <w:widowControl/>
            <w:numPr>
              <w:numId w:val="154"/>
            </w:numPr>
            <w:spacing w:before="240"/>
            <w:ind w:hanging="360"/>
          </w:pPr>
        </w:pPrChange>
      </w:pPr>
      <w:ins w:id="1619" w:author="Mehta, Hemini" w:date="2026-03-18T14:09:00Z" w16du:dateUtc="2026-03-18T14:09:28Z">
        <w:r w:rsidRPr="662E2FC4">
          <w:rPr>
            <w:rFonts w:ascii="Montserrat" w:eastAsia="Montserrat" w:hAnsi="Montserrat" w:cs="Montserrat"/>
            <w:color w:val="000000" w:themeColor="text1"/>
            <w:sz w:val="18"/>
            <w:szCs w:val="18"/>
            <w:rPrChange w:id="1620" w:author="Mehta, Hemini" w:date="2026-03-18T14:25:00Z" w16du:dateUtc="2026-03-18T14:25:13Z">
              <w:rPr>
                <w:rFonts w:ascii="Montserrat" w:eastAsia="Montserrat" w:hAnsi="Montserrat" w:cs="Montserrat"/>
                <w:color w:val="000000" w:themeColor="text1"/>
                <w:sz w:val="18"/>
                <w:szCs w:val="18"/>
                <w:highlight w:val="yellow"/>
              </w:rPr>
            </w:rPrChange>
          </w:rPr>
          <w:t>Average watch time (minutes per user) segmented by distribution method and quality level.</w:t>
        </w:r>
      </w:ins>
    </w:p>
    <w:p w14:paraId="05494B15" w14:textId="77777777" w:rsidR="41F075C2" w:rsidRDefault="41F075C2" w:rsidP="662E2FC4">
      <w:pPr>
        <w:pStyle w:val="ListParagraph"/>
        <w:widowControl/>
        <w:numPr>
          <w:ilvl w:val="0"/>
          <w:numId w:val="154"/>
        </w:numPr>
        <w:rPr>
          <w:ins w:id="1621" w:author="Mehta, Hemini" w:date="2026-03-18T14:09:00Z" w16du:dateUtc="2026-03-18T14:09:28Z"/>
          <w:rFonts w:ascii="Montserrat" w:eastAsia="Montserrat" w:hAnsi="Montserrat" w:cs="Montserrat"/>
          <w:color w:val="000000" w:themeColor="text1"/>
          <w:sz w:val="18"/>
          <w:szCs w:val="18"/>
        </w:rPr>
      </w:pPr>
      <w:ins w:id="1622" w:author="Mehta, Hemini" w:date="2026-03-18T14:09:00Z" w16du:dateUtc="2026-03-18T14:09:28Z">
        <w:r w:rsidRPr="662E2FC4">
          <w:rPr>
            <w:rFonts w:ascii="Montserrat" w:eastAsia="Montserrat" w:hAnsi="Montserrat" w:cs="Montserrat"/>
            <w:color w:val="000000" w:themeColor="text1"/>
            <w:sz w:val="18"/>
            <w:szCs w:val="18"/>
            <w:rPrChange w:id="1623" w:author="Mehta, Hemini" w:date="2026-03-18T14:25:00Z" w16du:dateUtc="2026-03-18T14:25:13Z">
              <w:rPr>
                <w:rFonts w:ascii="Montserrat" w:eastAsia="Montserrat" w:hAnsi="Montserrat" w:cs="Montserrat"/>
                <w:color w:val="000000" w:themeColor="text1"/>
                <w:sz w:val="18"/>
                <w:szCs w:val="18"/>
                <w:highlight w:val="yellow"/>
              </w:rPr>
            </w:rPrChange>
          </w:rPr>
          <w:t>Correlation analysis between quality degradation and watch time reduction.</w:t>
        </w:r>
      </w:ins>
    </w:p>
    <w:p w14:paraId="04CAD453" w14:textId="77777777" w:rsidR="41F075C2" w:rsidRDefault="41F075C2" w:rsidP="662E2FC4">
      <w:pPr>
        <w:pStyle w:val="ListParagraph"/>
        <w:widowControl/>
        <w:numPr>
          <w:ilvl w:val="0"/>
          <w:numId w:val="154"/>
        </w:numPr>
        <w:spacing w:after="240"/>
        <w:rPr>
          <w:ins w:id="1624" w:author="Mehta, Hemini" w:date="2026-03-18T14:09:00Z" w16du:dateUtc="2026-03-18T14:09:28Z"/>
          <w:rFonts w:ascii="Montserrat" w:eastAsia="Montserrat" w:hAnsi="Montserrat" w:cs="Montserrat"/>
          <w:color w:val="000000" w:themeColor="text1"/>
          <w:sz w:val="18"/>
          <w:szCs w:val="18"/>
        </w:rPr>
      </w:pPr>
      <w:ins w:id="1625" w:author="Mehta, Hemini" w:date="2026-03-18T14:09:00Z" w16du:dateUtc="2026-03-18T14:09:28Z">
        <w:r w:rsidRPr="662E2FC4">
          <w:rPr>
            <w:rFonts w:ascii="Montserrat" w:eastAsia="Montserrat" w:hAnsi="Montserrat" w:cs="Montserrat"/>
            <w:color w:val="000000" w:themeColor="text1"/>
            <w:sz w:val="18"/>
            <w:szCs w:val="18"/>
            <w:rPrChange w:id="1626" w:author="Mehta, Hemini" w:date="2026-03-18T14:25:00Z" w16du:dateUtc="2026-03-18T14:25:13Z">
              <w:rPr>
                <w:rFonts w:ascii="Montserrat" w:eastAsia="Montserrat" w:hAnsi="Montserrat" w:cs="Montserrat"/>
                <w:color w:val="000000" w:themeColor="text1"/>
                <w:sz w:val="18"/>
                <w:szCs w:val="18"/>
                <w:highlight w:val="yellow"/>
              </w:rPr>
            </w:rPrChange>
          </w:rPr>
          <w:t>Comparative data showing sensitivity of each distribution method to quality losses.</w:t>
        </w:r>
      </w:ins>
    </w:p>
    <w:p w14:paraId="6E2FCA63" w14:textId="77777777" w:rsidR="41F075C2" w:rsidRDefault="41F075C2">
      <w:pPr>
        <w:widowControl/>
        <w:spacing w:before="240" w:after="120"/>
        <w:rPr>
          <w:ins w:id="1627" w:author="Mehta, Hemini" w:date="2026-03-18T14:09:00Z" w16du:dateUtc="2026-03-18T14:09:28Z"/>
          <w:rFonts w:ascii="Montserrat" w:eastAsia="Montserrat" w:hAnsi="Montserrat" w:cs="Montserrat"/>
          <w:color w:val="000000" w:themeColor="text1"/>
          <w:sz w:val="18"/>
          <w:szCs w:val="18"/>
        </w:rPr>
        <w:pPrChange w:id="1628" w:author="Darko Ratkaj" w:date="2026-03-26T08:37:00Z" w16du:dateUtc="2026-03-26T07:37:00Z">
          <w:pPr>
            <w:widowControl/>
            <w:spacing w:before="240" w:after="240"/>
          </w:pPr>
        </w:pPrChange>
      </w:pPr>
      <w:ins w:id="1629" w:author="Mehta, Hemini" w:date="2026-03-18T14:09:00Z" w16du:dateUtc="2026-03-18T14:09:28Z">
        <w:r w:rsidRPr="662E2FC4">
          <w:rPr>
            <w:rFonts w:ascii="Montserrat" w:eastAsia="Montserrat" w:hAnsi="Montserrat" w:cs="Montserrat"/>
            <w:b/>
            <w:bCs/>
            <w:color w:val="000000" w:themeColor="text1"/>
            <w:sz w:val="18"/>
            <w:szCs w:val="18"/>
            <w:rPrChange w:id="1630"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79286C71" w14:textId="77777777" w:rsidR="41F075C2" w:rsidRDefault="41F075C2">
      <w:pPr>
        <w:pStyle w:val="ListParagraph"/>
        <w:widowControl/>
        <w:numPr>
          <w:ilvl w:val="0"/>
          <w:numId w:val="153"/>
        </w:numPr>
        <w:spacing w:before="120"/>
        <w:ind w:left="714" w:hanging="357"/>
        <w:contextualSpacing w:val="0"/>
        <w:rPr>
          <w:ins w:id="1631" w:author="Mehta, Hemini" w:date="2026-03-18T14:09:00Z" w16du:dateUtc="2026-03-18T14:09:28Z"/>
          <w:rFonts w:ascii="Montserrat" w:eastAsia="Montserrat" w:hAnsi="Montserrat" w:cs="Montserrat"/>
          <w:color w:val="000000" w:themeColor="text1"/>
          <w:sz w:val="18"/>
          <w:szCs w:val="18"/>
        </w:rPr>
        <w:pPrChange w:id="1632" w:author="Darko Ratkaj" w:date="2026-03-26T08:37:00Z" w16du:dateUtc="2026-03-26T07:37:00Z">
          <w:pPr>
            <w:pStyle w:val="ListParagraph"/>
            <w:widowControl/>
            <w:numPr>
              <w:numId w:val="153"/>
            </w:numPr>
            <w:spacing w:before="240"/>
            <w:ind w:hanging="360"/>
          </w:pPr>
        </w:pPrChange>
      </w:pPr>
      <w:ins w:id="1633" w:author="Mehta, Hemini" w:date="2026-03-18T14:09:00Z" w16du:dateUtc="2026-03-18T14:09:28Z">
        <w:r w:rsidRPr="662E2FC4">
          <w:rPr>
            <w:rFonts w:ascii="Montserrat" w:eastAsia="Montserrat" w:hAnsi="Montserrat" w:cs="Montserrat"/>
            <w:color w:val="000000" w:themeColor="text1"/>
            <w:sz w:val="18"/>
            <w:szCs w:val="18"/>
            <w:rPrChange w:id="1634" w:author="Mehta, Hemini" w:date="2026-03-18T14:25:00Z" w16du:dateUtc="2026-03-18T14:25:13Z">
              <w:rPr>
                <w:rFonts w:ascii="Montserrat" w:eastAsia="Montserrat" w:hAnsi="Montserrat" w:cs="Montserrat"/>
                <w:color w:val="000000" w:themeColor="text1"/>
                <w:sz w:val="18"/>
                <w:szCs w:val="18"/>
                <w:highlight w:val="yellow"/>
              </w:rPr>
            </w:rPrChange>
          </w:rPr>
          <w:t>Watch time will decrease as quality deteriorates, but the degree of impact will vary by distribution method.</w:t>
        </w:r>
      </w:ins>
    </w:p>
    <w:p w14:paraId="1A9CA1CE" w14:textId="77777777" w:rsidR="41F075C2" w:rsidRDefault="41F075C2" w:rsidP="662E2FC4">
      <w:pPr>
        <w:pStyle w:val="ListParagraph"/>
        <w:widowControl/>
        <w:numPr>
          <w:ilvl w:val="0"/>
          <w:numId w:val="153"/>
        </w:numPr>
        <w:rPr>
          <w:ins w:id="1635" w:author="Mehta, Hemini" w:date="2026-03-18T14:09:00Z" w16du:dateUtc="2026-03-18T14:09:28Z"/>
          <w:rFonts w:ascii="Montserrat" w:eastAsia="Montserrat" w:hAnsi="Montserrat" w:cs="Montserrat"/>
          <w:color w:val="000000" w:themeColor="text1"/>
          <w:sz w:val="18"/>
          <w:szCs w:val="18"/>
        </w:rPr>
      </w:pPr>
      <w:ins w:id="1636" w:author="Mehta, Hemini" w:date="2026-03-18T14:09:00Z" w16du:dateUtc="2026-03-18T14:09:28Z">
        <w:r w:rsidRPr="662E2FC4">
          <w:rPr>
            <w:rFonts w:ascii="Montserrat" w:eastAsia="Montserrat" w:hAnsi="Montserrat" w:cs="Montserrat"/>
            <w:color w:val="000000" w:themeColor="text1"/>
            <w:sz w:val="18"/>
            <w:szCs w:val="18"/>
            <w:rPrChange w:id="1637" w:author="Mehta, Hemini" w:date="2026-03-18T14:25:00Z" w16du:dateUtc="2026-03-18T14:25:13Z">
              <w:rPr>
                <w:rFonts w:ascii="Montserrat" w:eastAsia="Montserrat" w:hAnsi="Montserrat" w:cs="Montserrat"/>
                <w:color w:val="000000" w:themeColor="text1"/>
                <w:sz w:val="18"/>
                <w:szCs w:val="18"/>
                <w:highlight w:val="yellow"/>
              </w:rPr>
            </w:rPrChange>
          </w:rPr>
          <w:t>More stable or adaptive methods (e.g., CDN with adaptive bitrate streaming) may mitigate the reduction in watch time.</w:t>
        </w:r>
      </w:ins>
    </w:p>
    <w:p w14:paraId="7C5DCA58" w14:textId="77777777" w:rsidR="41F075C2" w:rsidRDefault="41F075C2" w:rsidP="662E2FC4">
      <w:pPr>
        <w:pStyle w:val="ListParagraph"/>
        <w:widowControl/>
        <w:numPr>
          <w:ilvl w:val="0"/>
          <w:numId w:val="153"/>
        </w:numPr>
        <w:spacing w:after="240"/>
        <w:rPr>
          <w:ins w:id="1638" w:author="Mehta, Hemini" w:date="2026-03-18T14:09:00Z" w16du:dateUtc="2026-03-18T14:09:28Z"/>
          <w:rFonts w:ascii="Montserrat" w:eastAsia="Montserrat" w:hAnsi="Montserrat" w:cs="Montserrat"/>
          <w:color w:val="000000" w:themeColor="text1"/>
          <w:sz w:val="18"/>
          <w:szCs w:val="18"/>
        </w:rPr>
      </w:pPr>
      <w:ins w:id="1639" w:author="Mehta, Hemini" w:date="2026-03-18T14:09:00Z" w16du:dateUtc="2026-03-18T14:09:28Z">
        <w:r w:rsidRPr="662E2FC4">
          <w:rPr>
            <w:rFonts w:ascii="Montserrat" w:eastAsia="Montserrat" w:hAnsi="Montserrat" w:cs="Montserrat"/>
            <w:color w:val="000000" w:themeColor="text1"/>
            <w:sz w:val="18"/>
            <w:szCs w:val="18"/>
            <w:rPrChange w:id="1640" w:author="Mehta, Hemini" w:date="2026-03-18T14:25:00Z" w16du:dateUtc="2026-03-18T14:25:13Z">
              <w:rPr>
                <w:rFonts w:ascii="Montserrat" w:eastAsia="Montserrat" w:hAnsi="Montserrat" w:cs="Montserrat"/>
                <w:color w:val="000000" w:themeColor="text1"/>
                <w:sz w:val="18"/>
                <w:szCs w:val="18"/>
                <w:highlight w:val="yellow"/>
              </w:rPr>
            </w:rPrChange>
          </w:rPr>
          <w:t>Results will highlight which distribution methods are more resilient to maintaining user engagement under degraded quality.</w:t>
        </w:r>
      </w:ins>
    </w:p>
    <w:p w14:paraId="53C12A58" w14:textId="6871B36A" w:rsidR="662E2FC4" w:rsidRPr="005F0BE8" w:rsidRDefault="662E2FC4">
      <w:pPr>
        <w:pStyle w:val="ParagraphText"/>
        <w:rPr>
          <w:ins w:id="1641" w:author="Mehta, Hemini" w:date="2026-03-18T14:25:00Z" w16du:dateUtc="2026-03-18T14:25:45Z"/>
        </w:rPr>
        <w:pPrChange w:id="1642" w:author="Darko Ratkaj" w:date="2026-03-26T08:33:00Z" w16du:dateUtc="2026-03-26T07:33:00Z">
          <w:pPr>
            <w:pStyle w:val="Heading3"/>
          </w:pPr>
        </w:pPrChange>
      </w:pPr>
    </w:p>
    <w:p w14:paraId="0B3F6DD2" w14:textId="77777777" w:rsidR="41F075C2" w:rsidRDefault="29F2CC52" w:rsidP="662E2FC4">
      <w:pPr>
        <w:pStyle w:val="Heading3"/>
        <w:rPr>
          <w:ins w:id="1643" w:author="Mehta, Hemini" w:date="2026-03-18T14:10:00Z" w16du:dateUtc="2026-03-18T14:10:25Z"/>
        </w:rPr>
      </w:pPr>
      <w:bookmarkStart w:id="1644" w:name="_Toc1238654723"/>
      <w:ins w:id="1645" w:author="Mehta, Hemini" w:date="2026-03-18T14:10:00Z" w16du:dateUtc="2026-03-18T14:10:25Z">
        <w:r w:rsidRPr="77A9CFF2">
          <w:rPr>
            <w:rPrChange w:id="1646" w:author="Mehta, Hemini" w:date="2026-03-18T14:25:00Z" w16du:dateUtc="2026-03-18T14:25:13Z">
              <w:rPr>
                <w:highlight w:val="yellow"/>
              </w:rPr>
            </w:rPrChange>
          </w:rPr>
          <w:t>Scenario E: Test correlation between delivery method and playback continuity</w:t>
        </w:r>
        <w:bookmarkEnd w:id="1644"/>
      </w:ins>
    </w:p>
    <w:p w14:paraId="46E2D65B" w14:textId="77777777" w:rsidR="662E2FC4" w:rsidRDefault="662E2FC4" w:rsidP="662E2FC4">
      <w:pPr>
        <w:pStyle w:val="NormalWeb"/>
        <w:spacing w:beforeAutospacing="0" w:after="0" w:afterAutospacing="0"/>
        <w:rPr>
          <w:ins w:id="1647" w:author="Mehta, Hemini" w:date="2026-03-18T14:10:00Z" w16du:dateUtc="2026-03-18T14:10:25Z"/>
          <w:rFonts w:ascii="Montserrat" w:eastAsia="Montserrat" w:hAnsi="Montserrat" w:cs="Montserrat"/>
          <w:b/>
          <w:bCs/>
          <w:color w:val="000000" w:themeColor="text1"/>
          <w:sz w:val="18"/>
          <w:szCs w:val="18"/>
          <w:rPrChange w:id="1648" w:author="Mehta, Hemini" w:date="2026-03-18T14:25:00Z">
            <w:rPr>
              <w:ins w:id="1649" w:author="Mehta, Hemini" w:date="2026-03-18T14:10:00Z" w16du:dateUtc="2026-03-18T14:10:25Z"/>
              <w:rFonts w:ascii="Montserrat" w:eastAsia="Montserrat" w:hAnsi="Montserrat" w:cs="Montserrat"/>
              <w:b/>
              <w:bCs/>
              <w:color w:val="000000" w:themeColor="text1"/>
              <w:sz w:val="18"/>
              <w:szCs w:val="18"/>
              <w:highlight w:val="yellow"/>
            </w:rPr>
          </w:rPrChange>
        </w:rPr>
      </w:pPr>
    </w:p>
    <w:p w14:paraId="5B152E6F" w14:textId="77777777" w:rsidR="41F075C2" w:rsidRDefault="41F075C2" w:rsidP="662E2FC4">
      <w:pPr>
        <w:pStyle w:val="NormalWeb"/>
        <w:spacing w:beforeAutospacing="0" w:after="0" w:afterAutospacing="0"/>
        <w:rPr>
          <w:ins w:id="1650" w:author="Mehta, Hemini" w:date="2026-03-18T14:10:00Z" w16du:dateUtc="2026-03-18T14:10:25Z"/>
          <w:rFonts w:ascii="Montserrat" w:eastAsia="Montserrat" w:hAnsi="Montserrat" w:cs="Montserrat"/>
          <w:color w:val="000000" w:themeColor="text1"/>
          <w:sz w:val="18"/>
          <w:szCs w:val="18"/>
          <w:lang w:val="fr-FR"/>
        </w:rPr>
      </w:pPr>
      <w:ins w:id="1651" w:author="Mehta, Hemini" w:date="2026-03-18T14:10:00Z" w16du:dateUtc="2026-03-18T14:10:25Z">
        <w:r w:rsidRPr="662E2FC4">
          <w:rPr>
            <w:rFonts w:ascii="Montserrat" w:eastAsia="Montserrat" w:hAnsi="Montserrat" w:cs="Montserrat"/>
            <w:b/>
            <w:bCs/>
            <w:color w:val="000000" w:themeColor="text1"/>
            <w:sz w:val="18"/>
            <w:szCs w:val="18"/>
            <w:lang w:val="fr-FR"/>
            <w:rPrChange w:id="1652" w:author="Mehta, Hemini" w:date="2026-03-18T14:25:00Z" w16du:dateUtc="2026-03-18T14:25:13Z">
              <w:rPr>
                <w:rFonts w:ascii="Montserrat" w:eastAsia="Montserrat" w:hAnsi="Montserrat" w:cs="Montserrat"/>
                <w:b/>
                <w:bCs/>
                <w:color w:val="000000" w:themeColor="text1"/>
                <w:sz w:val="18"/>
                <w:szCs w:val="18"/>
                <w:highlight w:val="yellow"/>
                <w:lang w:val="fr-FR"/>
              </w:rPr>
            </w:rPrChange>
          </w:rPr>
          <w:t>KVIs</w:t>
        </w:r>
        <w:r w:rsidRPr="662E2FC4">
          <w:rPr>
            <w:rFonts w:ascii="Montserrat" w:eastAsia="Montserrat" w:hAnsi="Montserrat" w:cs="Montserrat"/>
            <w:color w:val="000000" w:themeColor="text1"/>
            <w:sz w:val="18"/>
            <w:szCs w:val="18"/>
            <w:lang w:val="fr-FR"/>
            <w:rPrChange w:id="1653" w:author="Mehta, Hemini" w:date="2026-03-18T14:25:00Z" w16du:dateUtc="2026-03-18T14:25:13Z">
              <w:rPr>
                <w:rFonts w:ascii="Montserrat" w:eastAsia="Montserrat" w:hAnsi="Montserrat" w:cs="Montserrat"/>
                <w:color w:val="000000" w:themeColor="text1"/>
                <w:sz w:val="18"/>
                <w:szCs w:val="18"/>
                <w:highlight w:val="yellow"/>
                <w:lang w:val="fr-FR"/>
              </w:rPr>
            </w:rPrChange>
          </w:rPr>
          <w:t>: Quality</w:t>
        </w:r>
      </w:ins>
    </w:p>
    <w:p w14:paraId="15A92C08" w14:textId="77777777" w:rsidR="41F075C2" w:rsidRDefault="41F075C2" w:rsidP="662E2FC4">
      <w:pPr>
        <w:pStyle w:val="NormalWeb"/>
        <w:spacing w:beforeAutospacing="0" w:after="0" w:afterAutospacing="0"/>
        <w:rPr>
          <w:ins w:id="1654" w:author="Mehta, Hemini" w:date="2026-03-18T14:10:00Z" w16du:dateUtc="2026-03-18T14:10:25Z"/>
          <w:rFonts w:ascii="Montserrat" w:eastAsia="Montserrat" w:hAnsi="Montserrat" w:cs="Montserrat"/>
          <w:color w:val="000000" w:themeColor="text1"/>
          <w:sz w:val="18"/>
          <w:szCs w:val="18"/>
          <w:lang w:val="fr-FR"/>
        </w:rPr>
      </w:pPr>
      <w:ins w:id="1655" w:author="Mehta, Hemini" w:date="2026-03-18T14:10:00Z" w16du:dateUtc="2026-03-18T14:10:25Z">
        <w:r w:rsidRPr="662E2FC4">
          <w:rPr>
            <w:rFonts w:ascii="Montserrat" w:eastAsia="Montserrat" w:hAnsi="Montserrat" w:cs="Montserrat"/>
            <w:b/>
            <w:bCs/>
            <w:color w:val="000000" w:themeColor="text1"/>
            <w:sz w:val="18"/>
            <w:szCs w:val="18"/>
            <w:lang w:val="fr-FR"/>
            <w:rPrChange w:id="1656" w:author="Mehta, Hemini" w:date="2026-03-18T14:25:00Z" w16du:dateUtc="2026-03-18T14:25:13Z">
              <w:rPr>
                <w:rFonts w:ascii="Montserrat" w:eastAsia="Montserrat" w:hAnsi="Montserrat" w:cs="Montserrat"/>
                <w:b/>
                <w:bCs/>
                <w:color w:val="000000" w:themeColor="text1"/>
                <w:sz w:val="18"/>
                <w:szCs w:val="18"/>
                <w:highlight w:val="yellow"/>
                <w:lang w:val="fr-FR"/>
              </w:rPr>
            </w:rPrChange>
          </w:rPr>
          <w:t>KPIs:</w:t>
        </w:r>
        <w:r w:rsidRPr="662E2FC4">
          <w:rPr>
            <w:rFonts w:ascii="Montserrat" w:eastAsia="Montserrat" w:hAnsi="Montserrat" w:cs="Montserrat"/>
            <w:color w:val="000000" w:themeColor="text1"/>
            <w:sz w:val="18"/>
            <w:szCs w:val="18"/>
            <w:lang w:val="fr-FR"/>
            <w:rPrChange w:id="1657" w:author="Mehta, Hemini" w:date="2026-03-18T14:25:00Z" w16du:dateUtc="2026-03-18T14:25:13Z">
              <w:rPr>
                <w:rFonts w:ascii="Montserrat" w:eastAsia="Montserrat" w:hAnsi="Montserrat" w:cs="Montserrat"/>
                <w:color w:val="000000" w:themeColor="text1"/>
                <w:sz w:val="18"/>
                <w:szCs w:val="18"/>
                <w:highlight w:val="yellow"/>
                <w:lang w:val="fr-FR"/>
              </w:rPr>
            </w:rPrChange>
          </w:rPr>
          <w:t xml:space="preserve"> </w:t>
        </w:r>
        <w:r w:rsidRPr="662E2FC4">
          <w:rPr>
            <w:rFonts w:ascii="Montserrat" w:eastAsia="Montserrat" w:hAnsi="Montserrat" w:cs="Montserrat"/>
            <w:b/>
            <w:bCs/>
            <w:color w:val="000000" w:themeColor="text1"/>
            <w:sz w:val="18"/>
            <w:szCs w:val="18"/>
            <w:lang w:val="fr-FR"/>
            <w:rPrChange w:id="1658" w:author="Mehta, Hemini" w:date="2026-03-18T14:25:00Z" w16du:dateUtc="2026-03-18T14:25:13Z">
              <w:rPr>
                <w:rFonts w:ascii="Montserrat" w:eastAsia="Montserrat" w:hAnsi="Montserrat" w:cs="Montserrat"/>
                <w:b/>
                <w:bCs/>
                <w:color w:val="000000" w:themeColor="text1"/>
                <w:sz w:val="18"/>
                <w:szCs w:val="18"/>
                <w:highlight w:val="yellow"/>
                <w:lang w:val="fr-FR"/>
              </w:rPr>
            </w:rPrChange>
          </w:rPr>
          <w:t>Average Session Duration</w:t>
        </w:r>
      </w:ins>
    </w:p>
    <w:p w14:paraId="00887ACE" w14:textId="77777777" w:rsidR="41F075C2" w:rsidRDefault="41F075C2" w:rsidP="662E2FC4">
      <w:pPr>
        <w:pStyle w:val="NormalWeb"/>
        <w:spacing w:beforeAutospacing="0" w:after="0" w:afterAutospacing="0"/>
        <w:rPr>
          <w:ins w:id="1659" w:author="Mehta, Hemini" w:date="2026-03-18T14:10:00Z" w16du:dateUtc="2026-03-18T14:10:25Z"/>
          <w:rFonts w:ascii="Montserrat" w:eastAsia="Montserrat" w:hAnsi="Montserrat" w:cs="Montserrat"/>
          <w:color w:val="000000" w:themeColor="text1"/>
          <w:sz w:val="18"/>
          <w:szCs w:val="18"/>
        </w:rPr>
      </w:pPr>
      <w:ins w:id="1660" w:author="Mehta, Hemini" w:date="2026-03-18T14:10:00Z" w16du:dateUtc="2026-03-18T14:10:25Z">
        <w:r w:rsidRPr="662E2FC4">
          <w:rPr>
            <w:rFonts w:ascii="Montserrat" w:eastAsia="Montserrat" w:hAnsi="Montserrat" w:cs="Montserrat"/>
            <w:b/>
            <w:bCs/>
            <w:color w:val="000000" w:themeColor="text1"/>
            <w:sz w:val="18"/>
            <w:szCs w:val="18"/>
            <w:rPrChange w:id="1661"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1662" w:author="Mehta, Hemini" w:date="2026-03-18T14:25:00Z" w16du:dateUtc="2026-03-18T14:25:13Z">
              <w:rPr>
                <w:rFonts w:ascii="Montserrat" w:eastAsia="Montserrat" w:hAnsi="Montserrat" w:cs="Montserrat"/>
                <w:color w:val="000000" w:themeColor="text1"/>
                <w:sz w:val="18"/>
                <w:szCs w:val="18"/>
                <w:highlight w:val="yellow"/>
              </w:rPr>
            </w:rPrChange>
          </w:rPr>
          <w:t xml:space="preserve"> DTE</w:t>
        </w:r>
      </w:ins>
    </w:p>
    <w:p w14:paraId="0C511463" w14:textId="77777777" w:rsidR="41F075C2" w:rsidRDefault="41F075C2">
      <w:pPr>
        <w:pStyle w:val="NormalWeb"/>
        <w:suppressAutoHyphens w:val="0"/>
        <w:autoSpaceDE w:val="0"/>
        <w:autoSpaceDN w:val="0"/>
        <w:spacing w:before="240" w:beforeAutospacing="0" w:after="120" w:afterAutospacing="0"/>
        <w:rPr>
          <w:ins w:id="1663" w:author="Mehta, Hemini" w:date="2026-03-18T14:10:00Z" w16du:dateUtc="2026-03-18T14:10:25Z"/>
          <w:rFonts w:ascii="Montserrat" w:eastAsia="Montserrat" w:hAnsi="Montserrat" w:cs="Montserrat"/>
          <w:color w:val="000000" w:themeColor="text1"/>
          <w:sz w:val="18"/>
          <w:szCs w:val="18"/>
        </w:rPr>
        <w:pPrChange w:id="1664" w:author="Darko Ratkaj" w:date="2026-03-26T08:37:00Z" w16du:dateUtc="2026-03-26T07:37:00Z">
          <w:pPr>
            <w:pStyle w:val="NormalWeb"/>
            <w:spacing w:before="240" w:beforeAutospacing="0" w:after="240" w:afterAutospacing="0"/>
          </w:pPr>
        </w:pPrChange>
      </w:pPr>
      <w:ins w:id="1665" w:author="Mehta, Hemini" w:date="2026-03-18T14:10:00Z" w16du:dateUtc="2026-03-18T14:10:25Z">
        <w:r w:rsidRPr="662E2FC4">
          <w:rPr>
            <w:rFonts w:ascii="Montserrat" w:eastAsia="Montserrat" w:hAnsi="Montserrat" w:cs="Montserrat"/>
            <w:b/>
            <w:bCs/>
            <w:color w:val="000000" w:themeColor="text1"/>
            <w:sz w:val="18"/>
            <w:szCs w:val="18"/>
            <w:rPrChange w:id="1666"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034EF371" w14:textId="77777777" w:rsidR="41F075C2" w:rsidRDefault="41F075C2">
      <w:pPr>
        <w:pStyle w:val="NormalWeb"/>
        <w:numPr>
          <w:ilvl w:val="0"/>
          <w:numId w:val="146"/>
        </w:numPr>
        <w:suppressAutoHyphens w:val="0"/>
        <w:autoSpaceDE w:val="0"/>
        <w:autoSpaceDN w:val="0"/>
        <w:spacing w:before="120" w:beforeAutospacing="0" w:after="0" w:afterAutospacing="0"/>
        <w:ind w:left="714" w:hanging="357"/>
        <w:rPr>
          <w:ins w:id="1667" w:author="Mehta, Hemini" w:date="2026-03-18T14:10:00Z" w16du:dateUtc="2026-03-18T14:10:25Z"/>
          <w:rFonts w:ascii="Montserrat" w:eastAsia="Montserrat" w:hAnsi="Montserrat" w:cs="Montserrat"/>
          <w:color w:val="000000" w:themeColor="text1"/>
          <w:sz w:val="18"/>
          <w:szCs w:val="18"/>
        </w:rPr>
        <w:pPrChange w:id="1668" w:author="Darko Ratkaj" w:date="2026-03-26T08:37:00Z" w16du:dateUtc="2026-03-26T07:37:00Z">
          <w:pPr>
            <w:pStyle w:val="NormalWeb"/>
            <w:numPr>
              <w:numId w:val="146"/>
            </w:numPr>
            <w:spacing w:before="240" w:beforeAutospacing="0" w:after="0" w:afterAutospacing="0"/>
            <w:ind w:left="720" w:hanging="360"/>
          </w:pPr>
        </w:pPrChange>
      </w:pPr>
      <w:ins w:id="1669" w:author="Mehta, Hemini" w:date="2026-03-18T14:10:00Z" w16du:dateUtc="2026-03-18T14:10:25Z">
        <w:r w:rsidRPr="662E2FC4">
          <w:rPr>
            <w:rFonts w:ascii="Montserrat" w:eastAsia="Montserrat" w:hAnsi="Montserrat" w:cs="Montserrat"/>
            <w:color w:val="000000" w:themeColor="text1"/>
            <w:sz w:val="18"/>
            <w:szCs w:val="18"/>
            <w:rPrChange w:id="1670" w:author="Mehta, Hemini" w:date="2026-03-18T14:25:00Z" w16du:dateUtc="2026-03-18T14:25:13Z">
              <w:rPr>
                <w:rFonts w:ascii="Montserrat" w:eastAsia="Montserrat" w:hAnsi="Montserrat" w:cs="Montserrat"/>
                <w:color w:val="000000" w:themeColor="text1"/>
                <w:sz w:val="18"/>
                <w:szCs w:val="18"/>
                <w:highlight w:val="yellow"/>
              </w:rPr>
            </w:rPrChange>
          </w:rPr>
          <w:t>Playback session logs with timestamps for session start, pauses, interruptions, and session end.</w:t>
        </w:r>
      </w:ins>
    </w:p>
    <w:p w14:paraId="565244AC" w14:textId="77777777" w:rsidR="41F075C2" w:rsidRDefault="41F075C2" w:rsidP="662E2FC4">
      <w:pPr>
        <w:pStyle w:val="NormalWeb"/>
        <w:numPr>
          <w:ilvl w:val="0"/>
          <w:numId w:val="146"/>
        </w:numPr>
        <w:spacing w:beforeAutospacing="0" w:after="240" w:afterAutospacing="0"/>
        <w:rPr>
          <w:ins w:id="1671" w:author="Mehta, Hemini" w:date="2026-03-18T14:10:00Z" w16du:dateUtc="2026-03-18T14:10:25Z"/>
          <w:rFonts w:ascii="Montserrat" w:eastAsia="Montserrat" w:hAnsi="Montserrat" w:cs="Montserrat"/>
          <w:color w:val="000000" w:themeColor="text1"/>
          <w:sz w:val="18"/>
          <w:szCs w:val="18"/>
        </w:rPr>
      </w:pPr>
      <w:ins w:id="1672" w:author="Mehta, Hemini" w:date="2026-03-18T14:10:00Z" w16du:dateUtc="2026-03-18T14:10:25Z">
        <w:r w:rsidRPr="662E2FC4">
          <w:rPr>
            <w:rFonts w:ascii="Montserrat" w:eastAsia="Montserrat" w:hAnsi="Montserrat" w:cs="Montserrat"/>
            <w:color w:val="000000" w:themeColor="text1"/>
            <w:sz w:val="18"/>
            <w:szCs w:val="18"/>
            <w:rPrChange w:id="1673" w:author="Mehta, Hemini" w:date="2026-03-18T14:25:00Z" w16du:dateUtc="2026-03-18T14:25:13Z">
              <w:rPr>
                <w:rFonts w:ascii="Montserrat" w:eastAsia="Montserrat" w:hAnsi="Montserrat" w:cs="Montserrat"/>
                <w:color w:val="000000" w:themeColor="text1"/>
                <w:sz w:val="18"/>
                <w:szCs w:val="18"/>
                <w:highlight w:val="yellow"/>
              </w:rPr>
            </w:rPrChange>
          </w:rPr>
          <w:t>Distribution method identifiers (e.g., CDN, Edge, etc).</w:t>
        </w:r>
        <w:r>
          <w:br/>
        </w:r>
        <w:r w:rsidRPr="662E2FC4">
          <w:rPr>
            <w:rFonts w:ascii="Montserrat" w:eastAsia="Montserrat" w:hAnsi="Montserrat" w:cs="Montserrat"/>
            <w:color w:val="000000" w:themeColor="text1"/>
            <w:sz w:val="18"/>
            <w:szCs w:val="18"/>
            <w:rPrChange w:id="1674" w:author="Mehta, Hemini" w:date="2026-03-18T14:25:00Z" w16du:dateUtc="2026-03-18T14:25:13Z">
              <w:rPr>
                <w:rFonts w:ascii="Montserrat" w:eastAsia="Montserrat" w:hAnsi="Montserrat" w:cs="Montserrat"/>
                <w:color w:val="000000" w:themeColor="text1"/>
                <w:sz w:val="18"/>
                <w:szCs w:val="18"/>
                <w:highlight w:val="yellow"/>
              </w:rPr>
            </w:rPrChange>
          </w:rPr>
          <w:t>Quality indicators collected during sessions (bitrate shifts, buffering events, dropped frames).</w:t>
        </w:r>
      </w:ins>
    </w:p>
    <w:p w14:paraId="38169724" w14:textId="77777777" w:rsidR="41F075C2" w:rsidRDefault="41F075C2">
      <w:pPr>
        <w:pStyle w:val="NormalWeb"/>
        <w:suppressAutoHyphens w:val="0"/>
        <w:autoSpaceDE w:val="0"/>
        <w:autoSpaceDN w:val="0"/>
        <w:spacing w:before="240" w:beforeAutospacing="0" w:after="120" w:afterAutospacing="0"/>
        <w:rPr>
          <w:ins w:id="1675" w:author="Mehta, Hemini" w:date="2026-03-18T14:10:00Z" w16du:dateUtc="2026-03-18T14:10:25Z"/>
          <w:rFonts w:ascii="Montserrat" w:eastAsia="Montserrat" w:hAnsi="Montserrat" w:cs="Montserrat"/>
          <w:color w:val="000000" w:themeColor="text1"/>
          <w:sz w:val="18"/>
          <w:szCs w:val="18"/>
        </w:rPr>
        <w:pPrChange w:id="1676" w:author="Darko Ratkaj" w:date="2026-03-26T08:37:00Z" w16du:dateUtc="2026-03-26T07:37:00Z">
          <w:pPr>
            <w:pStyle w:val="NormalWeb"/>
            <w:spacing w:before="240" w:beforeAutospacing="0" w:after="240" w:afterAutospacing="0"/>
          </w:pPr>
        </w:pPrChange>
      </w:pPr>
      <w:ins w:id="1677" w:author="Mehta, Hemini" w:date="2026-03-18T14:10:00Z" w16du:dateUtc="2026-03-18T14:10:25Z">
        <w:r w:rsidRPr="662E2FC4">
          <w:rPr>
            <w:rFonts w:ascii="Montserrat" w:eastAsia="Montserrat" w:hAnsi="Montserrat" w:cs="Montserrat"/>
            <w:b/>
            <w:bCs/>
            <w:color w:val="000000" w:themeColor="text1"/>
            <w:sz w:val="18"/>
            <w:szCs w:val="18"/>
            <w:rPrChange w:id="1678"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3E2522F6" w14:textId="77777777" w:rsidR="41F075C2" w:rsidRDefault="41F075C2">
      <w:pPr>
        <w:pStyle w:val="NormalWeb"/>
        <w:numPr>
          <w:ilvl w:val="0"/>
          <w:numId w:val="145"/>
        </w:numPr>
        <w:suppressAutoHyphens w:val="0"/>
        <w:autoSpaceDE w:val="0"/>
        <w:autoSpaceDN w:val="0"/>
        <w:spacing w:before="120" w:beforeAutospacing="0" w:after="0" w:afterAutospacing="0"/>
        <w:ind w:left="714" w:hanging="357"/>
        <w:rPr>
          <w:ins w:id="1679" w:author="Mehta, Hemini" w:date="2026-03-18T14:10:00Z" w16du:dateUtc="2026-03-18T14:10:25Z"/>
          <w:rFonts w:ascii="Montserrat" w:eastAsia="Montserrat" w:hAnsi="Montserrat" w:cs="Montserrat"/>
          <w:color w:val="000000" w:themeColor="text1"/>
          <w:sz w:val="18"/>
          <w:szCs w:val="18"/>
        </w:rPr>
        <w:pPrChange w:id="1680" w:author="Darko Ratkaj" w:date="2026-03-26T08:37:00Z" w16du:dateUtc="2026-03-26T07:37:00Z">
          <w:pPr>
            <w:pStyle w:val="NormalWeb"/>
            <w:numPr>
              <w:numId w:val="145"/>
            </w:numPr>
            <w:spacing w:before="240" w:beforeAutospacing="0" w:after="0" w:afterAutospacing="0"/>
            <w:ind w:left="720" w:hanging="360"/>
          </w:pPr>
        </w:pPrChange>
      </w:pPr>
      <w:ins w:id="1681" w:author="Mehta, Hemini" w:date="2026-03-18T14:10:00Z" w16du:dateUtc="2026-03-18T14:10:25Z">
        <w:r w:rsidRPr="662E2FC4">
          <w:rPr>
            <w:rFonts w:ascii="Montserrat" w:eastAsia="Montserrat" w:hAnsi="Montserrat" w:cs="Montserrat"/>
            <w:color w:val="000000" w:themeColor="text1"/>
            <w:sz w:val="18"/>
            <w:szCs w:val="18"/>
            <w:rPrChange w:id="1682" w:author="Mehta, Hemini" w:date="2026-03-18T14:25:00Z" w16du:dateUtc="2026-03-18T14:25:13Z">
              <w:rPr>
                <w:rFonts w:ascii="Montserrat" w:eastAsia="Montserrat" w:hAnsi="Montserrat" w:cs="Montserrat"/>
                <w:color w:val="000000" w:themeColor="text1"/>
                <w:sz w:val="18"/>
                <w:szCs w:val="18"/>
                <w:highlight w:val="yellow"/>
              </w:rPr>
            </w:rPrChange>
          </w:rPr>
          <w:t>Average session duration mapped against playback continuity (percentage of uninterrupted playback time).</w:t>
        </w:r>
      </w:ins>
    </w:p>
    <w:p w14:paraId="55FF8B89" w14:textId="77777777" w:rsidR="41F075C2" w:rsidRDefault="41F075C2" w:rsidP="662E2FC4">
      <w:pPr>
        <w:pStyle w:val="NormalWeb"/>
        <w:numPr>
          <w:ilvl w:val="0"/>
          <w:numId w:val="145"/>
        </w:numPr>
        <w:spacing w:beforeAutospacing="0" w:after="0" w:afterAutospacing="0"/>
        <w:rPr>
          <w:ins w:id="1683" w:author="Mehta, Hemini" w:date="2026-03-18T14:10:00Z" w16du:dateUtc="2026-03-18T14:10:25Z"/>
          <w:rFonts w:ascii="Montserrat" w:eastAsia="Montserrat" w:hAnsi="Montserrat" w:cs="Montserrat"/>
          <w:color w:val="000000" w:themeColor="text1"/>
          <w:sz w:val="18"/>
          <w:szCs w:val="18"/>
        </w:rPr>
      </w:pPr>
      <w:ins w:id="1684" w:author="Mehta, Hemini" w:date="2026-03-18T14:10:00Z" w16du:dateUtc="2026-03-18T14:10:25Z">
        <w:r w:rsidRPr="662E2FC4">
          <w:rPr>
            <w:rFonts w:ascii="Montserrat" w:eastAsia="Montserrat" w:hAnsi="Montserrat" w:cs="Montserrat"/>
            <w:color w:val="000000" w:themeColor="text1"/>
            <w:sz w:val="18"/>
            <w:szCs w:val="18"/>
            <w:rPrChange w:id="1685" w:author="Mehta, Hemini" w:date="2026-03-18T14:25:00Z" w16du:dateUtc="2026-03-18T14:25:13Z">
              <w:rPr>
                <w:rFonts w:ascii="Montserrat" w:eastAsia="Montserrat" w:hAnsi="Montserrat" w:cs="Montserrat"/>
                <w:color w:val="000000" w:themeColor="text1"/>
                <w:sz w:val="18"/>
                <w:szCs w:val="18"/>
                <w:highlight w:val="yellow"/>
              </w:rPr>
            </w:rPrChange>
          </w:rPr>
          <w:t>Correlation metrics between delivery method and continuity of playback.</w:t>
        </w:r>
      </w:ins>
    </w:p>
    <w:p w14:paraId="3802C742" w14:textId="77777777" w:rsidR="41F075C2" w:rsidRDefault="41F075C2" w:rsidP="662E2FC4">
      <w:pPr>
        <w:pStyle w:val="NormalWeb"/>
        <w:numPr>
          <w:ilvl w:val="0"/>
          <w:numId w:val="145"/>
        </w:numPr>
        <w:spacing w:beforeAutospacing="0" w:after="240" w:afterAutospacing="0"/>
        <w:rPr>
          <w:ins w:id="1686" w:author="Mehta, Hemini" w:date="2026-03-18T14:10:00Z" w16du:dateUtc="2026-03-18T14:10:25Z"/>
          <w:rFonts w:ascii="Montserrat" w:eastAsia="Montserrat" w:hAnsi="Montserrat" w:cs="Montserrat"/>
          <w:color w:val="000000" w:themeColor="text1"/>
          <w:sz w:val="18"/>
          <w:szCs w:val="18"/>
        </w:rPr>
      </w:pPr>
      <w:ins w:id="1687" w:author="Mehta, Hemini" w:date="2026-03-18T14:10:00Z" w16du:dateUtc="2026-03-18T14:10:25Z">
        <w:r w:rsidRPr="662E2FC4">
          <w:rPr>
            <w:rFonts w:ascii="Montserrat" w:eastAsia="Montserrat" w:hAnsi="Montserrat" w:cs="Montserrat"/>
            <w:color w:val="000000" w:themeColor="text1"/>
            <w:sz w:val="18"/>
            <w:szCs w:val="18"/>
            <w:rPrChange w:id="1688" w:author="Mehta, Hemini" w:date="2026-03-18T14:25:00Z" w16du:dateUtc="2026-03-18T14:25:13Z">
              <w:rPr>
                <w:rFonts w:ascii="Montserrat" w:eastAsia="Montserrat" w:hAnsi="Montserrat" w:cs="Montserrat"/>
                <w:color w:val="000000" w:themeColor="text1"/>
                <w:sz w:val="18"/>
                <w:szCs w:val="18"/>
                <w:highlight w:val="yellow"/>
              </w:rPr>
            </w:rPrChange>
          </w:rPr>
          <w:t>Comparative results showing which methods sustain uninterrupted sessions more effectively.</w:t>
        </w:r>
      </w:ins>
    </w:p>
    <w:p w14:paraId="5FC11D7D" w14:textId="77777777" w:rsidR="41F075C2" w:rsidRDefault="41F075C2">
      <w:pPr>
        <w:pStyle w:val="NormalWeb"/>
        <w:suppressAutoHyphens w:val="0"/>
        <w:autoSpaceDE w:val="0"/>
        <w:autoSpaceDN w:val="0"/>
        <w:spacing w:before="240" w:beforeAutospacing="0" w:after="120" w:afterAutospacing="0"/>
        <w:rPr>
          <w:ins w:id="1689" w:author="Mehta, Hemini" w:date="2026-03-18T14:10:00Z" w16du:dateUtc="2026-03-18T14:10:25Z"/>
          <w:rFonts w:ascii="Montserrat" w:eastAsia="Montserrat" w:hAnsi="Montserrat" w:cs="Montserrat"/>
          <w:color w:val="000000" w:themeColor="text1"/>
          <w:sz w:val="18"/>
          <w:szCs w:val="18"/>
        </w:rPr>
        <w:pPrChange w:id="1690" w:author="Darko Ratkaj" w:date="2026-03-26T08:37:00Z" w16du:dateUtc="2026-03-26T07:37:00Z">
          <w:pPr>
            <w:pStyle w:val="NormalWeb"/>
            <w:spacing w:before="240" w:beforeAutospacing="0" w:after="240" w:afterAutospacing="0"/>
          </w:pPr>
        </w:pPrChange>
      </w:pPr>
      <w:ins w:id="1691" w:author="Mehta, Hemini" w:date="2026-03-18T14:10:00Z" w16du:dateUtc="2026-03-18T14:10:25Z">
        <w:r w:rsidRPr="662E2FC4">
          <w:rPr>
            <w:rFonts w:ascii="Montserrat" w:eastAsia="Montserrat" w:hAnsi="Montserrat" w:cs="Montserrat"/>
            <w:b/>
            <w:bCs/>
            <w:color w:val="000000" w:themeColor="text1"/>
            <w:sz w:val="18"/>
            <w:szCs w:val="18"/>
            <w:rPrChange w:id="1692"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2EDBED9F" w14:textId="77777777" w:rsidR="41F075C2" w:rsidRDefault="41F075C2" w:rsidP="662E2FC4">
      <w:pPr>
        <w:pStyle w:val="NormalWeb"/>
        <w:numPr>
          <w:ilvl w:val="0"/>
          <w:numId w:val="144"/>
        </w:numPr>
        <w:spacing w:before="240" w:beforeAutospacing="0" w:after="0" w:afterAutospacing="0"/>
        <w:rPr>
          <w:ins w:id="1693" w:author="Mehta, Hemini" w:date="2026-03-18T14:10:00Z" w16du:dateUtc="2026-03-18T14:10:25Z"/>
          <w:rFonts w:ascii="Montserrat" w:eastAsia="Montserrat" w:hAnsi="Montserrat" w:cs="Montserrat"/>
          <w:color w:val="000000" w:themeColor="text1"/>
          <w:sz w:val="18"/>
          <w:szCs w:val="18"/>
        </w:rPr>
      </w:pPr>
      <w:ins w:id="1694" w:author="Mehta, Hemini" w:date="2026-03-18T14:10:00Z" w16du:dateUtc="2026-03-18T14:10:25Z">
        <w:r w:rsidRPr="662E2FC4">
          <w:rPr>
            <w:rFonts w:ascii="Montserrat" w:eastAsia="Montserrat" w:hAnsi="Montserrat" w:cs="Montserrat"/>
            <w:color w:val="000000" w:themeColor="text1"/>
            <w:sz w:val="18"/>
            <w:szCs w:val="18"/>
            <w:rPrChange w:id="1695" w:author="Mehta, Hemini" w:date="2026-03-18T14:25:00Z" w16du:dateUtc="2026-03-18T14:25:13Z">
              <w:rPr>
                <w:rFonts w:ascii="Montserrat" w:eastAsia="Montserrat" w:hAnsi="Montserrat" w:cs="Montserrat"/>
                <w:color w:val="000000" w:themeColor="text1"/>
                <w:sz w:val="18"/>
                <w:szCs w:val="18"/>
                <w:highlight w:val="yellow"/>
              </w:rPr>
            </w:rPrChange>
          </w:rPr>
          <w:t>Delivery methods with adaptive streaming and localized infrastructure (e.g., Edge caching) should show higher playback continuity and, in turn, longer sessions.</w:t>
        </w:r>
      </w:ins>
    </w:p>
    <w:p w14:paraId="2CB08FF6" w14:textId="77777777" w:rsidR="41F075C2" w:rsidRDefault="41F075C2" w:rsidP="662E2FC4">
      <w:pPr>
        <w:pStyle w:val="NormalWeb"/>
        <w:numPr>
          <w:ilvl w:val="0"/>
          <w:numId w:val="144"/>
        </w:numPr>
        <w:spacing w:beforeAutospacing="0" w:after="0" w:afterAutospacing="0"/>
        <w:rPr>
          <w:ins w:id="1696" w:author="Mehta, Hemini" w:date="2026-03-18T14:10:00Z" w16du:dateUtc="2026-03-18T14:10:25Z"/>
          <w:rFonts w:ascii="Montserrat" w:eastAsia="Montserrat" w:hAnsi="Montserrat" w:cs="Montserrat"/>
          <w:color w:val="000000" w:themeColor="text1"/>
          <w:sz w:val="18"/>
          <w:szCs w:val="18"/>
        </w:rPr>
      </w:pPr>
      <w:ins w:id="1697" w:author="Mehta, Hemini" w:date="2026-03-18T14:10:00Z" w16du:dateUtc="2026-03-18T14:10:25Z">
        <w:r w:rsidRPr="662E2FC4">
          <w:rPr>
            <w:rFonts w:ascii="Montserrat" w:eastAsia="Montserrat" w:hAnsi="Montserrat" w:cs="Montserrat"/>
            <w:color w:val="000000" w:themeColor="text1"/>
            <w:sz w:val="18"/>
            <w:szCs w:val="18"/>
            <w:rPrChange w:id="1698" w:author="Mehta, Hemini" w:date="2026-03-18T14:25:00Z" w16du:dateUtc="2026-03-18T14:25:13Z">
              <w:rPr>
                <w:rFonts w:ascii="Montserrat" w:eastAsia="Montserrat" w:hAnsi="Montserrat" w:cs="Montserrat"/>
                <w:color w:val="000000" w:themeColor="text1"/>
                <w:sz w:val="18"/>
                <w:szCs w:val="18"/>
                <w:highlight w:val="yellow"/>
              </w:rPr>
            </w:rPrChange>
          </w:rPr>
          <w:t>Methods with higher variability in network reliance (e.g. unstable conditions) may show weaker correlations between method and playback continuity.</w:t>
        </w:r>
      </w:ins>
    </w:p>
    <w:p w14:paraId="2F281FCC" w14:textId="77777777" w:rsidR="41F075C2" w:rsidRDefault="41F075C2" w:rsidP="662E2FC4">
      <w:pPr>
        <w:pStyle w:val="NormalWeb"/>
        <w:numPr>
          <w:ilvl w:val="0"/>
          <w:numId w:val="144"/>
        </w:numPr>
        <w:spacing w:beforeAutospacing="0" w:after="240" w:afterAutospacing="0"/>
        <w:rPr>
          <w:ins w:id="1699" w:author="Mehta, Hemini" w:date="2026-03-18T14:10:00Z" w16du:dateUtc="2026-03-18T14:10:25Z"/>
          <w:rFonts w:ascii="Montserrat" w:eastAsia="Montserrat" w:hAnsi="Montserrat" w:cs="Montserrat"/>
          <w:color w:val="000000" w:themeColor="text1"/>
          <w:sz w:val="18"/>
          <w:szCs w:val="18"/>
        </w:rPr>
      </w:pPr>
      <w:ins w:id="1700" w:author="Mehta, Hemini" w:date="2026-03-18T14:10:00Z" w16du:dateUtc="2026-03-18T14:10:25Z">
        <w:r w:rsidRPr="662E2FC4">
          <w:rPr>
            <w:rFonts w:ascii="Montserrat" w:eastAsia="Montserrat" w:hAnsi="Montserrat" w:cs="Montserrat"/>
            <w:color w:val="000000" w:themeColor="text1"/>
            <w:sz w:val="18"/>
            <w:szCs w:val="18"/>
            <w:rPrChange w:id="1701" w:author="Mehta, Hemini" w:date="2026-03-18T14:25:00Z" w16du:dateUtc="2026-03-18T14:25:13Z">
              <w:rPr>
                <w:rFonts w:ascii="Montserrat" w:eastAsia="Montserrat" w:hAnsi="Montserrat" w:cs="Montserrat"/>
                <w:color w:val="000000" w:themeColor="text1"/>
                <w:sz w:val="18"/>
                <w:szCs w:val="18"/>
                <w:highlight w:val="yellow"/>
              </w:rPr>
            </w:rPrChange>
          </w:rPr>
          <w:t>Results will highlight how strongly user session duration depends on uninterrupted delivery, guiding evaluation of each method’s quality of service.</w:t>
        </w:r>
      </w:ins>
    </w:p>
    <w:p w14:paraId="420778D0" w14:textId="61A12B04" w:rsidR="662E2FC4" w:rsidRDefault="662E2FC4">
      <w:pPr>
        <w:pStyle w:val="ParagraphText"/>
        <w:rPr>
          <w:ins w:id="1702" w:author="Mehta, Hemini" w:date="2026-03-18T14:26:00Z" w16du:dateUtc="2026-03-18T14:26:13Z"/>
        </w:rPr>
        <w:pPrChange w:id="1703" w:author="Darko Ratkaj" w:date="2026-03-26T08:34:00Z" w16du:dateUtc="2026-03-26T07:34:00Z">
          <w:pPr>
            <w:pStyle w:val="Heading3"/>
          </w:pPr>
        </w:pPrChange>
      </w:pPr>
    </w:p>
    <w:p w14:paraId="01725D94" w14:textId="77777777" w:rsidR="1A4A4DC7" w:rsidRDefault="6BBD1DD1" w:rsidP="662E2FC4">
      <w:pPr>
        <w:pStyle w:val="Heading3"/>
        <w:rPr>
          <w:ins w:id="1704" w:author="Mehta, Hemini" w:date="2026-03-18T14:11:00Z" w16du:dateUtc="2026-03-18T14:11:30Z"/>
        </w:rPr>
      </w:pPr>
      <w:bookmarkStart w:id="1705" w:name="_Toc1372041374"/>
      <w:ins w:id="1706" w:author="Mehta, Hemini" w:date="2026-03-18T14:11:00Z" w16du:dateUtc="2026-03-18T14:11:30Z">
        <w:r w:rsidRPr="77A9CFF2">
          <w:rPr>
            <w:rPrChange w:id="1707" w:author="Mehta, Hemini" w:date="2026-03-18T14:25:00Z" w16du:dateUtc="2026-03-18T14:25:13Z">
              <w:rPr>
                <w:highlight w:val="yellow"/>
              </w:rPr>
            </w:rPrChange>
          </w:rPr>
          <w:t>Scenario G: Test if completions are higher in resilient methods (less buffering)</w:t>
        </w:r>
        <w:bookmarkEnd w:id="1705"/>
      </w:ins>
    </w:p>
    <w:p w14:paraId="38FA2ED8" w14:textId="77777777" w:rsidR="662E2FC4" w:rsidRDefault="662E2FC4" w:rsidP="662E2FC4">
      <w:pPr>
        <w:pStyle w:val="NormalWeb"/>
        <w:spacing w:beforeAutospacing="0" w:after="0" w:afterAutospacing="0"/>
        <w:rPr>
          <w:ins w:id="1708" w:author="Mehta, Hemini" w:date="2026-03-18T14:11:00Z" w16du:dateUtc="2026-03-18T14:11:30Z"/>
          <w:rFonts w:ascii="Montserrat" w:eastAsia="Montserrat" w:hAnsi="Montserrat" w:cs="Montserrat"/>
          <w:b/>
          <w:bCs/>
          <w:color w:val="000000" w:themeColor="text1"/>
          <w:sz w:val="18"/>
          <w:szCs w:val="18"/>
          <w:rPrChange w:id="1709" w:author="Mehta, Hemini" w:date="2026-03-18T14:25:00Z">
            <w:rPr>
              <w:ins w:id="1710" w:author="Mehta, Hemini" w:date="2026-03-18T14:11:00Z" w16du:dateUtc="2026-03-18T14:11:30Z"/>
              <w:rFonts w:ascii="Montserrat" w:eastAsia="Montserrat" w:hAnsi="Montserrat" w:cs="Montserrat"/>
              <w:b/>
              <w:bCs/>
              <w:color w:val="000000" w:themeColor="text1"/>
              <w:sz w:val="18"/>
              <w:szCs w:val="18"/>
              <w:highlight w:val="yellow"/>
            </w:rPr>
          </w:rPrChange>
        </w:rPr>
      </w:pPr>
    </w:p>
    <w:p w14:paraId="346C648C" w14:textId="77777777" w:rsidR="1A4A4DC7" w:rsidRDefault="1A4A4DC7" w:rsidP="662E2FC4">
      <w:pPr>
        <w:pStyle w:val="NormalWeb"/>
        <w:spacing w:beforeAutospacing="0" w:after="0" w:afterAutospacing="0"/>
        <w:rPr>
          <w:ins w:id="1711" w:author="Mehta, Hemini" w:date="2026-03-18T14:11:00Z" w16du:dateUtc="2026-03-18T14:11:30Z"/>
          <w:rFonts w:ascii="Montserrat" w:eastAsia="Montserrat" w:hAnsi="Montserrat" w:cs="Montserrat"/>
          <w:color w:val="000000" w:themeColor="text1"/>
          <w:sz w:val="18"/>
          <w:szCs w:val="18"/>
        </w:rPr>
      </w:pPr>
      <w:ins w:id="1712" w:author="Mehta, Hemini" w:date="2026-03-18T14:11:00Z" w16du:dateUtc="2026-03-18T14:11:30Z">
        <w:r w:rsidRPr="662E2FC4">
          <w:rPr>
            <w:rFonts w:ascii="Montserrat" w:eastAsia="Montserrat" w:hAnsi="Montserrat" w:cs="Montserrat"/>
            <w:b/>
            <w:bCs/>
            <w:color w:val="000000" w:themeColor="text1"/>
            <w:sz w:val="18"/>
            <w:szCs w:val="18"/>
            <w:rPrChange w:id="1713" w:author="Mehta, Hemini" w:date="2026-03-18T14:25:00Z" w16du:dateUtc="2026-03-18T14:25:13Z">
              <w:rPr>
                <w:rFonts w:ascii="Montserrat" w:eastAsia="Montserrat" w:hAnsi="Montserrat" w:cs="Montserrat"/>
                <w:b/>
                <w:bCs/>
                <w:color w:val="000000" w:themeColor="text1"/>
                <w:sz w:val="18"/>
                <w:szCs w:val="18"/>
                <w:highlight w:val="yellow"/>
              </w:rPr>
            </w:rPrChange>
          </w:rPr>
          <w:t>KVIs</w:t>
        </w:r>
        <w:r w:rsidRPr="662E2FC4">
          <w:rPr>
            <w:rFonts w:ascii="Montserrat" w:eastAsia="Montserrat" w:hAnsi="Montserrat" w:cs="Montserrat"/>
            <w:color w:val="000000" w:themeColor="text1"/>
            <w:sz w:val="18"/>
            <w:szCs w:val="18"/>
            <w:rPrChange w:id="1714" w:author="Mehta, Hemini" w:date="2026-03-18T14:25:00Z" w16du:dateUtc="2026-03-18T14:25:13Z">
              <w:rPr>
                <w:rFonts w:ascii="Montserrat" w:eastAsia="Montserrat" w:hAnsi="Montserrat" w:cs="Montserrat"/>
                <w:color w:val="000000" w:themeColor="text1"/>
                <w:sz w:val="18"/>
                <w:szCs w:val="18"/>
                <w:highlight w:val="yellow"/>
              </w:rPr>
            </w:rPrChange>
          </w:rPr>
          <w:t>: Resilience </w:t>
        </w:r>
      </w:ins>
    </w:p>
    <w:p w14:paraId="4CC4A5C6" w14:textId="77777777" w:rsidR="1A4A4DC7" w:rsidRDefault="1A4A4DC7" w:rsidP="662E2FC4">
      <w:pPr>
        <w:pStyle w:val="NormalWeb"/>
        <w:spacing w:beforeAutospacing="0" w:after="0" w:afterAutospacing="0"/>
        <w:rPr>
          <w:ins w:id="1715" w:author="Mehta, Hemini" w:date="2026-03-18T14:11:00Z" w16du:dateUtc="2026-03-18T14:11:30Z"/>
          <w:rFonts w:ascii="Montserrat" w:eastAsia="Montserrat" w:hAnsi="Montserrat" w:cs="Montserrat"/>
          <w:color w:val="000000" w:themeColor="text1"/>
          <w:sz w:val="18"/>
          <w:szCs w:val="18"/>
        </w:rPr>
      </w:pPr>
      <w:ins w:id="1716" w:author="Mehta, Hemini" w:date="2026-03-18T14:11:00Z" w16du:dateUtc="2026-03-18T14:11:30Z">
        <w:r w:rsidRPr="662E2FC4">
          <w:rPr>
            <w:rFonts w:ascii="Montserrat" w:eastAsia="Montserrat" w:hAnsi="Montserrat" w:cs="Montserrat"/>
            <w:b/>
            <w:bCs/>
            <w:color w:val="000000" w:themeColor="text1"/>
            <w:sz w:val="18"/>
            <w:szCs w:val="18"/>
            <w:rPrChange w:id="1717" w:author="Mehta, Hemini" w:date="2026-03-18T14:25:00Z" w16du:dateUtc="2026-03-18T14:25:13Z">
              <w:rPr>
                <w:rFonts w:ascii="Montserrat" w:eastAsia="Montserrat" w:hAnsi="Montserrat" w:cs="Montserrat"/>
                <w:b/>
                <w:bCs/>
                <w:color w:val="000000" w:themeColor="text1"/>
                <w:sz w:val="18"/>
                <w:szCs w:val="18"/>
                <w:highlight w:val="yellow"/>
              </w:rPr>
            </w:rPrChange>
          </w:rPr>
          <w:t>KPIs:</w:t>
        </w:r>
        <w:r w:rsidRPr="662E2FC4">
          <w:rPr>
            <w:rFonts w:ascii="Montserrat" w:eastAsia="Montserrat" w:hAnsi="Montserrat" w:cs="Montserrat"/>
            <w:color w:val="000000" w:themeColor="text1"/>
            <w:sz w:val="18"/>
            <w:szCs w:val="18"/>
            <w:rPrChange w:id="1718" w:author="Mehta, Hemini" w:date="2026-03-18T14:25:00Z" w16du:dateUtc="2026-03-18T14:25:13Z">
              <w:rPr>
                <w:rFonts w:ascii="Montserrat" w:eastAsia="Montserrat" w:hAnsi="Montserrat" w:cs="Montserrat"/>
                <w:color w:val="000000" w:themeColor="text1"/>
                <w:sz w:val="18"/>
                <w:szCs w:val="18"/>
                <w:highlight w:val="yellow"/>
              </w:rPr>
            </w:rPrChange>
          </w:rPr>
          <w:t xml:space="preserve"> </w:t>
        </w:r>
        <w:r w:rsidRPr="662E2FC4">
          <w:rPr>
            <w:rFonts w:ascii="Montserrat" w:eastAsia="Montserrat" w:hAnsi="Montserrat" w:cs="Montserrat"/>
            <w:b/>
            <w:bCs/>
            <w:color w:val="000000" w:themeColor="text1"/>
            <w:sz w:val="18"/>
            <w:szCs w:val="18"/>
            <w:rPrChange w:id="1719" w:author="Mehta, Hemini" w:date="2026-03-18T14:25:00Z" w16du:dateUtc="2026-03-18T14:25:13Z">
              <w:rPr>
                <w:rFonts w:ascii="Montserrat" w:eastAsia="Montserrat" w:hAnsi="Montserrat" w:cs="Montserrat"/>
                <w:b/>
                <w:bCs/>
                <w:color w:val="000000" w:themeColor="text1"/>
                <w:sz w:val="18"/>
                <w:szCs w:val="18"/>
                <w:highlight w:val="yellow"/>
              </w:rPr>
            </w:rPrChange>
          </w:rPr>
          <w:t>Content Completion Rate</w:t>
        </w:r>
      </w:ins>
    </w:p>
    <w:p w14:paraId="01EAA6F5" w14:textId="77777777" w:rsidR="1A4A4DC7" w:rsidRDefault="1A4A4DC7" w:rsidP="662E2FC4">
      <w:pPr>
        <w:pStyle w:val="NormalWeb"/>
        <w:spacing w:beforeAutospacing="0" w:after="0" w:afterAutospacing="0"/>
        <w:rPr>
          <w:ins w:id="1720" w:author="Mehta, Hemini" w:date="2026-03-18T14:11:00Z" w16du:dateUtc="2026-03-18T14:11:30Z"/>
          <w:rFonts w:ascii="Montserrat" w:eastAsia="Montserrat" w:hAnsi="Montserrat" w:cs="Montserrat"/>
          <w:color w:val="000000" w:themeColor="text1"/>
          <w:sz w:val="18"/>
          <w:szCs w:val="18"/>
        </w:rPr>
      </w:pPr>
      <w:ins w:id="1721" w:author="Mehta, Hemini" w:date="2026-03-18T14:11:00Z" w16du:dateUtc="2026-03-18T14:11:30Z">
        <w:r w:rsidRPr="662E2FC4">
          <w:rPr>
            <w:rFonts w:ascii="Montserrat" w:eastAsia="Montserrat" w:hAnsi="Montserrat" w:cs="Montserrat"/>
            <w:b/>
            <w:bCs/>
            <w:color w:val="000000" w:themeColor="text1"/>
            <w:sz w:val="18"/>
            <w:szCs w:val="18"/>
            <w:rPrChange w:id="1722"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1723" w:author="Mehta, Hemini" w:date="2026-03-18T14:25:00Z" w16du:dateUtc="2026-03-18T14:25:13Z">
              <w:rPr>
                <w:rFonts w:ascii="Montserrat" w:eastAsia="Montserrat" w:hAnsi="Montserrat" w:cs="Montserrat"/>
                <w:color w:val="000000" w:themeColor="text1"/>
                <w:sz w:val="18"/>
                <w:szCs w:val="18"/>
                <w:highlight w:val="yellow"/>
              </w:rPr>
            </w:rPrChange>
          </w:rPr>
          <w:t xml:space="preserve"> DTE</w:t>
        </w:r>
      </w:ins>
    </w:p>
    <w:p w14:paraId="055A6576" w14:textId="77777777" w:rsidR="1A4A4DC7" w:rsidRDefault="1A4A4DC7">
      <w:pPr>
        <w:pStyle w:val="NormalWeb"/>
        <w:suppressAutoHyphens w:val="0"/>
        <w:autoSpaceDE w:val="0"/>
        <w:autoSpaceDN w:val="0"/>
        <w:spacing w:before="240" w:beforeAutospacing="0" w:after="120" w:afterAutospacing="0"/>
        <w:rPr>
          <w:ins w:id="1724" w:author="Mehta, Hemini" w:date="2026-03-18T14:11:00Z" w16du:dateUtc="2026-03-18T14:11:30Z"/>
          <w:rFonts w:ascii="Montserrat" w:eastAsia="Montserrat" w:hAnsi="Montserrat" w:cs="Montserrat"/>
          <w:color w:val="000000" w:themeColor="text1"/>
          <w:sz w:val="18"/>
          <w:szCs w:val="18"/>
        </w:rPr>
        <w:pPrChange w:id="1725" w:author="Darko Ratkaj" w:date="2026-03-26T08:37:00Z" w16du:dateUtc="2026-03-26T07:37:00Z">
          <w:pPr>
            <w:pStyle w:val="NormalWeb"/>
            <w:spacing w:before="240" w:beforeAutospacing="0" w:after="240" w:afterAutospacing="0"/>
          </w:pPr>
        </w:pPrChange>
      </w:pPr>
      <w:ins w:id="1726" w:author="Mehta, Hemini" w:date="2026-03-18T14:11:00Z" w16du:dateUtc="2026-03-18T14:11:30Z">
        <w:r w:rsidRPr="662E2FC4">
          <w:rPr>
            <w:rFonts w:ascii="Montserrat" w:eastAsia="Montserrat" w:hAnsi="Montserrat" w:cs="Montserrat"/>
            <w:b/>
            <w:bCs/>
            <w:color w:val="000000" w:themeColor="text1"/>
            <w:sz w:val="18"/>
            <w:szCs w:val="18"/>
            <w:rPrChange w:id="1727"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4716116D" w14:textId="77777777" w:rsidR="1A4A4DC7" w:rsidRDefault="1A4A4DC7">
      <w:pPr>
        <w:pStyle w:val="NormalWeb"/>
        <w:numPr>
          <w:ilvl w:val="0"/>
          <w:numId w:val="140"/>
        </w:numPr>
        <w:spacing w:before="120" w:beforeAutospacing="0" w:after="0" w:afterAutospacing="0"/>
        <w:ind w:left="714" w:hanging="357"/>
        <w:rPr>
          <w:ins w:id="1728" w:author="Mehta, Hemini" w:date="2026-03-18T14:11:00Z" w16du:dateUtc="2026-03-18T14:11:30Z"/>
          <w:rFonts w:ascii="Montserrat" w:eastAsia="Montserrat" w:hAnsi="Montserrat" w:cs="Montserrat"/>
          <w:color w:val="000000" w:themeColor="text1"/>
          <w:sz w:val="18"/>
          <w:szCs w:val="18"/>
        </w:rPr>
        <w:pPrChange w:id="1729" w:author="Darko Ratkaj" w:date="2026-03-26T08:38:00Z" w16du:dateUtc="2026-03-26T07:38:00Z">
          <w:pPr>
            <w:pStyle w:val="NormalWeb"/>
            <w:numPr>
              <w:numId w:val="140"/>
            </w:numPr>
            <w:spacing w:before="240" w:beforeAutospacing="0" w:after="0" w:afterAutospacing="0"/>
            <w:ind w:left="720" w:hanging="360"/>
          </w:pPr>
        </w:pPrChange>
      </w:pPr>
      <w:ins w:id="1730" w:author="Mehta, Hemini" w:date="2026-03-18T14:11:00Z" w16du:dateUtc="2026-03-18T14:11:30Z">
        <w:r w:rsidRPr="662E2FC4">
          <w:rPr>
            <w:rFonts w:ascii="Montserrat" w:eastAsia="Montserrat" w:hAnsi="Montserrat" w:cs="Montserrat"/>
            <w:color w:val="000000" w:themeColor="text1"/>
            <w:sz w:val="18"/>
            <w:szCs w:val="18"/>
            <w:rPrChange w:id="1731" w:author="Mehta, Hemini" w:date="2026-03-18T14:25:00Z" w16du:dateUtc="2026-03-18T14:25:13Z">
              <w:rPr>
                <w:rFonts w:ascii="Montserrat" w:eastAsia="Montserrat" w:hAnsi="Montserrat" w:cs="Montserrat"/>
                <w:color w:val="000000" w:themeColor="text1"/>
                <w:sz w:val="18"/>
                <w:szCs w:val="18"/>
                <w:highlight w:val="yellow"/>
              </w:rPr>
            </w:rPrChange>
          </w:rPr>
          <w:t>Playback session logs showing start and end points for each stream, segmented by distribution method.</w:t>
        </w:r>
      </w:ins>
    </w:p>
    <w:p w14:paraId="1A9A17C5" w14:textId="77777777" w:rsidR="1A4A4DC7" w:rsidRDefault="1A4A4DC7" w:rsidP="662E2FC4">
      <w:pPr>
        <w:pStyle w:val="NormalWeb"/>
        <w:numPr>
          <w:ilvl w:val="0"/>
          <w:numId w:val="140"/>
        </w:numPr>
        <w:spacing w:beforeAutospacing="0" w:after="0" w:afterAutospacing="0"/>
        <w:rPr>
          <w:ins w:id="1732" w:author="Mehta, Hemini" w:date="2026-03-18T14:11:00Z" w16du:dateUtc="2026-03-18T14:11:30Z"/>
          <w:rFonts w:ascii="Montserrat" w:eastAsia="Montserrat" w:hAnsi="Montserrat" w:cs="Montserrat"/>
          <w:color w:val="000000" w:themeColor="text1"/>
          <w:sz w:val="18"/>
          <w:szCs w:val="18"/>
        </w:rPr>
      </w:pPr>
      <w:ins w:id="1733" w:author="Mehta, Hemini" w:date="2026-03-18T14:11:00Z" w16du:dateUtc="2026-03-18T14:11:30Z">
        <w:r w:rsidRPr="662E2FC4">
          <w:rPr>
            <w:rFonts w:ascii="Montserrat" w:eastAsia="Montserrat" w:hAnsi="Montserrat" w:cs="Montserrat"/>
            <w:color w:val="000000" w:themeColor="text1"/>
            <w:sz w:val="18"/>
            <w:szCs w:val="18"/>
            <w:rPrChange w:id="1734" w:author="Mehta, Hemini" w:date="2026-03-18T14:25:00Z" w16du:dateUtc="2026-03-18T14:25:13Z">
              <w:rPr>
                <w:rFonts w:ascii="Montserrat" w:eastAsia="Montserrat" w:hAnsi="Montserrat" w:cs="Montserrat"/>
                <w:color w:val="000000" w:themeColor="text1"/>
                <w:sz w:val="18"/>
                <w:szCs w:val="18"/>
                <w:highlight w:val="yellow"/>
              </w:rPr>
            </w:rPrChange>
          </w:rPr>
          <w:t>Event data on buffering frequency, duration, and severity during playback.</w:t>
        </w:r>
      </w:ins>
    </w:p>
    <w:p w14:paraId="26993C90" w14:textId="77777777" w:rsidR="1A4A4DC7" w:rsidRDefault="1A4A4DC7" w:rsidP="662E2FC4">
      <w:pPr>
        <w:pStyle w:val="NormalWeb"/>
        <w:numPr>
          <w:ilvl w:val="0"/>
          <w:numId w:val="140"/>
        </w:numPr>
        <w:spacing w:beforeAutospacing="0" w:after="240" w:afterAutospacing="0"/>
        <w:rPr>
          <w:ins w:id="1735" w:author="Mehta, Hemini" w:date="2026-03-18T14:11:00Z" w16du:dateUtc="2026-03-18T14:11:30Z"/>
          <w:rFonts w:ascii="Montserrat" w:eastAsia="Montserrat" w:hAnsi="Montserrat" w:cs="Montserrat"/>
          <w:color w:val="000000" w:themeColor="text1"/>
          <w:sz w:val="18"/>
          <w:szCs w:val="18"/>
        </w:rPr>
      </w:pPr>
      <w:ins w:id="1736" w:author="Mehta, Hemini" w:date="2026-03-18T14:11:00Z" w16du:dateUtc="2026-03-18T14:11:30Z">
        <w:r w:rsidRPr="662E2FC4">
          <w:rPr>
            <w:rFonts w:ascii="Montserrat" w:eastAsia="Montserrat" w:hAnsi="Montserrat" w:cs="Montserrat"/>
            <w:color w:val="000000" w:themeColor="text1"/>
            <w:sz w:val="18"/>
            <w:szCs w:val="18"/>
            <w:rPrChange w:id="1737" w:author="Mehta, Hemini" w:date="2026-03-18T14:25:00Z" w16du:dateUtc="2026-03-18T14:25:13Z">
              <w:rPr>
                <w:rFonts w:ascii="Montserrat" w:eastAsia="Montserrat" w:hAnsi="Montserrat" w:cs="Montserrat"/>
                <w:color w:val="000000" w:themeColor="text1"/>
                <w:sz w:val="18"/>
                <w:szCs w:val="18"/>
                <w:highlight w:val="yellow"/>
              </w:rPr>
            </w:rPrChange>
          </w:rPr>
          <w:t>Network condition parameters (e.g., packet loss, bandwidth fluctuations) used in controlled testing.</w:t>
        </w:r>
      </w:ins>
    </w:p>
    <w:p w14:paraId="0571925E" w14:textId="77777777" w:rsidR="1A4A4DC7" w:rsidRDefault="1A4A4DC7">
      <w:pPr>
        <w:pStyle w:val="NormalWeb"/>
        <w:suppressAutoHyphens w:val="0"/>
        <w:autoSpaceDE w:val="0"/>
        <w:autoSpaceDN w:val="0"/>
        <w:spacing w:before="240" w:beforeAutospacing="0" w:after="120" w:afterAutospacing="0"/>
        <w:rPr>
          <w:ins w:id="1738" w:author="Mehta, Hemini" w:date="2026-03-18T14:11:00Z" w16du:dateUtc="2026-03-18T14:11:30Z"/>
          <w:rFonts w:ascii="Montserrat" w:eastAsia="Montserrat" w:hAnsi="Montserrat" w:cs="Montserrat"/>
          <w:color w:val="000000" w:themeColor="text1"/>
          <w:sz w:val="18"/>
          <w:szCs w:val="18"/>
        </w:rPr>
        <w:pPrChange w:id="1739" w:author="Darko Ratkaj" w:date="2026-03-26T08:37:00Z" w16du:dateUtc="2026-03-26T07:37:00Z">
          <w:pPr>
            <w:pStyle w:val="NormalWeb"/>
            <w:spacing w:before="240" w:beforeAutospacing="0" w:after="240" w:afterAutospacing="0"/>
          </w:pPr>
        </w:pPrChange>
      </w:pPr>
      <w:ins w:id="1740" w:author="Mehta, Hemini" w:date="2026-03-18T14:11:00Z" w16du:dateUtc="2026-03-18T14:11:30Z">
        <w:r w:rsidRPr="662E2FC4">
          <w:rPr>
            <w:rFonts w:ascii="Montserrat" w:eastAsia="Montserrat" w:hAnsi="Montserrat" w:cs="Montserrat"/>
            <w:b/>
            <w:bCs/>
            <w:color w:val="000000" w:themeColor="text1"/>
            <w:sz w:val="18"/>
            <w:szCs w:val="18"/>
            <w:rPrChange w:id="1741"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730EEE24" w14:textId="77777777" w:rsidR="1A4A4DC7" w:rsidRDefault="1A4A4DC7">
      <w:pPr>
        <w:pStyle w:val="NormalWeb"/>
        <w:numPr>
          <w:ilvl w:val="0"/>
          <w:numId w:val="139"/>
        </w:numPr>
        <w:spacing w:before="120" w:beforeAutospacing="0" w:after="0" w:afterAutospacing="0"/>
        <w:ind w:left="714" w:hanging="357"/>
        <w:rPr>
          <w:ins w:id="1742" w:author="Mehta, Hemini" w:date="2026-03-18T14:11:00Z" w16du:dateUtc="2026-03-18T14:11:30Z"/>
          <w:rFonts w:ascii="Montserrat" w:eastAsia="Montserrat" w:hAnsi="Montserrat" w:cs="Montserrat"/>
          <w:color w:val="000000" w:themeColor="text1"/>
          <w:sz w:val="18"/>
          <w:szCs w:val="18"/>
        </w:rPr>
        <w:pPrChange w:id="1743" w:author="Darko Ratkaj" w:date="2026-03-26T08:38:00Z" w16du:dateUtc="2026-03-26T07:38:00Z">
          <w:pPr>
            <w:pStyle w:val="NormalWeb"/>
            <w:numPr>
              <w:numId w:val="139"/>
            </w:numPr>
            <w:spacing w:before="240" w:beforeAutospacing="0" w:after="0" w:afterAutospacing="0"/>
            <w:ind w:left="720" w:hanging="360"/>
          </w:pPr>
        </w:pPrChange>
      </w:pPr>
      <w:ins w:id="1744" w:author="Mehta, Hemini" w:date="2026-03-18T14:11:00Z" w16du:dateUtc="2026-03-18T14:11:30Z">
        <w:r w:rsidRPr="662E2FC4">
          <w:rPr>
            <w:rFonts w:ascii="Montserrat" w:eastAsia="Montserrat" w:hAnsi="Montserrat" w:cs="Montserrat"/>
            <w:color w:val="000000" w:themeColor="text1"/>
            <w:sz w:val="18"/>
            <w:szCs w:val="18"/>
            <w:rPrChange w:id="1745" w:author="Mehta, Hemini" w:date="2026-03-18T14:25:00Z" w16du:dateUtc="2026-03-18T14:25:13Z">
              <w:rPr>
                <w:rFonts w:ascii="Montserrat" w:eastAsia="Montserrat" w:hAnsi="Montserrat" w:cs="Montserrat"/>
                <w:color w:val="000000" w:themeColor="text1"/>
                <w:sz w:val="18"/>
                <w:szCs w:val="18"/>
                <w:highlight w:val="yellow"/>
              </w:rPr>
            </w:rPrChange>
          </w:rPr>
          <w:t>Content completion rates (% of streams played to the end) per distribution method.</w:t>
        </w:r>
      </w:ins>
    </w:p>
    <w:p w14:paraId="3F805B06" w14:textId="77777777" w:rsidR="1A4A4DC7" w:rsidRDefault="1A4A4DC7" w:rsidP="662E2FC4">
      <w:pPr>
        <w:pStyle w:val="NormalWeb"/>
        <w:numPr>
          <w:ilvl w:val="0"/>
          <w:numId w:val="139"/>
        </w:numPr>
        <w:spacing w:beforeAutospacing="0" w:after="0" w:afterAutospacing="0"/>
        <w:rPr>
          <w:ins w:id="1746" w:author="Mehta, Hemini" w:date="2026-03-18T14:11:00Z" w16du:dateUtc="2026-03-18T14:11:30Z"/>
          <w:rFonts w:ascii="Montserrat" w:eastAsia="Montserrat" w:hAnsi="Montserrat" w:cs="Montserrat"/>
          <w:color w:val="000000" w:themeColor="text1"/>
          <w:sz w:val="18"/>
          <w:szCs w:val="18"/>
        </w:rPr>
      </w:pPr>
      <w:ins w:id="1747" w:author="Mehta, Hemini" w:date="2026-03-18T14:11:00Z" w16du:dateUtc="2026-03-18T14:11:30Z">
        <w:r w:rsidRPr="662E2FC4">
          <w:rPr>
            <w:rFonts w:ascii="Montserrat" w:eastAsia="Montserrat" w:hAnsi="Montserrat" w:cs="Montserrat"/>
            <w:color w:val="000000" w:themeColor="text1"/>
            <w:sz w:val="18"/>
            <w:szCs w:val="18"/>
            <w:rPrChange w:id="1748" w:author="Mehta, Hemini" w:date="2026-03-18T14:25:00Z" w16du:dateUtc="2026-03-18T14:25:13Z">
              <w:rPr>
                <w:rFonts w:ascii="Montserrat" w:eastAsia="Montserrat" w:hAnsi="Montserrat" w:cs="Montserrat"/>
                <w:color w:val="000000" w:themeColor="text1"/>
                <w:sz w:val="18"/>
                <w:szCs w:val="18"/>
                <w:highlight w:val="yellow"/>
              </w:rPr>
            </w:rPrChange>
          </w:rPr>
          <w:t>Correlation between buffering events and likelihood of early abandonment.</w:t>
        </w:r>
      </w:ins>
    </w:p>
    <w:p w14:paraId="249192FE" w14:textId="77777777" w:rsidR="1A4A4DC7" w:rsidRDefault="1A4A4DC7" w:rsidP="662E2FC4">
      <w:pPr>
        <w:pStyle w:val="NormalWeb"/>
        <w:numPr>
          <w:ilvl w:val="0"/>
          <w:numId w:val="139"/>
        </w:numPr>
        <w:spacing w:beforeAutospacing="0" w:after="240" w:afterAutospacing="0"/>
        <w:rPr>
          <w:ins w:id="1749" w:author="Mehta, Hemini" w:date="2026-03-18T14:11:00Z" w16du:dateUtc="2026-03-18T14:11:30Z"/>
          <w:rFonts w:ascii="Montserrat" w:eastAsia="Montserrat" w:hAnsi="Montserrat" w:cs="Montserrat"/>
          <w:color w:val="000000" w:themeColor="text1"/>
          <w:sz w:val="18"/>
          <w:szCs w:val="18"/>
        </w:rPr>
      </w:pPr>
      <w:ins w:id="1750" w:author="Mehta, Hemini" w:date="2026-03-18T14:11:00Z" w16du:dateUtc="2026-03-18T14:11:30Z">
        <w:r w:rsidRPr="662E2FC4">
          <w:rPr>
            <w:rFonts w:ascii="Montserrat" w:eastAsia="Montserrat" w:hAnsi="Montserrat" w:cs="Montserrat"/>
            <w:color w:val="000000" w:themeColor="text1"/>
            <w:sz w:val="18"/>
            <w:szCs w:val="18"/>
            <w:rPrChange w:id="1751" w:author="Mehta, Hemini" w:date="2026-03-18T14:25:00Z" w16du:dateUtc="2026-03-18T14:25:13Z">
              <w:rPr>
                <w:rFonts w:ascii="Montserrat" w:eastAsia="Montserrat" w:hAnsi="Montserrat" w:cs="Montserrat"/>
                <w:color w:val="000000" w:themeColor="text1"/>
                <w:sz w:val="18"/>
                <w:szCs w:val="18"/>
                <w:highlight w:val="yellow"/>
              </w:rPr>
            </w:rPrChange>
          </w:rPr>
          <w:t>Comparative dataset showing which methods sustain higher completion under variable conditions.</w:t>
        </w:r>
      </w:ins>
    </w:p>
    <w:p w14:paraId="5710F324" w14:textId="77777777" w:rsidR="1A4A4DC7" w:rsidRDefault="1A4A4DC7">
      <w:pPr>
        <w:pStyle w:val="NormalWeb"/>
        <w:suppressAutoHyphens w:val="0"/>
        <w:autoSpaceDE w:val="0"/>
        <w:autoSpaceDN w:val="0"/>
        <w:spacing w:before="240" w:beforeAutospacing="0" w:after="120" w:afterAutospacing="0"/>
        <w:rPr>
          <w:ins w:id="1752" w:author="Mehta, Hemini" w:date="2026-03-18T14:11:00Z" w16du:dateUtc="2026-03-18T14:11:30Z"/>
          <w:rFonts w:ascii="Montserrat" w:eastAsia="Montserrat" w:hAnsi="Montserrat" w:cs="Montserrat"/>
          <w:color w:val="000000" w:themeColor="text1"/>
          <w:sz w:val="18"/>
          <w:szCs w:val="18"/>
        </w:rPr>
        <w:pPrChange w:id="1753" w:author="Darko Ratkaj" w:date="2026-03-26T08:37:00Z" w16du:dateUtc="2026-03-26T07:37:00Z">
          <w:pPr>
            <w:pStyle w:val="NormalWeb"/>
            <w:spacing w:before="240" w:beforeAutospacing="0" w:after="240" w:afterAutospacing="0"/>
          </w:pPr>
        </w:pPrChange>
      </w:pPr>
      <w:ins w:id="1754" w:author="Mehta, Hemini" w:date="2026-03-18T14:11:00Z" w16du:dateUtc="2026-03-18T14:11:30Z">
        <w:r w:rsidRPr="662E2FC4">
          <w:rPr>
            <w:rFonts w:ascii="Montserrat" w:eastAsia="Montserrat" w:hAnsi="Montserrat" w:cs="Montserrat"/>
            <w:b/>
            <w:bCs/>
            <w:color w:val="000000" w:themeColor="text1"/>
            <w:sz w:val="18"/>
            <w:szCs w:val="18"/>
            <w:rPrChange w:id="1755"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6FF24749" w14:textId="77777777" w:rsidR="1A4A4DC7" w:rsidRDefault="1A4A4DC7">
      <w:pPr>
        <w:pStyle w:val="NormalWeb"/>
        <w:numPr>
          <w:ilvl w:val="0"/>
          <w:numId w:val="138"/>
        </w:numPr>
        <w:spacing w:before="120" w:beforeAutospacing="0" w:after="0" w:afterAutospacing="0"/>
        <w:ind w:left="714" w:hanging="357"/>
        <w:rPr>
          <w:ins w:id="1756" w:author="Mehta, Hemini" w:date="2026-03-18T14:11:00Z" w16du:dateUtc="2026-03-18T14:11:30Z"/>
          <w:rFonts w:ascii="Montserrat" w:eastAsia="Montserrat" w:hAnsi="Montserrat" w:cs="Montserrat"/>
          <w:color w:val="000000" w:themeColor="text1"/>
          <w:sz w:val="18"/>
          <w:szCs w:val="18"/>
        </w:rPr>
        <w:pPrChange w:id="1757" w:author="Darko Ratkaj" w:date="2026-03-26T08:38:00Z" w16du:dateUtc="2026-03-26T07:38:00Z">
          <w:pPr>
            <w:pStyle w:val="NormalWeb"/>
            <w:numPr>
              <w:numId w:val="138"/>
            </w:numPr>
            <w:spacing w:before="240" w:beforeAutospacing="0" w:after="0" w:afterAutospacing="0"/>
            <w:ind w:left="720" w:hanging="360"/>
          </w:pPr>
        </w:pPrChange>
      </w:pPr>
      <w:ins w:id="1758" w:author="Mehta, Hemini" w:date="2026-03-18T14:11:00Z" w16du:dateUtc="2026-03-18T14:11:30Z">
        <w:r w:rsidRPr="662E2FC4">
          <w:rPr>
            <w:rFonts w:ascii="Montserrat" w:eastAsia="Montserrat" w:hAnsi="Montserrat" w:cs="Montserrat"/>
            <w:color w:val="000000" w:themeColor="text1"/>
            <w:sz w:val="18"/>
            <w:szCs w:val="18"/>
            <w:rPrChange w:id="1759" w:author="Mehta, Hemini" w:date="2026-03-18T14:25:00Z" w16du:dateUtc="2026-03-18T14:25:13Z">
              <w:rPr>
                <w:rFonts w:ascii="Montserrat" w:eastAsia="Montserrat" w:hAnsi="Montserrat" w:cs="Montserrat"/>
                <w:color w:val="000000" w:themeColor="text1"/>
                <w:sz w:val="18"/>
                <w:szCs w:val="18"/>
                <w:highlight w:val="yellow"/>
              </w:rPr>
            </w:rPrChange>
          </w:rPr>
          <w:t>Resilient distribution methods (e.g., adaptive bitrate via CDN or caching at the edge) will support higher completion rates by mitigating buffering.</w:t>
        </w:r>
      </w:ins>
    </w:p>
    <w:p w14:paraId="57732B41" w14:textId="77777777" w:rsidR="1A4A4DC7" w:rsidRDefault="1A4A4DC7" w:rsidP="662E2FC4">
      <w:pPr>
        <w:pStyle w:val="NormalWeb"/>
        <w:numPr>
          <w:ilvl w:val="0"/>
          <w:numId w:val="138"/>
        </w:numPr>
        <w:spacing w:beforeAutospacing="0" w:after="0" w:afterAutospacing="0"/>
        <w:rPr>
          <w:ins w:id="1760" w:author="Mehta, Hemini" w:date="2026-03-18T14:11:00Z" w16du:dateUtc="2026-03-18T14:11:30Z"/>
          <w:rFonts w:ascii="Montserrat" w:eastAsia="Montserrat" w:hAnsi="Montserrat" w:cs="Montserrat"/>
          <w:color w:val="000000" w:themeColor="text1"/>
          <w:sz w:val="18"/>
          <w:szCs w:val="18"/>
        </w:rPr>
      </w:pPr>
      <w:ins w:id="1761" w:author="Mehta, Hemini" w:date="2026-03-18T14:11:00Z" w16du:dateUtc="2026-03-18T14:11:30Z">
        <w:r w:rsidRPr="662E2FC4">
          <w:rPr>
            <w:rFonts w:ascii="Montserrat" w:eastAsia="Montserrat" w:hAnsi="Montserrat" w:cs="Montserrat"/>
            <w:color w:val="000000" w:themeColor="text1"/>
            <w:sz w:val="18"/>
            <w:szCs w:val="18"/>
            <w:rPrChange w:id="1762" w:author="Mehta, Hemini" w:date="2026-03-18T14:25:00Z" w16du:dateUtc="2026-03-18T14:25:13Z">
              <w:rPr>
                <w:rFonts w:ascii="Montserrat" w:eastAsia="Montserrat" w:hAnsi="Montserrat" w:cs="Montserrat"/>
                <w:color w:val="000000" w:themeColor="text1"/>
                <w:sz w:val="18"/>
                <w:szCs w:val="18"/>
                <w:highlight w:val="yellow"/>
              </w:rPr>
            </w:rPrChange>
          </w:rPr>
          <w:t>Methods with weaker error handling or reliance on unstable peer connections may show lower completion rates.</w:t>
        </w:r>
      </w:ins>
    </w:p>
    <w:p w14:paraId="6CC7ED05" w14:textId="77777777" w:rsidR="1A4A4DC7" w:rsidRDefault="1A4A4DC7" w:rsidP="662E2FC4">
      <w:pPr>
        <w:pStyle w:val="NormalWeb"/>
        <w:numPr>
          <w:ilvl w:val="0"/>
          <w:numId w:val="138"/>
        </w:numPr>
        <w:spacing w:beforeAutospacing="0" w:after="240" w:afterAutospacing="0"/>
        <w:rPr>
          <w:ins w:id="1763" w:author="Mehta, Hemini" w:date="2026-03-18T14:11:00Z" w16du:dateUtc="2026-03-18T14:11:30Z"/>
          <w:rFonts w:ascii="Montserrat" w:eastAsia="Montserrat" w:hAnsi="Montserrat" w:cs="Montserrat"/>
          <w:color w:val="000000" w:themeColor="text1"/>
          <w:sz w:val="18"/>
          <w:szCs w:val="18"/>
        </w:rPr>
      </w:pPr>
      <w:ins w:id="1764" w:author="Mehta, Hemini" w:date="2026-03-18T14:11:00Z" w16du:dateUtc="2026-03-18T14:11:30Z">
        <w:r w:rsidRPr="662E2FC4">
          <w:rPr>
            <w:rFonts w:ascii="Montserrat" w:eastAsia="Montserrat" w:hAnsi="Montserrat" w:cs="Montserrat"/>
            <w:color w:val="000000" w:themeColor="text1"/>
            <w:sz w:val="18"/>
            <w:szCs w:val="18"/>
            <w:rPrChange w:id="1765" w:author="Mehta, Hemini" w:date="2026-03-18T14:25:00Z" w16du:dateUtc="2026-03-18T14:25:13Z">
              <w:rPr>
                <w:rFonts w:ascii="Montserrat" w:eastAsia="Montserrat" w:hAnsi="Montserrat" w:cs="Montserrat"/>
                <w:color w:val="000000" w:themeColor="text1"/>
                <w:sz w:val="18"/>
                <w:szCs w:val="18"/>
                <w:highlight w:val="yellow"/>
              </w:rPr>
            </w:rPrChange>
          </w:rPr>
          <w:t>Results will demonstrate the degree to which resilience mechanisms directly influence user engagement and stream completion.</w:t>
        </w:r>
      </w:ins>
    </w:p>
    <w:p w14:paraId="22410E15" w14:textId="35C528AC" w:rsidR="662E2FC4" w:rsidRDefault="662E2FC4">
      <w:pPr>
        <w:pStyle w:val="ParagraphText"/>
        <w:rPr>
          <w:ins w:id="1766" w:author="Mehta, Hemini" w:date="2026-03-18T14:26:00Z" w16du:dateUtc="2026-03-18T14:26:25Z"/>
        </w:rPr>
        <w:pPrChange w:id="1767" w:author="Darko Ratkaj" w:date="2026-03-26T08:34:00Z" w16du:dateUtc="2026-03-26T07:34:00Z">
          <w:pPr>
            <w:pStyle w:val="Heading3"/>
          </w:pPr>
        </w:pPrChange>
      </w:pPr>
    </w:p>
    <w:p w14:paraId="28A8826A" w14:textId="77777777" w:rsidR="193A3DEE" w:rsidRDefault="29650C0D" w:rsidP="662E2FC4">
      <w:pPr>
        <w:pStyle w:val="Heading3"/>
        <w:rPr>
          <w:ins w:id="1768" w:author="Mehta, Hemini" w:date="2026-03-18T14:18:00Z" w16du:dateUtc="2026-03-18T14:18:54Z"/>
        </w:rPr>
      </w:pPr>
      <w:bookmarkStart w:id="1769" w:name="_Toc620489755"/>
      <w:ins w:id="1770" w:author="Mehta, Hemini" w:date="2026-03-18T14:18:00Z" w16du:dateUtc="2026-03-18T14:18:54Z">
        <w:r w:rsidRPr="77A9CFF2">
          <w:rPr>
            <w:rPrChange w:id="1771" w:author="Mehta, Hemini" w:date="2026-03-18T14:25:00Z" w16du:dateUtc="2026-03-18T14:25:13Z">
              <w:rPr>
                <w:highlight w:val="yellow"/>
              </w:rPr>
            </w:rPrChange>
          </w:rPr>
          <w:t>Scenario J: Identify abandonment spikes after buffering events</w:t>
        </w:r>
        <w:bookmarkEnd w:id="1769"/>
      </w:ins>
    </w:p>
    <w:p w14:paraId="2614CC57" w14:textId="77777777" w:rsidR="662E2FC4" w:rsidRDefault="662E2FC4" w:rsidP="662E2FC4">
      <w:pPr>
        <w:pStyle w:val="NormalWeb"/>
        <w:spacing w:beforeAutospacing="0" w:after="0" w:afterAutospacing="0"/>
        <w:rPr>
          <w:ins w:id="1772" w:author="Mehta, Hemini" w:date="2026-03-18T14:18:00Z" w16du:dateUtc="2026-03-18T14:18:54Z"/>
          <w:rFonts w:ascii="Montserrat" w:eastAsia="Montserrat" w:hAnsi="Montserrat" w:cs="Montserrat"/>
          <w:b/>
          <w:bCs/>
          <w:color w:val="000000" w:themeColor="text1"/>
          <w:sz w:val="18"/>
          <w:szCs w:val="18"/>
          <w:rPrChange w:id="1773" w:author="Mehta, Hemini" w:date="2026-03-18T14:25:00Z">
            <w:rPr>
              <w:ins w:id="1774" w:author="Mehta, Hemini" w:date="2026-03-18T14:18:00Z" w16du:dateUtc="2026-03-18T14:18:54Z"/>
              <w:rFonts w:ascii="Montserrat" w:eastAsia="Montserrat" w:hAnsi="Montserrat" w:cs="Montserrat"/>
              <w:b/>
              <w:bCs/>
              <w:color w:val="000000" w:themeColor="text1"/>
              <w:sz w:val="18"/>
              <w:szCs w:val="18"/>
              <w:highlight w:val="yellow"/>
            </w:rPr>
          </w:rPrChange>
        </w:rPr>
      </w:pPr>
    </w:p>
    <w:p w14:paraId="14980B12" w14:textId="77777777" w:rsidR="193A3DEE" w:rsidRDefault="193A3DEE" w:rsidP="662E2FC4">
      <w:pPr>
        <w:pStyle w:val="NormalWeb"/>
        <w:spacing w:beforeAutospacing="0" w:after="0" w:afterAutospacing="0"/>
        <w:rPr>
          <w:ins w:id="1775" w:author="Mehta, Hemini" w:date="2026-03-18T14:18:00Z" w16du:dateUtc="2026-03-18T14:18:54Z"/>
          <w:rFonts w:ascii="Montserrat" w:eastAsia="Montserrat" w:hAnsi="Montserrat" w:cs="Montserrat"/>
          <w:color w:val="000000" w:themeColor="text1"/>
          <w:sz w:val="18"/>
          <w:szCs w:val="18"/>
          <w:lang w:val="fr-FR"/>
        </w:rPr>
      </w:pPr>
      <w:ins w:id="1776" w:author="Mehta, Hemini" w:date="2026-03-18T14:18:00Z" w16du:dateUtc="2026-03-18T14:18:54Z">
        <w:r w:rsidRPr="662E2FC4">
          <w:rPr>
            <w:rFonts w:ascii="Montserrat" w:eastAsia="Montserrat" w:hAnsi="Montserrat" w:cs="Montserrat"/>
            <w:b/>
            <w:bCs/>
            <w:color w:val="000000" w:themeColor="text1"/>
            <w:sz w:val="18"/>
            <w:szCs w:val="18"/>
            <w:lang w:val="fr-FR"/>
            <w:rPrChange w:id="1777" w:author="Mehta, Hemini" w:date="2026-03-18T14:25:00Z" w16du:dateUtc="2026-03-18T14:25:13Z">
              <w:rPr>
                <w:rFonts w:ascii="Montserrat" w:eastAsia="Montserrat" w:hAnsi="Montserrat" w:cs="Montserrat"/>
                <w:b/>
                <w:bCs/>
                <w:color w:val="000000" w:themeColor="text1"/>
                <w:sz w:val="18"/>
                <w:szCs w:val="18"/>
                <w:highlight w:val="yellow"/>
                <w:lang w:val="fr-FR"/>
              </w:rPr>
            </w:rPrChange>
          </w:rPr>
          <w:t>KVIs</w:t>
        </w:r>
        <w:r w:rsidRPr="662E2FC4">
          <w:rPr>
            <w:rFonts w:ascii="Montserrat" w:eastAsia="Montserrat" w:hAnsi="Montserrat" w:cs="Montserrat"/>
            <w:color w:val="000000" w:themeColor="text1"/>
            <w:sz w:val="18"/>
            <w:szCs w:val="18"/>
            <w:lang w:val="fr-FR"/>
            <w:rPrChange w:id="1778" w:author="Mehta, Hemini" w:date="2026-03-18T14:25:00Z" w16du:dateUtc="2026-03-18T14:25:13Z">
              <w:rPr>
                <w:rFonts w:ascii="Montserrat" w:eastAsia="Montserrat" w:hAnsi="Montserrat" w:cs="Montserrat"/>
                <w:color w:val="000000" w:themeColor="text1"/>
                <w:sz w:val="18"/>
                <w:szCs w:val="18"/>
                <w:highlight w:val="yellow"/>
                <w:lang w:val="fr-FR"/>
              </w:rPr>
            </w:rPrChange>
          </w:rPr>
          <w:t>: Resilience</w:t>
        </w:r>
      </w:ins>
    </w:p>
    <w:p w14:paraId="5D00A41D" w14:textId="77777777" w:rsidR="193A3DEE" w:rsidRDefault="193A3DEE" w:rsidP="662E2FC4">
      <w:pPr>
        <w:pStyle w:val="NormalWeb"/>
        <w:spacing w:beforeAutospacing="0" w:after="0" w:afterAutospacing="0"/>
        <w:rPr>
          <w:ins w:id="1779" w:author="Mehta, Hemini" w:date="2026-03-18T14:18:00Z" w16du:dateUtc="2026-03-18T14:18:54Z"/>
          <w:rFonts w:ascii="Montserrat" w:eastAsia="Montserrat" w:hAnsi="Montserrat" w:cs="Montserrat"/>
          <w:color w:val="000000" w:themeColor="text1"/>
          <w:sz w:val="18"/>
          <w:szCs w:val="18"/>
          <w:lang w:val="fr-FR"/>
        </w:rPr>
      </w:pPr>
      <w:ins w:id="1780" w:author="Mehta, Hemini" w:date="2026-03-18T14:18:00Z" w16du:dateUtc="2026-03-18T14:18:54Z">
        <w:r w:rsidRPr="662E2FC4">
          <w:rPr>
            <w:rFonts w:ascii="Montserrat" w:eastAsia="Montserrat" w:hAnsi="Montserrat" w:cs="Montserrat"/>
            <w:b/>
            <w:bCs/>
            <w:color w:val="000000" w:themeColor="text1"/>
            <w:sz w:val="18"/>
            <w:szCs w:val="18"/>
            <w:lang w:val="fr-FR"/>
            <w:rPrChange w:id="1781" w:author="Mehta, Hemini" w:date="2026-03-18T14:25:00Z" w16du:dateUtc="2026-03-18T14:25:13Z">
              <w:rPr>
                <w:rFonts w:ascii="Montserrat" w:eastAsia="Montserrat" w:hAnsi="Montserrat" w:cs="Montserrat"/>
                <w:b/>
                <w:bCs/>
                <w:color w:val="000000" w:themeColor="text1"/>
                <w:sz w:val="18"/>
                <w:szCs w:val="18"/>
                <w:highlight w:val="yellow"/>
                <w:lang w:val="fr-FR"/>
              </w:rPr>
            </w:rPrChange>
          </w:rPr>
          <w:t>KPIs:</w:t>
        </w:r>
        <w:r w:rsidRPr="662E2FC4">
          <w:rPr>
            <w:rFonts w:ascii="Montserrat" w:eastAsia="Montserrat" w:hAnsi="Montserrat" w:cs="Montserrat"/>
            <w:color w:val="000000" w:themeColor="text1"/>
            <w:sz w:val="18"/>
            <w:szCs w:val="18"/>
            <w:lang w:val="fr-FR"/>
            <w:rPrChange w:id="1782" w:author="Mehta, Hemini" w:date="2026-03-18T14:25:00Z" w16du:dateUtc="2026-03-18T14:25:13Z">
              <w:rPr>
                <w:rFonts w:ascii="Montserrat" w:eastAsia="Montserrat" w:hAnsi="Montserrat" w:cs="Montserrat"/>
                <w:color w:val="000000" w:themeColor="text1"/>
                <w:sz w:val="18"/>
                <w:szCs w:val="18"/>
                <w:highlight w:val="yellow"/>
                <w:lang w:val="fr-FR"/>
              </w:rPr>
            </w:rPrChange>
          </w:rPr>
          <w:t xml:space="preserve"> </w:t>
        </w:r>
        <w:r w:rsidRPr="662E2FC4">
          <w:rPr>
            <w:rFonts w:ascii="Montserrat" w:eastAsia="Montserrat" w:hAnsi="Montserrat" w:cs="Montserrat"/>
            <w:b/>
            <w:bCs/>
            <w:color w:val="000000" w:themeColor="text1"/>
            <w:sz w:val="18"/>
            <w:szCs w:val="18"/>
            <w:lang w:val="fr-FR"/>
            <w:rPrChange w:id="1783" w:author="Mehta, Hemini" w:date="2026-03-18T14:25:00Z" w16du:dateUtc="2026-03-18T14:25:13Z">
              <w:rPr>
                <w:rFonts w:ascii="Montserrat" w:eastAsia="Montserrat" w:hAnsi="Montserrat" w:cs="Montserrat"/>
                <w:b/>
                <w:bCs/>
                <w:color w:val="000000" w:themeColor="text1"/>
                <w:sz w:val="18"/>
                <w:szCs w:val="18"/>
                <w:highlight w:val="yellow"/>
                <w:lang w:val="fr-FR"/>
              </w:rPr>
            </w:rPrChange>
          </w:rPr>
          <w:t>Content Abandonment Points</w:t>
        </w:r>
      </w:ins>
    </w:p>
    <w:p w14:paraId="65C65840" w14:textId="77777777" w:rsidR="193A3DEE" w:rsidRDefault="193A3DEE" w:rsidP="662E2FC4">
      <w:pPr>
        <w:pStyle w:val="NormalWeb"/>
        <w:spacing w:beforeAutospacing="0" w:after="0" w:afterAutospacing="0"/>
        <w:rPr>
          <w:ins w:id="1784" w:author="Mehta, Hemini" w:date="2026-03-18T14:18:00Z" w16du:dateUtc="2026-03-18T14:18:54Z"/>
          <w:rFonts w:ascii="Montserrat" w:eastAsia="Montserrat" w:hAnsi="Montserrat" w:cs="Montserrat"/>
          <w:color w:val="000000" w:themeColor="text1"/>
          <w:sz w:val="18"/>
          <w:szCs w:val="18"/>
        </w:rPr>
      </w:pPr>
      <w:ins w:id="1785" w:author="Mehta, Hemini" w:date="2026-03-18T14:18:00Z" w16du:dateUtc="2026-03-18T14:18:54Z">
        <w:r w:rsidRPr="662E2FC4">
          <w:rPr>
            <w:rFonts w:ascii="Montserrat" w:eastAsia="Montserrat" w:hAnsi="Montserrat" w:cs="Montserrat"/>
            <w:b/>
            <w:bCs/>
            <w:color w:val="000000" w:themeColor="text1"/>
            <w:sz w:val="18"/>
            <w:szCs w:val="18"/>
            <w:rPrChange w:id="1786"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1787" w:author="Mehta, Hemini" w:date="2026-03-18T14:25:00Z" w16du:dateUtc="2026-03-18T14:25:13Z">
              <w:rPr>
                <w:rFonts w:ascii="Montserrat" w:eastAsia="Montserrat" w:hAnsi="Montserrat" w:cs="Montserrat"/>
                <w:color w:val="000000" w:themeColor="text1"/>
                <w:sz w:val="18"/>
                <w:szCs w:val="18"/>
                <w:highlight w:val="yellow"/>
              </w:rPr>
            </w:rPrChange>
          </w:rPr>
          <w:t xml:space="preserve"> DTE</w:t>
        </w:r>
      </w:ins>
    </w:p>
    <w:p w14:paraId="442EA33B" w14:textId="77777777" w:rsidR="193A3DEE" w:rsidRDefault="193A3DEE">
      <w:pPr>
        <w:pStyle w:val="NormalWeb"/>
        <w:suppressAutoHyphens w:val="0"/>
        <w:autoSpaceDE w:val="0"/>
        <w:autoSpaceDN w:val="0"/>
        <w:spacing w:before="240" w:beforeAutospacing="0" w:after="120" w:afterAutospacing="0"/>
        <w:rPr>
          <w:ins w:id="1788" w:author="Mehta, Hemini" w:date="2026-03-18T14:18:00Z" w16du:dateUtc="2026-03-18T14:18:54Z"/>
          <w:rFonts w:ascii="Montserrat" w:eastAsia="Montserrat" w:hAnsi="Montserrat" w:cs="Montserrat"/>
          <w:color w:val="000000" w:themeColor="text1"/>
          <w:sz w:val="18"/>
          <w:szCs w:val="18"/>
        </w:rPr>
        <w:pPrChange w:id="1789" w:author="Darko Ratkaj" w:date="2026-03-26T08:37:00Z" w16du:dateUtc="2026-03-26T07:37:00Z">
          <w:pPr>
            <w:pStyle w:val="NormalWeb"/>
            <w:spacing w:before="240" w:beforeAutospacing="0" w:after="240" w:afterAutospacing="0"/>
          </w:pPr>
        </w:pPrChange>
      </w:pPr>
      <w:ins w:id="1790" w:author="Mehta, Hemini" w:date="2026-03-18T14:18:00Z" w16du:dateUtc="2026-03-18T14:18:54Z">
        <w:r w:rsidRPr="662E2FC4">
          <w:rPr>
            <w:rFonts w:ascii="Montserrat" w:eastAsia="Montserrat" w:hAnsi="Montserrat" w:cs="Montserrat"/>
            <w:b/>
            <w:bCs/>
            <w:color w:val="000000" w:themeColor="text1"/>
            <w:sz w:val="18"/>
            <w:szCs w:val="18"/>
            <w:rPrChange w:id="1791"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097DEE20" w14:textId="77777777" w:rsidR="193A3DEE" w:rsidRDefault="193A3DEE">
      <w:pPr>
        <w:pStyle w:val="NormalWeb"/>
        <w:numPr>
          <w:ilvl w:val="0"/>
          <w:numId w:val="131"/>
        </w:numPr>
        <w:spacing w:before="120" w:beforeAutospacing="0" w:after="0" w:afterAutospacing="0"/>
        <w:ind w:left="714" w:hanging="357"/>
        <w:rPr>
          <w:ins w:id="1792" w:author="Mehta, Hemini" w:date="2026-03-18T14:18:00Z" w16du:dateUtc="2026-03-18T14:18:54Z"/>
          <w:rFonts w:ascii="Montserrat" w:eastAsia="Montserrat" w:hAnsi="Montserrat" w:cs="Montserrat"/>
          <w:color w:val="000000" w:themeColor="text1"/>
          <w:sz w:val="18"/>
          <w:szCs w:val="18"/>
        </w:rPr>
        <w:pPrChange w:id="1793" w:author="Darko Ratkaj" w:date="2026-03-26T08:38:00Z" w16du:dateUtc="2026-03-26T07:38:00Z">
          <w:pPr>
            <w:pStyle w:val="NormalWeb"/>
            <w:numPr>
              <w:numId w:val="131"/>
            </w:numPr>
            <w:spacing w:before="240" w:beforeAutospacing="0" w:after="0" w:afterAutospacing="0"/>
            <w:ind w:left="720" w:hanging="360"/>
          </w:pPr>
        </w:pPrChange>
      </w:pPr>
      <w:ins w:id="1794" w:author="Mehta, Hemini" w:date="2026-03-18T14:18:00Z" w16du:dateUtc="2026-03-18T14:18:54Z">
        <w:r w:rsidRPr="662E2FC4">
          <w:rPr>
            <w:rFonts w:ascii="Montserrat" w:eastAsia="Montserrat" w:hAnsi="Montserrat" w:cs="Montserrat"/>
            <w:color w:val="000000" w:themeColor="text1"/>
            <w:sz w:val="18"/>
            <w:szCs w:val="18"/>
            <w:rPrChange w:id="1795" w:author="Mehta, Hemini" w:date="2026-03-18T14:25:00Z" w16du:dateUtc="2026-03-18T14:25:13Z">
              <w:rPr>
                <w:rFonts w:ascii="Montserrat" w:eastAsia="Montserrat" w:hAnsi="Montserrat" w:cs="Montserrat"/>
                <w:color w:val="000000" w:themeColor="text1"/>
                <w:sz w:val="18"/>
                <w:szCs w:val="18"/>
                <w:highlight w:val="yellow"/>
              </w:rPr>
            </w:rPrChange>
          </w:rPr>
          <w:t>Playback logs showing exact abandonment timestamps.</w:t>
        </w:r>
      </w:ins>
    </w:p>
    <w:p w14:paraId="7EBE29E0" w14:textId="77777777" w:rsidR="193A3DEE" w:rsidRDefault="193A3DEE" w:rsidP="662E2FC4">
      <w:pPr>
        <w:pStyle w:val="NormalWeb"/>
        <w:numPr>
          <w:ilvl w:val="0"/>
          <w:numId w:val="131"/>
        </w:numPr>
        <w:spacing w:beforeAutospacing="0" w:after="240" w:afterAutospacing="0"/>
        <w:rPr>
          <w:ins w:id="1796" w:author="Mehta, Hemini" w:date="2026-03-18T14:18:00Z" w16du:dateUtc="2026-03-18T14:18:54Z"/>
          <w:rFonts w:ascii="Montserrat" w:eastAsia="Montserrat" w:hAnsi="Montserrat" w:cs="Montserrat"/>
          <w:color w:val="000000" w:themeColor="text1"/>
          <w:sz w:val="18"/>
          <w:szCs w:val="18"/>
        </w:rPr>
      </w:pPr>
      <w:ins w:id="1797" w:author="Mehta, Hemini" w:date="2026-03-18T14:18:00Z" w16du:dateUtc="2026-03-18T14:18:54Z">
        <w:r w:rsidRPr="662E2FC4">
          <w:rPr>
            <w:rFonts w:ascii="Montserrat" w:eastAsia="Montserrat" w:hAnsi="Montserrat" w:cs="Montserrat"/>
            <w:color w:val="000000" w:themeColor="text1"/>
            <w:sz w:val="18"/>
            <w:szCs w:val="18"/>
            <w:rPrChange w:id="1798" w:author="Mehta, Hemini" w:date="2026-03-18T14:25:00Z" w16du:dateUtc="2026-03-18T14:25:13Z">
              <w:rPr>
                <w:rFonts w:ascii="Montserrat" w:eastAsia="Montserrat" w:hAnsi="Montserrat" w:cs="Montserrat"/>
                <w:color w:val="000000" w:themeColor="text1"/>
                <w:sz w:val="18"/>
                <w:szCs w:val="18"/>
                <w:highlight w:val="yellow"/>
              </w:rPr>
            </w:rPrChange>
          </w:rPr>
          <w:t>Event data on buffering (frequency, duration, severity) preceding abandonment.</w:t>
        </w:r>
      </w:ins>
    </w:p>
    <w:p w14:paraId="379BC50C" w14:textId="77777777" w:rsidR="193A3DEE" w:rsidRDefault="193A3DEE">
      <w:pPr>
        <w:pStyle w:val="NormalWeb"/>
        <w:suppressAutoHyphens w:val="0"/>
        <w:autoSpaceDE w:val="0"/>
        <w:autoSpaceDN w:val="0"/>
        <w:spacing w:before="240" w:beforeAutospacing="0" w:after="120" w:afterAutospacing="0"/>
        <w:rPr>
          <w:ins w:id="1799" w:author="Mehta, Hemini" w:date="2026-03-18T14:18:00Z" w16du:dateUtc="2026-03-18T14:18:54Z"/>
          <w:rFonts w:ascii="Montserrat" w:eastAsia="Montserrat" w:hAnsi="Montserrat" w:cs="Montserrat"/>
          <w:color w:val="000000" w:themeColor="text1"/>
          <w:sz w:val="18"/>
          <w:szCs w:val="18"/>
        </w:rPr>
        <w:pPrChange w:id="1800" w:author="Darko Ratkaj" w:date="2026-03-26T08:37:00Z" w16du:dateUtc="2026-03-26T07:37:00Z">
          <w:pPr>
            <w:pStyle w:val="NormalWeb"/>
            <w:spacing w:before="240" w:beforeAutospacing="0" w:after="240" w:afterAutospacing="0"/>
          </w:pPr>
        </w:pPrChange>
      </w:pPr>
      <w:ins w:id="1801" w:author="Mehta, Hemini" w:date="2026-03-18T14:18:00Z" w16du:dateUtc="2026-03-18T14:18:54Z">
        <w:r w:rsidRPr="662E2FC4">
          <w:rPr>
            <w:rFonts w:ascii="Montserrat" w:eastAsia="Montserrat" w:hAnsi="Montserrat" w:cs="Montserrat"/>
            <w:b/>
            <w:bCs/>
            <w:color w:val="000000" w:themeColor="text1"/>
            <w:sz w:val="18"/>
            <w:szCs w:val="18"/>
            <w:rPrChange w:id="1802"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5EF966D8" w14:textId="77777777" w:rsidR="193A3DEE" w:rsidRDefault="193A3DEE">
      <w:pPr>
        <w:pStyle w:val="NormalWeb"/>
        <w:numPr>
          <w:ilvl w:val="0"/>
          <w:numId w:val="130"/>
        </w:numPr>
        <w:spacing w:before="120" w:beforeAutospacing="0" w:after="0" w:afterAutospacing="0"/>
        <w:ind w:left="714" w:hanging="357"/>
        <w:rPr>
          <w:ins w:id="1803" w:author="Mehta, Hemini" w:date="2026-03-18T14:18:00Z" w16du:dateUtc="2026-03-18T14:18:54Z"/>
          <w:rFonts w:ascii="Montserrat" w:eastAsia="Montserrat" w:hAnsi="Montserrat" w:cs="Montserrat"/>
          <w:color w:val="000000" w:themeColor="text1"/>
          <w:sz w:val="18"/>
          <w:szCs w:val="18"/>
        </w:rPr>
        <w:pPrChange w:id="1804" w:author="Darko Ratkaj" w:date="2026-03-26T08:38:00Z" w16du:dateUtc="2026-03-26T07:38:00Z">
          <w:pPr>
            <w:pStyle w:val="NormalWeb"/>
            <w:numPr>
              <w:numId w:val="130"/>
            </w:numPr>
            <w:spacing w:before="240" w:beforeAutospacing="0" w:after="0" w:afterAutospacing="0"/>
            <w:ind w:left="720" w:hanging="360"/>
          </w:pPr>
        </w:pPrChange>
      </w:pPr>
      <w:ins w:id="1805" w:author="Mehta, Hemini" w:date="2026-03-18T14:18:00Z" w16du:dateUtc="2026-03-18T14:18:54Z">
        <w:r w:rsidRPr="662E2FC4">
          <w:rPr>
            <w:rFonts w:ascii="Montserrat" w:eastAsia="Montserrat" w:hAnsi="Montserrat" w:cs="Montserrat"/>
            <w:color w:val="000000" w:themeColor="text1"/>
            <w:sz w:val="18"/>
            <w:szCs w:val="18"/>
            <w:rPrChange w:id="1806" w:author="Mehta, Hemini" w:date="2026-03-18T14:25:00Z" w16du:dateUtc="2026-03-18T14:25:13Z">
              <w:rPr>
                <w:rFonts w:ascii="Montserrat" w:eastAsia="Montserrat" w:hAnsi="Montserrat" w:cs="Montserrat"/>
                <w:color w:val="000000" w:themeColor="text1"/>
                <w:sz w:val="18"/>
                <w:szCs w:val="18"/>
                <w:highlight w:val="yellow"/>
              </w:rPr>
            </w:rPrChange>
          </w:rPr>
          <w:t>Correlation between buffering events and abandonment points.</w:t>
        </w:r>
      </w:ins>
    </w:p>
    <w:p w14:paraId="407A67C4" w14:textId="77777777" w:rsidR="193A3DEE" w:rsidRDefault="193A3DEE" w:rsidP="662E2FC4">
      <w:pPr>
        <w:pStyle w:val="NormalWeb"/>
        <w:numPr>
          <w:ilvl w:val="0"/>
          <w:numId w:val="130"/>
        </w:numPr>
        <w:spacing w:beforeAutospacing="0" w:after="240" w:afterAutospacing="0"/>
        <w:rPr>
          <w:ins w:id="1807" w:author="Mehta, Hemini" w:date="2026-03-18T14:18:00Z" w16du:dateUtc="2026-03-18T14:18:54Z"/>
          <w:rFonts w:ascii="Montserrat" w:eastAsia="Montserrat" w:hAnsi="Montserrat" w:cs="Montserrat"/>
          <w:color w:val="000000" w:themeColor="text1"/>
          <w:sz w:val="18"/>
          <w:szCs w:val="18"/>
        </w:rPr>
      </w:pPr>
      <w:ins w:id="1808" w:author="Mehta, Hemini" w:date="2026-03-18T14:18:00Z" w16du:dateUtc="2026-03-18T14:18:54Z">
        <w:r w:rsidRPr="662E2FC4">
          <w:rPr>
            <w:rFonts w:ascii="Montserrat" w:eastAsia="Montserrat" w:hAnsi="Montserrat" w:cs="Montserrat"/>
            <w:color w:val="000000" w:themeColor="text1"/>
            <w:sz w:val="18"/>
            <w:szCs w:val="18"/>
            <w:rPrChange w:id="1809" w:author="Mehta, Hemini" w:date="2026-03-18T14:25:00Z" w16du:dateUtc="2026-03-18T14:25:13Z">
              <w:rPr>
                <w:rFonts w:ascii="Montserrat" w:eastAsia="Montserrat" w:hAnsi="Montserrat" w:cs="Montserrat"/>
                <w:color w:val="000000" w:themeColor="text1"/>
                <w:sz w:val="18"/>
                <w:szCs w:val="18"/>
                <w:highlight w:val="yellow"/>
              </w:rPr>
            </w:rPrChange>
          </w:rPr>
          <w:t>Identification of thresholds where buffering causes significant user drop-off.</w:t>
        </w:r>
      </w:ins>
    </w:p>
    <w:p w14:paraId="53B98BD4" w14:textId="77777777" w:rsidR="193A3DEE" w:rsidRDefault="193A3DEE">
      <w:pPr>
        <w:pStyle w:val="NormalWeb"/>
        <w:suppressAutoHyphens w:val="0"/>
        <w:autoSpaceDE w:val="0"/>
        <w:autoSpaceDN w:val="0"/>
        <w:spacing w:before="240" w:beforeAutospacing="0" w:after="120" w:afterAutospacing="0"/>
        <w:rPr>
          <w:ins w:id="1810" w:author="Mehta, Hemini" w:date="2026-03-18T14:18:00Z" w16du:dateUtc="2026-03-18T14:18:54Z"/>
          <w:rFonts w:ascii="Montserrat" w:eastAsia="Montserrat" w:hAnsi="Montserrat" w:cs="Montserrat"/>
          <w:color w:val="000000" w:themeColor="text1"/>
          <w:sz w:val="18"/>
          <w:szCs w:val="18"/>
        </w:rPr>
        <w:pPrChange w:id="1811" w:author="Darko Ratkaj" w:date="2026-03-26T08:37:00Z" w16du:dateUtc="2026-03-26T07:37:00Z">
          <w:pPr>
            <w:pStyle w:val="NormalWeb"/>
            <w:spacing w:before="240" w:beforeAutospacing="0" w:after="240" w:afterAutospacing="0"/>
          </w:pPr>
        </w:pPrChange>
      </w:pPr>
      <w:ins w:id="1812" w:author="Mehta, Hemini" w:date="2026-03-18T14:18:00Z" w16du:dateUtc="2026-03-18T14:18:54Z">
        <w:r w:rsidRPr="662E2FC4">
          <w:rPr>
            <w:rFonts w:ascii="Montserrat" w:eastAsia="Montserrat" w:hAnsi="Montserrat" w:cs="Montserrat"/>
            <w:b/>
            <w:bCs/>
            <w:color w:val="000000" w:themeColor="text1"/>
            <w:sz w:val="18"/>
            <w:szCs w:val="18"/>
            <w:rPrChange w:id="1813"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1939C27B" w14:textId="77777777" w:rsidR="193A3DEE" w:rsidRDefault="193A3DEE">
      <w:pPr>
        <w:pStyle w:val="NormalWeb"/>
        <w:numPr>
          <w:ilvl w:val="0"/>
          <w:numId w:val="129"/>
        </w:numPr>
        <w:spacing w:before="120" w:beforeAutospacing="0" w:after="0" w:afterAutospacing="0"/>
        <w:ind w:left="714" w:hanging="357"/>
        <w:rPr>
          <w:ins w:id="1814" w:author="Mehta, Hemini" w:date="2026-03-18T14:18:00Z" w16du:dateUtc="2026-03-18T14:18:54Z"/>
          <w:rFonts w:ascii="Montserrat" w:eastAsia="Montserrat" w:hAnsi="Montserrat" w:cs="Montserrat"/>
          <w:color w:val="000000" w:themeColor="text1"/>
          <w:sz w:val="18"/>
          <w:szCs w:val="18"/>
        </w:rPr>
        <w:pPrChange w:id="1815" w:author="Darko Ratkaj" w:date="2026-03-26T08:38:00Z" w16du:dateUtc="2026-03-26T07:38:00Z">
          <w:pPr>
            <w:pStyle w:val="NormalWeb"/>
            <w:numPr>
              <w:numId w:val="129"/>
            </w:numPr>
            <w:spacing w:before="240" w:beforeAutospacing="0" w:after="0" w:afterAutospacing="0"/>
            <w:ind w:left="720" w:hanging="360"/>
          </w:pPr>
        </w:pPrChange>
      </w:pPr>
      <w:ins w:id="1816" w:author="Mehta, Hemini" w:date="2026-03-18T14:18:00Z" w16du:dateUtc="2026-03-18T14:18:54Z">
        <w:r w:rsidRPr="662E2FC4">
          <w:rPr>
            <w:rFonts w:ascii="Montserrat" w:eastAsia="Montserrat" w:hAnsi="Montserrat" w:cs="Montserrat"/>
            <w:color w:val="000000" w:themeColor="text1"/>
            <w:sz w:val="18"/>
            <w:szCs w:val="18"/>
            <w:rPrChange w:id="1817" w:author="Mehta, Hemini" w:date="2026-03-18T14:25:00Z" w16du:dateUtc="2026-03-18T14:25:13Z">
              <w:rPr>
                <w:rFonts w:ascii="Montserrat" w:eastAsia="Montserrat" w:hAnsi="Montserrat" w:cs="Montserrat"/>
                <w:color w:val="000000" w:themeColor="text1"/>
                <w:sz w:val="18"/>
                <w:szCs w:val="18"/>
                <w:highlight w:val="yellow"/>
              </w:rPr>
            </w:rPrChange>
          </w:rPr>
          <w:t>Abandonment spikes will cluster immediately after prolonged or repeated buffering.</w:t>
        </w:r>
      </w:ins>
    </w:p>
    <w:p w14:paraId="59BE20D9" w14:textId="3564ADCA" w:rsidR="193A3DEE" w:rsidRDefault="193A3DEE" w:rsidP="662E2FC4">
      <w:pPr>
        <w:pStyle w:val="NormalWeb"/>
        <w:numPr>
          <w:ilvl w:val="0"/>
          <w:numId w:val="129"/>
        </w:numPr>
        <w:spacing w:beforeAutospacing="0" w:after="240" w:afterAutospacing="0"/>
        <w:rPr>
          <w:ins w:id="1818" w:author="Mehta, Hemini" w:date="2026-03-18T14:18:00Z" w16du:dateUtc="2026-03-18T14:18:54Z"/>
          <w:rFonts w:ascii="Montserrat" w:eastAsia="Montserrat" w:hAnsi="Montserrat" w:cs="Montserrat"/>
          <w:color w:val="000000" w:themeColor="text1"/>
          <w:sz w:val="18"/>
          <w:szCs w:val="18"/>
        </w:rPr>
      </w:pPr>
      <w:ins w:id="1819" w:author="Mehta, Hemini" w:date="2026-03-18T14:18:00Z" w16du:dateUtc="2026-03-18T14:18:54Z">
        <w:r w:rsidRPr="662E2FC4">
          <w:rPr>
            <w:rFonts w:ascii="Montserrat" w:eastAsia="Montserrat" w:hAnsi="Montserrat" w:cs="Montserrat"/>
            <w:color w:val="000000" w:themeColor="text1"/>
            <w:sz w:val="18"/>
            <w:szCs w:val="18"/>
            <w:rPrChange w:id="1820" w:author="Mehta, Hemini" w:date="2026-03-18T14:25:00Z" w16du:dateUtc="2026-03-18T14:25:13Z">
              <w:rPr>
                <w:rFonts w:ascii="Montserrat" w:eastAsia="Montserrat" w:hAnsi="Montserrat" w:cs="Montserrat"/>
                <w:color w:val="000000" w:themeColor="text1"/>
                <w:sz w:val="18"/>
                <w:szCs w:val="18"/>
                <w:highlight w:val="yellow"/>
              </w:rPr>
            </w:rPrChange>
          </w:rPr>
          <w:t>Resilient methods with smoother playback will show fewer abandonment spikes.</w:t>
        </w:r>
      </w:ins>
    </w:p>
    <w:p w14:paraId="3BB817A6" w14:textId="77777777" w:rsidR="662E2FC4" w:rsidRDefault="662E2FC4">
      <w:pPr>
        <w:pStyle w:val="ParagraphText"/>
        <w:rPr>
          <w:ins w:id="1821" w:author="Mehta, Hemini" w:date="2026-03-18T14:18:00Z" w16du:dateUtc="2026-03-18T14:18:54Z"/>
        </w:rPr>
        <w:pPrChange w:id="1822" w:author="Darko Ratkaj" w:date="2026-03-26T08:34:00Z" w16du:dateUtc="2026-03-26T07:34:00Z">
          <w:pPr>
            <w:widowControl/>
          </w:pPr>
        </w:pPrChange>
      </w:pPr>
    </w:p>
    <w:p w14:paraId="0A61DCBE" w14:textId="77777777" w:rsidR="193A3DEE" w:rsidRDefault="29650C0D" w:rsidP="662E2FC4">
      <w:pPr>
        <w:pStyle w:val="Heading3"/>
        <w:rPr>
          <w:ins w:id="1823" w:author="Mehta, Hemini" w:date="2026-03-18T14:18:00Z" w16du:dateUtc="2026-03-18T14:18:54Z"/>
        </w:rPr>
      </w:pPr>
      <w:bookmarkStart w:id="1824" w:name="_Toc1665631659"/>
      <w:ins w:id="1825" w:author="Mehta, Hemini" w:date="2026-03-18T14:18:00Z" w16du:dateUtc="2026-03-18T14:18:54Z">
        <w:r w:rsidRPr="77A9CFF2">
          <w:rPr>
            <w:rPrChange w:id="1826" w:author="Mehta, Hemini" w:date="2026-03-18T14:25:00Z" w16du:dateUtc="2026-03-18T14:25:13Z">
              <w:rPr>
                <w:highlight w:val="yellow"/>
              </w:rPr>
            </w:rPrChange>
          </w:rPr>
          <w:t>Scenario K: Test if users drop at predictable quality loss points</w:t>
        </w:r>
        <w:bookmarkEnd w:id="1824"/>
      </w:ins>
    </w:p>
    <w:p w14:paraId="33858008" w14:textId="77777777" w:rsidR="662E2FC4" w:rsidRDefault="662E2FC4" w:rsidP="662E2FC4">
      <w:pPr>
        <w:pStyle w:val="NormalWeb"/>
        <w:spacing w:beforeAutospacing="0" w:after="0" w:afterAutospacing="0"/>
        <w:rPr>
          <w:ins w:id="1827" w:author="Mehta, Hemini" w:date="2026-03-18T14:18:00Z" w16du:dateUtc="2026-03-18T14:18:54Z"/>
          <w:rFonts w:ascii="Montserrat" w:eastAsia="Montserrat" w:hAnsi="Montserrat" w:cs="Montserrat"/>
          <w:b/>
          <w:bCs/>
          <w:color w:val="000000" w:themeColor="text1"/>
          <w:sz w:val="18"/>
          <w:szCs w:val="18"/>
          <w:rPrChange w:id="1828" w:author="Mehta, Hemini" w:date="2026-03-18T14:25:00Z">
            <w:rPr>
              <w:ins w:id="1829" w:author="Mehta, Hemini" w:date="2026-03-18T14:18:00Z" w16du:dateUtc="2026-03-18T14:18:54Z"/>
              <w:rFonts w:ascii="Montserrat" w:eastAsia="Montserrat" w:hAnsi="Montserrat" w:cs="Montserrat"/>
              <w:b/>
              <w:bCs/>
              <w:color w:val="000000" w:themeColor="text1"/>
              <w:sz w:val="18"/>
              <w:szCs w:val="18"/>
              <w:highlight w:val="yellow"/>
            </w:rPr>
          </w:rPrChange>
        </w:rPr>
      </w:pPr>
    </w:p>
    <w:p w14:paraId="3BFFD87C" w14:textId="77777777" w:rsidR="193A3DEE" w:rsidRDefault="193A3DEE" w:rsidP="662E2FC4">
      <w:pPr>
        <w:pStyle w:val="NormalWeb"/>
        <w:spacing w:beforeAutospacing="0" w:after="0" w:afterAutospacing="0"/>
        <w:rPr>
          <w:ins w:id="1830" w:author="Mehta, Hemini" w:date="2026-03-18T14:18:00Z" w16du:dateUtc="2026-03-18T14:18:54Z"/>
          <w:rFonts w:ascii="Montserrat" w:eastAsia="Montserrat" w:hAnsi="Montserrat" w:cs="Montserrat"/>
          <w:color w:val="000000" w:themeColor="text1"/>
          <w:sz w:val="18"/>
          <w:szCs w:val="18"/>
          <w:lang w:val="fr-FR"/>
        </w:rPr>
      </w:pPr>
      <w:ins w:id="1831" w:author="Mehta, Hemini" w:date="2026-03-18T14:18:00Z" w16du:dateUtc="2026-03-18T14:18:54Z">
        <w:r w:rsidRPr="662E2FC4">
          <w:rPr>
            <w:rFonts w:ascii="Montserrat" w:eastAsia="Montserrat" w:hAnsi="Montserrat" w:cs="Montserrat"/>
            <w:b/>
            <w:bCs/>
            <w:color w:val="000000" w:themeColor="text1"/>
            <w:sz w:val="18"/>
            <w:szCs w:val="18"/>
            <w:lang w:val="fr-FR"/>
            <w:rPrChange w:id="1832" w:author="Mehta, Hemini" w:date="2026-03-18T14:25:00Z" w16du:dateUtc="2026-03-18T14:25:13Z">
              <w:rPr>
                <w:rFonts w:ascii="Montserrat" w:eastAsia="Montserrat" w:hAnsi="Montserrat" w:cs="Montserrat"/>
                <w:b/>
                <w:bCs/>
                <w:color w:val="000000" w:themeColor="text1"/>
                <w:sz w:val="18"/>
                <w:szCs w:val="18"/>
                <w:highlight w:val="yellow"/>
                <w:lang w:val="fr-FR"/>
              </w:rPr>
            </w:rPrChange>
          </w:rPr>
          <w:t>KVIs</w:t>
        </w:r>
        <w:r w:rsidRPr="662E2FC4">
          <w:rPr>
            <w:rFonts w:ascii="Montserrat" w:eastAsia="Montserrat" w:hAnsi="Montserrat" w:cs="Montserrat"/>
            <w:color w:val="000000" w:themeColor="text1"/>
            <w:sz w:val="18"/>
            <w:szCs w:val="18"/>
            <w:lang w:val="fr-FR"/>
            <w:rPrChange w:id="1833" w:author="Mehta, Hemini" w:date="2026-03-18T14:25:00Z" w16du:dateUtc="2026-03-18T14:25:13Z">
              <w:rPr>
                <w:rFonts w:ascii="Montserrat" w:eastAsia="Montserrat" w:hAnsi="Montserrat" w:cs="Montserrat"/>
                <w:color w:val="000000" w:themeColor="text1"/>
                <w:sz w:val="18"/>
                <w:szCs w:val="18"/>
                <w:highlight w:val="yellow"/>
                <w:lang w:val="fr-FR"/>
              </w:rPr>
            </w:rPrChange>
          </w:rPr>
          <w:t>: Quality</w:t>
        </w:r>
      </w:ins>
    </w:p>
    <w:p w14:paraId="3A52D4F5" w14:textId="77777777" w:rsidR="193A3DEE" w:rsidRDefault="193A3DEE" w:rsidP="662E2FC4">
      <w:pPr>
        <w:pStyle w:val="NormalWeb"/>
        <w:spacing w:beforeAutospacing="0" w:after="0" w:afterAutospacing="0"/>
        <w:rPr>
          <w:ins w:id="1834" w:author="Mehta, Hemini" w:date="2026-03-18T14:18:00Z" w16du:dateUtc="2026-03-18T14:18:54Z"/>
          <w:rFonts w:ascii="Montserrat" w:eastAsia="Montserrat" w:hAnsi="Montserrat" w:cs="Montserrat"/>
          <w:color w:val="000000" w:themeColor="text1"/>
          <w:sz w:val="18"/>
          <w:szCs w:val="18"/>
          <w:lang w:val="fr-FR"/>
        </w:rPr>
      </w:pPr>
      <w:ins w:id="1835" w:author="Mehta, Hemini" w:date="2026-03-18T14:18:00Z" w16du:dateUtc="2026-03-18T14:18:54Z">
        <w:r w:rsidRPr="662E2FC4">
          <w:rPr>
            <w:rFonts w:ascii="Montserrat" w:eastAsia="Montserrat" w:hAnsi="Montserrat" w:cs="Montserrat"/>
            <w:b/>
            <w:bCs/>
            <w:color w:val="000000" w:themeColor="text1"/>
            <w:sz w:val="18"/>
            <w:szCs w:val="18"/>
            <w:lang w:val="fr-FR"/>
            <w:rPrChange w:id="1836" w:author="Mehta, Hemini" w:date="2026-03-18T14:25:00Z" w16du:dateUtc="2026-03-18T14:25:13Z">
              <w:rPr>
                <w:rFonts w:ascii="Montserrat" w:eastAsia="Montserrat" w:hAnsi="Montserrat" w:cs="Montserrat"/>
                <w:b/>
                <w:bCs/>
                <w:color w:val="000000" w:themeColor="text1"/>
                <w:sz w:val="18"/>
                <w:szCs w:val="18"/>
                <w:highlight w:val="yellow"/>
                <w:lang w:val="fr-FR"/>
              </w:rPr>
            </w:rPrChange>
          </w:rPr>
          <w:t>KPIs:</w:t>
        </w:r>
        <w:r w:rsidRPr="662E2FC4">
          <w:rPr>
            <w:rFonts w:ascii="Montserrat" w:eastAsia="Montserrat" w:hAnsi="Montserrat" w:cs="Montserrat"/>
            <w:color w:val="000000" w:themeColor="text1"/>
            <w:sz w:val="18"/>
            <w:szCs w:val="18"/>
            <w:lang w:val="fr-FR"/>
            <w:rPrChange w:id="1837" w:author="Mehta, Hemini" w:date="2026-03-18T14:25:00Z" w16du:dateUtc="2026-03-18T14:25:13Z">
              <w:rPr>
                <w:rFonts w:ascii="Montserrat" w:eastAsia="Montserrat" w:hAnsi="Montserrat" w:cs="Montserrat"/>
                <w:color w:val="000000" w:themeColor="text1"/>
                <w:sz w:val="18"/>
                <w:szCs w:val="18"/>
                <w:highlight w:val="yellow"/>
                <w:lang w:val="fr-FR"/>
              </w:rPr>
            </w:rPrChange>
          </w:rPr>
          <w:t xml:space="preserve"> </w:t>
        </w:r>
        <w:r w:rsidRPr="662E2FC4">
          <w:rPr>
            <w:rFonts w:ascii="Montserrat" w:eastAsia="Montserrat" w:hAnsi="Montserrat" w:cs="Montserrat"/>
            <w:b/>
            <w:bCs/>
            <w:color w:val="000000" w:themeColor="text1"/>
            <w:sz w:val="18"/>
            <w:szCs w:val="18"/>
            <w:lang w:val="fr-FR"/>
            <w:rPrChange w:id="1838" w:author="Mehta, Hemini" w:date="2026-03-18T14:25:00Z" w16du:dateUtc="2026-03-18T14:25:13Z">
              <w:rPr>
                <w:rFonts w:ascii="Montserrat" w:eastAsia="Montserrat" w:hAnsi="Montserrat" w:cs="Montserrat"/>
                <w:b/>
                <w:bCs/>
                <w:color w:val="000000" w:themeColor="text1"/>
                <w:sz w:val="18"/>
                <w:szCs w:val="18"/>
                <w:highlight w:val="yellow"/>
                <w:lang w:val="fr-FR"/>
              </w:rPr>
            </w:rPrChange>
          </w:rPr>
          <w:t>Content Abandonment Points</w:t>
        </w:r>
      </w:ins>
    </w:p>
    <w:p w14:paraId="0D87CAD7" w14:textId="77777777" w:rsidR="193A3DEE" w:rsidRDefault="193A3DEE" w:rsidP="662E2FC4">
      <w:pPr>
        <w:pStyle w:val="NormalWeb"/>
        <w:spacing w:beforeAutospacing="0" w:after="0" w:afterAutospacing="0"/>
        <w:rPr>
          <w:ins w:id="1839" w:author="Mehta, Hemini" w:date="2026-03-18T14:18:00Z" w16du:dateUtc="2026-03-18T14:18:54Z"/>
          <w:rFonts w:ascii="Montserrat" w:eastAsia="Montserrat" w:hAnsi="Montserrat" w:cs="Montserrat"/>
          <w:color w:val="000000" w:themeColor="text1"/>
          <w:sz w:val="18"/>
          <w:szCs w:val="18"/>
        </w:rPr>
      </w:pPr>
      <w:ins w:id="1840" w:author="Mehta, Hemini" w:date="2026-03-18T14:18:00Z" w16du:dateUtc="2026-03-18T14:18:54Z">
        <w:r w:rsidRPr="662E2FC4">
          <w:rPr>
            <w:rFonts w:ascii="Montserrat" w:eastAsia="Montserrat" w:hAnsi="Montserrat" w:cs="Montserrat"/>
            <w:b/>
            <w:bCs/>
            <w:color w:val="000000" w:themeColor="text1"/>
            <w:sz w:val="18"/>
            <w:szCs w:val="18"/>
            <w:rPrChange w:id="1841"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1842" w:author="Mehta, Hemini" w:date="2026-03-18T14:25:00Z" w16du:dateUtc="2026-03-18T14:25:13Z">
              <w:rPr>
                <w:rFonts w:ascii="Montserrat" w:eastAsia="Montserrat" w:hAnsi="Montserrat" w:cs="Montserrat"/>
                <w:color w:val="000000" w:themeColor="text1"/>
                <w:sz w:val="18"/>
                <w:szCs w:val="18"/>
                <w:highlight w:val="yellow"/>
              </w:rPr>
            </w:rPrChange>
          </w:rPr>
          <w:t xml:space="preserve"> DTE</w:t>
        </w:r>
      </w:ins>
    </w:p>
    <w:p w14:paraId="2376848C" w14:textId="77777777" w:rsidR="193A3DEE" w:rsidRDefault="193A3DEE" w:rsidP="00D01EA7">
      <w:pPr>
        <w:pStyle w:val="NormalWeb"/>
        <w:spacing w:before="240" w:beforeAutospacing="0" w:after="120" w:afterAutospacing="0"/>
        <w:rPr>
          <w:ins w:id="1843" w:author="Mehta, Hemini" w:date="2026-03-18T14:18:00Z" w16du:dateUtc="2026-03-18T14:18:54Z"/>
          <w:rFonts w:ascii="Montserrat" w:eastAsia="Montserrat" w:hAnsi="Montserrat" w:cs="Montserrat"/>
          <w:color w:val="000000" w:themeColor="text1"/>
          <w:sz w:val="18"/>
          <w:szCs w:val="18"/>
        </w:rPr>
      </w:pPr>
      <w:ins w:id="1844" w:author="Mehta, Hemini" w:date="2026-03-18T14:18:00Z" w16du:dateUtc="2026-03-18T14:18:54Z">
        <w:r w:rsidRPr="662E2FC4">
          <w:rPr>
            <w:rFonts w:ascii="Montserrat" w:eastAsia="Montserrat" w:hAnsi="Montserrat" w:cs="Montserrat"/>
            <w:b/>
            <w:bCs/>
            <w:color w:val="000000" w:themeColor="text1"/>
            <w:sz w:val="18"/>
            <w:szCs w:val="18"/>
            <w:rPrChange w:id="1845"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0B64F4E2" w14:textId="77777777" w:rsidR="193A3DEE" w:rsidRDefault="193A3DEE" w:rsidP="00D445BF">
      <w:pPr>
        <w:pStyle w:val="NormalWeb"/>
        <w:numPr>
          <w:ilvl w:val="0"/>
          <w:numId w:val="128"/>
        </w:numPr>
        <w:spacing w:before="120" w:beforeAutospacing="0" w:after="0" w:afterAutospacing="0"/>
        <w:ind w:left="714" w:hanging="357"/>
        <w:rPr>
          <w:ins w:id="1846" w:author="Mehta, Hemini" w:date="2026-03-18T14:18:00Z" w16du:dateUtc="2026-03-18T14:18:54Z"/>
          <w:rFonts w:ascii="Montserrat" w:eastAsia="Montserrat" w:hAnsi="Montserrat" w:cs="Montserrat"/>
          <w:color w:val="000000" w:themeColor="text1"/>
          <w:sz w:val="18"/>
          <w:szCs w:val="18"/>
        </w:rPr>
      </w:pPr>
      <w:ins w:id="1847" w:author="Mehta, Hemini" w:date="2026-03-18T14:18:00Z" w16du:dateUtc="2026-03-18T14:18:54Z">
        <w:r w:rsidRPr="662E2FC4">
          <w:rPr>
            <w:rFonts w:ascii="Montserrat" w:eastAsia="Montserrat" w:hAnsi="Montserrat" w:cs="Montserrat"/>
            <w:color w:val="000000" w:themeColor="text1"/>
            <w:sz w:val="18"/>
            <w:szCs w:val="18"/>
            <w:rPrChange w:id="1848" w:author="Mehta, Hemini" w:date="2026-03-18T14:25:00Z" w16du:dateUtc="2026-03-18T14:25:13Z">
              <w:rPr>
                <w:rFonts w:ascii="Montserrat" w:eastAsia="Montserrat" w:hAnsi="Montserrat" w:cs="Montserrat"/>
                <w:color w:val="000000" w:themeColor="text1"/>
                <w:sz w:val="18"/>
                <w:szCs w:val="18"/>
                <w:highlight w:val="yellow"/>
              </w:rPr>
            </w:rPrChange>
          </w:rPr>
          <w:t>Playback logs recording quality degradation events (e.g., bitrate reductions, resolution drops).</w:t>
        </w:r>
      </w:ins>
    </w:p>
    <w:p w14:paraId="141F5E5B" w14:textId="77777777" w:rsidR="193A3DEE" w:rsidRDefault="193A3DEE" w:rsidP="662E2FC4">
      <w:pPr>
        <w:pStyle w:val="NormalWeb"/>
        <w:numPr>
          <w:ilvl w:val="0"/>
          <w:numId w:val="128"/>
        </w:numPr>
        <w:spacing w:beforeAutospacing="0" w:after="240" w:afterAutospacing="0"/>
        <w:rPr>
          <w:ins w:id="1849" w:author="Mehta, Hemini" w:date="2026-03-18T14:18:00Z" w16du:dateUtc="2026-03-18T14:18:54Z"/>
          <w:rFonts w:ascii="Montserrat" w:eastAsia="Montserrat" w:hAnsi="Montserrat" w:cs="Montserrat"/>
          <w:color w:val="000000" w:themeColor="text1"/>
          <w:sz w:val="18"/>
          <w:szCs w:val="18"/>
        </w:rPr>
      </w:pPr>
      <w:ins w:id="1850" w:author="Mehta, Hemini" w:date="2026-03-18T14:18:00Z" w16du:dateUtc="2026-03-18T14:18:54Z">
        <w:r w:rsidRPr="662E2FC4">
          <w:rPr>
            <w:rFonts w:ascii="Montserrat" w:eastAsia="Montserrat" w:hAnsi="Montserrat" w:cs="Montserrat"/>
            <w:color w:val="000000" w:themeColor="text1"/>
            <w:sz w:val="18"/>
            <w:szCs w:val="18"/>
            <w:rPrChange w:id="1851" w:author="Mehta, Hemini" w:date="2026-03-18T14:25:00Z" w16du:dateUtc="2026-03-18T14:25:13Z">
              <w:rPr>
                <w:rFonts w:ascii="Montserrat" w:eastAsia="Montserrat" w:hAnsi="Montserrat" w:cs="Montserrat"/>
                <w:color w:val="000000" w:themeColor="text1"/>
                <w:sz w:val="18"/>
                <w:szCs w:val="18"/>
                <w:highlight w:val="yellow"/>
              </w:rPr>
            </w:rPrChange>
          </w:rPr>
          <w:t>Session abandonment logs aligned with those events.</w:t>
        </w:r>
      </w:ins>
    </w:p>
    <w:p w14:paraId="7B071F13" w14:textId="77777777" w:rsidR="193A3DEE" w:rsidRDefault="193A3DEE" w:rsidP="00D01EA7">
      <w:pPr>
        <w:pStyle w:val="NormalWeb"/>
        <w:spacing w:before="240" w:beforeAutospacing="0" w:after="120" w:afterAutospacing="0"/>
        <w:rPr>
          <w:ins w:id="1852" w:author="Mehta, Hemini" w:date="2026-03-18T14:18:00Z" w16du:dateUtc="2026-03-18T14:18:54Z"/>
          <w:rFonts w:ascii="Montserrat" w:eastAsia="Montserrat" w:hAnsi="Montserrat" w:cs="Montserrat"/>
          <w:color w:val="000000" w:themeColor="text1"/>
          <w:sz w:val="18"/>
          <w:szCs w:val="18"/>
        </w:rPr>
      </w:pPr>
      <w:ins w:id="1853" w:author="Mehta, Hemini" w:date="2026-03-18T14:18:00Z" w16du:dateUtc="2026-03-18T14:18:54Z">
        <w:r w:rsidRPr="662E2FC4">
          <w:rPr>
            <w:rFonts w:ascii="Montserrat" w:eastAsia="Montserrat" w:hAnsi="Montserrat" w:cs="Montserrat"/>
            <w:b/>
            <w:bCs/>
            <w:color w:val="000000" w:themeColor="text1"/>
            <w:sz w:val="18"/>
            <w:szCs w:val="18"/>
            <w:rPrChange w:id="1854"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23FD07E8" w14:textId="77777777" w:rsidR="193A3DEE" w:rsidRDefault="193A3DEE" w:rsidP="00D445BF">
      <w:pPr>
        <w:pStyle w:val="NormalWeb"/>
        <w:numPr>
          <w:ilvl w:val="0"/>
          <w:numId w:val="127"/>
        </w:numPr>
        <w:spacing w:before="120" w:beforeAutospacing="0" w:after="0" w:afterAutospacing="0"/>
        <w:ind w:left="714" w:hanging="357"/>
        <w:rPr>
          <w:ins w:id="1855" w:author="Mehta, Hemini" w:date="2026-03-18T14:18:00Z" w16du:dateUtc="2026-03-18T14:18:54Z"/>
          <w:rFonts w:ascii="Montserrat" w:eastAsia="Montserrat" w:hAnsi="Montserrat" w:cs="Montserrat"/>
          <w:color w:val="000000" w:themeColor="text1"/>
          <w:sz w:val="18"/>
          <w:szCs w:val="18"/>
        </w:rPr>
      </w:pPr>
      <w:ins w:id="1856" w:author="Mehta, Hemini" w:date="2026-03-18T14:18:00Z" w16du:dateUtc="2026-03-18T14:18:54Z">
        <w:r w:rsidRPr="662E2FC4">
          <w:rPr>
            <w:rFonts w:ascii="Montserrat" w:eastAsia="Montserrat" w:hAnsi="Montserrat" w:cs="Montserrat"/>
            <w:color w:val="000000" w:themeColor="text1"/>
            <w:sz w:val="18"/>
            <w:szCs w:val="18"/>
            <w:rPrChange w:id="1857" w:author="Mehta, Hemini" w:date="2026-03-18T14:25:00Z" w16du:dateUtc="2026-03-18T14:25:13Z">
              <w:rPr>
                <w:rFonts w:ascii="Montserrat" w:eastAsia="Montserrat" w:hAnsi="Montserrat" w:cs="Montserrat"/>
                <w:color w:val="000000" w:themeColor="text1"/>
                <w:sz w:val="18"/>
                <w:szCs w:val="18"/>
                <w:highlight w:val="yellow"/>
              </w:rPr>
            </w:rPrChange>
          </w:rPr>
          <w:t>Patterns showing correlation between quality loss and session drop-offs.</w:t>
        </w:r>
      </w:ins>
    </w:p>
    <w:p w14:paraId="72B285B0" w14:textId="77777777" w:rsidR="193A3DEE" w:rsidRDefault="193A3DEE" w:rsidP="662E2FC4">
      <w:pPr>
        <w:pStyle w:val="NormalWeb"/>
        <w:numPr>
          <w:ilvl w:val="0"/>
          <w:numId w:val="127"/>
        </w:numPr>
        <w:spacing w:beforeAutospacing="0" w:after="240" w:afterAutospacing="0"/>
        <w:rPr>
          <w:ins w:id="1858" w:author="Mehta, Hemini" w:date="2026-03-18T14:18:00Z" w16du:dateUtc="2026-03-18T14:18:54Z"/>
          <w:rFonts w:ascii="Montserrat" w:eastAsia="Montserrat" w:hAnsi="Montserrat" w:cs="Montserrat"/>
          <w:color w:val="000000" w:themeColor="text1"/>
          <w:sz w:val="18"/>
          <w:szCs w:val="18"/>
        </w:rPr>
      </w:pPr>
      <w:ins w:id="1859" w:author="Mehta, Hemini" w:date="2026-03-18T14:18:00Z" w16du:dateUtc="2026-03-18T14:18:54Z">
        <w:r w:rsidRPr="662E2FC4">
          <w:rPr>
            <w:rFonts w:ascii="Montserrat" w:eastAsia="Montserrat" w:hAnsi="Montserrat" w:cs="Montserrat"/>
            <w:color w:val="000000" w:themeColor="text1"/>
            <w:sz w:val="18"/>
            <w:szCs w:val="18"/>
            <w:rPrChange w:id="1860" w:author="Mehta, Hemini" w:date="2026-03-18T14:25:00Z" w16du:dateUtc="2026-03-18T14:25:13Z">
              <w:rPr>
                <w:rFonts w:ascii="Montserrat" w:eastAsia="Montserrat" w:hAnsi="Montserrat" w:cs="Montserrat"/>
                <w:color w:val="000000" w:themeColor="text1"/>
                <w:sz w:val="18"/>
                <w:szCs w:val="18"/>
                <w:highlight w:val="yellow"/>
              </w:rPr>
            </w:rPrChange>
          </w:rPr>
          <w:t>Comparative data across distribution methods.</w:t>
        </w:r>
      </w:ins>
    </w:p>
    <w:p w14:paraId="1204611B" w14:textId="77777777" w:rsidR="193A3DEE" w:rsidRDefault="193A3DEE" w:rsidP="00D01EA7">
      <w:pPr>
        <w:pStyle w:val="NormalWeb"/>
        <w:spacing w:before="240" w:beforeAutospacing="0" w:after="120" w:afterAutospacing="0"/>
        <w:rPr>
          <w:ins w:id="1861" w:author="Mehta, Hemini" w:date="2026-03-18T14:18:00Z" w16du:dateUtc="2026-03-18T14:18:54Z"/>
          <w:rFonts w:ascii="Montserrat" w:eastAsia="Montserrat" w:hAnsi="Montserrat" w:cs="Montserrat"/>
          <w:color w:val="000000" w:themeColor="text1"/>
          <w:sz w:val="18"/>
          <w:szCs w:val="18"/>
        </w:rPr>
      </w:pPr>
      <w:ins w:id="1862" w:author="Mehta, Hemini" w:date="2026-03-18T14:18:00Z" w16du:dateUtc="2026-03-18T14:18:54Z">
        <w:r w:rsidRPr="662E2FC4">
          <w:rPr>
            <w:rFonts w:ascii="Montserrat" w:eastAsia="Montserrat" w:hAnsi="Montserrat" w:cs="Montserrat"/>
            <w:b/>
            <w:bCs/>
            <w:color w:val="000000" w:themeColor="text1"/>
            <w:sz w:val="18"/>
            <w:szCs w:val="18"/>
            <w:rPrChange w:id="1863"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024A8765" w14:textId="77777777" w:rsidR="193A3DEE" w:rsidRDefault="193A3DEE" w:rsidP="00D445BF">
      <w:pPr>
        <w:pStyle w:val="NormalWeb"/>
        <w:numPr>
          <w:ilvl w:val="0"/>
          <w:numId w:val="126"/>
        </w:numPr>
        <w:spacing w:before="120" w:beforeAutospacing="0" w:after="0" w:afterAutospacing="0"/>
        <w:ind w:left="714" w:hanging="357"/>
        <w:rPr>
          <w:ins w:id="1864" w:author="Mehta, Hemini" w:date="2026-03-18T14:18:00Z" w16du:dateUtc="2026-03-18T14:18:54Z"/>
          <w:rFonts w:ascii="Montserrat" w:eastAsia="Montserrat" w:hAnsi="Montserrat" w:cs="Montserrat"/>
          <w:color w:val="000000" w:themeColor="text1"/>
          <w:sz w:val="18"/>
          <w:szCs w:val="18"/>
        </w:rPr>
      </w:pPr>
      <w:ins w:id="1865" w:author="Mehta, Hemini" w:date="2026-03-18T14:18:00Z" w16du:dateUtc="2026-03-18T14:18:54Z">
        <w:r w:rsidRPr="662E2FC4">
          <w:rPr>
            <w:rFonts w:ascii="Montserrat" w:eastAsia="Montserrat" w:hAnsi="Montserrat" w:cs="Montserrat"/>
            <w:color w:val="000000" w:themeColor="text1"/>
            <w:sz w:val="18"/>
            <w:szCs w:val="18"/>
            <w:rPrChange w:id="1866" w:author="Mehta, Hemini" w:date="2026-03-18T14:25:00Z" w16du:dateUtc="2026-03-18T14:25:13Z">
              <w:rPr>
                <w:rFonts w:ascii="Montserrat" w:eastAsia="Montserrat" w:hAnsi="Montserrat" w:cs="Montserrat"/>
                <w:color w:val="000000" w:themeColor="text1"/>
                <w:sz w:val="18"/>
                <w:szCs w:val="18"/>
                <w:highlight w:val="yellow"/>
              </w:rPr>
            </w:rPrChange>
          </w:rPr>
          <w:t>Predictable abandonment points will emerge at moments of severe quality loss.</w:t>
        </w:r>
      </w:ins>
    </w:p>
    <w:p w14:paraId="21FC90C5" w14:textId="77777777" w:rsidR="193A3DEE" w:rsidRDefault="193A3DEE" w:rsidP="662E2FC4">
      <w:pPr>
        <w:pStyle w:val="NormalWeb"/>
        <w:numPr>
          <w:ilvl w:val="0"/>
          <w:numId w:val="126"/>
        </w:numPr>
        <w:spacing w:beforeAutospacing="0" w:after="240" w:afterAutospacing="0"/>
        <w:rPr>
          <w:ins w:id="1867" w:author="Mehta, Hemini" w:date="2026-03-18T14:18:00Z" w16du:dateUtc="2026-03-18T14:18:54Z"/>
          <w:rFonts w:ascii="Montserrat" w:eastAsia="Montserrat" w:hAnsi="Montserrat" w:cs="Montserrat"/>
          <w:color w:val="000000" w:themeColor="text1"/>
          <w:sz w:val="18"/>
          <w:szCs w:val="18"/>
        </w:rPr>
      </w:pPr>
      <w:ins w:id="1868" w:author="Mehta, Hemini" w:date="2026-03-18T14:18:00Z" w16du:dateUtc="2026-03-18T14:18:54Z">
        <w:r w:rsidRPr="662E2FC4">
          <w:rPr>
            <w:rFonts w:ascii="Montserrat" w:eastAsia="Montserrat" w:hAnsi="Montserrat" w:cs="Montserrat"/>
            <w:color w:val="000000" w:themeColor="text1"/>
            <w:sz w:val="18"/>
            <w:szCs w:val="18"/>
            <w:rPrChange w:id="1869" w:author="Mehta, Hemini" w:date="2026-03-18T14:25:00Z" w16du:dateUtc="2026-03-18T14:25:13Z">
              <w:rPr>
                <w:rFonts w:ascii="Montserrat" w:eastAsia="Montserrat" w:hAnsi="Montserrat" w:cs="Montserrat"/>
                <w:color w:val="000000" w:themeColor="text1"/>
                <w:sz w:val="18"/>
                <w:szCs w:val="18"/>
                <w:highlight w:val="yellow"/>
              </w:rPr>
            </w:rPrChange>
          </w:rPr>
          <w:t>Distribution methods with adaptive bitrate may prevent sharp drops, sustaining engagement longer.</w:t>
        </w:r>
      </w:ins>
    </w:p>
    <w:p w14:paraId="0B9BFB88" w14:textId="77777777" w:rsidR="00026290" w:rsidRDefault="00026290">
      <w:pPr>
        <w:pStyle w:val="ParagraphText"/>
        <w:rPr>
          <w:ins w:id="1870" w:author="Darko Ratkaj" w:date="2026-03-26T08:34:00Z" w16du:dateUtc="2026-03-26T07:34:00Z"/>
        </w:rPr>
        <w:pPrChange w:id="1871" w:author="Darko Ratkaj" w:date="2026-03-26T08:34:00Z" w16du:dateUtc="2026-03-26T07:34:00Z">
          <w:pPr>
            <w:pStyle w:val="Heading3"/>
          </w:pPr>
        </w:pPrChange>
      </w:pPr>
      <w:bookmarkStart w:id="1872" w:name="_Toc902586072"/>
    </w:p>
    <w:p w14:paraId="73DE417A" w14:textId="22C21B3F" w:rsidR="193A3DEE" w:rsidRDefault="29650C0D" w:rsidP="662E2FC4">
      <w:pPr>
        <w:pStyle w:val="Heading3"/>
        <w:rPr>
          <w:ins w:id="1873" w:author="Mehta, Hemini" w:date="2026-03-18T14:19:00Z" w16du:dateUtc="2026-03-18T14:19:40Z"/>
        </w:rPr>
      </w:pPr>
      <w:ins w:id="1874" w:author="Mehta, Hemini" w:date="2026-03-18T14:19:00Z" w16du:dateUtc="2026-03-18T14:19:40Z">
        <w:r w:rsidRPr="77A9CFF2">
          <w:rPr>
            <w:rPrChange w:id="1875" w:author="Mehta, Hemini" w:date="2026-03-18T14:25:00Z" w16du:dateUtc="2026-03-18T14:25:13Z">
              <w:rPr>
                <w:highlight w:val="yellow"/>
              </w:rPr>
            </w:rPrChange>
          </w:rPr>
          <w:t>Scenario M: Directly test startup times distribution across methods</w:t>
        </w:r>
        <w:bookmarkEnd w:id="1872"/>
      </w:ins>
    </w:p>
    <w:p w14:paraId="6F463ADE" w14:textId="77777777" w:rsidR="662E2FC4" w:rsidRDefault="662E2FC4" w:rsidP="662E2FC4">
      <w:pPr>
        <w:pStyle w:val="NormalWeb"/>
        <w:spacing w:beforeAutospacing="0" w:after="0" w:afterAutospacing="0"/>
        <w:rPr>
          <w:ins w:id="1876" w:author="Mehta, Hemini" w:date="2026-03-18T14:19:00Z" w16du:dateUtc="2026-03-18T14:19:40Z"/>
          <w:rFonts w:ascii="Montserrat" w:eastAsia="Montserrat" w:hAnsi="Montserrat" w:cs="Montserrat"/>
          <w:b/>
          <w:bCs/>
          <w:color w:val="000000" w:themeColor="text1"/>
          <w:sz w:val="18"/>
          <w:szCs w:val="18"/>
          <w:rPrChange w:id="1877" w:author="Mehta, Hemini" w:date="2026-03-18T14:25:00Z">
            <w:rPr>
              <w:ins w:id="1878" w:author="Mehta, Hemini" w:date="2026-03-18T14:19:00Z" w16du:dateUtc="2026-03-18T14:19:40Z"/>
              <w:rFonts w:ascii="Montserrat" w:eastAsia="Montserrat" w:hAnsi="Montserrat" w:cs="Montserrat"/>
              <w:b/>
              <w:bCs/>
              <w:color w:val="000000" w:themeColor="text1"/>
              <w:sz w:val="18"/>
              <w:szCs w:val="18"/>
              <w:highlight w:val="yellow"/>
            </w:rPr>
          </w:rPrChange>
        </w:rPr>
      </w:pPr>
    </w:p>
    <w:p w14:paraId="5E445684" w14:textId="77777777" w:rsidR="193A3DEE" w:rsidRDefault="193A3DEE" w:rsidP="662E2FC4">
      <w:pPr>
        <w:pStyle w:val="NormalWeb"/>
        <w:spacing w:beforeAutospacing="0" w:after="0" w:afterAutospacing="0"/>
        <w:rPr>
          <w:ins w:id="1879" w:author="Mehta, Hemini" w:date="2026-03-18T14:19:00Z" w16du:dateUtc="2026-03-18T14:19:40Z"/>
          <w:rFonts w:ascii="Montserrat" w:eastAsia="Montserrat" w:hAnsi="Montserrat" w:cs="Montserrat"/>
          <w:color w:val="000000" w:themeColor="text1"/>
          <w:sz w:val="18"/>
          <w:szCs w:val="18"/>
        </w:rPr>
      </w:pPr>
      <w:ins w:id="1880" w:author="Mehta, Hemini" w:date="2026-03-18T14:19:00Z" w16du:dateUtc="2026-03-18T14:19:40Z">
        <w:r w:rsidRPr="662E2FC4">
          <w:rPr>
            <w:rFonts w:ascii="Montserrat" w:eastAsia="Montserrat" w:hAnsi="Montserrat" w:cs="Montserrat"/>
            <w:b/>
            <w:bCs/>
            <w:color w:val="000000" w:themeColor="text1"/>
            <w:sz w:val="18"/>
            <w:szCs w:val="18"/>
            <w:rPrChange w:id="1881" w:author="Mehta, Hemini" w:date="2026-03-18T14:25:00Z" w16du:dateUtc="2026-03-18T14:25:13Z">
              <w:rPr>
                <w:rFonts w:ascii="Montserrat" w:eastAsia="Montserrat" w:hAnsi="Montserrat" w:cs="Montserrat"/>
                <w:b/>
                <w:bCs/>
                <w:color w:val="000000" w:themeColor="text1"/>
                <w:sz w:val="18"/>
                <w:szCs w:val="18"/>
                <w:highlight w:val="yellow"/>
              </w:rPr>
            </w:rPrChange>
          </w:rPr>
          <w:t>KVIs</w:t>
        </w:r>
        <w:r w:rsidRPr="662E2FC4">
          <w:rPr>
            <w:rFonts w:ascii="Montserrat" w:eastAsia="Montserrat" w:hAnsi="Montserrat" w:cs="Montserrat"/>
            <w:color w:val="000000" w:themeColor="text1"/>
            <w:sz w:val="18"/>
            <w:szCs w:val="18"/>
            <w:rPrChange w:id="1882" w:author="Mehta, Hemini" w:date="2026-03-18T14:25:00Z" w16du:dateUtc="2026-03-18T14:25:13Z">
              <w:rPr>
                <w:rFonts w:ascii="Montserrat" w:eastAsia="Montserrat" w:hAnsi="Montserrat" w:cs="Montserrat"/>
                <w:color w:val="000000" w:themeColor="text1"/>
                <w:sz w:val="18"/>
                <w:szCs w:val="18"/>
                <w:highlight w:val="yellow"/>
              </w:rPr>
            </w:rPrChange>
          </w:rPr>
          <w:t>: Quality</w:t>
        </w:r>
      </w:ins>
    </w:p>
    <w:p w14:paraId="31220D87" w14:textId="77777777" w:rsidR="193A3DEE" w:rsidRDefault="193A3DEE" w:rsidP="662E2FC4">
      <w:pPr>
        <w:pStyle w:val="NormalWeb"/>
        <w:spacing w:beforeAutospacing="0" w:after="0" w:afterAutospacing="0"/>
        <w:rPr>
          <w:ins w:id="1883" w:author="Mehta, Hemini" w:date="2026-03-18T14:19:00Z" w16du:dateUtc="2026-03-18T14:19:40Z"/>
          <w:rFonts w:ascii="Montserrat" w:eastAsia="Montserrat" w:hAnsi="Montserrat" w:cs="Montserrat"/>
          <w:color w:val="000000" w:themeColor="text1"/>
          <w:sz w:val="18"/>
          <w:szCs w:val="18"/>
        </w:rPr>
      </w:pPr>
      <w:ins w:id="1884" w:author="Mehta, Hemini" w:date="2026-03-18T14:19:00Z" w16du:dateUtc="2026-03-18T14:19:40Z">
        <w:r w:rsidRPr="662E2FC4">
          <w:rPr>
            <w:rFonts w:ascii="Montserrat" w:eastAsia="Montserrat" w:hAnsi="Montserrat" w:cs="Montserrat"/>
            <w:b/>
            <w:bCs/>
            <w:color w:val="000000" w:themeColor="text1"/>
            <w:sz w:val="18"/>
            <w:szCs w:val="18"/>
            <w:rPrChange w:id="1885" w:author="Mehta, Hemini" w:date="2026-03-18T14:25:00Z" w16du:dateUtc="2026-03-18T14:25:13Z">
              <w:rPr>
                <w:rFonts w:ascii="Montserrat" w:eastAsia="Montserrat" w:hAnsi="Montserrat" w:cs="Montserrat"/>
                <w:b/>
                <w:bCs/>
                <w:color w:val="000000" w:themeColor="text1"/>
                <w:sz w:val="18"/>
                <w:szCs w:val="18"/>
                <w:highlight w:val="yellow"/>
              </w:rPr>
            </w:rPrChange>
          </w:rPr>
          <w:t>KPIs:</w:t>
        </w:r>
        <w:r w:rsidRPr="662E2FC4">
          <w:rPr>
            <w:rFonts w:ascii="Montserrat" w:eastAsia="Montserrat" w:hAnsi="Montserrat" w:cs="Montserrat"/>
            <w:color w:val="000000" w:themeColor="text1"/>
            <w:sz w:val="18"/>
            <w:szCs w:val="18"/>
            <w:rPrChange w:id="1886" w:author="Mehta, Hemini" w:date="2026-03-18T14:25:00Z" w16du:dateUtc="2026-03-18T14:25:13Z">
              <w:rPr>
                <w:rFonts w:ascii="Montserrat" w:eastAsia="Montserrat" w:hAnsi="Montserrat" w:cs="Montserrat"/>
                <w:color w:val="000000" w:themeColor="text1"/>
                <w:sz w:val="18"/>
                <w:szCs w:val="18"/>
                <w:highlight w:val="yellow"/>
              </w:rPr>
            </w:rPrChange>
          </w:rPr>
          <w:t xml:space="preserve"> </w:t>
        </w:r>
        <w:r w:rsidRPr="662E2FC4">
          <w:rPr>
            <w:rFonts w:ascii="Montserrat" w:eastAsia="Montserrat" w:hAnsi="Montserrat" w:cs="Montserrat"/>
            <w:b/>
            <w:bCs/>
            <w:color w:val="000000" w:themeColor="text1"/>
            <w:sz w:val="18"/>
            <w:szCs w:val="18"/>
            <w:rPrChange w:id="1887" w:author="Mehta, Hemini" w:date="2026-03-18T14:25:00Z" w16du:dateUtc="2026-03-18T14:25:13Z">
              <w:rPr>
                <w:rFonts w:ascii="Montserrat" w:eastAsia="Montserrat" w:hAnsi="Montserrat" w:cs="Montserrat"/>
                <w:b/>
                <w:bCs/>
                <w:color w:val="000000" w:themeColor="text1"/>
                <w:sz w:val="18"/>
                <w:szCs w:val="18"/>
                <w:highlight w:val="yellow"/>
              </w:rPr>
            </w:rPrChange>
          </w:rPr>
          <w:t>Start-up delay</w:t>
        </w:r>
      </w:ins>
    </w:p>
    <w:p w14:paraId="78D50888" w14:textId="77777777" w:rsidR="193A3DEE" w:rsidRDefault="193A3DEE" w:rsidP="662E2FC4">
      <w:pPr>
        <w:pStyle w:val="NormalWeb"/>
        <w:spacing w:beforeAutospacing="0" w:after="0" w:afterAutospacing="0"/>
        <w:rPr>
          <w:ins w:id="1888" w:author="Mehta, Hemini" w:date="2026-03-18T14:19:00Z" w16du:dateUtc="2026-03-18T14:19:40Z"/>
          <w:rFonts w:ascii="Montserrat" w:eastAsia="Montserrat" w:hAnsi="Montserrat" w:cs="Montserrat"/>
          <w:color w:val="000000" w:themeColor="text1"/>
          <w:sz w:val="18"/>
          <w:szCs w:val="18"/>
        </w:rPr>
      </w:pPr>
      <w:ins w:id="1889" w:author="Mehta, Hemini" w:date="2026-03-18T14:19:00Z" w16du:dateUtc="2026-03-18T14:19:40Z">
        <w:r w:rsidRPr="662E2FC4">
          <w:rPr>
            <w:rFonts w:ascii="Montserrat" w:eastAsia="Montserrat" w:hAnsi="Montserrat" w:cs="Montserrat"/>
            <w:b/>
            <w:bCs/>
            <w:color w:val="000000" w:themeColor="text1"/>
            <w:sz w:val="18"/>
            <w:szCs w:val="18"/>
            <w:rPrChange w:id="1890"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1891" w:author="Mehta, Hemini" w:date="2026-03-18T14:25:00Z" w16du:dateUtc="2026-03-18T14:25:13Z">
              <w:rPr>
                <w:rFonts w:ascii="Montserrat" w:eastAsia="Montserrat" w:hAnsi="Montserrat" w:cs="Montserrat"/>
                <w:color w:val="000000" w:themeColor="text1"/>
                <w:sz w:val="18"/>
                <w:szCs w:val="18"/>
                <w:highlight w:val="yellow"/>
              </w:rPr>
            </w:rPrChange>
          </w:rPr>
          <w:t xml:space="preserve"> DTE &amp; DTH</w:t>
        </w:r>
      </w:ins>
    </w:p>
    <w:p w14:paraId="6DA57F95" w14:textId="77777777" w:rsidR="193A3DEE" w:rsidRDefault="193A3DEE" w:rsidP="00D01EA7">
      <w:pPr>
        <w:pStyle w:val="NormalWeb"/>
        <w:spacing w:before="240" w:beforeAutospacing="0" w:after="120" w:afterAutospacing="0"/>
        <w:rPr>
          <w:ins w:id="1892" w:author="Mehta, Hemini" w:date="2026-03-18T14:19:00Z" w16du:dateUtc="2026-03-18T14:19:40Z"/>
          <w:rFonts w:ascii="Montserrat" w:eastAsia="Montserrat" w:hAnsi="Montserrat" w:cs="Montserrat"/>
          <w:color w:val="000000" w:themeColor="text1"/>
          <w:sz w:val="18"/>
          <w:szCs w:val="18"/>
        </w:rPr>
      </w:pPr>
      <w:ins w:id="1893" w:author="Mehta, Hemini" w:date="2026-03-18T14:19:00Z" w16du:dateUtc="2026-03-18T14:19:40Z">
        <w:r w:rsidRPr="662E2FC4">
          <w:rPr>
            <w:rFonts w:ascii="Montserrat" w:eastAsia="Montserrat" w:hAnsi="Montserrat" w:cs="Montserrat"/>
            <w:b/>
            <w:bCs/>
            <w:color w:val="000000" w:themeColor="text1"/>
            <w:sz w:val="18"/>
            <w:szCs w:val="18"/>
            <w:rPrChange w:id="1894"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71DC794A" w14:textId="77777777" w:rsidR="193A3DEE" w:rsidRDefault="193A3DEE" w:rsidP="00D445BF">
      <w:pPr>
        <w:pStyle w:val="NormalWeb"/>
        <w:numPr>
          <w:ilvl w:val="0"/>
          <w:numId w:val="122"/>
        </w:numPr>
        <w:spacing w:before="120" w:beforeAutospacing="0" w:after="0" w:afterAutospacing="0"/>
        <w:ind w:left="714" w:hanging="357"/>
        <w:rPr>
          <w:ins w:id="1895" w:author="Mehta, Hemini" w:date="2026-03-18T14:19:00Z" w16du:dateUtc="2026-03-18T14:19:40Z"/>
          <w:rFonts w:ascii="Montserrat" w:eastAsia="Montserrat" w:hAnsi="Montserrat" w:cs="Montserrat"/>
          <w:color w:val="000000" w:themeColor="text1"/>
          <w:sz w:val="18"/>
          <w:szCs w:val="18"/>
        </w:rPr>
      </w:pPr>
      <w:ins w:id="1896" w:author="Mehta, Hemini" w:date="2026-03-18T14:19:00Z" w16du:dateUtc="2026-03-18T14:19:40Z">
        <w:r w:rsidRPr="662E2FC4">
          <w:rPr>
            <w:rFonts w:ascii="Montserrat" w:eastAsia="Montserrat" w:hAnsi="Montserrat" w:cs="Montserrat"/>
            <w:color w:val="000000" w:themeColor="text1"/>
            <w:sz w:val="18"/>
            <w:szCs w:val="18"/>
            <w:rPrChange w:id="1897" w:author="Mehta, Hemini" w:date="2026-03-18T14:25:00Z" w16du:dateUtc="2026-03-18T14:25:13Z">
              <w:rPr>
                <w:rFonts w:ascii="Montserrat" w:eastAsia="Montserrat" w:hAnsi="Montserrat" w:cs="Montserrat"/>
                <w:color w:val="000000" w:themeColor="text1"/>
                <w:sz w:val="18"/>
                <w:szCs w:val="18"/>
                <w:highlight w:val="yellow"/>
              </w:rPr>
            </w:rPrChange>
          </w:rPr>
          <w:t>Time measurements from user request initiation to video playback start across CDN, Edge, etc.</w:t>
        </w:r>
      </w:ins>
    </w:p>
    <w:p w14:paraId="3570B214" w14:textId="77777777" w:rsidR="193A3DEE" w:rsidRDefault="193A3DEE" w:rsidP="662E2FC4">
      <w:pPr>
        <w:pStyle w:val="NormalWeb"/>
        <w:numPr>
          <w:ilvl w:val="0"/>
          <w:numId w:val="122"/>
        </w:numPr>
        <w:spacing w:beforeAutospacing="0" w:after="240" w:afterAutospacing="0"/>
        <w:rPr>
          <w:ins w:id="1898" w:author="Mehta, Hemini" w:date="2026-03-18T14:19:00Z" w16du:dateUtc="2026-03-18T14:19:40Z"/>
          <w:rFonts w:ascii="Montserrat" w:eastAsia="Montserrat" w:hAnsi="Montserrat" w:cs="Montserrat"/>
          <w:color w:val="000000" w:themeColor="text1"/>
          <w:sz w:val="18"/>
          <w:szCs w:val="18"/>
        </w:rPr>
      </w:pPr>
      <w:ins w:id="1899" w:author="Mehta, Hemini" w:date="2026-03-18T14:19:00Z" w16du:dateUtc="2026-03-18T14:19:40Z">
        <w:r w:rsidRPr="662E2FC4">
          <w:rPr>
            <w:rFonts w:ascii="Montserrat" w:eastAsia="Montserrat" w:hAnsi="Montserrat" w:cs="Montserrat"/>
            <w:color w:val="000000" w:themeColor="text1"/>
            <w:sz w:val="18"/>
            <w:szCs w:val="18"/>
            <w:rPrChange w:id="1900" w:author="Mehta, Hemini" w:date="2026-03-18T14:25:00Z" w16du:dateUtc="2026-03-18T14:25:13Z">
              <w:rPr>
                <w:rFonts w:ascii="Montserrat" w:eastAsia="Montserrat" w:hAnsi="Montserrat" w:cs="Montserrat"/>
                <w:color w:val="000000" w:themeColor="text1"/>
                <w:sz w:val="18"/>
                <w:szCs w:val="18"/>
                <w:highlight w:val="yellow"/>
              </w:rPr>
            </w:rPrChange>
          </w:rPr>
          <w:t>Controlled tests under consistent network conditions.</w:t>
        </w:r>
      </w:ins>
    </w:p>
    <w:p w14:paraId="25DC50B6" w14:textId="77777777" w:rsidR="193A3DEE" w:rsidRDefault="193A3DEE" w:rsidP="00D01EA7">
      <w:pPr>
        <w:pStyle w:val="NormalWeb"/>
        <w:spacing w:before="240" w:beforeAutospacing="0" w:after="120" w:afterAutospacing="0"/>
        <w:rPr>
          <w:ins w:id="1901" w:author="Mehta, Hemini" w:date="2026-03-18T14:19:00Z" w16du:dateUtc="2026-03-18T14:19:40Z"/>
          <w:rFonts w:ascii="Montserrat" w:eastAsia="Montserrat" w:hAnsi="Montserrat" w:cs="Montserrat"/>
          <w:color w:val="000000" w:themeColor="text1"/>
          <w:sz w:val="18"/>
          <w:szCs w:val="18"/>
        </w:rPr>
      </w:pPr>
      <w:ins w:id="1902" w:author="Mehta, Hemini" w:date="2026-03-18T14:19:00Z" w16du:dateUtc="2026-03-18T14:19:40Z">
        <w:r w:rsidRPr="662E2FC4">
          <w:rPr>
            <w:rFonts w:ascii="Montserrat" w:eastAsia="Montserrat" w:hAnsi="Montserrat" w:cs="Montserrat"/>
            <w:b/>
            <w:bCs/>
            <w:color w:val="000000" w:themeColor="text1"/>
            <w:sz w:val="18"/>
            <w:szCs w:val="18"/>
            <w:rPrChange w:id="1903"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4B3DC149" w14:textId="77777777" w:rsidR="193A3DEE" w:rsidRDefault="193A3DEE" w:rsidP="00D445BF">
      <w:pPr>
        <w:pStyle w:val="NormalWeb"/>
        <w:numPr>
          <w:ilvl w:val="0"/>
          <w:numId w:val="121"/>
        </w:numPr>
        <w:spacing w:before="120" w:beforeAutospacing="0" w:after="0" w:afterAutospacing="0"/>
        <w:ind w:left="714" w:hanging="357"/>
        <w:rPr>
          <w:ins w:id="1904" w:author="Mehta, Hemini" w:date="2026-03-18T14:19:00Z" w16du:dateUtc="2026-03-18T14:19:40Z"/>
          <w:rFonts w:ascii="Montserrat" w:eastAsia="Montserrat" w:hAnsi="Montserrat" w:cs="Montserrat"/>
          <w:color w:val="000000" w:themeColor="text1"/>
          <w:sz w:val="18"/>
          <w:szCs w:val="18"/>
        </w:rPr>
      </w:pPr>
      <w:ins w:id="1905" w:author="Mehta, Hemini" w:date="2026-03-18T14:19:00Z" w16du:dateUtc="2026-03-18T14:19:40Z">
        <w:r w:rsidRPr="662E2FC4">
          <w:rPr>
            <w:rFonts w:ascii="Montserrat" w:eastAsia="Montserrat" w:hAnsi="Montserrat" w:cs="Montserrat"/>
            <w:color w:val="000000" w:themeColor="text1"/>
            <w:sz w:val="18"/>
            <w:szCs w:val="18"/>
            <w:rPrChange w:id="1906" w:author="Mehta, Hemini" w:date="2026-03-18T14:25:00Z" w16du:dateUtc="2026-03-18T14:25:13Z">
              <w:rPr>
                <w:rFonts w:ascii="Montserrat" w:eastAsia="Montserrat" w:hAnsi="Montserrat" w:cs="Montserrat"/>
                <w:color w:val="000000" w:themeColor="text1"/>
                <w:sz w:val="18"/>
                <w:szCs w:val="18"/>
                <w:highlight w:val="yellow"/>
              </w:rPr>
            </w:rPrChange>
          </w:rPr>
          <w:t>Startup delay (seconds) for each method (histograms, indicating average, min, max, percentiles 95 and 99.9).</w:t>
        </w:r>
      </w:ins>
    </w:p>
    <w:p w14:paraId="4A2A6011" w14:textId="77777777" w:rsidR="193A3DEE" w:rsidRDefault="193A3DEE" w:rsidP="662E2FC4">
      <w:pPr>
        <w:pStyle w:val="NormalWeb"/>
        <w:numPr>
          <w:ilvl w:val="0"/>
          <w:numId w:val="121"/>
        </w:numPr>
        <w:spacing w:beforeAutospacing="0" w:after="240" w:afterAutospacing="0"/>
        <w:rPr>
          <w:ins w:id="1907" w:author="Mehta, Hemini" w:date="2026-03-18T14:19:00Z" w16du:dateUtc="2026-03-18T14:19:40Z"/>
          <w:rFonts w:ascii="Montserrat" w:eastAsia="Montserrat" w:hAnsi="Montserrat" w:cs="Montserrat"/>
          <w:color w:val="000000" w:themeColor="text1"/>
          <w:sz w:val="18"/>
          <w:szCs w:val="18"/>
        </w:rPr>
      </w:pPr>
      <w:ins w:id="1908" w:author="Mehta, Hemini" w:date="2026-03-18T14:19:00Z" w16du:dateUtc="2026-03-18T14:19:40Z">
        <w:r w:rsidRPr="662E2FC4">
          <w:rPr>
            <w:rFonts w:ascii="Montserrat" w:eastAsia="Montserrat" w:hAnsi="Montserrat" w:cs="Montserrat"/>
            <w:color w:val="000000" w:themeColor="text1"/>
            <w:sz w:val="18"/>
            <w:szCs w:val="18"/>
            <w:rPrChange w:id="1909" w:author="Mehta, Hemini" w:date="2026-03-18T14:25:00Z" w16du:dateUtc="2026-03-18T14:25:13Z">
              <w:rPr>
                <w:rFonts w:ascii="Montserrat" w:eastAsia="Montserrat" w:hAnsi="Montserrat" w:cs="Montserrat"/>
                <w:color w:val="000000" w:themeColor="text1"/>
                <w:sz w:val="18"/>
                <w:szCs w:val="18"/>
                <w:highlight w:val="yellow"/>
              </w:rPr>
            </w:rPrChange>
          </w:rPr>
          <w:t>Comparative dataset of responsiveness across methods.</w:t>
        </w:r>
      </w:ins>
    </w:p>
    <w:p w14:paraId="4F904F57" w14:textId="77777777" w:rsidR="193A3DEE" w:rsidRDefault="193A3DEE" w:rsidP="00D01EA7">
      <w:pPr>
        <w:pStyle w:val="NormalWeb"/>
        <w:spacing w:before="240" w:beforeAutospacing="0" w:after="120" w:afterAutospacing="0"/>
        <w:rPr>
          <w:ins w:id="1910" w:author="Mehta, Hemini" w:date="2026-03-18T14:19:00Z" w16du:dateUtc="2026-03-18T14:19:40Z"/>
          <w:rFonts w:ascii="Montserrat" w:eastAsia="Montserrat" w:hAnsi="Montserrat" w:cs="Montserrat"/>
          <w:color w:val="000000" w:themeColor="text1"/>
          <w:sz w:val="18"/>
          <w:szCs w:val="18"/>
        </w:rPr>
      </w:pPr>
      <w:ins w:id="1911" w:author="Mehta, Hemini" w:date="2026-03-18T14:19:00Z" w16du:dateUtc="2026-03-18T14:19:40Z">
        <w:r w:rsidRPr="662E2FC4">
          <w:rPr>
            <w:rFonts w:ascii="Montserrat" w:eastAsia="Montserrat" w:hAnsi="Montserrat" w:cs="Montserrat"/>
            <w:b/>
            <w:bCs/>
            <w:color w:val="000000" w:themeColor="text1"/>
            <w:sz w:val="18"/>
            <w:szCs w:val="18"/>
            <w:rPrChange w:id="1912"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7E39A165" w14:textId="77777777" w:rsidR="193A3DEE" w:rsidRDefault="193A3DEE" w:rsidP="00D01EA7">
      <w:pPr>
        <w:pStyle w:val="NormalWeb"/>
        <w:numPr>
          <w:ilvl w:val="0"/>
          <w:numId w:val="120"/>
        </w:numPr>
        <w:spacing w:before="120" w:beforeAutospacing="0" w:after="0" w:afterAutospacing="0"/>
        <w:ind w:left="714" w:hanging="357"/>
        <w:rPr>
          <w:ins w:id="1913" w:author="Mehta, Hemini" w:date="2026-03-18T14:19:00Z" w16du:dateUtc="2026-03-18T14:19:40Z"/>
          <w:rFonts w:ascii="Montserrat" w:eastAsia="Montserrat" w:hAnsi="Montserrat" w:cs="Montserrat"/>
          <w:color w:val="000000" w:themeColor="text1"/>
          <w:sz w:val="18"/>
          <w:szCs w:val="18"/>
        </w:rPr>
      </w:pPr>
      <w:ins w:id="1914" w:author="Mehta, Hemini" w:date="2026-03-18T14:19:00Z" w16du:dateUtc="2026-03-18T14:19:40Z">
        <w:r w:rsidRPr="662E2FC4">
          <w:rPr>
            <w:rFonts w:ascii="Montserrat" w:eastAsia="Montserrat" w:hAnsi="Montserrat" w:cs="Montserrat"/>
            <w:color w:val="000000" w:themeColor="text1"/>
            <w:sz w:val="18"/>
            <w:szCs w:val="18"/>
            <w:rPrChange w:id="1915" w:author="Mehta, Hemini" w:date="2026-03-18T14:25:00Z" w16du:dateUtc="2026-03-18T14:25:13Z">
              <w:rPr>
                <w:rFonts w:ascii="Montserrat" w:eastAsia="Montserrat" w:hAnsi="Montserrat" w:cs="Montserrat"/>
                <w:color w:val="000000" w:themeColor="text1"/>
                <w:sz w:val="18"/>
                <w:szCs w:val="18"/>
                <w:highlight w:val="yellow"/>
              </w:rPr>
            </w:rPrChange>
          </w:rPr>
          <w:t>Edge or adaptive methods may achieve lower average startup delays.</w:t>
        </w:r>
      </w:ins>
    </w:p>
    <w:p w14:paraId="32F6BC69" w14:textId="77777777" w:rsidR="193A3DEE" w:rsidRDefault="193A3DEE" w:rsidP="662E2FC4">
      <w:pPr>
        <w:pStyle w:val="NormalWeb"/>
        <w:numPr>
          <w:ilvl w:val="0"/>
          <w:numId w:val="120"/>
        </w:numPr>
        <w:spacing w:beforeAutospacing="0" w:after="240" w:afterAutospacing="0"/>
        <w:rPr>
          <w:ins w:id="1916" w:author="Mehta, Hemini" w:date="2026-03-18T14:19:00Z" w16du:dateUtc="2026-03-18T14:19:40Z"/>
          <w:rFonts w:ascii="Montserrat" w:eastAsia="Montserrat" w:hAnsi="Montserrat" w:cs="Montserrat"/>
          <w:color w:val="000000" w:themeColor="text1"/>
          <w:sz w:val="18"/>
          <w:szCs w:val="18"/>
        </w:rPr>
      </w:pPr>
      <w:ins w:id="1917" w:author="Mehta, Hemini" w:date="2026-03-18T14:19:00Z" w16du:dateUtc="2026-03-18T14:19:40Z">
        <w:r w:rsidRPr="662E2FC4">
          <w:rPr>
            <w:rFonts w:ascii="Montserrat" w:eastAsia="Montserrat" w:hAnsi="Montserrat" w:cs="Montserrat"/>
            <w:color w:val="000000" w:themeColor="text1"/>
            <w:sz w:val="18"/>
            <w:szCs w:val="18"/>
            <w:rPrChange w:id="1918" w:author="Mehta, Hemini" w:date="2026-03-18T14:25:00Z" w16du:dateUtc="2026-03-18T14:25:13Z">
              <w:rPr>
                <w:rFonts w:ascii="Montserrat" w:eastAsia="Montserrat" w:hAnsi="Montserrat" w:cs="Montserrat"/>
                <w:color w:val="000000" w:themeColor="text1"/>
                <w:sz w:val="18"/>
                <w:szCs w:val="18"/>
                <w:highlight w:val="yellow"/>
              </w:rPr>
            </w:rPrChange>
          </w:rPr>
          <w:t>Decentralized or centralized methods may show longer average delays depending on availability or server distance.</w:t>
        </w:r>
      </w:ins>
    </w:p>
    <w:p w14:paraId="224586D3" w14:textId="77777777" w:rsidR="00026290" w:rsidRDefault="00026290">
      <w:pPr>
        <w:pStyle w:val="ParagraphText"/>
        <w:rPr>
          <w:ins w:id="1919" w:author="Darko Ratkaj" w:date="2026-03-26T08:34:00Z" w16du:dateUtc="2026-03-26T07:34:00Z"/>
        </w:rPr>
        <w:pPrChange w:id="1920" w:author="Darko Ratkaj" w:date="2026-03-26T08:34:00Z" w16du:dateUtc="2026-03-26T07:34:00Z">
          <w:pPr>
            <w:pStyle w:val="Heading3"/>
          </w:pPr>
        </w:pPrChange>
      </w:pPr>
      <w:bookmarkStart w:id="1921" w:name="_Toc844093225"/>
    </w:p>
    <w:p w14:paraId="531AE79E" w14:textId="77DADC62" w:rsidR="193A3DEE" w:rsidRDefault="29650C0D" w:rsidP="662E2FC4">
      <w:pPr>
        <w:pStyle w:val="Heading3"/>
        <w:rPr>
          <w:ins w:id="1922" w:author="Mehta, Hemini" w:date="2026-03-18T14:20:00Z" w16du:dateUtc="2026-03-18T14:20:32Z"/>
        </w:rPr>
      </w:pPr>
      <w:ins w:id="1923" w:author="Mehta, Hemini" w:date="2026-03-18T14:20:00Z" w16du:dateUtc="2026-03-18T14:20:32Z">
        <w:r w:rsidRPr="77A9CFF2">
          <w:rPr>
            <w:rPrChange w:id="1924" w:author="Mehta, Hemini" w:date="2026-03-18T14:25:00Z" w16du:dateUtc="2026-03-18T14:25:13Z">
              <w:rPr>
                <w:highlight w:val="yellow"/>
              </w:rPr>
            </w:rPrChange>
          </w:rPr>
          <w:t>Scenario O: Stress-test buffering under poor networks vs resilient distribution</w:t>
        </w:r>
        <w:bookmarkEnd w:id="1921"/>
      </w:ins>
    </w:p>
    <w:p w14:paraId="691DEC0F" w14:textId="77777777" w:rsidR="662E2FC4" w:rsidRDefault="662E2FC4" w:rsidP="662E2FC4">
      <w:pPr>
        <w:pStyle w:val="NormalWeb"/>
        <w:spacing w:beforeAutospacing="0" w:after="0" w:afterAutospacing="0"/>
        <w:rPr>
          <w:ins w:id="1925" w:author="Mehta, Hemini" w:date="2026-03-18T14:20:00Z" w16du:dateUtc="2026-03-18T14:20:32Z"/>
          <w:rFonts w:ascii="Montserrat" w:eastAsia="Montserrat" w:hAnsi="Montserrat" w:cs="Montserrat"/>
          <w:b/>
          <w:bCs/>
          <w:color w:val="000000" w:themeColor="text1"/>
          <w:sz w:val="18"/>
          <w:szCs w:val="18"/>
          <w:rPrChange w:id="1926" w:author="Mehta, Hemini" w:date="2026-03-18T14:25:00Z">
            <w:rPr>
              <w:ins w:id="1927" w:author="Mehta, Hemini" w:date="2026-03-18T14:20:00Z" w16du:dateUtc="2026-03-18T14:20:32Z"/>
              <w:rFonts w:ascii="Montserrat" w:eastAsia="Montserrat" w:hAnsi="Montserrat" w:cs="Montserrat"/>
              <w:b/>
              <w:bCs/>
              <w:color w:val="000000" w:themeColor="text1"/>
              <w:sz w:val="18"/>
              <w:szCs w:val="18"/>
              <w:highlight w:val="yellow"/>
            </w:rPr>
          </w:rPrChange>
        </w:rPr>
      </w:pPr>
    </w:p>
    <w:p w14:paraId="1B463895" w14:textId="77777777" w:rsidR="193A3DEE" w:rsidRDefault="193A3DEE" w:rsidP="662E2FC4">
      <w:pPr>
        <w:pStyle w:val="NormalWeb"/>
        <w:spacing w:beforeAutospacing="0" w:after="0" w:afterAutospacing="0"/>
        <w:rPr>
          <w:ins w:id="1928" w:author="Mehta, Hemini" w:date="2026-03-18T14:20:00Z" w16du:dateUtc="2026-03-18T14:20:32Z"/>
          <w:rFonts w:ascii="Montserrat" w:eastAsia="Montserrat" w:hAnsi="Montserrat" w:cs="Montserrat"/>
          <w:color w:val="000000" w:themeColor="text1"/>
          <w:sz w:val="18"/>
          <w:szCs w:val="18"/>
        </w:rPr>
      </w:pPr>
      <w:ins w:id="1929" w:author="Mehta, Hemini" w:date="2026-03-18T14:20:00Z" w16du:dateUtc="2026-03-18T14:20:32Z">
        <w:r w:rsidRPr="662E2FC4">
          <w:rPr>
            <w:rFonts w:ascii="Montserrat" w:eastAsia="Montserrat" w:hAnsi="Montserrat" w:cs="Montserrat"/>
            <w:b/>
            <w:bCs/>
            <w:color w:val="000000" w:themeColor="text1"/>
            <w:sz w:val="18"/>
            <w:szCs w:val="18"/>
            <w:rPrChange w:id="1930" w:author="Mehta, Hemini" w:date="2026-03-18T14:25:00Z" w16du:dateUtc="2026-03-18T14:25:13Z">
              <w:rPr>
                <w:rFonts w:ascii="Montserrat" w:eastAsia="Montserrat" w:hAnsi="Montserrat" w:cs="Montserrat"/>
                <w:b/>
                <w:bCs/>
                <w:color w:val="000000" w:themeColor="text1"/>
                <w:sz w:val="18"/>
                <w:szCs w:val="18"/>
                <w:highlight w:val="yellow"/>
              </w:rPr>
            </w:rPrChange>
          </w:rPr>
          <w:t>KVIs</w:t>
        </w:r>
        <w:r w:rsidRPr="662E2FC4">
          <w:rPr>
            <w:rFonts w:ascii="Montserrat" w:eastAsia="Montserrat" w:hAnsi="Montserrat" w:cs="Montserrat"/>
            <w:color w:val="000000" w:themeColor="text1"/>
            <w:sz w:val="18"/>
            <w:szCs w:val="18"/>
            <w:rPrChange w:id="1931" w:author="Mehta, Hemini" w:date="2026-03-18T14:25:00Z" w16du:dateUtc="2026-03-18T14:25:13Z">
              <w:rPr>
                <w:rFonts w:ascii="Montserrat" w:eastAsia="Montserrat" w:hAnsi="Montserrat" w:cs="Montserrat"/>
                <w:color w:val="000000" w:themeColor="text1"/>
                <w:sz w:val="18"/>
                <w:szCs w:val="18"/>
                <w:highlight w:val="yellow"/>
              </w:rPr>
            </w:rPrChange>
          </w:rPr>
          <w:t>: Resilience</w:t>
        </w:r>
      </w:ins>
    </w:p>
    <w:p w14:paraId="6B7AF26B" w14:textId="77777777" w:rsidR="193A3DEE" w:rsidRDefault="193A3DEE" w:rsidP="662E2FC4">
      <w:pPr>
        <w:pStyle w:val="NormalWeb"/>
        <w:spacing w:beforeAutospacing="0" w:after="0" w:afterAutospacing="0"/>
        <w:rPr>
          <w:ins w:id="1932" w:author="Mehta, Hemini" w:date="2026-03-18T14:20:00Z" w16du:dateUtc="2026-03-18T14:20:32Z"/>
          <w:rFonts w:ascii="Montserrat" w:eastAsia="Montserrat" w:hAnsi="Montserrat" w:cs="Montserrat"/>
          <w:color w:val="000000" w:themeColor="text1"/>
          <w:sz w:val="18"/>
          <w:szCs w:val="18"/>
        </w:rPr>
      </w:pPr>
      <w:ins w:id="1933" w:author="Mehta, Hemini" w:date="2026-03-18T14:20:00Z" w16du:dateUtc="2026-03-18T14:20:32Z">
        <w:r w:rsidRPr="662E2FC4">
          <w:rPr>
            <w:rFonts w:ascii="Montserrat" w:eastAsia="Montserrat" w:hAnsi="Montserrat" w:cs="Montserrat"/>
            <w:b/>
            <w:bCs/>
            <w:color w:val="000000" w:themeColor="text1"/>
            <w:sz w:val="18"/>
            <w:szCs w:val="18"/>
            <w:rPrChange w:id="1934" w:author="Mehta, Hemini" w:date="2026-03-18T14:25:00Z" w16du:dateUtc="2026-03-18T14:25:13Z">
              <w:rPr>
                <w:rFonts w:ascii="Montserrat" w:eastAsia="Montserrat" w:hAnsi="Montserrat" w:cs="Montserrat"/>
                <w:b/>
                <w:bCs/>
                <w:color w:val="000000" w:themeColor="text1"/>
                <w:sz w:val="18"/>
                <w:szCs w:val="18"/>
                <w:highlight w:val="yellow"/>
              </w:rPr>
            </w:rPrChange>
          </w:rPr>
          <w:t xml:space="preserve">KPIs: </w:t>
        </w:r>
        <w:r w:rsidRPr="662E2FC4">
          <w:rPr>
            <w:rFonts w:ascii="Montserrat" w:eastAsia="Montserrat" w:hAnsi="Montserrat" w:cs="Montserrat"/>
            <w:color w:val="000000" w:themeColor="text1"/>
            <w:sz w:val="18"/>
            <w:szCs w:val="18"/>
            <w:rPrChange w:id="1935" w:author="Mehta, Hemini" w:date="2026-03-18T14:25:00Z" w16du:dateUtc="2026-03-18T14:25:13Z">
              <w:rPr>
                <w:rFonts w:ascii="Montserrat" w:eastAsia="Montserrat" w:hAnsi="Montserrat" w:cs="Montserrat"/>
                <w:color w:val="000000" w:themeColor="text1"/>
                <w:sz w:val="18"/>
                <w:szCs w:val="18"/>
                <w:highlight w:val="yellow"/>
              </w:rPr>
            </w:rPrChange>
          </w:rPr>
          <w:t>Buffering Ratio / Rebuffering Events</w:t>
        </w:r>
      </w:ins>
    </w:p>
    <w:p w14:paraId="3F057F77" w14:textId="77777777" w:rsidR="193A3DEE" w:rsidRDefault="193A3DEE" w:rsidP="662E2FC4">
      <w:pPr>
        <w:pStyle w:val="NormalWeb"/>
        <w:spacing w:beforeAutospacing="0" w:after="0" w:afterAutospacing="0"/>
        <w:rPr>
          <w:ins w:id="1936" w:author="Mehta, Hemini" w:date="2026-03-18T14:20:00Z" w16du:dateUtc="2026-03-18T14:20:32Z"/>
          <w:rFonts w:ascii="Montserrat" w:eastAsia="Montserrat" w:hAnsi="Montserrat" w:cs="Montserrat"/>
          <w:color w:val="000000" w:themeColor="text1"/>
          <w:sz w:val="18"/>
          <w:szCs w:val="18"/>
        </w:rPr>
      </w:pPr>
      <w:ins w:id="1937" w:author="Mehta, Hemini" w:date="2026-03-18T14:20:00Z" w16du:dateUtc="2026-03-18T14:20:32Z">
        <w:r w:rsidRPr="662E2FC4">
          <w:rPr>
            <w:rFonts w:ascii="Montserrat" w:eastAsia="Montserrat" w:hAnsi="Montserrat" w:cs="Montserrat"/>
            <w:b/>
            <w:bCs/>
            <w:color w:val="000000" w:themeColor="text1"/>
            <w:sz w:val="18"/>
            <w:szCs w:val="18"/>
            <w:rPrChange w:id="1938"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1939" w:author="Mehta, Hemini" w:date="2026-03-18T14:25:00Z" w16du:dateUtc="2026-03-18T14:25:13Z">
              <w:rPr>
                <w:rFonts w:ascii="Montserrat" w:eastAsia="Montserrat" w:hAnsi="Montserrat" w:cs="Montserrat"/>
                <w:color w:val="000000" w:themeColor="text1"/>
                <w:sz w:val="18"/>
                <w:szCs w:val="18"/>
                <w:highlight w:val="yellow"/>
              </w:rPr>
            </w:rPrChange>
          </w:rPr>
          <w:t xml:space="preserve"> DTE</w:t>
        </w:r>
      </w:ins>
    </w:p>
    <w:p w14:paraId="2E2E0E48" w14:textId="77777777" w:rsidR="193A3DEE" w:rsidRDefault="193A3DEE" w:rsidP="00D01EA7">
      <w:pPr>
        <w:pStyle w:val="NormalWeb"/>
        <w:spacing w:before="240" w:beforeAutospacing="0" w:after="120" w:afterAutospacing="0"/>
        <w:rPr>
          <w:ins w:id="1940" w:author="Mehta, Hemini" w:date="2026-03-18T14:20:00Z" w16du:dateUtc="2026-03-18T14:20:32Z"/>
          <w:rFonts w:ascii="Montserrat" w:eastAsia="Montserrat" w:hAnsi="Montserrat" w:cs="Montserrat"/>
          <w:color w:val="000000" w:themeColor="text1"/>
          <w:sz w:val="18"/>
          <w:szCs w:val="18"/>
        </w:rPr>
      </w:pPr>
      <w:ins w:id="1941" w:author="Mehta, Hemini" w:date="2026-03-18T14:20:00Z" w16du:dateUtc="2026-03-18T14:20:32Z">
        <w:r w:rsidRPr="662E2FC4">
          <w:rPr>
            <w:rFonts w:ascii="Montserrat" w:eastAsia="Montserrat" w:hAnsi="Montserrat" w:cs="Montserrat"/>
            <w:b/>
            <w:bCs/>
            <w:color w:val="000000" w:themeColor="text1"/>
            <w:sz w:val="18"/>
            <w:szCs w:val="18"/>
            <w:rPrChange w:id="1942"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597E6599" w14:textId="77777777" w:rsidR="193A3DEE" w:rsidRDefault="193A3DEE" w:rsidP="00D01EA7">
      <w:pPr>
        <w:pStyle w:val="NormalWeb"/>
        <w:numPr>
          <w:ilvl w:val="0"/>
          <w:numId w:val="116"/>
        </w:numPr>
        <w:spacing w:before="120" w:beforeAutospacing="0" w:after="0" w:afterAutospacing="0"/>
        <w:ind w:left="714" w:hanging="357"/>
        <w:rPr>
          <w:ins w:id="1943" w:author="Mehta, Hemini" w:date="2026-03-18T14:20:00Z" w16du:dateUtc="2026-03-18T14:20:32Z"/>
          <w:rFonts w:ascii="Montserrat" w:eastAsia="Montserrat" w:hAnsi="Montserrat" w:cs="Montserrat"/>
          <w:color w:val="000000" w:themeColor="text1"/>
          <w:sz w:val="18"/>
          <w:szCs w:val="18"/>
        </w:rPr>
      </w:pPr>
      <w:ins w:id="1944" w:author="Mehta, Hemini" w:date="2026-03-18T14:20:00Z" w16du:dateUtc="2026-03-18T14:20:32Z">
        <w:r w:rsidRPr="662E2FC4">
          <w:rPr>
            <w:rFonts w:ascii="Montserrat" w:eastAsia="Montserrat" w:hAnsi="Montserrat" w:cs="Montserrat"/>
            <w:color w:val="000000" w:themeColor="text1"/>
            <w:sz w:val="18"/>
            <w:szCs w:val="18"/>
            <w:rPrChange w:id="1945" w:author="Mehta, Hemini" w:date="2026-03-18T14:25:00Z" w16du:dateUtc="2026-03-18T14:25:13Z">
              <w:rPr>
                <w:rFonts w:ascii="Montserrat" w:eastAsia="Montserrat" w:hAnsi="Montserrat" w:cs="Montserrat"/>
                <w:color w:val="000000" w:themeColor="text1"/>
                <w:sz w:val="18"/>
                <w:szCs w:val="18"/>
                <w:highlight w:val="yellow"/>
              </w:rPr>
            </w:rPrChange>
          </w:rPr>
          <w:t>Playback tests under controlled poor network conditions (e.g., reduced bandwidth, induced packet loss).</w:t>
        </w:r>
      </w:ins>
    </w:p>
    <w:p w14:paraId="03D2E103" w14:textId="77777777" w:rsidR="193A3DEE" w:rsidRDefault="193A3DEE" w:rsidP="662E2FC4">
      <w:pPr>
        <w:pStyle w:val="NormalWeb"/>
        <w:numPr>
          <w:ilvl w:val="0"/>
          <w:numId w:val="116"/>
        </w:numPr>
        <w:spacing w:beforeAutospacing="0" w:after="240" w:afterAutospacing="0"/>
        <w:rPr>
          <w:ins w:id="1946" w:author="Mehta, Hemini" w:date="2026-03-18T14:20:00Z" w16du:dateUtc="2026-03-18T14:20:32Z"/>
          <w:rFonts w:ascii="Montserrat" w:eastAsia="Montserrat" w:hAnsi="Montserrat" w:cs="Montserrat"/>
          <w:color w:val="000000" w:themeColor="text1"/>
          <w:sz w:val="18"/>
          <w:szCs w:val="18"/>
        </w:rPr>
      </w:pPr>
      <w:ins w:id="1947" w:author="Mehta, Hemini" w:date="2026-03-18T14:20:00Z" w16du:dateUtc="2026-03-18T14:20:32Z">
        <w:r w:rsidRPr="662E2FC4">
          <w:rPr>
            <w:rFonts w:ascii="Montserrat" w:eastAsia="Montserrat" w:hAnsi="Montserrat" w:cs="Montserrat"/>
            <w:color w:val="000000" w:themeColor="text1"/>
            <w:sz w:val="18"/>
            <w:szCs w:val="18"/>
            <w:rPrChange w:id="1948" w:author="Mehta, Hemini" w:date="2026-03-18T14:25:00Z" w16du:dateUtc="2026-03-18T14:25:13Z">
              <w:rPr>
                <w:rFonts w:ascii="Montserrat" w:eastAsia="Montserrat" w:hAnsi="Montserrat" w:cs="Montserrat"/>
                <w:color w:val="000000" w:themeColor="text1"/>
                <w:sz w:val="18"/>
                <w:szCs w:val="18"/>
                <w:highlight w:val="yellow"/>
              </w:rPr>
            </w:rPrChange>
          </w:rPr>
          <w:t>Session logs capturing buffering time and total playback time.</w:t>
        </w:r>
      </w:ins>
    </w:p>
    <w:p w14:paraId="4355F4BD" w14:textId="77777777" w:rsidR="193A3DEE" w:rsidRDefault="193A3DEE" w:rsidP="662E2FC4">
      <w:pPr>
        <w:pStyle w:val="NormalWeb"/>
        <w:spacing w:before="240" w:beforeAutospacing="0" w:after="240" w:afterAutospacing="0"/>
        <w:rPr>
          <w:ins w:id="1949" w:author="Mehta, Hemini" w:date="2026-03-18T14:20:00Z" w16du:dateUtc="2026-03-18T14:20:32Z"/>
          <w:rFonts w:ascii="Montserrat" w:eastAsia="Montserrat" w:hAnsi="Montserrat" w:cs="Montserrat"/>
          <w:color w:val="000000" w:themeColor="text1"/>
          <w:sz w:val="18"/>
          <w:szCs w:val="18"/>
        </w:rPr>
      </w:pPr>
      <w:ins w:id="1950" w:author="Mehta, Hemini" w:date="2026-03-18T14:20:00Z" w16du:dateUtc="2026-03-18T14:20:32Z">
        <w:r w:rsidRPr="662E2FC4">
          <w:rPr>
            <w:rFonts w:ascii="Montserrat" w:eastAsia="Montserrat" w:hAnsi="Montserrat" w:cs="Montserrat"/>
            <w:b/>
            <w:bCs/>
            <w:color w:val="000000" w:themeColor="text1"/>
            <w:sz w:val="18"/>
            <w:szCs w:val="18"/>
            <w:rPrChange w:id="1951"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56F27D24" w14:textId="77777777" w:rsidR="193A3DEE" w:rsidRDefault="193A3DEE" w:rsidP="662E2FC4">
      <w:pPr>
        <w:pStyle w:val="NormalWeb"/>
        <w:numPr>
          <w:ilvl w:val="0"/>
          <w:numId w:val="115"/>
        </w:numPr>
        <w:spacing w:before="240" w:beforeAutospacing="0" w:after="0" w:afterAutospacing="0"/>
        <w:rPr>
          <w:ins w:id="1952" w:author="Mehta, Hemini" w:date="2026-03-18T14:20:00Z" w16du:dateUtc="2026-03-18T14:20:32Z"/>
          <w:rFonts w:ascii="Montserrat" w:eastAsia="Montserrat" w:hAnsi="Montserrat" w:cs="Montserrat"/>
          <w:color w:val="000000" w:themeColor="text1"/>
          <w:sz w:val="18"/>
          <w:szCs w:val="18"/>
        </w:rPr>
      </w:pPr>
      <w:ins w:id="1953" w:author="Mehta, Hemini" w:date="2026-03-18T14:20:00Z" w16du:dateUtc="2026-03-18T14:20:32Z">
        <w:r w:rsidRPr="662E2FC4">
          <w:rPr>
            <w:rFonts w:ascii="Montserrat" w:eastAsia="Montserrat" w:hAnsi="Montserrat" w:cs="Montserrat"/>
            <w:color w:val="000000" w:themeColor="text1"/>
            <w:sz w:val="18"/>
            <w:szCs w:val="18"/>
            <w:rPrChange w:id="1954" w:author="Mehta, Hemini" w:date="2026-03-18T14:25:00Z" w16du:dateUtc="2026-03-18T14:25:13Z">
              <w:rPr>
                <w:rFonts w:ascii="Montserrat" w:eastAsia="Montserrat" w:hAnsi="Montserrat" w:cs="Montserrat"/>
                <w:color w:val="000000" w:themeColor="text1"/>
                <w:sz w:val="18"/>
                <w:szCs w:val="18"/>
                <w:highlight w:val="yellow"/>
              </w:rPr>
            </w:rPrChange>
          </w:rPr>
          <w:t>Buffering ratios across methods under identical degraded conditions.</w:t>
        </w:r>
      </w:ins>
    </w:p>
    <w:p w14:paraId="34777644" w14:textId="77777777" w:rsidR="193A3DEE" w:rsidRDefault="193A3DEE" w:rsidP="662E2FC4">
      <w:pPr>
        <w:pStyle w:val="NormalWeb"/>
        <w:numPr>
          <w:ilvl w:val="0"/>
          <w:numId w:val="115"/>
        </w:numPr>
        <w:spacing w:beforeAutospacing="0" w:after="240" w:afterAutospacing="0"/>
        <w:rPr>
          <w:ins w:id="1955" w:author="Mehta, Hemini" w:date="2026-03-18T14:20:00Z" w16du:dateUtc="2026-03-18T14:20:32Z"/>
          <w:rFonts w:ascii="Montserrat" w:eastAsia="Montserrat" w:hAnsi="Montserrat" w:cs="Montserrat"/>
          <w:color w:val="000000" w:themeColor="text1"/>
          <w:sz w:val="18"/>
          <w:szCs w:val="18"/>
        </w:rPr>
      </w:pPr>
      <w:ins w:id="1956" w:author="Mehta, Hemini" w:date="2026-03-18T14:20:00Z" w16du:dateUtc="2026-03-18T14:20:32Z">
        <w:r w:rsidRPr="662E2FC4">
          <w:rPr>
            <w:rFonts w:ascii="Montserrat" w:eastAsia="Montserrat" w:hAnsi="Montserrat" w:cs="Montserrat"/>
            <w:color w:val="000000" w:themeColor="text1"/>
            <w:sz w:val="18"/>
            <w:szCs w:val="18"/>
            <w:rPrChange w:id="1957" w:author="Mehta, Hemini" w:date="2026-03-18T14:25:00Z" w16du:dateUtc="2026-03-18T14:25:13Z">
              <w:rPr>
                <w:rFonts w:ascii="Montserrat" w:eastAsia="Montserrat" w:hAnsi="Montserrat" w:cs="Montserrat"/>
                <w:color w:val="000000" w:themeColor="text1"/>
                <w:sz w:val="18"/>
                <w:szCs w:val="18"/>
                <w:highlight w:val="yellow"/>
              </w:rPr>
            </w:rPrChange>
          </w:rPr>
          <w:t>Comparative resilience scores showing tolerance to poor networks.</w:t>
        </w:r>
      </w:ins>
    </w:p>
    <w:p w14:paraId="25E270D6" w14:textId="77777777" w:rsidR="193A3DEE" w:rsidRDefault="193A3DEE" w:rsidP="662E2FC4">
      <w:pPr>
        <w:pStyle w:val="NormalWeb"/>
        <w:spacing w:before="240" w:beforeAutospacing="0" w:after="240" w:afterAutospacing="0"/>
        <w:rPr>
          <w:ins w:id="1958" w:author="Mehta, Hemini" w:date="2026-03-18T14:20:00Z" w16du:dateUtc="2026-03-18T14:20:32Z"/>
          <w:rFonts w:ascii="Montserrat" w:eastAsia="Montserrat" w:hAnsi="Montserrat" w:cs="Montserrat"/>
          <w:color w:val="000000" w:themeColor="text1"/>
          <w:sz w:val="18"/>
          <w:szCs w:val="18"/>
        </w:rPr>
      </w:pPr>
      <w:ins w:id="1959" w:author="Mehta, Hemini" w:date="2026-03-18T14:20:00Z" w16du:dateUtc="2026-03-18T14:20:32Z">
        <w:r w:rsidRPr="662E2FC4">
          <w:rPr>
            <w:rFonts w:ascii="Montserrat" w:eastAsia="Montserrat" w:hAnsi="Montserrat" w:cs="Montserrat"/>
            <w:b/>
            <w:bCs/>
            <w:color w:val="000000" w:themeColor="text1"/>
            <w:sz w:val="18"/>
            <w:szCs w:val="18"/>
            <w:rPrChange w:id="1960"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5061151D" w14:textId="77777777" w:rsidR="193A3DEE" w:rsidRDefault="193A3DEE" w:rsidP="662E2FC4">
      <w:pPr>
        <w:pStyle w:val="NormalWeb"/>
        <w:numPr>
          <w:ilvl w:val="0"/>
          <w:numId w:val="114"/>
        </w:numPr>
        <w:spacing w:before="240" w:beforeAutospacing="0" w:after="0" w:afterAutospacing="0"/>
        <w:rPr>
          <w:ins w:id="1961" w:author="Mehta, Hemini" w:date="2026-03-18T14:20:00Z" w16du:dateUtc="2026-03-18T14:20:32Z"/>
          <w:rFonts w:ascii="Montserrat" w:eastAsia="Montserrat" w:hAnsi="Montserrat" w:cs="Montserrat"/>
          <w:color w:val="000000" w:themeColor="text1"/>
          <w:sz w:val="18"/>
          <w:szCs w:val="18"/>
        </w:rPr>
      </w:pPr>
      <w:ins w:id="1962" w:author="Mehta, Hemini" w:date="2026-03-18T14:20:00Z" w16du:dateUtc="2026-03-18T14:20:32Z">
        <w:r w:rsidRPr="662E2FC4">
          <w:rPr>
            <w:rFonts w:ascii="Montserrat" w:eastAsia="Montserrat" w:hAnsi="Montserrat" w:cs="Montserrat"/>
            <w:color w:val="000000" w:themeColor="text1"/>
            <w:sz w:val="18"/>
            <w:szCs w:val="18"/>
            <w:rPrChange w:id="1963" w:author="Mehta, Hemini" w:date="2026-03-18T14:25:00Z" w16du:dateUtc="2026-03-18T14:25:13Z">
              <w:rPr>
                <w:rFonts w:ascii="Montserrat" w:eastAsia="Montserrat" w:hAnsi="Montserrat" w:cs="Montserrat"/>
                <w:color w:val="000000" w:themeColor="text1"/>
                <w:sz w:val="18"/>
                <w:szCs w:val="18"/>
                <w:highlight w:val="yellow"/>
              </w:rPr>
            </w:rPrChange>
          </w:rPr>
          <w:t>Resilient methods will keep buffering ratios lower even under stress.</w:t>
        </w:r>
      </w:ins>
    </w:p>
    <w:p w14:paraId="39F62D83" w14:textId="1FD73D7C" w:rsidR="193A3DEE" w:rsidRDefault="193A3DEE" w:rsidP="662E2FC4">
      <w:pPr>
        <w:pStyle w:val="NormalWeb"/>
        <w:numPr>
          <w:ilvl w:val="0"/>
          <w:numId w:val="114"/>
        </w:numPr>
        <w:spacing w:beforeAutospacing="0" w:after="240" w:afterAutospacing="0"/>
        <w:rPr>
          <w:ins w:id="1964" w:author="Mehta, Hemini" w:date="2026-03-18T14:20:00Z" w16du:dateUtc="2026-03-18T14:20:32Z"/>
          <w:rFonts w:ascii="Montserrat" w:eastAsia="Montserrat" w:hAnsi="Montserrat" w:cs="Montserrat"/>
          <w:color w:val="000000" w:themeColor="text1"/>
          <w:sz w:val="18"/>
          <w:szCs w:val="18"/>
        </w:rPr>
      </w:pPr>
      <w:ins w:id="1965" w:author="Mehta, Hemini" w:date="2026-03-18T14:20:00Z" w16du:dateUtc="2026-03-18T14:20:32Z">
        <w:r w:rsidRPr="662E2FC4">
          <w:rPr>
            <w:rFonts w:ascii="Montserrat" w:eastAsia="Montserrat" w:hAnsi="Montserrat" w:cs="Montserrat"/>
            <w:color w:val="000000" w:themeColor="text1"/>
            <w:sz w:val="18"/>
            <w:szCs w:val="18"/>
            <w:rPrChange w:id="1966" w:author="Mehta, Hemini" w:date="2026-03-18T14:25:00Z" w16du:dateUtc="2026-03-18T14:25:13Z">
              <w:rPr>
                <w:rFonts w:ascii="Montserrat" w:eastAsia="Montserrat" w:hAnsi="Montserrat" w:cs="Montserrat"/>
                <w:color w:val="000000" w:themeColor="text1"/>
                <w:sz w:val="18"/>
                <w:szCs w:val="18"/>
                <w:highlight w:val="yellow"/>
              </w:rPr>
            </w:rPrChange>
          </w:rPr>
          <w:t>Less adaptive methods may show high buffering ratios, reducing playback continuity.</w:t>
        </w:r>
      </w:ins>
    </w:p>
    <w:p w14:paraId="0E4E8408" w14:textId="77777777" w:rsidR="662E2FC4" w:rsidRDefault="662E2FC4">
      <w:pPr>
        <w:pStyle w:val="ParagraphText"/>
        <w:rPr>
          <w:ins w:id="1967" w:author="Mehta, Hemini" w:date="2026-03-18T14:20:00Z" w16du:dateUtc="2026-03-18T14:20:32Z"/>
        </w:rPr>
        <w:pPrChange w:id="1968" w:author="Darko Ratkaj" w:date="2026-03-26T08:34:00Z" w16du:dateUtc="2026-03-26T07:34:00Z">
          <w:pPr>
            <w:widowControl/>
          </w:pPr>
        </w:pPrChange>
      </w:pPr>
    </w:p>
    <w:p w14:paraId="5BEC130F" w14:textId="77777777" w:rsidR="193A3DEE" w:rsidRDefault="29650C0D" w:rsidP="662E2FC4">
      <w:pPr>
        <w:pStyle w:val="Heading3"/>
        <w:rPr>
          <w:ins w:id="1969" w:author="Mehta, Hemini" w:date="2026-03-18T14:20:00Z" w16du:dateUtc="2026-03-18T14:20:32Z"/>
        </w:rPr>
      </w:pPr>
      <w:bookmarkStart w:id="1970" w:name="_Toc2058015480"/>
      <w:ins w:id="1971" w:author="Mehta, Hemini" w:date="2026-03-18T14:20:00Z" w16du:dateUtc="2026-03-18T14:20:32Z">
        <w:r w:rsidRPr="77A9CFF2">
          <w:rPr>
            <w:rPrChange w:id="1972" w:author="Mehta, Hemini" w:date="2026-03-18T14:25:00Z" w16du:dateUtc="2026-03-18T14:25:13Z">
              <w:rPr>
                <w:highlight w:val="yellow"/>
              </w:rPr>
            </w:rPrChange>
          </w:rPr>
          <w:t>Scenario P: Compare buffering frequency under different methods</w:t>
        </w:r>
        <w:bookmarkEnd w:id="1970"/>
      </w:ins>
    </w:p>
    <w:p w14:paraId="0D23F6B8" w14:textId="77777777" w:rsidR="662E2FC4" w:rsidRDefault="662E2FC4" w:rsidP="662E2FC4">
      <w:pPr>
        <w:pStyle w:val="NormalWeb"/>
        <w:spacing w:beforeAutospacing="0" w:after="0" w:afterAutospacing="0"/>
        <w:rPr>
          <w:ins w:id="1973" w:author="Mehta, Hemini" w:date="2026-03-18T14:20:00Z" w16du:dateUtc="2026-03-18T14:20:32Z"/>
          <w:rFonts w:ascii="Montserrat" w:eastAsia="Montserrat" w:hAnsi="Montserrat" w:cs="Montserrat"/>
          <w:b/>
          <w:bCs/>
          <w:color w:val="000000" w:themeColor="text1"/>
          <w:sz w:val="18"/>
          <w:szCs w:val="18"/>
          <w:rPrChange w:id="1974" w:author="Mehta, Hemini" w:date="2026-03-18T14:25:00Z">
            <w:rPr>
              <w:ins w:id="1975" w:author="Mehta, Hemini" w:date="2026-03-18T14:20:00Z" w16du:dateUtc="2026-03-18T14:20:32Z"/>
              <w:rFonts w:ascii="Montserrat" w:eastAsia="Montserrat" w:hAnsi="Montserrat" w:cs="Montserrat"/>
              <w:b/>
              <w:bCs/>
              <w:color w:val="000000" w:themeColor="text1"/>
              <w:sz w:val="18"/>
              <w:szCs w:val="18"/>
              <w:highlight w:val="yellow"/>
            </w:rPr>
          </w:rPrChange>
        </w:rPr>
      </w:pPr>
    </w:p>
    <w:p w14:paraId="1E01AD5E" w14:textId="77777777" w:rsidR="193A3DEE" w:rsidRDefault="193A3DEE" w:rsidP="662E2FC4">
      <w:pPr>
        <w:pStyle w:val="NormalWeb"/>
        <w:spacing w:beforeAutospacing="0" w:after="0" w:afterAutospacing="0"/>
        <w:rPr>
          <w:ins w:id="1976" w:author="Mehta, Hemini" w:date="2026-03-18T14:20:00Z" w16du:dateUtc="2026-03-18T14:20:32Z"/>
          <w:rFonts w:ascii="Montserrat" w:eastAsia="Montserrat" w:hAnsi="Montserrat" w:cs="Montserrat"/>
          <w:color w:val="000000" w:themeColor="text1"/>
          <w:sz w:val="18"/>
          <w:szCs w:val="18"/>
        </w:rPr>
      </w:pPr>
      <w:ins w:id="1977" w:author="Mehta, Hemini" w:date="2026-03-18T14:20:00Z" w16du:dateUtc="2026-03-18T14:20:32Z">
        <w:r w:rsidRPr="662E2FC4">
          <w:rPr>
            <w:rFonts w:ascii="Montserrat" w:eastAsia="Montserrat" w:hAnsi="Montserrat" w:cs="Montserrat"/>
            <w:b/>
            <w:bCs/>
            <w:color w:val="000000" w:themeColor="text1"/>
            <w:sz w:val="18"/>
            <w:szCs w:val="18"/>
            <w:rPrChange w:id="1978" w:author="Mehta, Hemini" w:date="2026-03-18T14:25:00Z" w16du:dateUtc="2026-03-18T14:25:13Z">
              <w:rPr>
                <w:rFonts w:ascii="Montserrat" w:eastAsia="Montserrat" w:hAnsi="Montserrat" w:cs="Montserrat"/>
                <w:b/>
                <w:bCs/>
                <w:color w:val="000000" w:themeColor="text1"/>
                <w:sz w:val="18"/>
                <w:szCs w:val="18"/>
                <w:highlight w:val="yellow"/>
              </w:rPr>
            </w:rPrChange>
          </w:rPr>
          <w:t>KVIs</w:t>
        </w:r>
        <w:r w:rsidRPr="662E2FC4">
          <w:rPr>
            <w:rFonts w:ascii="Montserrat" w:eastAsia="Montserrat" w:hAnsi="Montserrat" w:cs="Montserrat"/>
            <w:color w:val="000000" w:themeColor="text1"/>
            <w:sz w:val="18"/>
            <w:szCs w:val="18"/>
            <w:rPrChange w:id="1979" w:author="Mehta, Hemini" w:date="2026-03-18T14:25:00Z" w16du:dateUtc="2026-03-18T14:25:13Z">
              <w:rPr>
                <w:rFonts w:ascii="Montserrat" w:eastAsia="Montserrat" w:hAnsi="Montserrat" w:cs="Montserrat"/>
                <w:color w:val="000000" w:themeColor="text1"/>
                <w:sz w:val="18"/>
                <w:szCs w:val="18"/>
                <w:highlight w:val="yellow"/>
              </w:rPr>
            </w:rPrChange>
          </w:rPr>
          <w:t>: Quality</w:t>
        </w:r>
      </w:ins>
    </w:p>
    <w:p w14:paraId="35E8CBE2" w14:textId="77777777" w:rsidR="193A3DEE" w:rsidRDefault="193A3DEE" w:rsidP="662E2FC4">
      <w:pPr>
        <w:pStyle w:val="NormalWeb"/>
        <w:spacing w:beforeAutospacing="0" w:after="0" w:afterAutospacing="0"/>
        <w:rPr>
          <w:ins w:id="1980" w:author="Mehta, Hemini" w:date="2026-03-18T14:20:00Z" w16du:dateUtc="2026-03-18T14:20:32Z"/>
          <w:rFonts w:ascii="Montserrat" w:eastAsia="Montserrat" w:hAnsi="Montserrat" w:cs="Montserrat"/>
          <w:color w:val="000000" w:themeColor="text1"/>
          <w:sz w:val="18"/>
          <w:szCs w:val="18"/>
        </w:rPr>
      </w:pPr>
      <w:ins w:id="1981" w:author="Mehta, Hemini" w:date="2026-03-18T14:20:00Z" w16du:dateUtc="2026-03-18T14:20:32Z">
        <w:r w:rsidRPr="662E2FC4">
          <w:rPr>
            <w:rFonts w:ascii="Montserrat" w:eastAsia="Montserrat" w:hAnsi="Montserrat" w:cs="Montserrat"/>
            <w:b/>
            <w:bCs/>
            <w:color w:val="000000" w:themeColor="text1"/>
            <w:sz w:val="18"/>
            <w:szCs w:val="18"/>
            <w:rPrChange w:id="1982" w:author="Mehta, Hemini" w:date="2026-03-18T14:25:00Z" w16du:dateUtc="2026-03-18T14:25:13Z">
              <w:rPr>
                <w:rFonts w:ascii="Montserrat" w:eastAsia="Montserrat" w:hAnsi="Montserrat" w:cs="Montserrat"/>
                <w:b/>
                <w:bCs/>
                <w:color w:val="000000" w:themeColor="text1"/>
                <w:sz w:val="18"/>
                <w:szCs w:val="18"/>
                <w:highlight w:val="yellow"/>
              </w:rPr>
            </w:rPrChange>
          </w:rPr>
          <w:t>KPIs</w:t>
        </w:r>
        <w:r w:rsidRPr="662E2FC4">
          <w:rPr>
            <w:rFonts w:ascii="Montserrat" w:eastAsia="Montserrat" w:hAnsi="Montserrat" w:cs="Montserrat"/>
            <w:color w:val="000000" w:themeColor="text1"/>
            <w:sz w:val="18"/>
            <w:szCs w:val="18"/>
            <w:rPrChange w:id="1983" w:author="Mehta, Hemini" w:date="2026-03-18T14:25:00Z" w16du:dateUtc="2026-03-18T14:25:13Z">
              <w:rPr>
                <w:rFonts w:ascii="Montserrat" w:eastAsia="Montserrat" w:hAnsi="Montserrat" w:cs="Montserrat"/>
                <w:color w:val="000000" w:themeColor="text1"/>
                <w:sz w:val="18"/>
                <w:szCs w:val="18"/>
                <w:highlight w:val="yellow"/>
              </w:rPr>
            </w:rPrChange>
          </w:rPr>
          <w:t>: Buffering Ratio / Rebuffering Events</w:t>
        </w:r>
      </w:ins>
    </w:p>
    <w:p w14:paraId="070666D6" w14:textId="77777777" w:rsidR="193A3DEE" w:rsidRDefault="193A3DEE" w:rsidP="662E2FC4">
      <w:pPr>
        <w:pStyle w:val="NormalWeb"/>
        <w:spacing w:beforeAutospacing="0" w:after="0" w:afterAutospacing="0"/>
        <w:rPr>
          <w:ins w:id="1984" w:author="Mehta, Hemini" w:date="2026-03-18T14:20:00Z" w16du:dateUtc="2026-03-18T14:20:32Z"/>
          <w:rFonts w:ascii="Montserrat" w:eastAsia="Montserrat" w:hAnsi="Montserrat" w:cs="Montserrat"/>
          <w:color w:val="000000" w:themeColor="text1"/>
          <w:sz w:val="18"/>
          <w:szCs w:val="18"/>
        </w:rPr>
      </w:pPr>
      <w:ins w:id="1985" w:author="Mehta, Hemini" w:date="2026-03-18T14:20:00Z" w16du:dateUtc="2026-03-18T14:20:32Z">
        <w:r w:rsidRPr="662E2FC4">
          <w:rPr>
            <w:rFonts w:ascii="Montserrat" w:eastAsia="Montserrat" w:hAnsi="Montserrat" w:cs="Montserrat"/>
            <w:b/>
            <w:bCs/>
            <w:color w:val="000000" w:themeColor="text1"/>
            <w:sz w:val="18"/>
            <w:szCs w:val="18"/>
            <w:rPrChange w:id="1986"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1987" w:author="Mehta, Hemini" w:date="2026-03-18T14:25:00Z" w16du:dateUtc="2026-03-18T14:25:13Z">
              <w:rPr>
                <w:rFonts w:ascii="Montserrat" w:eastAsia="Montserrat" w:hAnsi="Montserrat" w:cs="Montserrat"/>
                <w:color w:val="000000" w:themeColor="text1"/>
                <w:sz w:val="18"/>
                <w:szCs w:val="18"/>
                <w:highlight w:val="yellow"/>
              </w:rPr>
            </w:rPrChange>
          </w:rPr>
          <w:t>: DTE &amp; DTH</w:t>
        </w:r>
      </w:ins>
    </w:p>
    <w:p w14:paraId="1DEF80A8" w14:textId="77777777" w:rsidR="193A3DEE" w:rsidRDefault="193A3DEE" w:rsidP="662E2FC4">
      <w:pPr>
        <w:pStyle w:val="NormalWeb"/>
        <w:spacing w:before="240" w:beforeAutospacing="0" w:after="240" w:afterAutospacing="0"/>
        <w:rPr>
          <w:ins w:id="1988" w:author="Mehta, Hemini" w:date="2026-03-18T14:20:00Z" w16du:dateUtc="2026-03-18T14:20:32Z"/>
          <w:rFonts w:ascii="Montserrat" w:eastAsia="Montserrat" w:hAnsi="Montserrat" w:cs="Montserrat"/>
          <w:color w:val="000000" w:themeColor="text1"/>
          <w:sz w:val="18"/>
          <w:szCs w:val="18"/>
        </w:rPr>
      </w:pPr>
      <w:ins w:id="1989" w:author="Mehta, Hemini" w:date="2026-03-18T14:20:00Z" w16du:dateUtc="2026-03-18T14:20:32Z">
        <w:r w:rsidRPr="662E2FC4">
          <w:rPr>
            <w:rFonts w:ascii="Montserrat" w:eastAsia="Montserrat" w:hAnsi="Montserrat" w:cs="Montserrat"/>
            <w:b/>
            <w:bCs/>
            <w:color w:val="000000" w:themeColor="text1"/>
            <w:sz w:val="18"/>
            <w:szCs w:val="18"/>
            <w:rPrChange w:id="1990"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74F9E67A" w14:textId="77777777" w:rsidR="193A3DEE" w:rsidRDefault="193A3DEE" w:rsidP="662E2FC4">
      <w:pPr>
        <w:pStyle w:val="NormalWeb"/>
        <w:numPr>
          <w:ilvl w:val="0"/>
          <w:numId w:val="113"/>
        </w:numPr>
        <w:spacing w:before="240" w:beforeAutospacing="0" w:after="0" w:afterAutospacing="0"/>
        <w:rPr>
          <w:ins w:id="1991" w:author="Mehta, Hemini" w:date="2026-03-18T14:20:00Z" w16du:dateUtc="2026-03-18T14:20:32Z"/>
          <w:rFonts w:ascii="Montserrat" w:eastAsia="Montserrat" w:hAnsi="Montserrat" w:cs="Montserrat"/>
          <w:color w:val="000000" w:themeColor="text1"/>
          <w:sz w:val="18"/>
          <w:szCs w:val="18"/>
        </w:rPr>
      </w:pPr>
      <w:ins w:id="1992" w:author="Mehta, Hemini" w:date="2026-03-18T14:20:00Z" w16du:dateUtc="2026-03-18T14:20:32Z">
        <w:r w:rsidRPr="662E2FC4">
          <w:rPr>
            <w:rFonts w:ascii="Montserrat" w:eastAsia="Montserrat" w:hAnsi="Montserrat" w:cs="Montserrat"/>
            <w:color w:val="000000" w:themeColor="text1"/>
            <w:sz w:val="18"/>
            <w:szCs w:val="18"/>
            <w:rPrChange w:id="1993" w:author="Mehta, Hemini" w:date="2026-03-18T14:25:00Z" w16du:dateUtc="2026-03-18T14:25:13Z">
              <w:rPr>
                <w:rFonts w:ascii="Montserrat" w:eastAsia="Montserrat" w:hAnsi="Montserrat" w:cs="Montserrat"/>
                <w:color w:val="000000" w:themeColor="text1"/>
                <w:sz w:val="18"/>
                <w:szCs w:val="18"/>
                <w:highlight w:val="yellow"/>
              </w:rPr>
            </w:rPrChange>
          </w:rPr>
          <w:t>Playback logs recording frequency of buffering events per stream.</w:t>
        </w:r>
      </w:ins>
    </w:p>
    <w:p w14:paraId="717D612C" w14:textId="77777777" w:rsidR="193A3DEE" w:rsidRDefault="193A3DEE" w:rsidP="662E2FC4">
      <w:pPr>
        <w:pStyle w:val="NormalWeb"/>
        <w:numPr>
          <w:ilvl w:val="0"/>
          <w:numId w:val="113"/>
        </w:numPr>
        <w:spacing w:beforeAutospacing="0" w:after="240" w:afterAutospacing="0"/>
        <w:rPr>
          <w:ins w:id="1994" w:author="Mehta, Hemini" w:date="2026-03-18T14:20:00Z" w16du:dateUtc="2026-03-18T14:20:32Z"/>
          <w:rFonts w:ascii="Montserrat" w:eastAsia="Montserrat" w:hAnsi="Montserrat" w:cs="Montserrat"/>
          <w:color w:val="000000" w:themeColor="text1"/>
          <w:sz w:val="18"/>
          <w:szCs w:val="18"/>
        </w:rPr>
      </w:pPr>
      <w:ins w:id="1995" w:author="Mehta, Hemini" w:date="2026-03-18T14:20:00Z" w16du:dateUtc="2026-03-18T14:20:32Z">
        <w:r w:rsidRPr="662E2FC4">
          <w:rPr>
            <w:rFonts w:ascii="Montserrat" w:eastAsia="Montserrat" w:hAnsi="Montserrat" w:cs="Montserrat"/>
            <w:color w:val="000000" w:themeColor="text1"/>
            <w:sz w:val="18"/>
            <w:szCs w:val="18"/>
            <w:rPrChange w:id="1996" w:author="Mehta, Hemini" w:date="2026-03-18T14:25:00Z" w16du:dateUtc="2026-03-18T14:25:13Z">
              <w:rPr>
                <w:rFonts w:ascii="Montserrat" w:eastAsia="Montserrat" w:hAnsi="Montserrat" w:cs="Montserrat"/>
                <w:color w:val="000000" w:themeColor="text1"/>
                <w:sz w:val="18"/>
                <w:szCs w:val="18"/>
                <w:highlight w:val="yellow"/>
              </w:rPr>
            </w:rPrChange>
          </w:rPr>
          <w:t>Method identifiers (CDN, Edge, etc.).</w:t>
        </w:r>
      </w:ins>
    </w:p>
    <w:p w14:paraId="53ADDB2C" w14:textId="77777777" w:rsidR="193A3DEE" w:rsidRDefault="193A3DEE" w:rsidP="662E2FC4">
      <w:pPr>
        <w:pStyle w:val="NormalWeb"/>
        <w:spacing w:before="240" w:beforeAutospacing="0" w:after="240" w:afterAutospacing="0"/>
        <w:rPr>
          <w:ins w:id="1997" w:author="Mehta, Hemini" w:date="2026-03-18T14:20:00Z" w16du:dateUtc="2026-03-18T14:20:32Z"/>
          <w:rFonts w:ascii="Montserrat" w:eastAsia="Montserrat" w:hAnsi="Montserrat" w:cs="Montserrat"/>
          <w:color w:val="000000" w:themeColor="text1"/>
          <w:sz w:val="18"/>
          <w:szCs w:val="18"/>
        </w:rPr>
      </w:pPr>
      <w:ins w:id="1998" w:author="Mehta, Hemini" w:date="2026-03-18T14:20:00Z" w16du:dateUtc="2026-03-18T14:20:32Z">
        <w:r w:rsidRPr="662E2FC4">
          <w:rPr>
            <w:rFonts w:ascii="Montserrat" w:eastAsia="Montserrat" w:hAnsi="Montserrat" w:cs="Montserrat"/>
            <w:b/>
            <w:bCs/>
            <w:color w:val="000000" w:themeColor="text1"/>
            <w:sz w:val="18"/>
            <w:szCs w:val="18"/>
            <w:rPrChange w:id="1999"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11941EDF" w14:textId="77777777" w:rsidR="193A3DEE" w:rsidRDefault="193A3DEE" w:rsidP="662E2FC4">
      <w:pPr>
        <w:pStyle w:val="NormalWeb"/>
        <w:numPr>
          <w:ilvl w:val="0"/>
          <w:numId w:val="112"/>
        </w:numPr>
        <w:spacing w:before="240" w:beforeAutospacing="0" w:after="0" w:afterAutospacing="0"/>
        <w:rPr>
          <w:ins w:id="2000" w:author="Mehta, Hemini" w:date="2026-03-18T14:20:00Z" w16du:dateUtc="2026-03-18T14:20:32Z"/>
          <w:rFonts w:ascii="Montserrat" w:eastAsia="Montserrat" w:hAnsi="Montserrat" w:cs="Montserrat"/>
          <w:color w:val="000000" w:themeColor="text1"/>
          <w:sz w:val="18"/>
          <w:szCs w:val="18"/>
        </w:rPr>
      </w:pPr>
      <w:ins w:id="2001" w:author="Mehta, Hemini" w:date="2026-03-18T14:20:00Z" w16du:dateUtc="2026-03-18T14:20:32Z">
        <w:r w:rsidRPr="662E2FC4">
          <w:rPr>
            <w:rFonts w:ascii="Montserrat" w:eastAsia="Montserrat" w:hAnsi="Montserrat" w:cs="Montserrat"/>
            <w:color w:val="000000" w:themeColor="text1"/>
            <w:sz w:val="18"/>
            <w:szCs w:val="18"/>
            <w:rPrChange w:id="2002" w:author="Mehta, Hemini" w:date="2026-03-18T14:25:00Z" w16du:dateUtc="2026-03-18T14:25:13Z">
              <w:rPr>
                <w:rFonts w:ascii="Montserrat" w:eastAsia="Montserrat" w:hAnsi="Montserrat" w:cs="Montserrat"/>
                <w:color w:val="000000" w:themeColor="text1"/>
                <w:sz w:val="18"/>
                <w:szCs w:val="18"/>
                <w:highlight w:val="yellow"/>
              </w:rPr>
            </w:rPrChange>
          </w:rPr>
          <w:t>Average buffering frequency per session across methods.</w:t>
        </w:r>
      </w:ins>
    </w:p>
    <w:p w14:paraId="234CC080" w14:textId="77777777" w:rsidR="193A3DEE" w:rsidRDefault="193A3DEE" w:rsidP="662E2FC4">
      <w:pPr>
        <w:pStyle w:val="NormalWeb"/>
        <w:numPr>
          <w:ilvl w:val="0"/>
          <w:numId w:val="112"/>
        </w:numPr>
        <w:spacing w:beforeAutospacing="0" w:after="240" w:afterAutospacing="0"/>
        <w:rPr>
          <w:ins w:id="2003" w:author="Mehta, Hemini" w:date="2026-03-18T14:20:00Z" w16du:dateUtc="2026-03-18T14:20:32Z"/>
          <w:rFonts w:ascii="Montserrat" w:eastAsia="Montserrat" w:hAnsi="Montserrat" w:cs="Montserrat"/>
          <w:color w:val="000000" w:themeColor="text1"/>
          <w:sz w:val="18"/>
          <w:szCs w:val="18"/>
        </w:rPr>
      </w:pPr>
      <w:ins w:id="2004" w:author="Mehta, Hemini" w:date="2026-03-18T14:20:00Z" w16du:dateUtc="2026-03-18T14:20:32Z">
        <w:r w:rsidRPr="662E2FC4">
          <w:rPr>
            <w:rFonts w:ascii="Montserrat" w:eastAsia="Montserrat" w:hAnsi="Montserrat" w:cs="Montserrat"/>
            <w:color w:val="000000" w:themeColor="text1"/>
            <w:sz w:val="18"/>
            <w:szCs w:val="18"/>
            <w:rPrChange w:id="2005" w:author="Mehta, Hemini" w:date="2026-03-18T14:25:00Z" w16du:dateUtc="2026-03-18T14:25:13Z">
              <w:rPr>
                <w:rFonts w:ascii="Montserrat" w:eastAsia="Montserrat" w:hAnsi="Montserrat" w:cs="Montserrat"/>
                <w:color w:val="000000" w:themeColor="text1"/>
                <w:sz w:val="18"/>
                <w:szCs w:val="18"/>
                <w:highlight w:val="yellow"/>
              </w:rPr>
            </w:rPrChange>
          </w:rPr>
          <w:t>Comparative quality dataset ranking methods by smoothness of playback.</w:t>
        </w:r>
      </w:ins>
    </w:p>
    <w:p w14:paraId="77973DC8" w14:textId="77777777" w:rsidR="193A3DEE" w:rsidRDefault="193A3DEE" w:rsidP="662E2FC4">
      <w:pPr>
        <w:pStyle w:val="NormalWeb"/>
        <w:spacing w:before="240" w:beforeAutospacing="0" w:after="240" w:afterAutospacing="0"/>
        <w:rPr>
          <w:ins w:id="2006" w:author="Mehta, Hemini" w:date="2026-03-18T14:20:00Z" w16du:dateUtc="2026-03-18T14:20:32Z"/>
          <w:rFonts w:ascii="Montserrat" w:eastAsia="Montserrat" w:hAnsi="Montserrat" w:cs="Montserrat"/>
          <w:color w:val="000000" w:themeColor="text1"/>
          <w:sz w:val="18"/>
          <w:szCs w:val="18"/>
        </w:rPr>
      </w:pPr>
      <w:ins w:id="2007" w:author="Mehta, Hemini" w:date="2026-03-18T14:20:00Z" w16du:dateUtc="2026-03-18T14:20:32Z">
        <w:r w:rsidRPr="662E2FC4">
          <w:rPr>
            <w:rFonts w:ascii="Montserrat" w:eastAsia="Montserrat" w:hAnsi="Montserrat" w:cs="Montserrat"/>
            <w:b/>
            <w:bCs/>
            <w:color w:val="000000" w:themeColor="text1"/>
            <w:sz w:val="18"/>
            <w:szCs w:val="18"/>
            <w:rPrChange w:id="2008"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1F192207" w14:textId="77777777" w:rsidR="193A3DEE" w:rsidRDefault="193A3DEE" w:rsidP="662E2FC4">
      <w:pPr>
        <w:pStyle w:val="NormalWeb"/>
        <w:numPr>
          <w:ilvl w:val="0"/>
          <w:numId w:val="111"/>
        </w:numPr>
        <w:spacing w:before="240" w:beforeAutospacing="0" w:after="0" w:afterAutospacing="0"/>
        <w:rPr>
          <w:ins w:id="2009" w:author="Mehta, Hemini" w:date="2026-03-18T14:20:00Z" w16du:dateUtc="2026-03-18T14:20:32Z"/>
          <w:rFonts w:ascii="Montserrat" w:eastAsia="Montserrat" w:hAnsi="Montserrat" w:cs="Montserrat"/>
          <w:color w:val="000000" w:themeColor="text1"/>
          <w:sz w:val="18"/>
          <w:szCs w:val="18"/>
        </w:rPr>
      </w:pPr>
      <w:ins w:id="2010" w:author="Mehta, Hemini" w:date="2026-03-18T14:20:00Z" w16du:dateUtc="2026-03-18T14:20:32Z">
        <w:r w:rsidRPr="662E2FC4">
          <w:rPr>
            <w:rFonts w:ascii="Montserrat" w:eastAsia="Montserrat" w:hAnsi="Montserrat" w:cs="Montserrat"/>
            <w:color w:val="000000" w:themeColor="text1"/>
            <w:sz w:val="18"/>
            <w:szCs w:val="18"/>
            <w:rPrChange w:id="2011" w:author="Mehta, Hemini" w:date="2026-03-18T14:25:00Z" w16du:dateUtc="2026-03-18T14:25:13Z">
              <w:rPr>
                <w:rFonts w:ascii="Montserrat" w:eastAsia="Montserrat" w:hAnsi="Montserrat" w:cs="Montserrat"/>
                <w:color w:val="000000" w:themeColor="text1"/>
                <w:sz w:val="18"/>
                <w:szCs w:val="18"/>
                <w:highlight w:val="yellow"/>
              </w:rPr>
            </w:rPrChange>
          </w:rPr>
          <w:t>Edge caching or CDN methods will have fewer buffering events.</w:t>
        </w:r>
      </w:ins>
    </w:p>
    <w:p w14:paraId="0465EEE8" w14:textId="77777777" w:rsidR="193A3DEE" w:rsidRDefault="193A3DEE" w:rsidP="662E2FC4">
      <w:pPr>
        <w:pStyle w:val="NormalWeb"/>
        <w:numPr>
          <w:ilvl w:val="0"/>
          <w:numId w:val="111"/>
        </w:numPr>
        <w:spacing w:beforeAutospacing="0" w:after="240" w:afterAutospacing="0"/>
        <w:rPr>
          <w:ins w:id="2012" w:author="Mehta, Hemini" w:date="2026-03-18T14:20:00Z" w16du:dateUtc="2026-03-18T14:20:32Z"/>
          <w:rFonts w:ascii="Montserrat" w:eastAsia="Montserrat" w:hAnsi="Montserrat" w:cs="Montserrat"/>
          <w:color w:val="000000" w:themeColor="text1"/>
          <w:sz w:val="18"/>
          <w:szCs w:val="18"/>
        </w:rPr>
      </w:pPr>
      <w:ins w:id="2013" w:author="Mehta, Hemini" w:date="2026-03-18T14:20:00Z" w16du:dateUtc="2026-03-18T14:20:32Z">
        <w:r w:rsidRPr="662E2FC4">
          <w:rPr>
            <w:rFonts w:ascii="Montserrat" w:eastAsia="Montserrat" w:hAnsi="Montserrat" w:cs="Montserrat"/>
            <w:color w:val="000000" w:themeColor="text1"/>
            <w:sz w:val="18"/>
            <w:szCs w:val="18"/>
            <w:rPrChange w:id="2014" w:author="Mehta, Hemini" w:date="2026-03-18T14:25:00Z" w16du:dateUtc="2026-03-18T14:25:13Z">
              <w:rPr>
                <w:rFonts w:ascii="Montserrat" w:eastAsia="Montserrat" w:hAnsi="Montserrat" w:cs="Montserrat"/>
                <w:color w:val="000000" w:themeColor="text1"/>
                <w:sz w:val="18"/>
                <w:szCs w:val="18"/>
                <w:highlight w:val="yellow"/>
              </w:rPr>
            </w:rPrChange>
          </w:rPr>
          <w:t>Other methods may vary more based on availability and network stability.</w:t>
        </w:r>
      </w:ins>
    </w:p>
    <w:p w14:paraId="60AC9AF7" w14:textId="77777777" w:rsidR="00026290" w:rsidRDefault="00026290" w:rsidP="00D445BF">
      <w:pPr>
        <w:pStyle w:val="ParagraphText"/>
      </w:pPr>
      <w:bookmarkStart w:id="2015" w:name="_Toc1679343350"/>
    </w:p>
    <w:p w14:paraId="63AC0B75" w14:textId="77777777" w:rsidR="00D445BF" w:rsidRDefault="00D445BF">
      <w:pPr>
        <w:pStyle w:val="ParagraphText"/>
        <w:rPr>
          <w:ins w:id="2016" w:author="Darko Ratkaj" w:date="2026-03-26T08:34:00Z" w16du:dateUtc="2026-03-26T07:34:00Z"/>
        </w:rPr>
        <w:pPrChange w:id="2017" w:author="Darko Ratkaj" w:date="2026-03-26T08:34:00Z" w16du:dateUtc="2026-03-26T07:34:00Z">
          <w:pPr>
            <w:pStyle w:val="Heading3"/>
          </w:pPr>
        </w:pPrChange>
      </w:pPr>
    </w:p>
    <w:p w14:paraId="035D40AA" w14:textId="53C2510F" w:rsidR="193A3DEE" w:rsidRDefault="29650C0D" w:rsidP="662E2FC4">
      <w:pPr>
        <w:pStyle w:val="Heading3"/>
        <w:rPr>
          <w:ins w:id="2018" w:author="Mehta, Hemini" w:date="2026-03-18T14:21:00Z" w16du:dateUtc="2026-03-18T14:21:21Z"/>
        </w:rPr>
      </w:pPr>
      <w:ins w:id="2019" w:author="Mehta, Hemini" w:date="2026-03-18T14:21:00Z" w16du:dateUtc="2026-03-18T14:21:21Z">
        <w:r w:rsidRPr="77A9CFF2">
          <w:rPr>
            <w:rPrChange w:id="2020" w:author="Mehta, Hemini" w:date="2026-03-18T14:25:00Z" w16du:dateUtc="2026-03-18T14:25:13Z">
              <w:rPr>
                <w:highlight w:val="yellow"/>
              </w:rPr>
            </w:rPrChange>
          </w:rPr>
          <w:t>Scenario R: Track frequency of resolution switches under different delivery</w:t>
        </w:r>
        <w:bookmarkEnd w:id="2015"/>
      </w:ins>
    </w:p>
    <w:p w14:paraId="27846E09" w14:textId="77777777" w:rsidR="662E2FC4" w:rsidRDefault="662E2FC4" w:rsidP="662E2FC4">
      <w:pPr>
        <w:pStyle w:val="NormalWeb"/>
        <w:spacing w:beforeAutospacing="0" w:after="0" w:afterAutospacing="0"/>
        <w:rPr>
          <w:ins w:id="2021" w:author="Mehta, Hemini" w:date="2026-03-18T14:21:00Z" w16du:dateUtc="2026-03-18T14:21:21Z"/>
          <w:rFonts w:ascii="Montserrat" w:eastAsia="Montserrat" w:hAnsi="Montserrat" w:cs="Montserrat"/>
          <w:b/>
          <w:bCs/>
          <w:color w:val="000000" w:themeColor="text1"/>
          <w:sz w:val="18"/>
          <w:szCs w:val="18"/>
          <w:rPrChange w:id="2022" w:author="Mehta, Hemini" w:date="2026-03-18T14:25:00Z">
            <w:rPr>
              <w:ins w:id="2023" w:author="Mehta, Hemini" w:date="2026-03-18T14:21:00Z" w16du:dateUtc="2026-03-18T14:21:21Z"/>
              <w:rFonts w:ascii="Montserrat" w:eastAsia="Montserrat" w:hAnsi="Montserrat" w:cs="Montserrat"/>
              <w:b/>
              <w:bCs/>
              <w:color w:val="000000" w:themeColor="text1"/>
              <w:sz w:val="18"/>
              <w:szCs w:val="18"/>
              <w:highlight w:val="yellow"/>
            </w:rPr>
          </w:rPrChange>
        </w:rPr>
      </w:pPr>
    </w:p>
    <w:p w14:paraId="448484B8" w14:textId="77777777" w:rsidR="193A3DEE" w:rsidRDefault="193A3DEE" w:rsidP="662E2FC4">
      <w:pPr>
        <w:pStyle w:val="NormalWeb"/>
        <w:spacing w:beforeAutospacing="0" w:after="0" w:afterAutospacing="0"/>
        <w:rPr>
          <w:ins w:id="2024" w:author="Mehta, Hemini" w:date="2026-03-18T14:21:00Z" w16du:dateUtc="2026-03-18T14:21:21Z"/>
          <w:rFonts w:ascii="Montserrat" w:eastAsia="Montserrat" w:hAnsi="Montserrat" w:cs="Montserrat"/>
          <w:color w:val="000000" w:themeColor="text1"/>
          <w:sz w:val="18"/>
          <w:szCs w:val="18"/>
        </w:rPr>
      </w:pPr>
      <w:ins w:id="2025" w:author="Mehta, Hemini" w:date="2026-03-18T14:21:00Z" w16du:dateUtc="2026-03-18T14:21:21Z">
        <w:r w:rsidRPr="662E2FC4">
          <w:rPr>
            <w:rFonts w:ascii="Montserrat" w:eastAsia="Montserrat" w:hAnsi="Montserrat" w:cs="Montserrat"/>
            <w:b/>
            <w:bCs/>
            <w:color w:val="000000" w:themeColor="text1"/>
            <w:sz w:val="18"/>
            <w:szCs w:val="18"/>
            <w:rPrChange w:id="2026" w:author="Mehta, Hemini" w:date="2026-03-18T14:25:00Z" w16du:dateUtc="2026-03-18T14:25:13Z">
              <w:rPr>
                <w:rFonts w:ascii="Montserrat" w:eastAsia="Montserrat" w:hAnsi="Montserrat" w:cs="Montserrat"/>
                <w:b/>
                <w:bCs/>
                <w:color w:val="000000" w:themeColor="text1"/>
                <w:sz w:val="18"/>
                <w:szCs w:val="18"/>
                <w:highlight w:val="yellow"/>
              </w:rPr>
            </w:rPrChange>
          </w:rPr>
          <w:t>KVIs</w:t>
        </w:r>
        <w:r w:rsidRPr="662E2FC4">
          <w:rPr>
            <w:rFonts w:ascii="Montserrat" w:eastAsia="Montserrat" w:hAnsi="Montserrat" w:cs="Montserrat"/>
            <w:color w:val="000000" w:themeColor="text1"/>
            <w:sz w:val="18"/>
            <w:szCs w:val="18"/>
            <w:rPrChange w:id="2027" w:author="Mehta, Hemini" w:date="2026-03-18T14:25:00Z" w16du:dateUtc="2026-03-18T14:25:13Z">
              <w:rPr>
                <w:rFonts w:ascii="Montserrat" w:eastAsia="Montserrat" w:hAnsi="Montserrat" w:cs="Montserrat"/>
                <w:color w:val="000000" w:themeColor="text1"/>
                <w:sz w:val="18"/>
                <w:szCs w:val="18"/>
                <w:highlight w:val="yellow"/>
              </w:rPr>
            </w:rPrChange>
          </w:rPr>
          <w:t>: Quality</w:t>
        </w:r>
      </w:ins>
    </w:p>
    <w:p w14:paraId="346AFB84" w14:textId="77777777" w:rsidR="193A3DEE" w:rsidRDefault="193A3DEE" w:rsidP="662E2FC4">
      <w:pPr>
        <w:pStyle w:val="NormalWeb"/>
        <w:spacing w:beforeAutospacing="0" w:after="0" w:afterAutospacing="0"/>
        <w:rPr>
          <w:ins w:id="2028" w:author="Mehta, Hemini" w:date="2026-03-18T14:21:00Z" w16du:dateUtc="2026-03-18T14:21:21Z"/>
          <w:rFonts w:ascii="Montserrat" w:eastAsia="Montserrat" w:hAnsi="Montserrat" w:cs="Montserrat"/>
          <w:color w:val="000000" w:themeColor="text1"/>
          <w:sz w:val="18"/>
          <w:szCs w:val="18"/>
        </w:rPr>
      </w:pPr>
      <w:ins w:id="2029" w:author="Mehta, Hemini" w:date="2026-03-18T14:21:00Z" w16du:dateUtc="2026-03-18T14:21:21Z">
        <w:r w:rsidRPr="662E2FC4">
          <w:rPr>
            <w:rFonts w:ascii="Montserrat" w:eastAsia="Montserrat" w:hAnsi="Montserrat" w:cs="Montserrat"/>
            <w:b/>
            <w:bCs/>
            <w:color w:val="000000" w:themeColor="text1"/>
            <w:sz w:val="18"/>
            <w:szCs w:val="18"/>
            <w:rPrChange w:id="2030" w:author="Mehta, Hemini" w:date="2026-03-18T14:25:00Z" w16du:dateUtc="2026-03-18T14:25:13Z">
              <w:rPr>
                <w:rFonts w:ascii="Montserrat" w:eastAsia="Montserrat" w:hAnsi="Montserrat" w:cs="Montserrat"/>
                <w:b/>
                <w:bCs/>
                <w:color w:val="000000" w:themeColor="text1"/>
                <w:sz w:val="18"/>
                <w:szCs w:val="18"/>
                <w:highlight w:val="yellow"/>
              </w:rPr>
            </w:rPrChange>
          </w:rPr>
          <w:t xml:space="preserve">KPIs: </w:t>
        </w:r>
        <w:r w:rsidRPr="662E2FC4">
          <w:rPr>
            <w:rFonts w:ascii="Montserrat" w:eastAsia="Montserrat" w:hAnsi="Montserrat" w:cs="Montserrat"/>
            <w:color w:val="000000" w:themeColor="text1"/>
            <w:sz w:val="18"/>
            <w:szCs w:val="18"/>
            <w:rPrChange w:id="2031" w:author="Mehta, Hemini" w:date="2026-03-18T14:25:00Z" w16du:dateUtc="2026-03-18T14:25:13Z">
              <w:rPr>
                <w:rFonts w:ascii="Montserrat" w:eastAsia="Montserrat" w:hAnsi="Montserrat" w:cs="Montserrat"/>
                <w:color w:val="000000" w:themeColor="text1"/>
                <w:sz w:val="18"/>
                <w:szCs w:val="18"/>
                <w:highlight w:val="yellow"/>
              </w:rPr>
            </w:rPrChange>
          </w:rPr>
          <w:t>Bitrate Stability / QoE</w:t>
        </w:r>
      </w:ins>
    </w:p>
    <w:p w14:paraId="26FF4DD9" w14:textId="77777777" w:rsidR="193A3DEE" w:rsidRDefault="193A3DEE" w:rsidP="662E2FC4">
      <w:pPr>
        <w:pStyle w:val="NormalWeb"/>
        <w:spacing w:beforeAutospacing="0" w:after="0" w:afterAutospacing="0"/>
        <w:rPr>
          <w:ins w:id="2032" w:author="Mehta, Hemini" w:date="2026-03-18T14:21:00Z" w16du:dateUtc="2026-03-18T14:21:21Z"/>
          <w:rFonts w:ascii="Montserrat" w:eastAsia="Montserrat" w:hAnsi="Montserrat" w:cs="Montserrat"/>
          <w:color w:val="000000" w:themeColor="text1"/>
          <w:sz w:val="18"/>
          <w:szCs w:val="18"/>
        </w:rPr>
      </w:pPr>
      <w:ins w:id="2033" w:author="Mehta, Hemini" w:date="2026-03-18T14:21:00Z" w16du:dateUtc="2026-03-18T14:21:21Z">
        <w:r w:rsidRPr="662E2FC4">
          <w:rPr>
            <w:rFonts w:ascii="Montserrat" w:eastAsia="Montserrat" w:hAnsi="Montserrat" w:cs="Montserrat"/>
            <w:b/>
            <w:bCs/>
            <w:color w:val="000000" w:themeColor="text1"/>
            <w:sz w:val="18"/>
            <w:szCs w:val="18"/>
            <w:rPrChange w:id="2034"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2035" w:author="Mehta, Hemini" w:date="2026-03-18T14:25:00Z" w16du:dateUtc="2026-03-18T14:25:13Z">
              <w:rPr>
                <w:rFonts w:ascii="Montserrat" w:eastAsia="Montserrat" w:hAnsi="Montserrat" w:cs="Montserrat"/>
                <w:color w:val="000000" w:themeColor="text1"/>
                <w:sz w:val="18"/>
                <w:szCs w:val="18"/>
                <w:highlight w:val="yellow"/>
              </w:rPr>
            </w:rPrChange>
          </w:rPr>
          <w:t xml:space="preserve"> DTE &amp; DTH</w:t>
        </w:r>
      </w:ins>
    </w:p>
    <w:p w14:paraId="0E060950" w14:textId="77777777" w:rsidR="193A3DEE" w:rsidRDefault="193A3DEE" w:rsidP="662E2FC4">
      <w:pPr>
        <w:pStyle w:val="NormalWeb"/>
        <w:spacing w:before="240" w:beforeAutospacing="0" w:after="240" w:afterAutospacing="0"/>
        <w:rPr>
          <w:ins w:id="2036" w:author="Mehta, Hemini" w:date="2026-03-18T14:21:00Z" w16du:dateUtc="2026-03-18T14:21:21Z"/>
          <w:rFonts w:ascii="Montserrat" w:eastAsia="Montserrat" w:hAnsi="Montserrat" w:cs="Montserrat"/>
          <w:color w:val="000000" w:themeColor="text1"/>
          <w:sz w:val="18"/>
          <w:szCs w:val="18"/>
        </w:rPr>
      </w:pPr>
      <w:ins w:id="2037" w:author="Mehta, Hemini" w:date="2026-03-18T14:21:00Z" w16du:dateUtc="2026-03-18T14:21:21Z">
        <w:r w:rsidRPr="662E2FC4">
          <w:rPr>
            <w:rFonts w:ascii="Montserrat" w:eastAsia="Montserrat" w:hAnsi="Montserrat" w:cs="Montserrat"/>
            <w:b/>
            <w:bCs/>
            <w:color w:val="000000" w:themeColor="text1"/>
            <w:sz w:val="18"/>
            <w:szCs w:val="18"/>
            <w:rPrChange w:id="2038"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67C4D0FE" w14:textId="77777777" w:rsidR="193A3DEE" w:rsidRDefault="193A3DEE" w:rsidP="662E2FC4">
      <w:pPr>
        <w:pStyle w:val="NormalWeb"/>
        <w:numPr>
          <w:ilvl w:val="0"/>
          <w:numId w:val="107"/>
        </w:numPr>
        <w:spacing w:before="240" w:beforeAutospacing="0" w:after="0" w:afterAutospacing="0"/>
        <w:rPr>
          <w:ins w:id="2039" w:author="Mehta, Hemini" w:date="2026-03-18T14:21:00Z" w16du:dateUtc="2026-03-18T14:21:21Z"/>
          <w:rFonts w:ascii="Montserrat" w:eastAsia="Montserrat" w:hAnsi="Montserrat" w:cs="Montserrat"/>
          <w:color w:val="000000" w:themeColor="text1"/>
          <w:sz w:val="18"/>
          <w:szCs w:val="18"/>
        </w:rPr>
      </w:pPr>
      <w:ins w:id="2040" w:author="Mehta, Hemini" w:date="2026-03-18T14:21:00Z" w16du:dateUtc="2026-03-18T14:21:21Z">
        <w:r w:rsidRPr="662E2FC4">
          <w:rPr>
            <w:rFonts w:ascii="Montserrat" w:eastAsia="Montserrat" w:hAnsi="Montserrat" w:cs="Montserrat"/>
            <w:color w:val="000000" w:themeColor="text1"/>
            <w:sz w:val="18"/>
            <w:szCs w:val="18"/>
            <w:rPrChange w:id="2041" w:author="Mehta, Hemini" w:date="2026-03-18T14:25:00Z" w16du:dateUtc="2026-03-18T14:25:13Z">
              <w:rPr>
                <w:rFonts w:ascii="Montserrat" w:eastAsia="Montserrat" w:hAnsi="Montserrat" w:cs="Montserrat"/>
                <w:color w:val="000000" w:themeColor="text1"/>
                <w:sz w:val="18"/>
                <w:szCs w:val="18"/>
                <w:highlight w:val="yellow"/>
              </w:rPr>
            </w:rPrChange>
          </w:rPr>
          <w:t>Playback logs recording resolution/bitrate changes during sessions.</w:t>
        </w:r>
      </w:ins>
    </w:p>
    <w:p w14:paraId="11C628DD" w14:textId="77777777" w:rsidR="193A3DEE" w:rsidRDefault="193A3DEE" w:rsidP="662E2FC4">
      <w:pPr>
        <w:pStyle w:val="NormalWeb"/>
        <w:numPr>
          <w:ilvl w:val="0"/>
          <w:numId w:val="107"/>
        </w:numPr>
        <w:spacing w:beforeAutospacing="0" w:after="0" w:afterAutospacing="0"/>
        <w:rPr>
          <w:ins w:id="2042" w:author="Mehta, Hemini" w:date="2026-03-18T14:21:00Z" w16du:dateUtc="2026-03-18T14:21:21Z"/>
          <w:rFonts w:ascii="Montserrat" w:eastAsia="Montserrat" w:hAnsi="Montserrat" w:cs="Montserrat"/>
          <w:color w:val="000000" w:themeColor="text1"/>
          <w:sz w:val="18"/>
          <w:szCs w:val="18"/>
        </w:rPr>
      </w:pPr>
      <w:ins w:id="2043" w:author="Mehta, Hemini" w:date="2026-03-18T14:21:00Z" w16du:dateUtc="2026-03-18T14:21:21Z">
        <w:r w:rsidRPr="662E2FC4">
          <w:rPr>
            <w:rFonts w:ascii="Montserrat" w:eastAsia="Montserrat" w:hAnsi="Montserrat" w:cs="Montserrat"/>
            <w:color w:val="000000" w:themeColor="text1"/>
            <w:sz w:val="18"/>
            <w:szCs w:val="18"/>
            <w:rPrChange w:id="2044" w:author="Mehta, Hemini" w:date="2026-03-18T14:25:00Z" w16du:dateUtc="2026-03-18T14:25:13Z">
              <w:rPr>
                <w:rFonts w:ascii="Montserrat" w:eastAsia="Montserrat" w:hAnsi="Montserrat" w:cs="Montserrat"/>
                <w:color w:val="000000" w:themeColor="text1"/>
                <w:sz w:val="18"/>
                <w:szCs w:val="18"/>
                <w:highlight w:val="yellow"/>
              </w:rPr>
            </w:rPrChange>
          </w:rPr>
          <w:t>Distribution method identifiers (CDN, Edge, etc).</w:t>
        </w:r>
      </w:ins>
    </w:p>
    <w:p w14:paraId="366F07EE" w14:textId="77777777" w:rsidR="193A3DEE" w:rsidRDefault="193A3DEE" w:rsidP="662E2FC4">
      <w:pPr>
        <w:pStyle w:val="NormalWeb"/>
        <w:numPr>
          <w:ilvl w:val="0"/>
          <w:numId w:val="107"/>
        </w:numPr>
        <w:spacing w:beforeAutospacing="0" w:after="240" w:afterAutospacing="0"/>
        <w:rPr>
          <w:ins w:id="2045" w:author="Mehta, Hemini" w:date="2026-03-18T14:21:00Z" w16du:dateUtc="2026-03-18T14:21:21Z"/>
          <w:rFonts w:ascii="Montserrat" w:eastAsia="Montserrat" w:hAnsi="Montserrat" w:cs="Montserrat"/>
          <w:color w:val="000000" w:themeColor="text1"/>
          <w:sz w:val="18"/>
          <w:szCs w:val="18"/>
        </w:rPr>
      </w:pPr>
      <w:ins w:id="2046" w:author="Mehta, Hemini" w:date="2026-03-18T14:21:00Z" w16du:dateUtc="2026-03-18T14:21:21Z">
        <w:r w:rsidRPr="662E2FC4">
          <w:rPr>
            <w:rFonts w:ascii="Montserrat" w:eastAsia="Montserrat" w:hAnsi="Montserrat" w:cs="Montserrat"/>
            <w:color w:val="000000" w:themeColor="text1"/>
            <w:sz w:val="18"/>
            <w:szCs w:val="18"/>
            <w:rPrChange w:id="2047" w:author="Mehta, Hemini" w:date="2026-03-18T14:25:00Z" w16du:dateUtc="2026-03-18T14:25:13Z">
              <w:rPr>
                <w:rFonts w:ascii="Montserrat" w:eastAsia="Montserrat" w:hAnsi="Montserrat" w:cs="Montserrat"/>
                <w:color w:val="000000" w:themeColor="text1"/>
                <w:sz w:val="18"/>
                <w:szCs w:val="18"/>
                <w:highlight w:val="yellow"/>
              </w:rPr>
            </w:rPrChange>
          </w:rPr>
          <w:t>Session metadata (network conditions, location).</w:t>
        </w:r>
      </w:ins>
    </w:p>
    <w:p w14:paraId="59CA6344" w14:textId="77777777" w:rsidR="193A3DEE" w:rsidRDefault="193A3DEE" w:rsidP="662E2FC4">
      <w:pPr>
        <w:pStyle w:val="NormalWeb"/>
        <w:spacing w:before="240" w:beforeAutospacing="0" w:after="240" w:afterAutospacing="0"/>
        <w:rPr>
          <w:ins w:id="2048" w:author="Mehta, Hemini" w:date="2026-03-18T14:21:00Z" w16du:dateUtc="2026-03-18T14:21:21Z"/>
          <w:rFonts w:ascii="Montserrat" w:eastAsia="Montserrat" w:hAnsi="Montserrat" w:cs="Montserrat"/>
          <w:color w:val="000000" w:themeColor="text1"/>
          <w:sz w:val="18"/>
          <w:szCs w:val="18"/>
        </w:rPr>
      </w:pPr>
      <w:ins w:id="2049" w:author="Mehta, Hemini" w:date="2026-03-18T14:21:00Z" w16du:dateUtc="2026-03-18T14:21:21Z">
        <w:r w:rsidRPr="662E2FC4">
          <w:rPr>
            <w:rFonts w:ascii="Montserrat" w:eastAsia="Montserrat" w:hAnsi="Montserrat" w:cs="Montserrat"/>
            <w:b/>
            <w:bCs/>
            <w:color w:val="000000" w:themeColor="text1"/>
            <w:sz w:val="18"/>
            <w:szCs w:val="18"/>
            <w:rPrChange w:id="2050"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7176D1B3" w14:textId="77777777" w:rsidR="193A3DEE" w:rsidRDefault="193A3DEE" w:rsidP="662E2FC4">
      <w:pPr>
        <w:pStyle w:val="NormalWeb"/>
        <w:numPr>
          <w:ilvl w:val="0"/>
          <w:numId w:val="106"/>
        </w:numPr>
        <w:spacing w:before="240" w:beforeAutospacing="0" w:after="0" w:afterAutospacing="0"/>
        <w:rPr>
          <w:ins w:id="2051" w:author="Mehta, Hemini" w:date="2026-03-18T14:21:00Z" w16du:dateUtc="2026-03-18T14:21:21Z"/>
          <w:rFonts w:ascii="Montserrat" w:eastAsia="Montserrat" w:hAnsi="Montserrat" w:cs="Montserrat"/>
          <w:color w:val="000000" w:themeColor="text1"/>
          <w:sz w:val="18"/>
          <w:szCs w:val="18"/>
        </w:rPr>
      </w:pPr>
      <w:ins w:id="2052" w:author="Mehta, Hemini" w:date="2026-03-18T14:21:00Z" w16du:dateUtc="2026-03-18T14:21:21Z">
        <w:r w:rsidRPr="662E2FC4">
          <w:rPr>
            <w:rFonts w:ascii="Montserrat" w:eastAsia="Montserrat" w:hAnsi="Montserrat" w:cs="Montserrat"/>
            <w:color w:val="000000" w:themeColor="text1"/>
            <w:sz w:val="18"/>
            <w:szCs w:val="18"/>
            <w:rPrChange w:id="2053" w:author="Mehta, Hemini" w:date="2026-03-18T14:25:00Z" w16du:dateUtc="2026-03-18T14:25:13Z">
              <w:rPr>
                <w:rFonts w:ascii="Montserrat" w:eastAsia="Montserrat" w:hAnsi="Montserrat" w:cs="Montserrat"/>
                <w:color w:val="000000" w:themeColor="text1"/>
                <w:sz w:val="18"/>
                <w:szCs w:val="18"/>
                <w:highlight w:val="yellow"/>
              </w:rPr>
            </w:rPrChange>
          </w:rPr>
          <w:t>Frequency of resolution switches per stream across delivery methods.</w:t>
        </w:r>
      </w:ins>
    </w:p>
    <w:p w14:paraId="140A6174" w14:textId="77777777" w:rsidR="193A3DEE" w:rsidRDefault="193A3DEE" w:rsidP="662E2FC4">
      <w:pPr>
        <w:pStyle w:val="NormalWeb"/>
        <w:numPr>
          <w:ilvl w:val="0"/>
          <w:numId w:val="106"/>
        </w:numPr>
        <w:spacing w:beforeAutospacing="0" w:after="240" w:afterAutospacing="0"/>
        <w:rPr>
          <w:ins w:id="2054" w:author="Mehta, Hemini" w:date="2026-03-18T14:21:00Z" w16du:dateUtc="2026-03-18T14:21:21Z"/>
          <w:rFonts w:ascii="Montserrat" w:eastAsia="Montserrat" w:hAnsi="Montserrat" w:cs="Montserrat"/>
          <w:color w:val="000000" w:themeColor="text1"/>
          <w:sz w:val="18"/>
          <w:szCs w:val="18"/>
        </w:rPr>
      </w:pPr>
      <w:ins w:id="2055" w:author="Mehta, Hemini" w:date="2026-03-18T14:21:00Z" w16du:dateUtc="2026-03-18T14:21:21Z">
        <w:r w:rsidRPr="662E2FC4">
          <w:rPr>
            <w:rFonts w:ascii="Montserrat" w:eastAsia="Montserrat" w:hAnsi="Montserrat" w:cs="Montserrat"/>
            <w:color w:val="000000" w:themeColor="text1"/>
            <w:sz w:val="18"/>
            <w:szCs w:val="18"/>
            <w:rPrChange w:id="2056" w:author="Mehta, Hemini" w:date="2026-03-18T14:25:00Z" w16du:dateUtc="2026-03-18T14:25:13Z">
              <w:rPr>
                <w:rFonts w:ascii="Montserrat" w:eastAsia="Montserrat" w:hAnsi="Montserrat" w:cs="Montserrat"/>
                <w:color w:val="000000" w:themeColor="text1"/>
                <w:sz w:val="18"/>
                <w:szCs w:val="18"/>
                <w:highlight w:val="yellow"/>
              </w:rPr>
            </w:rPrChange>
          </w:rPr>
          <w:t>Comparative dataset of playback stability.</w:t>
        </w:r>
      </w:ins>
    </w:p>
    <w:p w14:paraId="750D206A" w14:textId="77777777" w:rsidR="193A3DEE" w:rsidRDefault="193A3DEE" w:rsidP="662E2FC4">
      <w:pPr>
        <w:pStyle w:val="NormalWeb"/>
        <w:spacing w:before="240" w:beforeAutospacing="0" w:after="240" w:afterAutospacing="0"/>
        <w:rPr>
          <w:ins w:id="2057" w:author="Mehta, Hemini" w:date="2026-03-18T14:21:00Z" w16du:dateUtc="2026-03-18T14:21:21Z"/>
          <w:rFonts w:ascii="Montserrat" w:eastAsia="Montserrat" w:hAnsi="Montserrat" w:cs="Montserrat"/>
          <w:color w:val="000000" w:themeColor="text1"/>
          <w:sz w:val="18"/>
          <w:szCs w:val="18"/>
        </w:rPr>
      </w:pPr>
      <w:ins w:id="2058" w:author="Mehta, Hemini" w:date="2026-03-18T14:21:00Z" w16du:dateUtc="2026-03-18T14:21:21Z">
        <w:r w:rsidRPr="662E2FC4">
          <w:rPr>
            <w:rFonts w:ascii="Montserrat" w:eastAsia="Montserrat" w:hAnsi="Montserrat" w:cs="Montserrat"/>
            <w:b/>
            <w:bCs/>
            <w:color w:val="000000" w:themeColor="text1"/>
            <w:sz w:val="18"/>
            <w:szCs w:val="18"/>
            <w:rPrChange w:id="2059"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0454F5C1" w14:textId="77777777" w:rsidR="193A3DEE" w:rsidRDefault="193A3DEE" w:rsidP="662E2FC4">
      <w:pPr>
        <w:pStyle w:val="NormalWeb"/>
        <w:numPr>
          <w:ilvl w:val="0"/>
          <w:numId w:val="105"/>
        </w:numPr>
        <w:spacing w:before="240" w:beforeAutospacing="0" w:after="0" w:afterAutospacing="0"/>
        <w:rPr>
          <w:ins w:id="2060" w:author="Mehta, Hemini" w:date="2026-03-18T14:21:00Z" w16du:dateUtc="2026-03-18T14:21:21Z"/>
          <w:rFonts w:ascii="Montserrat" w:eastAsia="Montserrat" w:hAnsi="Montserrat" w:cs="Montserrat"/>
          <w:color w:val="000000" w:themeColor="text1"/>
          <w:sz w:val="18"/>
          <w:szCs w:val="18"/>
        </w:rPr>
      </w:pPr>
      <w:ins w:id="2061" w:author="Mehta, Hemini" w:date="2026-03-18T14:21:00Z" w16du:dateUtc="2026-03-18T14:21:21Z">
        <w:r w:rsidRPr="662E2FC4">
          <w:rPr>
            <w:rFonts w:ascii="Montserrat" w:eastAsia="Montserrat" w:hAnsi="Montserrat" w:cs="Montserrat"/>
            <w:color w:val="000000" w:themeColor="text1"/>
            <w:sz w:val="18"/>
            <w:szCs w:val="18"/>
            <w:rPrChange w:id="2062" w:author="Mehta, Hemini" w:date="2026-03-18T14:25:00Z" w16du:dateUtc="2026-03-18T14:25:13Z">
              <w:rPr>
                <w:rFonts w:ascii="Montserrat" w:eastAsia="Montserrat" w:hAnsi="Montserrat" w:cs="Montserrat"/>
                <w:color w:val="000000" w:themeColor="text1"/>
                <w:sz w:val="18"/>
                <w:szCs w:val="18"/>
                <w:highlight w:val="yellow"/>
              </w:rPr>
            </w:rPrChange>
          </w:rPr>
          <w:t>Methods with strong adaptive bitrate control and localized infrastructure should minimize resolution switching.</w:t>
        </w:r>
      </w:ins>
    </w:p>
    <w:p w14:paraId="3780B5F7" w14:textId="77777777" w:rsidR="193A3DEE" w:rsidRDefault="193A3DEE" w:rsidP="662E2FC4">
      <w:pPr>
        <w:pStyle w:val="NormalWeb"/>
        <w:numPr>
          <w:ilvl w:val="0"/>
          <w:numId w:val="105"/>
        </w:numPr>
        <w:spacing w:beforeAutospacing="0" w:after="240" w:afterAutospacing="0"/>
        <w:rPr>
          <w:ins w:id="2063" w:author="Mehta, Hemini" w:date="2026-03-18T14:21:00Z" w16du:dateUtc="2026-03-18T14:21:21Z"/>
          <w:rFonts w:ascii="Montserrat" w:eastAsia="Montserrat" w:hAnsi="Montserrat" w:cs="Montserrat"/>
          <w:color w:val="000000" w:themeColor="text1"/>
          <w:sz w:val="18"/>
          <w:szCs w:val="18"/>
        </w:rPr>
      </w:pPr>
      <w:ins w:id="2064" w:author="Mehta, Hemini" w:date="2026-03-18T14:21:00Z" w16du:dateUtc="2026-03-18T14:21:21Z">
        <w:r w:rsidRPr="662E2FC4">
          <w:rPr>
            <w:rFonts w:ascii="Montserrat" w:eastAsia="Montserrat" w:hAnsi="Montserrat" w:cs="Montserrat"/>
            <w:color w:val="000000" w:themeColor="text1"/>
            <w:sz w:val="18"/>
            <w:szCs w:val="18"/>
            <w:rPrChange w:id="2065" w:author="Mehta, Hemini" w:date="2026-03-18T14:25:00Z" w16du:dateUtc="2026-03-18T14:25:13Z">
              <w:rPr>
                <w:rFonts w:ascii="Montserrat" w:eastAsia="Montserrat" w:hAnsi="Montserrat" w:cs="Montserrat"/>
                <w:color w:val="000000" w:themeColor="text1"/>
                <w:sz w:val="18"/>
                <w:szCs w:val="18"/>
                <w:highlight w:val="yellow"/>
              </w:rPr>
            </w:rPrChange>
          </w:rPr>
          <w:t>High switch frequency indicates instability, reducing perceived quality of experience</w:t>
        </w:r>
        <w:r w:rsidRPr="662E2FC4">
          <w:rPr>
            <w:rFonts w:ascii="Montserrat" w:eastAsia="Montserrat" w:hAnsi="Montserrat" w:cs="Montserrat"/>
            <w:color w:val="000000" w:themeColor="text1"/>
            <w:sz w:val="18"/>
            <w:szCs w:val="18"/>
          </w:rPr>
          <w:t>.</w:t>
        </w:r>
      </w:ins>
    </w:p>
    <w:p w14:paraId="06BBFFF0" w14:textId="77777777" w:rsidR="007956CC" w:rsidRDefault="007956CC">
      <w:pPr>
        <w:pStyle w:val="ParagraphText"/>
        <w:rPr>
          <w:ins w:id="2066" w:author="Darko Ratkaj" w:date="2026-03-26T08:35:00Z" w16du:dateUtc="2026-03-26T07:35:00Z"/>
        </w:rPr>
        <w:pPrChange w:id="2067" w:author="Darko Ratkaj" w:date="2026-03-26T08:35:00Z" w16du:dateUtc="2026-03-26T07:35:00Z">
          <w:pPr>
            <w:pStyle w:val="Heading3"/>
          </w:pPr>
        </w:pPrChange>
      </w:pPr>
      <w:bookmarkStart w:id="2068" w:name="_Toc325891029"/>
    </w:p>
    <w:p w14:paraId="0E798E99" w14:textId="06AF1B6E" w:rsidR="193A3DEE" w:rsidRDefault="29650C0D" w:rsidP="662E2FC4">
      <w:pPr>
        <w:pStyle w:val="Heading3"/>
        <w:rPr>
          <w:ins w:id="2069" w:author="Mehta, Hemini" w:date="2026-03-18T14:22:00Z" w16du:dateUtc="2026-03-18T14:22:09Z"/>
        </w:rPr>
      </w:pPr>
      <w:ins w:id="2070" w:author="Mehta, Hemini" w:date="2026-03-18T14:22:00Z" w16du:dateUtc="2026-03-18T14:22:09Z">
        <w:r w:rsidRPr="77A9CFF2">
          <w:rPr>
            <w:rPrChange w:id="2071" w:author="Mehta, Hemini" w:date="2026-03-18T14:25:00Z" w16du:dateUtc="2026-03-18T14:25:13Z">
              <w:rPr>
                <w:highlight w:val="yellow"/>
              </w:rPr>
            </w:rPrChange>
          </w:rPr>
          <w:t>Scenario T: Test retries under network drops or overloaded servers</w:t>
        </w:r>
        <w:bookmarkEnd w:id="2068"/>
      </w:ins>
    </w:p>
    <w:p w14:paraId="7A1115FC" w14:textId="77777777" w:rsidR="662E2FC4" w:rsidRDefault="662E2FC4" w:rsidP="662E2FC4">
      <w:pPr>
        <w:pStyle w:val="NormalWeb"/>
        <w:spacing w:beforeAutospacing="0" w:after="0" w:afterAutospacing="0"/>
        <w:rPr>
          <w:ins w:id="2072" w:author="Mehta, Hemini" w:date="2026-03-18T14:22:00Z" w16du:dateUtc="2026-03-18T14:22:09Z"/>
          <w:rFonts w:ascii="Montserrat" w:eastAsia="Montserrat" w:hAnsi="Montserrat" w:cs="Montserrat"/>
          <w:b/>
          <w:bCs/>
          <w:color w:val="000000" w:themeColor="text1"/>
          <w:sz w:val="18"/>
          <w:szCs w:val="18"/>
          <w:rPrChange w:id="2073" w:author="Mehta, Hemini" w:date="2026-03-18T14:25:00Z">
            <w:rPr>
              <w:ins w:id="2074" w:author="Mehta, Hemini" w:date="2026-03-18T14:22:00Z" w16du:dateUtc="2026-03-18T14:22:09Z"/>
              <w:rFonts w:ascii="Montserrat" w:eastAsia="Montserrat" w:hAnsi="Montserrat" w:cs="Montserrat"/>
              <w:b/>
              <w:bCs/>
              <w:color w:val="000000" w:themeColor="text1"/>
              <w:sz w:val="18"/>
              <w:szCs w:val="18"/>
              <w:highlight w:val="yellow"/>
            </w:rPr>
          </w:rPrChange>
        </w:rPr>
      </w:pPr>
    </w:p>
    <w:p w14:paraId="1ACE6232" w14:textId="77777777" w:rsidR="193A3DEE" w:rsidRDefault="193A3DEE" w:rsidP="662E2FC4">
      <w:pPr>
        <w:pStyle w:val="NormalWeb"/>
        <w:spacing w:beforeAutospacing="0" w:after="0" w:afterAutospacing="0"/>
        <w:rPr>
          <w:ins w:id="2075" w:author="Mehta, Hemini" w:date="2026-03-18T14:22:00Z" w16du:dateUtc="2026-03-18T14:22:09Z"/>
          <w:rFonts w:ascii="Montserrat" w:eastAsia="Montserrat" w:hAnsi="Montserrat" w:cs="Montserrat"/>
          <w:color w:val="000000" w:themeColor="text1"/>
          <w:sz w:val="18"/>
          <w:szCs w:val="18"/>
        </w:rPr>
      </w:pPr>
      <w:ins w:id="2076" w:author="Mehta, Hemini" w:date="2026-03-18T14:22:00Z" w16du:dateUtc="2026-03-18T14:22:09Z">
        <w:r w:rsidRPr="662E2FC4">
          <w:rPr>
            <w:rFonts w:ascii="Montserrat" w:eastAsia="Montserrat" w:hAnsi="Montserrat" w:cs="Montserrat"/>
            <w:b/>
            <w:bCs/>
            <w:color w:val="000000" w:themeColor="text1"/>
            <w:sz w:val="18"/>
            <w:szCs w:val="18"/>
            <w:rPrChange w:id="2077" w:author="Mehta, Hemini" w:date="2026-03-18T14:25:00Z" w16du:dateUtc="2026-03-18T14:25:13Z">
              <w:rPr>
                <w:rFonts w:ascii="Montserrat" w:eastAsia="Montserrat" w:hAnsi="Montserrat" w:cs="Montserrat"/>
                <w:b/>
                <w:bCs/>
                <w:color w:val="000000" w:themeColor="text1"/>
                <w:sz w:val="18"/>
                <w:szCs w:val="18"/>
                <w:highlight w:val="yellow"/>
              </w:rPr>
            </w:rPrChange>
          </w:rPr>
          <w:t>KVIs</w:t>
        </w:r>
        <w:r w:rsidRPr="662E2FC4">
          <w:rPr>
            <w:rFonts w:ascii="Montserrat" w:eastAsia="Montserrat" w:hAnsi="Montserrat" w:cs="Montserrat"/>
            <w:color w:val="000000" w:themeColor="text1"/>
            <w:sz w:val="18"/>
            <w:szCs w:val="18"/>
            <w:rPrChange w:id="2078" w:author="Mehta, Hemini" w:date="2026-03-18T14:25:00Z" w16du:dateUtc="2026-03-18T14:25:13Z">
              <w:rPr>
                <w:rFonts w:ascii="Montserrat" w:eastAsia="Montserrat" w:hAnsi="Montserrat" w:cs="Montserrat"/>
                <w:color w:val="000000" w:themeColor="text1"/>
                <w:sz w:val="18"/>
                <w:szCs w:val="18"/>
                <w:highlight w:val="yellow"/>
              </w:rPr>
            </w:rPrChange>
          </w:rPr>
          <w:t>: Resilience</w:t>
        </w:r>
      </w:ins>
    </w:p>
    <w:p w14:paraId="2B2D1BFE" w14:textId="77777777" w:rsidR="193A3DEE" w:rsidRDefault="193A3DEE" w:rsidP="662E2FC4">
      <w:pPr>
        <w:pStyle w:val="NormalWeb"/>
        <w:spacing w:beforeAutospacing="0" w:after="0" w:afterAutospacing="0"/>
        <w:rPr>
          <w:ins w:id="2079" w:author="Mehta, Hemini" w:date="2026-03-18T14:22:00Z" w16du:dateUtc="2026-03-18T14:22:09Z"/>
          <w:rFonts w:ascii="Montserrat" w:eastAsia="Montserrat" w:hAnsi="Montserrat" w:cs="Montserrat"/>
          <w:color w:val="000000" w:themeColor="text1"/>
          <w:sz w:val="18"/>
          <w:szCs w:val="18"/>
        </w:rPr>
      </w:pPr>
      <w:ins w:id="2080" w:author="Mehta, Hemini" w:date="2026-03-18T14:22:00Z" w16du:dateUtc="2026-03-18T14:22:09Z">
        <w:r w:rsidRPr="662E2FC4">
          <w:rPr>
            <w:rFonts w:ascii="Montserrat" w:eastAsia="Montserrat" w:hAnsi="Montserrat" w:cs="Montserrat"/>
            <w:b/>
            <w:bCs/>
            <w:color w:val="000000" w:themeColor="text1"/>
            <w:sz w:val="18"/>
            <w:szCs w:val="18"/>
            <w:rPrChange w:id="2081" w:author="Mehta, Hemini" w:date="2026-03-18T14:25:00Z" w16du:dateUtc="2026-03-18T14:25:13Z">
              <w:rPr>
                <w:rFonts w:ascii="Montserrat" w:eastAsia="Montserrat" w:hAnsi="Montserrat" w:cs="Montserrat"/>
                <w:b/>
                <w:bCs/>
                <w:color w:val="000000" w:themeColor="text1"/>
                <w:sz w:val="18"/>
                <w:szCs w:val="18"/>
                <w:highlight w:val="yellow"/>
              </w:rPr>
            </w:rPrChange>
          </w:rPr>
          <w:t>KPIs: Error Rate (Failed Attempts)</w:t>
        </w:r>
      </w:ins>
    </w:p>
    <w:p w14:paraId="60A219BE" w14:textId="77777777" w:rsidR="193A3DEE" w:rsidRDefault="193A3DEE" w:rsidP="662E2FC4">
      <w:pPr>
        <w:pStyle w:val="NormalWeb"/>
        <w:spacing w:beforeAutospacing="0" w:after="0" w:afterAutospacing="0"/>
        <w:rPr>
          <w:ins w:id="2082" w:author="Mehta, Hemini" w:date="2026-03-18T14:22:00Z" w16du:dateUtc="2026-03-18T14:22:09Z"/>
          <w:rFonts w:ascii="Montserrat" w:eastAsia="Montserrat" w:hAnsi="Montserrat" w:cs="Montserrat"/>
          <w:color w:val="000000" w:themeColor="text1"/>
          <w:sz w:val="18"/>
          <w:szCs w:val="18"/>
        </w:rPr>
      </w:pPr>
      <w:ins w:id="2083" w:author="Mehta, Hemini" w:date="2026-03-18T14:22:00Z" w16du:dateUtc="2026-03-18T14:22:09Z">
        <w:r w:rsidRPr="662E2FC4">
          <w:rPr>
            <w:rFonts w:ascii="Montserrat" w:eastAsia="Montserrat" w:hAnsi="Montserrat" w:cs="Montserrat"/>
            <w:b/>
            <w:bCs/>
            <w:color w:val="000000" w:themeColor="text1"/>
            <w:sz w:val="18"/>
            <w:szCs w:val="18"/>
            <w:rPrChange w:id="2084"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2085" w:author="Mehta, Hemini" w:date="2026-03-18T14:25:00Z" w16du:dateUtc="2026-03-18T14:25:13Z">
              <w:rPr>
                <w:rFonts w:ascii="Montserrat" w:eastAsia="Montserrat" w:hAnsi="Montserrat" w:cs="Montserrat"/>
                <w:color w:val="000000" w:themeColor="text1"/>
                <w:sz w:val="18"/>
                <w:szCs w:val="18"/>
                <w:highlight w:val="yellow"/>
              </w:rPr>
            </w:rPrChange>
          </w:rPr>
          <w:t xml:space="preserve"> DTE</w:t>
        </w:r>
      </w:ins>
    </w:p>
    <w:p w14:paraId="79A33404" w14:textId="77777777" w:rsidR="193A3DEE" w:rsidRDefault="193A3DEE" w:rsidP="662E2FC4">
      <w:pPr>
        <w:pStyle w:val="NormalWeb"/>
        <w:spacing w:before="240" w:beforeAutospacing="0" w:after="240" w:afterAutospacing="0"/>
        <w:rPr>
          <w:ins w:id="2086" w:author="Mehta, Hemini" w:date="2026-03-18T14:22:00Z" w16du:dateUtc="2026-03-18T14:22:09Z"/>
          <w:rFonts w:ascii="Montserrat" w:eastAsia="Montserrat" w:hAnsi="Montserrat" w:cs="Montserrat"/>
          <w:color w:val="000000" w:themeColor="text1"/>
          <w:sz w:val="18"/>
          <w:szCs w:val="18"/>
        </w:rPr>
      </w:pPr>
      <w:ins w:id="2087" w:author="Mehta, Hemini" w:date="2026-03-18T14:22:00Z" w16du:dateUtc="2026-03-18T14:22:09Z">
        <w:r w:rsidRPr="662E2FC4">
          <w:rPr>
            <w:rFonts w:ascii="Montserrat" w:eastAsia="Montserrat" w:hAnsi="Montserrat" w:cs="Montserrat"/>
            <w:b/>
            <w:bCs/>
            <w:color w:val="000000" w:themeColor="text1"/>
            <w:sz w:val="18"/>
            <w:szCs w:val="18"/>
            <w:rPrChange w:id="2088"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63643AE9" w14:textId="77777777" w:rsidR="193A3DEE" w:rsidRDefault="193A3DEE" w:rsidP="662E2FC4">
      <w:pPr>
        <w:pStyle w:val="NormalWeb"/>
        <w:numPr>
          <w:ilvl w:val="0"/>
          <w:numId w:val="101"/>
        </w:numPr>
        <w:spacing w:before="240" w:beforeAutospacing="0" w:after="240" w:afterAutospacing="0"/>
        <w:rPr>
          <w:ins w:id="2089" w:author="Mehta, Hemini" w:date="2026-03-18T14:22:00Z" w16du:dateUtc="2026-03-18T14:22:09Z"/>
          <w:rFonts w:ascii="Montserrat" w:eastAsia="Montserrat" w:hAnsi="Montserrat" w:cs="Montserrat"/>
          <w:color w:val="000000" w:themeColor="text1"/>
          <w:sz w:val="18"/>
          <w:szCs w:val="18"/>
        </w:rPr>
      </w:pPr>
      <w:ins w:id="2090" w:author="Mehta, Hemini" w:date="2026-03-18T14:22:00Z" w16du:dateUtc="2026-03-18T14:22:09Z">
        <w:r w:rsidRPr="662E2FC4">
          <w:rPr>
            <w:rFonts w:ascii="Montserrat" w:eastAsia="Montserrat" w:hAnsi="Montserrat" w:cs="Montserrat"/>
            <w:color w:val="000000" w:themeColor="text1"/>
            <w:sz w:val="18"/>
            <w:szCs w:val="18"/>
            <w:rPrChange w:id="2091" w:author="Mehta, Hemini" w:date="2026-03-18T14:25:00Z" w16du:dateUtc="2026-03-18T14:25:13Z">
              <w:rPr>
                <w:rFonts w:ascii="Montserrat" w:eastAsia="Montserrat" w:hAnsi="Montserrat" w:cs="Montserrat"/>
                <w:color w:val="000000" w:themeColor="text1"/>
                <w:sz w:val="18"/>
                <w:szCs w:val="18"/>
                <w:highlight w:val="yellow"/>
              </w:rPr>
            </w:rPrChange>
          </w:rPr>
          <w:t>Simulated network drops and server overload scenarios.</w:t>
        </w:r>
        <w:r>
          <w:br/>
        </w:r>
        <w:r w:rsidRPr="662E2FC4">
          <w:rPr>
            <w:rFonts w:ascii="Montserrat" w:eastAsia="Montserrat" w:hAnsi="Montserrat" w:cs="Montserrat"/>
            <w:color w:val="000000" w:themeColor="text1"/>
            <w:sz w:val="18"/>
            <w:szCs w:val="18"/>
            <w:rPrChange w:id="2092" w:author="Mehta, Hemini" w:date="2026-03-18T14:25:00Z" w16du:dateUtc="2026-03-18T14:25:13Z">
              <w:rPr>
                <w:rFonts w:ascii="Montserrat" w:eastAsia="Montserrat" w:hAnsi="Montserrat" w:cs="Montserrat"/>
                <w:color w:val="000000" w:themeColor="text1"/>
                <w:sz w:val="18"/>
                <w:szCs w:val="18"/>
                <w:highlight w:val="yellow"/>
              </w:rPr>
            </w:rPrChange>
          </w:rPr>
          <w:t>Playback logs tracking connection attempts and retry events.</w:t>
        </w:r>
      </w:ins>
    </w:p>
    <w:p w14:paraId="63856340" w14:textId="77777777" w:rsidR="193A3DEE" w:rsidRDefault="193A3DEE" w:rsidP="662E2FC4">
      <w:pPr>
        <w:pStyle w:val="NormalWeb"/>
        <w:spacing w:before="240" w:beforeAutospacing="0" w:after="240" w:afterAutospacing="0"/>
        <w:rPr>
          <w:ins w:id="2093" w:author="Mehta, Hemini" w:date="2026-03-18T14:22:00Z" w16du:dateUtc="2026-03-18T14:22:09Z"/>
          <w:rFonts w:ascii="Montserrat" w:eastAsia="Montserrat" w:hAnsi="Montserrat" w:cs="Montserrat"/>
          <w:color w:val="000000" w:themeColor="text1"/>
          <w:sz w:val="18"/>
          <w:szCs w:val="18"/>
        </w:rPr>
      </w:pPr>
      <w:ins w:id="2094" w:author="Mehta, Hemini" w:date="2026-03-18T14:22:00Z" w16du:dateUtc="2026-03-18T14:22:09Z">
        <w:r w:rsidRPr="662E2FC4">
          <w:rPr>
            <w:rFonts w:ascii="Montserrat" w:eastAsia="Montserrat" w:hAnsi="Montserrat" w:cs="Montserrat"/>
            <w:b/>
            <w:bCs/>
            <w:color w:val="000000" w:themeColor="text1"/>
            <w:sz w:val="18"/>
            <w:szCs w:val="18"/>
            <w:rPrChange w:id="2095"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049209AE" w14:textId="77777777" w:rsidR="193A3DEE" w:rsidRDefault="193A3DEE" w:rsidP="662E2FC4">
      <w:pPr>
        <w:pStyle w:val="NormalWeb"/>
        <w:numPr>
          <w:ilvl w:val="0"/>
          <w:numId w:val="100"/>
        </w:numPr>
        <w:spacing w:before="240" w:beforeAutospacing="0" w:after="0" w:afterAutospacing="0"/>
        <w:rPr>
          <w:ins w:id="2096" w:author="Mehta, Hemini" w:date="2026-03-18T14:22:00Z" w16du:dateUtc="2026-03-18T14:22:09Z"/>
          <w:rFonts w:ascii="Montserrat" w:eastAsia="Montserrat" w:hAnsi="Montserrat" w:cs="Montserrat"/>
          <w:color w:val="000000" w:themeColor="text1"/>
          <w:sz w:val="18"/>
          <w:szCs w:val="18"/>
        </w:rPr>
      </w:pPr>
      <w:ins w:id="2097" w:author="Mehta, Hemini" w:date="2026-03-18T14:22:00Z" w16du:dateUtc="2026-03-18T14:22:09Z">
        <w:r w:rsidRPr="662E2FC4">
          <w:rPr>
            <w:rFonts w:ascii="Montserrat" w:eastAsia="Montserrat" w:hAnsi="Montserrat" w:cs="Montserrat"/>
            <w:color w:val="000000" w:themeColor="text1"/>
            <w:sz w:val="18"/>
            <w:szCs w:val="18"/>
            <w:rPrChange w:id="2098" w:author="Mehta, Hemini" w:date="2026-03-18T14:25:00Z" w16du:dateUtc="2026-03-18T14:25:13Z">
              <w:rPr>
                <w:rFonts w:ascii="Montserrat" w:eastAsia="Montserrat" w:hAnsi="Montserrat" w:cs="Montserrat"/>
                <w:color w:val="000000" w:themeColor="text1"/>
                <w:sz w:val="18"/>
                <w:szCs w:val="18"/>
                <w:highlight w:val="yellow"/>
              </w:rPr>
            </w:rPrChange>
          </w:rPr>
          <w:t>Number of retries per session across distribution methods.</w:t>
        </w:r>
      </w:ins>
    </w:p>
    <w:p w14:paraId="1E599F32" w14:textId="77777777" w:rsidR="193A3DEE" w:rsidRDefault="193A3DEE" w:rsidP="662E2FC4">
      <w:pPr>
        <w:pStyle w:val="NormalWeb"/>
        <w:numPr>
          <w:ilvl w:val="0"/>
          <w:numId w:val="100"/>
        </w:numPr>
        <w:spacing w:beforeAutospacing="0" w:after="240" w:afterAutospacing="0"/>
        <w:rPr>
          <w:ins w:id="2099" w:author="Mehta, Hemini" w:date="2026-03-18T14:22:00Z" w16du:dateUtc="2026-03-18T14:22:09Z"/>
          <w:rFonts w:ascii="Montserrat" w:eastAsia="Montserrat" w:hAnsi="Montserrat" w:cs="Montserrat"/>
          <w:color w:val="000000" w:themeColor="text1"/>
          <w:sz w:val="18"/>
          <w:szCs w:val="18"/>
        </w:rPr>
      </w:pPr>
      <w:ins w:id="2100" w:author="Mehta, Hemini" w:date="2026-03-18T14:22:00Z" w16du:dateUtc="2026-03-18T14:22:09Z">
        <w:r w:rsidRPr="662E2FC4">
          <w:rPr>
            <w:rFonts w:ascii="Montserrat" w:eastAsia="Montserrat" w:hAnsi="Montserrat" w:cs="Montserrat"/>
            <w:color w:val="000000" w:themeColor="text1"/>
            <w:sz w:val="18"/>
            <w:szCs w:val="18"/>
            <w:rPrChange w:id="2101" w:author="Mehta, Hemini" w:date="2026-03-18T14:25:00Z" w16du:dateUtc="2026-03-18T14:25:13Z">
              <w:rPr>
                <w:rFonts w:ascii="Montserrat" w:eastAsia="Montserrat" w:hAnsi="Montserrat" w:cs="Montserrat"/>
                <w:color w:val="000000" w:themeColor="text1"/>
                <w:sz w:val="18"/>
                <w:szCs w:val="18"/>
                <w:highlight w:val="yellow"/>
              </w:rPr>
            </w:rPrChange>
          </w:rPr>
          <w:t>Comparative error tolerance dataset.</w:t>
        </w:r>
      </w:ins>
    </w:p>
    <w:p w14:paraId="77937815" w14:textId="77777777" w:rsidR="193A3DEE" w:rsidRDefault="193A3DEE" w:rsidP="662E2FC4">
      <w:pPr>
        <w:pStyle w:val="NormalWeb"/>
        <w:spacing w:before="240" w:beforeAutospacing="0" w:after="240" w:afterAutospacing="0"/>
        <w:rPr>
          <w:ins w:id="2102" w:author="Mehta, Hemini" w:date="2026-03-18T14:22:00Z" w16du:dateUtc="2026-03-18T14:22:09Z"/>
          <w:rFonts w:ascii="Montserrat" w:eastAsia="Montserrat" w:hAnsi="Montserrat" w:cs="Montserrat"/>
          <w:color w:val="000000" w:themeColor="text1"/>
          <w:sz w:val="18"/>
          <w:szCs w:val="18"/>
        </w:rPr>
      </w:pPr>
      <w:ins w:id="2103" w:author="Mehta, Hemini" w:date="2026-03-18T14:22:00Z" w16du:dateUtc="2026-03-18T14:22:09Z">
        <w:r w:rsidRPr="662E2FC4">
          <w:rPr>
            <w:rFonts w:ascii="Montserrat" w:eastAsia="Montserrat" w:hAnsi="Montserrat" w:cs="Montserrat"/>
            <w:b/>
            <w:bCs/>
            <w:color w:val="000000" w:themeColor="text1"/>
            <w:sz w:val="18"/>
            <w:szCs w:val="18"/>
            <w:rPrChange w:id="2104"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5D0A4676" w14:textId="77777777" w:rsidR="193A3DEE" w:rsidRDefault="193A3DEE" w:rsidP="662E2FC4">
      <w:pPr>
        <w:pStyle w:val="NormalWeb"/>
        <w:numPr>
          <w:ilvl w:val="0"/>
          <w:numId w:val="99"/>
        </w:numPr>
        <w:spacing w:before="240" w:beforeAutospacing="0" w:after="0" w:afterAutospacing="0"/>
        <w:rPr>
          <w:ins w:id="2105" w:author="Mehta, Hemini" w:date="2026-03-18T14:22:00Z" w16du:dateUtc="2026-03-18T14:22:09Z"/>
          <w:rFonts w:ascii="Montserrat" w:eastAsia="Montserrat" w:hAnsi="Montserrat" w:cs="Montserrat"/>
          <w:color w:val="000000" w:themeColor="text1"/>
          <w:sz w:val="18"/>
          <w:szCs w:val="18"/>
        </w:rPr>
      </w:pPr>
      <w:ins w:id="2106" w:author="Mehta, Hemini" w:date="2026-03-18T14:22:00Z" w16du:dateUtc="2026-03-18T14:22:09Z">
        <w:r w:rsidRPr="662E2FC4">
          <w:rPr>
            <w:rFonts w:ascii="Montserrat" w:eastAsia="Montserrat" w:hAnsi="Montserrat" w:cs="Montserrat"/>
            <w:color w:val="000000" w:themeColor="text1"/>
            <w:sz w:val="18"/>
            <w:szCs w:val="18"/>
            <w:rPrChange w:id="2107" w:author="Mehta, Hemini" w:date="2026-03-18T14:25:00Z" w16du:dateUtc="2026-03-18T14:25:13Z">
              <w:rPr>
                <w:rFonts w:ascii="Montserrat" w:eastAsia="Montserrat" w:hAnsi="Montserrat" w:cs="Montserrat"/>
                <w:color w:val="000000" w:themeColor="text1"/>
                <w:sz w:val="18"/>
                <w:szCs w:val="18"/>
                <w:highlight w:val="yellow"/>
              </w:rPr>
            </w:rPrChange>
          </w:rPr>
          <w:t>Resilient methods (e.g., Edge, multi-path delivery) should maintain fewer retries under stress.</w:t>
        </w:r>
      </w:ins>
    </w:p>
    <w:p w14:paraId="34DAB663" w14:textId="77777777" w:rsidR="193A3DEE" w:rsidRDefault="193A3DEE" w:rsidP="662E2FC4">
      <w:pPr>
        <w:pStyle w:val="NormalWeb"/>
        <w:numPr>
          <w:ilvl w:val="0"/>
          <w:numId w:val="99"/>
        </w:numPr>
        <w:spacing w:beforeAutospacing="0" w:after="240" w:afterAutospacing="0"/>
        <w:rPr>
          <w:ins w:id="2108" w:author="Mehta, Hemini" w:date="2026-03-18T14:22:00Z" w16du:dateUtc="2026-03-18T14:22:09Z"/>
          <w:rFonts w:ascii="Montserrat" w:eastAsia="Montserrat" w:hAnsi="Montserrat" w:cs="Montserrat"/>
          <w:color w:val="000000" w:themeColor="text1"/>
          <w:sz w:val="18"/>
          <w:szCs w:val="18"/>
        </w:rPr>
      </w:pPr>
      <w:ins w:id="2109" w:author="Mehta, Hemini" w:date="2026-03-18T14:22:00Z" w16du:dateUtc="2026-03-18T14:22:09Z">
        <w:r w:rsidRPr="662E2FC4">
          <w:rPr>
            <w:rFonts w:ascii="Montserrat" w:eastAsia="Montserrat" w:hAnsi="Montserrat" w:cs="Montserrat"/>
            <w:color w:val="000000" w:themeColor="text1"/>
            <w:sz w:val="18"/>
            <w:szCs w:val="18"/>
            <w:rPrChange w:id="2110" w:author="Mehta, Hemini" w:date="2026-03-18T14:25:00Z" w16du:dateUtc="2026-03-18T14:25:13Z">
              <w:rPr>
                <w:rFonts w:ascii="Montserrat" w:eastAsia="Montserrat" w:hAnsi="Montserrat" w:cs="Montserrat"/>
                <w:color w:val="000000" w:themeColor="text1"/>
                <w:sz w:val="18"/>
                <w:szCs w:val="18"/>
                <w:highlight w:val="yellow"/>
              </w:rPr>
            </w:rPrChange>
          </w:rPr>
          <w:t>Centralized methods may show higher retry rates when servers are overloaded.</w:t>
        </w:r>
      </w:ins>
    </w:p>
    <w:p w14:paraId="6E3E0419" w14:textId="77777777" w:rsidR="007956CC" w:rsidRDefault="007956CC">
      <w:pPr>
        <w:pStyle w:val="ParagraphText"/>
        <w:rPr>
          <w:ins w:id="2111" w:author="Darko Ratkaj" w:date="2026-03-26T08:35:00Z" w16du:dateUtc="2026-03-26T07:35:00Z"/>
        </w:rPr>
        <w:pPrChange w:id="2112" w:author="Darko Ratkaj" w:date="2026-03-26T08:35:00Z" w16du:dateUtc="2026-03-26T07:35:00Z">
          <w:pPr>
            <w:pStyle w:val="Heading3"/>
          </w:pPr>
        </w:pPrChange>
      </w:pPr>
      <w:bookmarkStart w:id="2113" w:name="_Toc1683233599"/>
    </w:p>
    <w:p w14:paraId="2ECFB953" w14:textId="7A2B67E7" w:rsidR="193A3DEE" w:rsidRDefault="29650C0D" w:rsidP="662E2FC4">
      <w:pPr>
        <w:pStyle w:val="Heading3"/>
        <w:rPr>
          <w:ins w:id="2114" w:author="Mehta, Hemini" w:date="2026-03-18T14:23:00Z" w16du:dateUtc="2026-03-18T14:23:02Z"/>
        </w:rPr>
      </w:pPr>
      <w:ins w:id="2115" w:author="Mehta, Hemini" w:date="2026-03-18T14:23:00Z" w16du:dateUtc="2026-03-18T14:23:02Z">
        <w:r w:rsidRPr="77A9CFF2">
          <w:rPr>
            <w:rPrChange w:id="2116" w:author="Mehta, Hemini" w:date="2026-03-18T14:25:00Z" w16du:dateUtc="2026-03-18T14:25:13Z">
              <w:rPr>
                <w:highlight w:val="yellow"/>
              </w:rPr>
            </w:rPrChange>
          </w:rPr>
          <w:t>Scenario V: Measure load effect on failure rates under stress tests</w:t>
        </w:r>
        <w:bookmarkEnd w:id="2113"/>
      </w:ins>
    </w:p>
    <w:p w14:paraId="3AC0A51D" w14:textId="77777777" w:rsidR="662E2FC4" w:rsidRDefault="662E2FC4" w:rsidP="662E2FC4">
      <w:pPr>
        <w:pStyle w:val="NormalWeb"/>
        <w:spacing w:beforeAutospacing="0" w:after="0" w:afterAutospacing="0"/>
        <w:rPr>
          <w:ins w:id="2117" w:author="Mehta, Hemini" w:date="2026-03-18T14:23:00Z" w16du:dateUtc="2026-03-18T14:23:02Z"/>
          <w:rFonts w:ascii="Montserrat" w:eastAsia="Montserrat" w:hAnsi="Montserrat" w:cs="Montserrat"/>
          <w:b/>
          <w:bCs/>
          <w:color w:val="000000" w:themeColor="text1"/>
          <w:sz w:val="18"/>
          <w:szCs w:val="18"/>
          <w:rPrChange w:id="2118" w:author="Mehta, Hemini" w:date="2026-03-18T14:25:00Z">
            <w:rPr>
              <w:ins w:id="2119" w:author="Mehta, Hemini" w:date="2026-03-18T14:23:00Z" w16du:dateUtc="2026-03-18T14:23:02Z"/>
              <w:rFonts w:ascii="Montserrat" w:eastAsia="Montserrat" w:hAnsi="Montserrat" w:cs="Montserrat"/>
              <w:b/>
              <w:bCs/>
              <w:color w:val="000000" w:themeColor="text1"/>
              <w:sz w:val="18"/>
              <w:szCs w:val="18"/>
              <w:highlight w:val="yellow"/>
            </w:rPr>
          </w:rPrChange>
        </w:rPr>
      </w:pPr>
    </w:p>
    <w:p w14:paraId="3874A402" w14:textId="77777777" w:rsidR="193A3DEE" w:rsidRDefault="193A3DEE" w:rsidP="662E2FC4">
      <w:pPr>
        <w:pStyle w:val="NormalWeb"/>
        <w:spacing w:beforeAutospacing="0" w:after="0" w:afterAutospacing="0"/>
        <w:rPr>
          <w:ins w:id="2120" w:author="Mehta, Hemini" w:date="2026-03-18T14:23:00Z" w16du:dateUtc="2026-03-18T14:23:02Z"/>
          <w:rFonts w:ascii="Montserrat" w:eastAsia="Montserrat" w:hAnsi="Montserrat" w:cs="Montserrat"/>
          <w:color w:val="000000" w:themeColor="text1"/>
          <w:sz w:val="18"/>
          <w:szCs w:val="18"/>
        </w:rPr>
      </w:pPr>
      <w:ins w:id="2121" w:author="Mehta, Hemini" w:date="2026-03-18T14:23:00Z" w16du:dateUtc="2026-03-18T14:23:02Z">
        <w:r w:rsidRPr="662E2FC4">
          <w:rPr>
            <w:rFonts w:ascii="Montserrat" w:eastAsia="Montserrat" w:hAnsi="Montserrat" w:cs="Montserrat"/>
            <w:b/>
            <w:bCs/>
            <w:color w:val="000000" w:themeColor="text1"/>
            <w:sz w:val="18"/>
            <w:szCs w:val="18"/>
            <w:rPrChange w:id="2122" w:author="Mehta, Hemini" w:date="2026-03-18T14:25:00Z" w16du:dateUtc="2026-03-18T14:25:13Z">
              <w:rPr>
                <w:rFonts w:ascii="Montserrat" w:eastAsia="Montserrat" w:hAnsi="Montserrat" w:cs="Montserrat"/>
                <w:b/>
                <w:bCs/>
                <w:color w:val="000000" w:themeColor="text1"/>
                <w:sz w:val="18"/>
                <w:szCs w:val="18"/>
                <w:highlight w:val="yellow"/>
              </w:rPr>
            </w:rPrChange>
          </w:rPr>
          <w:t>KVIs</w:t>
        </w:r>
        <w:r w:rsidRPr="662E2FC4">
          <w:rPr>
            <w:rFonts w:ascii="Montserrat" w:eastAsia="Montserrat" w:hAnsi="Montserrat" w:cs="Montserrat"/>
            <w:color w:val="000000" w:themeColor="text1"/>
            <w:sz w:val="18"/>
            <w:szCs w:val="18"/>
            <w:rPrChange w:id="2123" w:author="Mehta, Hemini" w:date="2026-03-18T14:25:00Z" w16du:dateUtc="2026-03-18T14:25:13Z">
              <w:rPr>
                <w:rFonts w:ascii="Montserrat" w:eastAsia="Montserrat" w:hAnsi="Montserrat" w:cs="Montserrat"/>
                <w:color w:val="000000" w:themeColor="text1"/>
                <w:sz w:val="18"/>
                <w:szCs w:val="18"/>
                <w:highlight w:val="yellow"/>
              </w:rPr>
            </w:rPrChange>
          </w:rPr>
          <w:t>: Scalability</w:t>
        </w:r>
      </w:ins>
    </w:p>
    <w:p w14:paraId="48F92AE9" w14:textId="77777777" w:rsidR="193A3DEE" w:rsidRDefault="193A3DEE" w:rsidP="662E2FC4">
      <w:pPr>
        <w:pStyle w:val="NormalWeb"/>
        <w:spacing w:beforeAutospacing="0" w:after="0" w:afterAutospacing="0"/>
        <w:rPr>
          <w:ins w:id="2124" w:author="Mehta, Hemini" w:date="2026-03-18T14:23:00Z" w16du:dateUtc="2026-03-18T14:23:02Z"/>
          <w:rFonts w:ascii="Montserrat" w:eastAsia="Montserrat" w:hAnsi="Montserrat" w:cs="Montserrat"/>
          <w:color w:val="000000" w:themeColor="text1"/>
          <w:sz w:val="18"/>
          <w:szCs w:val="18"/>
        </w:rPr>
      </w:pPr>
      <w:ins w:id="2125" w:author="Mehta, Hemini" w:date="2026-03-18T14:23:00Z" w16du:dateUtc="2026-03-18T14:23:02Z">
        <w:r w:rsidRPr="662E2FC4">
          <w:rPr>
            <w:rFonts w:ascii="Montserrat" w:eastAsia="Montserrat" w:hAnsi="Montserrat" w:cs="Montserrat"/>
            <w:b/>
            <w:bCs/>
            <w:color w:val="000000" w:themeColor="text1"/>
            <w:sz w:val="18"/>
            <w:szCs w:val="18"/>
            <w:rPrChange w:id="2126" w:author="Mehta, Hemini" w:date="2026-03-18T14:25:00Z" w16du:dateUtc="2026-03-18T14:25:13Z">
              <w:rPr>
                <w:rFonts w:ascii="Montserrat" w:eastAsia="Montserrat" w:hAnsi="Montserrat" w:cs="Montserrat"/>
                <w:b/>
                <w:bCs/>
                <w:color w:val="000000" w:themeColor="text1"/>
                <w:sz w:val="18"/>
                <w:szCs w:val="18"/>
                <w:highlight w:val="yellow"/>
              </w:rPr>
            </w:rPrChange>
          </w:rPr>
          <w:t>KPIs: Error Rate (Failed Attempts)</w:t>
        </w:r>
      </w:ins>
    </w:p>
    <w:p w14:paraId="464DD17D" w14:textId="77777777" w:rsidR="193A3DEE" w:rsidRDefault="193A3DEE" w:rsidP="662E2FC4">
      <w:pPr>
        <w:pStyle w:val="NormalWeb"/>
        <w:spacing w:beforeAutospacing="0" w:after="0" w:afterAutospacing="0"/>
        <w:rPr>
          <w:ins w:id="2127" w:author="Mehta, Hemini" w:date="2026-03-18T14:23:00Z" w16du:dateUtc="2026-03-18T14:23:02Z"/>
          <w:rFonts w:ascii="Montserrat" w:eastAsia="Montserrat" w:hAnsi="Montserrat" w:cs="Montserrat"/>
          <w:color w:val="000000" w:themeColor="text1"/>
          <w:sz w:val="18"/>
          <w:szCs w:val="18"/>
        </w:rPr>
      </w:pPr>
      <w:ins w:id="2128" w:author="Mehta, Hemini" w:date="2026-03-18T14:23:00Z" w16du:dateUtc="2026-03-18T14:23:02Z">
        <w:r w:rsidRPr="662E2FC4">
          <w:rPr>
            <w:rFonts w:ascii="Montserrat" w:eastAsia="Montserrat" w:hAnsi="Montserrat" w:cs="Montserrat"/>
            <w:b/>
            <w:bCs/>
            <w:color w:val="000000" w:themeColor="text1"/>
            <w:sz w:val="18"/>
            <w:szCs w:val="18"/>
            <w:rPrChange w:id="2129"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2130" w:author="Mehta, Hemini" w:date="2026-03-18T14:25:00Z" w16du:dateUtc="2026-03-18T14:25:13Z">
              <w:rPr>
                <w:rFonts w:ascii="Montserrat" w:eastAsia="Montserrat" w:hAnsi="Montserrat" w:cs="Montserrat"/>
                <w:color w:val="000000" w:themeColor="text1"/>
                <w:sz w:val="18"/>
                <w:szCs w:val="18"/>
                <w:highlight w:val="yellow"/>
              </w:rPr>
            </w:rPrChange>
          </w:rPr>
          <w:t xml:space="preserve"> DTE</w:t>
        </w:r>
      </w:ins>
    </w:p>
    <w:p w14:paraId="13EA5D6A" w14:textId="77777777" w:rsidR="193A3DEE" w:rsidRDefault="193A3DEE" w:rsidP="662E2FC4">
      <w:pPr>
        <w:pStyle w:val="NormalWeb"/>
        <w:spacing w:before="240" w:beforeAutospacing="0" w:after="240" w:afterAutospacing="0"/>
        <w:rPr>
          <w:ins w:id="2131" w:author="Mehta, Hemini" w:date="2026-03-18T14:23:00Z" w16du:dateUtc="2026-03-18T14:23:02Z"/>
          <w:rFonts w:ascii="Montserrat" w:eastAsia="Montserrat" w:hAnsi="Montserrat" w:cs="Montserrat"/>
          <w:color w:val="000000" w:themeColor="text1"/>
          <w:sz w:val="18"/>
          <w:szCs w:val="18"/>
        </w:rPr>
      </w:pPr>
      <w:ins w:id="2132" w:author="Mehta, Hemini" w:date="2026-03-18T14:23:00Z" w16du:dateUtc="2026-03-18T14:23:02Z">
        <w:r w:rsidRPr="662E2FC4">
          <w:rPr>
            <w:rFonts w:ascii="Montserrat" w:eastAsia="Montserrat" w:hAnsi="Montserrat" w:cs="Montserrat"/>
            <w:b/>
            <w:bCs/>
            <w:color w:val="000000" w:themeColor="text1"/>
            <w:sz w:val="18"/>
            <w:szCs w:val="18"/>
            <w:rPrChange w:id="2133"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2BEFB832" w14:textId="77777777" w:rsidR="193A3DEE" w:rsidRDefault="193A3DEE" w:rsidP="662E2FC4">
      <w:pPr>
        <w:pStyle w:val="NormalWeb"/>
        <w:numPr>
          <w:ilvl w:val="0"/>
          <w:numId w:val="95"/>
        </w:numPr>
        <w:spacing w:before="240" w:beforeAutospacing="0" w:after="0" w:afterAutospacing="0"/>
        <w:rPr>
          <w:ins w:id="2134" w:author="Mehta, Hemini" w:date="2026-03-18T14:23:00Z" w16du:dateUtc="2026-03-18T14:23:02Z"/>
          <w:rFonts w:ascii="Montserrat" w:eastAsia="Montserrat" w:hAnsi="Montserrat" w:cs="Montserrat"/>
          <w:color w:val="000000" w:themeColor="text1"/>
          <w:sz w:val="18"/>
          <w:szCs w:val="18"/>
        </w:rPr>
      </w:pPr>
      <w:ins w:id="2135" w:author="Mehta, Hemini" w:date="2026-03-18T14:23:00Z" w16du:dateUtc="2026-03-18T14:23:02Z">
        <w:r w:rsidRPr="662E2FC4">
          <w:rPr>
            <w:rFonts w:ascii="Montserrat" w:eastAsia="Montserrat" w:hAnsi="Montserrat" w:cs="Montserrat"/>
            <w:color w:val="000000" w:themeColor="text1"/>
            <w:sz w:val="18"/>
            <w:szCs w:val="18"/>
            <w:rPrChange w:id="2136" w:author="Mehta, Hemini" w:date="2026-03-18T14:25:00Z" w16du:dateUtc="2026-03-18T14:25:13Z">
              <w:rPr>
                <w:rFonts w:ascii="Montserrat" w:eastAsia="Montserrat" w:hAnsi="Montserrat" w:cs="Montserrat"/>
                <w:color w:val="000000" w:themeColor="text1"/>
                <w:sz w:val="18"/>
                <w:szCs w:val="18"/>
                <w:highlight w:val="yellow"/>
              </w:rPr>
            </w:rPrChange>
          </w:rPr>
          <w:t>Load testing scenarios simulating increasing numbers of concurrent users.</w:t>
        </w:r>
      </w:ins>
    </w:p>
    <w:p w14:paraId="25CD70C5" w14:textId="77777777" w:rsidR="193A3DEE" w:rsidRDefault="193A3DEE" w:rsidP="662E2FC4">
      <w:pPr>
        <w:pStyle w:val="NormalWeb"/>
        <w:numPr>
          <w:ilvl w:val="0"/>
          <w:numId w:val="95"/>
        </w:numPr>
        <w:spacing w:beforeAutospacing="0" w:after="240" w:afterAutospacing="0"/>
        <w:rPr>
          <w:ins w:id="2137" w:author="Mehta, Hemini" w:date="2026-03-18T14:23:00Z" w16du:dateUtc="2026-03-18T14:23:02Z"/>
          <w:rFonts w:ascii="Montserrat" w:eastAsia="Montserrat" w:hAnsi="Montserrat" w:cs="Montserrat"/>
          <w:color w:val="000000" w:themeColor="text1"/>
          <w:sz w:val="18"/>
          <w:szCs w:val="18"/>
        </w:rPr>
      </w:pPr>
      <w:ins w:id="2138" w:author="Mehta, Hemini" w:date="2026-03-18T14:23:00Z" w16du:dateUtc="2026-03-18T14:23:02Z">
        <w:r w:rsidRPr="662E2FC4">
          <w:rPr>
            <w:rFonts w:ascii="Montserrat" w:eastAsia="Montserrat" w:hAnsi="Montserrat" w:cs="Montserrat"/>
            <w:color w:val="000000" w:themeColor="text1"/>
            <w:sz w:val="18"/>
            <w:szCs w:val="18"/>
            <w:rPrChange w:id="2139" w:author="Mehta, Hemini" w:date="2026-03-18T14:25:00Z" w16du:dateUtc="2026-03-18T14:25:13Z">
              <w:rPr>
                <w:rFonts w:ascii="Montserrat" w:eastAsia="Montserrat" w:hAnsi="Montserrat" w:cs="Montserrat"/>
                <w:color w:val="000000" w:themeColor="text1"/>
                <w:sz w:val="18"/>
                <w:szCs w:val="18"/>
                <w:highlight w:val="yellow"/>
              </w:rPr>
            </w:rPrChange>
          </w:rPr>
          <w:t>Logs of connection errors and playback failures.</w:t>
        </w:r>
      </w:ins>
    </w:p>
    <w:p w14:paraId="6A281F43" w14:textId="77777777" w:rsidR="193A3DEE" w:rsidRDefault="193A3DEE" w:rsidP="662E2FC4">
      <w:pPr>
        <w:pStyle w:val="NormalWeb"/>
        <w:spacing w:before="240" w:beforeAutospacing="0" w:after="240" w:afterAutospacing="0"/>
        <w:rPr>
          <w:ins w:id="2140" w:author="Mehta, Hemini" w:date="2026-03-18T14:23:00Z" w16du:dateUtc="2026-03-18T14:23:02Z"/>
          <w:rFonts w:ascii="Montserrat" w:eastAsia="Montserrat" w:hAnsi="Montserrat" w:cs="Montserrat"/>
          <w:color w:val="000000" w:themeColor="text1"/>
          <w:sz w:val="18"/>
          <w:szCs w:val="18"/>
        </w:rPr>
      </w:pPr>
      <w:ins w:id="2141" w:author="Mehta, Hemini" w:date="2026-03-18T14:23:00Z" w16du:dateUtc="2026-03-18T14:23:02Z">
        <w:r w:rsidRPr="662E2FC4">
          <w:rPr>
            <w:rFonts w:ascii="Montserrat" w:eastAsia="Montserrat" w:hAnsi="Montserrat" w:cs="Montserrat"/>
            <w:b/>
            <w:bCs/>
            <w:color w:val="000000" w:themeColor="text1"/>
            <w:sz w:val="18"/>
            <w:szCs w:val="18"/>
            <w:rPrChange w:id="2142"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02E7EEF4" w14:textId="77777777" w:rsidR="193A3DEE" w:rsidRDefault="193A3DEE" w:rsidP="662E2FC4">
      <w:pPr>
        <w:pStyle w:val="NormalWeb"/>
        <w:numPr>
          <w:ilvl w:val="0"/>
          <w:numId w:val="94"/>
        </w:numPr>
        <w:spacing w:before="240" w:beforeAutospacing="0" w:after="0" w:afterAutospacing="0"/>
        <w:rPr>
          <w:ins w:id="2143" w:author="Mehta, Hemini" w:date="2026-03-18T14:23:00Z" w16du:dateUtc="2026-03-18T14:23:02Z"/>
          <w:rFonts w:ascii="Montserrat" w:eastAsia="Montserrat" w:hAnsi="Montserrat" w:cs="Montserrat"/>
          <w:color w:val="000000" w:themeColor="text1"/>
          <w:sz w:val="18"/>
          <w:szCs w:val="18"/>
        </w:rPr>
      </w:pPr>
      <w:ins w:id="2144" w:author="Mehta, Hemini" w:date="2026-03-18T14:23:00Z" w16du:dateUtc="2026-03-18T14:23:02Z">
        <w:r w:rsidRPr="662E2FC4">
          <w:rPr>
            <w:rFonts w:ascii="Montserrat" w:eastAsia="Montserrat" w:hAnsi="Montserrat" w:cs="Montserrat"/>
            <w:color w:val="000000" w:themeColor="text1"/>
            <w:sz w:val="18"/>
            <w:szCs w:val="18"/>
            <w:rPrChange w:id="2145" w:author="Mehta, Hemini" w:date="2026-03-18T14:25:00Z" w16du:dateUtc="2026-03-18T14:25:13Z">
              <w:rPr>
                <w:rFonts w:ascii="Montserrat" w:eastAsia="Montserrat" w:hAnsi="Montserrat" w:cs="Montserrat"/>
                <w:color w:val="000000" w:themeColor="text1"/>
                <w:sz w:val="18"/>
                <w:szCs w:val="18"/>
                <w:highlight w:val="yellow"/>
              </w:rPr>
            </w:rPrChange>
          </w:rPr>
          <w:t>Error rate curve plotted against concurrent user load per distribution method.</w:t>
        </w:r>
      </w:ins>
    </w:p>
    <w:p w14:paraId="7C20CC11" w14:textId="77777777" w:rsidR="193A3DEE" w:rsidRDefault="193A3DEE" w:rsidP="662E2FC4">
      <w:pPr>
        <w:pStyle w:val="NormalWeb"/>
        <w:numPr>
          <w:ilvl w:val="0"/>
          <w:numId w:val="94"/>
        </w:numPr>
        <w:spacing w:beforeAutospacing="0" w:after="240" w:afterAutospacing="0"/>
        <w:rPr>
          <w:ins w:id="2146" w:author="Mehta, Hemini" w:date="2026-03-18T14:23:00Z" w16du:dateUtc="2026-03-18T14:23:02Z"/>
          <w:rFonts w:ascii="Montserrat" w:eastAsia="Montserrat" w:hAnsi="Montserrat" w:cs="Montserrat"/>
          <w:color w:val="000000" w:themeColor="text1"/>
          <w:sz w:val="18"/>
          <w:szCs w:val="18"/>
        </w:rPr>
      </w:pPr>
      <w:ins w:id="2147" w:author="Mehta, Hemini" w:date="2026-03-18T14:23:00Z" w16du:dateUtc="2026-03-18T14:23:02Z">
        <w:r w:rsidRPr="662E2FC4">
          <w:rPr>
            <w:rFonts w:ascii="Montserrat" w:eastAsia="Montserrat" w:hAnsi="Montserrat" w:cs="Montserrat"/>
            <w:color w:val="000000" w:themeColor="text1"/>
            <w:sz w:val="18"/>
            <w:szCs w:val="18"/>
            <w:rPrChange w:id="2148" w:author="Mehta, Hemini" w:date="2026-03-18T14:25:00Z" w16du:dateUtc="2026-03-18T14:25:13Z">
              <w:rPr>
                <w:rFonts w:ascii="Montserrat" w:eastAsia="Montserrat" w:hAnsi="Montserrat" w:cs="Montserrat"/>
                <w:color w:val="000000" w:themeColor="text1"/>
                <w:sz w:val="18"/>
                <w:szCs w:val="18"/>
                <w:highlight w:val="yellow"/>
              </w:rPr>
            </w:rPrChange>
          </w:rPr>
          <w:t>Comparative scalability benchmark.</w:t>
        </w:r>
      </w:ins>
    </w:p>
    <w:p w14:paraId="627C0F4A" w14:textId="77777777" w:rsidR="193A3DEE" w:rsidRDefault="193A3DEE" w:rsidP="662E2FC4">
      <w:pPr>
        <w:pStyle w:val="NormalWeb"/>
        <w:spacing w:before="240" w:beforeAutospacing="0" w:after="240" w:afterAutospacing="0"/>
        <w:rPr>
          <w:ins w:id="2149" w:author="Mehta, Hemini" w:date="2026-03-18T14:23:00Z" w16du:dateUtc="2026-03-18T14:23:02Z"/>
          <w:rFonts w:ascii="Montserrat" w:eastAsia="Montserrat" w:hAnsi="Montserrat" w:cs="Montserrat"/>
          <w:color w:val="000000" w:themeColor="text1"/>
          <w:sz w:val="18"/>
          <w:szCs w:val="18"/>
        </w:rPr>
      </w:pPr>
      <w:ins w:id="2150" w:author="Mehta, Hemini" w:date="2026-03-18T14:23:00Z" w16du:dateUtc="2026-03-18T14:23:02Z">
        <w:r w:rsidRPr="662E2FC4">
          <w:rPr>
            <w:rFonts w:ascii="Montserrat" w:eastAsia="Montserrat" w:hAnsi="Montserrat" w:cs="Montserrat"/>
            <w:b/>
            <w:bCs/>
            <w:color w:val="000000" w:themeColor="text1"/>
            <w:sz w:val="18"/>
            <w:szCs w:val="18"/>
            <w:rPrChange w:id="2151"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7E380B7E" w14:textId="77777777" w:rsidR="193A3DEE" w:rsidRDefault="193A3DEE" w:rsidP="662E2FC4">
      <w:pPr>
        <w:pStyle w:val="NormalWeb"/>
        <w:numPr>
          <w:ilvl w:val="0"/>
          <w:numId w:val="93"/>
        </w:numPr>
        <w:spacing w:before="240" w:beforeAutospacing="0" w:after="0" w:afterAutospacing="0"/>
        <w:rPr>
          <w:ins w:id="2152" w:author="Mehta, Hemini" w:date="2026-03-18T14:23:00Z" w16du:dateUtc="2026-03-18T14:23:02Z"/>
          <w:rFonts w:ascii="Montserrat" w:eastAsia="Montserrat" w:hAnsi="Montserrat" w:cs="Montserrat"/>
          <w:color w:val="000000" w:themeColor="text1"/>
          <w:sz w:val="18"/>
          <w:szCs w:val="18"/>
        </w:rPr>
      </w:pPr>
      <w:ins w:id="2153" w:author="Mehta, Hemini" w:date="2026-03-18T14:23:00Z" w16du:dateUtc="2026-03-18T14:23:02Z">
        <w:r w:rsidRPr="662E2FC4">
          <w:rPr>
            <w:rFonts w:ascii="Montserrat" w:eastAsia="Montserrat" w:hAnsi="Montserrat" w:cs="Montserrat"/>
            <w:color w:val="000000" w:themeColor="text1"/>
            <w:sz w:val="18"/>
            <w:szCs w:val="18"/>
            <w:rPrChange w:id="2154" w:author="Mehta, Hemini" w:date="2026-03-18T14:25:00Z" w16du:dateUtc="2026-03-18T14:25:13Z">
              <w:rPr>
                <w:rFonts w:ascii="Montserrat" w:eastAsia="Montserrat" w:hAnsi="Montserrat" w:cs="Montserrat"/>
                <w:color w:val="000000" w:themeColor="text1"/>
                <w:sz w:val="18"/>
                <w:szCs w:val="18"/>
                <w:highlight w:val="yellow"/>
              </w:rPr>
            </w:rPrChange>
          </w:rPr>
          <w:t>Scalable methods should show stable error rates even under high concurrency.</w:t>
        </w:r>
      </w:ins>
    </w:p>
    <w:p w14:paraId="6A0DCECB" w14:textId="77777777" w:rsidR="193A3DEE" w:rsidRDefault="193A3DEE" w:rsidP="662E2FC4">
      <w:pPr>
        <w:pStyle w:val="NormalWeb"/>
        <w:numPr>
          <w:ilvl w:val="0"/>
          <w:numId w:val="93"/>
        </w:numPr>
        <w:spacing w:beforeAutospacing="0" w:after="240" w:afterAutospacing="0"/>
        <w:rPr>
          <w:ins w:id="2155" w:author="Mehta, Hemini" w:date="2026-03-18T14:23:00Z" w16du:dateUtc="2026-03-18T14:23:02Z"/>
          <w:rFonts w:ascii="Montserrat" w:eastAsia="Montserrat" w:hAnsi="Montserrat" w:cs="Montserrat"/>
          <w:color w:val="000000" w:themeColor="text1"/>
          <w:sz w:val="18"/>
          <w:szCs w:val="18"/>
        </w:rPr>
      </w:pPr>
      <w:ins w:id="2156" w:author="Mehta, Hemini" w:date="2026-03-18T14:23:00Z" w16du:dateUtc="2026-03-18T14:23:02Z">
        <w:r w:rsidRPr="662E2FC4">
          <w:rPr>
            <w:rFonts w:ascii="Montserrat" w:eastAsia="Montserrat" w:hAnsi="Montserrat" w:cs="Montserrat"/>
            <w:color w:val="000000" w:themeColor="text1"/>
            <w:sz w:val="18"/>
            <w:szCs w:val="18"/>
            <w:rPrChange w:id="2157" w:author="Mehta, Hemini" w:date="2026-03-18T14:25:00Z" w16du:dateUtc="2026-03-18T14:25:13Z">
              <w:rPr>
                <w:rFonts w:ascii="Montserrat" w:eastAsia="Montserrat" w:hAnsi="Montserrat" w:cs="Montserrat"/>
                <w:color w:val="000000" w:themeColor="text1"/>
                <w:sz w:val="18"/>
                <w:szCs w:val="18"/>
                <w:highlight w:val="yellow"/>
              </w:rPr>
            </w:rPrChange>
          </w:rPr>
          <w:t>Less scalable methods will show sharp increases in error rates under load.</w:t>
        </w:r>
      </w:ins>
    </w:p>
    <w:p w14:paraId="05B65388" w14:textId="77777777" w:rsidR="193A3DEE" w:rsidRDefault="193A3DEE" w:rsidP="662E2FC4">
      <w:pPr>
        <w:pStyle w:val="NormalWeb"/>
        <w:numPr>
          <w:ilvl w:val="0"/>
          <w:numId w:val="93"/>
        </w:numPr>
        <w:spacing w:beforeAutospacing="0" w:after="240" w:afterAutospacing="0"/>
        <w:rPr>
          <w:ins w:id="2158" w:author="Mehta, Hemini" w:date="2026-03-18T14:23:00Z" w16du:dateUtc="2026-03-18T14:23:02Z"/>
          <w:rFonts w:ascii="Montserrat" w:eastAsia="Montserrat" w:hAnsi="Montserrat" w:cs="Montserrat"/>
          <w:color w:val="000000" w:themeColor="text1"/>
          <w:sz w:val="18"/>
          <w:szCs w:val="18"/>
        </w:rPr>
      </w:pPr>
      <w:ins w:id="2159" w:author="Mehta, Hemini" w:date="2026-03-18T14:23:00Z" w16du:dateUtc="2026-03-18T14:23:02Z">
        <w:r w:rsidRPr="662E2FC4">
          <w:rPr>
            <w:rFonts w:ascii="Montserrat" w:eastAsia="Montserrat" w:hAnsi="Montserrat" w:cs="Montserrat"/>
            <w:color w:val="000000" w:themeColor="text1"/>
            <w:sz w:val="18"/>
            <w:szCs w:val="18"/>
          </w:rPr>
          <w:t>Scalable methods should show linear resources consumption increase with number of users.</w:t>
        </w:r>
      </w:ins>
    </w:p>
    <w:p w14:paraId="1FDE3105" w14:textId="77777777" w:rsidR="662E2FC4" w:rsidRDefault="662E2FC4" w:rsidP="662E2FC4">
      <w:pPr>
        <w:widowControl/>
        <w:rPr>
          <w:ins w:id="2160" w:author="Mehta, Hemini" w:date="2026-03-18T14:23:00Z" w16du:dateUtc="2026-03-18T14:23:02Z"/>
          <w:rFonts w:ascii="Montserrat" w:eastAsia="Montserrat" w:hAnsi="Montserrat" w:cs="Montserrat"/>
          <w:color w:val="595959" w:themeColor="text1" w:themeTint="A6"/>
          <w:sz w:val="18"/>
          <w:szCs w:val="18"/>
        </w:rPr>
      </w:pPr>
    </w:p>
    <w:p w14:paraId="263A4C34" w14:textId="77777777" w:rsidR="193A3DEE" w:rsidRDefault="29650C0D" w:rsidP="662E2FC4">
      <w:pPr>
        <w:pStyle w:val="Heading3"/>
        <w:rPr>
          <w:ins w:id="2161" w:author="Mehta, Hemini" w:date="2026-03-18T14:23:00Z" w16du:dateUtc="2026-03-18T14:23:02Z"/>
        </w:rPr>
      </w:pPr>
      <w:bookmarkStart w:id="2162" w:name="_Toc965515521"/>
      <w:ins w:id="2163" w:author="Mehta, Hemini" w:date="2026-03-18T14:23:00Z" w16du:dateUtc="2026-03-18T14:23:02Z">
        <w:r w:rsidRPr="77A9CFF2">
          <w:rPr>
            <w:rPrChange w:id="2164" w:author="Mehta, Hemini" w:date="2026-03-18T14:25:00Z" w16du:dateUtc="2026-03-18T14:25:13Z">
              <w:rPr>
                <w:highlight w:val="yellow"/>
              </w:rPr>
            </w:rPrChange>
          </w:rPr>
          <w:t>Scenario W: Quantify cost of wasted connection attempts</w:t>
        </w:r>
        <w:bookmarkEnd w:id="2162"/>
      </w:ins>
    </w:p>
    <w:p w14:paraId="43287AE3" w14:textId="77777777" w:rsidR="662E2FC4" w:rsidRDefault="662E2FC4" w:rsidP="662E2FC4">
      <w:pPr>
        <w:pStyle w:val="NormalWeb"/>
        <w:spacing w:beforeAutospacing="0" w:after="0" w:afterAutospacing="0"/>
        <w:rPr>
          <w:ins w:id="2165" w:author="Mehta, Hemini" w:date="2026-03-18T14:23:00Z" w16du:dateUtc="2026-03-18T14:23:02Z"/>
          <w:rFonts w:ascii="Montserrat" w:eastAsia="Montserrat" w:hAnsi="Montserrat" w:cs="Montserrat"/>
          <w:b/>
          <w:bCs/>
          <w:color w:val="000000" w:themeColor="text1"/>
          <w:sz w:val="18"/>
          <w:szCs w:val="18"/>
          <w:rPrChange w:id="2166" w:author="Mehta, Hemini" w:date="2026-03-18T14:25:00Z">
            <w:rPr>
              <w:ins w:id="2167" w:author="Mehta, Hemini" w:date="2026-03-18T14:23:00Z" w16du:dateUtc="2026-03-18T14:23:02Z"/>
              <w:rFonts w:ascii="Montserrat" w:eastAsia="Montserrat" w:hAnsi="Montserrat" w:cs="Montserrat"/>
              <w:b/>
              <w:bCs/>
              <w:color w:val="000000" w:themeColor="text1"/>
              <w:sz w:val="18"/>
              <w:szCs w:val="18"/>
              <w:highlight w:val="yellow"/>
            </w:rPr>
          </w:rPrChange>
        </w:rPr>
      </w:pPr>
    </w:p>
    <w:p w14:paraId="5684348A" w14:textId="77777777" w:rsidR="193A3DEE" w:rsidRDefault="193A3DEE" w:rsidP="662E2FC4">
      <w:pPr>
        <w:pStyle w:val="NormalWeb"/>
        <w:spacing w:beforeAutospacing="0" w:after="0" w:afterAutospacing="0"/>
        <w:rPr>
          <w:ins w:id="2168" w:author="Mehta, Hemini" w:date="2026-03-18T14:23:00Z" w16du:dateUtc="2026-03-18T14:23:02Z"/>
          <w:rFonts w:ascii="Montserrat" w:eastAsia="Montserrat" w:hAnsi="Montserrat" w:cs="Montserrat"/>
          <w:color w:val="000000" w:themeColor="text1"/>
          <w:sz w:val="18"/>
          <w:szCs w:val="18"/>
        </w:rPr>
      </w:pPr>
      <w:ins w:id="2169" w:author="Mehta, Hemini" w:date="2026-03-18T14:23:00Z" w16du:dateUtc="2026-03-18T14:23:02Z">
        <w:r w:rsidRPr="662E2FC4">
          <w:rPr>
            <w:rFonts w:ascii="Montserrat" w:eastAsia="Montserrat" w:hAnsi="Montserrat" w:cs="Montserrat"/>
            <w:b/>
            <w:bCs/>
            <w:color w:val="000000" w:themeColor="text1"/>
            <w:sz w:val="18"/>
            <w:szCs w:val="18"/>
            <w:rPrChange w:id="2170" w:author="Mehta, Hemini" w:date="2026-03-18T14:25:00Z" w16du:dateUtc="2026-03-18T14:25:13Z">
              <w:rPr>
                <w:rFonts w:ascii="Montserrat" w:eastAsia="Montserrat" w:hAnsi="Montserrat" w:cs="Montserrat"/>
                <w:b/>
                <w:bCs/>
                <w:color w:val="000000" w:themeColor="text1"/>
                <w:sz w:val="18"/>
                <w:szCs w:val="18"/>
                <w:highlight w:val="yellow"/>
              </w:rPr>
            </w:rPrChange>
          </w:rPr>
          <w:t>KVIs</w:t>
        </w:r>
        <w:r w:rsidRPr="662E2FC4">
          <w:rPr>
            <w:rFonts w:ascii="Montserrat" w:eastAsia="Montserrat" w:hAnsi="Montserrat" w:cs="Montserrat"/>
            <w:color w:val="000000" w:themeColor="text1"/>
            <w:sz w:val="18"/>
            <w:szCs w:val="18"/>
            <w:rPrChange w:id="2171" w:author="Mehta, Hemini" w:date="2026-03-18T14:25:00Z" w16du:dateUtc="2026-03-18T14:25:13Z">
              <w:rPr>
                <w:rFonts w:ascii="Montserrat" w:eastAsia="Montserrat" w:hAnsi="Montserrat" w:cs="Montserrat"/>
                <w:color w:val="000000" w:themeColor="text1"/>
                <w:sz w:val="18"/>
                <w:szCs w:val="18"/>
                <w:highlight w:val="yellow"/>
              </w:rPr>
            </w:rPrChange>
          </w:rPr>
          <w:t>: Cost efficiency</w:t>
        </w:r>
      </w:ins>
    </w:p>
    <w:p w14:paraId="20413F66" w14:textId="77777777" w:rsidR="193A3DEE" w:rsidRDefault="193A3DEE" w:rsidP="662E2FC4">
      <w:pPr>
        <w:pStyle w:val="NormalWeb"/>
        <w:spacing w:beforeAutospacing="0" w:after="0" w:afterAutospacing="0"/>
        <w:rPr>
          <w:ins w:id="2172" w:author="Mehta, Hemini" w:date="2026-03-18T14:23:00Z" w16du:dateUtc="2026-03-18T14:23:02Z"/>
          <w:rFonts w:ascii="Montserrat" w:eastAsia="Montserrat" w:hAnsi="Montserrat" w:cs="Montserrat"/>
          <w:color w:val="000000" w:themeColor="text1"/>
          <w:sz w:val="18"/>
          <w:szCs w:val="18"/>
        </w:rPr>
      </w:pPr>
      <w:ins w:id="2173" w:author="Mehta, Hemini" w:date="2026-03-18T14:23:00Z" w16du:dateUtc="2026-03-18T14:23:02Z">
        <w:r w:rsidRPr="662E2FC4">
          <w:rPr>
            <w:rFonts w:ascii="Montserrat" w:eastAsia="Montserrat" w:hAnsi="Montserrat" w:cs="Montserrat"/>
            <w:b/>
            <w:bCs/>
            <w:color w:val="000000" w:themeColor="text1"/>
            <w:sz w:val="18"/>
            <w:szCs w:val="18"/>
            <w:rPrChange w:id="2174" w:author="Mehta, Hemini" w:date="2026-03-18T14:25:00Z" w16du:dateUtc="2026-03-18T14:25:13Z">
              <w:rPr>
                <w:rFonts w:ascii="Montserrat" w:eastAsia="Montserrat" w:hAnsi="Montserrat" w:cs="Montserrat"/>
                <w:b/>
                <w:bCs/>
                <w:color w:val="000000" w:themeColor="text1"/>
                <w:sz w:val="18"/>
                <w:szCs w:val="18"/>
                <w:highlight w:val="yellow"/>
              </w:rPr>
            </w:rPrChange>
          </w:rPr>
          <w:t>KPIs: Error Rate (Failed Attempts)</w:t>
        </w:r>
      </w:ins>
    </w:p>
    <w:p w14:paraId="35188DA3" w14:textId="77777777" w:rsidR="193A3DEE" w:rsidRDefault="193A3DEE" w:rsidP="662E2FC4">
      <w:pPr>
        <w:pStyle w:val="NormalWeb"/>
        <w:spacing w:beforeAutospacing="0" w:after="0" w:afterAutospacing="0"/>
        <w:rPr>
          <w:ins w:id="2175" w:author="Mehta, Hemini" w:date="2026-03-18T14:23:00Z" w16du:dateUtc="2026-03-18T14:23:02Z"/>
          <w:rFonts w:ascii="Montserrat" w:eastAsia="Montserrat" w:hAnsi="Montserrat" w:cs="Montserrat"/>
          <w:color w:val="000000" w:themeColor="text1"/>
          <w:sz w:val="18"/>
          <w:szCs w:val="18"/>
        </w:rPr>
      </w:pPr>
      <w:ins w:id="2176" w:author="Mehta, Hemini" w:date="2026-03-18T14:23:00Z" w16du:dateUtc="2026-03-18T14:23:02Z">
        <w:r w:rsidRPr="662E2FC4">
          <w:rPr>
            <w:rFonts w:ascii="Montserrat" w:eastAsia="Montserrat" w:hAnsi="Montserrat" w:cs="Montserrat"/>
            <w:b/>
            <w:bCs/>
            <w:color w:val="000000" w:themeColor="text1"/>
            <w:sz w:val="18"/>
            <w:szCs w:val="18"/>
            <w:rPrChange w:id="2177"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2178" w:author="Mehta, Hemini" w:date="2026-03-18T14:25:00Z" w16du:dateUtc="2026-03-18T14:25:13Z">
              <w:rPr>
                <w:rFonts w:ascii="Montserrat" w:eastAsia="Montserrat" w:hAnsi="Montserrat" w:cs="Montserrat"/>
                <w:color w:val="000000" w:themeColor="text1"/>
                <w:sz w:val="18"/>
                <w:szCs w:val="18"/>
                <w:highlight w:val="yellow"/>
              </w:rPr>
            </w:rPrChange>
          </w:rPr>
          <w:t xml:space="preserve"> DTE</w:t>
        </w:r>
      </w:ins>
    </w:p>
    <w:p w14:paraId="0990A905" w14:textId="77777777" w:rsidR="193A3DEE" w:rsidRDefault="193A3DEE" w:rsidP="662E2FC4">
      <w:pPr>
        <w:pStyle w:val="NormalWeb"/>
        <w:spacing w:before="240" w:beforeAutospacing="0" w:after="240" w:afterAutospacing="0"/>
        <w:rPr>
          <w:ins w:id="2179" w:author="Mehta, Hemini" w:date="2026-03-18T14:23:00Z" w16du:dateUtc="2026-03-18T14:23:02Z"/>
          <w:rFonts w:ascii="Montserrat" w:eastAsia="Montserrat" w:hAnsi="Montserrat" w:cs="Montserrat"/>
          <w:color w:val="000000" w:themeColor="text1"/>
          <w:sz w:val="18"/>
          <w:szCs w:val="18"/>
        </w:rPr>
      </w:pPr>
      <w:ins w:id="2180" w:author="Mehta, Hemini" w:date="2026-03-18T14:23:00Z" w16du:dateUtc="2026-03-18T14:23:02Z">
        <w:r w:rsidRPr="662E2FC4">
          <w:rPr>
            <w:rFonts w:ascii="Montserrat" w:eastAsia="Montserrat" w:hAnsi="Montserrat" w:cs="Montserrat"/>
            <w:b/>
            <w:bCs/>
            <w:color w:val="000000" w:themeColor="text1"/>
            <w:sz w:val="18"/>
            <w:szCs w:val="18"/>
            <w:rPrChange w:id="2181"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7203D0A8" w14:textId="77777777" w:rsidR="193A3DEE" w:rsidRDefault="193A3DEE" w:rsidP="662E2FC4">
      <w:pPr>
        <w:pStyle w:val="NormalWeb"/>
        <w:numPr>
          <w:ilvl w:val="0"/>
          <w:numId w:val="92"/>
        </w:numPr>
        <w:spacing w:before="240" w:beforeAutospacing="0" w:after="0" w:afterAutospacing="0"/>
        <w:rPr>
          <w:ins w:id="2182" w:author="Mehta, Hemini" w:date="2026-03-18T14:23:00Z" w16du:dateUtc="2026-03-18T14:23:02Z"/>
          <w:rFonts w:ascii="Montserrat" w:eastAsia="Montserrat" w:hAnsi="Montserrat" w:cs="Montserrat"/>
          <w:color w:val="000000" w:themeColor="text1"/>
          <w:sz w:val="18"/>
          <w:szCs w:val="18"/>
        </w:rPr>
      </w:pPr>
      <w:ins w:id="2183" w:author="Mehta, Hemini" w:date="2026-03-18T14:23:00Z" w16du:dateUtc="2026-03-18T14:23:02Z">
        <w:r w:rsidRPr="662E2FC4">
          <w:rPr>
            <w:rFonts w:ascii="Montserrat" w:eastAsia="Montserrat" w:hAnsi="Montserrat" w:cs="Montserrat"/>
            <w:color w:val="000000" w:themeColor="text1"/>
            <w:sz w:val="18"/>
            <w:szCs w:val="18"/>
            <w:rPrChange w:id="2184" w:author="Mehta, Hemini" w:date="2026-03-18T14:25:00Z" w16du:dateUtc="2026-03-18T14:25:13Z">
              <w:rPr>
                <w:rFonts w:ascii="Montserrat" w:eastAsia="Montserrat" w:hAnsi="Montserrat" w:cs="Montserrat"/>
                <w:color w:val="000000" w:themeColor="text1"/>
                <w:sz w:val="18"/>
                <w:szCs w:val="18"/>
                <w:highlight w:val="yellow"/>
              </w:rPr>
            </w:rPrChange>
          </w:rPr>
          <w:t>Logs of failed connection attempts per method.</w:t>
        </w:r>
      </w:ins>
    </w:p>
    <w:p w14:paraId="76268E28" w14:textId="77777777" w:rsidR="193A3DEE" w:rsidRDefault="193A3DEE" w:rsidP="662E2FC4">
      <w:pPr>
        <w:pStyle w:val="NormalWeb"/>
        <w:numPr>
          <w:ilvl w:val="0"/>
          <w:numId w:val="92"/>
        </w:numPr>
        <w:spacing w:beforeAutospacing="0" w:after="240" w:afterAutospacing="0"/>
        <w:rPr>
          <w:ins w:id="2185" w:author="Mehta, Hemini" w:date="2026-03-18T14:23:00Z" w16du:dateUtc="2026-03-18T14:23:02Z"/>
          <w:rFonts w:ascii="Montserrat" w:eastAsia="Montserrat" w:hAnsi="Montserrat" w:cs="Montserrat"/>
          <w:color w:val="000000" w:themeColor="text1"/>
          <w:sz w:val="18"/>
          <w:szCs w:val="18"/>
        </w:rPr>
      </w:pPr>
      <w:ins w:id="2186" w:author="Mehta, Hemini" w:date="2026-03-18T14:23:00Z" w16du:dateUtc="2026-03-18T14:23:02Z">
        <w:r w:rsidRPr="662E2FC4">
          <w:rPr>
            <w:rFonts w:ascii="Montserrat" w:eastAsia="Montserrat" w:hAnsi="Montserrat" w:cs="Montserrat"/>
            <w:color w:val="000000" w:themeColor="text1"/>
            <w:sz w:val="18"/>
            <w:szCs w:val="18"/>
            <w:rPrChange w:id="2187" w:author="Mehta, Hemini" w:date="2026-03-18T14:25:00Z" w16du:dateUtc="2026-03-18T14:25:13Z">
              <w:rPr>
                <w:rFonts w:ascii="Montserrat" w:eastAsia="Montserrat" w:hAnsi="Montserrat" w:cs="Montserrat"/>
                <w:color w:val="000000" w:themeColor="text1"/>
                <w:sz w:val="18"/>
                <w:szCs w:val="18"/>
                <w:highlight w:val="yellow"/>
              </w:rPr>
            </w:rPrChange>
          </w:rPr>
          <w:t>Energy and network usage data linked to each attempt.</w:t>
        </w:r>
      </w:ins>
    </w:p>
    <w:p w14:paraId="0E9D1DE3" w14:textId="77777777" w:rsidR="193A3DEE" w:rsidRDefault="193A3DEE" w:rsidP="662E2FC4">
      <w:pPr>
        <w:pStyle w:val="NormalWeb"/>
        <w:spacing w:before="240" w:beforeAutospacing="0" w:after="240" w:afterAutospacing="0"/>
        <w:rPr>
          <w:ins w:id="2188" w:author="Mehta, Hemini" w:date="2026-03-18T14:23:00Z" w16du:dateUtc="2026-03-18T14:23:02Z"/>
          <w:rFonts w:ascii="Montserrat" w:eastAsia="Montserrat" w:hAnsi="Montserrat" w:cs="Montserrat"/>
          <w:color w:val="000000" w:themeColor="text1"/>
          <w:sz w:val="18"/>
          <w:szCs w:val="18"/>
        </w:rPr>
      </w:pPr>
      <w:ins w:id="2189" w:author="Mehta, Hemini" w:date="2026-03-18T14:23:00Z" w16du:dateUtc="2026-03-18T14:23:02Z">
        <w:r w:rsidRPr="662E2FC4">
          <w:rPr>
            <w:rFonts w:ascii="Montserrat" w:eastAsia="Montserrat" w:hAnsi="Montserrat" w:cs="Montserrat"/>
            <w:b/>
            <w:bCs/>
            <w:color w:val="000000" w:themeColor="text1"/>
            <w:sz w:val="18"/>
            <w:szCs w:val="18"/>
            <w:rPrChange w:id="2190"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4E3DA2BB" w14:textId="77777777" w:rsidR="193A3DEE" w:rsidRDefault="193A3DEE" w:rsidP="662E2FC4">
      <w:pPr>
        <w:pStyle w:val="NormalWeb"/>
        <w:numPr>
          <w:ilvl w:val="0"/>
          <w:numId w:val="91"/>
        </w:numPr>
        <w:spacing w:before="240" w:beforeAutospacing="0" w:after="0" w:afterAutospacing="0"/>
        <w:rPr>
          <w:ins w:id="2191" w:author="Mehta, Hemini" w:date="2026-03-18T14:23:00Z" w16du:dateUtc="2026-03-18T14:23:02Z"/>
          <w:rFonts w:ascii="Montserrat" w:eastAsia="Montserrat" w:hAnsi="Montserrat" w:cs="Montserrat"/>
          <w:color w:val="000000" w:themeColor="text1"/>
          <w:sz w:val="18"/>
          <w:szCs w:val="18"/>
        </w:rPr>
      </w:pPr>
      <w:ins w:id="2192" w:author="Mehta, Hemini" w:date="2026-03-18T14:23:00Z" w16du:dateUtc="2026-03-18T14:23:02Z">
        <w:r w:rsidRPr="662E2FC4">
          <w:rPr>
            <w:rFonts w:ascii="Montserrat" w:eastAsia="Montserrat" w:hAnsi="Montserrat" w:cs="Montserrat"/>
            <w:color w:val="000000" w:themeColor="text1"/>
            <w:sz w:val="18"/>
            <w:szCs w:val="18"/>
            <w:rPrChange w:id="2193" w:author="Mehta, Hemini" w:date="2026-03-18T14:25:00Z" w16du:dateUtc="2026-03-18T14:25:13Z">
              <w:rPr>
                <w:rFonts w:ascii="Montserrat" w:eastAsia="Montserrat" w:hAnsi="Montserrat" w:cs="Montserrat"/>
                <w:color w:val="000000" w:themeColor="text1"/>
                <w:sz w:val="18"/>
                <w:szCs w:val="18"/>
                <w:highlight w:val="yellow"/>
              </w:rPr>
            </w:rPrChange>
          </w:rPr>
          <w:t>Resource cost per failed attempt (kWh, MB).</w:t>
        </w:r>
      </w:ins>
    </w:p>
    <w:p w14:paraId="36746329" w14:textId="77777777" w:rsidR="193A3DEE" w:rsidRDefault="193A3DEE" w:rsidP="662E2FC4">
      <w:pPr>
        <w:pStyle w:val="NormalWeb"/>
        <w:numPr>
          <w:ilvl w:val="0"/>
          <w:numId w:val="91"/>
        </w:numPr>
        <w:spacing w:beforeAutospacing="0" w:after="240" w:afterAutospacing="0"/>
        <w:rPr>
          <w:ins w:id="2194" w:author="Mehta, Hemini" w:date="2026-03-18T14:23:00Z" w16du:dateUtc="2026-03-18T14:23:02Z"/>
          <w:rFonts w:ascii="Montserrat" w:eastAsia="Montserrat" w:hAnsi="Montserrat" w:cs="Montserrat"/>
          <w:color w:val="000000" w:themeColor="text1"/>
          <w:sz w:val="18"/>
          <w:szCs w:val="18"/>
        </w:rPr>
      </w:pPr>
      <w:ins w:id="2195" w:author="Mehta, Hemini" w:date="2026-03-18T14:23:00Z" w16du:dateUtc="2026-03-18T14:23:02Z">
        <w:r w:rsidRPr="662E2FC4">
          <w:rPr>
            <w:rFonts w:ascii="Montserrat" w:eastAsia="Montserrat" w:hAnsi="Montserrat" w:cs="Montserrat"/>
            <w:color w:val="000000" w:themeColor="text1"/>
            <w:sz w:val="18"/>
            <w:szCs w:val="18"/>
            <w:rPrChange w:id="2196" w:author="Mehta, Hemini" w:date="2026-03-18T14:25:00Z" w16du:dateUtc="2026-03-18T14:25:13Z">
              <w:rPr>
                <w:rFonts w:ascii="Montserrat" w:eastAsia="Montserrat" w:hAnsi="Montserrat" w:cs="Montserrat"/>
                <w:color w:val="000000" w:themeColor="text1"/>
                <w:sz w:val="18"/>
                <w:szCs w:val="18"/>
                <w:highlight w:val="yellow"/>
              </w:rPr>
            </w:rPrChange>
          </w:rPr>
          <w:t>Aggregate wasted resources by method.</w:t>
        </w:r>
      </w:ins>
    </w:p>
    <w:p w14:paraId="38540346" w14:textId="77777777" w:rsidR="193A3DEE" w:rsidRDefault="193A3DEE" w:rsidP="662E2FC4">
      <w:pPr>
        <w:pStyle w:val="NormalWeb"/>
        <w:spacing w:before="240" w:beforeAutospacing="0" w:after="240" w:afterAutospacing="0"/>
        <w:rPr>
          <w:ins w:id="2197" w:author="Mehta, Hemini" w:date="2026-03-18T14:23:00Z" w16du:dateUtc="2026-03-18T14:23:02Z"/>
          <w:rFonts w:ascii="Montserrat" w:eastAsia="Montserrat" w:hAnsi="Montserrat" w:cs="Montserrat"/>
          <w:color w:val="000000" w:themeColor="text1"/>
          <w:sz w:val="18"/>
          <w:szCs w:val="18"/>
        </w:rPr>
      </w:pPr>
      <w:ins w:id="2198" w:author="Mehta, Hemini" w:date="2026-03-18T14:23:00Z" w16du:dateUtc="2026-03-18T14:23:02Z">
        <w:r w:rsidRPr="662E2FC4">
          <w:rPr>
            <w:rFonts w:ascii="Montserrat" w:eastAsia="Montserrat" w:hAnsi="Montserrat" w:cs="Montserrat"/>
            <w:b/>
            <w:bCs/>
            <w:color w:val="000000" w:themeColor="text1"/>
            <w:sz w:val="18"/>
            <w:szCs w:val="18"/>
            <w:rPrChange w:id="2199"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4FA069B9" w14:textId="77777777" w:rsidR="193A3DEE" w:rsidRDefault="193A3DEE" w:rsidP="662E2FC4">
      <w:pPr>
        <w:pStyle w:val="NormalWeb"/>
        <w:numPr>
          <w:ilvl w:val="0"/>
          <w:numId w:val="90"/>
        </w:numPr>
        <w:spacing w:before="240" w:beforeAutospacing="0" w:after="0" w:afterAutospacing="0"/>
        <w:rPr>
          <w:ins w:id="2200" w:author="Mehta, Hemini" w:date="2026-03-18T14:23:00Z" w16du:dateUtc="2026-03-18T14:23:02Z"/>
          <w:rFonts w:ascii="Montserrat" w:eastAsia="Montserrat" w:hAnsi="Montserrat" w:cs="Montserrat"/>
          <w:color w:val="000000" w:themeColor="text1"/>
          <w:sz w:val="18"/>
          <w:szCs w:val="18"/>
        </w:rPr>
      </w:pPr>
      <w:ins w:id="2201" w:author="Mehta, Hemini" w:date="2026-03-18T14:23:00Z" w16du:dateUtc="2026-03-18T14:23:02Z">
        <w:r w:rsidRPr="662E2FC4">
          <w:rPr>
            <w:rFonts w:ascii="Montserrat" w:eastAsia="Montserrat" w:hAnsi="Montserrat" w:cs="Montserrat"/>
            <w:color w:val="000000" w:themeColor="text1"/>
            <w:sz w:val="18"/>
            <w:szCs w:val="18"/>
            <w:rPrChange w:id="2202" w:author="Mehta, Hemini" w:date="2026-03-18T14:25:00Z" w16du:dateUtc="2026-03-18T14:25:13Z">
              <w:rPr>
                <w:rFonts w:ascii="Montserrat" w:eastAsia="Montserrat" w:hAnsi="Montserrat" w:cs="Montserrat"/>
                <w:color w:val="000000" w:themeColor="text1"/>
                <w:sz w:val="18"/>
                <w:szCs w:val="18"/>
                <w:highlight w:val="yellow"/>
              </w:rPr>
            </w:rPrChange>
          </w:rPr>
          <w:t>Methods with frequent failed attempts will incur higher wasted resource costs.</w:t>
        </w:r>
      </w:ins>
    </w:p>
    <w:p w14:paraId="347E9311" w14:textId="77777777" w:rsidR="193A3DEE" w:rsidRDefault="193A3DEE" w:rsidP="662E2FC4">
      <w:pPr>
        <w:pStyle w:val="NormalWeb"/>
        <w:numPr>
          <w:ilvl w:val="0"/>
          <w:numId w:val="90"/>
        </w:numPr>
        <w:spacing w:beforeAutospacing="0" w:after="240" w:afterAutospacing="0"/>
        <w:rPr>
          <w:ins w:id="2203" w:author="Mehta, Hemini" w:date="2026-03-18T14:23:00Z" w16du:dateUtc="2026-03-18T14:23:02Z"/>
          <w:rFonts w:ascii="Montserrat" w:eastAsia="Montserrat" w:hAnsi="Montserrat" w:cs="Montserrat"/>
          <w:color w:val="000000" w:themeColor="text1"/>
          <w:sz w:val="18"/>
          <w:szCs w:val="18"/>
        </w:rPr>
      </w:pPr>
      <w:ins w:id="2204" w:author="Mehta, Hemini" w:date="2026-03-18T14:23:00Z" w16du:dateUtc="2026-03-18T14:23:02Z">
        <w:r w:rsidRPr="662E2FC4">
          <w:rPr>
            <w:rFonts w:ascii="Montserrat" w:eastAsia="Montserrat" w:hAnsi="Montserrat" w:cs="Montserrat"/>
            <w:color w:val="000000" w:themeColor="text1"/>
            <w:sz w:val="18"/>
            <w:szCs w:val="18"/>
            <w:rPrChange w:id="2205" w:author="Mehta, Hemini" w:date="2026-03-18T14:25:00Z" w16du:dateUtc="2026-03-18T14:25:13Z">
              <w:rPr>
                <w:rFonts w:ascii="Montserrat" w:eastAsia="Montserrat" w:hAnsi="Montserrat" w:cs="Montserrat"/>
                <w:color w:val="000000" w:themeColor="text1"/>
                <w:sz w:val="18"/>
                <w:szCs w:val="18"/>
                <w:highlight w:val="yellow"/>
              </w:rPr>
            </w:rPrChange>
          </w:rPr>
          <w:t>Efficient retry and error handling mechanisms will reduce wasted costs.</w:t>
        </w:r>
      </w:ins>
    </w:p>
    <w:p w14:paraId="2BF4650D" w14:textId="77777777" w:rsidR="007956CC" w:rsidRDefault="007956CC">
      <w:pPr>
        <w:pStyle w:val="ParagraphText"/>
        <w:rPr>
          <w:ins w:id="2206" w:author="Darko Ratkaj" w:date="2026-03-26T08:35:00Z" w16du:dateUtc="2026-03-26T07:35:00Z"/>
        </w:rPr>
        <w:pPrChange w:id="2207" w:author="Darko Ratkaj" w:date="2026-03-26T08:35:00Z" w16du:dateUtc="2026-03-26T07:35:00Z">
          <w:pPr>
            <w:pStyle w:val="Heading3"/>
          </w:pPr>
        </w:pPrChange>
      </w:pPr>
      <w:bookmarkStart w:id="2208" w:name="_Toc693181229"/>
    </w:p>
    <w:p w14:paraId="7978695A" w14:textId="694234E7" w:rsidR="193A3DEE" w:rsidRDefault="29650C0D" w:rsidP="662E2FC4">
      <w:pPr>
        <w:pStyle w:val="Heading3"/>
        <w:rPr>
          <w:ins w:id="2209" w:author="Mehta, Hemini" w:date="2026-03-18T14:23:00Z" w16du:dateUtc="2026-03-18T14:23:51Z"/>
        </w:rPr>
      </w:pPr>
      <w:ins w:id="2210" w:author="Mehta, Hemini" w:date="2026-03-18T14:23:00Z" w16du:dateUtc="2026-03-18T14:23:51Z">
        <w:r w:rsidRPr="77A9CFF2">
          <w:rPr>
            <w:rPrChange w:id="2211" w:author="Mehta, Hemini" w:date="2026-03-18T14:25:00Z" w16du:dateUtc="2026-03-18T14:25:13Z">
              <w:rPr>
                <w:highlight w:val="yellow"/>
              </w:rPr>
            </w:rPrChange>
          </w:rPr>
          <w:t>Scenario A.2: Track downtime as resilience indicator</w:t>
        </w:r>
        <w:bookmarkEnd w:id="2208"/>
      </w:ins>
    </w:p>
    <w:p w14:paraId="078B252C" w14:textId="77777777" w:rsidR="662E2FC4" w:rsidRDefault="662E2FC4" w:rsidP="662E2FC4">
      <w:pPr>
        <w:pStyle w:val="NormalWeb"/>
        <w:spacing w:beforeAutospacing="0" w:after="0" w:afterAutospacing="0"/>
        <w:rPr>
          <w:ins w:id="2212" w:author="Mehta, Hemini" w:date="2026-03-18T14:23:00Z" w16du:dateUtc="2026-03-18T14:23:51Z"/>
          <w:rFonts w:ascii="Montserrat" w:eastAsia="Montserrat" w:hAnsi="Montserrat" w:cs="Montserrat"/>
          <w:b/>
          <w:bCs/>
          <w:color w:val="000000" w:themeColor="text1"/>
          <w:sz w:val="18"/>
          <w:szCs w:val="18"/>
          <w:rPrChange w:id="2213" w:author="Mehta, Hemini" w:date="2026-03-18T14:25:00Z">
            <w:rPr>
              <w:ins w:id="2214" w:author="Mehta, Hemini" w:date="2026-03-18T14:23:00Z" w16du:dateUtc="2026-03-18T14:23:51Z"/>
              <w:rFonts w:ascii="Montserrat" w:eastAsia="Montserrat" w:hAnsi="Montserrat" w:cs="Montserrat"/>
              <w:b/>
              <w:bCs/>
              <w:color w:val="000000" w:themeColor="text1"/>
              <w:sz w:val="18"/>
              <w:szCs w:val="18"/>
              <w:highlight w:val="yellow"/>
            </w:rPr>
          </w:rPrChange>
        </w:rPr>
      </w:pPr>
    </w:p>
    <w:p w14:paraId="761AA770" w14:textId="77777777" w:rsidR="193A3DEE" w:rsidRDefault="193A3DEE" w:rsidP="662E2FC4">
      <w:pPr>
        <w:pStyle w:val="NormalWeb"/>
        <w:spacing w:beforeAutospacing="0" w:after="0" w:afterAutospacing="0"/>
        <w:rPr>
          <w:ins w:id="2215" w:author="Mehta, Hemini" w:date="2026-03-18T14:23:00Z" w16du:dateUtc="2026-03-18T14:23:51Z"/>
          <w:rFonts w:ascii="Montserrat" w:eastAsia="Montserrat" w:hAnsi="Montserrat" w:cs="Montserrat"/>
          <w:color w:val="000000" w:themeColor="text1"/>
          <w:sz w:val="18"/>
          <w:szCs w:val="18"/>
        </w:rPr>
      </w:pPr>
      <w:ins w:id="2216" w:author="Mehta, Hemini" w:date="2026-03-18T14:23:00Z" w16du:dateUtc="2026-03-18T14:23:51Z">
        <w:r w:rsidRPr="662E2FC4">
          <w:rPr>
            <w:rFonts w:ascii="Montserrat" w:eastAsia="Montserrat" w:hAnsi="Montserrat" w:cs="Montserrat"/>
            <w:b/>
            <w:bCs/>
            <w:color w:val="000000" w:themeColor="text1"/>
            <w:sz w:val="18"/>
            <w:szCs w:val="18"/>
            <w:rPrChange w:id="2217" w:author="Mehta, Hemini" w:date="2026-03-18T14:25:00Z" w16du:dateUtc="2026-03-18T14:25:13Z">
              <w:rPr>
                <w:rFonts w:ascii="Montserrat" w:eastAsia="Montserrat" w:hAnsi="Montserrat" w:cs="Montserrat"/>
                <w:b/>
                <w:bCs/>
                <w:color w:val="000000" w:themeColor="text1"/>
                <w:sz w:val="18"/>
                <w:szCs w:val="18"/>
                <w:highlight w:val="yellow"/>
              </w:rPr>
            </w:rPrChange>
          </w:rPr>
          <w:t>KVIs</w:t>
        </w:r>
        <w:r w:rsidRPr="662E2FC4">
          <w:rPr>
            <w:rFonts w:ascii="Montserrat" w:eastAsia="Montserrat" w:hAnsi="Montserrat" w:cs="Montserrat"/>
            <w:color w:val="000000" w:themeColor="text1"/>
            <w:sz w:val="18"/>
            <w:szCs w:val="18"/>
            <w:rPrChange w:id="2218" w:author="Mehta, Hemini" w:date="2026-03-18T14:25:00Z" w16du:dateUtc="2026-03-18T14:25:13Z">
              <w:rPr>
                <w:rFonts w:ascii="Montserrat" w:eastAsia="Montserrat" w:hAnsi="Montserrat" w:cs="Montserrat"/>
                <w:color w:val="000000" w:themeColor="text1"/>
                <w:sz w:val="18"/>
                <w:szCs w:val="18"/>
                <w:highlight w:val="yellow"/>
              </w:rPr>
            </w:rPrChange>
          </w:rPr>
          <w:t>: Resilience</w:t>
        </w:r>
      </w:ins>
    </w:p>
    <w:p w14:paraId="049F5FA1" w14:textId="77777777" w:rsidR="193A3DEE" w:rsidRDefault="193A3DEE" w:rsidP="662E2FC4">
      <w:pPr>
        <w:pStyle w:val="NormalWeb"/>
        <w:spacing w:beforeAutospacing="0" w:after="0" w:afterAutospacing="0"/>
        <w:rPr>
          <w:ins w:id="2219" w:author="Mehta, Hemini" w:date="2026-03-18T14:23:00Z" w16du:dateUtc="2026-03-18T14:23:51Z"/>
          <w:rFonts w:ascii="Montserrat" w:eastAsia="Montserrat" w:hAnsi="Montserrat" w:cs="Montserrat"/>
          <w:color w:val="000000" w:themeColor="text1"/>
          <w:sz w:val="18"/>
          <w:szCs w:val="18"/>
        </w:rPr>
      </w:pPr>
      <w:ins w:id="2220" w:author="Mehta, Hemini" w:date="2026-03-18T14:23:00Z" w16du:dateUtc="2026-03-18T14:23:51Z">
        <w:r w:rsidRPr="662E2FC4">
          <w:rPr>
            <w:rFonts w:ascii="Montserrat" w:eastAsia="Montserrat" w:hAnsi="Montserrat" w:cs="Montserrat"/>
            <w:b/>
            <w:bCs/>
            <w:color w:val="000000" w:themeColor="text1"/>
            <w:sz w:val="18"/>
            <w:szCs w:val="18"/>
            <w:rPrChange w:id="2221" w:author="Mehta, Hemini" w:date="2026-03-18T14:25:00Z" w16du:dateUtc="2026-03-18T14:25:13Z">
              <w:rPr>
                <w:rFonts w:ascii="Montserrat" w:eastAsia="Montserrat" w:hAnsi="Montserrat" w:cs="Montserrat"/>
                <w:b/>
                <w:bCs/>
                <w:color w:val="000000" w:themeColor="text1"/>
                <w:sz w:val="18"/>
                <w:szCs w:val="18"/>
                <w:highlight w:val="yellow"/>
              </w:rPr>
            </w:rPrChange>
          </w:rPr>
          <w:t>KPIs: Availability (Uptime %)</w:t>
        </w:r>
      </w:ins>
    </w:p>
    <w:p w14:paraId="37BC0A9B" w14:textId="77777777" w:rsidR="193A3DEE" w:rsidRDefault="193A3DEE" w:rsidP="662E2FC4">
      <w:pPr>
        <w:pStyle w:val="NormalWeb"/>
        <w:spacing w:beforeAutospacing="0" w:after="0" w:afterAutospacing="0"/>
        <w:rPr>
          <w:ins w:id="2222" w:author="Mehta, Hemini" w:date="2026-03-18T14:23:00Z" w16du:dateUtc="2026-03-18T14:23:51Z"/>
          <w:rFonts w:ascii="Montserrat" w:eastAsia="Montserrat" w:hAnsi="Montserrat" w:cs="Montserrat"/>
          <w:color w:val="000000" w:themeColor="text1"/>
          <w:sz w:val="18"/>
          <w:szCs w:val="18"/>
        </w:rPr>
      </w:pPr>
      <w:ins w:id="2223" w:author="Mehta, Hemini" w:date="2026-03-18T14:23:00Z" w16du:dateUtc="2026-03-18T14:23:51Z">
        <w:r w:rsidRPr="662E2FC4">
          <w:rPr>
            <w:rFonts w:ascii="Montserrat" w:eastAsia="Montserrat" w:hAnsi="Montserrat" w:cs="Montserrat"/>
            <w:b/>
            <w:bCs/>
            <w:color w:val="000000" w:themeColor="text1"/>
            <w:sz w:val="18"/>
            <w:szCs w:val="18"/>
            <w:rPrChange w:id="2224" w:author="Mehta, Hemini" w:date="2026-03-18T14:25:00Z" w16du:dateUtc="2026-03-18T14:25:13Z">
              <w:rPr>
                <w:rFonts w:ascii="Montserrat" w:eastAsia="Montserrat" w:hAnsi="Montserrat" w:cs="Montserrat"/>
                <w:b/>
                <w:bCs/>
                <w:color w:val="000000" w:themeColor="text1"/>
                <w:sz w:val="18"/>
                <w:szCs w:val="18"/>
                <w:highlight w:val="yellow"/>
              </w:rPr>
            </w:rPrChange>
          </w:rPr>
          <w:t>Test Beds:</w:t>
        </w:r>
        <w:r w:rsidRPr="662E2FC4">
          <w:rPr>
            <w:rFonts w:ascii="Montserrat" w:eastAsia="Montserrat" w:hAnsi="Montserrat" w:cs="Montserrat"/>
            <w:color w:val="000000" w:themeColor="text1"/>
            <w:sz w:val="18"/>
            <w:szCs w:val="18"/>
            <w:rPrChange w:id="2225" w:author="Mehta, Hemini" w:date="2026-03-18T14:25:00Z" w16du:dateUtc="2026-03-18T14:25:13Z">
              <w:rPr>
                <w:rFonts w:ascii="Montserrat" w:eastAsia="Montserrat" w:hAnsi="Montserrat" w:cs="Montserrat"/>
                <w:color w:val="000000" w:themeColor="text1"/>
                <w:sz w:val="18"/>
                <w:szCs w:val="18"/>
                <w:highlight w:val="yellow"/>
              </w:rPr>
            </w:rPrChange>
          </w:rPr>
          <w:t xml:space="preserve"> DTE &amp; DTH</w:t>
        </w:r>
      </w:ins>
    </w:p>
    <w:p w14:paraId="7FE1102E" w14:textId="77777777" w:rsidR="193A3DEE" w:rsidRDefault="193A3DEE" w:rsidP="662E2FC4">
      <w:pPr>
        <w:pStyle w:val="NormalWeb"/>
        <w:spacing w:before="240" w:beforeAutospacing="0" w:after="240" w:afterAutospacing="0"/>
        <w:rPr>
          <w:ins w:id="2226" w:author="Mehta, Hemini" w:date="2026-03-18T14:23:00Z" w16du:dateUtc="2026-03-18T14:23:51Z"/>
          <w:rFonts w:ascii="Montserrat" w:eastAsia="Montserrat" w:hAnsi="Montserrat" w:cs="Montserrat"/>
          <w:color w:val="000000" w:themeColor="text1"/>
          <w:sz w:val="18"/>
          <w:szCs w:val="18"/>
        </w:rPr>
      </w:pPr>
      <w:ins w:id="2227" w:author="Mehta, Hemini" w:date="2026-03-18T14:23:00Z" w16du:dateUtc="2026-03-18T14:23:51Z">
        <w:r w:rsidRPr="662E2FC4">
          <w:rPr>
            <w:rFonts w:ascii="Montserrat" w:eastAsia="Montserrat" w:hAnsi="Montserrat" w:cs="Montserrat"/>
            <w:b/>
            <w:bCs/>
            <w:color w:val="000000" w:themeColor="text1"/>
            <w:sz w:val="18"/>
            <w:szCs w:val="18"/>
            <w:rPrChange w:id="2228" w:author="Mehta, Hemini" w:date="2026-03-18T14:25:00Z" w16du:dateUtc="2026-03-18T14:25:13Z">
              <w:rPr>
                <w:rFonts w:ascii="Montserrat" w:eastAsia="Montserrat" w:hAnsi="Montserrat" w:cs="Montserrat"/>
                <w:b/>
                <w:bCs/>
                <w:color w:val="000000" w:themeColor="text1"/>
                <w:sz w:val="18"/>
                <w:szCs w:val="18"/>
                <w:highlight w:val="yellow"/>
              </w:rPr>
            </w:rPrChange>
          </w:rPr>
          <w:t>Input</w:t>
        </w:r>
      </w:ins>
    </w:p>
    <w:p w14:paraId="55692058" w14:textId="77777777" w:rsidR="193A3DEE" w:rsidRDefault="193A3DEE" w:rsidP="662E2FC4">
      <w:pPr>
        <w:pStyle w:val="NormalWeb"/>
        <w:numPr>
          <w:ilvl w:val="0"/>
          <w:numId w:val="77"/>
        </w:numPr>
        <w:spacing w:before="240" w:beforeAutospacing="0" w:after="0" w:afterAutospacing="0"/>
        <w:rPr>
          <w:ins w:id="2229" w:author="Mehta, Hemini" w:date="2026-03-18T14:23:00Z" w16du:dateUtc="2026-03-18T14:23:51Z"/>
          <w:rFonts w:ascii="Montserrat" w:eastAsia="Montserrat" w:hAnsi="Montserrat" w:cs="Montserrat"/>
          <w:color w:val="000000" w:themeColor="text1"/>
          <w:sz w:val="18"/>
          <w:szCs w:val="18"/>
        </w:rPr>
      </w:pPr>
      <w:ins w:id="2230" w:author="Mehta, Hemini" w:date="2026-03-18T14:23:00Z" w16du:dateUtc="2026-03-18T14:23:51Z">
        <w:r w:rsidRPr="662E2FC4">
          <w:rPr>
            <w:rFonts w:ascii="Montserrat" w:eastAsia="Montserrat" w:hAnsi="Montserrat" w:cs="Montserrat"/>
            <w:color w:val="000000" w:themeColor="text1"/>
            <w:sz w:val="18"/>
            <w:szCs w:val="18"/>
            <w:rPrChange w:id="2231" w:author="Mehta, Hemini" w:date="2026-03-18T14:25:00Z" w16du:dateUtc="2026-03-18T14:25:13Z">
              <w:rPr>
                <w:rFonts w:ascii="Montserrat" w:eastAsia="Montserrat" w:hAnsi="Montserrat" w:cs="Montserrat"/>
                <w:color w:val="000000" w:themeColor="text1"/>
                <w:sz w:val="18"/>
                <w:szCs w:val="18"/>
                <w:highlight w:val="yellow"/>
              </w:rPr>
            </w:rPrChange>
          </w:rPr>
          <w:t>Continuous monitoring of service availability across distribution methods.</w:t>
        </w:r>
      </w:ins>
    </w:p>
    <w:p w14:paraId="195B5DAC" w14:textId="77777777" w:rsidR="193A3DEE" w:rsidRDefault="193A3DEE" w:rsidP="662E2FC4">
      <w:pPr>
        <w:pStyle w:val="NormalWeb"/>
        <w:numPr>
          <w:ilvl w:val="0"/>
          <w:numId w:val="77"/>
        </w:numPr>
        <w:spacing w:beforeAutospacing="0" w:after="240" w:afterAutospacing="0"/>
        <w:rPr>
          <w:ins w:id="2232" w:author="Mehta, Hemini" w:date="2026-03-18T14:23:00Z" w16du:dateUtc="2026-03-18T14:23:51Z"/>
          <w:rFonts w:ascii="Montserrat" w:eastAsia="Montserrat" w:hAnsi="Montserrat" w:cs="Montserrat"/>
          <w:color w:val="000000" w:themeColor="text1"/>
          <w:sz w:val="18"/>
          <w:szCs w:val="18"/>
        </w:rPr>
      </w:pPr>
      <w:ins w:id="2233" w:author="Mehta, Hemini" w:date="2026-03-18T14:23:00Z" w16du:dateUtc="2026-03-18T14:23:51Z">
        <w:r w:rsidRPr="662E2FC4">
          <w:rPr>
            <w:rFonts w:ascii="Montserrat" w:eastAsia="Montserrat" w:hAnsi="Montserrat" w:cs="Montserrat"/>
            <w:color w:val="000000" w:themeColor="text1"/>
            <w:sz w:val="18"/>
            <w:szCs w:val="18"/>
            <w:rPrChange w:id="2234" w:author="Mehta, Hemini" w:date="2026-03-18T14:25:00Z" w16du:dateUtc="2026-03-18T14:25:13Z">
              <w:rPr>
                <w:rFonts w:ascii="Montserrat" w:eastAsia="Montserrat" w:hAnsi="Montserrat" w:cs="Montserrat"/>
                <w:color w:val="000000" w:themeColor="text1"/>
                <w:sz w:val="18"/>
                <w:szCs w:val="18"/>
                <w:highlight w:val="yellow"/>
              </w:rPr>
            </w:rPrChange>
          </w:rPr>
          <w:t>Logs of outage events, duration, and cause.</w:t>
        </w:r>
      </w:ins>
    </w:p>
    <w:p w14:paraId="03ECC87E" w14:textId="77777777" w:rsidR="193A3DEE" w:rsidRDefault="193A3DEE" w:rsidP="662E2FC4">
      <w:pPr>
        <w:pStyle w:val="NormalWeb"/>
        <w:spacing w:before="240" w:beforeAutospacing="0" w:after="240" w:afterAutospacing="0"/>
        <w:rPr>
          <w:ins w:id="2235" w:author="Mehta, Hemini" w:date="2026-03-18T14:23:00Z" w16du:dateUtc="2026-03-18T14:23:51Z"/>
          <w:rFonts w:ascii="Montserrat" w:eastAsia="Montserrat" w:hAnsi="Montserrat" w:cs="Montserrat"/>
          <w:color w:val="000000" w:themeColor="text1"/>
          <w:sz w:val="18"/>
          <w:szCs w:val="18"/>
        </w:rPr>
      </w:pPr>
      <w:ins w:id="2236" w:author="Mehta, Hemini" w:date="2026-03-18T14:23:00Z" w16du:dateUtc="2026-03-18T14:23:51Z">
        <w:r w:rsidRPr="662E2FC4">
          <w:rPr>
            <w:rFonts w:ascii="Montserrat" w:eastAsia="Montserrat" w:hAnsi="Montserrat" w:cs="Montserrat"/>
            <w:b/>
            <w:bCs/>
            <w:color w:val="000000" w:themeColor="text1"/>
            <w:sz w:val="18"/>
            <w:szCs w:val="18"/>
            <w:rPrChange w:id="2237" w:author="Mehta, Hemini" w:date="2026-03-18T14:25:00Z" w16du:dateUtc="2026-03-18T14:25:13Z">
              <w:rPr>
                <w:rFonts w:ascii="Montserrat" w:eastAsia="Montserrat" w:hAnsi="Montserrat" w:cs="Montserrat"/>
                <w:b/>
                <w:bCs/>
                <w:color w:val="000000" w:themeColor="text1"/>
                <w:sz w:val="18"/>
                <w:szCs w:val="18"/>
                <w:highlight w:val="yellow"/>
              </w:rPr>
            </w:rPrChange>
          </w:rPr>
          <w:t>Output</w:t>
        </w:r>
      </w:ins>
    </w:p>
    <w:p w14:paraId="77E55D60" w14:textId="77777777" w:rsidR="193A3DEE" w:rsidRDefault="193A3DEE" w:rsidP="662E2FC4">
      <w:pPr>
        <w:pStyle w:val="NormalWeb"/>
        <w:numPr>
          <w:ilvl w:val="0"/>
          <w:numId w:val="76"/>
        </w:numPr>
        <w:spacing w:before="240" w:beforeAutospacing="0" w:after="0" w:afterAutospacing="0"/>
        <w:rPr>
          <w:ins w:id="2238" w:author="Mehta, Hemini" w:date="2026-03-18T14:23:00Z" w16du:dateUtc="2026-03-18T14:23:51Z"/>
          <w:rFonts w:ascii="Montserrat" w:eastAsia="Montserrat" w:hAnsi="Montserrat" w:cs="Montserrat"/>
          <w:color w:val="000000" w:themeColor="text1"/>
          <w:sz w:val="18"/>
          <w:szCs w:val="18"/>
        </w:rPr>
      </w:pPr>
      <w:ins w:id="2239" w:author="Mehta, Hemini" w:date="2026-03-18T14:23:00Z" w16du:dateUtc="2026-03-18T14:23:51Z">
        <w:r w:rsidRPr="662E2FC4">
          <w:rPr>
            <w:rFonts w:ascii="Montserrat" w:eastAsia="Montserrat" w:hAnsi="Montserrat" w:cs="Montserrat"/>
            <w:color w:val="000000" w:themeColor="text1"/>
            <w:sz w:val="18"/>
            <w:szCs w:val="18"/>
            <w:rPrChange w:id="2240" w:author="Mehta, Hemini" w:date="2026-03-18T14:25:00Z" w16du:dateUtc="2026-03-18T14:25:13Z">
              <w:rPr>
                <w:rFonts w:ascii="Montserrat" w:eastAsia="Montserrat" w:hAnsi="Montserrat" w:cs="Montserrat"/>
                <w:color w:val="000000" w:themeColor="text1"/>
                <w:sz w:val="18"/>
                <w:szCs w:val="18"/>
                <w:highlight w:val="yellow"/>
              </w:rPr>
            </w:rPrChange>
          </w:rPr>
          <w:t>Percentage of uptime vs downtime across methods.</w:t>
        </w:r>
      </w:ins>
    </w:p>
    <w:p w14:paraId="260E0FAB" w14:textId="77777777" w:rsidR="193A3DEE" w:rsidRDefault="193A3DEE" w:rsidP="662E2FC4">
      <w:pPr>
        <w:pStyle w:val="NormalWeb"/>
        <w:numPr>
          <w:ilvl w:val="0"/>
          <w:numId w:val="76"/>
        </w:numPr>
        <w:spacing w:beforeAutospacing="0" w:after="240" w:afterAutospacing="0"/>
        <w:rPr>
          <w:ins w:id="2241" w:author="Mehta, Hemini" w:date="2026-03-18T14:23:00Z" w16du:dateUtc="2026-03-18T14:23:51Z"/>
          <w:rFonts w:ascii="Montserrat" w:eastAsia="Montserrat" w:hAnsi="Montserrat" w:cs="Montserrat"/>
          <w:color w:val="000000" w:themeColor="text1"/>
          <w:sz w:val="18"/>
          <w:szCs w:val="18"/>
        </w:rPr>
      </w:pPr>
      <w:ins w:id="2242" w:author="Mehta, Hemini" w:date="2026-03-18T14:23:00Z" w16du:dateUtc="2026-03-18T14:23:51Z">
        <w:r w:rsidRPr="662E2FC4">
          <w:rPr>
            <w:rFonts w:ascii="Montserrat" w:eastAsia="Montserrat" w:hAnsi="Montserrat" w:cs="Montserrat"/>
            <w:color w:val="000000" w:themeColor="text1"/>
            <w:sz w:val="18"/>
            <w:szCs w:val="18"/>
            <w:rPrChange w:id="2243" w:author="Mehta, Hemini" w:date="2026-03-18T14:25:00Z" w16du:dateUtc="2026-03-18T14:25:13Z">
              <w:rPr>
                <w:rFonts w:ascii="Montserrat" w:eastAsia="Montserrat" w:hAnsi="Montserrat" w:cs="Montserrat"/>
                <w:color w:val="000000" w:themeColor="text1"/>
                <w:sz w:val="18"/>
                <w:szCs w:val="18"/>
                <w:highlight w:val="yellow"/>
              </w:rPr>
            </w:rPrChange>
          </w:rPr>
          <w:t>Frequency and severity of downtime incidents.</w:t>
        </w:r>
      </w:ins>
    </w:p>
    <w:p w14:paraId="04C84B72" w14:textId="77777777" w:rsidR="193A3DEE" w:rsidRDefault="193A3DEE" w:rsidP="662E2FC4">
      <w:pPr>
        <w:pStyle w:val="NormalWeb"/>
        <w:spacing w:before="240" w:beforeAutospacing="0" w:after="240" w:afterAutospacing="0"/>
        <w:rPr>
          <w:ins w:id="2244" w:author="Mehta, Hemini" w:date="2026-03-18T14:23:00Z" w16du:dateUtc="2026-03-18T14:23:51Z"/>
          <w:rFonts w:ascii="Montserrat" w:eastAsia="Montserrat" w:hAnsi="Montserrat" w:cs="Montserrat"/>
          <w:color w:val="000000" w:themeColor="text1"/>
          <w:sz w:val="18"/>
          <w:szCs w:val="18"/>
        </w:rPr>
      </w:pPr>
      <w:ins w:id="2245" w:author="Mehta, Hemini" w:date="2026-03-18T14:23:00Z" w16du:dateUtc="2026-03-18T14:23:51Z">
        <w:r w:rsidRPr="662E2FC4">
          <w:rPr>
            <w:rFonts w:ascii="Montserrat" w:eastAsia="Montserrat" w:hAnsi="Montserrat" w:cs="Montserrat"/>
            <w:b/>
            <w:bCs/>
            <w:color w:val="000000" w:themeColor="text1"/>
            <w:sz w:val="18"/>
            <w:szCs w:val="18"/>
            <w:rPrChange w:id="2246" w:author="Mehta, Hemini" w:date="2026-03-18T14:25:00Z" w16du:dateUtc="2026-03-18T14:25:13Z">
              <w:rPr>
                <w:rFonts w:ascii="Montserrat" w:eastAsia="Montserrat" w:hAnsi="Montserrat" w:cs="Montserrat"/>
                <w:b/>
                <w:bCs/>
                <w:color w:val="000000" w:themeColor="text1"/>
                <w:sz w:val="18"/>
                <w:szCs w:val="18"/>
                <w:highlight w:val="yellow"/>
              </w:rPr>
            </w:rPrChange>
          </w:rPr>
          <w:t>Expectations</w:t>
        </w:r>
      </w:ins>
    </w:p>
    <w:p w14:paraId="402B30DB" w14:textId="77777777" w:rsidR="00233762" w:rsidRPr="00233762" w:rsidRDefault="193A3DEE" w:rsidP="00233762">
      <w:pPr>
        <w:pStyle w:val="NormalWeb"/>
        <w:numPr>
          <w:ilvl w:val="0"/>
          <w:numId w:val="75"/>
        </w:numPr>
        <w:spacing w:before="240" w:beforeAutospacing="0" w:after="0" w:afterAutospacing="0"/>
        <w:ind w:left="714" w:hanging="357"/>
        <w:contextualSpacing/>
        <w:rPr>
          <w:rFonts w:eastAsia="Montserrat" w:cs="Montserrat"/>
          <w:color w:val="000000" w:themeColor="text1"/>
        </w:rPr>
      </w:pPr>
      <w:ins w:id="2247" w:author="Mehta, Hemini" w:date="2026-03-18T14:23:00Z" w16du:dateUtc="2026-03-18T14:23:51Z">
        <w:r w:rsidRPr="00233762">
          <w:rPr>
            <w:rFonts w:ascii="Montserrat" w:eastAsia="Montserrat" w:hAnsi="Montserrat" w:cs="Montserrat"/>
            <w:color w:val="000000" w:themeColor="text1"/>
            <w:sz w:val="18"/>
            <w:szCs w:val="18"/>
            <w:rPrChange w:id="2248" w:author="Mehta, Hemini" w:date="2026-03-18T14:25:00Z" w16du:dateUtc="2026-03-18T14:25:13Z">
              <w:rPr>
                <w:rFonts w:ascii="Montserrat" w:eastAsia="Montserrat" w:hAnsi="Montserrat" w:cs="Montserrat"/>
                <w:color w:val="000000" w:themeColor="text1"/>
                <w:sz w:val="18"/>
                <w:szCs w:val="18"/>
                <w:highlight w:val="yellow"/>
              </w:rPr>
            </w:rPrChange>
          </w:rPr>
          <w:t>Resilient methods (e.g., with redundancy or failover) will show fewer and shorter downtime events.</w:t>
        </w:r>
      </w:ins>
    </w:p>
    <w:p w14:paraId="3DAD5BF5" w14:textId="5078AA54" w:rsidR="193A3DEE" w:rsidRPr="00233762" w:rsidRDefault="193A3DEE" w:rsidP="00233762">
      <w:pPr>
        <w:pStyle w:val="NormalWeb"/>
        <w:numPr>
          <w:ilvl w:val="0"/>
          <w:numId w:val="75"/>
        </w:numPr>
        <w:spacing w:before="240" w:beforeAutospacing="0" w:after="0" w:afterAutospacing="0"/>
        <w:ind w:left="714" w:hanging="357"/>
        <w:contextualSpacing/>
        <w:rPr>
          <w:ins w:id="2249" w:author="Mehta, Hemini" w:date="2026-03-18T14:07:00Z" w16du:dateUtc="2026-03-18T14:07:12Z"/>
          <w:rFonts w:eastAsia="Montserrat" w:cs="Montserrat"/>
          <w:color w:val="000000" w:themeColor="text1"/>
        </w:rPr>
      </w:pPr>
      <w:ins w:id="2250" w:author="Mehta, Hemini" w:date="2026-03-18T14:23:00Z" w16du:dateUtc="2026-03-18T14:23:51Z">
        <w:r w:rsidRPr="00233762">
          <w:rPr>
            <w:rFonts w:ascii="Montserrat" w:eastAsia="Montserrat" w:hAnsi="Montserrat" w:cs="Montserrat"/>
            <w:color w:val="000000" w:themeColor="text1"/>
            <w:sz w:val="18"/>
            <w:szCs w:val="18"/>
            <w:lang w:val="en-US" w:eastAsia="en-US"/>
            <w:rPrChange w:id="2251" w:author="Mehta, Hemini" w:date="2026-03-18T14:25:00Z" w16du:dateUtc="2026-03-18T14:25:13Z">
              <w:rPr>
                <w:rFonts w:eastAsia="Montserrat" w:cs="Montserrat"/>
                <w:color w:val="000000" w:themeColor="text1"/>
                <w:highlight w:val="yellow"/>
              </w:rPr>
            </w:rPrChange>
          </w:rPr>
          <w:t>Centralized methods may show more vulnerability to single points of failure.</w:t>
        </w:r>
      </w:ins>
    </w:p>
    <w:p w14:paraId="0375660E" w14:textId="4D76DE62" w:rsidR="662E2FC4" w:rsidRDefault="662E2FC4">
      <w:pPr>
        <w:pStyle w:val="Heading1"/>
        <w:widowControl/>
        <w:pPrChange w:id="2252" w:author="Mehta, Hemini" w:date="2026-03-18T14:07:00Z">
          <w:pPr>
            <w:pStyle w:val="Heading2"/>
            <w:widowControl/>
          </w:pPr>
        </w:pPrChange>
      </w:pPr>
    </w:p>
    <w:p w14:paraId="587D0221" w14:textId="77777777" w:rsidR="00974151" w:rsidRPr="002C6C11" w:rsidRDefault="00974151" w:rsidP="00974151">
      <w:pPr>
        <w:widowControl/>
        <w:rPr>
          <w:rFonts w:ascii="Montserrat" w:eastAsia="Montserrat" w:hAnsi="Montserrat" w:cs="Montserrat"/>
          <w:color w:val="000000" w:themeColor="text1"/>
          <w:sz w:val="18"/>
          <w:szCs w:val="18"/>
        </w:rPr>
      </w:pPr>
    </w:p>
    <w:p w14:paraId="21B08FA0" w14:textId="6187A082" w:rsidR="5F825C96" w:rsidRDefault="647A10A3" w:rsidP="2618C7F4">
      <w:pPr>
        <w:pStyle w:val="Heading2"/>
        <w:widowControl/>
        <w:rPr>
          <w:ins w:id="2253" w:author="Mehta, Hemini" w:date="2026-03-23T08:58:00Z" w16du:dateUtc="2026-03-23T08:58:45Z"/>
          <w:rFonts w:eastAsia="Montserrat" w:cs="Montserrat"/>
          <w:color w:val="000000" w:themeColor="text1"/>
          <w:sz w:val="18"/>
          <w:szCs w:val="18"/>
        </w:rPr>
      </w:pPr>
      <w:bookmarkStart w:id="2254" w:name="_Toc662905874"/>
      <w:ins w:id="2255" w:author="Mehta, Hemini" w:date="2026-03-23T08:55:00Z" w16du:dateUtc="2026-03-23T08:55:08Z">
        <w:r>
          <w:t>A.2 Non-Performable Tests</w:t>
        </w:r>
      </w:ins>
      <w:bookmarkEnd w:id="2254"/>
    </w:p>
    <w:p w14:paraId="3566D484" w14:textId="10E1CE90" w:rsidR="36730CFF" w:rsidRDefault="36730CFF">
      <w:pPr>
        <w:pStyle w:val="ParagraphText"/>
        <w:widowControl/>
        <w:spacing w:line="259" w:lineRule="auto"/>
        <w:rPr>
          <w:ins w:id="2256" w:author="Mehta, Hemini" w:date="2026-03-23T09:00:00Z" w16du:dateUtc="2026-03-23T09:00:06Z"/>
          <w:rFonts w:eastAsia="Montserrat" w:cs="Montserrat"/>
          <w:color w:val="000000" w:themeColor="text1"/>
        </w:rPr>
        <w:pPrChange w:id="2257" w:author="Mehta, Hemini" w:date="2026-03-23T08:59:00Z">
          <w:pPr/>
        </w:pPrChange>
      </w:pPr>
      <w:ins w:id="2258" w:author="Mehta, Hemini" w:date="2026-03-23T08:59:00Z" w16du:dateUtc="2026-03-23T08:59:59Z">
        <w:r w:rsidRPr="2618C7F4">
          <w:rPr>
            <w:rFonts w:eastAsia="Montserrat" w:cs="Montserrat"/>
            <w:color w:val="000000" w:themeColor="text1"/>
          </w:rPr>
          <w:t>The test cases below are those the Testbeds do not feel can be performed for a number of reasons and th</w:t>
        </w:r>
      </w:ins>
      <w:ins w:id="2259" w:author="Mehta, Hemini" w:date="2026-03-24T11:21:00Z" w16du:dateUtc="2026-03-24T11:21:32Z">
        <w:r w:rsidR="61094BED" w:rsidRPr="2618C7F4">
          <w:rPr>
            <w:rFonts w:eastAsia="Montserrat" w:cs="Montserrat"/>
            <w:color w:val="000000" w:themeColor="text1"/>
          </w:rPr>
          <w:t>ese</w:t>
        </w:r>
      </w:ins>
      <w:ins w:id="2260" w:author="Mehta, Hemini" w:date="2026-03-23T08:59:00Z" w16du:dateUtc="2026-03-23T08:59:59Z">
        <w:r w:rsidRPr="2618C7F4">
          <w:rPr>
            <w:rFonts w:eastAsia="Montserrat" w:cs="Montserrat"/>
            <w:color w:val="000000" w:themeColor="text1"/>
          </w:rPr>
          <w:t xml:space="preserve"> will </w:t>
        </w:r>
      </w:ins>
      <w:ins w:id="2261" w:author="Mehta, Hemini" w:date="2026-03-23T09:00:00Z" w16du:dateUtc="2026-03-23T09:00:05Z">
        <w:r w:rsidRPr="2618C7F4">
          <w:rPr>
            <w:rFonts w:eastAsia="Montserrat" w:cs="Montserrat"/>
            <w:color w:val="000000" w:themeColor="text1"/>
          </w:rPr>
          <w:t>be highlighted</w:t>
        </w:r>
      </w:ins>
      <w:ins w:id="2262" w:author="Mehta, Hemini" w:date="2026-03-24T11:21:00Z" w16du:dateUtc="2026-03-24T11:21:44Z">
        <w:r w:rsidR="527DFFA1" w:rsidRPr="2618C7F4">
          <w:rPr>
            <w:rFonts w:eastAsia="Montserrat" w:cs="Montserrat"/>
            <w:color w:val="000000" w:themeColor="text1"/>
          </w:rPr>
          <w:t xml:space="preserve"> under each case.</w:t>
        </w:r>
      </w:ins>
    </w:p>
    <w:p w14:paraId="1C3516A2" w14:textId="4D81922A" w:rsidR="2618C7F4" w:rsidRDefault="2618C7F4" w:rsidP="2618C7F4">
      <w:pPr>
        <w:pStyle w:val="ParagraphText"/>
        <w:widowControl/>
        <w:spacing w:line="259" w:lineRule="auto"/>
        <w:rPr>
          <w:ins w:id="2263" w:author="Mehta, Hemini" w:date="2026-03-23T08:55:00Z" w16du:dateUtc="2026-03-23T08:55:06Z"/>
          <w:rFonts w:eastAsia="Montserrat" w:cs="Montserrat"/>
          <w:color w:val="000000" w:themeColor="text1"/>
        </w:rPr>
      </w:pPr>
    </w:p>
    <w:p w14:paraId="4EC79A5B" w14:textId="77777777" w:rsidR="00974151" w:rsidRPr="00CB317A" w:rsidRDefault="3E5B9206" w:rsidP="00974151">
      <w:pPr>
        <w:pStyle w:val="Heading3"/>
      </w:pPr>
      <w:bookmarkStart w:id="2264" w:name="_Toc1096047914"/>
      <w:r>
        <w:t>Scenario A: Compare watch times across regions/distribution methods to test accessibility</w:t>
      </w:r>
      <w:bookmarkEnd w:id="2264"/>
    </w:p>
    <w:p w14:paraId="5A798440" w14:textId="77777777" w:rsidR="00974151" w:rsidRPr="002C6C11" w:rsidRDefault="00974151" w:rsidP="00974151">
      <w:pPr>
        <w:widowControl/>
        <w:rPr>
          <w:rFonts w:ascii="Montserrat" w:eastAsia="Montserrat" w:hAnsi="Montserrat" w:cs="Montserrat"/>
          <w:b/>
          <w:color w:val="000000" w:themeColor="text1"/>
          <w:sz w:val="18"/>
          <w:szCs w:val="18"/>
        </w:rPr>
      </w:pPr>
    </w:p>
    <w:p w14:paraId="02D37A5F" w14:textId="77777777" w:rsidR="00974151" w:rsidRPr="00CB317A" w:rsidRDefault="00974151" w:rsidP="00974151">
      <w:pPr>
        <w:widowControl/>
        <w:rPr>
          <w:rFonts w:ascii="Montserrat" w:eastAsia="Montserrat" w:hAnsi="Montserrat" w:cs="Montserrat"/>
          <w:color w:val="000000" w:themeColor="text1"/>
          <w:sz w:val="18"/>
          <w:szCs w:val="18"/>
        </w:rPr>
      </w:pPr>
      <w:r w:rsidRPr="002C6C11">
        <w:rPr>
          <w:rFonts w:ascii="Montserrat" w:eastAsia="Montserrat" w:hAnsi="Montserrat" w:cs="Montserrat"/>
          <w:b/>
          <w:color w:val="000000" w:themeColor="text1"/>
          <w:sz w:val="18"/>
          <w:szCs w:val="18"/>
        </w:rPr>
        <w:t>KVIs</w:t>
      </w:r>
      <w:r w:rsidRPr="002C6C11">
        <w:rPr>
          <w:rFonts w:ascii="Montserrat" w:eastAsia="Montserrat" w:hAnsi="Montserrat" w:cs="Montserrat"/>
          <w:color w:val="000000" w:themeColor="text1"/>
          <w:sz w:val="18"/>
          <w:szCs w:val="18"/>
        </w:rPr>
        <w:t>: Reach, Scalability</w:t>
      </w:r>
    </w:p>
    <w:p w14:paraId="060A504D" w14:textId="77777777" w:rsidR="00974151" w:rsidRPr="00CB317A" w:rsidRDefault="00974151" w:rsidP="00974151">
      <w:pPr>
        <w:widowControl/>
        <w:rPr>
          <w:rFonts w:ascii="Montserrat" w:eastAsia="Montserrat" w:hAnsi="Montserrat" w:cs="Montserrat"/>
          <w:color w:val="000000" w:themeColor="text1"/>
          <w:sz w:val="18"/>
          <w:szCs w:val="18"/>
        </w:rPr>
      </w:pPr>
      <w:r w:rsidRPr="002C6C11">
        <w:rPr>
          <w:rFonts w:ascii="Montserrat" w:eastAsia="Montserrat" w:hAnsi="Montserrat" w:cs="Montserrat"/>
          <w:b/>
          <w:color w:val="000000" w:themeColor="text1"/>
          <w:sz w:val="18"/>
          <w:szCs w:val="18"/>
        </w:rPr>
        <w:t>KPIs:</w:t>
      </w:r>
      <w:r w:rsidRPr="002C6C11">
        <w:rPr>
          <w:rFonts w:ascii="Montserrat" w:eastAsia="Montserrat" w:hAnsi="Montserrat" w:cs="Montserrat"/>
          <w:color w:val="000000" w:themeColor="text1"/>
          <w:sz w:val="18"/>
          <w:szCs w:val="18"/>
        </w:rPr>
        <w:t xml:space="preserve"> Average Watch Time per User</w:t>
      </w:r>
    </w:p>
    <w:p w14:paraId="54B75FE2" w14:textId="77777777" w:rsidR="00974151" w:rsidRPr="00CB317A" w:rsidRDefault="00974151" w:rsidP="00974151">
      <w:pPr>
        <w:widowControl/>
        <w:rPr>
          <w:rFonts w:ascii="Montserrat" w:eastAsia="Montserrat" w:hAnsi="Montserrat" w:cs="Montserrat"/>
          <w:color w:val="000000" w:themeColor="text1"/>
          <w:sz w:val="18"/>
          <w:szCs w:val="18"/>
        </w:rPr>
      </w:pPr>
      <w:r w:rsidRPr="002C6C11">
        <w:rPr>
          <w:rFonts w:ascii="Montserrat" w:eastAsia="Montserrat" w:hAnsi="Montserrat" w:cs="Montserrat"/>
          <w:b/>
          <w:color w:val="000000" w:themeColor="text1"/>
          <w:sz w:val="18"/>
          <w:szCs w:val="18"/>
        </w:rPr>
        <w:t>Test Beds:</w:t>
      </w:r>
      <w:r w:rsidRPr="002C6C11">
        <w:rPr>
          <w:rFonts w:ascii="Montserrat" w:eastAsia="Montserrat" w:hAnsi="Montserrat" w:cs="Montserrat"/>
          <w:color w:val="000000" w:themeColor="text1"/>
          <w:sz w:val="18"/>
          <w:szCs w:val="18"/>
        </w:rPr>
        <w:t xml:space="preserve"> All</w:t>
      </w:r>
    </w:p>
    <w:p w14:paraId="19E63DA2" w14:textId="77777777" w:rsidR="00974151" w:rsidRPr="00CB317A" w:rsidRDefault="00974151" w:rsidP="00974151">
      <w:pPr>
        <w:widowControl/>
        <w:spacing w:before="240" w:after="240"/>
        <w:rPr>
          <w:rFonts w:ascii="Montserrat" w:eastAsia="Montserrat" w:hAnsi="Montserrat" w:cs="Montserrat"/>
          <w:color w:val="000000" w:themeColor="text1"/>
          <w:sz w:val="18"/>
          <w:szCs w:val="18"/>
        </w:rPr>
      </w:pPr>
      <w:r w:rsidRPr="002C6C11">
        <w:rPr>
          <w:rFonts w:ascii="Montserrat" w:eastAsia="Montserrat" w:hAnsi="Montserrat" w:cs="Montserrat"/>
          <w:b/>
          <w:color w:val="000000" w:themeColor="text1"/>
          <w:sz w:val="18"/>
          <w:szCs w:val="18"/>
        </w:rPr>
        <w:t>Input</w:t>
      </w:r>
    </w:p>
    <w:p w14:paraId="30D7208E" w14:textId="77777777" w:rsidR="00974151" w:rsidRPr="00CB317A" w:rsidRDefault="00974151" w:rsidP="00974151">
      <w:pPr>
        <w:pStyle w:val="ListParagraph"/>
        <w:widowControl/>
        <w:numPr>
          <w:ilvl w:val="0"/>
          <w:numId w:val="158"/>
        </w:numPr>
        <w:ind w:left="714" w:hanging="357"/>
        <w:contextualSpacing w:val="0"/>
        <w:rPr>
          <w:rFonts w:ascii="Montserrat" w:eastAsia="Montserrat" w:hAnsi="Montserrat" w:cs="Montserrat"/>
          <w:color w:val="000000" w:themeColor="text1"/>
          <w:sz w:val="18"/>
          <w:szCs w:val="18"/>
        </w:rPr>
      </w:pPr>
      <w:r w:rsidRPr="002C6C11">
        <w:rPr>
          <w:rFonts w:ascii="Montserrat" w:eastAsia="Montserrat" w:hAnsi="Montserrat" w:cs="Montserrat"/>
          <w:color w:val="000000" w:themeColor="text1"/>
          <w:sz w:val="18"/>
          <w:szCs w:val="18"/>
        </w:rPr>
        <w:t>Playback session logs segmented by geographic region and distribution method (e.g., CDN, D2E, etc).</w:t>
      </w:r>
    </w:p>
    <w:p w14:paraId="4808C3F9" w14:textId="77777777" w:rsidR="00974151" w:rsidRPr="00CB317A" w:rsidRDefault="00974151" w:rsidP="00974151">
      <w:pPr>
        <w:pStyle w:val="ListParagraph"/>
        <w:widowControl/>
        <w:numPr>
          <w:ilvl w:val="0"/>
          <w:numId w:val="158"/>
        </w:numPr>
        <w:rPr>
          <w:rFonts w:ascii="Montserrat" w:eastAsia="Montserrat" w:hAnsi="Montserrat" w:cs="Montserrat"/>
          <w:color w:val="000000" w:themeColor="text1"/>
          <w:sz w:val="18"/>
          <w:szCs w:val="18"/>
        </w:rPr>
      </w:pPr>
      <w:r w:rsidRPr="002C6C11">
        <w:rPr>
          <w:rFonts w:ascii="Montserrat" w:eastAsia="Montserrat" w:hAnsi="Montserrat" w:cs="Montserrat"/>
          <w:color w:val="000000" w:themeColor="text1"/>
          <w:sz w:val="18"/>
          <w:szCs w:val="18"/>
        </w:rPr>
        <w:t>Metadata on network conditions (bandwidth availability, latency by region).</w:t>
      </w:r>
    </w:p>
    <w:p w14:paraId="1352FFE0" w14:textId="77777777" w:rsidR="00974151" w:rsidRPr="00CB317A" w:rsidRDefault="00974151" w:rsidP="00974151">
      <w:pPr>
        <w:pStyle w:val="ListParagraph"/>
        <w:widowControl/>
        <w:numPr>
          <w:ilvl w:val="0"/>
          <w:numId w:val="158"/>
        </w:numPr>
        <w:spacing w:after="240"/>
        <w:rPr>
          <w:rFonts w:ascii="Montserrat" w:eastAsia="Montserrat" w:hAnsi="Montserrat" w:cs="Montserrat"/>
          <w:color w:val="000000" w:themeColor="text1"/>
          <w:sz w:val="18"/>
          <w:szCs w:val="18"/>
        </w:rPr>
      </w:pPr>
      <w:r w:rsidRPr="002C6C11">
        <w:rPr>
          <w:rFonts w:ascii="Montserrat" w:eastAsia="Montserrat" w:hAnsi="Montserrat" w:cs="Montserrat"/>
          <w:color w:val="000000" w:themeColor="text1"/>
          <w:sz w:val="18"/>
          <w:szCs w:val="18"/>
        </w:rPr>
        <w:t>Number of accessible streams initiated per region.</w:t>
      </w:r>
    </w:p>
    <w:p w14:paraId="722EF4BC" w14:textId="77777777" w:rsidR="00974151" w:rsidRPr="00CB317A" w:rsidRDefault="00974151" w:rsidP="00974151">
      <w:pPr>
        <w:widowControl/>
        <w:spacing w:before="240" w:after="240"/>
        <w:rPr>
          <w:rFonts w:ascii="Montserrat" w:eastAsia="Montserrat" w:hAnsi="Montserrat" w:cs="Montserrat"/>
          <w:color w:val="000000" w:themeColor="text1"/>
          <w:sz w:val="18"/>
          <w:szCs w:val="18"/>
        </w:rPr>
      </w:pPr>
      <w:r w:rsidRPr="002C6C11">
        <w:rPr>
          <w:rFonts w:ascii="Montserrat" w:eastAsia="Montserrat" w:hAnsi="Montserrat" w:cs="Montserrat"/>
          <w:b/>
          <w:color w:val="000000" w:themeColor="text1"/>
          <w:sz w:val="18"/>
          <w:szCs w:val="18"/>
        </w:rPr>
        <w:t>Output</w:t>
      </w:r>
    </w:p>
    <w:p w14:paraId="0E6FD1A0" w14:textId="77777777" w:rsidR="00974151" w:rsidRPr="00CB317A" w:rsidRDefault="00974151" w:rsidP="00974151">
      <w:pPr>
        <w:pStyle w:val="ListParagraph"/>
        <w:widowControl/>
        <w:numPr>
          <w:ilvl w:val="0"/>
          <w:numId w:val="157"/>
        </w:numPr>
        <w:spacing w:before="240"/>
        <w:rPr>
          <w:rFonts w:ascii="Montserrat" w:eastAsia="Montserrat" w:hAnsi="Montserrat" w:cs="Montserrat"/>
          <w:color w:val="000000" w:themeColor="text1"/>
          <w:sz w:val="18"/>
          <w:szCs w:val="18"/>
        </w:rPr>
      </w:pPr>
      <w:r w:rsidRPr="002C6C11">
        <w:rPr>
          <w:rFonts w:ascii="Montserrat" w:eastAsia="Montserrat" w:hAnsi="Montserrat" w:cs="Montserrat"/>
          <w:color w:val="000000" w:themeColor="text1"/>
          <w:sz w:val="18"/>
          <w:szCs w:val="18"/>
        </w:rPr>
        <w:t>Average watch time (minutes per user) for each region and method.</w:t>
      </w:r>
    </w:p>
    <w:p w14:paraId="72C9AE61" w14:textId="77777777" w:rsidR="00974151" w:rsidRPr="00CB317A" w:rsidRDefault="00974151" w:rsidP="00974151">
      <w:pPr>
        <w:pStyle w:val="ListParagraph"/>
        <w:widowControl/>
        <w:numPr>
          <w:ilvl w:val="0"/>
          <w:numId w:val="157"/>
        </w:numPr>
        <w:rPr>
          <w:rFonts w:ascii="Montserrat" w:eastAsia="Montserrat" w:hAnsi="Montserrat" w:cs="Montserrat"/>
          <w:color w:val="000000" w:themeColor="text1"/>
          <w:sz w:val="18"/>
          <w:szCs w:val="18"/>
        </w:rPr>
      </w:pPr>
      <w:r w:rsidRPr="002C6C11">
        <w:rPr>
          <w:rFonts w:ascii="Montserrat" w:eastAsia="Montserrat" w:hAnsi="Montserrat" w:cs="Montserrat"/>
          <w:color w:val="000000" w:themeColor="text1"/>
          <w:sz w:val="18"/>
          <w:szCs w:val="18"/>
        </w:rPr>
        <w:t>Comparative dataset showing differences in accessibility and sustained engagement across regions.</w:t>
      </w:r>
    </w:p>
    <w:p w14:paraId="3E33B57A" w14:textId="77777777" w:rsidR="00974151" w:rsidRPr="00CB317A" w:rsidRDefault="00974151" w:rsidP="00974151">
      <w:pPr>
        <w:pStyle w:val="ListParagraph"/>
        <w:widowControl/>
        <w:numPr>
          <w:ilvl w:val="0"/>
          <w:numId w:val="157"/>
        </w:numPr>
        <w:spacing w:after="240"/>
        <w:rPr>
          <w:rFonts w:ascii="Montserrat" w:eastAsia="Montserrat" w:hAnsi="Montserrat" w:cs="Montserrat"/>
          <w:color w:val="000000" w:themeColor="text1"/>
          <w:sz w:val="18"/>
          <w:szCs w:val="18"/>
        </w:rPr>
      </w:pPr>
      <w:r w:rsidRPr="002C6C11">
        <w:rPr>
          <w:rFonts w:ascii="Montserrat" w:eastAsia="Montserrat" w:hAnsi="Montserrat" w:cs="Montserrat"/>
          <w:color w:val="000000" w:themeColor="text1"/>
          <w:sz w:val="18"/>
          <w:szCs w:val="18"/>
        </w:rPr>
        <w:t>Identification of regions where distribution methods perform significantly better or worse.</w:t>
      </w:r>
    </w:p>
    <w:p w14:paraId="60C5D512" w14:textId="77777777" w:rsidR="00974151" w:rsidRPr="00CB317A" w:rsidRDefault="00974151" w:rsidP="00974151">
      <w:pPr>
        <w:widowControl/>
        <w:spacing w:before="240" w:after="240"/>
        <w:rPr>
          <w:rFonts w:ascii="Montserrat" w:eastAsia="Montserrat" w:hAnsi="Montserrat" w:cs="Montserrat"/>
          <w:color w:val="000000" w:themeColor="text1"/>
          <w:sz w:val="18"/>
          <w:szCs w:val="18"/>
        </w:rPr>
      </w:pPr>
      <w:r w:rsidRPr="002C6C11">
        <w:rPr>
          <w:rFonts w:ascii="Montserrat" w:eastAsia="Montserrat" w:hAnsi="Montserrat" w:cs="Montserrat"/>
          <w:b/>
          <w:color w:val="000000" w:themeColor="text1"/>
          <w:sz w:val="18"/>
          <w:szCs w:val="18"/>
        </w:rPr>
        <w:t>Expectations</w:t>
      </w:r>
    </w:p>
    <w:p w14:paraId="208C05E2" w14:textId="77777777" w:rsidR="00974151" w:rsidRPr="00CB317A" w:rsidRDefault="00974151" w:rsidP="00974151">
      <w:pPr>
        <w:pStyle w:val="ListParagraph"/>
        <w:widowControl/>
        <w:numPr>
          <w:ilvl w:val="0"/>
          <w:numId w:val="156"/>
        </w:numPr>
        <w:spacing w:before="240"/>
        <w:rPr>
          <w:rFonts w:ascii="Montserrat" w:eastAsia="Montserrat" w:hAnsi="Montserrat" w:cs="Montserrat"/>
          <w:color w:val="000000" w:themeColor="text1"/>
          <w:sz w:val="18"/>
          <w:szCs w:val="18"/>
        </w:rPr>
      </w:pPr>
      <w:r w:rsidRPr="002C6C11">
        <w:rPr>
          <w:rFonts w:ascii="Montserrat" w:eastAsia="Montserrat" w:hAnsi="Montserrat" w:cs="Montserrat"/>
          <w:color w:val="000000" w:themeColor="text1"/>
          <w:sz w:val="18"/>
          <w:szCs w:val="18"/>
        </w:rPr>
        <w:t>Regions with reliable infrastructure and well-matched distribution methods (e.g., CDN in urban areas) will show higher watch times.</w:t>
      </w:r>
    </w:p>
    <w:p w14:paraId="36CA699F" w14:textId="77777777" w:rsidR="00974151" w:rsidRPr="00CB317A" w:rsidRDefault="00974151" w:rsidP="00974151">
      <w:pPr>
        <w:pStyle w:val="ListParagraph"/>
        <w:widowControl/>
        <w:numPr>
          <w:ilvl w:val="0"/>
          <w:numId w:val="156"/>
        </w:numPr>
        <w:rPr>
          <w:rFonts w:ascii="Montserrat" w:eastAsia="Montserrat" w:hAnsi="Montserrat" w:cs="Montserrat"/>
          <w:color w:val="000000" w:themeColor="text1"/>
          <w:sz w:val="18"/>
          <w:szCs w:val="18"/>
        </w:rPr>
      </w:pPr>
      <w:r w:rsidRPr="002C6C11">
        <w:rPr>
          <w:rFonts w:ascii="Montserrat" w:eastAsia="Montserrat" w:hAnsi="Montserrat" w:cs="Montserrat"/>
          <w:color w:val="000000" w:themeColor="text1"/>
          <w:sz w:val="18"/>
          <w:szCs w:val="18"/>
        </w:rPr>
        <w:t>Lower watch times in some regions may indicate accessibility barriers such as poor connectivity, high startup delay, or frequent interruptions.</w:t>
      </w:r>
    </w:p>
    <w:p w14:paraId="4F0077E1" w14:textId="66AEA190" w:rsidR="00974151" w:rsidRDefault="00974151" w:rsidP="2618C7F4">
      <w:pPr>
        <w:pStyle w:val="ListParagraph"/>
        <w:widowControl/>
        <w:numPr>
          <w:ilvl w:val="0"/>
          <w:numId w:val="156"/>
        </w:numPr>
        <w:spacing w:after="240"/>
        <w:rPr>
          <w:ins w:id="2265" w:author="Mehta, Hemini" w:date="2026-03-23T09:55:00Z" w16du:dateUtc="2026-03-23T09:55:29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The results will provide evidence of how well each distribution approach supports equitable access across diverse geographies.</w:t>
      </w:r>
    </w:p>
    <w:p w14:paraId="12F10B02" w14:textId="25997819" w:rsidR="6B2EEFF0" w:rsidRDefault="6B2EEFF0" w:rsidP="2618C7F4">
      <w:pPr>
        <w:widowControl/>
        <w:spacing w:after="240"/>
        <w:rPr>
          <w:rFonts w:ascii="Montserrat" w:eastAsia="Montserrat" w:hAnsi="Montserrat" w:cs="Montserrat"/>
          <w:color w:val="000000" w:themeColor="text1"/>
          <w:sz w:val="18"/>
          <w:szCs w:val="18"/>
        </w:rPr>
      </w:pPr>
      <w:ins w:id="2266" w:author="Mehta, Hemini" w:date="2026-03-23T09:55:00Z" w16du:dateUtc="2026-03-23T09:55:59Z">
        <w:r w:rsidRPr="2618C7F4">
          <w:rPr>
            <w:rFonts w:ascii="Montserrat" w:eastAsia="Montserrat" w:hAnsi="Montserrat" w:cs="Montserrat"/>
            <w:color w:val="000000" w:themeColor="text1"/>
            <w:sz w:val="18"/>
            <w:szCs w:val="18"/>
          </w:rPr>
          <w:t>We cannot scale the number of users</w:t>
        </w:r>
      </w:ins>
      <w:ins w:id="2267" w:author="Mehta, Hemini" w:date="2026-03-23T09:56:00Z" w16du:dateUtc="2026-03-23T09:56:25Z">
        <w:r w:rsidRPr="2618C7F4">
          <w:rPr>
            <w:rFonts w:ascii="Montserrat" w:eastAsia="Montserrat" w:hAnsi="Montserrat" w:cs="Montserrat"/>
            <w:color w:val="000000" w:themeColor="text1"/>
            <w:sz w:val="18"/>
            <w:szCs w:val="18"/>
          </w:rPr>
          <w:t xml:space="preserve"> or content</w:t>
        </w:r>
      </w:ins>
      <w:ins w:id="2268" w:author="Mehta, Hemini" w:date="2026-03-23T09:55:00Z" w16du:dateUtc="2026-03-23T09:55:59Z">
        <w:r w:rsidRPr="2618C7F4">
          <w:rPr>
            <w:rFonts w:ascii="Montserrat" w:eastAsia="Montserrat" w:hAnsi="Montserrat" w:cs="Montserrat"/>
            <w:color w:val="000000" w:themeColor="text1"/>
            <w:sz w:val="18"/>
            <w:szCs w:val="18"/>
          </w:rPr>
          <w:t xml:space="preserve"> in order to make this </w:t>
        </w:r>
      </w:ins>
      <w:ins w:id="2269" w:author="Mehta, Hemini" w:date="2026-03-23T09:56:00Z" w16du:dateUtc="2026-03-23T09:56:07Z">
        <w:r w:rsidRPr="2618C7F4">
          <w:rPr>
            <w:rFonts w:ascii="Montserrat" w:eastAsia="Montserrat" w:hAnsi="Montserrat" w:cs="Montserrat"/>
            <w:color w:val="000000" w:themeColor="text1"/>
            <w:sz w:val="18"/>
            <w:szCs w:val="18"/>
          </w:rPr>
          <w:t>viable.</w:t>
        </w:r>
      </w:ins>
    </w:p>
    <w:p w14:paraId="6B263B8C" w14:textId="77777777" w:rsidR="00974151" w:rsidRPr="00CB317A" w:rsidRDefault="00974151" w:rsidP="00974151">
      <w:pPr>
        <w:widowControl/>
        <w:rPr>
          <w:rFonts w:ascii="Montserrat" w:eastAsia="Montserrat" w:hAnsi="Montserrat" w:cs="Montserrat"/>
          <w:color w:val="595959" w:themeColor="text1" w:themeTint="A6"/>
        </w:rPr>
      </w:pPr>
    </w:p>
    <w:p w14:paraId="34C76A36" w14:textId="77777777" w:rsidR="00974151" w:rsidRPr="00CB317A" w:rsidRDefault="00974151" w:rsidP="00974151">
      <w:pPr>
        <w:pStyle w:val="Heading3"/>
        <w:rPr>
          <w:del w:id="2270" w:author="Mehta, Hemini" w:date="2026-03-18T14:09:00Z" w16du:dateUtc="2026-03-18T14:09:54Z"/>
          <w:highlight w:val="yellow"/>
        </w:rPr>
      </w:pPr>
      <w:del w:id="2271" w:author="Mehta, Hemini" w:date="2026-03-18T14:09:00Z" w16du:dateUtc="2026-03-18T14:09:54Z">
        <w:r w:rsidRPr="77A9CFF2" w:rsidDel="3E5B9206">
          <w:rPr>
            <w:highlight w:val="yellow"/>
          </w:rPr>
          <w:delText>Scenario B: Assess if watch time drops with degraded quality</w:delText>
        </w:r>
      </w:del>
    </w:p>
    <w:p w14:paraId="6142794D" w14:textId="77777777" w:rsidR="00974151" w:rsidRPr="002C6C11" w:rsidRDefault="00974151" w:rsidP="00974151">
      <w:pPr>
        <w:widowControl/>
        <w:rPr>
          <w:del w:id="2272" w:author="Mehta, Hemini" w:date="2026-03-18T14:09:00Z" w16du:dateUtc="2026-03-18T14:09:54Z"/>
          <w:rFonts w:ascii="Montserrat" w:eastAsia="Montserrat" w:hAnsi="Montserrat" w:cs="Montserrat"/>
          <w:b/>
          <w:color w:val="000000" w:themeColor="text1"/>
          <w:sz w:val="18"/>
          <w:szCs w:val="18"/>
          <w:highlight w:val="yellow"/>
        </w:rPr>
      </w:pPr>
    </w:p>
    <w:p w14:paraId="4E345716" w14:textId="77777777" w:rsidR="00974151" w:rsidRPr="00CB317A" w:rsidRDefault="00974151" w:rsidP="00974151">
      <w:pPr>
        <w:widowControl/>
        <w:rPr>
          <w:del w:id="2273" w:author="Mehta, Hemini" w:date="2026-03-18T14:09:00Z" w16du:dateUtc="2026-03-18T14:09:54Z"/>
          <w:rFonts w:ascii="Montserrat" w:eastAsia="Montserrat" w:hAnsi="Montserrat" w:cs="Montserrat"/>
          <w:color w:val="000000" w:themeColor="text1"/>
          <w:sz w:val="18"/>
          <w:szCs w:val="18"/>
        </w:rPr>
      </w:pPr>
      <w:del w:id="2274" w:author="Mehta, Hemini" w:date="2026-03-18T14:09:00Z" w16du:dateUtc="2026-03-18T14:09:54Z">
        <w:r w:rsidRPr="002C6C11">
          <w:rPr>
            <w:rFonts w:ascii="Montserrat" w:eastAsia="Montserrat" w:hAnsi="Montserrat" w:cs="Montserrat"/>
            <w:b/>
            <w:color w:val="000000" w:themeColor="text1"/>
            <w:sz w:val="18"/>
            <w:szCs w:val="18"/>
            <w:highlight w:val="yellow"/>
          </w:rPr>
          <w:delText>KVIs</w:delText>
        </w:r>
        <w:r w:rsidRPr="002C6C11">
          <w:rPr>
            <w:rFonts w:ascii="Montserrat" w:eastAsia="Montserrat" w:hAnsi="Montserrat" w:cs="Montserrat"/>
            <w:color w:val="000000" w:themeColor="text1"/>
            <w:sz w:val="18"/>
            <w:szCs w:val="18"/>
            <w:highlight w:val="yellow"/>
          </w:rPr>
          <w:delText>: Quality</w:delText>
        </w:r>
      </w:del>
    </w:p>
    <w:p w14:paraId="48FDD835" w14:textId="77777777" w:rsidR="00974151" w:rsidRPr="00CB317A" w:rsidRDefault="00974151" w:rsidP="00974151">
      <w:pPr>
        <w:widowControl/>
        <w:rPr>
          <w:del w:id="2275" w:author="Mehta, Hemini" w:date="2026-03-18T14:09:00Z" w16du:dateUtc="2026-03-18T14:09:54Z"/>
          <w:rFonts w:ascii="Montserrat" w:eastAsia="Montserrat" w:hAnsi="Montserrat" w:cs="Montserrat"/>
          <w:color w:val="000000" w:themeColor="text1"/>
          <w:sz w:val="18"/>
          <w:szCs w:val="18"/>
        </w:rPr>
      </w:pPr>
      <w:del w:id="2276" w:author="Mehta, Hemini" w:date="2026-03-18T14:09:00Z" w16du:dateUtc="2026-03-18T14:09:54Z">
        <w:r w:rsidRPr="002C6C11">
          <w:rPr>
            <w:rFonts w:ascii="Montserrat" w:eastAsia="Montserrat" w:hAnsi="Montserrat" w:cs="Montserrat"/>
            <w:b/>
            <w:color w:val="000000" w:themeColor="text1"/>
            <w:sz w:val="18"/>
            <w:szCs w:val="18"/>
            <w:highlight w:val="yellow"/>
          </w:rPr>
          <w:delText>KPIs:</w:delText>
        </w:r>
        <w:r w:rsidRPr="002C6C11">
          <w:rPr>
            <w:rFonts w:ascii="Montserrat" w:eastAsia="Montserrat" w:hAnsi="Montserrat" w:cs="Montserrat"/>
            <w:color w:val="000000" w:themeColor="text1"/>
            <w:sz w:val="18"/>
            <w:szCs w:val="18"/>
            <w:highlight w:val="yellow"/>
          </w:rPr>
          <w:delText xml:space="preserve"> Average Watch Time per User</w:delText>
        </w:r>
      </w:del>
    </w:p>
    <w:p w14:paraId="4D5C54B3" w14:textId="77777777" w:rsidR="00974151" w:rsidRPr="00CB317A" w:rsidRDefault="00974151" w:rsidP="00974151">
      <w:pPr>
        <w:widowControl/>
        <w:rPr>
          <w:del w:id="2277" w:author="Mehta, Hemini" w:date="2026-03-18T14:09:00Z" w16du:dateUtc="2026-03-18T14:09:54Z"/>
          <w:rFonts w:ascii="Montserrat" w:eastAsia="Montserrat" w:hAnsi="Montserrat" w:cs="Montserrat"/>
          <w:color w:val="000000" w:themeColor="text1"/>
          <w:sz w:val="18"/>
          <w:szCs w:val="18"/>
        </w:rPr>
      </w:pPr>
      <w:del w:id="2278" w:author="Mehta, Hemini" w:date="2026-03-18T14:09:00Z" w16du:dateUtc="2026-03-18T14:09:54Z">
        <w:r w:rsidRPr="002C6C11">
          <w:rPr>
            <w:rFonts w:ascii="Montserrat" w:eastAsia="Montserrat" w:hAnsi="Montserrat" w:cs="Montserrat"/>
            <w:b/>
            <w:color w:val="000000" w:themeColor="text1"/>
            <w:sz w:val="18"/>
            <w:szCs w:val="18"/>
            <w:highlight w:val="yellow"/>
          </w:rPr>
          <w:delText>Test Beds:</w:delText>
        </w:r>
        <w:r w:rsidRPr="002C6C11">
          <w:rPr>
            <w:rFonts w:ascii="Montserrat" w:eastAsia="Montserrat" w:hAnsi="Montserrat" w:cs="Montserrat"/>
            <w:color w:val="000000" w:themeColor="text1"/>
            <w:sz w:val="18"/>
            <w:szCs w:val="18"/>
            <w:highlight w:val="yellow"/>
          </w:rPr>
          <w:delText xml:space="preserve"> DTE</w:delText>
        </w:r>
      </w:del>
    </w:p>
    <w:p w14:paraId="6A2A42FF" w14:textId="77777777" w:rsidR="00974151" w:rsidRPr="00CB317A" w:rsidRDefault="00974151" w:rsidP="00974151">
      <w:pPr>
        <w:widowControl/>
        <w:spacing w:before="240" w:after="240"/>
        <w:rPr>
          <w:del w:id="2279" w:author="Mehta, Hemini" w:date="2026-03-18T14:09:00Z" w16du:dateUtc="2026-03-18T14:09:54Z"/>
          <w:rFonts w:ascii="Montserrat" w:eastAsia="Montserrat" w:hAnsi="Montserrat" w:cs="Montserrat"/>
          <w:color w:val="000000" w:themeColor="text1"/>
          <w:sz w:val="18"/>
          <w:szCs w:val="18"/>
        </w:rPr>
      </w:pPr>
      <w:del w:id="2280" w:author="Mehta, Hemini" w:date="2026-03-18T14:09:00Z" w16du:dateUtc="2026-03-18T14:09:54Z">
        <w:r w:rsidRPr="002C6C11">
          <w:rPr>
            <w:rFonts w:ascii="Montserrat" w:eastAsia="Montserrat" w:hAnsi="Montserrat" w:cs="Montserrat"/>
            <w:b/>
            <w:color w:val="000000" w:themeColor="text1"/>
            <w:sz w:val="18"/>
            <w:szCs w:val="18"/>
            <w:highlight w:val="yellow"/>
          </w:rPr>
          <w:delText>Input</w:delText>
        </w:r>
      </w:del>
    </w:p>
    <w:p w14:paraId="72592705" w14:textId="77777777" w:rsidR="00974151" w:rsidRPr="00CB317A" w:rsidRDefault="00974151" w:rsidP="00974151">
      <w:pPr>
        <w:pStyle w:val="ListParagraph"/>
        <w:widowControl/>
        <w:numPr>
          <w:ilvl w:val="0"/>
          <w:numId w:val="155"/>
        </w:numPr>
        <w:spacing w:before="240"/>
        <w:rPr>
          <w:del w:id="2281" w:author="Mehta, Hemini" w:date="2026-03-18T14:09:00Z" w16du:dateUtc="2026-03-18T14:09:54Z"/>
          <w:rFonts w:ascii="Montserrat" w:eastAsia="Montserrat" w:hAnsi="Montserrat" w:cs="Montserrat"/>
          <w:color w:val="000000" w:themeColor="text1"/>
          <w:sz w:val="18"/>
          <w:szCs w:val="18"/>
        </w:rPr>
      </w:pPr>
      <w:del w:id="2282" w:author="Mehta, Hemini" w:date="2026-03-18T14:09:00Z" w16du:dateUtc="2026-03-18T14:09:54Z">
        <w:r w:rsidRPr="002C6C11">
          <w:rPr>
            <w:rFonts w:ascii="Montserrat" w:eastAsia="Montserrat" w:hAnsi="Montserrat" w:cs="Montserrat"/>
            <w:color w:val="000000" w:themeColor="text1"/>
            <w:sz w:val="18"/>
            <w:szCs w:val="18"/>
            <w:highlight w:val="yellow"/>
          </w:rPr>
          <w:delText>Playback session logs with timestamps, including video quality indicators (bitrate, resolution, buffering events).</w:delText>
        </w:r>
      </w:del>
    </w:p>
    <w:p w14:paraId="613AEAB8" w14:textId="77777777" w:rsidR="00974151" w:rsidRPr="00CB317A" w:rsidRDefault="00974151" w:rsidP="00974151">
      <w:pPr>
        <w:pStyle w:val="ListParagraph"/>
        <w:widowControl/>
        <w:numPr>
          <w:ilvl w:val="0"/>
          <w:numId w:val="155"/>
        </w:numPr>
        <w:rPr>
          <w:del w:id="2283" w:author="Mehta, Hemini" w:date="2026-03-18T14:09:00Z" w16du:dateUtc="2026-03-18T14:09:54Z"/>
          <w:rFonts w:ascii="Montserrat" w:eastAsia="Montserrat" w:hAnsi="Montserrat" w:cs="Montserrat"/>
          <w:color w:val="000000" w:themeColor="text1"/>
          <w:sz w:val="18"/>
          <w:szCs w:val="18"/>
        </w:rPr>
      </w:pPr>
      <w:del w:id="2284" w:author="Mehta, Hemini" w:date="2026-03-18T14:09:00Z" w16du:dateUtc="2026-03-18T14:09:54Z">
        <w:r w:rsidRPr="002C6C11">
          <w:rPr>
            <w:rFonts w:ascii="Montserrat" w:eastAsia="Montserrat" w:hAnsi="Montserrat" w:cs="Montserrat"/>
            <w:color w:val="000000" w:themeColor="text1"/>
            <w:sz w:val="18"/>
            <w:szCs w:val="18"/>
            <w:highlight w:val="yellow"/>
          </w:rPr>
          <w:delText>Controlled test conditions where distribution methods are subjected to quality degradation (e.g., reduced bitrate, simulated packet loss, induced buffering).</w:delText>
        </w:r>
      </w:del>
    </w:p>
    <w:p w14:paraId="2C4B7115" w14:textId="77777777" w:rsidR="00974151" w:rsidRPr="00CB317A" w:rsidRDefault="00974151" w:rsidP="00974151">
      <w:pPr>
        <w:pStyle w:val="ListParagraph"/>
        <w:widowControl/>
        <w:numPr>
          <w:ilvl w:val="0"/>
          <w:numId w:val="155"/>
        </w:numPr>
        <w:spacing w:after="240"/>
        <w:rPr>
          <w:del w:id="2285" w:author="Mehta, Hemini" w:date="2026-03-18T14:09:00Z" w16du:dateUtc="2026-03-18T14:09:54Z"/>
          <w:rFonts w:ascii="Montserrat" w:eastAsia="Montserrat" w:hAnsi="Montserrat" w:cs="Montserrat"/>
          <w:color w:val="000000" w:themeColor="text1"/>
          <w:sz w:val="18"/>
          <w:szCs w:val="18"/>
        </w:rPr>
      </w:pPr>
      <w:del w:id="2286" w:author="Mehta, Hemini" w:date="2026-03-18T14:09:00Z" w16du:dateUtc="2026-03-18T14:09:54Z">
        <w:r w:rsidRPr="002C6C11">
          <w:rPr>
            <w:rFonts w:ascii="Montserrat" w:eastAsia="Montserrat" w:hAnsi="Montserrat" w:cs="Montserrat"/>
            <w:color w:val="000000" w:themeColor="text1"/>
            <w:sz w:val="18"/>
            <w:szCs w:val="18"/>
            <w:highlight w:val="yellow"/>
          </w:rPr>
          <w:delText>User engagement data (session length, completion rates) under both optimal and degraded conditions.</w:delText>
        </w:r>
      </w:del>
    </w:p>
    <w:p w14:paraId="653DFD1B" w14:textId="77777777" w:rsidR="00974151" w:rsidRPr="00CB317A" w:rsidRDefault="00974151" w:rsidP="00974151">
      <w:pPr>
        <w:widowControl/>
        <w:spacing w:before="240" w:after="240"/>
        <w:rPr>
          <w:del w:id="2287" w:author="Mehta, Hemini" w:date="2026-03-18T14:09:00Z" w16du:dateUtc="2026-03-18T14:09:54Z"/>
          <w:rFonts w:ascii="Montserrat" w:eastAsia="Montserrat" w:hAnsi="Montserrat" w:cs="Montserrat"/>
          <w:color w:val="000000" w:themeColor="text1"/>
          <w:sz w:val="18"/>
          <w:szCs w:val="18"/>
        </w:rPr>
      </w:pPr>
      <w:del w:id="2288" w:author="Mehta, Hemini" w:date="2026-03-18T14:09:00Z" w16du:dateUtc="2026-03-18T14:09:54Z">
        <w:r w:rsidRPr="002C6C11">
          <w:rPr>
            <w:rFonts w:ascii="Montserrat" w:eastAsia="Montserrat" w:hAnsi="Montserrat" w:cs="Montserrat"/>
            <w:b/>
            <w:color w:val="000000" w:themeColor="text1"/>
            <w:sz w:val="18"/>
            <w:szCs w:val="18"/>
            <w:highlight w:val="yellow"/>
          </w:rPr>
          <w:delText>Output</w:delText>
        </w:r>
      </w:del>
    </w:p>
    <w:p w14:paraId="1623E3C8" w14:textId="77777777" w:rsidR="00974151" w:rsidRPr="00CB317A" w:rsidRDefault="00974151" w:rsidP="00974151">
      <w:pPr>
        <w:pStyle w:val="ListParagraph"/>
        <w:widowControl/>
        <w:numPr>
          <w:ilvl w:val="0"/>
          <w:numId w:val="154"/>
        </w:numPr>
        <w:spacing w:before="240"/>
        <w:rPr>
          <w:del w:id="2289" w:author="Mehta, Hemini" w:date="2026-03-18T14:09:00Z" w16du:dateUtc="2026-03-18T14:09:54Z"/>
          <w:rFonts w:ascii="Montserrat" w:eastAsia="Montserrat" w:hAnsi="Montserrat" w:cs="Montserrat"/>
          <w:color w:val="000000" w:themeColor="text1"/>
          <w:sz w:val="18"/>
          <w:szCs w:val="18"/>
        </w:rPr>
      </w:pPr>
      <w:del w:id="2290" w:author="Mehta, Hemini" w:date="2026-03-18T14:09:00Z" w16du:dateUtc="2026-03-18T14:09:54Z">
        <w:r w:rsidRPr="002C6C11">
          <w:rPr>
            <w:rFonts w:ascii="Montserrat" w:eastAsia="Montserrat" w:hAnsi="Montserrat" w:cs="Montserrat"/>
            <w:color w:val="000000" w:themeColor="text1"/>
            <w:sz w:val="18"/>
            <w:szCs w:val="18"/>
            <w:highlight w:val="yellow"/>
          </w:rPr>
          <w:delText>Average watch time (minutes per user) segmented by distribution method and quality level.</w:delText>
        </w:r>
      </w:del>
    </w:p>
    <w:p w14:paraId="79E62381" w14:textId="77777777" w:rsidR="00974151" w:rsidRPr="00CB317A" w:rsidRDefault="00974151" w:rsidP="00974151">
      <w:pPr>
        <w:pStyle w:val="ListParagraph"/>
        <w:widowControl/>
        <w:numPr>
          <w:ilvl w:val="0"/>
          <w:numId w:val="154"/>
        </w:numPr>
        <w:rPr>
          <w:del w:id="2291" w:author="Mehta, Hemini" w:date="2026-03-18T14:09:00Z" w16du:dateUtc="2026-03-18T14:09:54Z"/>
          <w:rFonts w:ascii="Montserrat" w:eastAsia="Montserrat" w:hAnsi="Montserrat" w:cs="Montserrat"/>
          <w:color w:val="000000" w:themeColor="text1"/>
          <w:sz w:val="18"/>
          <w:szCs w:val="18"/>
        </w:rPr>
      </w:pPr>
      <w:del w:id="2292" w:author="Mehta, Hemini" w:date="2026-03-18T14:09:00Z" w16du:dateUtc="2026-03-18T14:09:54Z">
        <w:r w:rsidRPr="002C6C11">
          <w:rPr>
            <w:rFonts w:ascii="Montserrat" w:eastAsia="Montserrat" w:hAnsi="Montserrat" w:cs="Montserrat"/>
            <w:color w:val="000000" w:themeColor="text1"/>
            <w:sz w:val="18"/>
            <w:szCs w:val="18"/>
            <w:highlight w:val="yellow"/>
          </w:rPr>
          <w:delText>Correlation analysis between quality degradation and watch time reduction.</w:delText>
        </w:r>
      </w:del>
    </w:p>
    <w:p w14:paraId="0CED0061" w14:textId="77777777" w:rsidR="00974151" w:rsidRPr="00CB317A" w:rsidRDefault="00974151" w:rsidP="00974151">
      <w:pPr>
        <w:pStyle w:val="ListParagraph"/>
        <w:widowControl/>
        <w:numPr>
          <w:ilvl w:val="0"/>
          <w:numId w:val="154"/>
        </w:numPr>
        <w:spacing w:after="240"/>
        <w:rPr>
          <w:del w:id="2293" w:author="Mehta, Hemini" w:date="2026-03-18T14:09:00Z" w16du:dateUtc="2026-03-18T14:09:54Z"/>
          <w:rFonts w:ascii="Montserrat" w:eastAsia="Montserrat" w:hAnsi="Montserrat" w:cs="Montserrat"/>
          <w:color w:val="000000" w:themeColor="text1"/>
          <w:sz w:val="18"/>
          <w:szCs w:val="18"/>
        </w:rPr>
      </w:pPr>
      <w:del w:id="2294" w:author="Mehta, Hemini" w:date="2026-03-18T14:09:00Z" w16du:dateUtc="2026-03-18T14:09:54Z">
        <w:r w:rsidRPr="002C6C11">
          <w:rPr>
            <w:rFonts w:ascii="Montserrat" w:eastAsia="Montserrat" w:hAnsi="Montserrat" w:cs="Montserrat"/>
            <w:color w:val="000000" w:themeColor="text1"/>
            <w:sz w:val="18"/>
            <w:szCs w:val="18"/>
            <w:highlight w:val="yellow"/>
          </w:rPr>
          <w:delText>Comparative data showing sensitivity of each distribution method to quality losses.</w:delText>
        </w:r>
      </w:del>
    </w:p>
    <w:p w14:paraId="7B344E18" w14:textId="77777777" w:rsidR="00974151" w:rsidRPr="00CB317A" w:rsidRDefault="00974151" w:rsidP="00974151">
      <w:pPr>
        <w:widowControl/>
        <w:spacing w:before="240" w:after="240"/>
        <w:rPr>
          <w:del w:id="2295" w:author="Mehta, Hemini" w:date="2026-03-18T14:09:00Z" w16du:dateUtc="2026-03-18T14:09:54Z"/>
          <w:rFonts w:ascii="Montserrat" w:eastAsia="Montserrat" w:hAnsi="Montserrat" w:cs="Montserrat"/>
          <w:color w:val="000000" w:themeColor="text1"/>
          <w:sz w:val="18"/>
          <w:szCs w:val="18"/>
        </w:rPr>
      </w:pPr>
      <w:del w:id="2296" w:author="Mehta, Hemini" w:date="2026-03-18T14:09:00Z" w16du:dateUtc="2026-03-18T14:09:54Z">
        <w:r w:rsidRPr="002C6C11">
          <w:rPr>
            <w:rFonts w:ascii="Montserrat" w:eastAsia="Montserrat" w:hAnsi="Montserrat" w:cs="Montserrat"/>
            <w:b/>
            <w:color w:val="000000" w:themeColor="text1"/>
            <w:sz w:val="18"/>
            <w:szCs w:val="18"/>
            <w:highlight w:val="yellow"/>
          </w:rPr>
          <w:delText>Expectations</w:delText>
        </w:r>
      </w:del>
    </w:p>
    <w:p w14:paraId="20A4EC27" w14:textId="77777777" w:rsidR="00974151" w:rsidRPr="00CB317A" w:rsidRDefault="00974151" w:rsidP="00974151">
      <w:pPr>
        <w:pStyle w:val="ListParagraph"/>
        <w:widowControl/>
        <w:numPr>
          <w:ilvl w:val="0"/>
          <w:numId w:val="153"/>
        </w:numPr>
        <w:spacing w:before="240"/>
        <w:rPr>
          <w:del w:id="2297" w:author="Mehta, Hemini" w:date="2026-03-18T14:09:00Z" w16du:dateUtc="2026-03-18T14:09:54Z"/>
          <w:rFonts w:ascii="Montserrat" w:eastAsia="Montserrat" w:hAnsi="Montserrat" w:cs="Montserrat"/>
          <w:color w:val="000000" w:themeColor="text1"/>
          <w:sz w:val="18"/>
          <w:szCs w:val="18"/>
        </w:rPr>
      </w:pPr>
      <w:del w:id="2298" w:author="Mehta, Hemini" w:date="2026-03-18T14:09:00Z" w16du:dateUtc="2026-03-18T14:09:54Z">
        <w:r w:rsidRPr="002C6C11">
          <w:rPr>
            <w:rFonts w:ascii="Montserrat" w:eastAsia="Montserrat" w:hAnsi="Montserrat" w:cs="Montserrat"/>
            <w:color w:val="000000" w:themeColor="text1"/>
            <w:sz w:val="18"/>
            <w:szCs w:val="18"/>
            <w:highlight w:val="yellow"/>
          </w:rPr>
          <w:delText>Watch time will decrease as quality deteriorates, but the degree of impact will vary by distribution method.</w:delText>
        </w:r>
      </w:del>
    </w:p>
    <w:p w14:paraId="72044A57" w14:textId="77777777" w:rsidR="00974151" w:rsidRPr="00CB317A" w:rsidRDefault="00974151" w:rsidP="00974151">
      <w:pPr>
        <w:pStyle w:val="ListParagraph"/>
        <w:widowControl/>
        <w:numPr>
          <w:ilvl w:val="0"/>
          <w:numId w:val="153"/>
        </w:numPr>
        <w:rPr>
          <w:del w:id="2299" w:author="Mehta, Hemini" w:date="2026-03-18T14:09:00Z" w16du:dateUtc="2026-03-18T14:09:54Z"/>
          <w:rFonts w:ascii="Montserrat" w:eastAsia="Montserrat" w:hAnsi="Montserrat" w:cs="Montserrat"/>
          <w:color w:val="000000" w:themeColor="text1"/>
          <w:sz w:val="18"/>
          <w:szCs w:val="18"/>
        </w:rPr>
      </w:pPr>
      <w:del w:id="2300" w:author="Mehta, Hemini" w:date="2026-03-18T14:09:00Z" w16du:dateUtc="2026-03-18T14:09:54Z">
        <w:r w:rsidRPr="002C6C11">
          <w:rPr>
            <w:rFonts w:ascii="Montserrat" w:eastAsia="Montserrat" w:hAnsi="Montserrat" w:cs="Montserrat"/>
            <w:color w:val="000000" w:themeColor="text1"/>
            <w:sz w:val="18"/>
            <w:szCs w:val="18"/>
            <w:highlight w:val="yellow"/>
          </w:rPr>
          <w:delText>More stable or adaptive methods (e.g., CDN with adaptive bitrate streaming) may mitigate the reduction in watch time.</w:delText>
        </w:r>
      </w:del>
    </w:p>
    <w:p w14:paraId="29A4D1F6" w14:textId="77777777" w:rsidR="00974151" w:rsidRPr="001B45E2" w:rsidRDefault="00974151" w:rsidP="00974151">
      <w:pPr>
        <w:pStyle w:val="ListParagraph"/>
        <w:widowControl/>
        <w:numPr>
          <w:ilvl w:val="0"/>
          <w:numId w:val="153"/>
        </w:numPr>
        <w:spacing w:after="240"/>
        <w:rPr>
          <w:del w:id="2301" w:author="Mehta, Hemini" w:date="2026-03-18T14:09:00Z" w16du:dateUtc="2026-03-18T14:09:54Z"/>
          <w:rFonts w:ascii="Montserrat" w:eastAsia="Montserrat" w:hAnsi="Montserrat" w:cs="Montserrat"/>
          <w:color w:val="000000" w:themeColor="text1"/>
          <w:sz w:val="18"/>
          <w:szCs w:val="18"/>
        </w:rPr>
      </w:pPr>
      <w:del w:id="2302" w:author="Mehta, Hemini" w:date="2026-03-18T14:09:00Z" w16du:dateUtc="2026-03-18T14:09:54Z">
        <w:r w:rsidRPr="002C6C11">
          <w:rPr>
            <w:rFonts w:ascii="Montserrat" w:eastAsia="Montserrat" w:hAnsi="Montserrat" w:cs="Montserrat"/>
            <w:color w:val="000000" w:themeColor="text1"/>
            <w:sz w:val="18"/>
            <w:szCs w:val="18"/>
            <w:highlight w:val="yellow"/>
          </w:rPr>
          <w:delText>Results will highlight which distribution methods are more resilient to maintaining user engagement under degraded quality.</w:delText>
        </w:r>
      </w:del>
    </w:p>
    <w:p w14:paraId="27FB90DE" w14:textId="77777777" w:rsidR="00974151" w:rsidRPr="001B45E2" w:rsidRDefault="3E5B9206" w:rsidP="00974151">
      <w:pPr>
        <w:pStyle w:val="Heading3"/>
      </w:pPr>
      <w:bookmarkStart w:id="2303" w:name="_Toc1796250520"/>
      <w:r>
        <w:t>Scenario C: Evaluate trade-off between longer engagement vs. Energy consumption</w:t>
      </w:r>
      <w:bookmarkEnd w:id="2303"/>
    </w:p>
    <w:p w14:paraId="78F14C78"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5C0F7DCB"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Cost-efficiency</w:t>
      </w:r>
    </w:p>
    <w:p w14:paraId="5959CBA8"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w:t>
      </w:r>
      <w:r w:rsidRPr="00CB317A">
        <w:rPr>
          <w:rFonts w:ascii="Montserrat" w:eastAsia="Montserrat" w:hAnsi="Montserrat" w:cs="Montserrat"/>
          <w:color w:val="000000" w:themeColor="text1"/>
          <w:sz w:val="18"/>
          <w:szCs w:val="18"/>
        </w:rPr>
        <w:t>: Average Watch Time per User</w:t>
      </w:r>
    </w:p>
    <w:p w14:paraId="64E6CFFC"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All</w:t>
      </w:r>
    </w:p>
    <w:p w14:paraId="05C5DC3A"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129E6335" w14:textId="77777777" w:rsidR="00974151" w:rsidRPr="002C6C11" w:rsidRDefault="00974151" w:rsidP="00974151">
      <w:pPr>
        <w:pStyle w:val="NormalWeb"/>
        <w:numPr>
          <w:ilvl w:val="0"/>
          <w:numId w:val="152"/>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User engagement data: average watch time, session duration, and completion rates for different distribution methods.</w:t>
      </w:r>
    </w:p>
    <w:p w14:paraId="61509C54" w14:textId="77777777" w:rsidR="00974151" w:rsidRPr="002C6C11" w:rsidRDefault="00974151" w:rsidP="00974151">
      <w:pPr>
        <w:pStyle w:val="NormalWeb"/>
        <w:numPr>
          <w:ilvl w:val="0"/>
          <w:numId w:val="152"/>
        </w:numPr>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logs (server-side, network, and client device) during streaming sessions.</w:t>
      </w:r>
    </w:p>
    <w:p w14:paraId="6C8A2592" w14:textId="77777777" w:rsidR="00974151" w:rsidRPr="002C6C11" w:rsidRDefault="00974151" w:rsidP="00974151">
      <w:pPr>
        <w:pStyle w:val="NormalWeb"/>
        <w:numPr>
          <w:ilvl w:val="0"/>
          <w:numId w:val="152"/>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Mapping of watch time against total energy usage per method.</w:t>
      </w:r>
    </w:p>
    <w:p w14:paraId="0AD030D4"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6FEDDFF2" w14:textId="77777777" w:rsidR="00974151" w:rsidRPr="002C6C11" w:rsidRDefault="00974151" w:rsidP="00974151">
      <w:pPr>
        <w:pStyle w:val="NormalWeb"/>
        <w:numPr>
          <w:ilvl w:val="0"/>
          <w:numId w:val="151"/>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Dataset linking average engagement levels (minutes/hours watched) with corresponding energy consumed (kWh per session or per hour).</w:t>
      </w:r>
    </w:p>
    <w:p w14:paraId="13B54A31" w14:textId="77777777" w:rsidR="00974151" w:rsidRPr="002C6C11" w:rsidRDefault="00974151" w:rsidP="00974151">
      <w:pPr>
        <w:pStyle w:val="NormalWeb"/>
        <w:numPr>
          <w:ilvl w:val="0"/>
          <w:numId w:val="151"/>
        </w:numPr>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efficiency metrics: energy consumed per hour of engagement across distribution methods.</w:t>
      </w:r>
    </w:p>
    <w:p w14:paraId="2CEBF645" w14:textId="77777777" w:rsidR="00974151" w:rsidRPr="002C6C11" w:rsidRDefault="00974151" w:rsidP="00974151">
      <w:pPr>
        <w:pStyle w:val="NormalWeb"/>
        <w:numPr>
          <w:ilvl w:val="0"/>
          <w:numId w:val="151"/>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Identification of methods where higher engagement coincides with disproportionately higher or lower energy usage.</w:t>
      </w:r>
    </w:p>
    <w:p w14:paraId="73537EF1"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6539E77F" w14:textId="77777777" w:rsidR="00974151" w:rsidRPr="002C6C11" w:rsidRDefault="00974151" w:rsidP="00974151">
      <w:pPr>
        <w:pStyle w:val="NormalWeb"/>
        <w:numPr>
          <w:ilvl w:val="0"/>
          <w:numId w:val="150"/>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Some methods may support longer engagement but at higher energy costs (e.g., centralized CDN with heavy replication).</w:t>
      </w:r>
    </w:p>
    <w:p w14:paraId="7972EE64" w14:textId="77777777" w:rsidR="00974151" w:rsidRPr="002C6C11" w:rsidRDefault="00974151" w:rsidP="00974151">
      <w:pPr>
        <w:pStyle w:val="NormalWeb"/>
        <w:numPr>
          <w:ilvl w:val="0"/>
          <w:numId w:val="150"/>
        </w:numPr>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Others may achieve acceptable engagement with lower energy footprints (e.g. edge caching).</w:t>
      </w:r>
    </w:p>
    <w:p w14:paraId="79E4CAD9" w14:textId="0C482FF5" w:rsidR="00974151" w:rsidRDefault="00974151" w:rsidP="2618C7F4">
      <w:pPr>
        <w:pStyle w:val="NormalWeb"/>
        <w:numPr>
          <w:ilvl w:val="0"/>
          <w:numId w:val="150"/>
        </w:numPr>
        <w:spacing w:beforeAutospacing="0" w:after="240" w:afterAutospacing="0"/>
        <w:rPr>
          <w:ins w:id="2304" w:author="Mehta, Hemini" w:date="2026-03-23T10:02:00Z" w16du:dateUtc="2026-03-23T10:02:59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Results will highlight the balance point between user experience and sustainability, helping assess whether energy-efficient methods compromise or maintain engagement.</w:t>
      </w:r>
    </w:p>
    <w:p w14:paraId="357E6634" w14:textId="024066D4" w:rsidR="32EC4B19" w:rsidRDefault="32EC4B19" w:rsidP="2618C7F4">
      <w:pPr>
        <w:pStyle w:val="NormalWeb"/>
        <w:spacing w:beforeAutospacing="0" w:after="240" w:afterAutospacing="0"/>
        <w:rPr>
          <w:rFonts w:ascii="Montserrat" w:eastAsia="Montserrat" w:hAnsi="Montserrat" w:cs="Montserrat"/>
          <w:color w:val="000000" w:themeColor="text1"/>
          <w:sz w:val="18"/>
          <w:szCs w:val="18"/>
        </w:rPr>
      </w:pPr>
      <w:ins w:id="2305" w:author="Mehta, Hemini" w:date="2026-03-23T10:03:00Z" w16du:dateUtc="2026-03-23T10:03:48Z">
        <w:r w:rsidRPr="2618C7F4">
          <w:rPr>
            <w:rFonts w:ascii="Montserrat" w:eastAsia="Montserrat" w:hAnsi="Montserrat" w:cs="Montserrat"/>
            <w:color w:val="000000" w:themeColor="text1"/>
            <w:sz w:val="18"/>
            <w:szCs w:val="18"/>
          </w:rPr>
          <w:t xml:space="preserve">We do not have </w:t>
        </w:r>
      </w:ins>
      <w:ins w:id="2306" w:author="Mehta, Hemini" w:date="2026-03-24T11:22:00Z" w16du:dateUtc="2026-03-24T11:22:19Z">
        <w:r w:rsidR="2D3C2CD5" w:rsidRPr="2618C7F4">
          <w:rPr>
            <w:rFonts w:ascii="Montserrat" w:eastAsia="Montserrat" w:hAnsi="Montserrat" w:cs="Montserrat"/>
            <w:color w:val="000000" w:themeColor="text1"/>
            <w:sz w:val="18"/>
            <w:szCs w:val="18"/>
          </w:rPr>
          <w:t xml:space="preserve">significant </w:t>
        </w:r>
      </w:ins>
      <w:ins w:id="2307" w:author="Mehta, Hemini" w:date="2026-03-23T10:03:00Z" w16du:dateUtc="2026-03-23T10:03:48Z">
        <w:r w:rsidRPr="2618C7F4">
          <w:rPr>
            <w:rFonts w:ascii="Montserrat" w:eastAsia="Montserrat" w:hAnsi="Montserrat" w:cs="Montserrat"/>
            <w:color w:val="000000" w:themeColor="text1"/>
            <w:sz w:val="18"/>
            <w:szCs w:val="18"/>
          </w:rPr>
          <w:t xml:space="preserve">number of users </w:t>
        </w:r>
      </w:ins>
      <w:ins w:id="2308" w:author="Mehta, Hemini" w:date="2026-03-23T10:03:00Z" w16du:dateUtc="2026-03-23T10:03:59Z">
        <w:r w:rsidRPr="2618C7F4">
          <w:rPr>
            <w:rFonts w:ascii="Montserrat" w:eastAsia="Montserrat" w:hAnsi="Montserrat" w:cs="Montserrat"/>
            <w:color w:val="000000" w:themeColor="text1"/>
            <w:sz w:val="18"/>
            <w:szCs w:val="18"/>
          </w:rPr>
          <w:t xml:space="preserve">watching the content to </w:t>
        </w:r>
      </w:ins>
      <w:ins w:id="2309" w:author="Mehta, Hemini" w:date="2026-03-23T10:04:00Z" w16du:dateUtc="2026-03-23T10:04:35Z">
        <w:r w:rsidRPr="2618C7F4">
          <w:rPr>
            <w:rFonts w:ascii="Montserrat" w:eastAsia="Montserrat" w:hAnsi="Montserrat" w:cs="Montserrat"/>
            <w:color w:val="000000" w:themeColor="text1"/>
            <w:sz w:val="18"/>
            <w:szCs w:val="18"/>
          </w:rPr>
          <w:t>be able to c</w:t>
        </w:r>
        <w:r w:rsidR="1F9D2783" w:rsidRPr="2618C7F4">
          <w:rPr>
            <w:rFonts w:ascii="Montserrat" w:eastAsia="Montserrat" w:hAnsi="Montserrat" w:cs="Montserrat"/>
            <w:color w:val="000000" w:themeColor="text1"/>
            <w:sz w:val="18"/>
            <w:szCs w:val="18"/>
          </w:rPr>
          <w:t xml:space="preserve">alculate the energy consumption that could provide a viable </w:t>
        </w:r>
      </w:ins>
      <w:ins w:id="2310" w:author="Mehta, Hemini" w:date="2026-03-24T11:22:00Z" w16du:dateUtc="2026-03-24T11:22:36Z">
        <w:r w:rsidR="42CEF2D6" w:rsidRPr="2618C7F4">
          <w:rPr>
            <w:rFonts w:ascii="Montserrat" w:eastAsia="Montserrat" w:hAnsi="Montserrat" w:cs="Montserrat"/>
            <w:color w:val="000000" w:themeColor="text1"/>
            <w:sz w:val="18"/>
            <w:szCs w:val="18"/>
          </w:rPr>
          <w:t>result</w:t>
        </w:r>
      </w:ins>
      <w:ins w:id="2311" w:author="Mehta, Hemini" w:date="2026-03-23T10:04:00Z" w16du:dateUtc="2026-03-23T10:04:35Z">
        <w:r w:rsidR="1F9D2783" w:rsidRPr="2618C7F4">
          <w:rPr>
            <w:rFonts w:ascii="Montserrat" w:eastAsia="Montserrat" w:hAnsi="Montserrat" w:cs="Montserrat"/>
            <w:color w:val="000000" w:themeColor="text1"/>
            <w:sz w:val="18"/>
            <w:szCs w:val="18"/>
          </w:rPr>
          <w:t>.</w:t>
        </w:r>
      </w:ins>
    </w:p>
    <w:p w14:paraId="617E8A66" w14:textId="77777777" w:rsidR="00974151" w:rsidRDefault="00974151" w:rsidP="00974151">
      <w:pPr>
        <w:widowControl/>
        <w:rPr>
          <w:rFonts w:ascii="Montserrat" w:eastAsia="Montserrat" w:hAnsi="Montserrat" w:cs="Montserrat"/>
          <w:color w:val="595959" w:themeColor="text1" w:themeTint="A6"/>
          <w:sz w:val="18"/>
          <w:szCs w:val="18"/>
        </w:rPr>
      </w:pPr>
    </w:p>
    <w:p w14:paraId="4E9046EB" w14:textId="77777777" w:rsidR="00974151" w:rsidRPr="00CB317A" w:rsidRDefault="00974151" w:rsidP="00974151">
      <w:pPr>
        <w:widowControl/>
        <w:rPr>
          <w:rFonts w:ascii="Montserrat" w:eastAsia="Montserrat" w:hAnsi="Montserrat" w:cs="Montserrat"/>
          <w:color w:val="595959" w:themeColor="text1" w:themeTint="A6"/>
          <w:sz w:val="18"/>
          <w:szCs w:val="18"/>
        </w:rPr>
      </w:pPr>
    </w:p>
    <w:p w14:paraId="0FFD7360" w14:textId="77777777" w:rsidR="00974151" w:rsidRPr="001B45E2" w:rsidRDefault="3E5B9206" w:rsidP="00974151">
      <w:pPr>
        <w:pStyle w:val="Heading3"/>
      </w:pPr>
      <w:bookmarkStart w:id="2312" w:name="_Toc913274926"/>
      <w:r>
        <w:t>Scenario D: Measure whether different methods (CDN vs Edge) support longer sessions globally</w:t>
      </w:r>
      <w:bookmarkEnd w:id="2312"/>
    </w:p>
    <w:p w14:paraId="093FE0BA"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729CF18B"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Reach, Quality</w:t>
      </w:r>
    </w:p>
    <w:p w14:paraId="09EB679F"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w:t>
      </w:r>
      <w:r w:rsidRPr="00CB317A">
        <w:rPr>
          <w:rFonts w:ascii="Montserrat" w:eastAsia="Montserrat" w:hAnsi="Montserrat" w:cs="Montserrat"/>
          <w:color w:val="000000" w:themeColor="text1"/>
          <w:sz w:val="18"/>
          <w:szCs w:val="18"/>
        </w:rPr>
        <w:t xml:space="preserve"> </w:t>
      </w:r>
      <w:r w:rsidRPr="00CB317A">
        <w:rPr>
          <w:rFonts w:ascii="Montserrat" w:eastAsia="Montserrat" w:hAnsi="Montserrat" w:cs="Montserrat"/>
          <w:b/>
          <w:bCs/>
          <w:color w:val="000000" w:themeColor="text1"/>
          <w:sz w:val="18"/>
          <w:szCs w:val="18"/>
        </w:rPr>
        <w:t>Average Session Duration</w:t>
      </w:r>
    </w:p>
    <w:p w14:paraId="26F2F7A2"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5212D685"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37BC8FE6" w14:textId="77777777" w:rsidR="00974151" w:rsidRPr="002C6C11" w:rsidRDefault="00974151" w:rsidP="00974151">
      <w:pPr>
        <w:pStyle w:val="NormalWeb"/>
        <w:numPr>
          <w:ilvl w:val="0"/>
          <w:numId w:val="149"/>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Playback session logs recording session duration across multiple geographic regions.</w:t>
      </w:r>
    </w:p>
    <w:p w14:paraId="57E92D64" w14:textId="77777777" w:rsidR="00974151" w:rsidRPr="002C6C11" w:rsidRDefault="00974151" w:rsidP="00974151">
      <w:pPr>
        <w:pStyle w:val="NormalWeb"/>
        <w:numPr>
          <w:ilvl w:val="0"/>
          <w:numId w:val="149"/>
        </w:numPr>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Distribution method identifiers (e.g., CDN, Edge, etc).</w:t>
      </w:r>
    </w:p>
    <w:p w14:paraId="277F3011" w14:textId="77777777" w:rsidR="00974151" w:rsidRPr="002C6C11" w:rsidRDefault="00974151" w:rsidP="00974151">
      <w:pPr>
        <w:pStyle w:val="NormalWeb"/>
        <w:numPr>
          <w:ilvl w:val="0"/>
          <w:numId w:val="149"/>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Network performance data per region (latency, throughput, availability).</w:t>
      </w:r>
    </w:p>
    <w:p w14:paraId="5563D4BD"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71E54B52" w14:textId="77777777" w:rsidR="00974151" w:rsidRPr="002C6C11" w:rsidRDefault="00974151" w:rsidP="00974151">
      <w:pPr>
        <w:pStyle w:val="NormalWeb"/>
        <w:numPr>
          <w:ilvl w:val="0"/>
          <w:numId w:val="148"/>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Average session duration (minutes/hours) segmented by distribution method and geographic region.</w:t>
      </w:r>
    </w:p>
    <w:p w14:paraId="048781E1" w14:textId="77777777" w:rsidR="00974151" w:rsidRPr="002C6C11" w:rsidRDefault="00974151" w:rsidP="00974151">
      <w:pPr>
        <w:pStyle w:val="NormalWeb"/>
        <w:numPr>
          <w:ilvl w:val="0"/>
          <w:numId w:val="148"/>
        </w:numPr>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analysis of session longevity across methods and global locations.</w:t>
      </w:r>
    </w:p>
    <w:p w14:paraId="5D8E363B" w14:textId="77777777" w:rsidR="00974151" w:rsidRPr="002C6C11" w:rsidRDefault="00974151" w:rsidP="00974151">
      <w:pPr>
        <w:pStyle w:val="NormalWeb"/>
        <w:numPr>
          <w:ilvl w:val="0"/>
          <w:numId w:val="148"/>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Identification of geographic areas where one distribution method outperforms others.</w:t>
      </w:r>
    </w:p>
    <w:p w14:paraId="33C356B1"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67E1954C" w14:textId="77777777" w:rsidR="00974151" w:rsidRPr="002C6C11" w:rsidRDefault="00974151" w:rsidP="00974151">
      <w:pPr>
        <w:pStyle w:val="NormalWeb"/>
        <w:numPr>
          <w:ilvl w:val="0"/>
          <w:numId w:val="147"/>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Distribution methods optimized for regional delivery (e.g., Edge) are expected to sustain longer sessions in areas with higher latency to centralized servers.</w:t>
      </w:r>
    </w:p>
    <w:p w14:paraId="54296C02" w14:textId="77777777" w:rsidR="00974151" w:rsidRPr="002C6C11" w:rsidRDefault="00974151" w:rsidP="00974151">
      <w:pPr>
        <w:pStyle w:val="NormalWeb"/>
        <w:numPr>
          <w:ilvl w:val="0"/>
          <w:numId w:val="147"/>
        </w:numPr>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CDN approaches may perform well in regions with strong backbone infrastructure but less effectively in underserved regions.</w:t>
      </w:r>
    </w:p>
    <w:p w14:paraId="0A549E9C" w14:textId="11B180D2" w:rsidR="00974151" w:rsidRDefault="00974151" w:rsidP="2618C7F4">
      <w:pPr>
        <w:pStyle w:val="NormalWeb"/>
        <w:numPr>
          <w:ilvl w:val="0"/>
          <w:numId w:val="147"/>
        </w:numPr>
        <w:spacing w:beforeAutospacing="0" w:after="240" w:afterAutospacing="0"/>
        <w:rPr>
          <w:ins w:id="2313" w:author="Mehta, Hemini" w:date="2026-03-23T10:06:00Z" w16du:dateUtc="2026-03-23T10:06:58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Results will show how global reach and infrastructure proximity influence session duration and accessibility.</w:t>
      </w:r>
    </w:p>
    <w:p w14:paraId="70F34511" w14:textId="3137A859" w:rsidR="41205E22" w:rsidRDefault="41205E22" w:rsidP="2618C7F4">
      <w:pPr>
        <w:pStyle w:val="NormalWeb"/>
        <w:spacing w:beforeAutospacing="0" w:after="240" w:afterAutospacing="0"/>
        <w:rPr>
          <w:rFonts w:ascii="Montserrat" w:eastAsia="Montserrat" w:hAnsi="Montserrat" w:cs="Montserrat"/>
          <w:color w:val="000000" w:themeColor="text1"/>
          <w:sz w:val="18"/>
          <w:szCs w:val="18"/>
        </w:rPr>
      </w:pPr>
      <w:ins w:id="2314" w:author="Mehta, Hemini" w:date="2026-03-23T10:07:00Z" w16du:dateUtc="2026-03-23T10:07:36Z">
        <w:r w:rsidRPr="2618C7F4">
          <w:rPr>
            <w:rFonts w:ascii="Montserrat" w:eastAsia="Montserrat" w:hAnsi="Montserrat" w:cs="Montserrat"/>
            <w:color w:val="000000" w:themeColor="text1"/>
            <w:sz w:val="18"/>
            <w:szCs w:val="18"/>
          </w:rPr>
          <w:t xml:space="preserve">The number of users over the different geographic regions </w:t>
        </w:r>
      </w:ins>
      <w:ins w:id="2315" w:author="Mehta, Hemini" w:date="2026-03-24T11:22:00Z" w16du:dateUtc="2026-03-24T11:22:54Z">
        <w:r w:rsidR="3EAFE2B2" w:rsidRPr="2618C7F4">
          <w:rPr>
            <w:rFonts w:ascii="Montserrat" w:eastAsia="Montserrat" w:hAnsi="Montserrat" w:cs="Montserrat"/>
            <w:color w:val="000000" w:themeColor="text1"/>
            <w:sz w:val="18"/>
            <w:szCs w:val="18"/>
          </w:rPr>
          <w:t xml:space="preserve">are </w:t>
        </w:r>
      </w:ins>
      <w:ins w:id="2316" w:author="Mehta, Hemini" w:date="2026-03-23T10:07:00Z" w16du:dateUtc="2026-03-23T10:07:36Z">
        <w:r w:rsidRPr="2618C7F4">
          <w:rPr>
            <w:rFonts w:ascii="Montserrat" w:eastAsia="Montserrat" w:hAnsi="Montserrat" w:cs="Montserrat"/>
            <w:color w:val="000000" w:themeColor="text1"/>
            <w:sz w:val="18"/>
            <w:szCs w:val="18"/>
          </w:rPr>
          <w:t>not enough to be able to test thi</w:t>
        </w:r>
      </w:ins>
      <w:ins w:id="2317" w:author="Mehta, Hemini" w:date="2026-03-23T10:08:00Z" w16du:dateUtc="2026-03-23T10:08:08Z">
        <w:r w:rsidR="0CCC74C4" w:rsidRPr="2618C7F4">
          <w:rPr>
            <w:rFonts w:ascii="Montserrat" w:eastAsia="Montserrat" w:hAnsi="Montserrat" w:cs="Montserrat"/>
            <w:color w:val="000000" w:themeColor="text1"/>
            <w:sz w:val="18"/>
            <w:szCs w:val="18"/>
          </w:rPr>
          <w:t>s case.</w:t>
        </w:r>
      </w:ins>
    </w:p>
    <w:p w14:paraId="7AB2F55F" w14:textId="77777777" w:rsidR="00974151" w:rsidRPr="001B45E2" w:rsidRDefault="00974151" w:rsidP="00974151">
      <w:pPr>
        <w:pStyle w:val="Heading3"/>
        <w:rPr>
          <w:del w:id="2318" w:author="Mehta, Hemini" w:date="2026-03-18T14:10:00Z" w16du:dateUtc="2026-03-18T14:10:39Z"/>
          <w:highlight w:val="yellow"/>
        </w:rPr>
      </w:pPr>
      <w:del w:id="2319" w:author="Mehta, Hemini" w:date="2026-03-18T14:10:00Z" w16du:dateUtc="2026-03-18T14:10:39Z">
        <w:r w:rsidRPr="77A9CFF2" w:rsidDel="3E5B9206">
          <w:rPr>
            <w:highlight w:val="yellow"/>
          </w:rPr>
          <w:delText>Scenario E: Test correlation between delivery method and playback continuity</w:delText>
        </w:r>
      </w:del>
    </w:p>
    <w:p w14:paraId="3E7C2789" w14:textId="77777777" w:rsidR="00974151" w:rsidRPr="002C6C11" w:rsidRDefault="00974151" w:rsidP="00974151">
      <w:pPr>
        <w:pStyle w:val="NormalWeb"/>
        <w:spacing w:beforeAutospacing="0" w:after="0" w:afterAutospacing="0"/>
        <w:rPr>
          <w:del w:id="2320" w:author="Mehta, Hemini" w:date="2026-03-18T14:10:00Z" w16du:dateUtc="2026-03-18T14:10:39Z"/>
          <w:rFonts w:ascii="Montserrat" w:eastAsia="Montserrat" w:hAnsi="Montserrat" w:cs="Montserrat"/>
          <w:b/>
          <w:color w:val="000000" w:themeColor="text1"/>
          <w:sz w:val="18"/>
          <w:szCs w:val="18"/>
          <w:highlight w:val="yellow"/>
        </w:rPr>
      </w:pPr>
    </w:p>
    <w:p w14:paraId="3C058D82" w14:textId="77777777" w:rsidR="00974151" w:rsidRPr="002879F5" w:rsidRDefault="00974151" w:rsidP="00974151">
      <w:pPr>
        <w:pStyle w:val="NormalWeb"/>
        <w:spacing w:beforeAutospacing="0" w:after="0" w:afterAutospacing="0"/>
        <w:rPr>
          <w:del w:id="2321" w:author="Mehta, Hemini" w:date="2026-03-18T14:10:00Z" w16du:dateUtc="2026-03-18T14:10:39Z"/>
          <w:rFonts w:ascii="Montserrat" w:eastAsia="Montserrat" w:hAnsi="Montserrat" w:cs="Montserrat"/>
          <w:color w:val="000000" w:themeColor="text1"/>
          <w:sz w:val="18"/>
          <w:szCs w:val="18"/>
          <w:rPrChange w:id="2322" w:author="Darko Ratkaj" w:date="2026-03-18T17:16:00Z" w16du:dateUtc="2026-03-18T16:16:00Z">
            <w:rPr>
              <w:del w:id="2323" w:author="Mehta, Hemini" w:date="2026-03-18T14:10:00Z" w16du:dateUtc="2026-03-18T14:10:39Z"/>
              <w:rFonts w:ascii="Montserrat" w:eastAsia="Montserrat" w:hAnsi="Montserrat" w:cs="Montserrat"/>
              <w:color w:val="000000" w:themeColor="text1"/>
              <w:sz w:val="18"/>
              <w:szCs w:val="18"/>
              <w:lang w:val="fr-FR"/>
            </w:rPr>
          </w:rPrChange>
        </w:rPr>
      </w:pPr>
      <w:del w:id="2324" w:author="Mehta, Hemini" w:date="2026-03-18T14:10:00Z" w16du:dateUtc="2026-03-18T14:10:39Z">
        <w:r w:rsidRPr="002879F5">
          <w:rPr>
            <w:rFonts w:ascii="Montserrat" w:eastAsia="Montserrat" w:hAnsi="Montserrat" w:cs="Montserrat"/>
            <w:b/>
            <w:color w:val="000000" w:themeColor="text1"/>
            <w:sz w:val="18"/>
            <w:szCs w:val="18"/>
            <w:highlight w:val="yellow"/>
            <w:rPrChange w:id="2325" w:author="Darko Ratkaj" w:date="2026-03-18T17:16:00Z" w16du:dateUtc="2026-03-18T16:16:00Z">
              <w:rPr>
                <w:rFonts w:ascii="Montserrat" w:eastAsia="Montserrat" w:hAnsi="Montserrat" w:cs="Montserrat"/>
                <w:b/>
                <w:color w:val="000000" w:themeColor="text1"/>
                <w:sz w:val="18"/>
                <w:szCs w:val="18"/>
                <w:highlight w:val="yellow"/>
                <w:lang w:val="fr-FR"/>
              </w:rPr>
            </w:rPrChange>
          </w:rPr>
          <w:delText>KVIs</w:delText>
        </w:r>
        <w:r w:rsidRPr="002879F5">
          <w:rPr>
            <w:rFonts w:ascii="Montserrat" w:eastAsia="Montserrat" w:hAnsi="Montserrat" w:cs="Montserrat"/>
            <w:color w:val="000000" w:themeColor="text1"/>
            <w:sz w:val="18"/>
            <w:szCs w:val="18"/>
            <w:highlight w:val="yellow"/>
            <w:rPrChange w:id="2326" w:author="Darko Ratkaj" w:date="2026-03-18T17:16:00Z" w16du:dateUtc="2026-03-18T16:16:00Z">
              <w:rPr>
                <w:rFonts w:ascii="Montserrat" w:eastAsia="Montserrat" w:hAnsi="Montserrat" w:cs="Montserrat"/>
                <w:color w:val="000000" w:themeColor="text1"/>
                <w:sz w:val="18"/>
                <w:szCs w:val="18"/>
                <w:highlight w:val="yellow"/>
                <w:lang w:val="fr-FR"/>
              </w:rPr>
            </w:rPrChange>
          </w:rPr>
          <w:delText>: Quality</w:delText>
        </w:r>
      </w:del>
    </w:p>
    <w:p w14:paraId="3C128CCB" w14:textId="77777777" w:rsidR="00974151" w:rsidRPr="002879F5" w:rsidRDefault="00974151" w:rsidP="00974151">
      <w:pPr>
        <w:pStyle w:val="NormalWeb"/>
        <w:spacing w:beforeAutospacing="0" w:after="0" w:afterAutospacing="0"/>
        <w:rPr>
          <w:del w:id="2327" w:author="Mehta, Hemini" w:date="2026-03-18T14:10:00Z" w16du:dateUtc="2026-03-18T14:10:39Z"/>
          <w:rFonts w:ascii="Montserrat" w:eastAsia="Montserrat" w:hAnsi="Montserrat" w:cs="Montserrat"/>
          <w:color w:val="000000" w:themeColor="text1"/>
          <w:sz w:val="18"/>
          <w:szCs w:val="18"/>
          <w:rPrChange w:id="2328" w:author="Darko Ratkaj" w:date="2026-03-18T17:16:00Z" w16du:dateUtc="2026-03-18T16:16:00Z">
            <w:rPr>
              <w:del w:id="2329" w:author="Mehta, Hemini" w:date="2026-03-18T14:10:00Z" w16du:dateUtc="2026-03-18T14:10:39Z"/>
              <w:rFonts w:ascii="Montserrat" w:eastAsia="Montserrat" w:hAnsi="Montserrat" w:cs="Montserrat"/>
              <w:color w:val="000000" w:themeColor="text1"/>
              <w:sz w:val="18"/>
              <w:szCs w:val="18"/>
              <w:lang w:val="fr-FR"/>
            </w:rPr>
          </w:rPrChange>
        </w:rPr>
      </w:pPr>
      <w:del w:id="2330" w:author="Mehta, Hemini" w:date="2026-03-18T14:10:00Z" w16du:dateUtc="2026-03-18T14:10:39Z">
        <w:r w:rsidRPr="002879F5">
          <w:rPr>
            <w:rFonts w:ascii="Montserrat" w:eastAsia="Montserrat" w:hAnsi="Montserrat" w:cs="Montserrat"/>
            <w:b/>
            <w:color w:val="000000" w:themeColor="text1"/>
            <w:sz w:val="18"/>
            <w:szCs w:val="18"/>
            <w:highlight w:val="yellow"/>
            <w:rPrChange w:id="2331" w:author="Darko Ratkaj" w:date="2026-03-18T17:16:00Z" w16du:dateUtc="2026-03-18T16:16:00Z">
              <w:rPr>
                <w:rFonts w:ascii="Montserrat" w:eastAsia="Montserrat" w:hAnsi="Montserrat" w:cs="Montserrat"/>
                <w:b/>
                <w:color w:val="000000" w:themeColor="text1"/>
                <w:sz w:val="18"/>
                <w:szCs w:val="18"/>
                <w:highlight w:val="yellow"/>
                <w:lang w:val="fr-FR"/>
              </w:rPr>
            </w:rPrChange>
          </w:rPr>
          <w:delText>KPIs:</w:delText>
        </w:r>
        <w:r w:rsidRPr="002879F5">
          <w:rPr>
            <w:rFonts w:ascii="Montserrat" w:eastAsia="Montserrat" w:hAnsi="Montserrat" w:cs="Montserrat"/>
            <w:color w:val="000000" w:themeColor="text1"/>
            <w:sz w:val="18"/>
            <w:szCs w:val="18"/>
            <w:highlight w:val="yellow"/>
            <w:rPrChange w:id="2332" w:author="Darko Ratkaj" w:date="2026-03-18T17:16:00Z" w16du:dateUtc="2026-03-18T16:16:00Z">
              <w:rPr>
                <w:rFonts w:ascii="Montserrat" w:eastAsia="Montserrat" w:hAnsi="Montserrat" w:cs="Montserrat"/>
                <w:color w:val="000000" w:themeColor="text1"/>
                <w:sz w:val="18"/>
                <w:szCs w:val="18"/>
                <w:highlight w:val="yellow"/>
                <w:lang w:val="fr-FR"/>
              </w:rPr>
            </w:rPrChange>
          </w:rPr>
          <w:delText xml:space="preserve"> </w:delText>
        </w:r>
        <w:r w:rsidRPr="002879F5">
          <w:rPr>
            <w:rFonts w:ascii="Montserrat" w:eastAsia="Montserrat" w:hAnsi="Montserrat" w:cs="Montserrat"/>
            <w:b/>
            <w:color w:val="000000" w:themeColor="text1"/>
            <w:sz w:val="18"/>
            <w:szCs w:val="18"/>
            <w:highlight w:val="yellow"/>
            <w:rPrChange w:id="2333" w:author="Darko Ratkaj" w:date="2026-03-18T17:16:00Z" w16du:dateUtc="2026-03-18T16:16:00Z">
              <w:rPr>
                <w:rFonts w:ascii="Montserrat" w:eastAsia="Montserrat" w:hAnsi="Montserrat" w:cs="Montserrat"/>
                <w:b/>
                <w:color w:val="000000" w:themeColor="text1"/>
                <w:sz w:val="18"/>
                <w:szCs w:val="18"/>
                <w:highlight w:val="yellow"/>
                <w:lang w:val="fr-FR"/>
              </w:rPr>
            </w:rPrChange>
          </w:rPr>
          <w:delText>Average Session Duration</w:delText>
        </w:r>
      </w:del>
    </w:p>
    <w:p w14:paraId="2EB0160C" w14:textId="77777777" w:rsidR="00974151" w:rsidRPr="002C6C11" w:rsidRDefault="00974151" w:rsidP="00974151">
      <w:pPr>
        <w:pStyle w:val="NormalWeb"/>
        <w:spacing w:beforeAutospacing="0" w:after="0" w:afterAutospacing="0"/>
        <w:rPr>
          <w:del w:id="2334" w:author="Mehta, Hemini" w:date="2026-03-18T14:10:00Z" w16du:dateUtc="2026-03-18T14:10:39Z"/>
          <w:rFonts w:ascii="Montserrat" w:eastAsia="Montserrat" w:hAnsi="Montserrat" w:cs="Montserrat"/>
          <w:color w:val="000000" w:themeColor="text1"/>
          <w:sz w:val="18"/>
          <w:szCs w:val="18"/>
        </w:rPr>
      </w:pPr>
      <w:del w:id="2335" w:author="Mehta, Hemini" w:date="2026-03-18T14:10:00Z" w16du:dateUtc="2026-03-18T14:10:39Z">
        <w:r w:rsidRPr="00CB317A">
          <w:rPr>
            <w:rFonts w:ascii="Montserrat" w:eastAsia="Montserrat" w:hAnsi="Montserrat" w:cs="Montserrat"/>
            <w:b/>
            <w:bCs/>
            <w:color w:val="000000" w:themeColor="text1"/>
            <w:sz w:val="18"/>
            <w:szCs w:val="18"/>
            <w:highlight w:val="yellow"/>
          </w:rPr>
          <w:delText>Test Beds:</w:delText>
        </w:r>
        <w:r w:rsidRPr="00CB317A">
          <w:rPr>
            <w:rFonts w:ascii="Montserrat" w:eastAsia="Montserrat" w:hAnsi="Montserrat" w:cs="Montserrat"/>
            <w:color w:val="000000" w:themeColor="text1"/>
            <w:sz w:val="18"/>
            <w:szCs w:val="18"/>
            <w:highlight w:val="yellow"/>
          </w:rPr>
          <w:delText xml:space="preserve"> DTE</w:delText>
        </w:r>
      </w:del>
    </w:p>
    <w:p w14:paraId="344A9D15" w14:textId="77777777" w:rsidR="00974151" w:rsidRPr="002C6C11" w:rsidRDefault="00974151" w:rsidP="00974151">
      <w:pPr>
        <w:pStyle w:val="NormalWeb"/>
        <w:spacing w:before="240" w:beforeAutospacing="0" w:after="240" w:afterAutospacing="0"/>
        <w:rPr>
          <w:del w:id="2336" w:author="Mehta, Hemini" w:date="2026-03-18T14:10:00Z" w16du:dateUtc="2026-03-18T14:10:39Z"/>
          <w:rFonts w:ascii="Montserrat" w:eastAsia="Montserrat" w:hAnsi="Montserrat" w:cs="Montserrat"/>
          <w:color w:val="000000" w:themeColor="text1"/>
          <w:sz w:val="18"/>
          <w:szCs w:val="18"/>
        </w:rPr>
      </w:pPr>
      <w:del w:id="2337" w:author="Mehta, Hemini" w:date="2026-03-18T14:10:00Z" w16du:dateUtc="2026-03-18T14:10:39Z">
        <w:r w:rsidRPr="00CB317A">
          <w:rPr>
            <w:rFonts w:ascii="Montserrat" w:eastAsia="Montserrat" w:hAnsi="Montserrat" w:cs="Montserrat"/>
            <w:b/>
            <w:bCs/>
            <w:color w:val="000000" w:themeColor="text1"/>
            <w:sz w:val="18"/>
            <w:szCs w:val="18"/>
            <w:highlight w:val="yellow"/>
          </w:rPr>
          <w:delText>Input</w:delText>
        </w:r>
      </w:del>
    </w:p>
    <w:p w14:paraId="2D78F67D" w14:textId="77777777" w:rsidR="00974151" w:rsidRPr="002C6C11" w:rsidRDefault="00974151" w:rsidP="00974151">
      <w:pPr>
        <w:pStyle w:val="NormalWeb"/>
        <w:numPr>
          <w:ilvl w:val="0"/>
          <w:numId w:val="146"/>
        </w:numPr>
        <w:spacing w:before="240" w:beforeAutospacing="0" w:after="0" w:afterAutospacing="0"/>
        <w:rPr>
          <w:del w:id="2338" w:author="Mehta, Hemini" w:date="2026-03-18T14:10:00Z" w16du:dateUtc="2026-03-18T14:10:39Z"/>
          <w:rFonts w:ascii="Montserrat" w:eastAsia="Montserrat" w:hAnsi="Montserrat" w:cs="Montserrat"/>
          <w:color w:val="000000" w:themeColor="text1"/>
          <w:sz w:val="18"/>
          <w:szCs w:val="18"/>
        </w:rPr>
      </w:pPr>
      <w:del w:id="2339" w:author="Mehta, Hemini" w:date="2026-03-18T14:10:00Z" w16du:dateUtc="2026-03-18T14:10:39Z">
        <w:r w:rsidRPr="00CB317A">
          <w:rPr>
            <w:rFonts w:ascii="Montserrat" w:eastAsia="Montserrat" w:hAnsi="Montserrat" w:cs="Montserrat"/>
            <w:color w:val="000000" w:themeColor="text1"/>
            <w:sz w:val="18"/>
            <w:szCs w:val="18"/>
            <w:highlight w:val="yellow"/>
          </w:rPr>
          <w:delText>Playback session logs with timestamps for session start, pauses, interruptions, and session end.</w:delText>
        </w:r>
      </w:del>
    </w:p>
    <w:p w14:paraId="1494D44F" w14:textId="77777777" w:rsidR="00974151" w:rsidRPr="002C6C11" w:rsidRDefault="00974151" w:rsidP="00974151">
      <w:pPr>
        <w:pStyle w:val="NormalWeb"/>
        <w:numPr>
          <w:ilvl w:val="0"/>
          <w:numId w:val="146"/>
        </w:numPr>
        <w:spacing w:beforeAutospacing="0" w:after="240" w:afterAutospacing="0"/>
        <w:rPr>
          <w:del w:id="2340" w:author="Mehta, Hemini" w:date="2026-03-18T14:10:00Z" w16du:dateUtc="2026-03-18T14:10:39Z"/>
          <w:rFonts w:ascii="Montserrat" w:eastAsia="Montserrat" w:hAnsi="Montserrat" w:cs="Montserrat"/>
          <w:color w:val="000000" w:themeColor="text1"/>
          <w:sz w:val="18"/>
          <w:szCs w:val="18"/>
        </w:rPr>
      </w:pPr>
      <w:del w:id="2341" w:author="Mehta, Hemini" w:date="2026-03-18T14:10:00Z" w16du:dateUtc="2026-03-18T14:10:39Z">
        <w:r w:rsidRPr="00CB317A">
          <w:rPr>
            <w:rFonts w:ascii="Montserrat" w:eastAsia="Montserrat" w:hAnsi="Montserrat" w:cs="Montserrat"/>
            <w:color w:val="000000" w:themeColor="text1"/>
            <w:sz w:val="18"/>
            <w:szCs w:val="18"/>
            <w:highlight w:val="yellow"/>
          </w:rPr>
          <w:delText>Distribution method identifiers (e.g., CDN, Edge, etc).</w:delText>
        </w:r>
        <w:r>
          <w:br/>
        </w:r>
        <w:r w:rsidRPr="00CB317A">
          <w:rPr>
            <w:rFonts w:ascii="Montserrat" w:eastAsia="Montserrat" w:hAnsi="Montserrat" w:cs="Montserrat"/>
            <w:color w:val="000000" w:themeColor="text1"/>
            <w:sz w:val="18"/>
            <w:szCs w:val="18"/>
            <w:highlight w:val="yellow"/>
          </w:rPr>
          <w:delText>Quality indicators collected during sessions (bitrate shifts, buffering events, dropped frames).</w:delText>
        </w:r>
      </w:del>
    </w:p>
    <w:p w14:paraId="2CA18556" w14:textId="77777777" w:rsidR="00974151" w:rsidRPr="002C6C11" w:rsidRDefault="00974151" w:rsidP="00974151">
      <w:pPr>
        <w:pStyle w:val="NormalWeb"/>
        <w:spacing w:before="240" w:beforeAutospacing="0" w:after="240" w:afterAutospacing="0"/>
        <w:rPr>
          <w:del w:id="2342" w:author="Mehta, Hemini" w:date="2026-03-18T14:10:00Z" w16du:dateUtc="2026-03-18T14:10:39Z"/>
          <w:rFonts w:ascii="Montserrat" w:eastAsia="Montserrat" w:hAnsi="Montserrat" w:cs="Montserrat"/>
          <w:color w:val="000000" w:themeColor="text1"/>
          <w:sz w:val="18"/>
          <w:szCs w:val="18"/>
        </w:rPr>
      </w:pPr>
      <w:del w:id="2343" w:author="Mehta, Hemini" w:date="2026-03-18T14:10:00Z" w16du:dateUtc="2026-03-18T14:10:39Z">
        <w:r w:rsidRPr="00CB317A">
          <w:rPr>
            <w:rFonts w:ascii="Montserrat" w:eastAsia="Montserrat" w:hAnsi="Montserrat" w:cs="Montserrat"/>
            <w:b/>
            <w:bCs/>
            <w:color w:val="000000" w:themeColor="text1"/>
            <w:sz w:val="18"/>
            <w:szCs w:val="18"/>
            <w:highlight w:val="yellow"/>
          </w:rPr>
          <w:delText>Output</w:delText>
        </w:r>
      </w:del>
    </w:p>
    <w:p w14:paraId="4B84F548" w14:textId="77777777" w:rsidR="00974151" w:rsidRPr="002C6C11" w:rsidRDefault="00974151" w:rsidP="00974151">
      <w:pPr>
        <w:pStyle w:val="NormalWeb"/>
        <w:numPr>
          <w:ilvl w:val="0"/>
          <w:numId w:val="145"/>
        </w:numPr>
        <w:spacing w:before="240" w:beforeAutospacing="0" w:after="0" w:afterAutospacing="0"/>
        <w:rPr>
          <w:del w:id="2344" w:author="Mehta, Hemini" w:date="2026-03-18T14:10:00Z" w16du:dateUtc="2026-03-18T14:10:39Z"/>
          <w:rFonts w:ascii="Montserrat" w:eastAsia="Montserrat" w:hAnsi="Montserrat" w:cs="Montserrat"/>
          <w:color w:val="000000" w:themeColor="text1"/>
          <w:sz w:val="18"/>
          <w:szCs w:val="18"/>
        </w:rPr>
      </w:pPr>
      <w:del w:id="2345" w:author="Mehta, Hemini" w:date="2026-03-18T14:10:00Z" w16du:dateUtc="2026-03-18T14:10:39Z">
        <w:r w:rsidRPr="00CB317A">
          <w:rPr>
            <w:rFonts w:ascii="Montserrat" w:eastAsia="Montserrat" w:hAnsi="Montserrat" w:cs="Montserrat"/>
            <w:color w:val="000000" w:themeColor="text1"/>
            <w:sz w:val="18"/>
            <w:szCs w:val="18"/>
            <w:highlight w:val="yellow"/>
          </w:rPr>
          <w:delText>Average session duration mapped against playback continuity (percentage of uninterrupted playback time).</w:delText>
        </w:r>
      </w:del>
    </w:p>
    <w:p w14:paraId="46C2981C" w14:textId="77777777" w:rsidR="00974151" w:rsidRPr="002C6C11" w:rsidRDefault="00974151" w:rsidP="00974151">
      <w:pPr>
        <w:pStyle w:val="NormalWeb"/>
        <w:numPr>
          <w:ilvl w:val="0"/>
          <w:numId w:val="145"/>
        </w:numPr>
        <w:spacing w:beforeAutospacing="0" w:after="0" w:afterAutospacing="0"/>
        <w:rPr>
          <w:del w:id="2346" w:author="Mehta, Hemini" w:date="2026-03-18T14:10:00Z" w16du:dateUtc="2026-03-18T14:10:39Z"/>
          <w:rFonts w:ascii="Montserrat" w:eastAsia="Montserrat" w:hAnsi="Montserrat" w:cs="Montserrat"/>
          <w:color w:val="000000" w:themeColor="text1"/>
          <w:sz w:val="18"/>
          <w:szCs w:val="18"/>
        </w:rPr>
      </w:pPr>
      <w:del w:id="2347" w:author="Mehta, Hemini" w:date="2026-03-18T14:10:00Z" w16du:dateUtc="2026-03-18T14:10:39Z">
        <w:r w:rsidRPr="00CB317A">
          <w:rPr>
            <w:rFonts w:ascii="Montserrat" w:eastAsia="Montserrat" w:hAnsi="Montserrat" w:cs="Montserrat"/>
            <w:color w:val="000000" w:themeColor="text1"/>
            <w:sz w:val="18"/>
            <w:szCs w:val="18"/>
            <w:highlight w:val="yellow"/>
          </w:rPr>
          <w:delText>Correlation metrics between delivery method and continuity of playback.</w:delText>
        </w:r>
      </w:del>
    </w:p>
    <w:p w14:paraId="3252328E" w14:textId="77777777" w:rsidR="00974151" w:rsidRPr="002C6C11" w:rsidRDefault="00974151" w:rsidP="00974151">
      <w:pPr>
        <w:pStyle w:val="NormalWeb"/>
        <w:numPr>
          <w:ilvl w:val="0"/>
          <w:numId w:val="145"/>
        </w:numPr>
        <w:spacing w:beforeAutospacing="0" w:after="240" w:afterAutospacing="0"/>
        <w:rPr>
          <w:del w:id="2348" w:author="Mehta, Hemini" w:date="2026-03-18T14:10:00Z" w16du:dateUtc="2026-03-18T14:10:39Z"/>
          <w:rFonts w:ascii="Montserrat" w:eastAsia="Montserrat" w:hAnsi="Montserrat" w:cs="Montserrat"/>
          <w:color w:val="000000" w:themeColor="text1"/>
          <w:sz w:val="18"/>
          <w:szCs w:val="18"/>
        </w:rPr>
      </w:pPr>
      <w:del w:id="2349" w:author="Mehta, Hemini" w:date="2026-03-18T14:10:00Z" w16du:dateUtc="2026-03-18T14:10:39Z">
        <w:r w:rsidRPr="00CB317A">
          <w:rPr>
            <w:rFonts w:ascii="Montserrat" w:eastAsia="Montserrat" w:hAnsi="Montserrat" w:cs="Montserrat"/>
            <w:color w:val="000000" w:themeColor="text1"/>
            <w:sz w:val="18"/>
            <w:szCs w:val="18"/>
            <w:highlight w:val="yellow"/>
          </w:rPr>
          <w:delText>Comparative results showing which methods sustain uninterrupted sessions more effectively.</w:delText>
        </w:r>
      </w:del>
    </w:p>
    <w:p w14:paraId="166A36E6" w14:textId="77777777" w:rsidR="00974151" w:rsidRPr="002C6C11" w:rsidRDefault="00974151" w:rsidP="00974151">
      <w:pPr>
        <w:pStyle w:val="NormalWeb"/>
        <w:spacing w:before="240" w:beforeAutospacing="0" w:after="240" w:afterAutospacing="0"/>
        <w:rPr>
          <w:del w:id="2350" w:author="Mehta, Hemini" w:date="2026-03-18T14:10:00Z" w16du:dateUtc="2026-03-18T14:10:39Z"/>
          <w:rFonts w:ascii="Montserrat" w:eastAsia="Montserrat" w:hAnsi="Montserrat" w:cs="Montserrat"/>
          <w:color w:val="000000" w:themeColor="text1"/>
          <w:sz w:val="18"/>
          <w:szCs w:val="18"/>
        </w:rPr>
      </w:pPr>
      <w:del w:id="2351" w:author="Mehta, Hemini" w:date="2026-03-18T14:10:00Z" w16du:dateUtc="2026-03-18T14:10:39Z">
        <w:r w:rsidRPr="00CB317A">
          <w:rPr>
            <w:rFonts w:ascii="Montserrat" w:eastAsia="Montserrat" w:hAnsi="Montserrat" w:cs="Montserrat"/>
            <w:b/>
            <w:bCs/>
            <w:color w:val="000000" w:themeColor="text1"/>
            <w:sz w:val="18"/>
            <w:szCs w:val="18"/>
            <w:highlight w:val="yellow"/>
          </w:rPr>
          <w:delText>Expectations</w:delText>
        </w:r>
      </w:del>
    </w:p>
    <w:p w14:paraId="03C8C9B5" w14:textId="77777777" w:rsidR="00974151" w:rsidRPr="002C6C11" w:rsidRDefault="00974151" w:rsidP="00974151">
      <w:pPr>
        <w:pStyle w:val="NormalWeb"/>
        <w:numPr>
          <w:ilvl w:val="0"/>
          <w:numId w:val="144"/>
        </w:numPr>
        <w:spacing w:before="240" w:beforeAutospacing="0" w:after="0" w:afterAutospacing="0"/>
        <w:rPr>
          <w:del w:id="2352" w:author="Mehta, Hemini" w:date="2026-03-18T14:10:00Z" w16du:dateUtc="2026-03-18T14:10:39Z"/>
          <w:rFonts w:ascii="Montserrat" w:eastAsia="Montserrat" w:hAnsi="Montserrat" w:cs="Montserrat"/>
          <w:color w:val="000000" w:themeColor="text1"/>
          <w:sz w:val="18"/>
          <w:szCs w:val="18"/>
        </w:rPr>
      </w:pPr>
      <w:del w:id="2353" w:author="Mehta, Hemini" w:date="2026-03-18T14:10:00Z" w16du:dateUtc="2026-03-18T14:10:39Z">
        <w:r w:rsidRPr="00CB317A">
          <w:rPr>
            <w:rFonts w:ascii="Montserrat" w:eastAsia="Montserrat" w:hAnsi="Montserrat" w:cs="Montserrat"/>
            <w:color w:val="000000" w:themeColor="text1"/>
            <w:sz w:val="18"/>
            <w:szCs w:val="18"/>
            <w:highlight w:val="yellow"/>
          </w:rPr>
          <w:delText>Delivery methods with adaptive streaming and localized infrastructure (e.g., Edge caching) should show higher playback continuity and, in turn, longer sessions.</w:delText>
        </w:r>
      </w:del>
    </w:p>
    <w:p w14:paraId="48EEE86A" w14:textId="77777777" w:rsidR="00974151" w:rsidRPr="002C6C11" w:rsidRDefault="00974151" w:rsidP="00974151">
      <w:pPr>
        <w:pStyle w:val="NormalWeb"/>
        <w:numPr>
          <w:ilvl w:val="0"/>
          <w:numId w:val="144"/>
        </w:numPr>
        <w:spacing w:beforeAutospacing="0" w:after="0" w:afterAutospacing="0"/>
        <w:rPr>
          <w:del w:id="2354" w:author="Mehta, Hemini" w:date="2026-03-18T14:10:00Z" w16du:dateUtc="2026-03-18T14:10:39Z"/>
          <w:rFonts w:ascii="Montserrat" w:eastAsia="Montserrat" w:hAnsi="Montserrat" w:cs="Montserrat"/>
          <w:color w:val="000000" w:themeColor="text1"/>
          <w:sz w:val="18"/>
          <w:szCs w:val="18"/>
        </w:rPr>
      </w:pPr>
      <w:del w:id="2355" w:author="Mehta, Hemini" w:date="2026-03-18T14:10:00Z" w16du:dateUtc="2026-03-18T14:10:39Z">
        <w:r w:rsidRPr="00CB317A">
          <w:rPr>
            <w:rFonts w:ascii="Montserrat" w:eastAsia="Montserrat" w:hAnsi="Montserrat" w:cs="Montserrat"/>
            <w:color w:val="000000" w:themeColor="text1"/>
            <w:sz w:val="18"/>
            <w:szCs w:val="18"/>
            <w:highlight w:val="yellow"/>
          </w:rPr>
          <w:delText>Methods with higher variability in network reliance (e.g. unstable conditions) may show weaker correlations between method and playback continuity.</w:delText>
        </w:r>
      </w:del>
    </w:p>
    <w:p w14:paraId="1057052D" w14:textId="77777777" w:rsidR="00974151" w:rsidRPr="002C6C11" w:rsidRDefault="00974151" w:rsidP="00974151">
      <w:pPr>
        <w:pStyle w:val="NormalWeb"/>
        <w:numPr>
          <w:ilvl w:val="0"/>
          <w:numId w:val="144"/>
        </w:numPr>
        <w:spacing w:beforeAutospacing="0" w:after="240" w:afterAutospacing="0"/>
        <w:rPr>
          <w:del w:id="2356" w:author="Mehta, Hemini" w:date="2026-03-18T14:10:00Z" w16du:dateUtc="2026-03-18T14:10:39Z"/>
          <w:rFonts w:ascii="Montserrat" w:eastAsia="Montserrat" w:hAnsi="Montserrat" w:cs="Montserrat"/>
          <w:color w:val="000000" w:themeColor="text1"/>
          <w:sz w:val="18"/>
          <w:szCs w:val="18"/>
        </w:rPr>
      </w:pPr>
      <w:del w:id="2357" w:author="Mehta, Hemini" w:date="2026-03-18T14:10:00Z" w16du:dateUtc="2026-03-18T14:10:39Z">
        <w:r w:rsidRPr="00CB317A">
          <w:rPr>
            <w:rFonts w:ascii="Montserrat" w:eastAsia="Montserrat" w:hAnsi="Montserrat" w:cs="Montserrat"/>
            <w:color w:val="000000" w:themeColor="text1"/>
            <w:sz w:val="18"/>
            <w:szCs w:val="18"/>
            <w:highlight w:val="yellow"/>
          </w:rPr>
          <w:delText>Results will highlight how strongly user session duration depends on uninterrupted delivery, guiding evaluation of each method’s quality of service.</w:delText>
        </w:r>
      </w:del>
    </w:p>
    <w:p w14:paraId="20CA388D" w14:textId="77777777" w:rsidR="00974151" w:rsidRDefault="00974151" w:rsidP="00974151">
      <w:pPr>
        <w:widowControl/>
        <w:rPr>
          <w:rFonts w:ascii="Montserrat" w:eastAsia="Montserrat" w:hAnsi="Montserrat" w:cs="Montserrat"/>
          <w:color w:val="595959" w:themeColor="text1" w:themeTint="A6"/>
          <w:sz w:val="18"/>
          <w:szCs w:val="18"/>
        </w:rPr>
      </w:pPr>
    </w:p>
    <w:p w14:paraId="08E84B93" w14:textId="77777777" w:rsidR="00974151" w:rsidRPr="001B45E2" w:rsidRDefault="3E5B9206" w:rsidP="00974151">
      <w:pPr>
        <w:pStyle w:val="Heading3"/>
      </w:pPr>
      <w:bookmarkStart w:id="2358" w:name="_Toc339816363"/>
      <w:r>
        <w:t>Scenario F: Compare energy per minute of viewing across methods</w:t>
      </w:r>
      <w:bookmarkEnd w:id="2358"/>
    </w:p>
    <w:p w14:paraId="52A7EB6B"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0EFF3760"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6FFC06A2"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w:t>
      </w:r>
      <w:r w:rsidRPr="00CB317A">
        <w:rPr>
          <w:rFonts w:ascii="Montserrat" w:eastAsia="Montserrat" w:hAnsi="Montserrat" w:cs="Montserrat"/>
          <w:color w:val="000000" w:themeColor="text1"/>
          <w:sz w:val="18"/>
          <w:szCs w:val="18"/>
        </w:rPr>
        <w:t xml:space="preserve"> </w:t>
      </w:r>
      <w:r w:rsidRPr="00CB317A">
        <w:rPr>
          <w:rFonts w:ascii="Montserrat" w:eastAsia="Montserrat" w:hAnsi="Montserrat" w:cs="Montserrat"/>
          <w:b/>
          <w:bCs/>
          <w:color w:val="000000" w:themeColor="text1"/>
          <w:sz w:val="18"/>
          <w:szCs w:val="18"/>
        </w:rPr>
        <w:t>Average Session Duration</w:t>
      </w:r>
    </w:p>
    <w:p w14:paraId="32976DDD"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765E783F"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2137F53C" w14:textId="77777777" w:rsidR="00974151" w:rsidRPr="002C6C11" w:rsidRDefault="00974151" w:rsidP="00974151">
      <w:pPr>
        <w:pStyle w:val="NormalWeb"/>
        <w:numPr>
          <w:ilvl w:val="0"/>
          <w:numId w:val="143"/>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Streaming session logs including total watch time (minutes) per user across distribution methods.</w:t>
      </w:r>
    </w:p>
    <w:p w14:paraId="7AC7CB72" w14:textId="77777777" w:rsidR="00974151" w:rsidRPr="002C6C11" w:rsidRDefault="00974151" w:rsidP="00974151">
      <w:pPr>
        <w:pStyle w:val="NormalWeb"/>
        <w:numPr>
          <w:ilvl w:val="0"/>
          <w:numId w:val="143"/>
        </w:numPr>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data from servers, network components, and client devices during those sessions.</w:t>
      </w:r>
    </w:p>
    <w:p w14:paraId="5DD4CDA6" w14:textId="77777777" w:rsidR="00974151" w:rsidRPr="002C6C11" w:rsidRDefault="00974151" w:rsidP="00974151">
      <w:pPr>
        <w:pStyle w:val="NormalWeb"/>
        <w:numPr>
          <w:ilvl w:val="0"/>
          <w:numId w:val="143"/>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Mapping of energy use (kWh) to session length for each distribution method.</w:t>
      </w:r>
    </w:p>
    <w:p w14:paraId="47E22F3F"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4B3B6AD6" w14:textId="77777777" w:rsidR="00974151" w:rsidRPr="002C6C11" w:rsidRDefault="00974151" w:rsidP="00974151">
      <w:pPr>
        <w:pStyle w:val="NormalWeb"/>
        <w:numPr>
          <w:ilvl w:val="0"/>
          <w:numId w:val="142"/>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per minute (kWh/minute) of active viewing, segmented by distribution method.</w:t>
      </w:r>
    </w:p>
    <w:p w14:paraId="417E839C" w14:textId="77777777" w:rsidR="00974151" w:rsidRPr="002C6C11" w:rsidRDefault="00974151" w:rsidP="00974151">
      <w:pPr>
        <w:pStyle w:val="NormalWeb"/>
        <w:numPr>
          <w:ilvl w:val="0"/>
          <w:numId w:val="142"/>
        </w:numPr>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efficiency benchmarks showing energy cost of sustaining user sessions across methods.</w:t>
      </w:r>
    </w:p>
    <w:p w14:paraId="2D8BD8C8" w14:textId="77777777" w:rsidR="00974151" w:rsidRPr="002C6C11" w:rsidRDefault="00974151" w:rsidP="00974151">
      <w:pPr>
        <w:pStyle w:val="NormalWeb"/>
        <w:numPr>
          <w:ilvl w:val="0"/>
          <w:numId w:val="142"/>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Identification of methods where session duration scales efficiently (or inefficiently) with energy consumption.</w:t>
      </w:r>
    </w:p>
    <w:p w14:paraId="690833B7"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7AB4E31F" w14:textId="77777777" w:rsidR="00974151" w:rsidRPr="002C6C11" w:rsidRDefault="00974151" w:rsidP="00974151">
      <w:pPr>
        <w:pStyle w:val="NormalWeb"/>
        <w:numPr>
          <w:ilvl w:val="0"/>
          <w:numId w:val="141"/>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Methods with efficient resource allocation (e.g., Edge caching) should demonstrate lower energy per minute of viewing.</w:t>
      </w:r>
    </w:p>
    <w:p w14:paraId="087A0ED5" w14:textId="77777777" w:rsidR="00974151" w:rsidRPr="002C6C11" w:rsidRDefault="00974151" w:rsidP="00974151">
      <w:pPr>
        <w:pStyle w:val="NormalWeb"/>
        <w:numPr>
          <w:ilvl w:val="0"/>
          <w:numId w:val="141"/>
        </w:numPr>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Centralized or redundant methods may show higher proportional energy costs, especially for longer sessions.</w:t>
      </w:r>
    </w:p>
    <w:p w14:paraId="1CCA55D3" w14:textId="3D2A2A6F" w:rsidR="00974151" w:rsidRDefault="00974151" w:rsidP="2618C7F4">
      <w:pPr>
        <w:pStyle w:val="NormalWeb"/>
        <w:numPr>
          <w:ilvl w:val="0"/>
          <w:numId w:val="141"/>
        </w:numPr>
        <w:spacing w:beforeAutospacing="0" w:after="240" w:afterAutospacing="0"/>
        <w:rPr>
          <w:ins w:id="2359" w:author="Mehta, Hemini" w:date="2026-03-23T10:12:00Z" w16du:dateUtc="2026-03-23T10:12:02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Results will clarify whether longer sessions are being supported sustainably or at significant energy overhead.</w:t>
      </w:r>
    </w:p>
    <w:p w14:paraId="554151EF" w14:textId="1EB081F0" w:rsidR="02ABF662" w:rsidRDefault="02ABF662" w:rsidP="2618C7F4">
      <w:pPr>
        <w:pStyle w:val="NormalWeb"/>
        <w:spacing w:beforeAutospacing="0" w:after="240" w:afterAutospacing="0"/>
        <w:rPr>
          <w:rFonts w:ascii="Montserrat" w:eastAsia="Montserrat" w:hAnsi="Montserrat" w:cs="Montserrat"/>
          <w:color w:val="000000" w:themeColor="text1"/>
          <w:sz w:val="18"/>
          <w:szCs w:val="18"/>
        </w:rPr>
      </w:pPr>
      <w:ins w:id="2360" w:author="Mehta, Hemini" w:date="2026-03-23T10:12:00Z" w16du:dateUtc="2026-03-23T10:12:32Z">
        <w:r w:rsidRPr="2618C7F4">
          <w:rPr>
            <w:rFonts w:ascii="Montserrat" w:eastAsia="Montserrat" w:hAnsi="Montserrat" w:cs="Montserrat"/>
            <w:color w:val="000000" w:themeColor="text1"/>
            <w:sz w:val="18"/>
            <w:szCs w:val="18"/>
          </w:rPr>
          <w:t>Not all methods and components used are production but pilot or test</w:t>
        </w:r>
      </w:ins>
      <w:ins w:id="2361" w:author="Mehta, Hemini" w:date="2026-03-23T10:16:00Z" w16du:dateUtc="2026-03-23T10:16:13Z">
        <w:r w:rsidR="3FD474A4" w:rsidRPr="2618C7F4">
          <w:rPr>
            <w:rFonts w:ascii="Montserrat" w:eastAsia="Montserrat" w:hAnsi="Montserrat" w:cs="Montserrat"/>
            <w:color w:val="000000" w:themeColor="text1"/>
            <w:sz w:val="18"/>
            <w:szCs w:val="18"/>
          </w:rPr>
          <w:t xml:space="preserve"> for 5G-Emerge.</w:t>
        </w:r>
      </w:ins>
    </w:p>
    <w:p w14:paraId="4E755914" w14:textId="77777777" w:rsidR="00974151" w:rsidRPr="00CB317A" w:rsidRDefault="00974151" w:rsidP="00974151">
      <w:pPr>
        <w:widowControl/>
        <w:spacing w:after="240"/>
        <w:rPr>
          <w:rFonts w:ascii="Montserrat" w:eastAsia="Montserrat" w:hAnsi="Montserrat" w:cs="Montserrat"/>
          <w:color w:val="000000" w:themeColor="text1"/>
          <w:sz w:val="18"/>
          <w:szCs w:val="18"/>
        </w:rPr>
      </w:pPr>
    </w:p>
    <w:p w14:paraId="06E726EA" w14:textId="77777777" w:rsidR="00974151" w:rsidRPr="001B45E2" w:rsidRDefault="00974151" w:rsidP="00974151">
      <w:pPr>
        <w:pStyle w:val="Heading3"/>
        <w:rPr>
          <w:del w:id="2362" w:author="Mehta, Hemini" w:date="2026-03-18T14:11:00Z" w16du:dateUtc="2026-03-18T14:11:53Z"/>
          <w:highlight w:val="yellow"/>
        </w:rPr>
      </w:pPr>
      <w:del w:id="2363" w:author="Mehta, Hemini" w:date="2026-03-18T14:11:00Z" w16du:dateUtc="2026-03-18T14:11:53Z">
        <w:r w:rsidRPr="77A9CFF2" w:rsidDel="3E5B9206">
          <w:rPr>
            <w:highlight w:val="yellow"/>
          </w:rPr>
          <w:delText>Scenario G: Test if completions are higher in resilient methods (less buffering)</w:delText>
        </w:r>
      </w:del>
    </w:p>
    <w:p w14:paraId="6CCC9FE5" w14:textId="77777777" w:rsidR="00974151" w:rsidRDefault="00974151" w:rsidP="00974151">
      <w:pPr>
        <w:pStyle w:val="NormalWeb"/>
        <w:spacing w:beforeAutospacing="0" w:after="0" w:afterAutospacing="0"/>
        <w:rPr>
          <w:del w:id="2364" w:author="Mehta, Hemini" w:date="2026-03-18T14:11:00Z" w16du:dateUtc="2026-03-18T14:11:53Z"/>
          <w:rFonts w:ascii="Montserrat" w:eastAsia="Montserrat" w:hAnsi="Montserrat" w:cs="Montserrat"/>
          <w:b/>
          <w:bCs/>
          <w:color w:val="000000" w:themeColor="text1"/>
          <w:sz w:val="18"/>
          <w:szCs w:val="18"/>
          <w:highlight w:val="yellow"/>
        </w:rPr>
      </w:pPr>
    </w:p>
    <w:p w14:paraId="011EF993" w14:textId="77777777" w:rsidR="00974151" w:rsidRPr="002C6C11" w:rsidRDefault="00974151" w:rsidP="00974151">
      <w:pPr>
        <w:pStyle w:val="NormalWeb"/>
        <w:spacing w:beforeAutospacing="0" w:after="0" w:afterAutospacing="0"/>
        <w:rPr>
          <w:del w:id="2365" w:author="Mehta, Hemini" w:date="2026-03-18T14:11:00Z" w16du:dateUtc="2026-03-18T14:11:53Z"/>
          <w:rFonts w:ascii="Montserrat" w:eastAsia="Montserrat" w:hAnsi="Montserrat" w:cs="Montserrat"/>
          <w:color w:val="000000" w:themeColor="text1"/>
          <w:sz w:val="18"/>
          <w:szCs w:val="18"/>
        </w:rPr>
      </w:pPr>
      <w:del w:id="2366" w:author="Mehta, Hemini" w:date="2026-03-18T14:11:00Z" w16du:dateUtc="2026-03-18T14:11:53Z">
        <w:r w:rsidRPr="00CB317A">
          <w:rPr>
            <w:rFonts w:ascii="Montserrat" w:eastAsia="Montserrat" w:hAnsi="Montserrat" w:cs="Montserrat"/>
            <w:b/>
            <w:bCs/>
            <w:color w:val="000000" w:themeColor="text1"/>
            <w:sz w:val="18"/>
            <w:szCs w:val="18"/>
            <w:highlight w:val="yellow"/>
          </w:rPr>
          <w:delText>KVIs</w:delText>
        </w:r>
        <w:r w:rsidRPr="00CB317A">
          <w:rPr>
            <w:rFonts w:ascii="Montserrat" w:eastAsia="Montserrat" w:hAnsi="Montserrat" w:cs="Montserrat"/>
            <w:color w:val="000000" w:themeColor="text1"/>
            <w:sz w:val="18"/>
            <w:szCs w:val="18"/>
            <w:highlight w:val="yellow"/>
          </w:rPr>
          <w:delText>: Resilience </w:delText>
        </w:r>
      </w:del>
    </w:p>
    <w:p w14:paraId="1C5926BD" w14:textId="77777777" w:rsidR="00974151" w:rsidRPr="002C6C11" w:rsidRDefault="00974151" w:rsidP="00974151">
      <w:pPr>
        <w:pStyle w:val="NormalWeb"/>
        <w:spacing w:beforeAutospacing="0" w:after="0" w:afterAutospacing="0"/>
        <w:rPr>
          <w:del w:id="2367" w:author="Mehta, Hemini" w:date="2026-03-18T14:11:00Z" w16du:dateUtc="2026-03-18T14:11:53Z"/>
          <w:rFonts w:ascii="Montserrat" w:eastAsia="Montserrat" w:hAnsi="Montserrat" w:cs="Montserrat"/>
          <w:color w:val="000000" w:themeColor="text1"/>
          <w:sz w:val="18"/>
          <w:szCs w:val="18"/>
        </w:rPr>
      </w:pPr>
      <w:del w:id="2368" w:author="Mehta, Hemini" w:date="2026-03-18T14:11:00Z" w16du:dateUtc="2026-03-18T14:11:53Z">
        <w:r w:rsidRPr="00CB317A">
          <w:rPr>
            <w:rFonts w:ascii="Montserrat" w:eastAsia="Montserrat" w:hAnsi="Montserrat" w:cs="Montserrat"/>
            <w:b/>
            <w:bCs/>
            <w:color w:val="000000" w:themeColor="text1"/>
            <w:sz w:val="18"/>
            <w:szCs w:val="18"/>
            <w:highlight w:val="yellow"/>
          </w:rPr>
          <w:delText>KPIs:</w:delText>
        </w:r>
        <w:r w:rsidRPr="00CB317A">
          <w:rPr>
            <w:rFonts w:ascii="Montserrat" w:eastAsia="Montserrat" w:hAnsi="Montserrat" w:cs="Montserrat"/>
            <w:color w:val="000000" w:themeColor="text1"/>
            <w:sz w:val="18"/>
            <w:szCs w:val="18"/>
            <w:highlight w:val="yellow"/>
          </w:rPr>
          <w:delText xml:space="preserve"> </w:delText>
        </w:r>
        <w:r w:rsidRPr="00CB317A">
          <w:rPr>
            <w:rFonts w:ascii="Montserrat" w:eastAsia="Montserrat" w:hAnsi="Montserrat" w:cs="Montserrat"/>
            <w:b/>
            <w:bCs/>
            <w:color w:val="000000" w:themeColor="text1"/>
            <w:sz w:val="18"/>
            <w:szCs w:val="18"/>
            <w:highlight w:val="yellow"/>
          </w:rPr>
          <w:delText>Content Completion Rate</w:delText>
        </w:r>
      </w:del>
    </w:p>
    <w:p w14:paraId="232FEC31" w14:textId="77777777" w:rsidR="00974151" w:rsidRPr="002C6C11" w:rsidRDefault="00974151" w:rsidP="00974151">
      <w:pPr>
        <w:pStyle w:val="NormalWeb"/>
        <w:spacing w:beforeAutospacing="0" w:after="0" w:afterAutospacing="0"/>
        <w:rPr>
          <w:del w:id="2369" w:author="Mehta, Hemini" w:date="2026-03-18T14:11:00Z" w16du:dateUtc="2026-03-18T14:11:53Z"/>
          <w:rFonts w:ascii="Montserrat" w:eastAsia="Montserrat" w:hAnsi="Montserrat" w:cs="Montserrat"/>
          <w:color w:val="000000" w:themeColor="text1"/>
          <w:sz w:val="18"/>
          <w:szCs w:val="18"/>
        </w:rPr>
      </w:pPr>
      <w:del w:id="2370" w:author="Mehta, Hemini" w:date="2026-03-18T14:11:00Z" w16du:dateUtc="2026-03-18T14:11:53Z">
        <w:r w:rsidRPr="00CB317A">
          <w:rPr>
            <w:rFonts w:ascii="Montserrat" w:eastAsia="Montserrat" w:hAnsi="Montserrat" w:cs="Montserrat"/>
            <w:b/>
            <w:bCs/>
            <w:color w:val="000000" w:themeColor="text1"/>
            <w:sz w:val="18"/>
            <w:szCs w:val="18"/>
            <w:highlight w:val="yellow"/>
          </w:rPr>
          <w:delText>Test Beds:</w:delText>
        </w:r>
        <w:r w:rsidRPr="00CB317A">
          <w:rPr>
            <w:rFonts w:ascii="Montserrat" w:eastAsia="Montserrat" w:hAnsi="Montserrat" w:cs="Montserrat"/>
            <w:color w:val="000000" w:themeColor="text1"/>
            <w:sz w:val="18"/>
            <w:szCs w:val="18"/>
            <w:highlight w:val="yellow"/>
          </w:rPr>
          <w:delText xml:space="preserve"> DTE</w:delText>
        </w:r>
      </w:del>
    </w:p>
    <w:p w14:paraId="0084D661" w14:textId="77777777" w:rsidR="00974151" w:rsidRPr="002C6C11" w:rsidRDefault="00974151" w:rsidP="00974151">
      <w:pPr>
        <w:pStyle w:val="NormalWeb"/>
        <w:spacing w:before="240" w:beforeAutospacing="0" w:after="240" w:afterAutospacing="0"/>
        <w:rPr>
          <w:del w:id="2371" w:author="Mehta, Hemini" w:date="2026-03-18T14:11:00Z" w16du:dateUtc="2026-03-18T14:11:53Z"/>
          <w:rFonts w:ascii="Montserrat" w:eastAsia="Montserrat" w:hAnsi="Montserrat" w:cs="Montserrat"/>
          <w:color w:val="000000" w:themeColor="text1"/>
          <w:sz w:val="18"/>
          <w:szCs w:val="18"/>
        </w:rPr>
      </w:pPr>
      <w:del w:id="2372" w:author="Mehta, Hemini" w:date="2026-03-18T14:11:00Z" w16du:dateUtc="2026-03-18T14:11:53Z">
        <w:r w:rsidRPr="00CB317A">
          <w:rPr>
            <w:rFonts w:ascii="Montserrat" w:eastAsia="Montserrat" w:hAnsi="Montserrat" w:cs="Montserrat"/>
            <w:b/>
            <w:bCs/>
            <w:color w:val="000000" w:themeColor="text1"/>
            <w:sz w:val="18"/>
            <w:szCs w:val="18"/>
            <w:highlight w:val="yellow"/>
          </w:rPr>
          <w:delText>Input</w:delText>
        </w:r>
      </w:del>
    </w:p>
    <w:p w14:paraId="0320F669" w14:textId="77777777" w:rsidR="00974151" w:rsidRPr="002C6C11" w:rsidRDefault="00974151" w:rsidP="00974151">
      <w:pPr>
        <w:pStyle w:val="NormalWeb"/>
        <w:numPr>
          <w:ilvl w:val="0"/>
          <w:numId w:val="140"/>
        </w:numPr>
        <w:spacing w:before="240" w:beforeAutospacing="0" w:after="0" w:afterAutospacing="0"/>
        <w:rPr>
          <w:del w:id="2373" w:author="Mehta, Hemini" w:date="2026-03-18T14:11:00Z" w16du:dateUtc="2026-03-18T14:11:53Z"/>
          <w:rFonts w:ascii="Montserrat" w:eastAsia="Montserrat" w:hAnsi="Montserrat" w:cs="Montserrat"/>
          <w:color w:val="000000" w:themeColor="text1"/>
          <w:sz w:val="18"/>
          <w:szCs w:val="18"/>
        </w:rPr>
      </w:pPr>
      <w:del w:id="2374" w:author="Mehta, Hemini" w:date="2026-03-18T14:11:00Z" w16du:dateUtc="2026-03-18T14:11:53Z">
        <w:r w:rsidRPr="00CB317A">
          <w:rPr>
            <w:rFonts w:ascii="Montserrat" w:eastAsia="Montserrat" w:hAnsi="Montserrat" w:cs="Montserrat"/>
            <w:color w:val="000000" w:themeColor="text1"/>
            <w:sz w:val="18"/>
            <w:szCs w:val="18"/>
            <w:highlight w:val="yellow"/>
          </w:rPr>
          <w:delText>Playback session logs showing start and end points for each stream, segmented by distribution method.</w:delText>
        </w:r>
      </w:del>
    </w:p>
    <w:p w14:paraId="2299C798" w14:textId="77777777" w:rsidR="00974151" w:rsidRPr="002C6C11" w:rsidRDefault="00974151" w:rsidP="00974151">
      <w:pPr>
        <w:pStyle w:val="NormalWeb"/>
        <w:numPr>
          <w:ilvl w:val="0"/>
          <w:numId w:val="140"/>
        </w:numPr>
        <w:spacing w:beforeAutospacing="0" w:after="0" w:afterAutospacing="0"/>
        <w:rPr>
          <w:del w:id="2375" w:author="Mehta, Hemini" w:date="2026-03-18T14:11:00Z" w16du:dateUtc="2026-03-18T14:11:53Z"/>
          <w:rFonts w:ascii="Montserrat" w:eastAsia="Montserrat" w:hAnsi="Montserrat" w:cs="Montserrat"/>
          <w:color w:val="000000" w:themeColor="text1"/>
          <w:sz w:val="18"/>
          <w:szCs w:val="18"/>
        </w:rPr>
      </w:pPr>
      <w:del w:id="2376" w:author="Mehta, Hemini" w:date="2026-03-18T14:11:00Z" w16du:dateUtc="2026-03-18T14:11:53Z">
        <w:r w:rsidRPr="00CB317A">
          <w:rPr>
            <w:rFonts w:ascii="Montserrat" w:eastAsia="Montserrat" w:hAnsi="Montserrat" w:cs="Montserrat"/>
            <w:color w:val="000000" w:themeColor="text1"/>
            <w:sz w:val="18"/>
            <w:szCs w:val="18"/>
            <w:highlight w:val="yellow"/>
          </w:rPr>
          <w:delText>Event data on buffering frequency, duration, and severity during playback.</w:delText>
        </w:r>
      </w:del>
    </w:p>
    <w:p w14:paraId="008AC459" w14:textId="77777777" w:rsidR="00974151" w:rsidRPr="002C6C11" w:rsidRDefault="00974151" w:rsidP="00974151">
      <w:pPr>
        <w:pStyle w:val="NormalWeb"/>
        <w:numPr>
          <w:ilvl w:val="0"/>
          <w:numId w:val="140"/>
        </w:numPr>
        <w:spacing w:beforeAutospacing="0" w:after="240" w:afterAutospacing="0"/>
        <w:rPr>
          <w:del w:id="2377" w:author="Mehta, Hemini" w:date="2026-03-18T14:11:00Z" w16du:dateUtc="2026-03-18T14:11:53Z"/>
          <w:rFonts w:ascii="Montserrat" w:eastAsia="Montserrat" w:hAnsi="Montserrat" w:cs="Montserrat"/>
          <w:color w:val="000000" w:themeColor="text1"/>
          <w:sz w:val="18"/>
          <w:szCs w:val="18"/>
        </w:rPr>
      </w:pPr>
      <w:del w:id="2378" w:author="Mehta, Hemini" w:date="2026-03-18T14:11:00Z" w16du:dateUtc="2026-03-18T14:11:53Z">
        <w:r w:rsidRPr="00CB317A">
          <w:rPr>
            <w:rFonts w:ascii="Montserrat" w:eastAsia="Montserrat" w:hAnsi="Montserrat" w:cs="Montserrat"/>
            <w:color w:val="000000" w:themeColor="text1"/>
            <w:sz w:val="18"/>
            <w:szCs w:val="18"/>
            <w:highlight w:val="yellow"/>
          </w:rPr>
          <w:delText>Network condition parameters (e.g., packet loss, bandwidth fluctuations) used in controlled testing.</w:delText>
        </w:r>
      </w:del>
    </w:p>
    <w:p w14:paraId="669B3AA9" w14:textId="77777777" w:rsidR="00974151" w:rsidRPr="002C6C11" w:rsidRDefault="00974151" w:rsidP="00974151">
      <w:pPr>
        <w:pStyle w:val="NormalWeb"/>
        <w:spacing w:before="240" w:beforeAutospacing="0" w:after="240" w:afterAutospacing="0"/>
        <w:rPr>
          <w:del w:id="2379" w:author="Mehta, Hemini" w:date="2026-03-18T14:11:00Z" w16du:dateUtc="2026-03-18T14:11:53Z"/>
          <w:rFonts w:ascii="Montserrat" w:eastAsia="Montserrat" w:hAnsi="Montserrat" w:cs="Montserrat"/>
          <w:color w:val="000000" w:themeColor="text1"/>
          <w:sz w:val="18"/>
          <w:szCs w:val="18"/>
        </w:rPr>
      </w:pPr>
      <w:del w:id="2380" w:author="Mehta, Hemini" w:date="2026-03-18T14:11:00Z" w16du:dateUtc="2026-03-18T14:11:53Z">
        <w:r w:rsidRPr="00CB317A">
          <w:rPr>
            <w:rFonts w:ascii="Montserrat" w:eastAsia="Montserrat" w:hAnsi="Montserrat" w:cs="Montserrat"/>
            <w:b/>
            <w:bCs/>
            <w:color w:val="000000" w:themeColor="text1"/>
            <w:sz w:val="18"/>
            <w:szCs w:val="18"/>
            <w:highlight w:val="yellow"/>
          </w:rPr>
          <w:delText>Output</w:delText>
        </w:r>
      </w:del>
    </w:p>
    <w:p w14:paraId="6C26454D" w14:textId="77777777" w:rsidR="00974151" w:rsidRPr="002C6C11" w:rsidRDefault="00974151" w:rsidP="00974151">
      <w:pPr>
        <w:pStyle w:val="NormalWeb"/>
        <w:numPr>
          <w:ilvl w:val="0"/>
          <w:numId w:val="139"/>
        </w:numPr>
        <w:spacing w:before="240" w:beforeAutospacing="0" w:after="0" w:afterAutospacing="0"/>
        <w:rPr>
          <w:del w:id="2381" w:author="Mehta, Hemini" w:date="2026-03-18T14:11:00Z" w16du:dateUtc="2026-03-18T14:11:53Z"/>
          <w:rFonts w:ascii="Montserrat" w:eastAsia="Montserrat" w:hAnsi="Montserrat" w:cs="Montserrat"/>
          <w:color w:val="000000" w:themeColor="text1"/>
          <w:sz w:val="18"/>
          <w:szCs w:val="18"/>
        </w:rPr>
      </w:pPr>
      <w:del w:id="2382" w:author="Mehta, Hemini" w:date="2026-03-18T14:11:00Z" w16du:dateUtc="2026-03-18T14:11:53Z">
        <w:r w:rsidRPr="00CB317A">
          <w:rPr>
            <w:rFonts w:ascii="Montserrat" w:eastAsia="Montserrat" w:hAnsi="Montserrat" w:cs="Montserrat"/>
            <w:color w:val="000000" w:themeColor="text1"/>
            <w:sz w:val="18"/>
            <w:szCs w:val="18"/>
            <w:highlight w:val="yellow"/>
          </w:rPr>
          <w:delText>Content completion rates (% of streams played to the end) per distribution method.</w:delText>
        </w:r>
      </w:del>
    </w:p>
    <w:p w14:paraId="133D9376" w14:textId="77777777" w:rsidR="00974151" w:rsidRPr="002C6C11" w:rsidRDefault="00974151" w:rsidP="00974151">
      <w:pPr>
        <w:pStyle w:val="NormalWeb"/>
        <w:numPr>
          <w:ilvl w:val="0"/>
          <w:numId w:val="139"/>
        </w:numPr>
        <w:spacing w:beforeAutospacing="0" w:after="0" w:afterAutospacing="0"/>
        <w:rPr>
          <w:del w:id="2383" w:author="Mehta, Hemini" w:date="2026-03-18T14:11:00Z" w16du:dateUtc="2026-03-18T14:11:53Z"/>
          <w:rFonts w:ascii="Montserrat" w:eastAsia="Montserrat" w:hAnsi="Montserrat" w:cs="Montserrat"/>
          <w:color w:val="000000" w:themeColor="text1"/>
          <w:sz w:val="18"/>
          <w:szCs w:val="18"/>
        </w:rPr>
      </w:pPr>
      <w:del w:id="2384" w:author="Mehta, Hemini" w:date="2026-03-18T14:11:00Z" w16du:dateUtc="2026-03-18T14:11:53Z">
        <w:r w:rsidRPr="00CB317A">
          <w:rPr>
            <w:rFonts w:ascii="Montserrat" w:eastAsia="Montserrat" w:hAnsi="Montserrat" w:cs="Montserrat"/>
            <w:color w:val="000000" w:themeColor="text1"/>
            <w:sz w:val="18"/>
            <w:szCs w:val="18"/>
            <w:highlight w:val="yellow"/>
          </w:rPr>
          <w:delText>Correlation between buffering events and likelihood of early abandonment.</w:delText>
        </w:r>
      </w:del>
    </w:p>
    <w:p w14:paraId="3C4ECC57" w14:textId="77777777" w:rsidR="00974151" w:rsidRPr="002C6C11" w:rsidRDefault="00974151" w:rsidP="00974151">
      <w:pPr>
        <w:pStyle w:val="NormalWeb"/>
        <w:numPr>
          <w:ilvl w:val="0"/>
          <w:numId w:val="139"/>
        </w:numPr>
        <w:spacing w:beforeAutospacing="0" w:after="240" w:afterAutospacing="0"/>
        <w:rPr>
          <w:del w:id="2385" w:author="Mehta, Hemini" w:date="2026-03-18T14:11:00Z" w16du:dateUtc="2026-03-18T14:11:53Z"/>
          <w:rFonts w:ascii="Montserrat" w:eastAsia="Montserrat" w:hAnsi="Montserrat" w:cs="Montserrat"/>
          <w:color w:val="000000" w:themeColor="text1"/>
          <w:sz w:val="18"/>
          <w:szCs w:val="18"/>
        </w:rPr>
      </w:pPr>
      <w:del w:id="2386" w:author="Mehta, Hemini" w:date="2026-03-18T14:11:00Z" w16du:dateUtc="2026-03-18T14:11:53Z">
        <w:r w:rsidRPr="00CB317A">
          <w:rPr>
            <w:rFonts w:ascii="Montserrat" w:eastAsia="Montserrat" w:hAnsi="Montserrat" w:cs="Montserrat"/>
            <w:color w:val="000000" w:themeColor="text1"/>
            <w:sz w:val="18"/>
            <w:szCs w:val="18"/>
            <w:highlight w:val="yellow"/>
          </w:rPr>
          <w:delText>Comparative dataset showing which methods sustain higher completion under variable conditions.</w:delText>
        </w:r>
      </w:del>
    </w:p>
    <w:p w14:paraId="36020178" w14:textId="77777777" w:rsidR="00974151" w:rsidRPr="002C6C11" w:rsidRDefault="00974151" w:rsidP="00974151">
      <w:pPr>
        <w:pStyle w:val="NormalWeb"/>
        <w:spacing w:before="240" w:beforeAutospacing="0" w:after="240" w:afterAutospacing="0"/>
        <w:rPr>
          <w:del w:id="2387" w:author="Mehta, Hemini" w:date="2026-03-18T14:11:00Z" w16du:dateUtc="2026-03-18T14:11:53Z"/>
          <w:rFonts w:ascii="Montserrat" w:eastAsia="Montserrat" w:hAnsi="Montserrat" w:cs="Montserrat"/>
          <w:color w:val="000000" w:themeColor="text1"/>
          <w:sz w:val="18"/>
          <w:szCs w:val="18"/>
        </w:rPr>
      </w:pPr>
      <w:del w:id="2388" w:author="Mehta, Hemini" w:date="2026-03-18T14:11:00Z" w16du:dateUtc="2026-03-18T14:11:53Z">
        <w:r w:rsidRPr="00CB317A">
          <w:rPr>
            <w:rFonts w:ascii="Montserrat" w:eastAsia="Montserrat" w:hAnsi="Montserrat" w:cs="Montserrat"/>
            <w:b/>
            <w:bCs/>
            <w:color w:val="000000" w:themeColor="text1"/>
            <w:sz w:val="18"/>
            <w:szCs w:val="18"/>
            <w:highlight w:val="yellow"/>
          </w:rPr>
          <w:delText>Expectations</w:delText>
        </w:r>
      </w:del>
    </w:p>
    <w:p w14:paraId="05FF2699" w14:textId="77777777" w:rsidR="00974151" w:rsidRPr="002C6C11" w:rsidRDefault="00974151" w:rsidP="00974151">
      <w:pPr>
        <w:pStyle w:val="NormalWeb"/>
        <w:numPr>
          <w:ilvl w:val="0"/>
          <w:numId w:val="138"/>
        </w:numPr>
        <w:spacing w:before="240" w:beforeAutospacing="0" w:after="0" w:afterAutospacing="0"/>
        <w:rPr>
          <w:del w:id="2389" w:author="Mehta, Hemini" w:date="2026-03-18T14:11:00Z" w16du:dateUtc="2026-03-18T14:11:53Z"/>
          <w:rFonts w:ascii="Montserrat" w:eastAsia="Montserrat" w:hAnsi="Montserrat" w:cs="Montserrat"/>
          <w:color w:val="000000" w:themeColor="text1"/>
          <w:sz w:val="18"/>
          <w:szCs w:val="18"/>
        </w:rPr>
      </w:pPr>
      <w:del w:id="2390" w:author="Mehta, Hemini" w:date="2026-03-18T14:11:00Z" w16du:dateUtc="2026-03-18T14:11:53Z">
        <w:r w:rsidRPr="00CB317A">
          <w:rPr>
            <w:rFonts w:ascii="Montserrat" w:eastAsia="Montserrat" w:hAnsi="Montserrat" w:cs="Montserrat"/>
            <w:color w:val="000000" w:themeColor="text1"/>
            <w:sz w:val="18"/>
            <w:szCs w:val="18"/>
            <w:highlight w:val="yellow"/>
          </w:rPr>
          <w:delText>Resilient distribution methods (e.g., adaptive bitrate via CDN or caching at the edge) will support higher completion rates by mitigating buffering.</w:delText>
        </w:r>
      </w:del>
    </w:p>
    <w:p w14:paraId="2878726E" w14:textId="77777777" w:rsidR="00974151" w:rsidRPr="002C6C11" w:rsidRDefault="00974151" w:rsidP="00974151">
      <w:pPr>
        <w:pStyle w:val="NormalWeb"/>
        <w:numPr>
          <w:ilvl w:val="0"/>
          <w:numId w:val="138"/>
        </w:numPr>
        <w:spacing w:beforeAutospacing="0" w:after="0" w:afterAutospacing="0"/>
        <w:rPr>
          <w:del w:id="2391" w:author="Mehta, Hemini" w:date="2026-03-18T14:11:00Z" w16du:dateUtc="2026-03-18T14:11:53Z"/>
          <w:rFonts w:ascii="Montserrat" w:eastAsia="Montserrat" w:hAnsi="Montserrat" w:cs="Montserrat"/>
          <w:color w:val="000000" w:themeColor="text1"/>
          <w:sz w:val="18"/>
          <w:szCs w:val="18"/>
        </w:rPr>
      </w:pPr>
      <w:del w:id="2392" w:author="Mehta, Hemini" w:date="2026-03-18T14:11:00Z" w16du:dateUtc="2026-03-18T14:11:53Z">
        <w:r w:rsidRPr="00CB317A">
          <w:rPr>
            <w:rFonts w:ascii="Montserrat" w:eastAsia="Montserrat" w:hAnsi="Montserrat" w:cs="Montserrat"/>
            <w:color w:val="000000" w:themeColor="text1"/>
            <w:sz w:val="18"/>
            <w:szCs w:val="18"/>
            <w:highlight w:val="yellow"/>
          </w:rPr>
          <w:delText>Methods with weaker error handling or reliance on unstable peer connections may show lower completion rates.</w:delText>
        </w:r>
      </w:del>
    </w:p>
    <w:p w14:paraId="2FCABE4D" w14:textId="77777777" w:rsidR="00974151" w:rsidRPr="002C6C11" w:rsidRDefault="00974151" w:rsidP="00974151">
      <w:pPr>
        <w:pStyle w:val="NormalWeb"/>
        <w:numPr>
          <w:ilvl w:val="0"/>
          <w:numId w:val="138"/>
        </w:numPr>
        <w:spacing w:beforeAutospacing="0" w:after="240" w:afterAutospacing="0"/>
        <w:rPr>
          <w:del w:id="2393" w:author="Mehta, Hemini" w:date="2026-03-18T14:11:00Z" w16du:dateUtc="2026-03-18T14:11:53Z"/>
          <w:rFonts w:ascii="Montserrat" w:eastAsia="Montserrat" w:hAnsi="Montserrat" w:cs="Montserrat"/>
          <w:color w:val="000000" w:themeColor="text1"/>
          <w:sz w:val="18"/>
          <w:szCs w:val="18"/>
        </w:rPr>
      </w:pPr>
      <w:del w:id="2394" w:author="Mehta, Hemini" w:date="2026-03-18T14:11:00Z" w16du:dateUtc="2026-03-18T14:11:53Z">
        <w:r w:rsidRPr="00CB317A">
          <w:rPr>
            <w:rFonts w:ascii="Montserrat" w:eastAsia="Montserrat" w:hAnsi="Montserrat" w:cs="Montserrat"/>
            <w:color w:val="000000" w:themeColor="text1"/>
            <w:sz w:val="18"/>
            <w:szCs w:val="18"/>
            <w:highlight w:val="yellow"/>
          </w:rPr>
          <w:delText>Results will demonstrate the degree to which resilience mechanisms directly influence user engagement and stream completion.</w:delText>
        </w:r>
      </w:del>
    </w:p>
    <w:p w14:paraId="0FF36FBC" w14:textId="77777777" w:rsidR="00974151" w:rsidRPr="00CB317A" w:rsidRDefault="00974151" w:rsidP="00974151">
      <w:pPr>
        <w:widowControl/>
        <w:rPr>
          <w:rFonts w:ascii="Montserrat" w:eastAsia="Montserrat" w:hAnsi="Montserrat" w:cs="Montserrat"/>
          <w:color w:val="595959" w:themeColor="text1" w:themeTint="A6"/>
          <w:sz w:val="18"/>
          <w:szCs w:val="18"/>
        </w:rPr>
      </w:pPr>
    </w:p>
    <w:p w14:paraId="09123805" w14:textId="77777777" w:rsidR="00974151" w:rsidRPr="001B45E2" w:rsidRDefault="3E5B9206" w:rsidP="00974151">
      <w:pPr>
        <w:pStyle w:val="Heading3"/>
      </w:pPr>
      <w:bookmarkStart w:id="2395" w:name="_Toc1045466532"/>
      <w:r>
        <w:t>Scenario H: Measure impact of delivery on full content enjoyment</w:t>
      </w:r>
      <w:bookmarkEnd w:id="2395"/>
    </w:p>
    <w:p w14:paraId="1AFBDE8D"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4B958CAE"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Quality </w:t>
      </w:r>
    </w:p>
    <w:p w14:paraId="4342D7A9"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w:t>
      </w:r>
      <w:r w:rsidRPr="00CB317A">
        <w:rPr>
          <w:rFonts w:ascii="Montserrat" w:eastAsia="Montserrat" w:hAnsi="Montserrat" w:cs="Montserrat"/>
          <w:color w:val="000000" w:themeColor="text1"/>
          <w:sz w:val="18"/>
          <w:szCs w:val="18"/>
        </w:rPr>
        <w:t xml:space="preserve"> </w:t>
      </w:r>
      <w:r w:rsidRPr="00CB317A">
        <w:rPr>
          <w:rFonts w:ascii="Montserrat" w:eastAsia="Montserrat" w:hAnsi="Montserrat" w:cs="Montserrat"/>
          <w:b/>
          <w:bCs/>
          <w:color w:val="000000" w:themeColor="text1"/>
          <w:sz w:val="18"/>
          <w:szCs w:val="18"/>
        </w:rPr>
        <w:t>Content Completion Rate</w:t>
      </w:r>
    </w:p>
    <w:p w14:paraId="7658502C"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3508A9C3"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28656865" w14:textId="77777777" w:rsidR="00974151" w:rsidRPr="002C6C11" w:rsidRDefault="00974151" w:rsidP="00974151">
      <w:pPr>
        <w:pStyle w:val="NormalWeb"/>
        <w:numPr>
          <w:ilvl w:val="0"/>
          <w:numId w:val="137"/>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Playback completion data per user and distribution method.</w:t>
      </w:r>
    </w:p>
    <w:p w14:paraId="5562BA44" w14:textId="77777777" w:rsidR="00974151" w:rsidRPr="002C6C11" w:rsidRDefault="00974151" w:rsidP="00974151">
      <w:pPr>
        <w:pStyle w:val="NormalWeb"/>
        <w:numPr>
          <w:ilvl w:val="0"/>
          <w:numId w:val="137"/>
        </w:numPr>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Quality indicators (bitrate stability, buffering frequency, resolution shifts).</w:t>
      </w:r>
    </w:p>
    <w:p w14:paraId="479098CC" w14:textId="77777777" w:rsidR="00974151" w:rsidRPr="002C6C11" w:rsidRDefault="00974151" w:rsidP="00974151">
      <w:pPr>
        <w:pStyle w:val="NormalWeb"/>
        <w:numPr>
          <w:ilvl w:val="0"/>
          <w:numId w:val="137"/>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User feedback data.</w:t>
      </w:r>
    </w:p>
    <w:p w14:paraId="114298A3"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42E6667A" w14:textId="77777777" w:rsidR="00974151" w:rsidRPr="002C6C11" w:rsidRDefault="00974151" w:rsidP="00974151">
      <w:pPr>
        <w:pStyle w:val="NormalWeb"/>
        <w:numPr>
          <w:ilvl w:val="0"/>
          <w:numId w:val="136"/>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Completion rates cross-referenced with delivery quality indicators.</w:t>
      </w:r>
    </w:p>
    <w:p w14:paraId="1BF6382E" w14:textId="77777777" w:rsidR="00974151" w:rsidRPr="002C6C11" w:rsidRDefault="00974151" w:rsidP="00974151">
      <w:pPr>
        <w:pStyle w:val="NormalWeb"/>
        <w:numPr>
          <w:ilvl w:val="0"/>
          <w:numId w:val="136"/>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analysis of how different methods influence full content enjoyment.</w:t>
      </w:r>
    </w:p>
    <w:p w14:paraId="4FD5F8BA"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5EB3E45D" w14:textId="77777777" w:rsidR="00974151" w:rsidRPr="002C6C11" w:rsidRDefault="00974151" w:rsidP="00974151">
      <w:pPr>
        <w:pStyle w:val="NormalWeb"/>
        <w:numPr>
          <w:ilvl w:val="0"/>
          <w:numId w:val="135"/>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Distribution methods with smoother quality (low buffering, stable bitrate) will show higher completion rates.</w:t>
      </w:r>
    </w:p>
    <w:p w14:paraId="3C038847" w14:textId="3D76370B" w:rsidR="00974151" w:rsidRDefault="00974151" w:rsidP="2618C7F4">
      <w:pPr>
        <w:pStyle w:val="NormalWeb"/>
        <w:numPr>
          <w:ilvl w:val="0"/>
          <w:numId w:val="135"/>
        </w:numPr>
        <w:spacing w:beforeAutospacing="0" w:after="240" w:afterAutospacing="0"/>
        <w:rPr>
          <w:ins w:id="2396" w:author="Mehta, Hemini" w:date="2026-03-23T10:16:00Z" w16du:dateUtc="2026-03-23T10:16:38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Methods that deliver variable or degraded quality may reduce enjoyment, resulting in lower completion.</w:t>
      </w:r>
    </w:p>
    <w:p w14:paraId="632A6AD7" w14:textId="41ED09FB" w:rsidR="26DC9D71" w:rsidRDefault="26DC9D71" w:rsidP="2618C7F4">
      <w:pPr>
        <w:pStyle w:val="NormalWeb"/>
        <w:spacing w:beforeAutospacing="0" w:after="240" w:afterAutospacing="0"/>
        <w:rPr>
          <w:rFonts w:ascii="Montserrat" w:eastAsia="Montserrat" w:hAnsi="Montserrat" w:cs="Montserrat"/>
          <w:color w:val="000000" w:themeColor="text1"/>
          <w:sz w:val="18"/>
          <w:szCs w:val="18"/>
        </w:rPr>
      </w:pPr>
      <w:ins w:id="2397" w:author="Mehta, Hemini" w:date="2026-03-23T10:16:00Z" w16du:dateUtc="2026-03-23T10:16:58Z">
        <w:r w:rsidRPr="2618C7F4">
          <w:rPr>
            <w:rFonts w:ascii="Montserrat" w:eastAsia="Montserrat" w:hAnsi="Montserrat" w:cs="Montserrat"/>
            <w:color w:val="000000" w:themeColor="text1"/>
            <w:sz w:val="18"/>
            <w:szCs w:val="18"/>
          </w:rPr>
          <w:t xml:space="preserve">We do not have </w:t>
        </w:r>
      </w:ins>
      <w:ins w:id="2398" w:author="Mehta, Hemini" w:date="2026-03-23T10:17:00Z" w16du:dateUtc="2026-03-23T10:17:12Z">
        <w:r w:rsidRPr="2618C7F4">
          <w:rPr>
            <w:rFonts w:ascii="Montserrat" w:eastAsia="Montserrat" w:hAnsi="Montserrat" w:cs="Montserrat"/>
            <w:color w:val="000000" w:themeColor="text1"/>
            <w:sz w:val="18"/>
            <w:szCs w:val="18"/>
          </w:rPr>
          <w:t xml:space="preserve">“real” </w:t>
        </w:r>
      </w:ins>
      <w:ins w:id="2399" w:author="Mehta, Hemini" w:date="2026-03-23T10:16:00Z" w16du:dateUtc="2026-03-23T10:16:58Z">
        <w:r w:rsidRPr="2618C7F4">
          <w:rPr>
            <w:rFonts w:ascii="Montserrat" w:eastAsia="Montserrat" w:hAnsi="Montserrat" w:cs="Montserrat"/>
            <w:color w:val="000000" w:themeColor="text1"/>
            <w:sz w:val="18"/>
            <w:szCs w:val="18"/>
          </w:rPr>
          <w:t>users to be able to fulfil this test case.</w:t>
        </w:r>
      </w:ins>
    </w:p>
    <w:p w14:paraId="388C23A7" w14:textId="77777777" w:rsidR="00974151" w:rsidRPr="00CB317A" w:rsidRDefault="00974151" w:rsidP="00974151">
      <w:pPr>
        <w:widowControl/>
        <w:rPr>
          <w:rFonts w:ascii="Montserrat" w:eastAsia="Montserrat" w:hAnsi="Montserrat" w:cs="Montserrat"/>
          <w:color w:val="595959" w:themeColor="text1" w:themeTint="A6"/>
          <w:sz w:val="18"/>
          <w:szCs w:val="18"/>
        </w:rPr>
      </w:pPr>
    </w:p>
    <w:p w14:paraId="73409DF3" w14:textId="77777777" w:rsidR="00974151" w:rsidRPr="001B45E2" w:rsidRDefault="3E5B9206" w:rsidP="00974151">
      <w:pPr>
        <w:pStyle w:val="Heading3"/>
      </w:pPr>
      <w:bookmarkStart w:id="2400" w:name="_Toc2021829225"/>
      <w:r>
        <w:t>Scenario I: Quantify wasted resources if streams are abandoned early</w:t>
      </w:r>
      <w:bookmarkEnd w:id="2400"/>
    </w:p>
    <w:p w14:paraId="10F85CC8"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230C0E8B"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 </w:t>
      </w:r>
    </w:p>
    <w:p w14:paraId="2096B294"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w:t>
      </w:r>
      <w:r w:rsidRPr="00CB317A">
        <w:rPr>
          <w:rFonts w:ascii="Montserrat" w:eastAsia="Montserrat" w:hAnsi="Montserrat" w:cs="Montserrat"/>
          <w:color w:val="000000" w:themeColor="text1"/>
          <w:sz w:val="18"/>
          <w:szCs w:val="18"/>
        </w:rPr>
        <w:t xml:space="preserve"> </w:t>
      </w:r>
      <w:r w:rsidRPr="00CB317A">
        <w:rPr>
          <w:rFonts w:ascii="Montserrat" w:eastAsia="Montserrat" w:hAnsi="Montserrat" w:cs="Montserrat"/>
          <w:b/>
          <w:bCs/>
          <w:color w:val="000000" w:themeColor="text1"/>
          <w:sz w:val="18"/>
          <w:szCs w:val="18"/>
        </w:rPr>
        <w:t>Content Completion Rate</w:t>
      </w:r>
    </w:p>
    <w:p w14:paraId="504DA790"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4E222A4F"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0FBE013A" w14:textId="77777777" w:rsidR="00974151" w:rsidRPr="002C6C11" w:rsidRDefault="00974151" w:rsidP="00974151">
      <w:pPr>
        <w:pStyle w:val="NormalWeb"/>
        <w:numPr>
          <w:ilvl w:val="0"/>
          <w:numId w:val="134"/>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Session logs indicating abandonment points (time stopped vs total content length).</w:t>
      </w:r>
    </w:p>
    <w:p w14:paraId="0741D076" w14:textId="77777777" w:rsidR="00974151" w:rsidRPr="002C6C11" w:rsidRDefault="00974151" w:rsidP="00974151">
      <w:pPr>
        <w:pStyle w:val="NormalWeb"/>
        <w:numPr>
          <w:ilvl w:val="0"/>
          <w:numId w:val="134"/>
        </w:numPr>
        <w:spacing w:before="240" w:beforeAutospacing="0" w:after="240" w:afterAutospacing="0"/>
        <w:rPr>
          <w:rFonts w:ascii="Montserrat" w:eastAsia="Montserrat" w:hAnsi="Montserrat" w:cs="Montserrat"/>
          <w:color w:val="000000" w:themeColor="text1"/>
          <w:sz w:val="18"/>
          <w:szCs w:val="18"/>
        </w:rPr>
      </w:pPr>
      <w:r w:rsidRPr="00B12FF5">
        <w:rPr>
          <w:rFonts w:ascii="Montserrat" w:eastAsia="Montserrat" w:hAnsi="Montserrat" w:cs="Montserrat"/>
          <w:color w:val="000000" w:themeColor="text1"/>
          <w:sz w:val="18"/>
          <w:szCs w:val="18"/>
        </w:rPr>
        <w:t>Network and server resource usage data for each incomplete session.</w:t>
      </w:r>
      <w:r w:rsidRPr="002C6C11">
        <w:rPr>
          <w:rFonts w:ascii="Montserrat" w:hAnsi="Montserrat"/>
        </w:rPr>
        <w:br/>
      </w:r>
      <w:r w:rsidRPr="00B12FF5">
        <w:rPr>
          <w:rFonts w:ascii="Montserrat" w:eastAsia="Montserrat" w:hAnsi="Montserrat" w:cs="Montserrat"/>
          <w:b/>
          <w:bCs/>
          <w:color w:val="000000" w:themeColor="text1"/>
          <w:sz w:val="18"/>
          <w:szCs w:val="18"/>
        </w:rPr>
        <w:t>Output</w:t>
      </w:r>
    </w:p>
    <w:p w14:paraId="02E6EFCD" w14:textId="77777777" w:rsidR="00974151" w:rsidRPr="002C6C11" w:rsidRDefault="00974151" w:rsidP="00974151">
      <w:pPr>
        <w:pStyle w:val="NormalWeb"/>
        <w:numPr>
          <w:ilvl w:val="0"/>
          <w:numId w:val="133"/>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Calculation of resource and energy consumption for abandoned streams.</w:t>
      </w:r>
    </w:p>
    <w:p w14:paraId="708A3009" w14:textId="77777777" w:rsidR="00974151" w:rsidRPr="002C6C11" w:rsidRDefault="00974151" w:rsidP="00974151">
      <w:pPr>
        <w:pStyle w:val="NormalWeb"/>
        <w:numPr>
          <w:ilvl w:val="0"/>
          <w:numId w:val="133"/>
        </w:numPr>
        <w:spacing w:before="240" w:beforeAutospacing="0" w:after="240" w:afterAutospacing="0"/>
        <w:rPr>
          <w:rFonts w:ascii="Montserrat" w:eastAsia="Montserrat" w:hAnsi="Montserrat" w:cs="Montserrat"/>
          <w:color w:val="000000" w:themeColor="text1"/>
          <w:sz w:val="18"/>
          <w:szCs w:val="18"/>
        </w:rPr>
      </w:pPr>
      <w:r w:rsidRPr="00B12FF5">
        <w:rPr>
          <w:rFonts w:ascii="Montserrat" w:eastAsia="Montserrat" w:hAnsi="Montserrat" w:cs="Montserrat"/>
          <w:color w:val="000000" w:themeColor="text1"/>
          <w:sz w:val="18"/>
          <w:szCs w:val="18"/>
        </w:rPr>
        <w:t>Wasted data (MB/GB) per incomplete session, compared across methods.</w:t>
      </w:r>
      <w:r w:rsidRPr="002C6C11">
        <w:rPr>
          <w:rFonts w:ascii="Montserrat" w:hAnsi="Montserrat"/>
        </w:rPr>
        <w:br/>
      </w:r>
      <w:r w:rsidRPr="00B12FF5">
        <w:rPr>
          <w:rFonts w:ascii="Montserrat" w:eastAsia="Montserrat" w:hAnsi="Montserrat" w:cs="Montserrat"/>
          <w:b/>
          <w:bCs/>
          <w:color w:val="000000" w:themeColor="text1"/>
          <w:sz w:val="18"/>
          <w:szCs w:val="18"/>
        </w:rPr>
        <w:t>Expectations</w:t>
      </w:r>
    </w:p>
    <w:p w14:paraId="0061BBB1" w14:textId="77777777" w:rsidR="00974151" w:rsidRPr="002C6C11" w:rsidRDefault="00974151" w:rsidP="00974151">
      <w:pPr>
        <w:pStyle w:val="NormalWeb"/>
        <w:numPr>
          <w:ilvl w:val="0"/>
          <w:numId w:val="132"/>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Inefficient distribution methods may show higher wasted resources when abandonment occurs.</w:t>
      </w:r>
    </w:p>
    <w:p w14:paraId="1284B170" w14:textId="4B14C8EC" w:rsidR="00974151" w:rsidRDefault="00974151" w:rsidP="2618C7F4">
      <w:pPr>
        <w:pStyle w:val="NormalWeb"/>
        <w:numPr>
          <w:ilvl w:val="0"/>
          <w:numId w:val="132"/>
        </w:numPr>
        <w:spacing w:beforeAutospacing="0" w:after="240" w:afterAutospacing="0"/>
        <w:rPr>
          <w:ins w:id="2401" w:author="Mehta, Hemini" w:date="2026-03-23T10:17:00Z" w16du:dateUtc="2026-03-23T10:17:44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Resilient methods may minimize early exits, thus lowering waste.</w:t>
      </w:r>
    </w:p>
    <w:p w14:paraId="2F70F1F9" w14:textId="5589AF84" w:rsidR="69066E37" w:rsidRDefault="69066E37" w:rsidP="2618C7F4">
      <w:pPr>
        <w:pStyle w:val="NormalWeb"/>
        <w:spacing w:beforeAutospacing="0" w:after="240" w:afterAutospacing="0"/>
        <w:rPr>
          <w:rFonts w:ascii="Montserrat" w:eastAsia="Montserrat" w:hAnsi="Montserrat" w:cs="Montserrat"/>
          <w:color w:val="000000" w:themeColor="text1"/>
          <w:sz w:val="18"/>
          <w:szCs w:val="18"/>
        </w:rPr>
      </w:pPr>
      <w:ins w:id="2402" w:author="Mehta, Hemini" w:date="2026-03-23T10:17:00Z" w16du:dateUtc="2026-03-23T10:17:58Z">
        <w:r w:rsidRPr="2618C7F4">
          <w:rPr>
            <w:rFonts w:ascii="Montserrat" w:eastAsia="Montserrat" w:hAnsi="Montserrat" w:cs="Montserrat"/>
            <w:color w:val="000000" w:themeColor="text1"/>
            <w:sz w:val="18"/>
            <w:szCs w:val="18"/>
          </w:rPr>
          <w:t xml:space="preserve">We do not have “real” users to fulfil this </w:t>
        </w:r>
      </w:ins>
      <w:ins w:id="2403" w:author="Mehta, Hemini" w:date="2026-03-23T10:18:00Z" w16du:dateUtc="2026-03-23T10:18:03Z">
        <w:r w:rsidRPr="2618C7F4">
          <w:rPr>
            <w:rFonts w:ascii="Montserrat" w:eastAsia="Montserrat" w:hAnsi="Montserrat" w:cs="Montserrat"/>
            <w:color w:val="000000" w:themeColor="text1"/>
            <w:sz w:val="18"/>
            <w:szCs w:val="18"/>
          </w:rPr>
          <w:t>test case.</w:t>
        </w:r>
      </w:ins>
    </w:p>
    <w:p w14:paraId="43776E4B" w14:textId="77777777" w:rsidR="00974151" w:rsidRPr="00CB317A" w:rsidRDefault="00974151" w:rsidP="00974151">
      <w:pPr>
        <w:widowControl/>
        <w:rPr>
          <w:rFonts w:ascii="Montserrat" w:eastAsia="Montserrat" w:hAnsi="Montserrat" w:cs="Montserrat"/>
          <w:color w:val="595959" w:themeColor="text1" w:themeTint="A6"/>
          <w:sz w:val="18"/>
          <w:szCs w:val="18"/>
        </w:rPr>
      </w:pPr>
    </w:p>
    <w:p w14:paraId="57CF1879" w14:textId="77777777" w:rsidR="00974151" w:rsidRPr="001B45E2" w:rsidRDefault="00974151" w:rsidP="00974151">
      <w:pPr>
        <w:pStyle w:val="Heading3"/>
        <w:rPr>
          <w:del w:id="2404" w:author="Mehta, Hemini" w:date="2026-03-18T14:19:00Z" w16du:dateUtc="2026-03-18T14:19:14Z"/>
          <w:highlight w:val="yellow"/>
        </w:rPr>
      </w:pPr>
      <w:del w:id="2405" w:author="Mehta, Hemini" w:date="2026-03-18T14:19:00Z" w16du:dateUtc="2026-03-18T14:19:14Z">
        <w:r w:rsidRPr="77A9CFF2" w:rsidDel="3E5B9206">
          <w:rPr>
            <w:highlight w:val="yellow"/>
          </w:rPr>
          <w:delText>Scenario J: Identify abandonment spikes after buffering events</w:delText>
        </w:r>
      </w:del>
    </w:p>
    <w:p w14:paraId="3EEAC302" w14:textId="77777777" w:rsidR="00974151" w:rsidRPr="002C6C11" w:rsidRDefault="00974151" w:rsidP="00974151">
      <w:pPr>
        <w:pStyle w:val="NormalWeb"/>
        <w:spacing w:beforeAutospacing="0" w:after="0" w:afterAutospacing="0"/>
        <w:rPr>
          <w:del w:id="2406" w:author="Mehta, Hemini" w:date="2026-03-18T14:19:00Z" w16du:dateUtc="2026-03-18T14:19:14Z"/>
          <w:rFonts w:ascii="Montserrat" w:eastAsia="Montserrat" w:hAnsi="Montserrat" w:cs="Montserrat"/>
          <w:b/>
          <w:color w:val="000000" w:themeColor="text1"/>
          <w:sz w:val="18"/>
          <w:szCs w:val="18"/>
          <w:highlight w:val="yellow"/>
        </w:rPr>
      </w:pPr>
    </w:p>
    <w:p w14:paraId="4F47F087" w14:textId="77777777" w:rsidR="00974151" w:rsidRPr="002879F5" w:rsidRDefault="00974151" w:rsidP="00974151">
      <w:pPr>
        <w:pStyle w:val="NormalWeb"/>
        <w:spacing w:beforeAutospacing="0" w:after="0" w:afterAutospacing="0"/>
        <w:rPr>
          <w:del w:id="2407" w:author="Mehta, Hemini" w:date="2026-03-18T14:19:00Z" w16du:dateUtc="2026-03-18T14:19:14Z"/>
          <w:rFonts w:ascii="Montserrat" w:eastAsia="Montserrat" w:hAnsi="Montserrat" w:cs="Montserrat"/>
          <w:color w:val="000000" w:themeColor="text1"/>
          <w:sz w:val="18"/>
          <w:szCs w:val="18"/>
          <w:rPrChange w:id="2408" w:author="Darko Ratkaj" w:date="2026-03-18T17:16:00Z" w16du:dateUtc="2026-03-18T16:16:00Z">
            <w:rPr>
              <w:del w:id="2409" w:author="Mehta, Hemini" w:date="2026-03-18T14:19:00Z" w16du:dateUtc="2026-03-18T14:19:14Z"/>
              <w:rFonts w:ascii="Montserrat" w:eastAsia="Montserrat" w:hAnsi="Montserrat" w:cs="Montserrat"/>
              <w:color w:val="000000" w:themeColor="text1"/>
              <w:sz w:val="18"/>
              <w:szCs w:val="18"/>
              <w:lang w:val="fr-FR"/>
            </w:rPr>
          </w:rPrChange>
        </w:rPr>
      </w:pPr>
      <w:del w:id="2410" w:author="Mehta, Hemini" w:date="2026-03-18T14:19:00Z" w16du:dateUtc="2026-03-18T14:19:14Z">
        <w:r w:rsidRPr="002879F5">
          <w:rPr>
            <w:rFonts w:ascii="Montserrat" w:eastAsia="Montserrat" w:hAnsi="Montserrat" w:cs="Montserrat"/>
            <w:b/>
            <w:color w:val="000000" w:themeColor="text1"/>
            <w:sz w:val="18"/>
            <w:szCs w:val="18"/>
            <w:highlight w:val="yellow"/>
            <w:rPrChange w:id="2411" w:author="Darko Ratkaj" w:date="2026-03-18T17:16:00Z" w16du:dateUtc="2026-03-18T16:16:00Z">
              <w:rPr>
                <w:rFonts w:ascii="Montserrat" w:eastAsia="Montserrat" w:hAnsi="Montserrat" w:cs="Montserrat"/>
                <w:b/>
                <w:color w:val="000000" w:themeColor="text1"/>
                <w:sz w:val="18"/>
                <w:szCs w:val="18"/>
                <w:highlight w:val="yellow"/>
                <w:lang w:val="fr-FR"/>
              </w:rPr>
            </w:rPrChange>
          </w:rPr>
          <w:delText>KVIs</w:delText>
        </w:r>
        <w:r w:rsidRPr="002879F5">
          <w:rPr>
            <w:rFonts w:ascii="Montserrat" w:eastAsia="Montserrat" w:hAnsi="Montserrat" w:cs="Montserrat"/>
            <w:color w:val="000000" w:themeColor="text1"/>
            <w:sz w:val="18"/>
            <w:szCs w:val="18"/>
            <w:highlight w:val="yellow"/>
            <w:rPrChange w:id="2412" w:author="Darko Ratkaj" w:date="2026-03-18T17:16:00Z" w16du:dateUtc="2026-03-18T16:16:00Z">
              <w:rPr>
                <w:rFonts w:ascii="Montserrat" w:eastAsia="Montserrat" w:hAnsi="Montserrat" w:cs="Montserrat"/>
                <w:color w:val="000000" w:themeColor="text1"/>
                <w:sz w:val="18"/>
                <w:szCs w:val="18"/>
                <w:highlight w:val="yellow"/>
                <w:lang w:val="fr-FR"/>
              </w:rPr>
            </w:rPrChange>
          </w:rPr>
          <w:delText>: Resilience</w:delText>
        </w:r>
      </w:del>
    </w:p>
    <w:p w14:paraId="15E34BDA" w14:textId="77777777" w:rsidR="00974151" w:rsidRPr="002879F5" w:rsidRDefault="00974151" w:rsidP="00974151">
      <w:pPr>
        <w:pStyle w:val="NormalWeb"/>
        <w:spacing w:beforeAutospacing="0" w:after="0" w:afterAutospacing="0"/>
        <w:rPr>
          <w:del w:id="2413" w:author="Mehta, Hemini" w:date="2026-03-18T14:19:00Z" w16du:dateUtc="2026-03-18T14:19:14Z"/>
          <w:rFonts w:ascii="Montserrat" w:eastAsia="Montserrat" w:hAnsi="Montserrat" w:cs="Montserrat"/>
          <w:color w:val="000000" w:themeColor="text1"/>
          <w:sz w:val="18"/>
          <w:szCs w:val="18"/>
          <w:rPrChange w:id="2414" w:author="Darko Ratkaj" w:date="2026-03-18T17:16:00Z" w16du:dateUtc="2026-03-18T16:16:00Z">
            <w:rPr>
              <w:del w:id="2415" w:author="Mehta, Hemini" w:date="2026-03-18T14:19:00Z" w16du:dateUtc="2026-03-18T14:19:14Z"/>
              <w:rFonts w:ascii="Montserrat" w:eastAsia="Montserrat" w:hAnsi="Montserrat" w:cs="Montserrat"/>
              <w:color w:val="000000" w:themeColor="text1"/>
              <w:sz w:val="18"/>
              <w:szCs w:val="18"/>
              <w:lang w:val="fr-FR"/>
            </w:rPr>
          </w:rPrChange>
        </w:rPr>
      </w:pPr>
      <w:del w:id="2416" w:author="Mehta, Hemini" w:date="2026-03-18T14:19:00Z" w16du:dateUtc="2026-03-18T14:19:14Z">
        <w:r w:rsidRPr="002879F5">
          <w:rPr>
            <w:rFonts w:ascii="Montserrat" w:eastAsia="Montserrat" w:hAnsi="Montserrat" w:cs="Montserrat"/>
            <w:b/>
            <w:color w:val="000000" w:themeColor="text1"/>
            <w:sz w:val="18"/>
            <w:szCs w:val="18"/>
            <w:highlight w:val="yellow"/>
            <w:rPrChange w:id="2417" w:author="Darko Ratkaj" w:date="2026-03-18T17:16:00Z" w16du:dateUtc="2026-03-18T16:16:00Z">
              <w:rPr>
                <w:rFonts w:ascii="Montserrat" w:eastAsia="Montserrat" w:hAnsi="Montserrat" w:cs="Montserrat"/>
                <w:b/>
                <w:color w:val="000000" w:themeColor="text1"/>
                <w:sz w:val="18"/>
                <w:szCs w:val="18"/>
                <w:highlight w:val="yellow"/>
                <w:lang w:val="fr-FR"/>
              </w:rPr>
            </w:rPrChange>
          </w:rPr>
          <w:delText>KPIs:</w:delText>
        </w:r>
        <w:r w:rsidRPr="002879F5">
          <w:rPr>
            <w:rFonts w:ascii="Montserrat" w:eastAsia="Montserrat" w:hAnsi="Montserrat" w:cs="Montserrat"/>
            <w:color w:val="000000" w:themeColor="text1"/>
            <w:sz w:val="18"/>
            <w:szCs w:val="18"/>
            <w:highlight w:val="yellow"/>
            <w:rPrChange w:id="2418" w:author="Darko Ratkaj" w:date="2026-03-18T17:16:00Z" w16du:dateUtc="2026-03-18T16:16:00Z">
              <w:rPr>
                <w:rFonts w:ascii="Montserrat" w:eastAsia="Montserrat" w:hAnsi="Montserrat" w:cs="Montserrat"/>
                <w:color w:val="000000" w:themeColor="text1"/>
                <w:sz w:val="18"/>
                <w:szCs w:val="18"/>
                <w:highlight w:val="yellow"/>
                <w:lang w:val="fr-FR"/>
              </w:rPr>
            </w:rPrChange>
          </w:rPr>
          <w:delText xml:space="preserve"> </w:delText>
        </w:r>
        <w:r w:rsidRPr="002879F5">
          <w:rPr>
            <w:rFonts w:ascii="Montserrat" w:eastAsia="Montserrat" w:hAnsi="Montserrat" w:cs="Montserrat"/>
            <w:b/>
            <w:color w:val="000000" w:themeColor="text1"/>
            <w:sz w:val="18"/>
            <w:szCs w:val="18"/>
            <w:highlight w:val="yellow"/>
            <w:rPrChange w:id="2419" w:author="Darko Ratkaj" w:date="2026-03-18T17:16:00Z" w16du:dateUtc="2026-03-18T16:16:00Z">
              <w:rPr>
                <w:rFonts w:ascii="Montserrat" w:eastAsia="Montserrat" w:hAnsi="Montserrat" w:cs="Montserrat"/>
                <w:b/>
                <w:color w:val="000000" w:themeColor="text1"/>
                <w:sz w:val="18"/>
                <w:szCs w:val="18"/>
                <w:highlight w:val="yellow"/>
                <w:lang w:val="fr-FR"/>
              </w:rPr>
            </w:rPrChange>
          </w:rPr>
          <w:delText>Content Abandonment Points</w:delText>
        </w:r>
      </w:del>
    </w:p>
    <w:p w14:paraId="4BE1B7BF" w14:textId="77777777" w:rsidR="00974151" w:rsidRPr="002C6C11" w:rsidRDefault="00974151" w:rsidP="00974151">
      <w:pPr>
        <w:pStyle w:val="NormalWeb"/>
        <w:spacing w:beforeAutospacing="0" w:after="0" w:afterAutospacing="0"/>
        <w:rPr>
          <w:del w:id="2420" w:author="Mehta, Hemini" w:date="2026-03-18T14:19:00Z" w16du:dateUtc="2026-03-18T14:19:14Z"/>
          <w:rFonts w:ascii="Montserrat" w:eastAsia="Montserrat" w:hAnsi="Montserrat" w:cs="Montserrat"/>
          <w:color w:val="000000" w:themeColor="text1"/>
          <w:sz w:val="18"/>
          <w:szCs w:val="18"/>
        </w:rPr>
      </w:pPr>
      <w:del w:id="2421" w:author="Mehta, Hemini" w:date="2026-03-18T14:19:00Z" w16du:dateUtc="2026-03-18T14:19:14Z">
        <w:r w:rsidRPr="00CB317A">
          <w:rPr>
            <w:rFonts w:ascii="Montserrat" w:eastAsia="Montserrat" w:hAnsi="Montserrat" w:cs="Montserrat"/>
            <w:b/>
            <w:bCs/>
            <w:color w:val="000000" w:themeColor="text1"/>
            <w:sz w:val="18"/>
            <w:szCs w:val="18"/>
            <w:highlight w:val="yellow"/>
          </w:rPr>
          <w:delText>Test Beds:</w:delText>
        </w:r>
        <w:r w:rsidRPr="00CB317A">
          <w:rPr>
            <w:rFonts w:ascii="Montserrat" w:eastAsia="Montserrat" w:hAnsi="Montserrat" w:cs="Montserrat"/>
            <w:color w:val="000000" w:themeColor="text1"/>
            <w:sz w:val="18"/>
            <w:szCs w:val="18"/>
            <w:highlight w:val="yellow"/>
          </w:rPr>
          <w:delText xml:space="preserve"> DTE</w:delText>
        </w:r>
      </w:del>
    </w:p>
    <w:p w14:paraId="2D52F427" w14:textId="77777777" w:rsidR="00974151" w:rsidRPr="002C6C11" w:rsidRDefault="00974151" w:rsidP="00974151">
      <w:pPr>
        <w:pStyle w:val="NormalWeb"/>
        <w:spacing w:before="240" w:beforeAutospacing="0" w:after="240" w:afterAutospacing="0"/>
        <w:rPr>
          <w:del w:id="2422" w:author="Mehta, Hemini" w:date="2026-03-18T14:19:00Z" w16du:dateUtc="2026-03-18T14:19:14Z"/>
          <w:rFonts w:ascii="Montserrat" w:eastAsia="Montserrat" w:hAnsi="Montserrat" w:cs="Montserrat"/>
          <w:color w:val="000000" w:themeColor="text1"/>
          <w:sz w:val="18"/>
          <w:szCs w:val="18"/>
        </w:rPr>
      </w:pPr>
      <w:del w:id="2423" w:author="Mehta, Hemini" w:date="2026-03-18T14:19:00Z" w16du:dateUtc="2026-03-18T14:19:14Z">
        <w:r w:rsidRPr="00CB317A">
          <w:rPr>
            <w:rFonts w:ascii="Montserrat" w:eastAsia="Montserrat" w:hAnsi="Montserrat" w:cs="Montserrat"/>
            <w:b/>
            <w:bCs/>
            <w:color w:val="000000" w:themeColor="text1"/>
            <w:sz w:val="18"/>
            <w:szCs w:val="18"/>
            <w:highlight w:val="yellow"/>
          </w:rPr>
          <w:delText>Input</w:delText>
        </w:r>
      </w:del>
    </w:p>
    <w:p w14:paraId="626D46DF" w14:textId="77777777" w:rsidR="00974151" w:rsidRPr="002C6C11" w:rsidRDefault="00974151" w:rsidP="00974151">
      <w:pPr>
        <w:pStyle w:val="NormalWeb"/>
        <w:numPr>
          <w:ilvl w:val="0"/>
          <w:numId w:val="131"/>
        </w:numPr>
        <w:spacing w:before="240" w:beforeAutospacing="0" w:after="0" w:afterAutospacing="0"/>
        <w:rPr>
          <w:del w:id="2424" w:author="Mehta, Hemini" w:date="2026-03-18T14:19:00Z" w16du:dateUtc="2026-03-18T14:19:14Z"/>
          <w:rFonts w:ascii="Montserrat" w:eastAsia="Montserrat" w:hAnsi="Montserrat" w:cs="Montserrat"/>
          <w:color w:val="000000" w:themeColor="text1"/>
          <w:sz w:val="18"/>
          <w:szCs w:val="18"/>
        </w:rPr>
      </w:pPr>
      <w:del w:id="2425" w:author="Mehta, Hemini" w:date="2026-03-18T14:19:00Z" w16du:dateUtc="2026-03-18T14:19:14Z">
        <w:r w:rsidRPr="00CB317A">
          <w:rPr>
            <w:rFonts w:ascii="Montserrat" w:eastAsia="Montserrat" w:hAnsi="Montserrat" w:cs="Montserrat"/>
            <w:color w:val="000000" w:themeColor="text1"/>
            <w:sz w:val="18"/>
            <w:szCs w:val="18"/>
            <w:highlight w:val="yellow"/>
          </w:rPr>
          <w:delText>Playback logs showing exact abandonment timestamps.</w:delText>
        </w:r>
      </w:del>
    </w:p>
    <w:p w14:paraId="1544B686" w14:textId="77777777" w:rsidR="00974151" w:rsidRPr="002C6C11" w:rsidRDefault="00974151" w:rsidP="00974151">
      <w:pPr>
        <w:pStyle w:val="NormalWeb"/>
        <w:numPr>
          <w:ilvl w:val="0"/>
          <w:numId w:val="131"/>
        </w:numPr>
        <w:spacing w:beforeAutospacing="0" w:after="240" w:afterAutospacing="0"/>
        <w:rPr>
          <w:del w:id="2426" w:author="Mehta, Hemini" w:date="2026-03-18T14:19:00Z" w16du:dateUtc="2026-03-18T14:19:14Z"/>
          <w:rFonts w:ascii="Montserrat" w:eastAsia="Montserrat" w:hAnsi="Montserrat" w:cs="Montserrat"/>
          <w:color w:val="000000" w:themeColor="text1"/>
          <w:sz w:val="18"/>
          <w:szCs w:val="18"/>
        </w:rPr>
      </w:pPr>
      <w:del w:id="2427" w:author="Mehta, Hemini" w:date="2026-03-18T14:19:00Z" w16du:dateUtc="2026-03-18T14:19:14Z">
        <w:r w:rsidRPr="00CB317A">
          <w:rPr>
            <w:rFonts w:ascii="Montserrat" w:eastAsia="Montserrat" w:hAnsi="Montserrat" w:cs="Montserrat"/>
            <w:color w:val="000000" w:themeColor="text1"/>
            <w:sz w:val="18"/>
            <w:szCs w:val="18"/>
            <w:highlight w:val="yellow"/>
          </w:rPr>
          <w:delText>Event data on buffering (frequency, duration, severity) preceding abandonment.</w:delText>
        </w:r>
      </w:del>
    </w:p>
    <w:p w14:paraId="081B0089" w14:textId="77777777" w:rsidR="00974151" w:rsidRPr="002C6C11" w:rsidRDefault="00974151" w:rsidP="00974151">
      <w:pPr>
        <w:pStyle w:val="NormalWeb"/>
        <w:spacing w:before="240" w:beforeAutospacing="0" w:after="240" w:afterAutospacing="0"/>
        <w:rPr>
          <w:del w:id="2428" w:author="Mehta, Hemini" w:date="2026-03-18T14:19:00Z" w16du:dateUtc="2026-03-18T14:19:14Z"/>
          <w:rFonts w:ascii="Montserrat" w:eastAsia="Montserrat" w:hAnsi="Montserrat" w:cs="Montserrat"/>
          <w:color w:val="000000" w:themeColor="text1"/>
          <w:sz w:val="18"/>
          <w:szCs w:val="18"/>
        </w:rPr>
      </w:pPr>
      <w:del w:id="2429" w:author="Mehta, Hemini" w:date="2026-03-18T14:19:00Z" w16du:dateUtc="2026-03-18T14:19:14Z">
        <w:r w:rsidRPr="00CB317A">
          <w:rPr>
            <w:rFonts w:ascii="Montserrat" w:eastAsia="Montserrat" w:hAnsi="Montserrat" w:cs="Montserrat"/>
            <w:b/>
            <w:bCs/>
            <w:color w:val="000000" w:themeColor="text1"/>
            <w:sz w:val="18"/>
            <w:szCs w:val="18"/>
            <w:highlight w:val="yellow"/>
          </w:rPr>
          <w:delText>Output</w:delText>
        </w:r>
      </w:del>
    </w:p>
    <w:p w14:paraId="0EF030AF" w14:textId="77777777" w:rsidR="00974151" w:rsidRPr="002C6C11" w:rsidRDefault="00974151" w:rsidP="00974151">
      <w:pPr>
        <w:pStyle w:val="NormalWeb"/>
        <w:numPr>
          <w:ilvl w:val="0"/>
          <w:numId w:val="130"/>
        </w:numPr>
        <w:spacing w:before="240" w:beforeAutospacing="0" w:after="0" w:afterAutospacing="0"/>
        <w:rPr>
          <w:del w:id="2430" w:author="Mehta, Hemini" w:date="2026-03-18T14:19:00Z" w16du:dateUtc="2026-03-18T14:19:14Z"/>
          <w:rFonts w:ascii="Montserrat" w:eastAsia="Montserrat" w:hAnsi="Montserrat" w:cs="Montserrat"/>
          <w:color w:val="000000" w:themeColor="text1"/>
          <w:sz w:val="18"/>
          <w:szCs w:val="18"/>
        </w:rPr>
      </w:pPr>
      <w:del w:id="2431" w:author="Mehta, Hemini" w:date="2026-03-18T14:19:00Z" w16du:dateUtc="2026-03-18T14:19:14Z">
        <w:r w:rsidRPr="00CB317A">
          <w:rPr>
            <w:rFonts w:ascii="Montserrat" w:eastAsia="Montserrat" w:hAnsi="Montserrat" w:cs="Montserrat"/>
            <w:color w:val="000000" w:themeColor="text1"/>
            <w:sz w:val="18"/>
            <w:szCs w:val="18"/>
            <w:highlight w:val="yellow"/>
          </w:rPr>
          <w:delText>Correlation between buffering events and abandonment points.</w:delText>
        </w:r>
      </w:del>
    </w:p>
    <w:p w14:paraId="2F8863CB" w14:textId="77777777" w:rsidR="00974151" w:rsidRPr="002C6C11" w:rsidRDefault="00974151" w:rsidP="00974151">
      <w:pPr>
        <w:pStyle w:val="NormalWeb"/>
        <w:numPr>
          <w:ilvl w:val="0"/>
          <w:numId w:val="130"/>
        </w:numPr>
        <w:spacing w:beforeAutospacing="0" w:after="240" w:afterAutospacing="0"/>
        <w:rPr>
          <w:del w:id="2432" w:author="Mehta, Hemini" w:date="2026-03-18T14:19:00Z" w16du:dateUtc="2026-03-18T14:19:14Z"/>
          <w:rFonts w:ascii="Montserrat" w:eastAsia="Montserrat" w:hAnsi="Montserrat" w:cs="Montserrat"/>
          <w:color w:val="000000" w:themeColor="text1"/>
          <w:sz w:val="18"/>
          <w:szCs w:val="18"/>
        </w:rPr>
      </w:pPr>
      <w:del w:id="2433" w:author="Mehta, Hemini" w:date="2026-03-18T14:19:00Z" w16du:dateUtc="2026-03-18T14:19:14Z">
        <w:r w:rsidRPr="00CB317A">
          <w:rPr>
            <w:rFonts w:ascii="Montserrat" w:eastAsia="Montserrat" w:hAnsi="Montserrat" w:cs="Montserrat"/>
            <w:color w:val="000000" w:themeColor="text1"/>
            <w:sz w:val="18"/>
            <w:szCs w:val="18"/>
            <w:highlight w:val="yellow"/>
          </w:rPr>
          <w:delText>Identification of thresholds where buffering causes significant user drop-off.</w:delText>
        </w:r>
      </w:del>
    </w:p>
    <w:p w14:paraId="1E6941C2" w14:textId="77777777" w:rsidR="00974151" w:rsidRPr="002C6C11" w:rsidRDefault="00974151" w:rsidP="00974151">
      <w:pPr>
        <w:pStyle w:val="NormalWeb"/>
        <w:spacing w:before="240" w:beforeAutospacing="0" w:after="240" w:afterAutospacing="0"/>
        <w:rPr>
          <w:del w:id="2434" w:author="Mehta, Hemini" w:date="2026-03-18T14:19:00Z" w16du:dateUtc="2026-03-18T14:19:14Z"/>
          <w:rFonts w:ascii="Montserrat" w:eastAsia="Montserrat" w:hAnsi="Montserrat" w:cs="Montserrat"/>
          <w:color w:val="000000" w:themeColor="text1"/>
          <w:sz w:val="18"/>
          <w:szCs w:val="18"/>
        </w:rPr>
      </w:pPr>
      <w:del w:id="2435" w:author="Mehta, Hemini" w:date="2026-03-18T14:19:00Z" w16du:dateUtc="2026-03-18T14:19:14Z">
        <w:r w:rsidRPr="00CB317A">
          <w:rPr>
            <w:rFonts w:ascii="Montserrat" w:eastAsia="Montserrat" w:hAnsi="Montserrat" w:cs="Montserrat"/>
            <w:b/>
            <w:bCs/>
            <w:color w:val="000000" w:themeColor="text1"/>
            <w:sz w:val="18"/>
            <w:szCs w:val="18"/>
            <w:highlight w:val="yellow"/>
          </w:rPr>
          <w:delText>Expectations</w:delText>
        </w:r>
      </w:del>
    </w:p>
    <w:p w14:paraId="470C6F3E" w14:textId="77777777" w:rsidR="00974151" w:rsidRPr="002C6C11" w:rsidRDefault="00974151" w:rsidP="00974151">
      <w:pPr>
        <w:pStyle w:val="NormalWeb"/>
        <w:numPr>
          <w:ilvl w:val="0"/>
          <w:numId w:val="129"/>
        </w:numPr>
        <w:spacing w:before="240" w:beforeAutospacing="0" w:after="0" w:afterAutospacing="0"/>
        <w:rPr>
          <w:del w:id="2436" w:author="Mehta, Hemini" w:date="2026-03-18T14:19:00Z" w16du:dateUtc="2026-03-18T14:19:14Z"/>
          <w:rFonts w:ascii="Montserrat" w:eastAsia="Montserrat" w:hAnsi="Montserrat" w:cs="Montserrat"/>
          <w:color w:val="000000" w:themeColor="text1"/>
          <w:sz w:val="18"/>
          <w:szCs w:val="18"/>
        </w:rPr>
      </w:pPr>
      <w:del w:id="2437" w:author="Mehta, Hemini" w:date="2026-03-18T14:19:00Z" w16du:dateUtc="2026-03-18T14:19:14Z">
        <w:r w:rsidRPr="00CB317A">
          <w:rPr>
            <w:rFonts w:ascii="Montserrat" w:eastAsia="Montserrat" w:hAnsi="Montserrat" w:cs="Montserrat"/>
            <w:color w:val="000000" w:themeColor="text1"/>
            <w:sz w:val="18"/>
            <w:szCs w:val="18"/>
            <w:highlight w:val="yellow"/>
          </w:rPr>
          <w:delText>Abandonment spikes will cluster immediately after prolonged or repeated buffering.</w:delText>
        </w:r>
      </w:del>
    </w:p>
    <w:p w14:paraId="4314671A" w14:textId="77777777" w:rsidR="00974151" w:rsidRPr="002C6C11" w:rsidRDefault="00974151" w:rsidP="00974151">
      <w:pPr>
        <w:pStyle w:val="NormalWeb"/>
        <w:numPr>
          <w:ilvl w:val="0"/>
          <w:numId w:val="129"/>
        </w:numPr>
        <w:spacing w:beforeAutospacing="0" w:after="240" w:afterAutospacing="0"/>
        <w:rPr>
          <w:del w:id="2438" w:author="Mehta, Hemini" w:date="2026-03-18T14:19:00Z" w16du:dateUtc="2026-03-18T14:19:14Z"/>
          <w:rFonts w:ascii="Montserrat" w:eastAsia="Montserrat" w:hAnsi="Montserrat" w:cs="Montserrat"/>
          <w:color w:val="000000" w:themeColor="text1"/>
          <w:sz w:val="18"/>
          <w:szCs w:val="18"/>
        </w:rPr>
      </w:pPr>
      <w:del w:id="2439" w:author="Mehta, Hemini" w:date="2026-03-18T14:19:00Z" w16du:dateUtc="2026-03-18T14:19:14Z">
        <w:r w:rsidRPr="00CB317A">
          <w:rPr>
            <w:rFonts w:ascii="Montserrat" w:eastAsia="Montserrat" w:hAnsi="Montserrat" w:cs="Montserrat"/>
            <w:color w:val="000000" w:themeColor="text1"/>
            <w:sz w:val="18"/>
            <w:szCs w:val="18"/>
            <w:highlight w:val="yellow"/>
          </w:rPr>
          <w:delText>Resilient methods with smoother playback will show fewer abandonment spikes.</w:delText>
        </w:r>
      </w:del>
    </w:p>
    <w:p w14:paraId="00C43886" w14:textId="77777777" w:rsidR="00974151" w:rsidRDefault="00974151" w:rsidP="00974151">
      <w:pPr>
        <w:widowControl/>
        <w:rPr>
          <w:del w:id="2440" w:author="Mehta, Hemini" w:date="2026-03-18T14:19:00Z" w16du:dateUtc="2026-03-18T14:19:14Z"/>
          <w:rFonts w:ascii="Montserrat" w:eastAsia="Montserrat" w:hAnsi="Montserrat" w:cs="Montserrat"/>
          <w:color w:val="595959" w:themeColor="text1" w:themeTint="A6"/>
          <w:sz w:val="18"/>
          <w:szCs w:val="18"/>
        </w:rPr>
      </w:pPr>
    </w:p>
    <w:p w14:paraId="02B92BA0" w14:textId="77777777" w:rsidR="00974151" w:rsidRPr="00CB317A" w:rsidRDefault="00974151" w:rsidP="00974151">
      <w:pPr>
        <w:widowControl/>
        <w:rPr>
          <w:del w:id="2441" w:author="Mehta, Hemini" w:date="2026-03-18T14:19:00Z" w16du:dateUtc="2026-03-18T14:19:14Z"/>
          <w:rFonts w:ascii="Montserrat" w:eastAsia="Montserrat" w:hAnsi="Montserrat" w:cs="Montserrat"/>
          <w:color w:val="595959" w:themeColor="text1" w:themeTint="A6"/>
          <w:sz w:val="18"/>
          <w:szCs w:val="18"/>
        </w:rPr>
      </w:pPr>
    </w:p>
    <w:p w14:paraId="14CB3C6C" w14:textId="77777777" w:rsidR="00974151" w:rsidRPr="00B12FF5" w:rsidRDefault="00974151" w:rsidP="00974151">
      <w:pPr>
        <w:pStyle w:val="Heading3"/>
        <w:rPr>
          <w:del w:id="2442" w:author="Mehta, Hemini" w:date="2026-03-18T14:19:00Z" w16du:dateUtc="2026-03-18T14:19:14Z"/>
          <w:highlight w:val="yellow"/>
        </w:rPr>
      </w:pPr>
      <w:del w:id="2443" w:author="Mehta, Hemini" w:date="2026-03-18T14:19:00Z" w16du:dateUtc="2026-03-18T14:19:14Z">
        <w:r w:rsidRPr="77A9CFF2" w:rsidDel="3E5B9206">
          <w:rPr>
            <w:highlight w:val="yellow"/>
          </w:rPr>
          <w:delText>Scenario K: Test if users drop at predictable quality loss points</w:delText>
        </w:r>
      </w:del>
    </w:p>
    <w:p w14:paraId="53D9A90D" w14:textId="77777777" w:rsidR="00974151" w:rsidRPr="002C6C11" w:rsidRDefault="00974151" w:rsidP="00974151">
      <w:pPr>
        <w:pStyle w:val="NormalWeb"/>
        <w:spacing w:beforeAutospacing="0" w:after="0" w:afterAutospacing="0"/>
        <w:rPr>
          <w:del w:id="2444" w:author="Mehta, Hemini" w:date="2026-03-18T14:19:00Z" w16du:dateUtc="2026-03-18T14:19:14Z"/>
          <w:rFonts w:ascii="Montserrat" w:eastAsia="Montserrat" w:hAnsi="Montserrat" w:cs="Montserrat"/>
          <w:b/>
          <w:color w:val="000000" w:themeColor="text1"/>
          <w:sz w:val="18"/>
          <w:szCs w:val="18"/>
          <w:highlight w:val="yellow"/>
        </w:rPr>
      </w:pPr>
    </w:p>
    <w:p w14:paraId="6037308C" w14:textId="77777777" w:rsidR="00974151" w:rsidRPr="002879F5" w:rsidRDefault="00974151" w:rsidP="00974151">
      <w:pPr>
        <w:pStyle w:val="NormalWeb"/>
        <w:spacing w:beforeAutospacing="0" w:after="0" w:afterAutospacing="0"/>
        <w:rPr>
          <w:del w:id="2445" w:author="Mehta, Hemini" w:date="2026-03-18T14:19:00Z" w16du:dateUtc="2026-03-18T14:19:14Z"/>
          <w:rFonts w:ascii="Montserrat" w:eastAsia="Montserrat" w:hAnsi="Montserrat" w:cs="Montserrat"/>
          <w:color w:val="000000" w:themeColor="text1"/>
          <w:sz w:val="18"/>
          <w:szCs w:val="18"/>
          <w:rPrChange w:id="2446" w:author="Darko Ratkaj" w:date="2026-03-18T17:16:00Z" w16du:dateUtc="2026-03-18T16:16:00Z">
            <w:rPr>
              <w:del w:id="2447" w:author="Mehta, Hemini" w:date="2026-03-18T14:19:00Z" w16du:dateUtc="2026-03-18T14:19:14Z"/>
              <w:rFonts w:ascii="Montserrat" w:eastAsia="Montserrat" w:hAnsi="Montserrat" w:cs="Montserrat"/>
              <w:color w:val="000000" w:themeColor="text1"/>
              <w:sz w:val="18"/>
              <w:szCs w:val="18"/>
              <w:lang w:val="fr-FR"/>
            </w:rPr>
          </w:rPrChange>
        </w:rPr>
      </w:pPr>
      <w:del w:id="2448" w:author="Mehta, Hemini" w:date="2026-03-18T14:19:00Z" w16du:dateUtc="2026-03-18T14:19:14Z">
        <w:r w:rsidRPr="002879F5">
          <w:rPr>
            <w:rFonts w:ascii="Montserrat" w:eastAsia="Montserrat" w:hAnsi="Montserrat" w:cs="Montserrat"/>
            <w:b/>
            <w:color w:val="000000" w:themeColor="text1"/>
            <w:sz w:val="18"/>
            <w:szCs w:val="18"/>
            <w:highlight w:val="yellow"/>
            <w:rPrChange w:id="2449" w:author="Darko Ratkaj" w:date="2026-03-18T17:16:00Z" w16du:dateUtc="2026-03-18T16:16:00Z">
              <w:rPr>
                <w:rFonts w:ascii="Montserrat" w:eastAsia="Montserrat" w:hAnsi="Montserrat" w:cs="Montserrat"/>
                <w:b/>
                <w:color w:val="000000" w:themeColor="text1"/>
                <w:sz w:val="18"/>
                <w:szCs w:val="18"/>
                <w:highlight w:val="yellow"/>
                <w:lang w:val="fr-FR"/>
              </w:rPr>
            </w:rPrChange>
          </w:rPr>
          <w:delText>KVIs</w:delText>
        </w:r>
        <w:r w:rsidRPr="002879F5">
          <w:rPr>
            <w:rFonts w:ascii="Montserrat" w:eastAsia="Montserrat" w:hAnsi="Montserrat" w:cs="Montserrat"/>
            <w:color w:val="000000" w:themeColor="text1"/>
            <w:sz w:val="18"/>
            <w:szCs w:val="18"/>
            <w:highlight w:val="yellow"/>
            <w:rPrChange w:id="2450" w:author="Darko Ratkaj" w:date="2026-03-18T17:16:00Z" w16du:dateUtc="2026-03-18T16:16:00Z">
              <w:rPr>
                <w:rFonts w:ascii="Montserrat" w:eastAsia="Montserrat" w:hAnsi="Montserrat" w:cs="Montserrat"/>
                <w:color w:val="000000" w:themeColor="text1"/>
                <w:sz w:val="18"/>
                <w:szCs w:val="18"/>
                <w:highlight w:val="yellow"/>
                <w:lang w:val="fr-FR"/>
              </w:rPr>
            </w:rPrChange>
          </w:rPr>
          <w:delText>: Quality</w:delText>
        </w:r>
      </w:del>
    </w:p>
    <w:p w14:paraId="404E64B1" w14:textId="77777777" w:rsidR="00974151" w:rsidRPr="002879F5" w:rsidRDefault="00974151" w:rsidP="00974151">
      <w:pPr>
        <w:pStyle w:val="NormalWeb"/>
        <w:spacing w:beforeAutospacing="0" w:after="0" w:afterAutospacing="0"/>
        <w:rPr>
          <w:del w:id="2451" w:author="Mehta, Hemini" w:date="2026-03-18T14:19:00Z" w16du:dateUtc="2026-03-18T14:19:14Z"/>
          <w:rFonts w:ascii="Montserrat" w:eastAsia="Montserrat" w:hAnsi="Montserrat" w:cs="Montserrat"/>
          <w:color w:val="000000" w:themeColor="text1"/>
          <w:sz w:val="18"/>
          <w:szCs w:val="18"/>
          <w:rPrChange w:id="2452" w:author="Darko Ratkaj" w:date="2026-03-18T17:16:00Z" w16du:dateUtc="2026-03-18T16:16:00Z">
            <w:rPr>
              <w:del w:id="2453" w:author="Mehta, Hemini" w:date="2026-03-18T14:19:00Z" w16du:dateUtc="2026-03-18T14:19:14Z"/>
              <w:rFonts w:ascii="Montserrat" w:eastAsia="Montserrat" w:hAnsi="Montserrat" w:cs="Montserrat"/>
              <w:color w:val="000000" w:themeColor="text1"/>
              <w:sz w:val="18"/>
              <w:szCs w:val="18"/>
              <w:lang w:val="fr-FR"/>
            </w:rPr>
          </w:rPrChange>
        </w:rPr>
      </w:pPr>
      <w:del w:id="2454" w:author="Mehta, Hemini" w:date="2026-03-18T14:19:00Z" w16du:dateUtc="2026-03-18T14:19:14Z">
        <w:r w:rsidRPr="002879F5">
          <w:rPr>
            <w:rFonts w:ascii="Montserrat" w:eastAsia="Montserrat" w:hAnsi="Montserrat" w:cs="Montserrat"/>
            <w:b/>
            <w:color w:val="000000" w:themeColor="text1"/>
            <w:sz w:val="18"/>
            <w:szCs w:val="18"/>
            <w:highlight w:val="yellow"/>
            <w:rPrChange w:id="2455" w:author="Darko Ratkaj" w:date="2026-03-18T17:16:00Z" w16du:dateUtc="2026-03-18T16:16:00Z">
              <w:rPr>
                <w:rFonts w:ascii="Montserrat" w:eastAsia="Montserrat" w:hAnsi="Montserrat" w:cs="Montserrat"/>
                <w:b/>
                <w:color w:val="000000" w:themeColor="text1"/>
                <w:sz w:val="18"/>
                <w:szCs w:val="18"/>
                <w:highlight w:val="yellow"/>
                <w:lang w:val="fr-FR"/>
              </w:rPr>
            </w:rPrChange>
          </w:rPr>
          <w:delText>KPIs:</w:delText>
        </w:r>
        <w:r w:rsidRPr="002879F5">
          <w:rPr>
            <w:rFonts w:ascii="Montserrat" w:eastAsia="Montserrat" w:hAnsi="Montserrat" w:cs="Montserrat"/>
            <w:color w:val="000000" w:themeColor="text1"/>
            <w:sz w:val="18"/>
            <w:szCs w:val="18"/>
            <w:highlight w:val="yellow"/>
            <w:rPrChange w:id="2456" w:author="Darko Ratkaj" w:date="2026-03-18T17:16:00Z" w16du:dateUtc="2026-03-18T16:16:00Z">
              <w:rPr>
                <w:rFonts w:ascii="Montserrat" w:eastAsia="Montserrat" w:hAnsi="Montserrat" w:cs="Montserrat"/>
                <w:color w:val="000000" w:themeColor="text1"/>
                <w:sz w:val="18"/>
                <w:szCs w:val="18"/>
                <w:highlight w:val="yellow"/>
                <w:lang w:val="fr-FR"/>
              </w:rPr>
            </w:rPrChange>
          </w:rPr>
          <w:delText xml:space="preserve"> </w:delText>
        </w:r>
        <w:r w:rsidRPr="002879F5">
          <w:rPr>
            <w:rFonts w:ascii="Montserrat" w:eastAsia="Montserrat" w:hAnsi="Montserrat" w:cs="Montserrat"/>
            <w:b/>
            <w:color w:val="000000" w:themeColor="text1"/>
            <w:sz w:val="18"/>
            <w:szCs w:val="18"/>
            <w:highlight w:val="yellow"/>
            <w:rPrChange w:id="2457" w:author="Darko Ratkaj" w:date="2026-03-18T17:16:00Z" w16du:dateUtc="2026-03-18T16:16:00Z">
              <w:rPr>
                <w:rFonts w:ascii="Montserrat" w:eastAsia="Montserrat" w:hAnsi="Montserrat" w:cs="Montserrat"/>
                <w:b/>
                <w:color w:val="000000" w:themeColor="text1"/>
                <w:sz w:val="18"/>
                <w:szCs w:val="18"/>
                <w:highlight w:val="yellow"/>
                <w:lang w:val="fr-FR"/>
              </w:rPr>
            </w:rPrChange>
          </w:rPr>
          <w:delText>Content Abandonment Points</w:delText>
        </w:r>
      </w:del>
    </w:p>
    <w:p w14:paraId="1A79C17B" w14:textId="77777777" w:rsidR="00974151" w:rsidRPr="002C6C11" w:rsidRDefault="00974151" w:rsidP="00974151">
      <w:pPr>
        <w:pStyle w:val="NormalWeb"/>
        <w:spacing w:beforeAutospacing="0" w:after="0" w:afterAutospacing="0"/>
        <w:rPr>
          <w:del w:id="2458" w:author="Mehta, Hemini" w:date="2026-03-18T14:19:00Z" w16du:dateUtc="2026-03-18T14:19:14Z"/>
          <w:rFonts w:ascii="Montserrat" w:eastAsia="Montserrat" w:hAnsi="Montserrat" w:cs="Montserrat"/>
          <w:color w:val="000000" w:themeColor="text1"/>
          <w:sz w:val="18"/>
          <w:szCs w:val="18"/>
        </w:rPr>
      </w:pPr>
      <w:del w:id="2459" w:author="Mehta, Hemini" w:date="2026-03-18T14:19:00Z" w16du:dateUtc="2026-03-18T14:19:14Z">
        <w:r w:rsidRPr="00CB317A">
          <w:rPr>
            <w:rFonts w:ascii="Montserrat" w:eastAsia="Montserrat" w:hAnsi="Montserrat" w:cs="Montserrat"/>
            <w:b/>
            <w:bCs/>
            <w:color w:val="000000" w:themeColor="text1"/>
            <w:sz w:val="18"/>
            <w:szCs w:val="18"/>
            <w:highlight w:val="yellow"/>
          </w:rPr>
          <w:delText>Test Beds:</w:delText>
        </w:r>
        <w:r w:rsidRPr="00CB317A">
          <w:rPr>
            <w:rFonts w:ascii="Montserrat" w:eastAsia="Montserrat" w:hAnsi="Montserrat" w:cs="Montserrat"/>
            <w:color w:val="000000" w:themeColor="text1"/>
            <w:sz w:val="18"/>
            <w:szCs w:val="18"/>
            <w:highlight w:val="yellow"/>
          </w:rPr>
          <w:delText xml:space="preserve"> DTE</w:delText>
        </w:r>
      </w:del>
    </w:p>
    <w:p w14:paraId="4C0043BB" w14:textId="77777777" w:rsidR="00974151" w:rsidRPr="002C6C11" w:rsidRDefault="00974151" w:rsidP="00974151">
      <w:pPr>
        <w:pStyle w:val="NormalWeb"/>
        <w:spacing w:before="240" w:beforeAutospacing="0" w:after="240" w:afterAutospacing="0"/>
        <w:rPr>
          <w:del w:id="2460" w:author="Mehta, Hemini" w:date="2026-03-18T14:19:00Z" w16du:dateUtc="2026-03-18T14:19:14Z"/>
          <w:rFonts w:ascii="Montserrat" w:eastAsia="Montserrat" w:hAnsi="Montserrat" w:cs="Montserrat"/>
          <w:color w:val="000000" w:themeColor="text1"/>
          <w:sz w:val="18"/>
          <w:szCs w:val="18"/>
        </w:rPr>
      </w:pPr>
      <w:del w:id="2461" w:author="Mehta, Hemini" w:date="2026-03-18T14:19:00Z" w16du:dateUtc="2026-03-18T14:19:14Z">
        <w:r w:rsidRPr="00CB317A">
          <w:rPr>
            <w:rFonts w:ascii="Montserrat" w:eastAsia="Montserrat" w:hAnsi="Montserrat" w:cs="Montserrat"/>
            <w:b/>
            <w:bCs/>
            <w:color w:val="000000" w:themeColor="text1"/>
            <w:sz w:val="18"/>
            <w:szCs w:val="18"/>
            <w:highlight w:val="yellow"/>
          </w:rPr>
          <w:delText>Input</w:delText>
        </w:r>
      </w:del>
    </w:p>
    <w:p w14:paraId="413331AE" w14:textId="77777777" w:rsidR="00974151" w:rsidRPr="002C6C11" w:rsidRDefault="00974151" w:rsidP="00974151">
      <w:pPr>
        <w:pStyle w:val="NormalWeb"/>
        <w:numPr>
          <w:ilvl w:val="0"/>
          <w:numId w:val="128"/>
        </w:numPr>
        <w:spacing w:before="240" w:beforeAutospacing="0" w:after="0" w:afterAutospacing="0"/>
        <w:rPr>
          <w:del w:id="2462" w:author="Mehta, Hemini" w:date="2026-03-18T14:19:00Z" w16du:dateUtc="2026-03-18T14:19:14Z"/>
          <w:rFonts w:ascii="Montserrat" w:eastAsia="Montserrat" w:hAnsi="Montserrat" w:cs="Montserrat"/>
          <w:color w:val="000000" w:themeColor="text1"/>
          <w:sz w:val="18"/>
          <w:szCs w:val="18"/>
        </w:rPr>
      </w:pPr>
      <w:del w:id="2463" w:author="Mehta, Hemini" w:date="2026-03-18T14:19:00Z" w16du:dateUtc="2026-03-18T14:19:14Z">
        <w:r w:rsidRPr="00CB317A">
          <w:rPr>
            <w:rFonts w:ascii="Montserrat" w:eastAsia="Montserrat" w:hAnsi="Montserrat" w:cs="Montserrat"/>
            <w:color w:val="000000" w:themeColor="text1"/>
            <w:sz w:val="18"/>
            <w:szCs w:val="18"/>
            <w:highlight w:val="yellow"/>
          </w:rPr>
          <w:delText>Playback logs recording quality degradation events (e.g., bitrate reductions, resolution drops).</w:delText>
        </w:r>
      </w:del>
    </w:p>
    <w:p w14:paraId="6405A465" w14:textId="77777777" w:rsidR="00974151" w:rsidRPr="002C6C11" w:rsidRDefault="00974151" w:rsidP="00974151">
      <w:pPr>
        <w:pStyle w:val="NormalWeb"/>
        <w:numPr>
          <w:ilvl w:val="0"/>
          <w:numId w:val="128"/>
        </w:numPr>
        <w:spacing w:beforeAutospacing="0" w:after="240" w:afterAutospacing="0"/>
        <w:rPr>
          <w:del w:id="2464" w:author="Mehta, Hemini" w:date="2026-03-18T14:19:00Z" w16du:dateUtc="2026-03-18T14:19:14Z"/>
          <w:rFonts w:ascii="Montserrat" w:eastAsia="Montserrat" w:hAnsi="Montserrat" w:cs="Montserrat"/>
          <w:color w:val="000000" w:themeColor="text1"/>
          <w:sz w:val="18"/>
          <w:szCs w:val="18"/>
        </w:rPr>
      </w:pPr>
      <w:del w:id="2465" w:author="Mehta, Hemini" w:date="2026-03-18T14:19:00Z" w16du:dateUtc="2026-03-18T14:19:14Z">
        <w:r w:rsidRPr="00CB317A">
          <w:rPr>
            <w:rFonts w:ascii="Montserrat" w:eastAsia="Montserrat" w:hAnsi="Montserrat" w:cs="Montserrat"/>
            <w:color w:val="000000" w:themeColor="text1"/>
            <w:sz w:val="18"/>
            <w:szCs w:val="18"/>
            <w:highlight w:val="yellow"/>
          </w:rPr>
          <w:delText>Session abandonment logs aligned with those events.</w:delText>
        </w:r>
      </w:del>
    </w:p>
    <w:p w14:paraId="47809BC5" w14:textId="77777777" w:rsidR="00974151" w:rsidRPr="002C6C11" w:rsidRDefault="00974151" w:rsidP="00974151">
      <w:pPr>
        <w:pStyle w:val="NormalWeb"/>
        <w:spacing w:before="240" w:beforeAutospacing="0" w:after="240" w:afterAutospacing="0"/>
        <w:rPr>
          <w:del w:id="2466" w:author="Mehta, Hemini" w:date="2026-03-18T14:19:00Z" w16du:dateUtc="2026-03-18T14:19:14Z"/>
          <w:rFonts w:ascii="Montserrat" w:eastAsia="Montserrat" w:hAnsi="Montserrat" w:cs="Montserrat"/>
          <w:color w:val="000000" w:themeColor="text1"/>
          <w:sz w:val="18"/>
          <w:szCs w:val="18"/>
        </w:rPr>
      </w:pPr>
      <w:del w:id="2467" w:author="Mehta, Hemini" w:date="2026-03-18T14:19:00Z" w16du:dateUtc="2026-03-18T14:19:14Z">
        <w:r w:rsidRPr="00CB317A">
          <w:rPr>
            <w:rFonts w:ascii="Montserrat" w:eastAsia="Montserrat" w:hAnsi="Montserrat" w:cs="Montserrat"/>
            <w:b/>
            <w:bCs/>
            <w:color w:val="000000" w:themeColor="text1"/>
            <w:sz w:val="18"/>
            <w:szCs w:val="18"/>
            <w:highlight w:val="yellow"/>
          </w:rPr>
          <w:delText>Output</w:delText>
        </w:r>
      </w:del>
    </w:p>
    <w:p w14:paraId="2BE4AFAE" w14:textId="77777777" w:rsidR="00974151" w:rsidRPr="002C6C11" w:rsidRDefault="00974151" w:rsidP="00974151">
      <w:pPr>
        <w:pStyle w:val="NormalWeb"/>
        <w:numPr>
          <w:ilvl w:val="0"/>
          <w:numId w:val="127"/>
        </w:numPr>
        <w:spacing w:before="240" w:beforeAutospacing="0" w:after="0" w:afterAutospacing="0"/>
        <w:rPr>
          <w:del w:id="2468" w:author="Mehta, Hemini" w:date="2026-03-18T14:19:00Z" w16du:dateUtc="2026-03-18T14:19:14Z"/>
          <w:rFonts w:ascii="Montserrat" w:eastAsia="Montserrat" w:hAnsi="Montserrat" w:cs="Montserrat"/>
          <w:color w:val="000000" w:themeColor="text1"/>
          <w:sz w:val="18"/>
          <w:szCs w:val="18"/>
        </w:rPr>
      </w:pPr>
      <w:del w:id="2469" w:author="Mehta, Hemini" w:date="2026-03-18T14:19:00Z" w16du:dateUtc="2026-03-18T14:19:14Z">
        <w:r w:rsidRPr="00CB317A">
          <w:rPr>
            <w:rFonts w:ascii="Montserrat" w:eastAsia="Montserrat" w:hAnsi="Montserrat" w:cs="Montserrat"/>
            <w:color w:val="000000" w:themeColor="text1"/>
            <w:sz w:val="18"/>
            <w:szCs w:val="18"/>
            <w:highlight w:val="yellow"/>
          </w:rPr>
          <w:delText>Patterns showing correlation between quality loss and session drop-offs.</w:delText>
        </w:r>
      </w:del>
    </w:p>
    <w:p w14:paraId="7F347B40" w14:textId="77777777" w:rsidR="00974151" w:rsidRPr="002C6C11" w:rsidRDefault="00974151" w:rsidP="00974151">
      <w:pPr>
        <w:pStyle w:val="NormalWeb"/>
        <w:numPr>
          <w:ilvl w:val="0"/>
          <w:numId w:val="127"/>
        </w:numPr>
        <w:spacing w:beforeAutospacing="0" w:after="240" w:afterAutospacing="0"/>
        <w:rPr>
          <w:del w:id="2470" w:author="Mehta, Hemini" w:date="2026-03-18T14:19:00Z" w16du:dateUtc="2026-03-18T14:19:14Z"/>
          <w:rFonts w:ascii="Montserrat" w:eastAsia="Montserrat" w:hAnsi="Montserrat" w:cs="Montserrat"/>
          <w:color w:val="000000" w:themeColor="text1"/>
          <w:sz w:val="18"/>
          <w:szCs w:val="18"/>
        </w:rPr>
      </w:pPr>
      <w:del w:id="2471" w:author="Mehta, Hemini" w:date="2026-03-18T14:19:00Z" w16du:dateUtc="2026-03-18T14:19:14Z">
        <w:r w:rsidRPr="00CB317A">
          <w:rPr>
            <w:rFonts w:ascii="Montserrat" w:eastAsia="Montserrat" w:hAnsi="Montserrat" w:cs="Montserrat"/>
            <w:color w:val="000000" w:themeColor="text1"/>
            <w:sz w:val="18"/>
            <w:szCs w:val="18"/>
            <w:highlight w:val="yellow"/>
          </w:rPr>
          <w:delText>Comparative data across distribution methods.</w:delText>
        </w:r>
      </w:del>
    </w:p>
    <w:p w14:paraId="1B694CAD" w14:textId="77777777" w:rsidR="00974151" w:rsidRPr="002C6C11" w:rsidRDefault="00974151" w:rsidP="00974151">
      <w:pPr>
        <w:pStyle w:val="NormalWeb"/>
        <w:spacing w:before="240" w:beforeAutospacing="0" w:after="240" w:afterAutospacing="0"/>
        <w:rPr>
          <w:del w:id="2472" w:author="Mehta, Hemini" w:date="2026-03-18T14:19:00Z" w16du:dateUtc="2026-03-18T14:19:14Z"/>
          <w:rFonts w:ascii="Montserrat" w:eastAsia="Montserrat" w:hAnsi="Montserrat" w:cs="Montserrat"/>
          <w:color w:val="000000" w:themeColor="text1"/>
          <w:sz w:val="18"/>
          <w:szCs w:val="18"/>
        </w:rPr>
      </w:pPr>
      <w:del w:id="2473" w:author="Mehta, Hemini" w:date="2026-03-18T14:19:00Z" w16du:dateUtc="2026-03-18T14:19:14Z">
        <w:r w:rsidRPr="00CB317A">
          <w:rPr>
            <w:rFonts w:ascii="Montserrat" w:eastAsia="Montserrat" w:hAnsi="Montserrat" w:cs="Montserrat"/>
            <w:b/>
            <w:bCs/>
            <w:color w:val="000000" w:themeColor="text1"/>
            <w:sz w:val="18"/>
            <w:szCs w:val="18"/>
            <w:highlight w:val="yellow"/>
          </w:rPr>
          <w:delText>Expectations</w:delText>
        </w:r>
      </w:del>
    </w:p>
    <w:p w14:paraId="31AF373B" w14:textId="77777777" w:rsidR="00974151" w:rsidRPr="002C6C11" w:rsidRDefault="00974151" w:rsidP="00974151">
      <w:pPr>
        <w:pStyle w:val="NormalWeb"/>
        <w:numPr>
          <w:ilvl w:val="0"/>
          <w:numId w:val="126"/>
        </w:numPr>
        <w:spacing w:before="240" w:beforeAutospacing="0" w:after="0" w:afterAutospacing="0"/>
        <w:rPr>
          <w:del w:id="2474" w:author="Mehta, Hemini" w:date="2026-03-18T14:19:00Z" w16du:dateUtc="2026-03-18T14:19:14Z"/>
          <w:rFonts w:ascii="Montserrat" w:eastAsia="Montserrat" w:hAnsi="Montserrat" w:cs="Montserrat"/>
          <w:color w:val="000000" w:themeColor="text1"/>
          <w:sz w:val="18"/>
          <w:szCs w:val="18"/>
        </w:rPr>
      </w:pPr>
      <w:del w:id="2475" w:author="Mehta, Hemini" w:date="2026-03-18T14:19:00Z" w16du:dateUtc="2026-03-18T14:19:14Z">
        <w:r w:rsidRPr="00CB317A">
          <w:rPr>
            <w:rFonts w:ascii="Montserrat" w:eastAsia="Montserrat" w:hAnsi="Montserrat" w:cs="Montserrat"/>
            <w:color w:val="000000" w:themeColor="text1"/>
            <w:sz w:val="18"/>
            <w:szCs w:val="18"/>
            <w:highlight w:val="yellow"/>
          </w:rPr>
          <w:delText>Predictable abandonment points will emerge at moments of severe quality loss.</w:delText>
        </w:r>
      </w:del>
    </w:p>
    <w:p w14:paraId="29E6969F" w14:textId="77777777" w:rsidR="00974151" w:rsidRPr="002C6C11" w:rsidRDefault="00974151" w:rsidP="00974151">
      <w:pPr>
        <w:pStyle w:val="NormalWeb"/>
        <w:numPr>
          <w:ilvl w:val="0"/>
          <w:numId w:val="126"/>
        </w:numPr>
        <w:spacing w:beforeAutospacing="0" w:after="240" w:afterAutospacing="0"/>
        <w:rPr>
          <w:del w:id="2476" w:author="Mehta, Hemini" w:date="2026-03-18T14:19:00Z" w16du:dateUtc="2026-03-18T14:19:14Z"/>
          <w:rFonts w:ascii="Montserrat" w:eastAsia="Montserrat" w:hAnsi="Montserrat" w:cs="Montserrat"/>
          <w:color w:val="000000" w:themeColor="text1"/>
          <w:sz w:val="18"/>
          <w:szCs w:val="18"/>
        </w:rPr>
      </w:pPr>
      <w:del w:id="2477" w:author="Mehta, Hemini" w:date="2026-03-18T14:19:00Z" w16du:dateUtc="2026-03-18T14:19:14Z">
        <w:r w:rsidRPr="00CB317A">
          <w:rPr>
            <w:rFonts w:ascii="Montserrat" w:eastAsia="Montserrat" w:hAnsi="Montserrat" w:cs="Montserrat"/>
            <w:color w:val="000000" w:themeColor="text1"/>
            <w:sz w:val="18"/>
            <w:szCs w:val="18"/>
            <w:highlight w:val="yellow"/>
          </w:rPr>
          <w:delText>Distribution methods with adaptive bitrate may prevent sharp drops, sustaining engagement longer.</w:delText>
        </w:r>
      </w:del>
    </w:p>
    <w:p w14:paraId="0E2D107B" w14:textId="77777777" w:rsidR="00974151" w:rsidRPr="00CB317A" w:rsidRDefault="00974151" w:rsidP="00974151">
      <w:pPr>
        <w:widowControl/>
        <w:rPr>
          <w:rFonts w:ascii="Montserrat" w:eastAsia="Montserrat" w:hAnsi="Montserrat" w:cs="Montserrat"/>
          <w:color w:val="595959" w:themeColor="text1" w:themeTint="A6"/>
          <w:sz w:val="18"/>
          <w:szCs w:val="18"/>
        </w:rPr>
      </w:pPr>
    </w:p>
    <w:p w14:paraId="71DDF36E" w14:textId="77777777" w:rsidR="00974151" w:rsidRPr="005F7D7E" w:rsidRDefault="3E5B9206" w:rsidP="00974151">
      <w:pPr>
        <w:pStyle w:val="Heading3"/>
      </w:pPr>
      <w:bookmarkStart w:id="2478" w:name="_Toc106720319"/>
      <w:r>
        <w:t>Scenario L: Calculate energy/data wasted due to mid-stream exits</w:t>
      </w:r>
      <w:bookmarkEnd w:id="2478"/>
    </w:p>
    <w:p w14:paraId="6AD0BE5E"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6523FC48"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309231CB"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w:t>
      </w:r>
      <w:r w:rsidRPr="00CB317A">
        <w:rPr>
          <w:rFonts w:ascii="Montserrat" w:eastAsia="Montserrat" w:hAnsi="Montserrat" w:cs="Montserrat"/>
          <w:color w:val="000000" w:themeColor="text1"/>
          <w:sz w:val="18"/>
          <w:szCs w:val="18"/>
        </w:rPr>
        <w:t xml:space="preserve"> </w:t>
      </w:r>
      <w:r w:rsidRPr="00CB317A">
        <w:rPr>
          <w:rFonts w:ascii="Montserrat" w:eastAsia="Montserrat" w:hAnsi="Montserrat" w:cs="Montserrat"/>
          <w:b/>
          <w:bCs/>
          <w:color w:val="000000" w:themeColor="text1"/>
          <w:sz w:val="18"/>
          <w:szCs w:val="18"/>
        </w:rPr>
        <w:t>Content Abandonment Points</w:t>
      </w:r>
    </w:p>
    <w:p w14:paraId="738D1834"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06E66C78"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50DBE885" w14:textId="77777777" w:rsidR="00974151" w:rsidRPr="002C6C11" w:rsidRDefault="00974151" w:rsidP="00974151">
      <w:pPr>
        <w:pStyle w:val="NormalWeb"/>
        <w:numPr>
          <w:ilvl w:val="0"/>
          <w:numId w:val="125"/>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Abandonment point data vs full stream length.</w:t>
      </w:r>
    </w:p>
    <w:p w14:paraId="1F74279C" w14:textId="77777777" w:rsidR="00974151" w:rsidRPr="002C6C11" w:rsidRDefault="00974151" w:rsidP="00974151">
      <w:pPr>
        <w:pStyle w:val="NormalWeb"/>
        <w:numPr>
          <w:ilvl w:val="0"/>
          <w:numId w:val="125"/>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and network usage up to abandonment point.</w:t>
      </w:r>
    </w:p>
    <w:p w14:paraId="462057B9" w14:textId="77777777" w:rsidR="00974151" w:rsidRPr="002C6C11" w:rsidRDefault="00974151" w:rsidP="00974151">
      <w:pPr>
        <w:pStyle w:val="NormalWeb"/>
        <w:spacing w:before="12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61D23C0E" w14:textId="77777777" w:rsidR="00974151" w:rsidRPr="002C6C11" w:rsidRDefault="00974151" w:rsidP="00974151">
      <w:pPr>
        <w:pStyle w:val="NormalWeb"/>
        <w:numPr>
          <w:ilvl w:val="0"/>
          <w:numId w:val="124"/>
        </w:numPr>
        <w:spacing w:beforeAutospacing="0" w:after="0" w:afterAutospacing="0"/>
        <w:ind w:left="714" w:hanging="357"/>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Estimate of energy (kWh) and data (MB/GB) consumed per incomplete stream.</w:t>
      </w:r>
    </w:p>
    <w:p w14:paraId="5956DBD9" w14:textId="77777777" w:rsidR="00974151" w:rsidRPr="002C6C11" w:rsidRDefault="00974151" w:rsidP="00974151">
      <w:pPr>
        <w:pStyle w:val="NormalWeb"/>
        <w:numPr>
          <w:ilvl w:val="0"/>
          <w:numId w:val="124"/>
        </w:numPr>
        <w:spacing w:beforeAutospacing="0" w:after="0" w:afterAutospacing="0"/>
        <w:ind w:left="714" w:hanging="357"/>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Aggregated waste totals across distribution methods.</w:t>
      </w:r>
    </w:p>
    <w:p w14:paraId="743CE9D9" w14:textId="77777777" w:rsidR="00974151" w:rsidRPr="002C6C11" w:rsidRDefault="00974151" w:rsidP="00974151">
      <w:pPr>
        <w:pStyle w:val="NormalWeb"/>
        <w:spacing w:before="12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5FE417C0" w14:textId="77777777" w:rsidR="00974151" w:rsidRPr="002C6C11" w:rsidRDefault="00974151" w:rsidP="00974151">
      <w:pPr>
        <w:pStyle w:val="NormalWeb"/>
        <w:numPr>
          <w:ilvl w:val="0"/>
          <w:numId w:val="123"/>
        </w:numPr>
        <w:spacing w:beforeAutospacing="0" w:after="0" w:afterAutospacing="0"/>
        <w:ind w:left="714" w:hanging="357"/>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Higher abandonment rates translate to greater wasted energy and bandwidth.</w:t>
      </w:r>
    </w:p>
    <w:p w14:paraId="73BE4E2C" w14:textId="01D5D333" w:rsidR="00974151" w:rsidRDefault="00974151" w:rsidP="2618C7F4">
      <w:pPr>
        <w:pStyle w:val="NormalWeb"/>
        <w:numPr>
          <w:ilvl w:val="0"/>
          <w:numId w:val="123"/>
        </w:numPr>
        <w:spacing w:beforeAutospacing="0" w:after="0" w:afterAutospacing="0"/>
        <w:ind w:left="714" w:hanging="357"/>
        <w:rPr>
          <w:ins w:id="2479" w:author="Mehta, Hemini" w:date="2026-03-23T11:04:00Z" w16du:dateUtc="2026-03-23T11:04:05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More resilient methods that reduce mid-stream exits will waste fewer resources.</w:t>
      </w:r>
    </w:p>
    <w:p w14:paraId="14C034EA" w14:textId="5AF56056" w:rsidR="2618C7F4" w:rsidRDefault="2618C7F4" w:rsidP="2618C7F4">
      <w:pPr>
        <w:pStyle w:val="NormalWeb"/>
        <w:spacing w:beforeAutospacing="0" w:after="0" w:afterAutospacing="0"/>
        <w:rPr>
          <w:ins w:id="2480" w:author="Mehta, Hemini" w:date="2026-03-23T11:03:00Z" w16du:dateUtc="2026-03-23T11:03:37Z"/>
          <w:rFonts w:ascii="Montserrat" w:eastAsia="Montserrat" w:hAnsi="Montserrat" w:cs="Montserrat"/>
          <w:color w:val="000000" w:themeColor="text1"/>
          <w:sz w:val="18"/>
          <w:szCs w:val="18"/>
        </w:rPr>
      </w:pPr>
    </w:p>
    <w:p w14:paraId="452885DA" w14:textId="6F51DED3" w:rsidR="1BA2EA55" w:rsidRDefault="1BA2EA55" w:rsidP="2618C7F4">
      <w:pPr>
        <w:pStyle w:val="NormalWeb"/>
        <w:spacing w:beforeAutospacing="0" w:after="0" w:afterAutospacing="0"/>
        <w:rPr>
          <w:rFonts w:ascii="Montserrat" w:eastAsia="Montserrat" w:hAnsi="Montserrat" w:cs="Montserrat"/>
          <w:color w:val="000000" w:themeColor="text1"/>
          <w:sz w:val="18"/>
          <w:szCs w:val="18"/>
        </w:rPr>
      </w:pPr>
      <w:ins w:id="2481" w:author="Mehta, Hemini" w:date="2026-03-23T11:03:00Z" w16du:dateUtc="2026-03-23T11:03:57Z">
        <w:r w:rsidRPr="2618C7F4">
          <w:rPr>
            <w:rFonts w:ascii="Montserrat" w:eastAsia="Montserrat" w:hAnsi="Montserrat" w:cs="Montserrat"/>
            <w:color w:val="000000" w:themeColor="text1"/>
            <w:sz w:val="18"/>
            <w:szCs w:val="18"/>
          </w:rPr>
          <w:t>We do not have scale or real users that would make this test case viable.</w:t>
        </w:r>
      </w:ins>
    </w:p>
    <w:p w14:paraId="516E0E31" w14:textId="77777777" w:rsidR="00974151" w:rsidRPr="005F7D7E" w:rsidRDefault="00974151" w:rsidP="00974151">
      <w:pPr>
        <w:pStyle w:val="Heading3"/>
        <w:rPr>
          <w:del w:id="2482" w:author="Mehta, Hemini" w:date="2026-03-18T14:19:00Z" w16du:dateUtc="2026-03-18T14:19:58Z"/>
          <w:highlight w:val="yellow"/>
        </w:rPr>
      </w:pPr>
      <w:del w:id="2483" w:author="Mehta, Hemini" w:date="2026-03-18T14:19:00Z" w16du:dateUtc="2026-03-18T14:19:58Z">
        <w:r w:rsidRPr="77A9CFF2" w:rsidDel="3E5B9206">
          <w:rPr>
            <w:highlight w:val="yellow"/>
          </w:rPr>
          <w:delText>Scenario M: Directly test startup times distribution across methods</w:delText>
        </w:r>
      </w:del>
    </w:p>
    <w:p w14:paraId="06234938" w14:textId="77777777" w:rsidR="00974151" w:rsidRDefault="00974151" w:rsidP="00974151">
      <w:pPr>
        <w:pStyle w:val="NormalWeb"/>
        <w:spacing w:beforeAutospacing="0" w:after="0" w:afterAutospacing="0"/>
        <w:rPr>
          <w:del w:id="2484" w:author="Mehta, Hemini" w:date="2026-03-18T14:19:00Z" w16du:dateUtc="2026-03-18T14:19:58Z"/>
          <w:rFonts w:ascii="Montserrat" w:eastAsia="Montserrat" w:hAnsi="Montserrat" w:cs="Montserrat"/>
          <w:b/>
          <w:bCs/>
          <w:color w:val="000000" w:themeColor="text1"/>
          <w:sz w:val="18"/>
          <w:szCs w:val="18"/>
          <w:highlight w:val="yellow"/>
        </w:rPr>
      </w:pPr>
    </w:p>
    <w:p w14:paraId="12BC9900" w14:textId="77777777" w:rsidR="00974151" w:rsidRPr="002C6C11" w:rsidRDefault="00974151" w:rsidP="00974151">
      <w:pPr>
        <w:pStyle w:val="NormalWeb"/>
        <w:spacing w:beforeAutospacing="0" w:after="0" w:afterAutospacing="0"/>
        <w:rPr>
          <w:del w:id="2485" w:author="Mehta, Hemini" w:date="2026-03-18T14:19:00Z" w16du:dateUtc="2026-03-18T14:19:58Z"/>
          <w:rFonts w:ascii="Montserrat" w:eastAsia="Montserrat" w:hAnsi="Montserrat" w:cs="Montserrat"/>
          <w:color w:val="000000" w:themeColor="text1"/>
          <w:sz w:val="18"/>
          <w:szCs w:val="18"/>
        </w:rPr>
      </w:pPr>
      <w:del w:id="2486" w:author="Mehta, Hemini" w:date="2026-03-18T14:19:00Z" w16du:dateUtc="2026-03-18T14:19:58Z">
        <w:r w:rsidRPr="00CB317A">
          <w:rPr>
            <w:rFonts w:ascii="Montserrat" w:eastAsia="Montserrat" w:hAnsi="Montserrat" w:cs="Montserrat"/>
            <w:b/>
            <w:bCs/>
            <w:color w:val="000000" w:themeColor="text1"/>
            <w:sz w:val="18"/>
            <w:szCs w:val="18"/>
            <w:highlight w:val="yellow"/>
          </w:rPr>
          <w:delText>KVIs</w:delText>
        </w:r>
        <w:r w:rsidRPr="00CB317A">
          <w:rPr>
            <w:rFonts w:ascii="Montserrat" w:eastAsia="Montserrat" w:hAnsi="Montserrat" w:cs="Montserrat"/>
            <w:color w:val="000000" w:themeColor="text1"/>
            <w:sz w:val="18"/>
            <w:szCs w:val="18"/>
            <w:highlight w:val="yellow"/>
          </w:rPr>
          <w:delText>: Quality</w:delText>
        </w:r>
      </w:del>
    </w:p>
    <w:p w14:paraId="68465C8E" w14:textId="77777777" w:rsidR="00974151" w:rsidRPr="002C6C11" w:rsidRDefault="00974151" w:rsidP="00974151">
      <w:pPr>
        <w:pStyle w:val="NormalWeb"/>
        <w:spacing w:beforeAutospacing="0" w:after="0" w:afterAutospacing="0"/>
        <w:rPr>
          <w:del w:id="2487" w:author="Mehta, Hemini" w:date="2026-03-18T14:19:00Z" w16du:dateUtc="2026-03-18T14:19:58Z"/>
          <w:rFonts w:ascii="Montserrat" w:eastAsia="Montserrat" w:hAnsi="Montserrat" w:cs="Montserrat"/>
          <w:color w:val="000000" w:themeColor="text1"/>
          <w:sz w:val="18"/>
          <w:szCs w:val="18"/>
        </w:rPr>
      </w:pPr>
      <w:del w:id="2488" w:author="Mehta, Hemini" w:date="2026-03-18T14:19:00Z" w16du:dateUtc="2026-03-18T14:19:58Z">
        <w:r w:rsidRPr="00CB317A">
          <w:rPr>
            <w:rFonts w:ascii="Montserrat" w:eastAsia="Montserrat" w:hAnsi="Montserrat" w:cs="Montserrat"/>
            <w:b/>
            <w:bCs/>
            <w:color w:val="000000" w:themeColor="text1"/>
            <w:sz w:val="18"/>
            <w:szCs w:val="18"/>
            <w:highlight w:val="yellow"/>
          </w:rPr>
          <w:delText>KPIs:</w:delText>
        </w:r>
        <w:r w:rsidRPr="00CB317A">
          <w:rPr>
            <w:rFonts w:ascii="Montserrat" w:eastAsia="Montserrat" w:hAnsi="Montserrat" w:cs="Montserrat"/>
            <w:color w:val="000000" w:themeColor="text1"/>
            <w:sz w:val="18"/>
            <w:szCs w:val="18"/>
            <w:highlight w:val="yellow"/>
          </w:rPr>
          <w:delText xml:space="preserve"> </w:delText>
        </w:r>
        <w:r w:rsidRPr="00CB317A">
          <w:rPr>
            <w:rFonts w:ascii="Montserrat" w:eastAsia="Montserrat" w:hAnsi="Montserrat" w:cs="Montserrat"/>
            <w:b/>
            <w:bCs/>
            <w:color w:val="000000" w:themeColor="text1"/>
            <w:sz w:val="18"/>
            <w:szCs w:val="18"/>
            <w:highlight w:val="yellow"/>
          </w:rPr>
          <w:delText>Start-up delay</w:delText>
        </w:r>
      </w:del>
    </w:p>
    <w:p w14:paraId="6E599F55" w14:textId="77777777" w:rsidR="00974151" w:rsidRPr="002C6C11" w:rsidRDefault="00974151" w:rsidP="00974151">
      <w:pPr>
        <w:pStyle w:val="NormalWeb"/>
        <w:spacing w:beforeAutospacing="0" w:after="0" w:afterAutospacing="0"/>
        <w:rPr>
          <w:del w:id="2489" w:author="Mehta, Hemini" w:date="2026-03-18T14:19:00Z" w16du:dateUtc="2026-03-18T14:19:58Z"/>
          <w:rFonts w:ascii="Montserrat" w:eastAsia="Montserrat" w:hAnsi="Montserrat" w:cs="Montserrat"/>
          <w:color w:val="000000" w:themeColor="text1"/>
          <w:sz w:val="18"/>
          <w:szCs w:val="18"/>
        </w:rPr>
      </w:pPr>
      <w:del w:id="2490" w:author="Mehta, Hemini" w:date="2026-03-18T14:19:00Z" w16du:dateUtc="2026-03-18T14:19:58Z">
        <w:r w:rsidRPr="00CB317A">
          <w:rPr>
            <w:rFonts w:ascii="Montserrat" w:eastAsia="Montserrat" w:hAnsi="Montserrat" w:cs="Montserrat"/>
            <w:b/>
            <w:bCs/>
            <w:color w:val="000000" w:themeColor="text1"/>
            <w:sz w:val="18"/>
            <w:szCs w:val="18"/>
            <w:highlight w:val="yellow"/>
          </w:rPr>
          <w:delText>Test Beds:</w:delText>
        </w:r>
        <w:r w:rsidRPr="00CB317A">
          <w:rPr>
            <w:rFonts w:ascii="Montserrat" w:eastAsia="Montserrat" w:hAnsi="Montserrat" w:cs="Montserrat"/>
            <w:color w:val="000000" w:themeColor="text1"/>
            <w:sz w:val="18"/>
            <w:szCs w:val="18"/>
            <w:highlight w:val="yellow"/>
          </w:rPr>
          <w:delText xml:space="preserve"> DTE &amp; DTH</w:delText>
        </w:r>
      </w:del>
    </w:p>
    <w:p w14:paraId="7F42615B" w14:textId="77777777" w:rsidR="00974151" w:rsidRPr="002C6C11" w:rsidRDefault="00974151" w:rsidP="00974151">
      <w:pPr>
        <w:pStyle w:val="NormalWeb"/>
        <w:spacing w:before="240" w:beforeAutospacing="0" w:after="240" w:afterAutospacing="0"/>
        <w:rPr>
          <w:del w:id="2491" w:author="Mehta, Hemini" w:date="2026-03-18T14:19:00Z" w16du:dateUtc="2026-03-18T14:19:58Z"/>
          <w:rFonts w:ascii="Montserrat" w:eastAsia="Montserrat" w:hAnsi="Montserrat" w:cs="Montserrat"/>
          <w:color w:val="000000" w:themeColor="text1"/>
          <w:sz w:val="18"/>
          <w:szCs w:val="18"/>
        </w:rPr>
      </w:pPr>
      <w:del w:id="2492" w:author="Mehta, Hemini" w:date="2026-03-18T14:19:00Z" w16du:dateUtc="2026-03-18T14:19:58Z">
        <w:r w:rsidRPr="00CB317A">
          <w:rPr>
            <w:rFonts w:ascii="Montserrat" w:eastAsia="Montserrat" w:hAnsi="Montserrat" w:cs="Montserrat"/>
            <w:b/>
            <w:bCs/>
            <w:color w:val="000000" w:themeColor="text1"/>
            <w:sz w:val="18"/>
            <w:szCs w:val="18"/>
            <w:highlight w:val="yellow"/>
          </w:rPr>
          <w:delText>Input</w:delText>
        </w:r>
      </w:del>
    </w:p>
    <w:p w14:paraId="309DEC67" w14:textId="77777777" w:rsidR="00974151" w:rsidRPr="002C6C11" w:rsidRDefault="00974151" w:rsidP="00974151">
      <w:pPr>
        <w:pStyle w:val="NormalWeb"/>
        <w:numPr>
          <w:ilvl w:val="0"/>
          <w:numId w:val="122"/>
        </w:numPr>
        <w:spacing w:before="240" w:beforeAutospacing="0" w:after="0" w:afterAutospacing="0"/>
        <w:ind w:right="-330"/>
        <w:rPr>
          <w:del w:id="2493" w:author="Mehta, Hemini" w:date="2026-03-18T14:19:00Z" w16du:dateUtc="2026-03-18T14:19:58Z"/>
          <w:rFonts w:ascii="Montserrat" w:eastAsia="Montserrat" w:hAnsi="Montserrat" w:cs="Montserrat"/>
          <w:color w:val="000000" w:themeColor="text1"/>
          <w:sz w:val="18"/>
          <w:szCs w:val="18"/>
        </w:rPr>
      </w:pPr>
      <w:del w:id="2494" w:author="Mehta, Hemini" w:date="2026-03-18T14:19:00Z" w16du:dateUtc="2026-03-18T14:19:58Z">
        <w:r w:rsidRPr="00CB317A">
          <w:rPr>
            <w:rFonts w:ascii="Montserrat" w:eastAsia="Montserrat" w:hAnsi="Montserrat" w:cs="Montserrat"/>
            <w:color w:val="000000" w:themeColor="text1"/>
            <w:sz w:val="18"/>
            <w:szCs w:val="18"/>
            <w:highlight w:val="yellow"/>
          </w:rPr>
          <w:delText>Time measurements from user request initiation to video playback start across CDN, Edge, etc.</w:delText>
        </w:r>
      </w:del>
    </w:p>
    <w:p w14:paraId="3582E723" w14:textId="77777777" w:rsidR="00974151" w:rsidRPr="002C6C11" w:rsidRDefault="00974151" w:rsidP="00974151">
      <w:pPr>
        <w:pStyle w:val="NormalWeb"/>
        <w:numPr>
          <w:ilvl w:val="0"/>
          <w:numId w:val="122"/>
        </w:numPr>
        <w:spacing w:beforeAutospacing="0" w:after="240" w:afterAutospacing="0"/>
        <w:rPr>
          <w:del w:id="2495" w:author="Mehta, Hemini" w:date="2026-03-18T14:19:00Z" w16du:dateUtc="2026-03-18T14:19:58Z"/>
          <w:rFonts w:ascii="Montserrat" w:eastAsia="Montserrat" w:hAnsi="Montserrat" w:cs="Montserrat"/>
          <w:color w:val="000000" w:themeColor="text1"/>
          <w:sz w:val="18"/>
          <w:szCs w:val="18"/>
        </w:rPr>
      </w:pPr>
      <w:del w:id="2496" w:author="Mehta, Hemini" w:date="2026-03-18T14:19:00Z" w16du:dateUtc="2026-03-18T14:19:58Z">
        <w:r w:rsidRPr="00CB317A">
          <w:rPr>
            <w:rFonts w:ascii="Montserrat" w:eastAsia="Montserrat" w:hAnsi="Montserrat" w:cs="Montserrat"/>
            <w:color w:val="000000" w:themeColor="text1"/>
            <w:sz w:val="18"/>
            <w:szCs w:val="18"/>
            <w:highlight w:val="yellow"/>
          </w:rPr>
          <w:delText>Controlled tests under consistent network conditions.</w:delText>
        </w:r>
      </w:del>
    </w:p>
    <w:p w14:paraId="79E9FAA2" w14:textId="77777777" w:rsidR="00974151" w:rsidRPr="002C6C11" w:rsidRDefault="00974151" w:rsidP="00974151">
      <w:pPr>
        <w:pStyle w:val="NormalWeb"/>
        <w:spacing w:before="240" w:beforeAutospacing="0" w:after="240" w:afterAutospacing="0"/>
        <w:rPr>
          <w:del w:id="2497" w:author="Mehta, Hemini" w:date="2026-03-18T14:19:00Z" w16du:dateUtc="2026-03-18T14:19:58Z"/>
          <w:rFonts w:ascii="Montserrat" w:eastAsia="Montserrat" w:hAnsi="Montserrat" w:cs="Montserrat"/>
          <w:color w:val="000000" w:themeColor="text1"/>
          <w:sz w:val="18"/>
          <w:szCs w:val="18"/>
        </w:rPr>
      </w:pPr>
      <w:del w:id="2498" w:author="Mehta, Hemini" w:date="2026-03-18T14:19:00Z" w16du:dateUtc="2026-03-18T14:19:58Z">
        <w:r w:rsidRPr="00CB317A">
          <w:rPr>
            <w:rFonts w:ascii="Montserrat" w:eastAsia="Montserrat" w:hAnsi="Montserrat" w:cs="Montserrat"/>
            <w:b/>
            <w:bCs/>
            <w:color w:val="000000" w:themeColor="text1"/>
            <w:sz w:val="18"/>
            <w:szCs w:val="18"/>
            <w:highlight w:val="yellow"/>
          </w:rPr>
          <w:delText>Output</w:delText>
        </w:r>
      </w:del>
    </w:p>
    <w:p w14:paraId="20411FA6" w14:textId="77777777" w:rsidR="00974151" w:rsidRPr="002C6C11" w:rsidRDefault="00974151" w:rsidP="00974151">
      <w:pPr>
        <w:pStyle w:val="NormalWeb"/>
        <w:numPr>
          <w:ilvl w:val="0"/>
          <w:numId w:val="121"/>
        </w:numPr>
        <w:spacing w:before="240" w:beforeAutospacing="0" w:after="0" w:afterAutospacing="0"/>
        <w:rPr>
          <w:del w:id="2499" w:author="Mehta, Hemini" w:date="2026-03-18T14:19:00Z" w16du:dateUtc="2026-03-18T14:19:58Z"/>
          <w:rFonts w:ascii="Montserrat" w:eastAsia="Montserrat" w:hAnsi="Montserrat" w:cs="Montserrat"/>
          <w:color w:val="000000" w:themeColor="text1"/>
          <w:sz w:val="18"/>
          <w:szCs w:val="18"/>
        </w:rPr>
      </w:pPr>
      <w:del w:id="2500" w:author="Mehta, Hemini" w:date="2026-03-18T14:19:00Z" w16du:dateUtc="2026-03-18T14:19:58Z">
        <w:r w:rsidRPr="00CB317A">
          <w:rPr>
            <w:rFonts w:ascii="Montserrat" w:eastAsia="Montserrat" w:hAnsi="Montserrat" w:cs="Montserrat"/>
            <w:color w:val="000000" w:themeColor="text1"/>
            <w:sz w:val="18"/>
            <w:szCs w:val="18"/>
            <w:highlight w:val="yellow"/>
          </w:rPr>
          <w:delText>Startup delay (seconds) for each method (histograms, indicating average, min, max, percentiles 95 and 99.9).</w:delText>
        </w:r>
      </w:del>
    </w:p>
    <w:p w14:paraId="7D67F473" w14:textId="77777777" w:rsidR="00974151" w:rsidRPr="002C6C11" w:rsidRDefault="00974151" w:rsidP="00974151">
      <w:pPr>
        <w:pStyle w:val="NormalWeb"/>
        <w:numPr>
          <w:ilvl w:val="0"/>
          <w:numId w:val="121"/>
        </w:numPr>
        <w:spacing w:beforeAutospacing="0" w:after="240" w:afterAutospacing="0"/>
        <w:rPr>
          <w:del w:id="2501" w:author="Mehta, Hemini" w:date="2026-03-18T14:19:00Z" w16du:dateUtc="2026-03-18T14:19:58Z"/>
          <w:rFonts w:ascii="Montserrat" w:eastAsia="Montserrat" w:hAnsi="Montserrat" w:cs="Montserrat"/>
          <w:color w:val="000000" w:themeColor="text1"/>
          <w:sz w:val="18"/>
          <w:szCs w:val="18"/>
        </w:rPr>
      </w:pPr>
      <w:del w:id="2502" w:author="Mehta, Hemini" w:date="2026-03-18T14:19:00Z" w16du:dateUtc="2026-03-18T14:19:58Z">
        <w:r w:rsidRPr="00CB317A">
          <w:rPr>
            <w:rFonts w:ascii="Montserrat" w:eastAsia="Montserrat" w:hAnsi="Montserrat" w:cs="Montserrat"/>
            <w:color w:val="000000" w:themeColor="text1"/>
            <w:sz w:val="18"/>
            <w:szCs w:val="18"/>
            <w:highlight w:val="yellow"/>
          </w:rPr>
          <w:delText>Comparative dataset of responsiveness across methods.</w:delText>
        </w:r>
      </w:del>
    </w:p>
    <w:p w14:paraId="1819D51E" w14:textId="77777777" w:rsidR="00974151" w:rsidRPr="002C6C11" w:rsidRDefault="00974151" w:rsidP="00974151">
      <w:pPr>
        <w:pStyle w:val="NormalWeb"/>
        <w:spacing w:before="240" w:beforeAutospacing="0" w:after="240" w:afterAutospacing="0"/>
        <w:rPr>
          <w:del w:id="2503" w:author="Mehta, Hemini" w:date="2026-03-18T14:19:00Z" w16du:dateUtc="2026-03-18T14:19:58Z"/>
          <w:rFonts w:ascii="Montserrat" w:eastAsia="Montserrat" w:hAnsi="Montserrat" w:cs="Montserrat"/>
          <w:color w:val="000000" w:themeColor="text1"/>
          <w:sz w:val="18"/>
          <w:szCs w:val="18"/>
        </w:rPr>
      </w:pPr>
      <w:del w:id="2504" w:author="Mehta, Hemini" w:date="2026-03-18T14:19:00Z" w16du:dateUtc="2026-03-18T14:19:58Z">
        <w:r w:rsidRPr="00CB317A">
          <w:rPr>
            <w:rFonts w:ascii="Montserrat" w:eastAsia="Montserrat" w:hAnsi="Montserrat" w:cs="Montserrat"/>
            <w:b/>
            <w:bCs/>
            <w:color w:val="000000" w:themeColor="text1"/>
            <w:sz w:val="18"/>
            <w:szCs w:val="18"/>
            <w:highlight w:val="yellow"/>
          </w:rPr>
          <w:delText>Expectations</w:delText>
        </w:r>
      </w:del>
    </w:p>
    <w:p w14:paraId="3211A4C2" w14:textId="77777777" w:rsidR="00974151" w:rsidRPr="002C6C11" w:rsidRDefault="00974151" w:rsidP="00974151">
      <w:pPr>
        <w:pStyle w:val="NormalWeb"/>
        <w:numPr>
          <w:ilvl w:val="0"/>
          <w:numId w:val="120"/>
        </w:numPr>
        <w:spacing w:before="240" w:beforeAutospacing="0" w:after="0" w:afterAutospacing="0"/>
        <w:rPr>
          <w:del w:id="2505" w:author="Mehta, Hemini" w:date="2026-03-18T14:19:00Z" w16du:dateUtc="2026-03-18T14:19:58Z"/>
          <w:rFonts w:ascii="Montserrat" w:eastAsia="Montserrat" w:hAnsi="Montserrat" w:cs="Montserrat"/>
          <w:color w:val="000000" w:themeColor="text1"/>
          <w:sz w:val="18"/>
          <w:szCs w:val="18"/>
        </w:rPr>
      </w:pPr>
      <w:del w:id="2506" w:author="Mehta, Hemini" w:date="2026-03-18T14:19:00Z" w16du:dateUtc="2026-03-18T14:19:58Z">
        <w:r w:rsidRPr="00CB317A">
          <w:rPr>
            <w:rFonts w:ascii="Montserrat" w:eastAsia="Montserrat" w:hAnsi="Montserrat" w:cs="Montserrat"/>
            <w:color w:val="000000" w:themeColor="text1"/>
            <w:sz w:val="18"/>
            <w:szCs w:val="18"/>
            <w:highlight w:val="yellow"/>
          </w:rPr>
          <w:delText>Edge or adaptive methods may achieve lower average startup delays.</w:delText>
        </w:r>
      </w:del>
    </w:p>
    <w:p w14:paraId="69EA7D8A" w14:textId="77777777" w:rsidR="00974151" w:rsidRPr="002C6C11" w:rsidRDefault="00974151" w:rsidP="00974151">
      <w:pPr>
        <w:pStyle w:val="NormalWeb"/>
        <w:numPr>
          <w:ilvl w:val="0"/>
          <w:numId w:val="120"/>
        </w:numPr>
        <w:spacing w:beforeAutospacing="0" w:after="240" w:afterAutospacing="0"/>
        <w:rPr>
          <w:del w:id="2507" w:author="Mehta, Hemini" w:date="2026-03-18T14:19:00Z" w16du:dateUtc="2026-03-18T14:19:58Z"/>
          <w:rFonts w:ascii="Montserrat" w:eastAsia="Montserrat" w:hAnsi="Montserrat" w:cs="Montserrat"/>
          <w:color w:val="000000" w:themeColor="text1"/>
          <w:sz w:val="18"/>
          <w:szCs w:val="18"/>
        </w:rPr>
      </w:pPr>
      <w:del w:id="2508" w:author="Mehta, Hemini" w:date="2026-03-18T14:19:00Z" w16du:dateUtc="2026-03-18T14:19:58Z">
        <w:r w:rsidRPr="00CB317A">
          <w:rPr>
            <w:rFonts w:ascii="Montserrat" w:eastAsia="Montserrat" w:hAnsi="Montserrat" w:cs="Montserrat"/>
            <w:color w:val="000000" w:themeColor="text1"/>
            <w:sz w:val="18"/>
            <w:szCs w:val="18"/>
            <w:highlight w:val="yellow"/>
          </w:rPr>
          <w:delText>Decentralized or centralized methods may show longer average delays depending on availability or server distance.</w:delText>
        </w:r>
      </w:del>
    </w:p>
    <w:p w14:paraId="63DF19E1" w14:textId="77777777" w:rsidR="00974151" w:rsidRDefault="00974151" w:rsidP="00974151">
      <w:pPr>
        <w:widowControl/>
        <w:rPr>
          <w:rFonts w:ascii="Montserrat" w:eastAsia="Montserrat" w:hAnsi="Montserrat" w:cs="Montserrat"/>
          <w:color w:val="595959" w:themeColor="text1" w:themeTint="A6"/>
          <w:sz w:val="18"/>
          <w:szCs w:val="18"/>
        </w:rPr>
      </w:pPr>
    </w:p>
    <w:p w14:paraId="00F0CB85" w14:textId="77777777" w:rsidR="00974151" w:rsidRPr="00CB317A" w:rsidRDefault="00974151" w:rsidP="00974151">
      <w:pPr>
        <w:widowControl/>
        <w:rPr>
          <w:rFonts w:ascii="Montserrat" w:eastAsia="Montserrat" w:hAnsi="Montserrat" w:cs="Montserrat"/>
          <w:color w:val="595959" w:themeColor="text1" w:themeTint="A6"/>
          <w:sz w:val="18"/>
          <w:szCs w:val="18"/>
        </w:rPr>
      </w:pPr>
    </w:p>
    <w:p w14:paraId="30BC6DAE" w14:textId="77777777" w:rsidR="00974151" w:rsidRPr="005F7D7E" w:rsidRDefault="3E5B9206" w:rsidP="00974151">
      <w:pPr>
        <w:pStyle w:val="Heading3"/>
      </w:pPr>
      <w:bookmarkStart w:id="2509" w:name="_Toc1287687175"/>
      <w:r>
        <w:t>Scenario N: Estimate resource cost of longer startup overheads</w:t>
      </w:r>
      <w:bookmarkEnd w:id="2509"/>
    </w:p>
    <w:p w14:paraId="47C8872D"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72F69BF4"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79C9D6A0"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w:t>
      </w:r>
      <w:r w:rsidRPr="00CB317A">
        <w:rPr>
          <w:rFonts w:ascii="Montserrat" w:eastAsia="Montserrat" w:hAnsi="Montserrat" w:cs="Montserrat"/>
          <w:color w:val="000000" w:themeColor="text1"/>
          <w:sz w:val="18"/>
          <w:szCs w:val="18"/>
        </w:rPr>
        <w:t xml:space="preserve"> </w:t>
      </w:r>
      <w:r w:rsidRPr="00CB317A">
        <w:rPr>
          <w:rFonts w:ascii="Montserrat" w:eastAsia="Montserrat" w:hAnsi="Montserrat" w:cs="Montserrat"/>
          <w:b/>
          <w:bCs/>
          <w:color w:val="000000" w:themeColor="text1"/>
          <w:sz w:val="18"/>
          <w:szCs w:val="18"/>
        </w:rPr>
        <w:t>Start-up delay</w:t>
      </w:r>
    </w:p>
    <w:p w14:paraId="4F3BA30C"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3DEAE4FE"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775FB1BF" w14:textId="77777777" w:rsidR="00974151" w:rsidRPr="002C6C11" w:rsidRDefault="00974151" w:rsidP="00974151">
      <w:pPr>
        <w:pStyle w:val="NormalWeb"/>
        <w:numPr>
          <w:ilvl w:val="0"/>
          <w:numId w:val="119"/>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and server logs during startup phase across methods.</w:t>
      </w:r>
    </w:p>
    <w:p w14:paraId="2D32E58C" w14:textId="77777777" w:rsidR="00974151" w:rsidRPr="002C6C11" w:rsidRDefault="00974151" w:rsidP="00974151">
      <w:pPr>
        <w:pStyle w:val="NormalWeb"/>
        <w:numPr>
          <w:ilvl w:val="0"/>
          <w:numId w:val="119"/>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Session length and startup time correlation data.</w:t>
      </w:r>
    </w:p>
    <w:p w14:paraId="149CFAC3"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654CC894" w14:textId="77777777" w:rsidR="00974151" w:rsidRPr="002C6C11" w:rsidRDefault="00974151" w:rsidP="00974151">
      <w:pPr>
        <w:pStyle w:val="NormalWeb"/>
        <w:numPr>
          <w:ilvl w:val="0"/>
          <w:numId w:val="118"/>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Resource usage (kWh, bandwidth) per stream startup.</w:t>
      </w:r>
    </w:p>
    <w:p w14:paraId="4DB7C961" w14:textId="77777777" w:rsidR="00974151" w:rsidRPr="002C6C11" w:rsidRDefault="00974151" w:rsidP="00974151">
      <w:pPr>
        <w:pStyle w:val="NormalWeb"/>
        <w:numPr>
          <w:ilvl w:val="0"/>
          <w:numId w:val="118"/>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analysis of overheads for longer vs shorter startup times.</w:t>
      </w:r>
    </w:p>
    <w:p w14:paraId="1EB5727F"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31F626F6" w14:textId="77777777" w:rsidR="00974151" w:rsidRPr="002C6C11" w:rsidRDefault="00974151" w:rsidP="00974151">
      <w:pPr>
        <w:pStyle w:val="NormalWeb"/>
        <w:numPr>
          <w:ilvl w:val="0"/>
          <w:numId w:val="117"/>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Longer startup delays may create disproportionately higher energy and resource use.</w:t>
      </w:r>
    </w:p>
    <w:p w14:paraId="1288DC45" w14:textId="3329566E" w:rsidR="00974151" w:rsidRDefault="00974151" w:rsidP="2618C7F4">
      <w:pPr>
        <w:pStyle w:val="NormalWeb"/>
        <w:numPr>
          <w:ilvl w:val="0"/>
          <w:numId w:val="117"/>
        </w:numPr>
        <w:spacing w:beforeAutospacing="0" w:after="240" w:afterAutospacing="0"/>
        <w:rPr>
          <w:ins w:id="2510" w:author="Mehta, Hemini" w:date="2026-03-23T11:04:00Z" w16du:dateUtc="2026-03-23T11:04:45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Efficient methods minimize startup overheads relative to session length.</w:t>
      </w:r>
    </w:p>
    <w:p w14:paraId="0C164E4C" w14:textId="2005B9DE" w:rsidR="4B697C9B" w:rsidRDefault="4B697C9B" w:rsidP="2618C7F4">
      <w:pPr>
        <w:pStyle w:val="NormalWeb"/>
        <w:spacing w:beforeAutospacing="0" w:after="240" w:afterAutospacing="0"/>
        <w:rPr>
          <w:rFonts w:ascii="Montserrat" w:eastAsia="Montserrat" w:hAnsi="Montserrat" w:cs="Montserrat"/>
          <w:color w:val="000000" w:themeColor="text1"/>
          <w:sz w:val="18"/>
          <w:szCs w:val="18"/>
        </w:rPr>
      </w:pPr>
      <w:ins w:id="2511" w:author="Mehta, Hemini" w:date="2026-03-23T11:04:00Z" w16du:dateUtc="2026-03-23T11:04:59Z">
        <w:r w:rsidRPr="2618C7F4">
          <w:rPr>
            <w:rFonts w:ascii="Montserrat" w:eastAsia="Montserrat" w:hAnsi="Montserrat" w:cs="Montserrat"/>
            <w:color w:val="000000" w:themeColor="text1"/>
            <w:sz w:val="18"/>
            <w:szCs w:val="18"/>
          </w:rPr>
          <w:t>We do not have scale or real users tha</w:t>
        </w:r>
      </w:ins>
      <w:ins w:id="2512" w:author="Mehta, Hemini" w:date="2026-03-23T11:05:00Z" w16du:dateUtc="2026-03-23T11:05:44Z">
        <w:r w:rsidRPr="2618C7F4">
          <w:rPr>
            <w:rFonts w:ascii="Montserrat" w:eastAsia="Montserrat" w:hAnsi="Montserrat" w:cs="Montserrat"/>
            <w:color w:val="000000" w:themeColor="text1"/>
            <w:sz w:val="18"/>
            <w:szCs w:val="18"/>
          </w:rPr>
          <w:t xml:space="preserve">t would make this test case viable. Also, not all components </w:t>
        </w:r>
      </w:ins>
      <w:ins w:id="2513" w:author="Mehta, Hemini" w:date="2026-03-24T11:23:00Z" w16du:dateUtc="2026-03-24T11:23:57Z">
        <w:r w:rsidR="1D93C71C" w:rsidRPr="2618C7F4">
          <w:rPr>
            <w:rFonts w:ascii="Montserrat" w:eastAsia="Montserrat" w:hAnsi="Montserrat" w:cs="Montserrat"/>
            <w:color w:val="000000" w:themeColor="text1"/>
            <w:sz w:val="18"/>
            <w:szCs w:val="18"/>
          </w:rPr>
          <w:t xml:space="preserve">utilised </w:t>
        </w:r>
      </w:ins>
      <w:ins w:id="2514" w:author="Mehta, Hemini" w:date="2026-03-23T11:05:00Z" w16du:dateUtc="2026-03-23T11:05:44Z">
        <w:r w:rsidRPr="2618C7F4">
          <w:rPr>
            <w:rFonts w:ascii="Montserrat" w:eastAsia="Montserrat" w:hAnsi="Montserrat" w:cs="Montserrat"/>
            <w:color w:val="000000" w:themeColor="text1"/>
            <w:sz w:val="18"/>
            <w:szCs w:val="18"/>
          </w:rPr>
          <w:t>are production ready but pilot.</w:t>
        </w:r>
      </w:ins>
    </w:p>
    <w:p w14:paraId="35234351" w14:textId="77777777" w:rsidR="00974151" w:rsidRPr="005F7D7E" w:rsidRDefault="00974151" w:rsidP="00974151">
      <w:pPr>
        <w:pStyle w:val="Heading3"/>
        <w:rPr>
          <w:del w:id="2515" w:author="Mehta, Hemini" w:date="2026-03-18T14:20:00Z" w16du:dateUtc="2026-03-18T14:20:51Z"/>
          <w:highlight w:val="yellow"/>
        </w:rPr>
      </w:pPr>
      <w:del w:id="2516" w:author="Mehta, Hemini" w:date="2026-03-18T14:20:00Z" w16du:dateUtc="2026-03-18T14:20:51Z">
        <w:r w:rsidRPr="77A9CFF2" w:rsidDel="3E5B9206">
          <w:rPr>
            <w:highlight w:val="yellow"/>
          </w:rPr>
          <w:delText>Scenario O: Stress-test buffering under poor networks vs resilient distribution</w:delText>
        </w:r>
      </w:del>
    </w:p>
    <w:p w14:paraId="24DA5384" w14:textId="77777777" w:rsidR="00974151" w:rsidRDefault="00974151" w:rsidP="00974151">
      <w:pPr>
        <w:pStyle w:val="NormalWeb"/>
        <w:spacing w:beforeAutospacing="0" w:after="0" w:afterAutospacing="0"/>
        <w:rPr>
          <w:del w:id="2517" w:author="Mehta, Hemini" w:date="2026-03-18T14:20:00Z" w16du:dateUtc="2026-03-18T14:20:51Z"/>
          <w:rFonts w:ascii="Montserrat" w:eastAsia="Montserrat" w:hAnsi="Montserrat" w:cs="Montserrat"/>
          <w:b/>
          <w:bCs/>
          <w:color w:val="000000" w:themeColor="text1"/>
          <w:sz w:val="18"/>
          <w:szCs w:val="18"/>
          <w:highlight w:val="yellow"/>
        </w:rPr>
      </w:pPr>
    </w:p>
    <w:p w14:paraId="66C2C7AB" w14:textId="77777777" w:rsidR="00974151" w:rsidRPr="002C6C11" w:rsidRDefault="00974151" w:rsidP="00974151">
      <w:pPr>
        <w:pStyle w:val="NormalWeb"/>
        <w:spacing w:beforeAutospacing="0" w:after="0" w:afterAutospacing="0"/>
        <w:rPr>
          <w:del w:id="2518" w:author="Mehta, Hemini" w:date="2026-03-18T14:20:00Z" w16du:dateUtc="2026-03-18T14:20:51Z"/>
          <w:rFonts w:ascii="Montserrat" w:eastAsia="Montserrat" w:hAnsi="Montserrat" w:cs="Montserrat"/>
          <w:color w:val="000000" w:themeColor="text1"/>
          <w:sz w:val="18"/>
          <w:szCs w:val="18"/>
        </w:rPr>
      </w:pPr>
      <w:del w:id="2519" w:author="Mehta, Hemini" w:date="2026-03-18T14:20:00Z" w16du:dateUtc="2026-03-18T14:20:51Z">
        <w:r w:rsidRPr="00CB317A">
          <w:rPr>
            <w:rFonts w:ascii="Montserrat" w:eastAsia="Montserrat" w:hAnsi="Montserrat" w:cs="Montserrat"/>
            <w:b/>
            <w:bCs/>
            <w:color w:val="000000" w:themeColor="text1"/>
            <w:sz w:val="18"/>
            <w:szCs w:val="18"/>
            <w:highlight w:val="yellow"/>
          </w:rPr>
          <w:delText>KVIs</w:delText>
        </w:r>
        <w:r w:rsidRPr="00CB317A">
          <w:rPr>
            <w:rFonts w:ascii="Montserrat" w:eastAsia="Montserrat" w:hAnsi="Montserrat" w:cs="Montserrat"/>
            <w:color w:val="000000" w:themeColor="text1"/>
            <w:sz w:val="18"/>
            <w:szCs w:val="18"/>
            <w:highlight w:val="yellow"/>
          </w:rPr>
          <w:delText>: Resilience</w:delText>
        </w:r>
      </w:del>
    </w:p>
    <w:p w14:paraId="5972C75B" w14:textId="77777777" w:rsidR="00974151" w:rsidRPr="002C6C11" w:rsidRDefault="00974151" w:rsidP="00974151">
      <w:pPr>
        <w:pStyle w:val="NormalWeb"/>
        <w:spacing w:beforeAutospacing="0" w:after="0" w:afterAutospacing="0"/>
        <w:rPr>
          <w:del w:id="2520" w:author="Mehta, Hemini" w:date="2026-03-18T14:20:00Z" w16du:dateUtc="2026-03-18T14:20:51Z"/>
          <w:rFonts w:ascii="Montserrat" w:eastAsia="Montserrat" w:hAnsi="Montserrat" w:cs="Montserrat"/>
          <w:color w:val="000000" w:themeColor="text1"/>
          <w:sz w:val="18"/>
          <w:szCs w:val="18"/>
        </w:rPr>
      </w:pPr>
      <w:del w:id="2521" w:author="Mehta, Hemini" w:date="2026-03-18T14:20:00Z" w16du:dateUtc="2026-03-18T14:20:51Z">
        <w:r w:rsidRPr="00CB317A">
          <w:rPr>
            <w:rFonts w:ascii="Montserrat" w:eastAsia="Montserrat" w:hAnsi="Montserrat" w:cs="Montserrat"/>
            <w:b/>
            <w:bCs/>
            <w:color w:val="000000" w:themeColor="text1"/>
            <w:sz w:val="18"/>
            <w:szCs w:val="18"/>
            <w:highlight w:val="yellow"/>
          </w:rPr>
          <w:delText xml:space="preserve">KPIs: </w:delText>
        </w:r>
        <w:r w:rsidRPr="00CB317A">
          <w:rPr>
            <w:rFonts w:ascii="Montserrat" w:eastAsia="Montserrat" w:hAnsi="Montserrat" w:cs="Montserrat"/>
            <w:color w:val="000000" w:themeColor="text1"/>
            <w:sz w:val="18"/>
            <w:szCs w:val="18"/>
            <w:highlight w:val="yellow"/>
          </w:rPr>
          <w:delText>Buffering Ratio / Rebuffering Events</w:delText>
        </w:r>
      </w:del>
    </w:p>
    <w:p w14:paraId="2356DEE7" w14:textId="77777777" w:rsidR="00974151" w:rsidRPr="002C6C11" w:rsidRDefault="00974151" w:rsidP="00974151">
      <w:pPr>
        <w:pStyle w:val="NormalWeb"/>
        <w:spacing w:beforeAutospacing="0" w:after="0" w:afterAutospacing="0"/>
        <w:rPr>
          <w:del w:id="2522" w:author="Mehta, Hemini" w:date="2026-03-18T14:20:00Z" w16du:dateUtc="2026-03-18T14:20:51Z"/>
          <w:rFonts w:ascii="Montserrat" w:eastAsia="Montserrat" w:hAnsi="Montserrat" w:cs="Montserrat"/>
          <w:color w:val="000000" w:themeColor="text1"/>
          <w:sz w:val="18"/>
          <w:szCs w:val="18"/>
        </w:rPr>
      </w:pPr>
      <w:del w:id="2523" w:author="Mehta, Hemini" w:date="2026-03-18T14:20:00Z" w16du:dateUtc="2026-03-18T14:20:51Z">
        <w:r w:rsidRPr="00CB317A">
          <w:rPr>
            <w:rFonts w:ascii="Montserrat" w:eastAsia="Montserrat" w:hAnsi="Montserrat" w:cs="Montserrat"/>
            <w:b/>
            <w:bCs/>
            <w:color w:val="000000" w:themeColor="text1"/>
            <w:sz w:val="18"/>
            <w:szCs w:val="18"/>
            <w:highlight w:val="yellow"/>
          </w:rPr>
          <w:delText>Test Beds:</w:delText>
        </w:r>
        <w:r w:rsidRPr="00CB317A">
          <w:rPr>
            <w:rFonts w:ascii="Montserrat" w:eastAsia="Montserrat" w:hAnsi="Montserrat" w:cs="Montserrat"/>
            <w:color w:val="000000" w:themeColor="text1"/>
            <w:sz w:val="18"/>
            <w:szCs w:val="18"/>
            <w:highlight w:val="yellow"/>
          </w:rPr>
          <w:delText xml:space="preserve"> DTE</w:delText>
        </w:r>
      </w:del>
    </w:p>
    <w:p w14:paraId="56B20C86" w14:textId="77777777" w:rsidR="00974151" w:rsidRPr="002C6C11" w:rsidRDefault="00974151" w:rsidP="00974151">
      <w:pPr>
        <w:pStyle w:val="NormalWeb"/>
        <w:spacing w:before="240" w:beforeAutospacing="0" w:after="240" w:afterAutospacing="0"/>
        <w:rPr>
          <w:del w:id="2524" w:author="Mehta, Hemini" w:date="2026-03-18T14:20:00Z" w16du:dateUtc="2026-03-18T14:20:51Z"/>
          <w:rFonts w:ascii="Montserrat" w:eastAsia="Montserrat" w:hAnsi="Montserrat" w:cs="Montserrat"/>
          <w:color w:val="000000" w:themeColor="text1"/>
          <w:sz w:val="18"/>
          <w:szCs w:val="18"/>
        </w:rPr>
      </w:pPr>
      <w:del w:id="2525" w:author="Mehta, Hemini" w:date="2026-03-18T14:20:00Z" w16du:dateUtc="2026-03-18T14:20:51Z">
        <w:r w:rsidRPr="00CB317A">
          <w:rPr>
            <w:rFonts w:ascii="Montserrat" w:eastAsia="Montserrat" w:hAnsi="Montserrat" w:cs="Montserrat"/>
            <w:b/>
            <w:bCs/>
            <w:color w:val="000000" w:themeColor="text1"/>
            <w:sz w:val="18"/>
            <w:szCs w:val="18"/>
            <w:highlight w:val="yellow"/>
          </w:rPr>
          <w:delText>Input</w:delText>
        </w:r>
      </w:del>
    </w:p>
    <w:p w14:paraId="07974AE6" w14:textId="77777777" w:rsidR="00974151" w:rsidRPr="002C6C11" w:rsidRDefault="00974151" w:rsidP="00974151">
      <w:pPr>
        <w:pStyle w:val="NormalWeb"/>
        <w:numPr>
          <w:ilvl w:val="0"/>
          <w:numId w:val="116"/>
        </w:numPr>
        <w:spacing w:before="240" w:beforeAutospacing="0" w:after="0" w:afterAutospacing="0"/>
        <w:rPr>
          <w:del w:id="2526" w:author="Mehta, Hemini" w:date="2026-03-18T14:20:00Z" w16du:dateUtc="2026-03-18T14:20:51Z"/>
          <w:rFonts w:ascii="Montserrat" w:eastAsia="Montserrat" w:hAnsi="Montserrat" w:cs="Montserrat"/>
          <w:color w:val="000000" w:themeColor="text1"/>
          <w:sz w:val="18"/>
          <w:szCs w:val="18"/>
        </w:rPr>
      </w:pPr>
      <w:del w:id="2527" w:author="Mehta, Hemini" w:date="2026-03-18T14:20:00Z" w16du:dateUtc="2026-03-18T14:20:51Z">
        <w:r w:rsidRPr="00CB317A">
          <w:rPr>
            <w:rFonts w:ascii="Montserrat" w:eastAsia="Montserrat" w:hAnsi="Montserrat" w:cs="Montserrat"/>
            <w:color w:val="000000" w:themeColor="text1"/>
            <w:sz w:val="18"/>
            <w:szCs w:val="18"/>
            <w:highlight w:val="yellow"/>
          </w:rPr>
          <w:delText>Playback tests under controlled poor network conditions (e.g., reduced bandwidth, induced packet loss).</w:delText>
        </w:r>
      </w:del>
    </w:p>
    <w:p w14:paraId="52210157" w14:textId="77777777" w:rsidR="00974151" w:rsidRPr="002C6C11" w:rsidRDefault="00974151" w:rsidP="00974151">
      <w:pPr>
        <w:pStyle w:val="NormalWeb"/>
        <w:numPr>
          <w:ilvl w:val="0"/>
          <w:numId w:val="116"/>
        </w:numPr>
        <w:spacing w:beforeAutospacing="0" w:after="240" w:afterAutospacing="0"/>
        <w:rPr>
          <w:del w:id="2528" w:author="Mehta, Hemini" w:date="2026-03-18T14:20:00Z" w16du:dateUtc="2026-03-18T14:20:51Z"/>
          <w:rFonts w:ascii="Montserrat" w:eastAsia="Montserrat" w:hAnsi="Montserrat" w:cs="Montserrat"/>
          <w:color w:val="000000" w:themeColor="text1"/>
          <w:sz w:val="18"/>
          <w:szCs w:val="18"/>
        </w:rPr>
      </w:pPr>
      <w:del w:id="2529" w:author="Mehta, Hemini" w:date="2026-03-18T14:20:00Z" w16du:dateUtc="2026-03-18T14:20:51Z">
        <w:r w:rsidRPr="00CB317A">
          <w:rPr>
            <w:rFonts w:ascii="Montserrat" w:eastAsia="Montserrat" w:hAnsi="Montserrat" w:cs="Montserrat"/>
            <w:color w:val="000000" w:themeColor="text1"/>
            <w:sz w:val="18"/>
            <w:szCs w:val="18"/>
            <w:highlight w:val="yellow"/>
          </w:rPr>
          <w:delText>Session logs capturing buffering time and total playback time.</w:delText>
        </w:r>
      </w:del>
    </w:p>
    <w:p w14:paraId="573D51C0" w14:textId="77777777" w:rsidR="00974151" w:rsidRPr="002C6C11" w:rsidRDefault="00974151" w:rsidP="00974151">
      <w:pPr>
        <w:pStyle w:val="NormalWeb"/>
        <w:spacing w:before="240" w:beforeAutospacing="0" w:after="240" w:afterAutospacing="0"/>
        <w:rPr>
          <w:del w:id="2530" w:author="Mehta, Hemini" w:date="2026-03-18T14:20:00Z" w16du:dateUtc="2026-03-18T14:20:51Z"/>
          <w:rFonts w:ascii="Montserrat" w:eastAsia="Montserrat" w:hAnsi="Montserrat" w:cs="Montserrat"/>
          <w:color w:val="000000" w:themeColor="text1"/>
          <w:sz w:val="18"/>
          <w:szCs w:val="18"/>
        </w:rPr>
      </w:pPr>
      <w:del w:id="2531" w:author="Mehta, Hemini" w:date="2026-03-18T14:20:00Z" w16du:dateUtc="2026-03-18T14:20:51Z">
        <w:r w:rsidRPr="00CB317A">
          <w:rPr>
            <w:rFonts w:ascii="Montserrat" w:eastAsia="Montserrat" w:hAnsi="Montserrat" w:cs="Montserrat"/>
            <w:b/>
            <w:bCs/>
            <w:color w:val="000000" w:themeColor="text1"/>
            <w:sz w:val="18"/>
            <w:szCs w:val="18"/>
            <w:highlight w:val="yellow"/>
          </w:rPr>
          <w:delText>Output</w:delText>
        </w:r>
      </w:del>
    </w:p>
    <w:p w14:paraId="66762936" w14:textId="77777777" w:rsidR="00974151" w:rsidRPr="002C6C11" w:rsidRDefault="00974151" w:rsidP="00974151">
      <w:pPr>
        <w:pStyle w:val="NormalWeb"/>
        <w:numPr>
          <w:ilvl w:val="0"/>
          <w:numId w:val="115"/>
        </w:numPr>
        <w:spacing w:before="240" w:beforeAutospacing="0" w:after="0" w:afterAutospacing="0"/>
        <w:rPr>
          <w:del w:id="2532" w:author="Mehta, Hemini" w:date="2026-03-18T14:20:00Z" w16du:dateUtc="2026-03-18T14:20:51Z"/>
          <w:rFonts w:ascii="Montserrat" w:eastAsia="Montserrat" w:hAnsi="Montserrat" w:cs="Montserrat"/>
          <w:color w:val="000000" w:themeColor="text1"/>
          <w:sz w:val="18"/>
          <w:szCs w:val="18"/>
        </w:rPr>
      </w:pPr>
      <w:del w:id="2533" w:author="Mehta, Hemini" w:date="2026-03-18T14:20:00Z" w16du:dateUtc="2026-03-18T14:20:51Z">
        <w:r w:rsidRPr="00CB317A">
          <w:rPr>
            <w:rFonts w:ascii="Montserrat" w:eastAsia="Montserrat" w:hAnsi="Montserrat" w:cs="Montserrat"/>
            <w:color w:val="000000" w:themeColor="text1"/>
            <w:sz w:val="18"/>
            <w:szCs w:val="18"/>
            <w:highlight w:val="yellow"/>
          </w:rPr>
          <w:delText>Buffering ratios across methods under identical degraded conditions.</w:delText>
        </w:r>
      </w:del>
    </w:p>
    <w:p w14:paraId="5E17DD20" w14:textId="77777777" w:rsidR="00974151" w:rsidRPr="002C6C11" w:rsidRDefault="00974151" w:rsidP="00974151">
      <w:pPr>
        <w:pStyle w:val="NormalWeb"/>
        <w:numPr>
          <w:ilvl w:val="0"/>
          <w:numId w:val="115"/>
        </w:numPr>
        <w:spacing w:beforeAutospacing="0" w:after="240" w:afterAutospacing="0"/>
        <w:rPr>
          <w:del w:id="2534" w:author="Mehta, Hemini" w:date="2026-03-18T14:20:00Z" w16du:dateUtc="2026-03-18T14:20:51Z"/>
          <w:rFonts w:ascii="Montserrat" w:eastAsia="Montserrat" w:hAnsi="Montserrat" w:cs="Montserrat"/>
          <w:color w:val="000000" w:themeColor="text1"/>
          <w:sz w:val="18"/>
          <w:szCs w:val="18"/>
        </w:rPr>
      </w:pPr>
      <w:del w:id="2535" w:author="Mehta, Hemini" w:date="2026-03-18T14:20:00Z" w16du:dateUtc="2026-03-18T14:20:51Z">
        <w:r w:rsidRPr="00CB317A">
          <w:rPr>
            <w:rFonts w:ascii="Montserrat" w:eastAsia="Montserrat" w:hAnsi="Montserrat" w:cs="Montserrat"/>
            <w:color w:val="000000" w:themeColor="text1"/>
            <w:sz w:val="18"/>
            <w:szCs w:val="18"/>
            <w:highlight w:val="yellow"/>
          </w:rPr>
          <w:delText>Comparative resilience scores showing tolerance to poor networks.</w:delText>
        </w:r>
      </w:del>
    </w:p>
    <w:p w14:paraId="548AECAA" w14:textId="77777777" w:rsidR="00974151" w:rsidRPr="002C6C11" w:rsidRDefault="00974151" w:rsidP="00974151">
      <w:pPr>
        <w:pStyle w:val="NormalWeb"/>
        <w:spacing w:before="240" w:beforeAutospacing="0" w:after="240" w:afterAutospacing="0"/>
        <w:rPr>
          <w:del w:id="2536" w:author="Mehta, Hemini" w:date="2026-03-18T14:20:00Z" w16du:dateUtc="2026-03-18T14:20:51Z"/>
          <w:rFonts w:ascii="Montserrat" w:eastAsia="Montserrat" w:hAnsi="Montserrat" w:cs="Montserrat"/>
          <w:color w:val="000000" w:themeColor="text1"/>
          <w:sz w:val="18"/>
          <w:szCs w:val="18"/>
        </w:rPr>
      </w:pPr>
      <w:del w:id="2537" w:author="Mehta, Hemini" w:date="2026-03-18T14:20:00Z" w16du:dateUtc="2026-03-18T14:20:51Z">
        <w:r w:rsidRPr="00CB317A">
          <w:rPr>
            <w:rFonts w:ascii="Montserrat" w:eastAsia="Montserrat" w:hAnsi="Montserrat" w:cs="Montserrat"/>
            <w:b/>
            <w:bCs/>
            <w:color w:val="000000" w:themeColor="text1"/>
            <w:sz w:val="18"/>
            <w:szCs w:val="18"/>
            <w:highlight w:val="yellow"/>
          </w:rPr>
          <w:delText>Expectations</w:delText>
        </w:r>
      </w:del>
    </w:p>
    <w:p w14:paraId="70A62001" w14:textId="77777777" w:rsidR="00974151" w:rsidRPr="002C6C11" w:rsidRDefault="00974151" w:rsidP="00974151">
      <w:pPr>
        <w:pStyle w:val="NormalWeb"/>
        <w:numPr>
          <w:ilvl w:val="0"/>
          <w:numId w:val="114"/>
        </w:numPr>
        <w:spacing w:before="240" w:beforeAutospacing="0" w:after="0" w:afterAutospacing="0"/>
        <w:rPr>
          <w:del w:id="2538" w:author="Mehta, Hemini" w:date="2026-03-18T14:20:00Z" w16du:dateUtc="2026-03-18T14:20:51Z"/>
          <w:rFonts w:ascii="Montserrat" w:eastAsia="Montserrat" w:hAnsi="Montserrat" w:cs="Montserrat"/>
          <w:color w:val="000000" w:themeColor="text1"/>
          <w:sz w:val="18"/>
          <w:szCs w:val="18"/>
        </w:rPr>
      </w:pPr>
      <w:del w:id="2539" w:author="Mehta, Hemini" w:date="2026-03-18T14:20:00Z" w16du:dateUtc="2026-03-18T14:20:51Z">
        <w:r w:rsidRPr="00CB317A">
          <w:rPr>
            <w:rFonts w:ascii="Montserrat" w:eastAsia="Montserrat" w:hAnsi="Montserrat" w:cs="Montserrat"/>
            <w:color w:val="000000" w:themeColor="text1"/>
            <w:sz w:val="18"/>
            <w:szCs w:val="18"/>
            <w:highlight w:val="yellow"/>
          </w:rPr>
          <w:delText>Resilient methods will keep buffering ratios lower even under stress.</w:delText>
        </w:r>
      </w:del>
    </w:p>
    <w:p w14:paraId="3026B5EF" w14:textId="77777777" w:rsidR="00974151" w:rsidRPr="002C6C11" w:rsidRDefault="00974151" w:rsidP="00974151">
      <w:pPr>
        <w:pStyle w:val="NormalWeb"/>
        <w:numPr>
          <w:ilvl w:val="0"/>
          <w:numId w:val="114"/>
        </w:numPr>
        <w:spacing w:beforeAutospacing="0" w:after="240" w:afterAutospacing="0"/>
        <w:rPr>
          <w:del w:id="2540" w:author="Mehta, Hemini" w:date="2026-03-18T14:20:00Z" w16du:dateUtc="2026-03-18T14:20:51Z"/>
          <w:rFonts w:ascii="Montserrat" w:eastAsia="Montserrat" w:hAnsi="Montserrat" w:cs="Montserrat"/>
          <w:color w:val="000000" w:themeColor="text1"/>
          <w:sz w:val="18"/>
          <w:szCs w:val="18"/>
        </w:rPr>
      </w:pPr>
      <w:del w:id="2541" w:author="Mehta, Hemini" w:date="2026-03-18T14:20:00Z" w16du:dateUtc="2026-03-18T14:20:51Z">
        <w:r w:rsidRPr="00CB317A">
          <w:rPr>
            <w:rFonts w:ascii="Montserrat" w:eastAsia="Montserrat" w:hAnsi="Montserrat" w:cs="Montserrat"/>
            <w:color w:val="000000" w:themeColor="text1"/>
            <w:sz w:val="18"/>
            <w:szCs w:val="18"/>
            <w:highlight w:val="yellow"/>
          </w:rPr>
          <w:delText>Less adaptive methods may show high buffering ratios, reducing playback continuity.</w:delText>
        </w:r>
      </w:del>
    </w:p>
    <w:p w14:paraId="581E5722" w14:textId="77777777" w:rsidR="00974151" w:rsidRDefault="00974151" w:rsidP="00974151">
      <w:pPr>
        <w:widowControl/>
        <w:rPr>
          <w:del w:id="2542" w:author="Mehta, Hemini" w:date="2026-03-18T14:20:00Z" w16du:dateUtc="2026-03-18T14:20:51Z"/>
          <w:rFonts w:ascii="Montserrat" w:eastAsia="Montserrat" w:hAnsi="Montserrat" w:cs="Montserrat"/>
          <w:color w:val="595959" w:themeColor="text1" w:themeTint="A6"/>
          <w:sz w:val="18"/>
          <w:szCs w:val="18"/>
        </w:rPr>
      </w:pPr>
    </w:p>
    <w:p w14:paraId="1F018DDE" w14:textId="77777777" w:rsidR="00974151" w:rsidRPr="00CB317A" w:rsidRDefault="00974151" w:rsidP="00974151">
      <w:pPr>
        <w:widowControl/>
        <w:rPr>
          <w:del w:id="2543" w:author="Mehta, Hemini" w:date="2026-03-18T14:20:00Z" w16du:dateUtc="2026-03-18T14:20:51Z"/>
          <w:rFonts w:ascii="Montserrat" w:eastAsia="Montserrat" w:hAnsi="Montserrat" w:cs="Montserrat"/>
          <w:color w:val="595959" w:themeColor="text1" w:themeTint="A6"/>
          <w:sz w:val="18"/>
          <w:szCs w:val="18"/>
        </w:rPr>
      </w:pPr>
    </w:p>
    <w:p w14:paraId="19AC4150" w14:textId="77777777" w:rsidR="00974151" w:rsidRPr="005F7D7E" w:rsidRDefault="00974151" w:rsidP="00974151">
      <w:pPr>
        <w:pStyle w:val="Heading3"/>
        <w:rPr>
          <w:del w:id="2544" w:author="Mehta, Hemini" w:date="2026-03-18T14:20:00Z" w16du:dateUtc="2026-03-18T14:20:51Z"/>
          <w:highlight w:val="yellow"/>
        </w:rPr>
      </w:pPr>
      <w:del w:id="2545" w:author="Mehta, Hemini" w:date="2026-03-18T14:20:00Z" w16du:dateUtc="2026-03-18T14:20:51Z">
        <w:r w:rsidRPr="77A9CFF2" w:rsidDel="3E5B9206">
          <w:rPr>
            <w:highlight w:val="yellow"/>
          </w:rPr>
          <w:delText>Scenario P: Compare buffering frequency under different methods</w:delText>
        </w:r>
      </w:del>
    </w:p>
    <w:p w14:paraId="00524E5E" w14:textId="77777777" w:rsidR="00974151" w:rsidRDefault="00974151" w:rsidP="00974151">
      <w:pPr>
        <w:pStyle w:val="NormalWeb"/>
        <w:spacing w:beforeAutospacing="0" w:after="0" w:afterAutospacing="0"/>
        <w:rPr>
          <w:del w:id="2546" w:author="Mehta, Hemini" w:date="2026-03-18T14:20:00Z" w16du:dateUtc="2026-03-18T14:20:51Z"/>
          <w:rFonts w:ascii="Montserrat" w:eastAsia="Montserrat" w:hAnsi="Montserrat" w:cs="Montserrat"/>
          <w:b/>
          <w:bCs/>
          <w:color w:val="000000" w:themeColor="text1"/>
          <w:sz w:val="18"/>
          <w:szCs w:val="18"/>
          <w:highlight w:val="yellow"/>
        </w:rPr>
      </w:pPr>
    </w:p>
    <w:p w14:paraId="70951761" w14:textId="77777777" w:rsidR="00974151" w:rsidRPr="002C6C11" w:rsidRDefault="00974151" w:rsidP="00974151">
      <w:pPr>
        <w:pStyle w:val="NormalWeb"/>
        <w:spacing w:beforeAutospacing="0" w:after="0" w:afterAutospacing="0"/>
        <w:rPr>
          <w:del w:id="2547" w:author="Mehta, Hemini" w:date="2026-03-18T14:20:00Z" w16du:dateUtc="2026-03-18T14:20:51Z"/>
          <w:rFonts w:ascii="Montserrat" w:eastAsia="Montserrat" w:hAnsi="Montserrat" w:cs="Montserrat"/>
          <w:color w:val="000000" w:themeColor="text1"/>
          <w:sz w:val="18"/>
          <w:szCs w:val="18"/>
        </w:rPr>
      </w:pPr>
      <w:del w:id="2548" w:author="Mehta, Hemini" w:date="2026-03-18T14:20:00Z" w16du:dateUtc="2026-03-18T14:20:51Z">
        <w:r w:rsidRPr="00CB317A">
          <w:rPr>
            <w:rFonts w:ascii="Montserrat" w:eastAsia="Montserrat" w:hAnsi="Montserrat" w:cs="Montserrat"/>
            <w:b/>
            <w:bCs/>
            <w:color w:val="000000" w:themeColor="text1"/>
            <w:sz w:val="18"/>
            <w:szCs w:val="18"/>
            <w:highlight w:val="yellow"/>
          </w:rPr>
          <w:delText>KVIs</w:delText>
        </w:r>
        <w:r w:rsidRPr="00CB317A">
          <w:rPr>
            <w:rFonts w:ascii="Montserrat" w:eastAsia="Montserrat" w:hAnsi="Montserrat" w:cs="Montserrat"/>
            <w:color w:val="000000" w:themeColor="text1"/>
            <w:sz w:val="18"/>
            <w:szCs w:val="18"/>
            <w:highlight w:val="yellow"/>
          </w:rPr>
          <w:delText>: Quality</w:delText>
        </w:r>
      </w:del>
    </w:p>
    <w:p w14:paraId="22AEDD07" w14:textId="77777777" w:rsidR="00974151" w:rsidRPr="002C6C11" w:rsidRDefault="00974151" w:rsidP="00974151">
      <w:pPr>
        <w:pStyle w:val="NormalWeb"/>
        <w:spacing w:beforeAutospacing="0" w:after="0" w:afterAutospacing="0"/>
        <w:rPr>
          <w:del w:id="2549" w:author="Mehta, Hemini" w:date="2026-03-18T14:20:00Z" w16du:dateUtc="2026-03-18T14:20:51Z"/>
          <w:rFonts w:ascii="Montserrat" w:eastAsia="Montserrat" w:hAnsi="Montserrat" w:cs="Montserrat"/>
          <w:color w:val="000000" w:themeColor="text1"/>
          <w:sz w:val="18"/>
          <w:szCs w:val="18"/>
        </w:rPr>
      </w:pPr>
      <w:del w:id="2550" w:author="Mehta, Hemini" w:date="2026-03-18T14:20:00Z" w16du:dateUtc="2026-03-18T14:20:51Z">
        <w:r w:rsidRPr="00CB317A">
          <w:rPr>
            <w:rFonts w:ascii="Montserrat" w:eastAsia="Montserrat" w:hAnsi="Montserrat" w:cs="Montserrat"/>
            <w:b/>
            <w:bCs/>
            <w:color w:val="000000" w:themeColor="text1"/>
            <w:sz w:val="18"/>
            <w:szCs w:val="18"/>
            <w:highlight w:val="yellow"/>
          </w:rPr>
          <w:delText>KPIs</w:delText>
        </w:r>
        <w:r w:rsidRPr="00CB317A">
          <w:rPr>
            <w:rFonts w:ascii="Montserrat" w:eastAsia="Montserrat" w:hAnsi="Montserrat" w:cs="Montserrat"/>
            <w:color w:val="000000" w:themeColor="text1"/>
            <w:sz w:val="18"/>
            <w:szCs w:val="18"/>
            <w:highlight w:val="yellow"/>
          </w:rPr>
          <w:delText>: Buffering Ratio / Rebuffering Events</w:delText>
        </w:r>
      </w:del>
    </w:p>
    <w:p w14:paraId="29620FEA" w14:textId="77777777" w:rsidR="00974151" w:rsidRPr="002C6C11" w:rsidRDefault="00974151" w:rsidP="00974151">
      <w:pPr>
        <w:pStyle w:val="NormalWeb"/>
        <w:spacing w:beforeAutospacing="0" w:after="0" w:afterAutospacing="0"/>
        <w:rPr>
          <w:del w:id="2551" w:author="Mehta, Hemini" w:date="2026-03-18T14:20:00Z" w16du:dateUtc="2026-03-18T14:20:51Z"/>
          <w:rFonts w:ascii="Montserrat" w:eastAsia="Montserrat" w:hAnsi="Montserrat" w:cs="Montserrat"/>
          <w:color w:val="000000" w:themeColor="text1"/>
          <w:sz w:val="18"/>
          <w:szCs w:val="18"/>
        </w:rPr>
      </w:pPr>
      <w:del w:id="2552" w:author="Mehta, Hemini" w:date="2026-03-18T14:20:00Z" w16du:dateUtc="2026-03-18T14:20:51Z">
        <w:r w:rsidRPr="00CB317A">
          <w:rPr>
            <w:rFonts w:ascii="Montserrat" w:eastAsia="Montserrat" w:hAnsi="Montserrat" w:cs="Montserrat"/>
            <w:b/>
            <w:bCs/>
            <w:color w:val="000000" w:themeColor="text1"/>
            <w:sz w:val="18"/>
            <w:szCs w:val="18"/>
            <w:highlight w:val="yellow"/>
          </w:rPr>
          <w:delText>Test Beds</w:delText>
        </w:r>
        <w:r w:rsidRPr="00CB317A">
          <w:rPr>
            <w:rFonts w:ascii="Montserrat" w:eastAsia="Montserrat" w:hAnsi="Montserrat" w:cs="Montserrat"/>
            <w:color w:val="000000" w:themeColor="text1"/>
            <w:sz w:val="18"/>
            <w:szCs w:val="18"/>
            <w:highlight w:val="yellow"/>
          </w:rPr>
          <w:delText>: DTE &amp; DTH</w:delText>
        </w:r>
      </w:del>
    </w:p>
    <w:p w14:paraId="32094A97" w14:textId="77777777" w:rsidR="00974151" w:rsidRPr="002C6C11" w:rsidRDefault="00974151" w:rsidP="00974151">
      <w:pPr>
        <w:pStyle w:val="NormalWeb"/>
        <w:spacing w:before="240" w:beforeAutospacing="0" w:after="240" w:afterAutospacing="0"/>
        <w:rPr>
          <w:del w:id="2553" w:author="Mehta, Hemini" w:date="2026-03-18T14:20:00Z" w16du:dateUtc="2026-03-18T14:20:51Z"/>
          <w:rFonts w:ascii="Montserrat" w:eastAsia="Montserrat" w:hAnsi="Montserrat" w:cs="Montserrat"/>
          <w:color w:val="000000" w:themeColor="text1"/>
          <w:sz w:val="18"/>
          <w:szCs w:val="18"/>
        </w:rPr>
      </w:pPr>
      <w:del w:id="2554" w:author="Mehta, Hemini" w:date="2026-03-18T14:20:00Z" w16du:dateUtc="2026-03-18T14:20:51Z">
        <w:r w:rsidRPr="00CB317A">
          <w:rPr>
            <w:rFonts w:ascii="Montserrat" w:eastAsia="Montserrat" w:hAnsi="Montserrat" w:cs="Montserrat"/>
            <w:b/>
            <w:bCs/>
            <w:color w:val="000000" w:themeColor="text1"/>
            <w:sz w:val="18"/>
            <w:szCs w:val="18"/>
            <w:highlight w:val="yellow"/>
          </w:rPr>
          <w:delText>Input</w:delText>
        </w:r>
      </w:del>
    </w:p>
    <w:p w14:paraId="297F60BE" w14:textId="77777777" w:rsidR="00974151" w:rsidRPr="002C6C11" w:rsidRDefault="00974151" w:rsidP="00974151">
      <w:pPr>
        <w:pStyle w:val="NormalWeb"/>
        <w:numPr>
          <w:ilvl w:val="0"/>
          <w:numId w:val="113"/>
        </w:numPr>
        <w:spacing w:before="240" w:beforeAutospacing="0" w:after="0" w:afterAutospacing="0"/>
        <w:rPr>
          <w:del w:id="2555" w:author="Mehta, Hemini" w:date="2026-03-18T14:20:00Z" w16du:dateUtc="2026-03-18T14:20:51Z"/>
          <w:rFonts w:ascii="Montserrat" w:eastAsia="Montserrat" w:hAnsi="Montserrat" w:cs="Montserrat"/>
          <w:color w:val="000000" w:themeColor="text1"/>
          <w:sz w:val="18"/>
          <w:szCs w:val="18"/>
        </w:rPr>
      </w:pPr>
      <w:del w:id="2556" w:author="Mehta, Hemini" w:date="2026-03-18T14:20:00Z" w16du:dateUtc="2026-03-18T14:20:51Z">
        <w:r w:rsidRPr="00CB317A">
          <w:rPr>
            <w:rFonts w:ascii="Montserrat" w:eastAsia="Montserrat" w:hAnsi="Montserrat" w:cs="Montserrat"/>
            <w:color w:val="000000" w:themeColor="text1"/>
            <w:sz w:val="18"/>
            <w:szCs w:val="18"/>
            <w:highlight w:val="yellow"/>
          </w:rPr>
          <w:delText>Playback logs recording frequency of buffering events per stream.</w:delText>
        </w:r>
      </w:del>
    </w:p>
    <w:p w14:paraId="16AF235B" w14:textId="77777777" w:rsidR="00974151" w:rsidRPr="002C6C11" w:rsidRDefault="00974151" w:rsidP="00974151">
      <w:pPr>
        <w:pStyle w:val="NormalWeb"/>
        <w:numPr>
          <w:ilvl w:val="0"/>
          <w:numId w:val="113"/>
        </w:numPr>
        <w:spacing w:beforeAutospacing="0" w:after="240" w:afterAutospacing="0"/>
        <w:rPr>
          <w:del w:id="2557" w:author="Mehta, Hemini" w:date="2026-03-18T14:20:00Z" w16du:dateUtc="2026-03-18T14:20:51Z"/>
          <w:rFonts w:ascii="Montserrat" w:eastAsia="Montserrat" w:hAnsi="Montserrat" w:cs="Montserrat"/>
          <w:color w:val="000000" w:themeColor="text1"/>
          <w:sz w:val="18"/>
          <w:szCs w:val="18"/>
        </w:rPr>
      </w:pPr>
      <w:del w:id="2558" w:author="Mehta, Hemini" w:date="2026-03-18T14:20:00Z" w16du:dateUtc="2026-03-18T14:20:51Z">
        <w:r w:rsidRPr="00CB317A">
          <w:rPr>
            <w:rFonts w:ascii="Montserrat" w:eastAsia="Montserrat" w:hAnsi="Montserrat" w:cs="Montserrat"/>
            <w:color w:val="000000" w:themeColor="text1"/>
            <w:sz w:val="18"/>
            <w:szCs w:val="18"/>
            <w:highlight w:val="yellow"/>
          </w:rPr>
          <w:delText>Method identifiers (CDN, Edge, etc.).</w:delText>
        </w:r>
      </w:del>
    </w:p>
    <w:p w14:paraId="57EC14BA" w14:textId="77777777" w:rsidR="00974151" w:rsidRPr="002C6C11" w:rsidRDefault="00974151" w:rsidP="00974151">
      <w:pPr>
        <w:pStyle w:val="NormalWeb"/>
        <w:spacing w:before="240" w:beforeAutospacing="0" w:after="240" w:afterAutospacing="0"/>
        <w:rPr>
          <w:del w:id="2559" w:author="Mehta, Hemini" w:date="2026-03-18T14:20:00Z" w16du:dateUtc="2026-03-18T14:20:51Z"/>
          <w:rFonts w:ascii="Montserrat" w:eastAsia="Montserrat" w:hAnsi="Montserrat" w:cs="Montserrat"/>
          <w:color w:val="000000" w:themeColor="text1"/>
          <w:sz w:val="18"/>
          <w:szCs w:val="18"/>
        </w:rPr>
      </w:pPr>
      <w:del w:id="2560" w:author="Mehta, Hemini" w:date="2026-03-18T14:20:00Z" w16du:dateUtc="2026-03-18T14:20:51Z">
        <w:r w:rsidRPr="00CB317A">
          <w:rPr>
            <w:rFonts w:ascii="Montserrat" w:eastAsia="Montserrat" w:hAnsi="Montserrat" w:cs="Montserrat"/>
            <w:b/>
            <w:bCs/>
            <w:color w:val="000000" w:themeColor="text1"/>
            <w:sz w:val="18"/>
            <w:szCs w:val="18"/>
            <w:highlight w:val="yellow"/>
          </w:rPr>
          <w:delText>Output</w:delText>
        </w:r>
      </w:del>
    </w:p>
    <w:p w14:paraId="16E40607" w14:textId="77777777" w:rsidR="00974151" w:rsidRPr="002C6C11" w:rsidRDefault="00974151" w:rsidP="00974151">
      <w:pPr>
        <w:pStyle w:val="NormalWeb"/>
        <w:numPr>
          <w:ilvl w:val="0"/>
          <w:numId w:val="112"/>
        </w:numPr>
        <w:spacing w:before="240" w:beforeAutospacing="0" w:after="0" w:afterAutospacing="0"/>
        <w:rPr>
          <w:del w:id="2561" w:author="Mehta, Hemini" w:date="2026-03-18T14:20:00Z" w16du:dateUtc="2026-03-18T14:20:51Z"/>
          <w:rFonts w:ascii="Montserrat" w:eastAsia="Montserrat" w:hAnsi="Montserrat" w:cs="Montserrat"/>
          <w:color w:val="000000" w:themeColor="text1"/>
          <w:sz w:val="18"/>
          <w:szCs w:val="18"/>
        </w:rPr>
      </w:pPr>
      <w:del w:id="2562" w:author="Mehta, Hemini" w:date="2026-03-18T14:20:00Z" w16du:dateUtc="2026-03-18T14:20:51Z">
        <w:r w:rsidRPr="00CB317A">
          <w:rPr>
            <w:rFonts w:ascii="Montserrat" w:eastAsia="Montserrat" w:hAnsi="Montserrat" w:cs="Montserrat"/>
            <w:color w:val="000000" w:themeColor="text1"/>
            <w:sz w:val="18"/>
            <w:szCs w:val="18"/>
            <w:highlight w:val="yellow"/>
          </w:rPr>
          <w:delText>Average buffering frequency per session across methods.</w:delText>
        </w:r>
      </w:del>
    </w:p>
    <w:p w14:paraId="44C807F2" w14:textId="77777777" w:rsidR="00974151" w:rsidRPr="002C6C11" w:rsidRDefault="00974151" w:rsidP="00974151">
      <w:pPr>
        <w:pStyle w:val="NormalWeb"/>
        <w:numPr>
          <w:ilvl w:val="0"/>
          <w:numId w:val="112"/>
        </w:numPr>
        <w:spacing w:beforeAutospacing="0" w:after="240" w:afterAutospacing="0"/>
        <w:rPr>
          <w:del w:id="2563" w:author="Mehta, Hemini" w:date="2026-03-18T14:20:00Z" w16du:dateUtc="2026-03-18T14:20:51Z"/>
          <w:rFonts w:ascii="Montserrat" w:eastAsia="Montserrat" w:hAnsi="Montserrat" w:cs="Montserrat"/>
          <w:color w:val="000000" w:themeColor="text1"/>
          <w:sz w:val="18"/>
          <w:szCs w:val="18"/>
        </w:rPr>
      </w:pPr>
      <w:del w:id="2564" w:author="Mehta, Hemini" w:date="2026-03-18T14:20:00Z" w16du:dateUtc="2026-03-18T14:20:51Z">
        <w:r w:rsidRPr="00CB317A">
          <w:rPr>
            <w:rFonts w:ascii="Montserrat" w:eastAsia="Montserrat" w:hAnsi="Montserrat" w:cs="Montserrat"/>
            <w:color w:val="000000" w:themeColor="text1"/>
            <w:sz w:val="18"/>
            <w:szCs w:val="18"/>
            <w:highlight w:val="yellow"/>
          </w:rPr>
          <w:delText>Comparative quality dataset ranking methods by smoothness of playback.</w:delText>
        </w:r>
      </w:del>
    </w:p>
    <w:p w14:paraId="48E59ABE" w14:textId="77777777" w:rsidR="00974151" w:rsidRPr="002C6C11" w:rsidRDefault="00974151" w:rsidP="00974151">
      <w:pPr>
        <w:pStyle w:val="NormalWeb"/>
        <w:spacing w:before="240" w:beforeAutospacing="0" w:after="240" w:afterAutospacing="0"/>
        <w:rPr>
          <w:del w:id="2565" w:author="Mehta, Hemini" w:date="2026-03-18T14:20:00Z" w16du:dateUtc="2026-03-18T14:20:51Z"/>
          <w:rFonts w:ascii="Montserrat" w:eastAsia="Montserrat" w:hAnsi="Montserrat" w:cs="Montserrat"/>
          <w:color w:val="000000" w:themeColor="text1"/>
          <w:sz w:val="18"/>
          <w:szCs w:val="18"/>
        </w:rPr>
      </w:pPr>
      <w:del w:id="2566" w:author="Mehta, Hemini" w:date="2026-03-18T14:20:00Z" w16du:dateUtc="2026-03-18T14:20:51Z">
        <w:r w:rsidRPr="00CB317A">
          <w:rPr>
            <w:rFonts w:ascii="Montserrat" w:eastAsia="Montserrat" w:hAnsi="Montserrat" w:cs="Montserrat"/>
            <w:b/>
            <w:bCs/>
            <w:color w:val="000000" w:themeColor="text1"/>
            <w:sz w:val="18"/>
            <w:szCs w:val="18"/>
            <w:highlight w:val="yellow"/>
          </w:rPr>
          <w:delText>Expectations</w:delText>
        </w:r>
      </w:del>
    </w:p>
    <w:p w14:paraId="2B6E3DF8" w14:textId="77777777" w:rsidR="00974151" w:rsidRPr="002C6C11" w:rsidRDefault="00974151" w:rsidP="00974151">
      <w:pPr>
        <w:pStyle w:val="NormalWeb"/>
        <w:numPr>
          <w:ilvl w:val="0"/>
          <w:numId w:val="111"/>
        </w:numPr>
        <w:spacing w:before="240" w:beforeAutospacing="0" w:after="0" w:afterAutospacing="0"/>
        <w:rPr>
          <w:del w:id="2567" w:author="Mehta, Hemini" w:date="2026-03-18T14:20:00Z" w16du:dateUtc="2026-03-18T14:20:51Z"/>
          <w:rFonts w:ascii="Montserrat" w:eastAsia="Montserrat" w:hAnsi="Montserrat" w:cs="Montserrat"/>
          <w:color w:val="000000" w:themeColor="text1"/>
          <w:sz w:val="18"/>
          <w:szCs w:val="18"/>
        </w:rPr>
      </w:pPr>
      <w:del w:id="2568" w:author="Mehta, Hemini" w:date="2026-03-18T14:20:00Z" w16du:dateUtc="2026-03-18T14:20:51Z">
        <w:r w:rsidRPr="00CB317A">
          <w:rPr>
            <w:rFonts w:ascii="Montserrat" w:eastAsia="Montserrat" w:hAnsi="Montserrat" w:cs="Montserrat"/>
            <w:color w:val="000000" w:themeColor="text1"/>
            <w:sz w:val="18"/>
            <w:szCs w:val="18"/>
            <w:highlight w:val="yellow"/>
          </w:rPr>
          <w:delText>Edge caching or CDN methods will have fewer buffering events.</w:delText>
        </w:r>
      </w:del>
    </w:p>
    <w:p w14:paraId="3F4C2FDB" w14:textId="77777777" w:rsidR="00974151" w:rsidRPr="002C6C11" w:rsidRDefault="00974151" w:rsidP="00974151">
      <w:pPr>
        <w:pStyle w:val="NormalWeb"/>
        <w:numPr>
          <w:ilvl w:val="0"/>
          <w:numId w:val="111"/>
        </w:numPr>
        <w:spacing w:beforeAutospacing="0" w:after="240" w:afterAutospacing="0"/>
        <w:rPr>
          <w:del w:id="2569" w:author="Mehta, Hemini" w:date="2026-03-18T14:20:00Z" w16du:dateUtc="2026-03-18T14:20:51Z"/>
          <w:rFonts w:ascii="Montserrat" w:eastAsia="Montserrat" w:hAnsi="Montserrat" w:cs="Montserrat"/>
          <w:color w:val="000000" w:themeColor="text1"/>
          <w:sz w:val="18"/>
          <w:szCs w:val="18"/>
        </w:rPr>
      </w:pPr>
      <w:del w:id="2570" w:author="Mehta, Hemini" w:date="2026-03-18T14:20:00Z" w16du:dateUtc="2026-03-18T14:20:51Z">
        <w:r w:rsidRPr="00CB317A">
          <w:rPr>
            <w:rFonts w:ascii="Montserrat" w:eastAsia="Montserrat" w:hAnsi="Montserrat" w:cs="Montserrat"/>
            <w:color w:val="000000" w:themeColor="text1"/>
            <w:sz w:val="18"/>
            <w:szCs w:val="18"/>
            <w:highlight w:val="yellow"/>
          </w:rPr>
          <w:delText>Other methods may vary more based on availability and network stability.</w:delText>
        </w:r>
      </w:del>
    </w:p>
    <w:p w14:paraId="43DB6943" w14:textId="77777777" w:rsidR="00974151" w:rsidRPr="00CB317A" w:rsidRDefault="00974151" w:rsidP="00974151">
      <w:pPr>
        <w:widowControl/>
        <w:rPr>
          <w:rFonts w:ascii="Montserrat" w:eastAsia="Montserrat" w:hAnsi="Montserrat" w:cs="Montserrat"/>
          <w:color w:val="595959" w:themeColor="text1" w:themeTint="A6"/>
          <w:sz w:val="18"/>
          <w:szCs w:val="18"/>
        </w:rPr>
      </w:pPr>
    </w:p>
    <w:p w14:paraId="53620C2D" w14:textId="77777777" w:rsidR="00974151" w:rsidRPr="005F7D7E" w:rsidRDefault="3E5B9206" w:rsidP="00974151">
      <w:pPr>
        <w:pStyle w:val="Heading3"/>
      </w:pPr>
      <w:bookmarkStart w:id="2571" w:name="_Toc213135580"/>
      <w:r>
        <w:t>Scenario Q: Energy wasted during idle buffering quantified</w:t>
      </w:r>
      <w:bookmarkEnd w:id="2571"/>
    </w:p>
    <w:p w14:paraId="7379F635"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28E7439F"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4B19E1AF"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 xml:space="preserve">KPIs: </w:t>
      </w:r>
      <w:r w:rsidRPr="00CB317A">
        <w:rPr>
          <w:rFonts w:ascii="Montserrat" w:eastAsia="Montserrat" w:hAnsi="Montserrat" w:cs="Montserrat"/>
          <w:color w:val="000000" w:themeColor="text1"/>
          <w:sz w:val="18"/>
          <w:szCs w:val="18"/>
        </w:rPr>
        <w:t>Buffering Ratio / Rebuffering Events</w:t>
      </w:r>
    </w:p>
    <w:p w14:paraId="3AF3D5E2"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37611ABD"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234BA41F" w14:textId="77777777" w:rsidR="00974151" w:rsidRPr="002C6C11" w:rsidRDefault="00974151" w:rsidP="00974151">
      <w:pPr>
        <w:pStyle w:val="NormalWeb"/>
        <w:numPr>
          <w:ilvl w:val="0"/>
          <w:numId w:val="110"/>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data from servers, network, and client devices during buffering events.</w:t>
      </w:r>
    </w:p>
    <w:p w14:paraId="27E3FC79" w14:textId="77777777" w:rsidR="00974151" w:rsidRPr="002C6C11" w:rsidRDefault="00974151" w:rsidP="00974151">
      <w:pPr>
        <w:pStyle w:val="NormalWeb"/>
        <w:numPr>
          <w:ilvl w:val="0"/>
          <w:numId w:val="110"/>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Duration of buffering vs active playback per session.</w:t>
      </w:r>
    </w:p>
    <w:p w14:paraId="7059852C"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3556D34F" w14:textId="77777777" w:rsidR="00974151" w:rsidRPr="002C6C11" w:rsidRDefault="00974151" w:rsidP="00974151">
      <w:pPr>
        <w:pStyle w:val="NormalWeb"/>
        <w:numPr>
          <w:ilvl w:val="0"/>
          <w:numId w:val="109"/>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Total energy wasted during idle buffering, expressed in kWh per session and aggregated per method.</w:t>
      </w:r>
    </w:p>
    <w:p w14:paraId="5EF54DF2" w14:textId="77777777" w:rsidR="00974151" w:rsidRPr="002C6C11" w:rsidRDefault="00974151" w:rsidP="00974151">
      <w:pPr>
        <w:pStyle w:val="NormalWeb"/>
        <w:numPr>
          <w:ilvl w:val="0"/>
          <w:numId w:val="109"/>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Ratio of wasted to productive energy use.</w:t>
      </w:r>
    </w:p>
    <w:p w14:paraId="03BC2B5D"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64D83838" w14:textId="77777777" w:rsidR="00974151" w:rsidRPr="002C6C11" w:rsidRDefault="00974151" w:rsidP="00974151">
      <w:pPr>
        <w:pStyle w:val="NormalWeb"/>
        <w:numPr>
          <w:ilvl w:val="0"/>
          <w:numId w:val="108"/>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Inefficient distribution methods will waste more energy during idle buffering.</w:t>
      </w:r>
    </w:p>
    <w:p w14:paraId="10AF3A15" w14:textId="0D43E147" w:rsidR="00974151" w:rsidRDefault="00974151" w:rsidP="2618C7F4">
      <w:pPr>
        <w:pStyle w:val="NormalWeb"/>
        <w:numPr>
          <w:ilvl w:val="0"/>
          <w:numId w:val="108"/>
        </w:numPr>
        <w:spacing w:beforeAutospacing="0" w:after="240" w:afterAutospacing="0"/>
        <w:rPr>
          <w:ins w:id="2572" w:author="Mehta, Hemini" w:date="2026-03-23T11:06:00Z" w16du:dateUtc="2026-03-23T11:06:04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Resilient methods with faster recovery from interruptions will show lower wasted energy shares.</w:t>
      </w:r>
    </w:p>
    <w:p w14:paraId="2BEDCBE8" w14:textId="3535717B" w:rsidR="435F0EC3" w:rsidRDefault="435F0EC3" w:rsidP="2618C7F4">
      <w:pPr>
        <w:pStyle w:val="NormalWeb"/>
        <w:spacing w:beforeAutospacing="0" w:after="240" w:afterAutospacing="0"/>
        <w:rPr>
          <w:rFonts w:ascii="Montserrat" w:eastAsia="Montserrat" w:hAnsi="Montserrat" w:cs="Montserrat"/>
          <w:color w:val="000000" w:themeColor="text1"/>
          <w:sz w:val="18"/>
          <w:szCs w:val="18"/>
        </w:rPr>
      </w:pPr>
      <w:ins w:id="2573" w:author="Mehta, Hemini" w:date="2026-03-23T11:08:00Z" w16du:dateUtc="2026-03-23T11:08:58Z">
        <w:r w:rsidRPr="2618C7F4">
          <w:rPr>
            <w:rFonts w:ascii="Montserrat" w:eastAsia="Montserrat" w:hAnsi="Montserrat" w:cs="Montserrat"/>
            <w:color w:val="000000" w:themeColor="text1"/>
            <w:sz w:val="18"/>
            <w:szCs w:val="18"/>
          </w:rPr>
          <w:t>We do not have scale or “real” users to make thi</w:t>
        </w:r>
      </w:ins>
      <w:ins w:id="2574" w:author="Mehta, Hemini" w:date="2026-03-23T11:09:00Z" w16du:dateUtc="2026-03-23T11:09:04Z">
        <w:r w:rsidRPr="2618C7F4">
          <w:rPr>
            <w:rFonts w:ascii="Montserrat" w:eastAsia="Montserrat" w:hAnsi="Montserrat" w:cs="Montserrat"/>
            <w:color w:val="000000" w:themeColor="text1"/>
            <w:sz w:val="18"/>
            <w:szCs w:val="18"/>
          </w:rPr>
          <w:t>s case viable.</w:t>
        </w:r>
      </w:ins>
    </w:p>
    <w:p w14:paraId="32AD9D22" w14:textId="77777777" w:rsidR="00974151" w:rsidRPr="00CB317A" w:rsidRDefault="00974151" w:rsidP="00974151">
      <w:pPr>
        <w:widowControl/>
        <w:rPr>
          <w:rFonts w:ascii="Montserrat" w:eastAsia="Montserrat" w:hAnsi="Montserrat" w:cs="Montserrat"/>
          <w:color w:val="595959" w:themeColor="text1" w:themeTint="A6"/>
          <w:sz w:val="18"/>
          <w:szCs w:val="18"/>
        </w:rPr>
      </w:pPr>
    </w:p>
    <w:p w14:paraId="4971E3BD" w14:textId="77777777" w:rsidR="00974151" w:rsidRPr="005F7D7E" w:rsidRDefault="00974151" w:rsidP="00974151">
      <w:pPr>
        <w:pStyle w:val="Heading3"/>
        <w:rPr>
          <w:del w:id="2575" w:author="Mehta, Hemini" w:date="2026-03-18T14:21:00Z" w16du:dateUtc="2026-03-18T14:21:43Z"/>
          <w:highlight w:val="yellow"/>
        </w:rPr>
      </w:pPr>
      <w:del w:id="2576" w:author="Mehta, Hemini" w:date="2026-03-18T14:21:00Z" w16du:dateUtc="2026-03-18T14:21:43Z">
        <w:r w:rsidRPr="77A9CFF2" w:rsidDel="3E5B9206">
          <w:rPr>
            <w:highlight w:val="yellow"/>
          </w:rPr>
          <w:delText>Scenario R: Track frequency of resolution switches under different delivery</w:delText>
        </w:r>
      </w:del>
    </w:p>
    <w:p w14:paraId="313AA0F4" w14:textId="77777777" w:rsidR="00974151" w:rsidRDefault="00974151" w:rsidP="00974151">
      <w:pPr>
        <w:pStyle w:val="NormalWeb"/>
        <w:spacing w:beforeAutospacing="0" w:after="0" w:afterAutospacing="0"/>
        <w:rPr>
          <w:del w:id="2577" w:author="Mehta, Hemini" w:date="2026-03-18T14:21:00Z" w16du:dateUtc="2026-03-18T14:21:43Z"/>
          <w:rFonts w:ascii="Montserrat" w:eastAsia="Montserrat" w:hAnsi="Montserrat" w:cs="Montserrat"/>
          <w:b/>
          <w:bCs/>
          <w:color w:val="000000" w:themeColor="text1"/>
          <w:sz w:val="18"/>
          <w:szCs w:val="18"/>
          <w:highlight w:val="yellow"/>
        </w:rPr>
      </w:pPr>
    </w:p>
    <w:p w14:paraId="313D7B92" w14:textId="77777777" w:rsidR="00974151" w:rsidRPr="002C6C11" w:rsidRDefault="00974151" w:rsidP="00974151">
      <w:pPr>
        <w:pStyle w:val="NormalWeb"/>
        <w:spacing w:beforeAutospacing="0" w:after="0" w:afterAutospacing="0"/>
        <w:rPr>
          <w:del w:id="2578" w:author="Mehta, Hemini" w:date="2026-03-18T14:21:00Z" w16du:dateUtc="2026-03-18T14:21:43Z"/>
          <w:rFonts w:ascii="Montserrat" w:eastAsia="Montserrat" w:hAnsi="Montserrat" w:cs="Montserrat"/>
          <w:color w:val="000000" w:themeColor="text1"/>
          <w:sz w:val="18"/>
          <w:szCs w:val="18"/>
        </w:rPr>
      </w:pPr>
      <w:del w:id="2579" w:author="Mehta, Hemini" w:date="2026-03-18T14:21:00Z" w16du:dateUtc="2026-03-18T14:21:43Z">
        <w:r w:rsidRPr="00CB317A">
          <w:rPr>
            <w:rFonts w:ascii="Montserrat" w:eastAsia="Montserrat" w:hAnsi="Montserrat" w:cs="Montserrat"/>
            <w:b/>
            <w:bCs/>
            <w:color w:val="000000" w:themeColor="text1"/>
            <w:sz w:val="18"/>
            <w:szCs w:val="18"/>
            <w:highlight w:val="yellow"/>
          </w:rPr>
          <w:delText>KVIs</w:delText>
        </w:r>
        <w:r w:rsidRPr="00CB317A">
          <w:rPr>
            <w:rFonts w:ascii="Montserrat" w:eastAsia="Montserrat" w:hAnsi="Montserrat" w:cs="Montserrat"/>
            <w:color w:val="000000" w:themeColor="text1"/>
            <w:sz w:val="18"/>
            <w:szCs w:val="18"/>
            <w:highlight w:val="yellow"/>
          </w:rPr>
          <w:delText>: Quality</w:delText>
        </w:r>
      </w:del>
    </w:p>
    <w:p w14:paraId="1EBA5C18" w14:textId="77777777" w:rsidR="00974151" w:rsidRPr="002C6C11" w:rsidRDefault="00974151" w:rsidP="00974151">
      <w:pPr>
        <w:pStyle w:val="NormalWeb"/>
        <w:spacing w:beforeAutospacing="0" w:after="0" w:afterAutospacing="0"/>
        <w:rPr>
          <w:del w:id="2580" w:author="Mehta, Hemini" w:date="2026-03-18T14:21:00Z" w16du:dateUtc="2026-03-18T14:21:43Z"/>
          <w:rFonts w:ascii="Montserrat" w:eastAsia="Montserrat" w:hAnsi="Montserrat" w:cs="Montserrat"/>
          <w:color w:val="000000" w:themeColor="text1"/>
          <w:sz w:val="18"/>
          <w:szCs w:val="18"/>
        </w:rPr>
      </w:pPr>
      <w:del w:id="2581" w:author="Mehta, Hemini" w:date="2026-03-18T14:21:00Z" w16du:dateUtc="2026-03-18T14:21:43Z">
        <w:r w:rsidRPr="00CB317A">
          <w:rPr>
            <w:rFonts w:ascii="Montserrat" w:eastAsia="Montserrat" w:hAnsi="Montserrat" w:cs="Montserrat"/>
            <w:b/>
            <w:bCs/>
            <w:color w:val="000000" w:themeColor="text1"/>
            <w:sz w:val="18"/>
            <w:szCs w:val="18"/>
            <w:highlight w:val="yellow"/>
          </w:rPr>
          <w:delText xml:space="preserve">KPIs: </w:delText>
        </w:r>
        <w:r w:rsidRPr="00CB317A">
          <w:rPr>
            <w:rFonts w:ascii="Montserrat" w:eastAsia="Montserrat" w:hAnsi="Montserrat" w:cs="Montserrat"/>
            <w:color w:val="000000" w:themeColor="text1"/>
            <w:sz w:val="18"/>
            <w:szCs w:val="18"/>
            <w:highlight w:val="yellow"/>
          </w:rPr>
          <w:delText>Bitrate Stability / QoE</w:delText>
        </w:r>
      </w:del>
    </w:p>
    <w:p w14:paraId="6E6BC634" w14:textId="77777777" w:rsidR="00974151" w:rsidRPr="002C6C11" w:rsidRDefault="00974151" w:rsidP="00974151">
      <w:pPr>
        <w:pStyle w:val="NormalWeb"/>
        <w:spacing w:beforeAutospacing="0" w:after="0" w:afterAutospacing="0"/>
        <w:rPr>
          <w:del w:id="2582" w:author="Mehta, Hemini" w:date="2026-03-18T14:21:00Z" w16du:dateUtc="2026-03-18T14:21:43Z"/>
          <w:rFonts w:ascii="Montserrat" w:eastAsia="Montserrat" w:hAnsi="Montserrat" w:cs="Montserrat"/>
          <w:color w:val="000000" w:themeColor="text1"/>
          <w:sz w:val="18"/>
          <w:szCs w:val="18"/>
        </w:rPr>
      </w:pPr>
      <w:del w:id="2583" w:author="Mehta, Hemini" w:date="2026-03-18T14:21:00Z" w16du:dateUtc="2026-03-18T14:21:43Z">
        <w:r w:rsidRPr="00CB317A">
          <w:rPr>
            <w:rFonts w:ascii="Montserrat" w:eastAsia="Montserrat" w:hAnsi="Montserrat" w:cs="Montserrat"/>
            <w:b/>
            <w:bCs/>
            <w:color w:val="000000" w:themeColor="text1"/>
            <w:sz w:val="18"/>
            <w:szCs w:val="18"/>
            <w:highlight w:val="yellow"/>
          </w:rPr>
          <w:delText>Test Beds:</w:delText>
        </w:r>
        <w:r w:rsidRPr="00CB317A">
          <w:rPr>
            <w:rFonts w:ascii="Montserrat" w:eastAsia="Montserrat" w:hAnsi="Montserrat" w:cs="Montserrat"/>
            <w:color w:val="000000" w:themeColor="text1"/>
            <w:sz w:val="18"/>
            <w:szCs w:val="18"/>
            <w:highlight w:val="yellow"/>
          </w:rPr>
          <w:delText xml:space="preserve"> DTE &amp; DTH</w:delText>
        </w:r>
      </w:del>
    </w:p>
    <w:p w14:paraId="379FAFA7" w14:textId="77777777" w:rsidR="00974151" w:rsidRPr="002C6C11" w:rsidRDefault="00974151" w:rsidP="00974151">
      <w:pPr>
        <w:pStyle w:val="NormalWeb"/>
        <w:spacing w:before="240" w:beforeAutospacing="0" w:after="240" w:afterAutospacing="0"/>
        <w:rPr>
          <w:del w:id="2584" w:author="Mehta, Hemini" w:date="2026-03-18T14:21:00Z" w16du:dateUtc="2026-03-18T14:21:43Z"/>
          <w:rFonts w:ascii="Montserrat" w:eastAsia="Montserrat" w:hAnsi="Montserrat" w:cs="Montserrat"/>
          <w:color w:val="000000" w:themeColor="text1"/>
          <w:sz w:val="18"/>
          <w:szCs w:val="18"/>
        </w:rPr>
      </w:pPr>
      <w:del w:id="2585" w:author="Mehta, Hemini" w:date="2026-03-18T14:21:00Z" w16du:dateUtc="2026-03-18T14:21:43Z">
        <w:r w:rsidRPr="00CB317A">
          <w:rPr>
            <w:rFonts w:ascii="Montserrat" w:eastAsia="Montserrat" w:hAnsi="Montserrat" w:cs="Montserrat"/>
            <w:b/>
            <w:bCs/>
            <w:color w:val="000000" w:themeColor="text1"/>
            <w:sz w:val="18"/>
            <w:szCs w:val="18"/>
            <w:highlight w:val="yellow"/>
          </w:rPr>
          <w:delText>Input</w:delText>
        </w:r>
      </w:del>
    </w:p>
    <w:p w14:paraId="04226FC4" w14:textId="77777777" w:rsidR="00974151" w:rsidRPr="002C6C11" w:rsidRDefault="00974151" w:rsidP="00974151">
      <w:pPr>
        <w:pStyle w:val="NormalWeb"/>
        <w:numPr>
          <w:ilvl w:val="0"/>
          <w:numId w:val="107"/>
        </w:numPr>
        <w:spacing w:before="240" w:beforeAutospacing="0" w:after="0" w:afterAutospacing="0"/>
        <w:rPr>
          <w:del w:id="2586" w:author="Mehta, Hemini" w:date="2026-03-18T14:21:00Z" w16du:dateUtc="2026-03-18T14:21:43Z"/>
          <w:rFonts w:ascii="Montserrat" w:eastAsia="Montserrat" w:hAnsi="Montserrat" w:cs="Montserrat"/>
          <w:color w:val="000000" w:themeColor="text1"/>
          <w:sz w:val="18"/>
          <w:szCs w:val="18"/>
        </w:rPr>
      </w:pPr>
      <w:del w:id="2587" w:author="Mehta, Hemini" w:date="2026-03-18T14:21:00Z" w16du:dateUtc="2026-03-18T14:21:43Z">
        <w:r w:rsidRPr="00CB317A">
          <w:rPr>
            <w:rFonts w:ascii="Montserrat" w:eastAsia="Montserrat" w:hAnsi="Montserrat" w:cs="Montserrat"/>
            <w:color w:val="000000" w:themeColor="text1"/>
            <w:sz w:val="18"/>
            <w:szCs w:val="18"/>
            <w:highlight w:val="yellow"/>
          </w:rPr>
          <w:delText>Playback logs recording resolution/bitrate changes during sessions.</w:delText>
        </w:r>
      </w:del>
    </w:p>
    <w:p w14:paraId="38265A5E" w14:textId="77777777" w:rsidR="00974151" w:rsidRPr="002C6C11" w:rsidRDefault="00974151" w:rsidP="00974151">
      <w:pPr>
        <w:pStyle w:val="NormalWeb"/>
        <w:numPr>
          <w:ilvl w:val="0"/>
          <w:numId w:val="107"/>
        </w:numPr>
        <w:spacing w:beforeAutospacing="0" w:after="0" w:afterAutospacing="0"/>
        <w:rPr>
          <w:del w:id="2588" w:author="Mehta, Hemini" w:date="2026-03-18T14:21:00Z" w16du:dateUtc="2026-03-18T14:21:43Z"/>
          <w:rFonts w:ascii="Montserrat" w:eastAsia="Montserrat" w:hAnsi="Montserrat" w:cs="Montserrat"/>
          <w:color w:val="000000" w:themeColor="text1"/>
          <w:sz w:val="18"/>
          <w:szCs w:val="18"/>
        </w:rPr>
      </w:pPr>
      <w:del w:id="2589" w:author="Mehta, Hemini" w:date="2026-03-18T14:21:00Z" w16du:dateUtc="2026-03-18T14:21:43Z">
        <w:r w:rsidRPr="00CB317A">
          <w:rPr>
            <w:rFonts w:ascii="Montserrat" w:eastAsia="Montserrat" w:hAnsi="Montserrat" w:cs="Montserrat"/>
            <w:color w:val="000000" w:themeColor="text1"/>
            <w:sz w:val="18"/>
            <w:szCs w:val="18"/>
            <w:highlight w:val="yellow"/>
          </w:rPr>
          <w:delText>Distribution method identifiers (CDN, Edge, etc).</w:delText>
        </w:r>
      </w:del>
    </w:p>
    <w:p w14:paraId="3265896A" w14:textId="77777777" w:rsidR="00974151" w:rsidRPr="002C6C11" w:rsidRDefault="00974151" w:rsidP="00974151">
      <w:pPr>
        <w:pStyle w:val="NormalWeb"/>
        <w:numPr>
          <w:ilvl w:val="0"/>
          <w:numId w:val="107"/>
        </w:numPr>
        <w:spacing w:beforeAutospacing="0" w:after="240" w:afterAutospacing="0"/>
        <w:rPr>
          <w:del w:id="2590" w:author="Mehta, Hemini" w:date="2026-03-18T14:21:00Z" w16du:dateUtc="2026-03-18T14:21:43Z"/>
          <w:rFonts w:ascii="Montserrat" w:eastAsia="Montserrat" w:hAnsi="Montserrat" w:cs="Montserrat"/>
          <w:color w:val="000000" w:themeColor="text1"/>
          <w:sz w:val="18"/>
          <w:szCs w:val="18"/>
        </w:rPr>
      </w:pPr>
      <w:del w:id="2591" w:author="Mehta, Hemini" w:date="2026-03-18T14:21:00Z" w16du:dateUtc="2026-03-18T14:21:43Z">
        <w:r w:rsidRPr="00CB317A">
          <w:rPr>
            <w:rFonts w:ascii="Montserrat" w:eastAsia="Montserrat" w:hAnsi="Montserrat" w:cs="Montserrat"/>
            <w:color w:val="000000" w:themeColor="text1"/>
            <w:sz w:val="18"/>
            <w:szCs w:val="18"/>
            <w:highlight w:val="yellow"/>
          </w:rPr>
          <w:delText>Session metadata (network conditions, location).</w:delText>
        </w:r>
      </w:del>
    </w:p>
    <w:p w14:paraId="7C5562FF" w14:textId="77777777" w:rsidR="00974151" w:rsidRPr="002C6C11" w:rsidRDefault="00974151" w:rsidP="00974151">
      <w:pPr>
        <w:pStyle w:val="NormalWeb"/>
        <w:spacing w:before="240" w:beforeAutospacing="0" w:after="240" w:afterAutospacing="0"/>
        <w:rPr>
          <w:del w:id="2592" w:author="Mehta, Hemini" w:date="2026-03-18T14:21:00Z" w16du:dateUtc="2026-03-18T14:21:43Z"/>
          <w:rFonts w:ascii="Montserrat" w:eastAsia="Montserrat" w:hAnsi="Montserrat" w:cs="Montserrat"/>
          <w:color w:val="000000" w:themeColor="text1"/>
          <w:sz w:val="18"/>
          <w:szCs w:val="18"/>
        </w:rPr>
      </w:pPr>
      <w:del w:id="2593" w:author="Mehta, Hemini" w:date="2026-03-18T14:21:00Z" w16du:dateUtc="2026-03-18T14:21:43Z">
        <w:r w:rsidRPr="00CB317A">
          <w:rPr>
            <w:rFonts w:ascii="Montserrat" w:eastAsia="Montserrat" w:hAnsi="Montserrat" w:cs="Montserrat"/>
            <w:b/>
            <w:bCs/>
            <w:color w:val="000000" w:themeColor="text1"/>
            <w:sz w:val="18"/>
            <w:szCs w:val="18"/>
            <w:highlight w:val="yellow"/>
          </w:rPr>
          <w:delText>Output</w:delText>
        </w:r>
      </w:del>
    </w:p>
    <w:p w14:paraId="72C3D961" w14:textId="77777777" w:rsidR="00974151" w:rsidRPr="002C6C11" w:rsidRDefault="00974151" w:rsidP="00974151">
      <w:pPr>
        <w:pStyle w:val="NormalWeb"/>
        <w:numPr>
          <w:ilvl w:val="0"/>
          <w:numId w:val="106"/>
        </w:numPr>
        <w:spacing w:before="240" w:beforeAutospacing="0" w:after="0" w:afterAutospacing="0"/>
        <w:rPr>
          <w:del w:id="2594" w:author="Mehta, Hemini" w:date="2026-03-18T14:21:00Z" w16du:dateUtc="2026-03-18T14:21:43Z"/>
          <w:rFonts w:ascii="Montserrat" w:eastAsia="Montserrat" w:hAnsi="Montserrat" w:cs="Montserrat"/>
          <w:color w:val="000000" w:themeColor="text1"/>
          <w:sz w:val="18"/>
          <w:szCs w:val="18"/>
        </w:rPr>
      </w:pPr>
      <w:del w:id="2595" w:author="Mehta, Hemini" w:date="2026-03-18T14:21:00Z" w16du:dateUtc="2026-03-18T14:21:43Z">
        <w:r w:rsidRPr="00CB317A">
          <w:rPr>
            <w:rFonts w:ascii="Montserrat" w:eastAsia="Montserrat" w:hAnsi="Montserrat" w:cs="Montserrat"/>
            <w:color w:val="000000" w:themeColor="text1"/>
            <w:sz w:val="18"/>
            <w:szCs w:val="18"/>
            <w:highlight w:val="yellow"/>
          </w:rPr>
          <w:delText>Frequency of resolution switches per stream across delivery methods.</w:delText>
        </w:r>
      </w:del>
    </w:p>
    <w:p w14:paraId="5E774B1C" w14:textId="77777777" w:rsidR="00974151" w:rsidRPr="002C6C11" w:rsidRDefault="00974151" w:rsidP="00974151">
      <w:pPr>
        <w:pStyle w:val="NormalWeb"/>
        <w:numPr>
          <w:ilvl w:val="0"/>
          <w:numId w:val="106"/>
        </w:numPr>
        <w:spacing w:beforeAutospacing="0" w:after="240" w:afterAutospacing="0"/>
        <w:rPr>
          <w:del w:id="2596" w:author="Mehta, Hemini" w:date="2026-03-18T14:21:00Z" w16du:dateUtc="2026-03-18T14:21:43Z"/>
          <w:rFonts w:ascii="Montserrat" w:eastAsia="Montserrat" w:hAnsi="Montserrat" w:cs="Montserrat"/>
          <w:color w:val="000000" w:themeColor="text1"/>
          <w:sz w:val="18"/>
          <w:szCs w:val="18"/>
        </w:rPr>
      </w:pPr>
      <w:del w:id="2597" w:author="Mehta, Hemini" w:date="2026-03-18T14:21:00Z" w16du:dateUtc="2026-03-18T14:21:43Z">
        <w:r w:rsidRPr="00CB317A">
          <w:rPr>
            <w:rFonts w:ascii="Montserrat" w:eastAsia="Montserrat" w:hAnsi="Montserrat" w:cs="Montserrat"/>
            <w:color w:val="000000" w:themeColor="text1"/>
            <w:sz w:val="18"/>
            <w:szCs w:val="18"/>
            <w:highlight w:val="yellow"/>
          </w:rPr>
          <w:delText>Comparative dataset of playback stability.</w:delText>
        </w:r>
      </w:del>
    </w:p>
    <w:p w14:paraId="2189482A" w14:textId="77777777" w:rsidR="00974151" w:rsidRPr="002C6C11" w:rsidRDefault="00974151" w:rsidP="00974151">
      <w:pPr>
        <w:pStyle w:val="NormalWeb"/>
        <w:spacing w:before="240" w:beforeAutospacing="0" w:after="240" w:afterAutospacing="0"/>
        <w:rPr>
          <w:del w:id="2598" w:author="Mehta, Hemini" w:date="2026-03-18T14:21:00Z" w16du:dateUtc="2026-03-18T14:21:43Z"/>
          <w:rFonts w:ascii="Montserrat" w:eastAsia="Montserrat" w:hAnsi="Montserrat" w:cs="Montserrat"/>
          <w:color w:val="000000" w:themeColor="text1"/>
          <w:sz w:val="18"/>
          <w:szCs w:val="18"/>
        </w:rPr>
      </w:pPr>
      <w:del w:id="2599" w:author="Mehta, Hemini" w:date="2026-03-18T14:21:00Z" w16du:dateUtc="2026-03-18T14:21:43Z">
        <w:r w:rsidRPr="00CB317A">
          <w:rPr>
            <w:rFonts w:ascii="Montserrat" w:eastAsia="Montserrat" w:hAnsi="Montserrat" w:cs="Montserrat"/>
            <w:b/>
            <w:bCs/>
            <w:color w:val="000000" w:themeColor="text1"/>
            <w:sz w:val="18"/>
            <w:szCs w:val="18"/>
            <w:highlight w:val="yellow"/>
          </w:rPr>
          <w:delText>Expectations</w:delText>
        </w:r>
      </w:del>
    </w:p>
    <w:p w14:paraId="2AA248AD" w14:textId="77777777" w:rsidR="00974151" w:rsidRPr="002C6C11" w:rsidRDefault="00974151" w:rsidP="00974151">
      <w:pPr>
        <w:pStyle w:val="NormalWeb"/>
        <w:numPr>
          <w:ilvl w:val="0"/>
          <w:numId w:val="105"/>
        </w:numPr>
        <w:spacing w:before="240" w:beforeAutospacing="0" w:after="0" w:afterAutospacing="0"/>
        <w:rPr>
          <w:del w:id="2600" w:author="Mehta, Hemini" w:date="2026-03-18T14:21:00Z" w16du:dateUtc="2026-03-18T14:21:43Z"/>
          <w:rFonts w:ascii="Montserrat" w:eastAsia="Montserrat" w:hAnsi="Montserrat" w:cs="Montserrat"/>
          <w:color w:val="000000" w:themeColor="text1"/>
          <w:sz w:val="18"/>
          <w:szCs w:val="18"/>
        </w:rPr>
      </w:pPr>
      <w:del w:id="2601" w:author="Mehta, Hemini" w:date="2026-03-18T14:21:00Z" w16du:dateUtc="2026-03-18T14:21:43Z">
        <w:r w:rsidRPr="00CB317A">
          <w:rPr>
            <w:rFonts w:ascii="Montserrat" w:eastAsia="Montserrat" w:hAnsi="Montserrat" w:cs="Montserrat"/>
            <w:color w:val="000000" w:themeColor="text1"/>
            <w:sz w:val="18"/>
            <w:szCs w:val="18"/>
            <w:highlight w:val="yellow"/>
          </w:rPr>
          <w:delText>Methods with strong adaptive bitrate control and localized infrastructure should minimize resolution switching.</w:delText>
        </w:r>
      </w:del>
    </w:p>
    <w:p w14:paraId="2ECAF163" w14:textId="77777777" w:rsidR="00974151" w:rsidRPr="002C6C11" w:rsidRDefault="00974151" w:rsidP="00974151">
      <w:pPr>
        <w:pStyle w:val="NormalWeb"/>
        <w:numPr>
          <w:ilvl w:val="0"/>
          <w:numId w:val="105"/>
        </w:numPr>
        <w:spacing w:beforeAutospacing="0" w:after="240" w:afterAutospacing="0"/>
        <w:rPr>
          <w:del w:id="2602" w:author="Mehta, Hemini" w:date="2026-03-18T14:21:00Z" w16du:dateUtc="2026-03-18T14:21:43Z"/>
          <w:rFonts w:ascii="Montserrat" w:eastAsia="Montserrat" w:hAnsi="Montserrat" w:cs="Montserrat"/>
          <w:color w:val="000000" w:themeColor="text1"/>
          <w:sz w:val="18"/>
          <w:szCs w:val="18"/>
        </w:rPr>
      </w:pPr>
      <w:del w:id="2603" w:author="Mehta, Hemini" w:date="2026-03-18T14:21:00Z" w16du:dateUtc="2026-03-18T14:21:43Z">
        <w:r w:rsidRPr="00CB317A">
          <w:rPr>
            <w:rFonts w:ascii="Montserrat" w:eastAsia="Montserrat" w:hAnsi="Montserrat" w:cs="Montserrat"/>
            <w:color w:val="000000" w:themeColor="text1"/>
            <w:sz w:val="18"/>
            <w:szCs w:val="18"/>
            <w:highlight w:val="yellow"/>
          </w:rPr>
          <w:delText>High switch frequency indicates instability, reducing perceived quality of experience</w:delText>
        </w:r>
        <w:r w:rsidRPr="00CB317A">
          <w:rPr>
            <w:rFonts w:ascii="Montserrat" w:eastAsia="Montserrat" w:hAnsi="Montserrat" w:cs="Montserrat"/>
            <w:color w:val="000000" w:themeColor="text1"/>
            <w:sz w:val="18"/>
            <w:szCs w:val="18"/>
          </w:rPr>
          <w:delText>.</w:delText>
        </w:r>
      </w:del>
    </w:p>
    <w:p w14:paraId="3A9B22F4" w14:textId="77777777" w:rsidR="00974151" w:rsidRDefault="00974151" w:rsidP="00974151">
      <w:pPr>
        <w:widowControl/>
        <w:rPr>
          <w:rFonts w:ascii="Montserrat" w:eastAsia="Montserrat" w:hAnsi="Montserrat" w:cs="Montserrat"/>
          <w:color w:val="595959" w:themeColor="text1" w:themeTint="A6"/>
        </w:rPr>
      </w:pPr>
    </w:p>
    <w:p w14:paraId="6C98C91F" w14:textId="77777777" w:rsidR="00974151" w:rsidRPr="00CB317A" w:rsidRDefault="00974151" w:rsidP="00974151">
      <w:pPr>
        <w:widowControl/>
        <w:rPr>
          <w:rFonts w:ascii="Montserrat" w:eastAsia="Montserrat" w:hAnsi="Montserrat" w:cs="Montserrat"/>
          <w:color w:val="595959" w:themeColor="text1" w:themeTint="A6"/>
        </w:rPr>
      </w:pPr>
    </w:p>
    <w:p w14:paraId="3C68AC56" w14:textId="77777777" w:rsidR="00974151" w:rsidRPr="005F7D7E" w:rsidRDefault="3E5B9206" w:rsidP="00974151">
      <w:pPr>
        <w:pStyle w:val="Heading3"/>
      </w:pPr>
      <w:bookmarkStart w:id="2604" w:name="_Toc1652054265"/>
      <w:r>
        <w:t>Scenario S: Test link between bitrate volatility and energy inefficiency</w:t>
      </w:r>
      <w:bookmarkEnd w:id="2604"/>
    </w:p>
    <w:p w14:paraId="16A845AC"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50859693"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Cost-efficiency</w:t>
      </w:r>
    </w:p>
    <w:p w14:paraId="2FEE5CFF"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 xml:space="preserve">KPIs: </w:t>
      </w:r>
      <w:r w:rsidRPr="00CB317A">
        <w:rPr>
          <w:rFonts w:ascii="Montserrat" w:eastAsia="Montserrat" w:hAnsi="Montserrat" w:cs="Montserrat"/>
          <w:color w:val="000000" w:themeColor="text1"/>
          <w:sz w:val="18"/>
          <w:szCs w:val="18"/>
        </w:rPr>
        <w:t>Bitrate Stability / QoE</w:t>
      </w:r>
    </w:p>
    <w:p w14:paraId="66726313"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4D4FB1D5"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056621BB" w14:textId="77777777" w:rsidR="00974151" w:rsidRPr="002C6C11" w:rsidRDefault="00974151" w:rsidP="00974151">
      <w:pPr>
        <w:pStyle w:val="NormalWeb"/>
        <w:numPr>
          <w:ilvl w:val="0"/>
          <w:numId w:val="104"/>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Playback logs showing bitrate variation over time.</w:t>
      </w:r>
    </w:p>
    <w:p w14:paraId="3A28C53F" w14:textId="77777777" w:rsidR="00974151" w:rsidRPr="002C6C11" w:rsidRDefault="00974151" w:rsidP="00974151">
      <w:pPr>
        <w:pStyle w:val="NormalWeb"/>
        <w:numPr>
          <w:ilvl w:val="0"/>
          <w:numId w:val="104"/>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data for streaming sessions.</w:t>
      </w:r>
    </w:p>
    <w:p w14:paraId="4923D236"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7E4430AA" w14:textId="77777777" w:rsidR="00974151" w:rsidRPr="002C6C11" w:rsidRDefault="00974151" w:rsidP="00974151">
      <w:pPr>
        <w:pStyle w:val="NormalWeb"/>
        <w:numPr>
          <w:ilvl w:val="0"/>
          <w:numId w:val="103"/>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Correlation analysis between bitrate volatility and energy consumption.</w:t>
      </w:r>
    </w:p>
    <w:p w14:paraId="190BDBCD" w14:textId="77777777" w:rsidR="00974151" w:rsidRPr="002C6C11" w:rsidRDefault="00974151" w:rsidP="00974151">
      <w:pPr>
        <w:pStyle w:val="NormalWeb"/>
        <w:numPr>
          <w:ilvl w:val="0"/>
          <w:numId w:val="103"/>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energy efficiency scores across methods.</w:t>
      </w:r>
    </w:p>
    <w:p w14:paraId="76FC0CA1"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3E7D6F6E" w14:textId="77777777" w:rsidR="00974151" w:rsidRPr="002C6C11" w:rsidRDefault="00974151" w:rsidP="00974151">
      <w:pPr>
        <w:pStyle w:val="NormalWeb"/>
        <w:numPr>
          <w:ilvl w:val="0"/>
          <w:numId w:val="102"/>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Frequent bitrate shifts may increase energy use (due to re-buffering, retransmissions, or higher encoding/decoding demand).</w:t>
      </w:r>
    </w:p>
    <w:p w14:paraId="4E72CA1D" w14:textId="329D3508" w:rsidR="00974151" w:rsidRDefault="00974151" w:rsidP="2618C7F4">
      <w:pPr>
        <w:pStyle w:val="NormalWeb"/>
        <w:numPr>
          <w:ilvl w:val="0"/>
          <w:numId w:val="102"/>
        </w:numPr>
        <w:spacing w:beforeAutospacing="0" w:after="240" w:afterAutospacing="0"/>
        <w:rPr>
          <w:ins w:id="2605" w:author="Mehta, Hemini" w:date="2026-03-23T11:09:00Z" w16du:dateUtc="2026-03-23T11:09:35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More stable methods are expected to show both smoother playback and lower energy cost per stream.</w:t>
      </w:r>
    </w:p>
    <w:p w14:paraId="5047DBCD" w14:textId="6A34ADAB" w:rsidR="0B1EE876" w:rsidRDefault="0B1EE876" w:rsidP="2618C7F4">
      <w:pPr>
        <w:pStyle w:val="NormalWeb"/>
        <w:spacing w:beforeAutospacing="0" w:after="240" w:afterAutospacing="0"/>
        <w:rPr>
          <w:rFonts w:ascii="Montserrat" w:eastAsia="Montserrat" w:hAnsi="Montserrat" w:cs="Montserrat"/>
          <w:color w:val="000000" w:themeColor="text1"/>
          <w:sz w:val="18"/>
          <w:szCs w:val="18"/>
        </w:rPr>
      </w:pPr>
      <w:ins w:id="2606" w:author="Mehta, Hemini" w:date="2026-03-23T11:09:00Z" w16du:dateUtc="2026-03-23T11:09:59Z">
        <w:r w:rsidRPr="2618C7F4">
          <w:rPr>
            <w:rFonts w:ascii="Montserrat" w:eastAsia="Montserrat" w:hAnsi="Montserrat" w:cs="Montserrat"/>
            <w:color w:val="000000" w:themeColor="text1"/>
            <w:sz w:val="18"/>
            <w:szCs w:val="18"/>
          </w:rPr>
          <w:t>We do not have “real” users and scenarios to be able to test this case.</w:t>
        </w:r>
      </w:ins>
    </w:p>
    <w:p w14:paraId="3EB75319" w14:textId="77777777" w:rsidR="00974151" w:rsidRPr="005F7D7E" w:rsidRDefault="00974151" w:rsidP="00974151">
      <w:pPr>
        <w:pStyle w:val="Heading3"/>
        <w:rPr>
          <w:del w:id="2607" w:author="Mehta, Hemini" w:date="2026-03-18T14:22:00Z" w16du:dateUtc="2026-03-18T14:22:30Z"/>
          <w:highlight w:val="yellow"/>
        </w:rPr>
      </w:pPr>
      <w:del w:id="2608" w:author="Mehta, Hemini" w:date="2026-03-18T14:22:00Z" w16du:dateUtc="2026-03-18T14:22:30Z">
        <w:r w:rsidRPr="77A9CFF2" w:rsidDel="3E5B9206">
          <w:rPr>
            <w:highlight w:val="yellow"/>
          </w:rPr>
          <w:delText>Scenario T: Test retries under network drops or overloaded servers</w:delText>
        </w:r>
      </w:del>
    </w:p>
    <w:p w14:paraId="19FBCA0A" w14:textId="77777777" w:rsidR="00974151" w:rsidRDefault="00974151" w:rsidP="00974151">
      <w:pPr>
        <w:pStyle w:val="NormalWeb"/>
        <w:spacing w:beforeAutospacing="0" w:after="0" w:afterAutospacing="0"/>
        <w:rPr>
          <w:del w:id="2609" w:author="Mehta, Hemini" w:date="2026-03-18T14:22:00Z" w16du:dateUtc="2026-03-18T14:22:30Z"/>
          <w:rFonts w:ascii="Montserrat" w:eastAsia="Montserrat" w:hAnsi="Montserrat" w:cs="Montserrat"/>
          <w:b/>
          <w:bCs/>
          <w:color w:val="000000" w:themeColor="text1"/>
          <w:sz w:val="18"/>
          <w:szCs w:val="18"/>
          <w:highlight w:val="yellow"/>
        </w:rPr>
      </w:pPr>
    </w:p>
    <w:p w14:paraId="6B82A0F2" w14:textId="77777777" w:rsidR="00974151" w:rsidRPr="002C6C11" w:rsidRDefault="00974151" w:rsidP="00974151">
      <w:pPr>
        <w:pStyle w:val="NormalWeb"/>
        <w:spacing w:beforeAutospacing="0" w:after="0" w:afterAutospacing="0"/>
        <w:rPr>
          <w:del w:id="2610" w:author="Mehta, Hemini" w:date="2026-03-18T14:22:00Z" w16du:dateUtc="2026-03-18T14:22:30Z"/>
          <w:rFonts w:ascii="Montserrat" w:eastAsia="Montserrat" w:hAnsi="Montserrat" w:cs="Montserrat"/>
          <w:color w:val="000000" w:themeColor="text1"/>
          <w:sz w:val="18"/>
          <w:szCs w:val="18"/>
        </w:rPr>
      </w:pPr>
      <w:del w:id="2611" w:author="Mehta, Hemini" w:date="2026-03-18T14:22:00Z" w16du:dateUtc="2026-03-18T14:22:30Z">
        <w:r w:rsidRPr="00CB317A">
          <w:rPr>
            <w:rFonts w:ascii="Montserrat" w:eastAsia="Montserrat" w:hAnsi="Montserrat" w:cs="Montserrat"/>
            <w:b/>
            <w:bCs/>
            <w:color w:val="000000" w:themeColor="text1"/>
            <w:sz w:val="18"/>
            <w:szCs w:val="18"/>
            <w:highlight w:val="yellow"/>
          </w:rPr>
          <w:delText>KVIs</w:delText>
        </w:r>
        <w:r w:rsidRPr="00CB317A">
          <w:rPr>
            <w:rFonts w:ascii="Montserrat" w:eastAsia="Montserrat" w:hAnsi="Montserrat" w:cs="Montserrat"/>
            <w:color w:val="000000" w:themeColor="text1"/>
            <w:sz w:val="18"/>
            <w:szCs w:val="18"/>
            <w:highlight w:val="yellow"/>
          </w:rPr>
          <w:delText>: Resilience</w:delText>
        </w:r>
      </w:del>
    </w:p>
    <w:p w14:paraId="0D65506A" w14:textId="77777777" w:rsidR="00974151" w:rsidRPr="002C6C11" w:rsidRDefault="00974151" w:rsidP="00974151">
      <w:pPr>
        <w:pStyle w:val="NormalWeb"/>
        <w:spacing w:beforeAutospacing="0" w:after="0" w:afterAutospacing="0"/>
        <w:rPr>
          <w:del w:id="2612" w:author="Mehta, Hemini" w:date="2026-03-18T14:22:00Z" w16du:dateUtc="2026-03-18T14:22:30Z"/>
          <w:rFonts w:ascii="Montserrat" w:eastAsia="Montserrat" w:hAnsi="Montserrat" w:cs="Montserrat"/>
          <w:color w:val="000000" w:themeColor="text1"/>
          <w:sz w:val="18"/>
          <w:szCs w:val="18"/>
        </w:rPr>
      </w:pPr>
      <w:del w:id="2613" w:author="Mehta, Hemini" w:date="2026-03-18T14:22:00Z" w16du:dateUtc="2026-03-18T14:22:30Z">
        <w:r w:rsidRPr="00CB317A">
          <w:rPr>
            <w:rFonts w:ascii="Montserrat" w:eastAsia="Montserrat" w:hAnsi="Montserrat" w:cs="Montserrat"/>
            <w:b/>
            <w:bCs/>
            <w:color w:val="000000" w:themeColor="text1"/>
            <w:sz w:val="18"/>
            <w:szCs w:val="18"/>
            <w:highlight w:val="yellow"/>
          </w:rPr>
          <w:delText>KPIs: Error Rate (Failed Attempts)</w:delText>
        </w:r>
      </w:del>
    </w:p>
    <w:p w14:paraId="02CAA696" w14:textId="77777777" w:rsidR="00974151" w:rsidRPr="002C6C11" w:rsidRDefault="00974151" w:rsidP="00974151">
      <w:pPr>
        <w:pStyle w:val="NormalWeb"/>
        <w:spacing w:beforeAutospacing="0" w:after="0" w:afterAutospacing="0"/>
        <w:rPr>
          <w:del w:id="2614" w:author="Mehta, Hemini" w:date="2026-03-18T14:22:00Z" w16du:dateUtc="2026-03-18T14:22:30Z"/>
          <w:rFonts w:ascii="Montserrat" w:eastAsia="Montserrat" w:hAnsi="Montserrat" w:cs="Montserrat"/>
          <w:color w:val="000000" w:themeColor="text1"/>
          <w:sz w:val="18"/>
          <w:szCs w:val="18"/>
        </w:rPr>
      </w:pPr>
      <w:del w:id="2615" w:author="Mehta, Hemini" w:date="2026-03-18T14:22:00Z" w16du:dateUtc="2026-03-18T14:22:30Z">
        <w:r w:rsidRPr="00CB317A">
          <w:rPr>
            <w:rFonts w:ascii="Montserrat" w:eastAsia="Montserrat" w:hAnsi="Montserrat" w:cs="Montserrat"/>
            <w:b/>
            <w:bCs/>
            <w:color w:val="000000" w:themeColor="text1"/>
            <w:sz w:val="18"/>
            <w:szCs w:val="18"/>
            <w:highlight w:val="yellow"/>
          </w:rPr>
          <w:delText>Test Beds:</w:delText>
        </w:r>
        <w:r w:rsidRPr="00CB317A">
          <w:rPr>
            <w:rFonts w:ascii="Montserrat" w:eastAsia="Montserrat" w:hAnsi="Montserrat" w:cs="Montserrat"/>
            <w:color w:val="000000" w:themeColor="text1"/>
            <w:sz w:val="18"/>
            <w:szCs w:val="18"/>
            <w:highlight w:val="yellow"/>
          </w:rPr>
          <w:delText xml:space="preserve"> DTE</w:delText>
        </w:r>
      </w:del>
    </w:p>
    <w:p w14:paraId="3365852F" w14:textId="77777777" w:rsidR="00974151" w:rsidRPr="002C6C11" w:rsidRDefault="00974151" w:rsidP="00974151">
      <w:pPr>
        <w:pStyle w:val="NormalWeb"/>
        <w:spacing w:before="240" w:beforeAutospacing="0" w:after="240" w:afterAutospacing="0"/>
        <w:rPr>
          <w:del w:id="2616" w:author="Mehta, Hemini" w:date="2026-03-18T14:22:00Z" w16du:dateUtc="2026-03-18T14:22:30Z"/>
          <w:rFonts w:ascii="Montserrat" w:eastAsia="Montserrat" w:hAnsi="Montserrat" w:cs="Montserrat"/>
          <w:color w:val="000000" w:themeColor="text1"/>
          <w:sz w:val="18"/>
          <w:szCs w:val="18"/>
        </w:rPr>
      </w:pPr>
      <w:del w:id="2617" w:author="Mehta, Hemini" w:date="2026-03-18T14:22:00Z" w16du:dateUtc="2026-03-18T14:22:30Z">
        <w:r w:rsidRPr="00CB317A">
          <w:rPr>
            <w:rFonts w:ascii="Montserrat" w:eastAsia="Montserrat" w:hAnsi="Montserrat" w:cs="Montserrat"/>
            <w:b/>
            <w:bCs/>
            <w:color w:val="000000" w:themeColor="text1"/>
            <w:sz w:val="18"/>
            <w:szCs w:val="18"/>
            <w:highlight w:val="yellow"/>
          </w:rPr>
          <w:delText>Input</w:delText>
        </w:r>
      </w:del>
    </w:p>
    <w:p w14:paraId="58B33ADC" w14:textId="77777777" w:rsidR="00974151" w:rsidRPr="002C6C11" w:rsidRDefault="00974151" w:rsidP="00974151">
      <w:pPr>
        <w:pStyle w:val="NormalWeb"/>
        <w:numPr>
          <w:ilvl w:val="0"/>
          <w:numId w:val="101"/>
        </w:numPr>
        <w:spacing w:before="240" w:beforeAutospacing="0" w:after="240" w:afterAutospacing="0"/>
        <w:rPr>
          <w:del w:id="2618" w:author="Mehta, Hemini" w:date="2026-03-18T14:22:00Z" w16du:dateUtc="2026-03-18T14:22:30Z"/>
          <w:rFonts w:ascii="Montserrat" w:eastAsia="Montserrat" w:hAnsi="Montserrat" w:cs="Montserrat"/>
          <w:color w:val="000000" w:themeColor="text1"/>
          <w:sz w:val="18"/>
          <w:szCs w:val="18"/>
        </w:rPr>
      </w:pPr>
      <w:del w:id="2619" w:author="Mehta, Hemini" w:date="2026-03-18T14:22:00Z" w16du:dateUtc="2026-03-18T14:22:30Z">
        <w:r w:rsidRPr="00CB317A">
          <w:rPr>
            <w:rFonts w:ascii="Montserrat" w:eastAsia="Montserrat" w:hAnsi="Montserrat" w:cs="Montserrat"/>
            <w:color w:val="000000" w:themeColor="text1"/>
            <w:sz w:val="18"/>
            <w:szCs w:val="18"/>
            <w:highlight w:val="yellow"/>
          </w:rPr>
          <w:delText>Simulated network drops and server overload scenarios.</w:delText>
        </w:r>
        <w:r>
          <w:br/>
        </w:r>
        <w:r w:rsidRPr="00CB317A">
          <w:rPr>
            <w:rFonts w:ascii="Montserrat" w:eastAsia="Montserrat" w:hAnsi="Montserrat" w:cs="Montserrat"/>
            <w:color w:val="000000" w:themeColor="text1"/>
            <w:sz w:val="18"/>
            <w:szCs w:val="18"/>
            <w:highlight w:val="yellow"/>
          </w:rPr>
          <w:delText>Playback logs tracking connection attempts and retry events.</w:delText>
        </w:r>
      </w:del>
    </w:p>
    <w:p w14:paraId="6EE5F225" w14:textId="77777777" w:rsidR="00974151" w:rsidRPr="002C6C11" w:rsidRDefault="00974151" w:rsidP="00974151">
      <w:pPr>
        <w:pStyle w:val="NormalWeb"/>
        <w:spacing w:before="240" w:beforeAutospacing="0" w:after="240" w:afterAutospacing="0"/>
        <w:rPr>
          <w:del w:id="2620" w:author="Mehta, Hemini" w:date="2026-03-18T14:22:00Z" w16du:dateUtc="2026-03-18T14:22:30Z"/>
          <w:rFonts w:ascii="Montserrat" w:eastAsia="Montserrat" w:hAnsi="Montserrat" w:cs="Montserrat"/>
          <w:color w:val="000000" w:themeColor="text1"/>
          <w:sz w:val="18"/>
          <w:szCs w:val="18"/>
        </w:rPr>
      </w:pPr>
      <w:del w:id="2621" w:author="Mehta, Hemini" w:date="2026-03-18T14:22:00Z" w16du:dateUtc="2026-03-18T14:22:30Z">
        <w:r w:rsidRPr="00CB317A">
          <w:rPr>
            <w:rFonts w:ascii="Montserrat" w:eastAsia="Montserrat" w:hAnsi="Montserrat" w:cs="Montserrat"/>
            <w:b/>
            <w:bCs/>
            <w:color w:val="000000" w:themeColor="text1"/>
            <w:sz w:val="18"/>
            <w:szCs w:val="18"/>
            <w:highlight w:val="yellow"/>
          </w:rPr>
          <w:delText>Output</w:delText>
        </w:r>
      </w:del>
    </w:p>
    <w:p w14:paraId="068768AF" w14:textId="77777777" w:rsidR="00974151" w:rsidRPr="002C6C11" w:rsidRDefault="00974151" w:rsidP="00974151">
      <w:pPr>
        <w:pStyle w:val="NormalWeb"/>
        <w:numPr>
          <w:ilvl w:val="0"/>
          <w:numId w:val="100"/>
        </w:numPr>
        <w:spacing w:before="240" w:beforeAutospacing="0" w:after="0" w:afterAutospacing="0"/>
        <w:rPr>
          <w:del w:id="2622" w:author="Mehta, Hemini" w:date="2026-03-18T14:22:00Z" w16du:dateUtc="2026-03-18T14:22:30Z"/>
          <w:rFonts w:ascii="Montserrat" w:eastAsia="Montserrat" w:hAnsi="Montserrat" w:cs="Montserrat"/>
          <w:color w:val="000000" w:themeColor="text1"/>
          <w:sz w:val="18"/>
          <w:szCs w:val="18"/>
        </w:rPr>
      </w:pPr>
      <w:del w:id="2623" w:author="Mehta, Hemini" w:date="2026-03-18T14:22:00Z" w16du:dateUtc="2026-03-18T14:22:30Z">
        <w:r w:rsidRPr="00CB317A">
          <w:rPr>
            <w:rFonts w:ascii="Montserrat" w:eastAsia="Montserrat" w:hAnsi="Montserrat" w:cs="Montserrat"/>
            <w:color w:val="000000" w:themeColor="text1"/>
            <w:sz w:val="18"/>
            <w:szCs w:val="18"/>
            <w:highlight w:val="yellow"/>
          </w:rPr>
          <w:delText>Number of retries per session across distribution methods.</w:delText>
        </w:r>
      </w:del>
    </w:p>
    <w:p w14:paraId="13C7C324" w14:textId="77777777" w:rsidR="00974151" w:rsidRPr="002C6C11" w:rsidRDefault="00974151" w:rsidP="00974151">
      <w:pPr>
        <w:pStyle w:val="NormalWeb"/>
        <w:numPr>
          <w:ilvl w:val="0"/>
          <w:numId w:val="100"/>
        </w:numPr>
        <w:spacing w:beforeAutospacing="0" w:after="240" w:afterAutospacing="0"/>
        <w:rPr>
          <w:del w:id="2624" w:author="Mehta, Hemini" w:date="2026-03-18T14:22:00Z" w16du:dateUtc="2026-03-18T14:22:30Z"/>
          <w:rFonts w:ascii="Montserrat" w:eastAsia="Montserrat" w:hAnsi="Montserrat" w:cs="Montserrat"/>
          <w:color w:val="000000" w:themeColor="text1"/>
          <w:sz w:val="18"/>
          <w:szCs w:val="18"/>
        </w:rPr>
      </w:pPr>
      <w:del w:id="2625" w:author="Mehta, Hemini" w:date="2026-03-18T14:22:00Z" w16du:dateUtc="2026-03-18T14:22:30Z">
        <w:r w:rsidRPr="00CB317A">
          <w:rPr>
            <w:rFonts w:ascii="Montserrat" w:eastAsia="Montserrat" w:hAnsi="Montserrat" w:cs="Montserrat"/>
            <w:color w:val="000000" w:themeColor="text1"/>
            <w:sz w:val="18"/>
            <w:szCs w:val="18"/>
            <w:highlight w:val="yellow"/>
          </w:rPr>
          <w:delText>Comparative error tolerance dataset.</w:delText>
        </w:r>
      </w:del>
    </w:p>
    <w:p w14:paraId="7195ED14" w14:textId="77777777" w:rsidR="00974151" w:rsidRPr="002C6C11" w:rsidRDefault="00974151" w:rsidP="00974151">
      <w:pPr>
        <w:pStyle w:val="NormalWeb"/>
        <w:spacing w:before="240" w:beforeAutospacing="0" w:after="240" w:afterAutospacing="0"/>
        <w:rPr>
          <w:del w:id="2626" w:author="Mehta, Hemini" w:date="2026-03-18T14:22:00Z" w16du:dateUtc="2026-03-18T14:22:30Z"/>
          <w:rFonts w:ascii="Montserrat" w:eastAsia="Montserrat" w:hAnsi="Montserrat" w:cs="Montserrat"/>
          <w:color w:val="000000" w:themeColor="text1"/>
          <w:sz w:val="18"/>
          <w:szCs w:val="18"/>
        </w:rPr>
      </w:pPr>
      <w:del w:id="2627" w:author="Mehta, Hemini" w:date="2026-03-18T14:22:00Z" w16du:dateUtc="2026-03-18T14:22:30Z">
        <w:r w:rsidRPr="00CB317A">
          <w:rPr>
            <w:rFonts w:ascii="Montserrat" w:eastAsia="Montserrat" w:hAnsi="Montserrat" w:cs="Montserrat"/>
            <w:b/>
            <w:bCs/>
            <w:color w:val="000000" w:themeColor="text1"/>
            <w:sz w:val="18"/>
            <w:szCs w:val="18"/>
            <w:highlight w:val="yellow"/>
          </w:rPr>
          <w:delText>Expectations</w:delText>
        </w:r>
      </w:del>
    </w:p>
    <w:p w14:paraId="1FB51087" w14:textId="77777777" w:rsidR="00974151" w:rsidRPr="002C6C11" w:rsidRDefault="00974151" w:rsidP="00974151">
      <w:pPr>
        <w:pStyle w:val="NormalWeb"/>
        <w:numPr>
          <w:ilvl w:val="0"/>
          <w:numId w:val="99"/>
        </w:numPr>
        <w:spacing w:before="240" w:beforeAutospacing="0" w:after="0" w:afterAutospacing="0"/>
        <w:rPr>
          <w:del w:id="2628" w:author="Mehta, Hemini" w:date="2026-03-18T14:22:00Z" w16du:dateUtc="2026-03-18T14:22:30Z"/>
          <w:rFonts w:ascii="Montserrat" w:eastAsia="Montserrat" w:hAnsi="Montserrat" w:cs="Montserrat"/>
          <w:color w:val="000000" w:themeColor="text1"/>
          <w:sz w:val="18"/>
          <w:szCs w:val="18"/>
        </w:rPr>
      </w:pPr>
      <w:del w:id="2629" w:author="Mehta, Hemini" w:date="2026-03-18T14:22:00Z" w16du:dateUtc="2026-03-18T14:22:30Z">
        <w:r w:rsidRPr="00CB317A">
          <w:rPr>
            <w:rFonts w:ascii="Montserrat" w:eastAsia="Montserrat" w:hAnsi="Montserrat" w:cs="Montserrat"/>
            <w:color w:val="000000" w:themeColor="text1"/>
            <w:sz w:val="18"/>
            <w:szCs w:val="18"/>
            <w:highlight w:val="yellow"/>
          </w:rPr>
          <w:delText>Resilient methods (e.g., Edge, multi-path delivery) should maintain fewer retries under stress.</w:delText>
        </w:r>
      </w:del>
    </w:p>
    <w:p w14:paraId="0047D30E" w14:textId="77777777" w:rsidR="00974151" w:rsidRPr="002C6C11" w:rsidRDefault="00974151" w:rsidP="00974151">
      <w:pPr>
        <w:pStyle w:val="NormalWeb"/>
        <w:numPr>
          <w:ilvl w:val="0"/>
          <w:numId w:val="99"/>
        </w:numPr>
        <w:spacing w:beforeAutospacing="0" w:after="240" w:afterAutospacing="0"/>
        <w:rPr>
          <w:del w:id="2630" w:author="Mehta, Hemini" w:date="2026-03-18T14:22:00Z" w16du:dateUtc="2026-03-18T14:22:30Z"/>
          <w:rFonts w:ascii="Montserrat" w:eastAsia="Montserrat" w:hAnsi="Montserrat" w:cs="Montserrat"/>
          <w:color w:val="000000" w:themeColor="text1"/>
          <w:sz w:val="18"/>
          <w:szCs w:val="18"/>
        </w:rPr>
      </w:pPr>
      <w:del w:id="2631" w:author="Mehta, Hemini" w:date="2026-03-18T14:22:00Z" w16du:dateUtc="2026-03-18T14:22:30Z">
        <w:r w:rsidRPr="00CB317A">
          <w:rPr>
            <w:rFonts w:ascii="Montserrat" w:eastAsia="Montserrat" w:hAnsi="Montserrat" w:cs="Montserrat"/>
            <w:color w:val="000000" w:themeColor="text1"/>
            <w:sz w:val="18"/>
            <w:szCs w:val="18"/>
            <w:highlight w:val="yellow"/>
          </w:rPr>
          <w:delText>Centralized methods may show higher retry rates when servers are overloaded.</w:delText>
        </w:r>
      </w:del>
    </w:p>
    <w:p w14:paraId="4B69AA58" w14:textId="77777777" w:rsidR="00974151" w:rsidRPr="00CB317A" w:rsidRDefault="00974151" w:rsidP="00974151">
      <w:pPr>
        <w:widowControl/>
        <w:rPr>
          <w:rFonts w:ascii="Montserrat" w:eastAsia="Montserrat" w:hAnsi="Montserrat" w:cs="Montserrat"/>
          <w:color w:val="595959" w:themeColor="text1" w:themeTint="A6"/>
          <w:sz w:val="18"/>
          <w:szCs w:val="18"/>
        </w:rPr>
      </w:pPr>
    </w:p>
    <w:p w14:paraId="2FB8C225" w14:textId="77777777" w:rsidR="00974151" w:rsidRPr="00265B82" w:rsidRDefault="3E5B9206" w:rsidP="00974151">
      <w:pPr>
        <w:pStyle w:val="Heading3"/>
      </w:pPr>
      <w:bookmarkStart w:id="2632" w:name="_Toc1481899951"/>
      <w:r>
        <w:t>Scenario U: Evaluate impact of failures on playback experience</w:t>
      </w:r>
      <w:bookmarkEnd w:id="2632"/>
    </w:p>
    <w:p w14:paraId="5DFCC68D"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455A0981"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Quality</w:t>
      </w:r>
    </w:p>
    <w:p w14:paraId="2A2B847D"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Error Rate (Failed Attempts)</w:t>
      </w:r>
    </w:p>
    <w:p w14:paraId="62867517"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5B46F0B6"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4B8D4B89" w14:textId="77777777" w:rsidR="00974151" w:rsidRPr="002C6C11" w:rsidRDefault="00974151" w:rsidP="00974151">
      <w:pPr>
        <w:pStyle w:val="NormalWeb"/>
        <w:numPr>
          <w:ilvl w:val="0"/>
          <w:numId w:val="98"/>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Logs of failed playback attempts and playback interruptions.</w:t>
      </w:r>
    </w:p>
    <w:p w14:paraId="0697A34F" w14:textId="77777777" w:rsidR="00974151" w:rsidRPr="002C6C11" w:rsidRDefault="00974151" w:rsidP="00974151">
      <w:pPr>
        <w:pStyle w:val="NormalWeb"/>
        <w:numPr>
          <w:ilvl w:val="0"/>
          <w:numId w:val="98"/>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User engagement data (session duration, completion rates).</w:t>
      </w:r>
    </w:p>
    <w:p w14:paraId="0260CDB1"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56BFB76C" w14:textId="77777777" w:rsidR="00974151" w:rsidRPr="002C6C11" w:rsidRDefault="00974151" w:rsidP="00974151">
      <w:pPr>
        <w:pStyle w:val="NormalWeb"/>
        <w:numPr>
          <w:ilvl w:val="0"/>
          <w:numId w:val="97"/>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Correlation between error events and playback continuity/abandonment.</w:t>
      </w:r>
    </w:p>
    <w:p w14:paraId="13EC85F4" w14:textId="77777777" w:rsidR="00974151" w:rsidRPr="002C6C11" w:rsidRDefault="00974151" w:rsidP="00974151">
      <w:pPr>
        <w:pStyle w:val="NormalWeb"/>
        <w:numPr>
          <w:ilvl w:val="0"/>
          <w:numId w:val="97"/>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data showing impact of errors on quality of experience.</w:t>
      </w:r>
    </w:p>
    <w:p w14:paraId="73DB9257"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498A165B" w14:textId="77777777" w:rsidR="00974151" w:rsidRPr="002C6C11" w:rsidRDefault="00974151" w:rsidP="00974151">
      <w:pPr>
        <w:pStyle w:val="NormalWeb"/>
        <w:numPr>
          <w:ilvl w:val="0"/>
          <w:numId w:val="96"/>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More frequent failures will reduce playback continuity and increase early abandonment.</w:t>
      </w:r>
    </w:p>
    <w:p w14:paraId="53EFAA9F" w14:textId="79BA32EB" w:rsidR="00974151" w:rsidRDefault="00974151" w:rsidP="2618C7F4">
      <w:pPr>
        <w:pStyle w:val="NormalWeb"/>
        <w:numPr>
          <w:ilvl w:val="0"/>
          <w:numId w:val="96"/>
        </w:numPr>
        <w:spacing w:beforeAutospacing="0" w:after="240" w:afterAutospacing="0"/>
        <w:rPr>
          <w:ins w:id="2633" w:author="Mehta, Hemini" w:date="2026-03-23T11:10:00Z" w16du:dateUtc="2026-03-23T11:10:23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Methods with stronger redundancy or retry handling will mitigate impact on quality.</w:t>
      </w:r>
    </w:p>
    <w:p w14:paraId="42174D96" w14:textId="7E485A7E" w:rsidR="501E0AE9" w:rsidRDefault="501E0AE9" w:rsidP="2618C7F4">
      <w:pPr>
        <w:pStyle w:val="NormalWeb"/>
        <w:spacing w:beforeAutospacing="0" w:after="240" w:afterAutospacing="0"/>
        <w:rPr>
          <w:rFonts w:ascii="Montserrat" w:eastAsia="Montserrat" w:hAnsi="Montserrat" w:cs="Montserrat"/>
          <w:color w:val="000000" w:themeColor="text1"/>
          <w:sz w:val="18"/>
          <w:szCs w:val="18"/>
        </w:rPr>
      </w:pPr>
      <w:ins w:id="2634" w:author="Mehta, Hemini" w:date="2026-03-23T11:10:00Z" w16du:dateUtc="2026-03-23T11:10:51Z">
        <w:r w:rsidRPr="2618C7F4">
          <w:rPr>
            <w:rFonts w:ascii="Montserrat" w:eastAsia="Montserrat" w:hAnsi="Montserrat" w:cs="Montserrat"/>
            <w:color w:val="000000" w:themeColor="text1"/>
            <w:sz w:val="18"/>
            <w:szCs w:val="18"/>
          </w:rPr>
          <w:t>We do not have “real” users and scenarios to make sense of this test.</w:t>
        </w:r>
      </w:ins>
    </w:p>
    <w:p w14:paraId="0B5F676E" w14:textId="77777777" w:rsidR="00974151" w:rsidRPr="00265B82" w:rsidRDefault="00974151" w:rsidP="00974151">
      <w:pPr>
        <w:pStyle w:val="Heading3"/>
        <w:rPr>
          <w:del w:id="2635" w:author="Mehta, Hemini" w:date="2026-03-18T14:23:00Z" w16du:dateUtc="2026-03-18T14:23:22Z"/>
          <w:highlight w:val="yellow"/>
        </w:rPr>
      </w:pPr>
      <w:del w:id="2636" w:author="Mehta, Hemini" w:date="2026-03-18T14:23:00Z" w16du:dateUtc="2026-03-18T14:23:22Z">
        <w:r w:rsidRPr="77A9CFF2" w:rsidDel="3E5B9206">
          <w:rPr>
            <w:highlight w:val="yellow"/>
          </w:rPr>
          <w:delText>Scenario V: Measure load effect on failure rates under stress tests</w:delText>
        </w:r>
      </w:del>
    </w:p>
    <w:p w14:paraId="660FAE84" w14:textId="77777777" w:rsidR="00974151" w:rsidRDefault="00974151" w:rsidP="00974151">
      <w:pPr>
        <w:pStyle w:val="NormalWeb"/>
        <w:spacing w:beforeAutospacing="0" w:after="0" w:afterAutospacing="0"/>
        <w:rPr>
          <w:del w:id="2637" w:author="Mehta, Hemini" w:date="2026-03-18T14:23:00Z" w16du:dateUtc="2026-03-18T14:23:22Z"/>
          <w:rFonts w:ascii="Montserrat" w:eastAsia="Montserrat" w:hAnsi="Montserrat" w:cs="Montserrat"/>
          <w:b/>
          <w:bCs/>
          <w:color w:val="000000" w:themeColor="text1"/>
          <w:sz w:val="18"/>
          <w:szCs w:val="18"/>
          <w:highlight w:val="yellow"/>
        </w:rPr>
      </w:pPr>
    </w:p>
    <w:p w14:paraId="02A6E9B4" w14:textId="77777777" w:rsidR="00974151" w:rsidRPr="002C6C11" w:rsidRDefault="00974151" w:rsidP="00974151">
      <w:pPr>
        <w:pStyle w:val="NormalWeb"/>
        <w:spacing w:beforeAutospacing="0" w:after="0" w:afterAutospacing="0"/>
        <w:rPr>
          <w:del w:id="2638" w:author="Mehta, Hemini" w:date="2026-03-18T14:23:00Z" w16du:dateUtc="2026-03-18T14:23:22Z"/>
          <w:rFonts w:ascii="Montserrat" w:eastAsia="Montserrat" w:hAnsi="Montserrat" w:cs="Montserrat"/>
          <w:color w:val="000000" w:themeColor="text1"/>
          <w:sz w:val="18"/>
          <w:szCs w:val="18"/>
        </w:rPr>
      </w:pPr>
      <w:del w:id="2639" w:author="Mehta, Hemini" w:date="2026-03-18T14:23:00Z" w16du:dateUtc="2026-03-18T14:23:22Z">
        <w:r w:rsidRPr="00CB317A">
          <w:rPr>
            <w:rFonts w:ascii="Montserrat" w:eastAsia="Montserrat" w:hAnsi="Montserrat" w:cs="Montserrat"/>
            <w:b/>
            <w:bCs/>
            <w:color w:val="000000" w:themeColor="text1"/>
            <w:sz w:val="18"/>
            <w:szCs w:val="18"/>
            <w:highlight w:val="yellow"/>
          </w:rPr>
          <w:delText>KVIs</w:delText>
        </w:r>
        <w:r w:rsidRPr="00CB317A">
          <w:rPr>
            <w:rFonts w:ascii="Montserrat" w:eastAsia="Montserrat" w:hAnsi="Montserrat" w:cs="Montserrat"/>
            <w:color w:val="000000" w:themeColor="text1"/>
            <w:sz w:val="18"/>
            <w:szCs w:val="18"/>
            <w:highlight w:val="yellow"/>
          </w:rPr>
          <w:delText>: Scalability</w:delText>
        </w:r>
      </w:del>
    </w:p>
    <w:p w14:paraId="58605982" w14:textId="77777777" w:rsidR="00974151" w:rsidRPr="002C6C11" w:rsidRDefault="00974151" w:rsidP="00974151">
      <w:pPr>
        <w:pStyle w:val="NormalWeb"/>
        <w:spacing w:beforeAutospacing="0" w:after="0" w:afterAutospacing="0"/>
        <w:rPr>
          <w:del w:id="2640" w:author="Mehta, Hemini" w:date="2026-03-18T14:23:00Z" w16du:dateUtc="2026-03-18T14:23:22Z"/>
          <w:rFonts w:ascii="Montserrat" w:eastAsia="Montserrat" w:hAnsi="Montserrat" w:cs="Montserrat"/>
          <w:color w:val="000000" w:themeColor="text1"/>
          <w:sz w:val="18"/>
          <w:szCs w:val="18"/>
        </w:rPr>
      </w:pPr>
      <w:del w:id="2641" w:author="Mehta, Hemini" w:date="2026-03-18T14:23:00Z" w16du:dateUtc="2026-03-18T14:23:22Z">
        <w:r w:rsidRPr="00CB317A">
          <w:rPr>
            <w:rFonts w:ascii="Montserrat" w:eastAsia="Montserrat" w:hAnsi="Montserrat" w:cs="Montserrat"/>
            <w:b/>
            <w:bCs/>
            <w:color w:val="000000" w:themeColor="text1"/>
            <w:sz w:val="18"/>
            <w:szCs w:val="18"/>
            <w:highlight w:val="yellow"/>
          </w:rPr>
          <w:delText>KPIs: Error Rate (Failed Attempts)</w:delText>
        </w:r>
      </w:del>
    </w:p>
    <w:p w14:paraId="0356B623" w14:textId="77777777" w:rsidR="00974151" w:rsidRPr="002C6C11" w:rsidRDefault="00974151" w:rsidP="00974151">
      <w:pPr>
        <w:pStyle w:val="NormalWeb"/>
        <w:spacing w:beforeAutospacing="0" w:after="0" w:afterAutospacing="0"/>
        <w:rPr>
          <w:del w:id="2642" w:author="Mehta, Hemini" w:date="2026-03-18T14:23:00Z" w16du:dateUtc="2026-03-18T14:23:22Z"/>
          <w:rFonts w:ascii="Montserrat" w:eastAsia="Montserrat" w:hAnsi="Montserrat" w:cs="Montserrat"/>
          <w:color w:val="000000" w:themeColor="text1"/>
          <w:sz w:val="18"/>
          <w:szCs w:val="18"/>
        </w:rPr>
      </w:pPr>
      <w:del w:id="2643" w:author="Mehta, Hemini" w:date="2026-03-18T14:23:00Z" w16du:dateUtc="2026-03-18T14:23:22Z">
        <w:r w:rsidRPr="00CB317A">
          <w:rPr>
            <w:rFonts w:ascii="Montserrat" w:eastAsia="Montserrat" w:hAnsi="Montserrat" w:cs="Montserrat"/>
            <w:b/>
            <w:bCs/>
            <w:color w:val="000000" w:themeColor="text1"/>
            <w:sz w:val="18"/>
            <w:szCs w:val="18"/>
            <w:highlight w:val="yellow"/>
          </w:rPr>
          <w:delText>Test Beds:</w:delText>
        </w:r>
        <w:r w:rsidRPr="00CB317A">
          <w:rPr>
            <w:rFonts w:ascii="Montserrat" w:eastAsia="Montserrat" w:hAnsi="Montserrat" w:cs="Montserrat"/>
            <w:color w:val="000000" w:themeColor="text1"/>
            <w:sz w:val="18"/>
            <w:szCs w:val="18"/>
            <w:highlight w:val="yellow"/>
          </w:rPr>
          <w:delText xml:space="preserve"> DTE</w:delText>
        </w:r>
      </w:del>
    </w:p>
    <w:p w14:paraId="30960208" w14:textId="77777777" w:rsidR="00974151" w:rsidRPr="002C6C11" w:rsidRDefault="00974151" w:rsidP="00974151">
      <w:pPr>
        <w:pStyle w:val="NormalWeb"/>
        <w:spacing w:before="240" w:beforeAutospacing="0" w:after="240" w:afterAutospacing="0"/>
        <w:rPr>
          <w:del w:id="2644" w:author="Mehta, Hemini" w:date="2026-03-18T14:23:00Z" w16du:dateUtc="2026-03-18T14:23:22Z"/>
          <w:rFonts w:ascii="Montserrat" w:eastAsia="Montserrat" w:hAnsi="Montserrat" w:cs="Montserrat"/>
          <w:color w:val="000000" w:themeColor="text1"/>
          <w:sz w:val="18"/>
          <w:szCs w:val="18"/>
        </w:rPr>
      </w:pPr>
      <w:del w:id="2645" w:author="Mehta, Hemini" w:date="2026-03-18T14:23:00Z" w16du:dateUtc="2026-03-18T14:23:22Z">
        <w:r w:rsidRPr="00CB317A">
          <w:rPr>
            <w:rFonts w:ascii="Montserrat" w:eastAsia="Montserrat" w:hAnsi="Montserrat" w:cs="Montserrat"/>
            <w:b/>
            <w:bCs/>
            <w:color w:val="000000" w:themeColor="text1"/>
            <w:sz w:val="18"/>
            <w:szCs w:val="18"/>
            <w:highlight w:val="yellow"/>
          </w:rPr>
          <w:delText>Input</w:delText>
        </w:r>
      </w:del>
    </w:p>
    <w:p w14:paraId="05D8B1EB" w14:textId="77777777" w:rsidR="00974151" w:rsidRPr="002C6C11" w:rsidRDefault="00974151" w:rsidP="00974151">
      <w:pPr>
        <w:pStyle w:val="NormalWeb"/>
        <w:numPr>
          <w:ilvl w:val="0"/>
          <w:numId w:val="95"/>
        </w:numPr>
        <w:spacing w:before="240" w:beforeAutospacing="0" w:after="0" w:afterAutospacing="0"/>
        <w:rPr>
          <w:del w:id="2646" w:author="Mehta, Hemini" w:date="2026-03-18T14:23:00Z" w16du:dateUtc="2026-03-18T14:23:22Z"/>
          <w:rFonts w:ascii="Montserrat" w:eastAsia="Montserrat" w:hAnsi="Montserrat" w:cs="Montserrat"/>
          <w:color w:val="000000" w:themeColor="text1"/>
          <w:sz w:val="18"/>
          <w:szCs w:val="18"/>
        </w:rPr>
      </w:pPr>
      <w:del w:id="2647" w:author="Mehta, Hemini" w:date="2026-03-18T14:23:00Z" w16du:dateUtc="2026-03-18T14:23:22Z">
        <w:r w:rsidRPr="00CB317A">
          <w:rPr>
            <w:rFonts w:ascii="Montserrat" w:eastAsia="Montserrat" w:hAnsi="Montserrat" w:cs="Montserrat"/>
            <w:color w:val="000000" w:themeColor="text1"/>
            <w:sz w:val="18"/>
            <w:szCs w:val="18"/>
            <w:highlight w:val="yellow"/>
          </w:rPr>
          <w:delText>Load testing scenarios simulating increasing numbers of concurrent users.</w:delText>
        </w:r>
      </w:del>
    </w:p>
    <w:p w14:paraId="652E4302" w14:textId="77777777" w:rsidR="00974151" w:rsidRPr="002C6C11" w:rsidRDefault="00974151" w:rsidP="00974151">
      <w:pPr>
        <w:pStyle w:val="NormalWeb"/>
        <w:numPr>
          <w:ilvl w:val="0"/>
          <w:numId w:val="95"/>
        </w:numPr>
        <w:spacing w:beforeAutospacing="0" w:after="240" w:afterAutospacing="0"/>
        <w:rPr>
          <w:del w:id="2648" w:author="Mehta, Hemini" w:date="2026-03-18T14:23:00Z" w16du:dateUtc="2026-03-18T14:23:22Z"/>
          <w:rFonts w:ascii="Montserrat" w:eastAsia="Montserrat" w:hAnsi="Montserrat" w:cs="Montserrat"/>
          <w:color w:val="000000" w:themeColor="text1"/>
          <w:sz w:val="18"/>
          <w:szCs w:val="18"/>
        </w:rPr>
      </w:pPr>
      <w:del w:id="2649" w:author="Mehta, Hemini" w:date="2026-03-18T14:23:00Z" w16du:dateUtc="2026-03-18T14:23:22Z">
        <w:r w:rsidRPr="00CB317A">
          <w:rPr>
            <w:rFonts w:ascii="Montserrat" w:eastAsia="Montserrat" w:hAnsi="Montserrat" w:cs="Montserrat"/>
            <w:color w:val="000000" w:themeColor="text1"/>
            <w:sz w:val="18"/>
            <w:szCs w:val="18"/>
            <w:highlight w:val="yellow"/>
          </w:rPr>
          <w:delText>Logs of connection errors and playback failures.</w:delText>
        </w:r>
      </w:del>
    </w:p>
    <w:p w14:paraId="3ACD9E3C" w14:textId="77777777" w:rsidR="00974151" w:rsidRPr="002C6C11" w:rsidRDefault="00974151" w:rsidP="00974151">
      <w:pPr>
        <w:pStyle w:val="NormalWeb"/>
        <w:spacing w:before="240" w:beforeAutospacing="0" w:after="240" w:afterAutospacing="0"/>
        <w:rPr>
          <w:del w:id="2650" w:author="Mehta, Hemini" w:date="2026-03-18T14:23:00Z" w16du:dateUtc="2026-03-18T14:23:22Z"/>
          <w:rFonts w:ascii="Montserrat" w:eastAsia="Montserrat" w:hAnsi="Montserrat" w:cs="Montserrat"/>
          <w:color w:val="000000" w:themeColor="text1"/>
          <w:sz w:val="18"/>
          <w:szCs w:val="18"/>
        </w:rPr>
      </w:pPr>
      <w:del w:id="2651" w:author="Mehta, Hemini" w:date="2026-03-18T14:23:00Z" w16du:dateUtc="2026-03-18T14:23:22Z">
        <w:r w:rsidRPr="00CB317A">
          <w:rPr>
            <w:rFonts w:ascii="Montserrat" w:eastAsia="Montserrat" w:hAnsi="Montserrat" w:cs="Montserrat"/>
            <w:b/>
            <w:bCs/>
            <w:color w:val="000000" w:themeColor="text1"/>
            <w:sz w:val="18"/>
            <w:szCs w:val="18"/>
            <w:highlight w:val="yellow"/>
          </w:rPr>
          <w:delText>Output</w:delText>
        </w:r>
      </w:del>
    </w:p>
    <w:p w14:paraId="7D3C3CF5" w14:textId="77777777" w:rsidR="00974151" w:rsidRPr="002C6C11" w:rsidRDefault="00974151" w:rsidP="00974151">
      <w:pPr>
        <w:pStyle w:val="NormalWeb"/>
        <w:numPr>
          <w:ilvl w:val="0"/>
          <w:numId w:val="94"/>
        </w:numPr>
        <w:spacing w:before="240" w:beforeAutospacing="0" w:after="0" w:afterAutospacing="0"/>
        <w:rPr>
          <w:del w:id="2652" w:author="Mehta, Hemini" w:date="2026-03-18T14:23:00Z" w16du:dateUtc="2026-03-18T14:23:22Z"/>
          <w:rFonts w:ascii="Montserrat" w:eastAsia="Montserrat" w:hAnsi="Montserrat" w:cs="Montserrat"/>
          <w:color w:val="000000" w:themeColor="text1"/>
          <w:sz w:val="18"/>
          <w:szCs w:val="18"/>
        </w:rPr>
      </w:pPr>
      <w:del w:id="2653" w:author="Mehta, Hemini" w:date="2026-03-18T14:23:00Z" w16du:dateUtc="2026-03-18T14:23:22Z">
        <w:r w:rsidRPr="00CB317A">
          <w:rPr>
            <w:rFonts w:ascii="Montserrat" w:eastAsia="Montserrat" w:hAnsi="Montserrat" w:cs="Montserrat"/>
            <w:color w:val="000000" w:themeColor="text1"/>
            <w:sz w:val="18"/>
            <w:szCs w:val="18"/>
            <w:highlight w:val="yellow"/>
          </w:rPr>
          <w:delText>Error rate curve plotted against concurrent user load per distribution method.</w:delText>
        </w:r>
      </w:del>
    </w:p>
    <w:p w14:paraId="0AFB890E" w14:textId="77777777" w:rsidR="00974151" w:rsidRPr="002C6C11" w:rsidRDefault="00974151" w:rsidP="00974151">
      <w:pPr>
        <w:pStyle w:val="NormalWeb"/>
        <w:numPr>
          <w:ilvl w:val="0"/>
          <w:numId w:val="94"/>
        </w:numPr>
        <w:spacing w:beforeAutospacing="0" w:after="240" w:afterAutospacing="0"/>
        <w:rPr>
          <w:del w:id="2654" w:author="Mehta, Hemini" w:date="2026-03-18T14:23:00Z" w16du:dateUtc="2026-03-18T14:23:22Z"/>
          <w:rFonts w:ascii="Montserrat" w:eastAsia="Montserrat" w:hAnsi="Montserrat" w:cs="Montserrat"/>
          <w:color w:val="000000" w:themeColor="text1"/>
          <w:sz w:val="18"/>
          <w:szCs w:val="18"/>
        </w:rPr>
      </w:pPr>
      <w:del w:id="2655" w:author="Mehta, Hemini" w:date="2026-03-18T14:23:00Z" w16du:dateUtc="2026-03-18T14:23:22Z">
        <w:r w:rsidRPr="00CB317A">
          <w:rPr>
            <w:rFonts w:ascii="Montserrat" w:eastAsia="Montserrat" w:hAnsi="Montserrat" w:cs="Montserrat"/>
            <w:color w:val="000000" w:themeColor="text1"/>
            <w:sz w:val="18"/>
            <w:szCs w:val="18"/>
            <w:highlight w:val="yellow"/>
          </w:rPr>
          <w:delText>Comparative scalability benchmark.</w:delText>
        </w:r>
      </w:del>
    </w:p>
    <w:p w14:paraId="6EC58FE9" w14:textId="77777777" w:rsidR="00974151" w:rsidRPr="002C6C11" w:rsidRDefault="00974151" w:rsidP="00974151">
      <w:pPr>
        <w:pStyle w:val="NormalWeb"/>
        <w:spacing w:before="240" w:beforeAutospacing="0" w:after="240" w:afterAutospacing="0"/>
        <w:rPr>
          <w:del w:id="2656" w:author="Mehta, Hemini" w:date="2026-03-18T14:23:00Z" w16du:dateUtc="2026-03-18T14:23:22Z"/>
          <w:rFonts w:ascii="Montserrat" w:eastAsia="Montserrat" w:hAnsi="Montserrat" w:cs="Montserrat"/>
          <w:color w:val="000000" w:themeColor="text1"/>
          <w:sz w:val="18"/>
          <w:szCs w:val="18"/>
        </w:rPr>
      </w:pPr>
      <w:del w:id="2657" w:author="Mehta, Hemini" w:date="2026-03-18T14:23:00Z" w16du:dateUtc="2026-03-18T14:23:22Z">
        <w:r w:rsidRPr="00CB317A">
          <w:rPr>
            <w:rFonts w:ascii="Montserrat" w:eastAsia="Montserrat" w:hAnsi="Montserrat" w:cs="Montserrat"/>
            <w:b/>
            <w:bCs/>
            <w:color w:val="000000" w:themeColor="text1"/>
            <w:sz w:val="18"/>
            <w:szCs w:val="18"/>
            <w:highlight w:val="yellow"/>
          </w:rPr>
          <w:delText>Expectations</w:delText>
        </w:r>
      </w:del>
    </w:p>
    <w:p w14:paraId="2C2ED5D5" w14:textId="77777777" w:rsidR="00974151" w:rsidRPr="002C6C11" w:rsidRDefault="00974151" w:rsidP="00974151">
      <w:pPr>
        <w:pStyle w:val="NormalWeb"/>
        <w:numPr>
          <w:ilvl w:val="0"/>
          <w:numId w:val="93"/>
        </w:numPr>
        <w:spacing w:before="240" w:beforeAutospacing="0" w:after="0" w:afterAutospacing="0"/>
        <w:rPr>
          <w:del w:id="2658" w:author="Mehta, Hemini" w:date="2026-03-18T14:23:00Z" w16du:dateUtc="2026-03-18T14:23:22Z"/>
          <w:rFonts w:ascii="Montserrat" w:eastAsia="Montserrat" w:hAnsi="Montserrat" w:cs="Montserrat"/>
          <w:color w:val="000000" w:themeColor="text1"/>
          <w:sz w:val="18"/>
          <w:szCs w:val="18"/>
        </w:rPr>
      </w:pPr>
      <w:del w:id="2659" w:author="Mehta, Hemini" w:date="2026-03-18T14:23:00Z" w16du:dateUtc="2026-03-18T14:23:22Z">
        <w:r w:rsidRPr="00CB317A">
          <w:rPr>
            <w:rFonts w:ascii="Montserrat" w:eastAsia="Montserrat" w:hAnsi="Montserrat" w:cs="Montserrat"/>
            <w:color w:val="000000" w:themeColor="text1"/>
            <w:sz w:val="18"/>
            <w:szCs w:val="18"/>
            <w:highlight w:val="yellow"/>
          </w:rPr>
          <w:delText>Scalable methods should show stable error rates even under high concurrency.</w:delText>
        </w:r>
      </w:del>
    </w:p>
    <w:p w14:paraId="1BCE0D58" w14:textId="77777777" w:rsidR="00974151" w:rsidRPr="002C6C11" w:rsidRDefault="00974151" w:rsidP="00974151">
      <w:pPr>
        <w:pStyle w:val="NormalWeb"/>
        <w:numPr>
          <w:ilvl w:val="0"/>
          <w:numId w:val="93"/>
        </w:numPr>
        <w:spacing w:beforeAutospacing="0" w:after="240" w:afterAutospacing="0"/>
        <w:rPr>
          <w:del w:id="2660" w:author="Mehta, Hemini" w:date="2026-03-18T14:23:00Z" w16du:dateUtc="2026-03-18T14:23:22Z"/>
          <w:rFonts w:ascii="Montserrat" w:eastAsia="Montserrat" w:hAnsi="Montserrat" w:cs="Montserrat"/>
          <w:color w:val="000000" w:themeColor="text1"/>
          <w:sz w:val="18"/>
          <w:szCs w:val="18"/>
        </w:rPr>
      </w:pPr>
      <w:del w:id="2661" w:author="Mehta, Hemini" w:date="2026-03-18T14:23:00Z" w16du:dateUtc="2026-03-18T14:23:22Z">
        <w:r w:rsidRPr="00CB317A">
          <w:rPr>
            <w:rFonts w:ascii="Montserrat" w:eastAsia="Montserrat" w:hAnsi="Montserrat" w:cs="Montserrat"/>
            <w:color w:val="000000" w:themeColor="text1"/>
            <w:sz w:val="18"/>
            <w:szCs w:val="18"/>
            <w:highlight w:val="yellow"/>
          </w:rPr>
          <w:delText>Less scalable methods will show sharp increases in error rates under load.</w:delText>
        </w:r>
      </w:del>
    </w:p>
    <w:p w14:paraId="4AE2AEF4" w14:textId="77777777" w:rsidR="00974151" w:rsidRPr="002C6C11" w:rsidRDefault="00974151" w:rsidP="00974151">
      <w:pPr>
        <w:pStyle w:val="NormalWeb"/>
        <w:numPr>
          <w:ilvl w:val="0"/>
          <w:numId w:val="93"/>
        </w:numPr>
        <w:spacing w:beforeAutospacing="0" w:after="240" w:afterAutospacing="0"/>
        <w:rPr>
          <w:del w:id="2662" w:author="Mehta, Hemini" w:date="2026-03-18T14:23:00Z" w16du:dateUtc="2026-03-18T14:23:22Z"/>
          <w:rFonts w:ascii="Montserrat" w:eastAsia="Montserrat" w:hAnsi="Montserrat" w:cs="Montserrat"/>
          <w:color w:val="000000" w:themeColor="text1"/>
          <w:sz w:val="18"/>
          <w:szCs w:val="18"/>
        </w:rPr>
      </w:pPr>
      <w:del w:id="2663" w:author="Mehta, Hemini" w:date="2026-03-18T14:23:00Z" w16du:dateUtc="2026-03-18T14:23:22Z">
        <w:r w:rsidRPr="00CB317A">
          <w:rPr>
            <w:rFonts w:ascii="Montserrat" w:eastAsia="Montserrat" w:hAnsi="Montserrat" w:cs="Montserrat"/>
            <w:color w:val="000000" w:themeColor="text1"/>
            <w:sz w:val="18"/>
            <w:szCs w:val="18"/>
          </w:rPr>
          <w:delText>Scalable methods should show linear resources consumption increase with number of users.</w:delText>
        </w:r>
      </w:del>
    </w:p>
    <w:p w14:paraId="755E9324" w14:textId="77777777" w:rsidR="00974151" w:rsidRDefault="00974151" w:rsidP="00974151">
      <w:pPr>
        <w:widowControl/>
        <w:rPr>
          <w:del w:id="2664" w:author="Mehta, Hemini" w:date="2026-03-18T14:23:00Z" w16du:dateUtc="2026-03-18T14:23:22Z"/>
          <w:rFonts w:ascii="Montserrat" w:eastAsia="Montserrat" w:hAnsi="Montserrat" w:cs="Montserrat"/>
          <w:color w:val="595959" w:themeColor="text1" w:themeTint="A6"/>
          <w:sz w:val="18"/>
          <w:szCs w:val="18"/>
        </w:rPr>
      </w:pPr>
    </w:p>
    <w:p w14:paraId="483FB760" w14:textId="77777777" w:rsidR="00974151" w:rsidRPr="006C5A84" w:rsidRDefault="00974151" w:rsidP="00974151">
      <w:pPr>
        <w:pStyle w:val="Heading3"/>
        <w:rPr>
          <w:del w:id="2665" w:author="Mehta, Hemini" w:date="2026-03-18T14:23:00Z" w16du:dateUtc="2026-03-18T14:23:22Z"/>
          <w:highlight w:val="yellow"/>
        </w:rPr>
      </w:pPr>
      <w:del w:id="2666" w:author="Mehta, Hemini" w:date="2026-03-18T14:23:00Z" w16du:dateUtc="2026-03-18T14:23:22Z">
        <w:r w:rsidRPr="77A9CFF2" w:rsidDel="3E5B9206">
          <w:rPr>
            <w:highlight w:val="yellow"/>
          </w:rPr>
          <w:delText>Scenario W: Quantify cost of wasted connection attempts</w:delText>
        </w:r>
      </w:del>
    </w:p>
    <w:p w14:paraId="4F6ABBE9" w14:textId="77777777" w:rsidR="00974151" w:rsidRDefault="00974151" w:rsidP="00974151">
      <w:pPr>
        <w:pStyle w:val="NormalWeb"/>
        <w:spacing w:beforeAutospacing="0" w:after="0" w:afterAutospacing="0"/>
        <w:rPr>
          <w:del w:id="2667" w:author="Mehta, Hemini" w:date="2026-03-18T14:23:00Z" w16du:dateUtc="2026-03-18T14:23:22Z"/>
          <w:rFonts w:ascii="Montserrat" w:eastAsia="Montserrat" w:hAnsi="Montserrat" w:cs="Montserrat"/>
          <w:b/>
          <w:bCs/>
          <w:color w:val="000000" w:themeColor="text1"/>
          <w:sz w:val="18"/>
          <w:szCs w:val="18"/>
          <w:highlight w:val="yellow"/>
        </w:rPr>
      </w:pPr>
    </w:p>
    <w:p w14:paraId="4CB7B1E9" w14:textId="77777777" w:rsidR="00974151" w:rsidRPr="002C6C11" w:rsidRDefault="00974151" w:rsidP="00974151">
      <w:pPr>
        <w:pStyle w:val="NormalWeb"/>
        <w:spacing w:beforeAutospacing="0" w:after="0" w:afterAutospacing="0"/>
        <w:rPr>
          <w:del w:id="2668" w:author="Mehta, Hemini" w:date="2026-03-18T14:23:00Z" w16du:dateUtc="2026-03-18T14:23:22Z"/>
          <w:rFonts w:ascii="Montserrat" w:eastAsia="Montserrat" w:hAnsi="Montserrat" w:cs="Montserrat"/>
          <w:color w:val="000000" w:themeColor="text1"/>
          <w:sz w:val="18"/>
          <w:szCs w:val="18"/>
        </w:rPr>
      </w:pPr>
      <w:del w:id="2669" w:author="Mehta, Hemini" w:date="2026-03-18T14:23:00Z" w16du:dateUtc="2026-03-18T14:23:22Z">
        <w:r w:rsidRPr="00CB317A">
          <w:rPr>
            <w:rFonts w:ascii="Montserrat" w:eastAsia="Montserrat" w:hAnsi="Montserrat" w:cs="Montserrat"/>
            <w:b/>
            <w:bCs/>
            <w:color w:val="000000" w:themeColor="text1"/>
            <w:sz w:val="18"/>
            <w:szCs w:val="18"/>
            <w:highlight w:val="yellow"/>
          </w:rPr>
          <w:delText>KVIs</w:delText>
        </w:r>
        <w:r w:rsidRPr="00CB317A">
          <w:rPr>
            <w:rFonts w:ascii="Montserrat" w:eastAsia="Montserrat" w:hAnsi="Montserrat" w:cs="Montserrat"/>
            <w:color w:val="000000" w:themeColor="text1"/>
            <w:sz w:val="18"/>
            <w:szCs w:val="18"/>
            <w:highlight w:val="yellow"/>
          </w:rPr>
          <w:delText>: Cost efficiency</w:delText>
        </w:r>
      </w:del>
    </w:p>
    <w:p w14:paraId="3E31106F" w14:textId="77777777" w:rsidR="00974151" w:rsidRPr="002C6C11" w:rsidRDefault="00974151" w:rsidP="00974151">
      <w:pPr>
        <w:pStyle w:val="NormalWeb"/>
        <w:spacing w:beforeAutospacing="0" w:after="0" w:afterAutospacing="0"/>
        <w:rPr>
          <w:del w:id="2670" w:author="Mehta, Hemini" w:date="2026-03-18T14:23:00Z" w16du:dateUtc="2026-03-18T14:23:22Z"/>
          <w:rFonts w:ascii="Montserrat" w:eastAsia="Montserrat" w:hAnsi="Montserrat" w:cs="Montserrat"/>
          <w:color w:val="000000" w:themeColor="text1"/>
          <w:sz w:val="18"/>
          <w:szCs w:val="18"/>
        </w:rPr>
      </w:pPr>
      <w:del w:id="2671" w:author="Mehta, Hemini" w:date="2026-03-18T14:23:00Z" w16du:dateUtc="2026-03-18T14:23:22Z">
        <w:r w:rsidRPr="00CB317A">
          <w:rPr>
            <w:rFonts w:ascii="Montserrat" w:eastAsia="Montserrat" w:hAnsi="Montserrat" w:cs="Montserrat"/>
            <w:b/>
            <w:bCs/>
            <w:color w:val="000000" w:themeColor="text1"/>
            <w:sz w:val="18"/>
            <w:szCs w:val="18"/>
            <w:highlight w:val="yellow"/>
          </w:rPr>
          <w:delText>KPIs: Error Rate (Failed Attempts)</w:delText>
        </w:r>
      </w:del>
    </w:p>
    <w:p w14:paraId="7B505587" w14:textId="77777777" w:rsidR="00974151" w:rsidRPr="002C6C11" w:rsidRDefault="00974151" w:rsidP="00974151">
      <w:pPr>
        <w:pStyle w:val="NormalWeb"/>
        <w:spacing w:beforeAutospacing="0" w:after="0" w:afterAutospacing="0"/>
        <w:rPr>
          <w:del w:id="2672" w:author="Mehta, Hemini" w:date="2026-03-18T14:23:00Z" w16du:dateUtc="2026-03-18T14:23:22Z"/>
          <w:rFonts w:ascii="Montserrat" w:eastAsia="Montserrat" w:hAnsi="Montserrat" w:cs="Montserrat"/>
          <w:color w:val="000000" w:themeColor="text1"/>
          <w:sz w:val="18"/>
          <w:szCs w:val="18"/>
        </w:rPr>
      </w:pPr>
      <w:del w:id="2673" w:author="Mehta, Hemini" w:date="2026-03-18T14:23:00Z" w16du:dateUtc="2026-03-18T14:23:22Z">
        <w:r w:rsidRPr="00CB317A">
          <w:rPr>
            <w:rFonts w:ascii="Montserrat" w:eastAsia="Montserrat" w:hAnsi="Montserrat" w:cs="Montserrat"/>
            <w:b/>
            <w:bCs/>
            <w:color w:val="000000" w:themeColor="text1"/>
            <w:sz w:val="18"/>
            <w:szCs w:val="18"/>
            <w:highlight w:val="yellow"/>
          </w:rPr>
          <w:delText>Test Beds:</w:delText>
        </w:r>
        <w:r w:rsidRPr="00CB317A">
          <w:rPr>
            <w:rFonts w:ascii="Montserrat" w:eastAsia="Montserrat" w:hAnsi="Montserrat" w:cs="Montserrat"/>
            <w:color w:val="000000" w:themeColor="text1"/>
            <w:sz w:val="18"/>
            <w:szCs w:val="18"/>
            <w:highlight w:val="yellow"/>
          </w:rPr>
          <w:delText xml:space="preserve"> DTE</w:delText>
        </w:r>
      </w:del>
    </w:p>
    <w:p w14:paraId="53EE08C3" w14:textId="77777777" w:rsidR="00974151" w:rsidRPr="002C6C11" w:rsidRDefault="00974151" w:rsidP="00974151">
      <w:pPr>
        <w:pStyle w:val="NormalWeb"/>
        <w:spacing w:before="240" w:beforeAutospacing="0" w:after="240" w:afterAutospacing="0"/>
        <w:rPr>
          <w:del w:id="2674" w:author="Mehta, Hemini" w:date="2026-03-18T14:23:00Z" w16du:dateUtc="2026-03-18T14:23:22Z"/>
          <w:rFonts w:ascii="Montserrat" w:eastAsia="Montserrat" w:hAnsi="Montserrat" w:cs="Montserrat"/>
          <w:color w:val="000000" w:themeColor="text1"/>
          <w:sz w:val="18"/>
          <w:szCs w:val="18"/>
        </w:rPr>
      </w:pPr>
      <w:del w:id="2675" w:author="Mehta, Hemini" w:date="2026-03-18T14:23:00Z" w16du:dateUtc="2026-03-18T14:23:22Z">
        <w:r w:rsidRPr="00CB317A">
          <w:rPr>
            <w:rFonts w:ascii="Montserrat" w:eastAsia="Montserrat" w:hAnsi="Montserrat" w:cs="Montserrat"/>
            <w:b/>
            <w:bCs/>
            <w:color w:val="000000" w:themeColor="text1"/>
            <w:sz w:val="18"/>
            <w:szCs w:val="18"/>
            <w:highlight w:val="yellow"/>
          </w:rPr>
          <w:delText>Input</w:delText>
        </w:r>
      </w:del>
    </w:p>
    <w:p w14:paraId="6DD31041" w14:textId="77777777" w:rsidR="00974151" w:rsidRPr="002C6C11" w:rsidRDefault="00974151" w:rsidP="00974151">
      <w:pPr>
        <w:pStyle w:val="NormalWeb"/>
        <w:numPr>
          <w:ilvl w:val="0"/>
          <w:numId w:val="92"/>
        </w:numPr>
        <w:spacing w:before="240" w:beforeAutospacing="0" w:after="0" w:afterAutospacing="0"/>
        <w:rPr>
          <w:del w:id="2676" w:author="Mehta, Hemini" w:date="2026-03-18T14:23:00Z" w16du:dateUtc="2026-03-18T14:23:22Z"/>
          <w:rFonts w:ascii="Montserrat" w:eastAsia="Montserrat" w:hAnsi="Montserrat" w:cs="Montserrat"/>
          <w:color w:val="000000" w:themeColor="text1"/>
          <w:sz w:val="18"/>
          <w:szCs w:val="18"/>
        </w:rPr>
      </w:pPr>
      <w:del w:id="2677" w:author="Mehta, Hemini" w:date="2026-03-18T14:23:00Z" w16du:dateUtc="2026-03-18T14:23:22Z">
        <w:r w:rsidRPr="00CB317A">
          <w:rPr>
            <w:rFonts w:ascii="Montserrat" w:eastAsia="Montserrat" w:hAnsi="Montserrat" w:cs="Montserrat"/>
            <w:color w:val="000000" w:themeColor="text1"/>
            <w:sz w:val="18"/>
            <w:szCs w:val="18"/>
            <w:highlight w:val="yellow"/>
          </w:rPr>
          <w:delText>Logs of failed connection attempts per method.</w:delText>
        </w:r>
      </w:del>
    </w:p>
    <w:p w14:paraId="552391A3" w14:textId="77777777" w:rsidR="00974151" w:rsidRPr="002C6C11" w:rsidRDefault="00974151" w:rsidP="00974151">
      <w:pPr>
        <w:pStyle w:val="NormalWeb"/>
        <w:numPr>
          <w:ilvl w:val="0"/>
          <w:numId w:val="92"/>
        </w:numPr>
        <w:spacing w:beforeAutospacing="0" w:after="240" w:afterAutospacing="0"/>
        <w:rPr>
          <w:del w:id="2678" w:author="Mehta, Hemini" w:date="2026-03-18T14:23:00Z" w16du:dateUtc="2026-03-18T14:23:22Z"/>
          <w:rFonts w:ascii="Montserrat" w:eastAsia="Montserrat" w:hAnsi="Montserrat" w:cs="Montserrat"/>
          <w:color w:val="000000" w:themeColor="text1"/>
          <w:sz w:val="18"/>
          <w:szCs w:val="18"/>
        </w:rPr>
      </w:pPr>
      <w:del w:id="2679" w:author="Mehta, Hemini" w:date="2026-03-18T14:23:00Z" w16du:dateUtc="2026-03-18T14:23:22Z">
        <w:r w:rsidRPr="00CB317A">
          <w:rPr>
            <w:rFonts w:ascii="Montserrat" w:eastAsia="Montserrat" w:hAnsi="Montserrat" w:cs="Montserrat"/>
            <w:color w:val="000000" w:themeColor="text1"/>
            <w:sz w:val="18"/>
            <w:szCs w:val="18"/>
            <w:highlight w:val="yellow"/>
          </w:rPr>
          <w:delText>Energy and network usage data linked to each attempt.</w:delText>
        </w:r>
      </w:del>
    </w:p>
    <w:p w14:paraId="5096F627" w14:textId="77777777" w:rsidR="00974151" w:rsidRPr="002C6C11" w:rsidRDefault="00974151" w:rsidP="00974151">
      <w:pPr>
        <w:pStyle w:val="NormalWeb"/>
        <w:spacing w:before="240" w:beforeAutospacing="0" w:after="240" w:afterAutospacing="0"/>
        <w:rPr>
          <w:del w:id="2680" w:author="Mehta, Hemini" w:date="2026-03-18T14:23:00Z" w16du:dateUtc="2026-03-18T14:23:22Z"/>
          <w:rFonts w:ascii="Montserrat" w:eastAsia="Montserrat" w:hAnsi="Montserrat" w:cs="Montserrat"/>
          <w:color w:val="000000" w:themeColor="text1"/>
          <w:sz w:val="18"/>
          <w:szCs w:val="18"/>
        </w:rPr>
      </w:pPr>
      <w:del w:id="2681" w:author="Mehta, Hemini" w:date="2026-03-18T14:23:00Z" w16du:dateUtc="2026-03-18T14:23:22Z">
        <w:r w:rsidRPr="00CB317A">
          <w:rPr>
            <w:rFonts w:ascii="Montserrat" w:eastAsia="Montserrat" w:hAnsi="Montserrat" w:cs="Montserrat"/>
            <w:b/>
            <w:bCs/>
            <w:color w:val="000000" w:themeColor="text1"/>
            <w:sz w:val="18"/>
            <w:szCs w:val="18"/>
            <w:highlight w:val="yellow"/>
          </w:rPr>
          <w:delText>Output</w:delText>
        </w:r>
      </w:del>
    </w:p>
    <w:p w14:paraId="4A6E0B23" w14:textId="77777777" w:rsidR="00974151" w:rsidRPr="002C6C11" w:rsidRDefault="00974151" w:rsidP="00974151">
      <w:pPr>
        <w:pStyle w:val="NormalWeb"/>
        <w:numPr>
          <w:ilvl w:val="0"/>
          <w:numId w:val="91"/>
        </w:numPr>
        <w:spacing w:before="240" w:beforeAutospacing="0" w:after="0" w:afterAutospacing="0"/>
        <w:rPr>
          <w:del w:id="2682" w:author="Mehta, Hemini" w:date="2026-03-18T14:23:00Z" w16du:dateUtc="2026-03-18T14:23:22Z"/>
          <w:rFonts w:ascii="Montserrat" w:eastAsia="Montserrat" w:hAnsi="Montserrat" w:cs="Montserrat"/>
          <w:color w:val="000000" w:themeColor="text1"/>
          <w:sz w:val="18"/>
          <w:szCs w:val="18"/>
        </w:rPr>
      </w:pPr>
      <w:del w:id="2683" w:author="Mehta, Hemini" w:date="2026-03-18T14:23:00Z" w16du:dateUtc="2026-03-18T14:23:22Z">
        <w:r w:rsidRPr="00CB317A">
          <w:rPr>
            <w:rFonts w:ascii="Montserrat" w:eastAsia="Montserrat" w:hAnsi="Montserrat" w:cs="Montserrat"/>
            <w:color w:val="000000" w:themeColor="text1"/>
            <w:sz w:val="18"/>
            <w:szCs w:val="18"/>
            <w:highlight w:val="yellow"/>
          </w:rPr>
          <w:delText>Resource cost per failed attempt (kWh, MB).</w:delText>
        </w:r>
      </w:del>
    </w:p>
    <w:p w14:paraId="7AAE16CD" w14:textId="77777777" w:rsidR="00974151" w:rsidRPr="002C6C11" w:rsidRDefault="00974151" w:rsidP="00974151">
      <w:pPr>
        <w:pStyle w:val="NormalWeb"/>
        <w:numPr>
          <w:ilvl w:val="0"/>
          <w:numId w:val="91"/>
        </w:numPr>
        <w:spacing w:beforeAutospacing="0" w:after="240" w:afterAutospacing="0"/>
        <w:rPr>
          <w:del w:id="2684" w:author="Mehta, Hemini" w:date="2026-03-18T14:23:00Z" w16du:dateUtc="2026-03-18T14:23:22Z"/>
          <w:rFonts w:ascii="Montserrat" w:eastAsia="Montserrat" w:hAnsi="Montserrat" w:cs="Montserrat"/>
          <w:color w:val="000000" w:themeColor="text1"/>
          <w:sz w:val="18"/>
          <w:szCs w:val="18"/>
        </w:rPr>
      </w:pPr>
      <w:del w:id="2685" w:author="Mehta, Hemini" w:date="2026-03-18T14:23:00Z" w16du:dateUtc="2026-03-18T14:23:22Z">
        <w:r w:rsidRPr="00CB317A">
          <w:rPr>
            <w:rFonts w:ascii="Montserrat" w:eastAsia="Montserrat" w:hAnsi="Montserrat" w:cs="Montserrat"/>
            <w:color w:val="000000" w:themeColor="text1"/>
            <w:sz w:val="18"/>
            <w:szCs w:val="18"/>
            <w:highlight w:val="yellow"/>
          </w:rPr>
          <w:delText>Aggregate wasted resources by method.</w:delText>
        </w:r>
      </w:del>
    </w:p>
    <w:p w14:paraId="03ADB58E" w14:textId="77777777" w:rsidR="00974151" w:rsidRPr="002C6C11" w:rsidRDefault="00974151" w:rsidP="00974151">
      <w:pPr>
        <w:pStyle w:val="NormalWeb"/>
        <w:spacing w:before="240" w:beforeAutospacing="0" w:after="240" w:afterAutospacing="0"/>
        <w:rPr>
          <w:del w:id="2686" w:author="Mehta, Hemini" w:date="2026-03-18T14:23:00Z" w16du:dateUtc="2026-03-18T14:23:22Z"/>
          <w:rFonts w:ascii="Montserrat" w:eastAsia="Montserrat" w:hAnsi="Montserrat" w:cs="Montserrat"/>
          <w:color w:val="000000" w:themeColor="text1"/>
          <w:sz w:val="18"/>
          <w:szCs w:val="18"/>
        </w:rPr>
      </w:pPr>
      <w:del w:id="2687" w:author="Mehta, Hemini" w:date="2026-03-18T14:23:00Z" w16du:dateUtc="2026-03-18T14:23:22Z">
        <w:r w:rsidRPr="00CB317A">
          <w:rPr>
            <w:rFonts w:ascii="Montserrat" w:eastAsia="Montserrat" w:hAnsi="Montserrat" w:cs="Montserrat"/>
            <w:b/>
            <w:bCs/>
            <w:color w:val="000000" w:themeColor="text1"/>
            <w:sz w:val="18"/>
            <w:szCs w:val="18"/>
            <w:highlight w:val="yellow"/>
          </w:rPr>
          <w:delText>Expectations</w:delText>
        </w:r>
      </w:del>
    </w:p>
    <w:p w14:paraId="3A1ABE76" w14:textId="77777777" w:rsidR="00974151" w:rsidRPr="002C6C11" w:rsidRDefault="00974151" w:rsidP="00974151">
      <w:pPr>
        <w:pStyle w:val="NormalWeb"/>
        <w:numPr>
          <w:ilvl w:val="0"/>
          <w:numId w:val="90"/>
        </w:numPr>
        <w:spacing w:before="240" w:beforeAutospacing="0" w:after="0" w:afterAutospacing="0"/>
        <w:rPr>
          <w:del w:id="2688" w:author="Mehta, Hemini" w:date="2026-03-18T14:23:00Z" w16du:dateUtc="2026-03-18T14:23:22Z"/>
          <w:rFonts w:ascii="Montserrat" w:eastAsia="Montserrat" w:hAnsi="Montserrat" w:cs="Montserrat"/>
          <w:color w:val="000000" w:themeColor="text1"/>
          <w:sz w:val="18"/>
          <w:szCs w:val="18"/>
        </w:rPr>
      </w:pPr>
      <w:del w:id="2689" w:author="Mehta, Hemini" w:date="2026-03-18T14:23:00Z" w16du:dateUtc="2026-03-18T14:23:22Z">
        <w:r w:rsidRPr="00CB317A">
          <w:rPr>
            <w:rFonts w:ascii="Montserrat" w:eastAsia="Montserrat" w:hAnsi="Montserrat" w:cs="Montserrat"/>
            <w:color w:val="000000" w:themeColor="text1"/>
            <w:sz w:val="18"/>
            <w:szCs w:val="18"/>
            <w:highlight w:val="yellow"/>
          </w:rPr>
          <w:delText>Methods with frequent failed attempts will incur higher wasted resource costs.</w:delText>
        </w:r>
      </w:del>
    </w:p>
    <w:p w14:paraId="2F097F59" w14:textId="77777777" w:rsidR="00974151" w:rsidRPr="002C6C11" w:rsidRDefault="00974151" w:rsidP="00974151">
      <w:pPr>
        <w:pStyle w:val="NormalWeb"/>
        <w:numPr>
          <w:ilvl w:val="0"/>
          <w:numId w:val="90"/>
        </w:numPr>
        <w:spacing w:beforeAutospacing="0" w:after="240" w:afterAutospacing="0"/>
        <w:rPr>
          <w:del w:id="2690" w:author="Mehta, Hemini" w:date="2026-03-18T14:23:00Z" w16du:dateUtc="2026-03-18T14:23:22Z"/>
          <w:rFonts w:ascii="Montserrat" w:eastAsia="Montserrat" w:hAnsi="Montserrat" w:cs="Montserrat"/>
          <w:color w:val="000000" w:themeColor="text1"/>
          <w:sz w:val="18"/>
          <w:szCs w:val="18"/>
        </w:rPr>
      </w:pPr>
      <w:del w:id="2691" w:author="Mehta, Hemini" w:date="2026-03-18T14:23:00Z" w16du:dateUtc="2026-03-18T14:23:22Z">
        <w:r w:rsidRPr="00CB317A">
          <w:rPr>
            <w:rFonts w:ascii="Montserrat" w:eastAsia="Montserrat" w:hAnsi="Montserrat" w:cs="Montserrat"/>
            <w:color w:val="000000" w:themeColor="text1"/>
            <w:sz w:val="18"/>
            <w:szCs w:val="18"/>
            <w:highlight w:val="yellow"/>
          </w:rPr>
          <w:delText>Efficient retry and error handling mechanisms will reduce wasted costs.</w:delText>
        </w:r>
      </w:del>
    </w:p>
    <w:p w14:paraId="1A6741F1" w14:textId="77777777" w:rsidR="00974151" w:rsidRDefault="00974151" w:rsidP="00974151">
      <w:pPr>
        <w:widowControl/>
        <w:rPr>
          <w:rFonts w:ascii="Montserrat" w:eastAsia="Montserrat" w:hAnsi="Montserrat" w:cs="Montserrat"/>
          <w:color w:val="595959" w:themeColor="text1" w:themeTint="A6"/>
          <w:sz w:val="18"/>
          <w:szCs w:val="18"/>
        </w:rPr>
      </w:pPr>
    </w:p>
    <w:p w14:paraId="06596E68" w14:textId="77777777" w:rsidR="00974151" w:rsidRPr="006C5A84" w:rsidRDefault="3E5B9206" w:rsidP="00974151">
      <w:pPr>
        <w:pStyle w:val="Heading3"/>
      </w:pPr>
      <w:bookmarkStart w:id="2692" w:name="_Toc478174421"/>
      <w:r>
        <w:t>Scenario X: Record app crashes under varying load/network conditions</w:t>
      </w:r>
      <w:bookmarkEnd w:id="2692"/>
    </w:p>
    <w:p w14:paraId="2FED3392"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39E02CD3"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Resilience</w:t>
      </w:r>
    </w:p>
    <w:p w14:paraId="68246AC0"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Crash rate</w:t>
      </w:r>
    </w:p>
    <w:p w14:paraId="58202842"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64B54404"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18FF37B4" w14:textId="77777777" w:rsidR="00974151" w:rsidRPr="002C6C11" w:rsidRDefault="00974151" w:rsidP="00974151">
      <w:pPr>
        <w:pStyle w:val="NormalWeb"/>
        <w:numPr>
          <w:ilvl w:val="0"/>
          <w:numId w:val="89"/>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Simulated load and network variability scenarios.</w:t>
      </w:r>
    </w:p>
    <w:p w14:paraId="1208BD99" w14:textId="77777777" w:rsidR="00974151" w:rsidRPr="002C6C11" w:rsidRDefault="00974151" w:rsidP="00974151">
      <w:pPr>
        <w:pStyle w:val="NormalWeb"/>
        <w:numPr>
          <w:ilvl w:val="0"/>
          <w:numId w:val="89"/>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Application logs recording crash events and conditions.</w:t>
      </w:r>
    </w:p>
    <w:p w14:paraId="745E5BD0"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62F53478" w14:textId="77777777" w:rsidR="00974151" w:rsidRPr="002C6C11" w:rsidRDefault="00974151" w:rsidP="00974151">
      <w:pPr>
        <w:pStyle w:val="NormalWeb"/>
        <w:numPr>
          <w:ilvl w:val="0"/>
          <w:numId w:val="88"/>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Crash rate per 1,000 sessions under different stress conditions.</w:t>
      </w:r>
    </w:p>
    <w:p w14:paraId="73EACDCF" w14:textId="77777777" w:rsidR="00974151" w:rsidRPr="002C6C11" w:rsidRDefault="00974151" w:rsidP="00974151">
      <w:pPr>
        <w:pStyle w:val="NormalWeb"/>
        <w:numPr>
          <w:ilvl w:val="0"/>
          <w:numId w:val="88"/>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resilience of applications across distribution methods.</w:t>
      </w:r>
    </w:p>
    <w:p w14:paraId="11E685D3"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53A89A6F" w14:textId="77777777" w:rsidR="00974151" w:rsidRPr="002C6C11" w:rsidRDefault="00974151" w:rsidP="00974151">
      <w:pPr>
        <w:pStyle w:val="NormalWeb"/>
        <w:numPr>
          <w:ilvl w:val="0"/>
          <w:numId w:val="87"/>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Resilient methods should exhibit fewer crashes under adverse conditions.</w:t>
      </w:r>
    </w:p>
    <w:p w14:paraId="698D876B" w14:textId="5C4D5B7C" w:rsidR="00974151" w:rsidRDefault="00974151" w:rsidP="2618C7F4">
      <w:pPr>
        <w:pStyle w:val="NormalWeb"/>
        <w:numPr>
          <w:ilvl w:val="0"/>
          <w:numId w:val="87"/>
        </w:numPr>
        <w:spacing w:beforeAutospacing="0" w:after="240" w:afterAutospacing="0"/>
        <w:rPr>
          <w:ins w:id="2693" w:author="Mehta, Hemini" w:date="2026-03-23T11:11:00Z" w16du:dateUtc="2026-03-23T11:11:04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Poorly optimized or unstable methods may see elevated crash rates.</w:t>
      </w:r>
    </w:p>
    <w:p w14:paraId="43D46CBA" w14:textId="7DFFD3E8" w:rsidR="42E806AA" w:rsidRDefault="42E806AA" w:rsidP="2618C7F4">
      <w:pPr>
        <w:pStyle w:val="NormalWeb"/>
        <w:spacing w:beforeAutospacing="0" w:after="240" w:afterAutospacing="0"/>
        <w:rPr>
          <w:rFonts w:ascii="Montserrat" w:eastAsia="Montserrat" w:hAnsi="Montserrat" w:cs="Montserrat"/>
          <w:color w:val="000000" w:themeColor="text1"/>
          <w:sz w:val="18"/>
          <w:szCs w:val="18"/>
        </w:rPr>
      </w:pPr>
      <w:ins w:id="2694" w:author="Mehta, Hemini" w:date="2026-03-23T11:11:00Z" w16du:dateUtc="2026-03-23T11:11:17Z">
        <w:r w:rsidRPr="2618C7F4">
          <w:rPr>
            <w:rFonts w:ascii="Montserrat" w:eastAsia="Montserrat" w:hAnsi="Montserrat" w:cs="Montserrat"/>
            <w:color w:val="000000" w:themeColor="text1"/>
            <w:sz w:val="18"/>
            <w:szCs w:val="18"/>
          </w:rPr>
          <w:t>We do not have scale to achieve this test case.</w:t>
        </w:r>
      </w:ins>
    </w:p>
    <w:p w14:paraId="68630377" w14:textId="77777777" w:rsidR="00974151" w:rsidRPr="00CB317A" w:rsidRDefault="00974151" w:rsidP="00974151">
      <w:pPr>
        <w:widowControl/>
        <w:rPr>
          <w:rFonts w:ascii="Montserrat" w:eastAsia="Montserrat" w:hAnsi="Montserrat" w:cs="Montserrat"/>
          <w:color w:val="595959" w:themeColor="text1" w:themeTint="A6"/>
          <w:sz w:val="18"/>
          <w:szCs w:val="18"/>
        </w:rPr>
      </w:pPr>
    </w:p>
    <w:p w14:paraId="3988DBB9" w14:textId="77777777" w:rsidR="00974151" w:rsidRPr="006C5A84" w:rsidRDefault="3E5B9206" w:rsidP="00974151">
      <w:pPr>
        <w:pStyle w:val="Heading3"/>
      </w:pPr>
      <w:bookmarkStart w:id="2695" w:name="_Toc1017503015"/>
      <w:r>
        <w:t>Scenario Y: Test if crashes correlate with poor QoE</w:t>
      </w:r>
      <w:bookmarkEnd w:id="2695"/>
    </w:p>
    <w:p w14:paraId="52622CD6"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1B5EE569"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Quality</w:t>
      </w:r>
    </w:p>
    <w:p w14:paraId="2293B48E"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Crash rate</w:t>
      </w:r>
    </w:p>
    <w:p w14:paraId="17826309"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001E13A2"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1CE3ECA5" w14:textId="77777777" w:rsidR="00974151" w:rsidRPr="002C6C11" w:rsidRDefault="00974151" w:rsidP="00974151">
      <w:pPr>
        <w:pStyle w:val="NormalWeb"/>
        <w:numPr>
          <w:ilvl w:val="0"/>
          <w:numId w:val="86"/>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Application crash logs with timestamps.</w:t>
      </w:r>
    </w:p>
    <w:p w14:paraId="6EFA31A8" w14:textId="77777777" w:rsidR="00974151" w:rsidRPr="002C6C11" w:rsidRDefault="00974151" w:rsidP="00974151">
      <w:pPr>
        <w:pStyle w:val="NormalWeb"/>
        <w:numPr>
          <w:ilvl w:val="0"/>
          <w:numId w:val="86"/>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Playback logs showing session quality indicators (buffering, bitrate changes).</w:t>
      </w:r>
    </w:p>
    <w:p w14:paraId="0F4FFFB5"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0B117808" w14:textId="77777777" w:rsidR="00974151" w:rsidRPr="002C6C11" w:rsidRDefault="00974151" w:rsidP="00974151">
      <w:pPr>
        <w:pStyle w:val="NormalWeb"/>
        <w:numPr>
          <w:ilvl w:val="0"/>
          <w:numId w:val="85"/>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Correlation analysis between crashes and poor playback conditions.</w:t>
      </w:r>
    </w:p>
    <w:p w14:paraId="38368401" w14:textId="77777777" w:rsidR="00974151" w:rsidRPr="002C6C11" w:rsidRDefault="00974151" w:rsidP="00974151">
      <w:pPr>
        <w:pStyle w:val="NormalWeb"/>
        <w:numPr>
          <w:ilvl w:val="0"/>
          <w:numId w:val="85"/>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Identification of triggers linking crashes to degraded quality.</w:t>
      </w:r>
    </w:p>
    <w:p w14:paraId="1E72DD94"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37AB279F" w14:textId="77777777" w:rsidR="00974151" w:rsidRPr="002C6C11" w:rsidRDefault="00974151" w:rsidP="00974151">
      <w:pPr>
        <w:pStyle w:val="NormalWeb"/>
        <w:numPr>
          <w:ilvl w:val="0"/>
          <w:numId w:val="84"/>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Crashes will frequently occur in sessions already experiencing poor quality.</w:t>
      </w:r>
    </w:p>
    <w:p w14:paraId="3C1BC2B9" w14:textId="77777777" w:rsidR="00974151" w:rsidRPr="002C6C11" w:rsidRDefault="00974151" w:rsidP="00974151">
      <w:pPr>
        <w:pStyle w:val="NormalWeb"/>
        <w:numPr>
          <w:ilvl w:val="0"/>
          <w:numId w:val="84"/>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Methods with better error handling may prevent cascading failures into crashes.</w:t>
      </w:r>
    </w:p>
    <w:p w14:paraId="100A0362" w14:textId="7E74B910" w:rsidR="00974151" w:rsidRDefault="65904CE4">
      <w:pPr>
        <w:pStyle w:val="NormalWeb"/>
        <w:spacing w:beforeAutospacing="0" w:after="240" w:afterAutospacing="0"/>
        <w:jc w:val="both"/>
        <w:rPr>
          <w:rFonts w:ascii="Montserrat" w:eastAsia="Montserrat" w:hAnsi="Montserrat" w:cs="Montserrat"/>
          <w:color w:val="000000" w:themeColor="text1"/>
          <w:sz w:val="18"/>
          <w:szCs w:val="18"/>
        </w:rPr>
      </w:pPr>
      <w:ins w:id="2696" w:author="Mehta, Hemini" w:date="2026-03-23T11:11:00Z" w16du:dateUtc="2026-03-23T11:11:58Z">
        <w:r w:rsidRPr="2618C7F4">
          <w:rPr>
            <w:rFonts w:ascii="Montserrat" w:eastAsia="Montserrat" w:hAnsi="Montserrat" w:cs="Montserrat"/>
            <w:color w:val="000000" w:themeColor="text1"/>
            <w:sz w:val="18"/>
            <w:szCs w:val="18"/>
          </w:rPr>
          <w:t>We do not ha</w:t>
        </w:r>
      </w:ins>
      <w:ins w:id="2697" w:author="Mehta, Hemini" w:date="2026-03-23T11:12:00Z" w16du:dateUtc="2026-03-23T11:12:22Z">
        <w:r w:rsidRPr="2618C7F4">
          <w:rPr>
            <w:rFonts w:ascii="Montserrat" w:eastAsia="Montserrat" w:hAnsi="Montserrat" w:cs="Montserrat"/>
            <w:color w:val="000000" w:themeColor="text1"/>
            <w:sz w:val="18"/>
            <w:szCs w:val="18"/>
          </w:rPr>
          <w:t>ve scale, “real” users or scenarios to make this test a viable case.</w:t>
        </w:r>
      </w:ins>
    </w:p>
    <w:p w14:paraId="26F6B54A" w14:textId="77777777" w:rsidR="00481738" w:rsidRPr="002C6C11" w:rsidRDefault="00481738" w:rsidP="00481738">
      <w:pPr>
        <w:pStyle w:val="NormalWeb"/>
        <w:spacing w:beforeAutospacing="0" w:after="0" w:afterAutospacing="0"/>
        <w:jc w:val="both"/>
        <w:rPr>
          <w:rFonts w:ascii="Montserrat" w:eastAsia="Montserrat" w:hAnsi="Montserrat" w:cs="Montserrat"/>
          <w:color w:val="000000" w:themeColor="text1"/>
          <w:sz w:val="18"/>
          <w:szCs w:val="18"/>
        </w:rPr>
      </w:pPr>
    </w:p>
    <w:p w14:paraId="6B3087B6" w14:textId="77777777" w:rsidR="00974151" w:rsidRPr="006C5A84" w:rsidRDefault="3E5B9206" w:rsidP="00974151">
      <w:pPr>
        <w:pStyle w:val="Heading3"/>
      </w:pPr>
      <w:bookmarkStart w:id="2698" w:name="_Toc42261433"/>
      <w:r>
        <w:t>Scenario Z: Costs linked to re-initializing playback sessions</w:t>
      </w:r>
      <w:bookmarkEnd w:id="2698"/>
    </w:p>
    <w:p w14:paraId="3FD34B67"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280072AE"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343C42E5"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Crash rate</w:t>
      </w:r>
    </w:p>
    <w:p w14:paraId="06DF2230"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392F3A7E"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63E3D04F" w14:textId="77777777" w:rsidR="00974151" w:rsidRPr="002C6C11" w:rsidRDefault="00974151" w:rsidP="00974151">
      <w:pPr>
        <w:pStyle w:val="NormalWeb"/>
        <w:numPr>
          <w:ilvl w:val="0"/>
          <w:numId w:val="83"/>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Logs of sessions interrupted by crashes and re-initialized.</w:t>
      </w:r>
    </w:p>
    <w:p w14:paraId="35BB4D0D" w14:textId="77777777" w:rsidR="00974151" w:rsidRPr="002C6C11" w:rsidRDefault="00974151" w:rsidP="00974151">
      <w:pPr>
        <w:pStyle w:val="NormalWeb"/>
        <w:numPr>
          <w:ilvl w:val="0"/>
          <w:numId w:val="83"/>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Resource usage (energy, bandwidth) for restarting playback.</w:t>
      </w:r>
    </w:p>
    <w:p w14:paraId="6D87CA34"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0D652EF8" w14:textId="77777777" w:rsidR="00974151" w:rsidRPr="002C6C11" w:rsidRDefault="00974151" w:rsidP="00974151">
      <w:pPr>
        <w:pStyle w:val="NormalWeb"/>
        <w:numPr>
          <w:ilvl w:val="0"/>
          <w:numId w:val="82"/>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Average additional cost (kWh, MB) per crash-related restart.</w:t>
      </w:r>
    </w:p>
    <w:p w14:paraId="7DC7A027" w14:textId="77777777" w:rsidR="00974151" w:rsidRPr="002C6C11" w:rsidRDefault="00974151" w:rsidP="00974151">
      <w:pPr>
        <w:pStyle w:val="NormalWeb"/>
        <w:numPr>
          <w:ilvl w:val="0"/>
          <w:numId w:val="82"/>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Aggregate cost per distribution method.</w:t>
      </w:r>
    </w:p>
    <w:p w14:paraId="6E5803FB"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419DB24A" w14:textId="77777777" w:rsidR="00974151" w:rsidRPr="002C6C11" w:rsidRDefault="00974151" w:rsidP="00974151">
      <w:pPr>
        <w:pStyle w:val="NormalWeb"/>
        <w:numPr>
          <w:ilvl w:val="0"/>
          <w:numId w:val="81"/>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Frequent crashes will increase costs due to re-initialization overhead.</w:t>
      </w:r>
    </w:p>
    <w:p w14:paraId="457D37B0" w14:textId="4090C4A7" w:rsidR="00974151" w:rsidRDefault="00974151" w:rsidP="2618C7F4">
      <w:pPr>
        <w:pStyle w:val="NormalWeb"/>
        <w:numPr>
          <w:ilvl w:val="0"/>
          <w:numId w:val="81"/>
        </w:numPr>
        <w:spacing w:beforeAutospacing="0" w:after="240" w:afterAutospacing="0"/>
        <w:rPr>
          <w:ins w:id="2699" w:author="Mehta, Hemini" w:date="2026-03-23T12:09:00Z" w16du:dateUtc="2026-03-23T12:09:30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Stable methods will reduce wasted energy and bandwidth.</w:t>
      </w:r>
    </w:p>
    <w:p w14:paraId="60DEA722" w14:textId="71639017" w:rsidR="76430B33" w:rsidRDefault="76430B33" w:rsidP="2618C7F4">
      <w:pPr>
        <w:pStyle w:val="NormalWeb"/>
        <w:spacing w:beforeAutospacing="0" w:after="240" w:afterAutospacing="0"/>
        <w:rPr>
          <w:rFonts w:ascii="Montserrat" w:eastAsia="Montserrat" w:hAnsi="Montserrat" w:cs="Montserrat"/>
          <w:color w:val="000000" w:themeColor="text1"/>
          <w:sz w:val="18"/>
          <w:szCs w:val="18"/>
        </w:rPr>
      </w:pPr>
      <w:ins w:id="2700" w:author="Mehta, Hemini" w:date="2026-03-23T12:09:00Z" w16du:dateUtc="2026-03-23T12:09:59Z">
        <w:r w:rsidRPr="2618C7F4">
          <w:rPr>
            <w:rFonts w:ascii="Montserrat" w:eastAsia="Montserrat" w:hAnsi="Montserrat" w:cs="Montserrat"/>
            <w:color w:val="000000" w:themeColor="text1"/>
            <w:sz w:val="18"/>
            <w:szCs w:val="18"/>
          </w:rPr>
          <w:t xml:space="preserve">Not all components </w:t>
        </w:r>
      </w:ins>
      <w:ins w:id="2701" w:author="Mehta, Hemini" w:date="2026-03-24T11:24:00Z" w16du:dateUtc="2026-03-24T11:24:59Z">
        <w:r w:rsidR="5092C031" w:rsidRPr="2618C7F4">
          <w:rPr>
            <w:rFonts w:ascii="Montserrat" w:eastAsia="Montserrat" w:hAnsi="Montserrat" w:cs="Montserrat"/>
            <w:color w:val="000000" w:themeColor="text1"/>
            <w:sz w:val="18"/>
            <w:szCs w:val="18"/>
          </w:rPr>
          <w:t xml:space="preserve">utilised </w:t>
        </w:r>
      </w:ins>
      <w:ins w:id="2702" w:author="Mehta, Hemini" w:date="2026-03-23T12:09:00Z" w16du:dateUtc="2026-03-23T12:09:59Z">
        <w:r w:rsidRPr="2618C7F4">
          <w:rPr>
            <w:rFonts w:ascii="Montserrat" w:eastAsia="Montserrat" w:hAnsi="Montserrat" w:cs="Montserrat"/>
            <w:color w:val="000000" w:themeColor="text1"/>
            <w:sz w:val="18"/>
            <w:szCs w:val="18"/>
          </w:rPr>
          <w:t xml:space="preserve">are production </w:t>
        </w:r>
      </w:ins>
      <w:ins w:id="2703" w:author="Mehta, Hemini" w:date="2026-03-23T12:10:00Z" w16du:dateUtc="2026-03-23T12:10:47Z">
        <w:r w:rsidRPr="2618C7F4">
          <w:rPr>
            <w:rFonts w:ascii="Montserrat" w:eastAsia="Montserrat" w:hAnsi="Montserrat" w:cs="Montserrat"/>
            <w:color w:val="000000" w:themeColor="text1"/>
            <w:sz w:val="18"/>
            <w:szCs w:val="18"/>
          </w:rPr>
          <w:t>but pilot. We also do not have “</w:t>
        </w:r>
        <w:r w:rsidR="65BE2482" w:rsidRPr="2618C7F4">
          <w:rPr>
            <w:rFonts w:ascii="Montserrat" w:eastAsia="Montserrat" w:hAnsi="Montserrat" w:cs="Montserrat"/>
            <w:color w:val="000000" w:themeColor="text1"/>
            <w:sz w:val="18"/>
            <w:szCs w:val="18"/>
          </w:rPr>
          <w:t>real” users.</w:t>
        </w:r>
      </w:ins>
    </w:p>
    <w:p w14:paraId="36B5BDBF" w14:textId="77777777" w:rsidR="00974151" w:rsidRPr="00CB317A" w:rsidRDefault="00974151" w:rsidP="00974151">
      <w:pPr>
        <w:widowControl/>
        <w:rPr>
          <w:rFonts w:ascii="Montserrat" w:eastAsia="Montserrat" w:hAnsi="Montserrat" w:cs="Montserrat"/>
          <w:color w:val="000000" w:themeColor="text1"/>
          <w:sz w:val="18"/>
          <w:szCs w:val="18"/>
        </w:rPr>
      </w:pPr>
    </w:p>
    <w:p w14:paraId="753D2A64" w14:textId="77777777" w:rsidR="00974151" w:rsidRPr="000A1290" w:rsidRDefault="3E5B9206" w:rsidP="00974151">
      <w:pPr>
        <w:pStyle w:val="Heading3"/>
      </w:pPr>
      <w:bookmarkStart w:id="2704" w:name="_Toc1663052845"/>
      <w:r>
        <w:t>Scenario A.1: Verify geographic reach by uptime reporting across regions</w:t>
      </w:r>
      <w:bookmarkEnd w:id="2704"/>
    </w:p>
    <w:p w14:paraId="46902EA5"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245A5492"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Reach</w:t>
      </w:r>
    </w:p>
    <w:p w14:paraId="386B3CB5"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Availability (Uptime %)</w:t>
      </w:r>
    </w:p>
    <w:p w14:paraId="0504B32A"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205A09B5"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3933281D" w14:textId="77777777" w:rsidR="00974151" w:rsidRPr="002C6C11" w:rsidRDefault="00974151" w:rsidP="00974151">
      <w:pPr>
        <w:pStyle w:val="NormalWeb"/>
        <w:numPr>
          <w:ilvl w:val="0"/>
          <w:numId w:val="80"/>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Uptime monitoring data from test nodes deployed in different global regions.</w:t>
      </w:r>
    </w:p>
    <w:p w14:paraId="7A96C5AF" w14:textId="77777777" w:rsidR="00974151" w:rsidRPr="002C6C11" w:rsidRDefault="00974151" w:rsidP="00974151">
      <w:pPr>
        <w:pStyle w:val="NormalWeb"/>
        <w:numPr>
          <w:ilvl w:val="0"/>
          <w:numId w:val="80"/>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Distribution method identifiers.</w:t>
      </w:r>
    </w:p>
    <w:p w14:paraId="052AD306"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56EE37D0" w14:textId="77777777" w:rsidR="00974151" w:rsidRPr="002C6C11" w:rsidRDefault="00974151" w:rsidP="00974151">
      <w:pPr>
        <w:pStyle w:val="NormalWeb"/>
        <w:numPr>
          <w:ilvl w:val="0"/>
          <w:numId w:val="79"/>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Uptime percentage per region and method.</w:t>
      </w:r>
    </w:p>
    <w:p w14:paraId="0BE00DF8" w14:textId="77777777" w:rsidR="00974151" w:rsidRPr="002C6C11" w:rsidRDefault="00974151" w:rsidP="00974151">
      <w:pPr>
        <w:pStyle w:val="NormalWeb"/>
        <w:numPr>
          <w:ilvl w:val="0"/>
          <w:numId w:val="79"/>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availability map highlighting geographic differences.</w:t>
      </w:r>
    </w:p>
    <w:p w14:paraId="2D8489AF"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50A2C6F4" w14:textId="77777777" w:rsidR="00974151" w:rsidRPr="002C6C11" w:rsidRDefault="00974151" w:rsidP="00974151">
      <w:pPr>
        <w:pStyle w:val="NormalWeb"/>
        <w:numPr>
          <w:ilvl w:val="0"/>
          <w:numId w:val="78"/>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CDN and Edge-based methods should achieve higher uptime across regions.</w:t>
      </w:r>
    </w:p>
    <w:p w14:paraId="0FB76A51" w14:textId="77777777" w:rsidR="00974151" w:rsidRPr="002C6C11" w:rsidRDefault="00974151" w:rsidP="00974151">
      <w:pPr>
        <w:pStyle w:val="NormalWeb"/>
        <w:numPr>
          <w:ilvl w:val="0"/>
          <w:numId w:val="78"/>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Less distributed methods may show uneven uptime in under-served regions.</w:t>
      </w:r>
    </w:p>
    <w:p w14:paraId="0A765994" w14:textId="6799CC7B" w:rsidR="00974151" w:rsidRDefault="074CAA92" w:rsidP="00974151">
      <w:pPr>
        <w:widowControl/>
        <w:rPr>
          <w:rFonts w:ascii="Montserrat" w:eastAsia="Montserrat" w:hAnsi="Montserrat" w:cs="Montserrat"/>
          <w:color w:val="000000" w:themeColor="text1"/>
          <w:sz w:val="18"/>
          <w:szCs w:val="18"/>
        </w:rPr>
      </w:pPr>
      <w:ins w:id="2705" w:author="Mehta, Hemini" w:date="2026-03-23T12:11:00Z" w16du:dateUtc="2026-03-23T12:11:31Z">
        <w:r w:rsidRPr="2618C7F4">
          <w:rPr>
            <w:rFonts w:ascii="Montserrat" w:eastAsia="Montserrat" w:hAnsi="Montserrat" w:cs="Montserrat"/>
            <w:color w:val="000000" w:themeColor="text1"/>
            <w:sz w:val="18"/>
            <w:szCs w:val="18"/>
          </w:rPr>
          <w:t>We do not have scale or “real” users.</w:t>
        </w:r>
      </w:ins>
    </w:p>
    <w:p w14:paraId="54522B42" w14:textId="77777777" w:rsidR="00481738" w:rsidRDefault="00481738" w:rsidP="00974151">
      <w:pPr>
        <w:widowControl/>
        <w:rPr>
          <w:rFonts w:ascii="Montserrat" w:eastAsia="Montserrat" w:hAnsi="Montserrat" w:cs="Montserrat"/>
          <w:color w:val="000000" w:themeColor="text1"/>
          <w:sz w:val="18"/>
          <w:szCs w:val="18"/>
        </w:rPr>
      </w:pPr>
    </w:p>
    <w:p w14:paraId="666EDE73" w14:textId="77777777" w:rsidR="00481738" w:rsidRPr="00CB317A" w:rsidRDefault="00481738" w:rsidP="00974151">
      <w:pPr>
        <w:widowControl/>
        <w:rPr>
          <w:rFonts w:ascii="Montserrat" w:eastAsia="Montserrat" w:hAnsi="Montserrat" w:cs="Montserrat"/>
          <w:color w:val="000000" w:themeColor="text1"/>
          <w:sz w:val="18"/>
          <w:szCs w:val="18"/>
        </w:rPr>
      </w:pPr>
    </w:p>
    <w:p w14:paraId="24359E43" w14:textId="77777777" w:rsidR="00974151" w:rsidRPr="000A1290" w:rsidRDefault="00974151" w:rsidP="00974151">
      <w:pPr>
        <w:pStyle w:val="Heading3"/>
        <w:rPr>
          <w:del w:id="2706" w:author="Mehta, Hemini" w:date="2026-03-18T14:24:00Z" w16du:dateUtc="2026-03-18T14:24:06Z"/>
          <w:highlight w:val="yellow"/>
        </w:rPr>
      </w:pPr>
      <w:del w:id="2707" w:author="Mehta, Hemini" w:date="2026-03-18T14:24:00Z" w16du:dateUtc="2026-03-18T14:24:06Z">
        <w:r w:rsidRPr="77A9CFF2" w:rsidDel="3E5B9206">
          <w:rPr>
            <w:highlight w:val="yellow"/>
          </w:rPr>
          <w:delText>Scenario A.2: Track downtime as resilience indicator</w:delText>
        </w:r>
      </w:del>
    </w:p>
    <w:p w14:paraId="38054216" w14:textId="77777777" w:rsidR="00974151" w:rsidRDefault="00974151" w:rsidP="00974151">
      <w:pPr>
        <w:pStyle w:val="NormalWeb"/>
        <w:spacing w:beforeAutospacing="0" w:after="0" w:afterAutospacing="0"/>
        <w:rPr>
          <w:del w:id="2708" w:author="Mehta, Hemini" w:date="2026-03-18T14:24:00Z" w16du:dateUtc="2026-03-18T14:24:06Z"/>
          <w:rFonts w:ascii="Montserrat" w:eastAsia="Montserrat" w:hAnsi="Montserrat" w:cs="Montserrat"/>
          <w:b/>
          <w:bCs/>
          <w:color w:val="000000" w:themeColor="text1"/>
          <w:sz w:val="18"/>
          <w:szCs w:val="18"/>
          <w:highlight w:val="yellow"/>
        </w:rPr>
      </w:pPr>
    </w:p>
    <w:p w14:paraId="3CC5265A" w14:textId="77777777" w:rsidR="00974151" w:rsidRPr="002C6C11" w:rsidRDefault="00974151" w:rsidP="00974151">
      <w:pPr>
        <w:pStyle w:val="NormalWeb"/>
        <w:spacing w:beforeAutospacing="0" w:after="0" w:afterAutospacing="0"/>
        <w:rPr>
          <w:del w:id="2709" w:author="Mehta, Hemini" w:date="2026-03-18T14:24:00Z" w16du:dateUtc="2026-03-18T14:24:06Z"/>
          <w:rFonts w:ascii="Montserrat" w:eastAsia="Montserrat" w:hAnsi="Montserrat" w:cs="Montserrat"/>
          <w:color w:val="000000" w:themeColor="text1"/>
          <w:sz w:val="18"/>
          <w:szCs w:val="18"/>
        </w:rPr>
      </w:pPr>
      <w:del w:id="2710" w:author="Mehta, Hemini" w:date="2026-03-18T14:24:00Z" w16du:dateUtc="2026-03-18T14:24:06Z">
        <w:r w:rsidRPr="00CB317A">
          <w:rPr>
            <w:rFonts w:ascii="Montserrat" w:eastAsia="Montserrat" w:hAnsi="Montserrat" w:cs="Montserrat"/>
            <w:b/>
            <w:bCs/>
            <w:color w:val="000000" w:themeColor="text1"/>
            <w:sz w:val="18"/>
            <w:szCs w:val="18"/>
            <w:highlight w:val="yellow"/>
          </w:rPr>
          <w:delText>KVIs</w:delText>
        </w:r>
        <w:r w:rsidRPr="00CB317A">
          <w:rPr>
            <w:rFonts w:ascii="Montserrat" w:eastAsia="Montserrat" w:hAnsi="Montserrat" w:cs="Montserrat"/>
            <w:color w:val="000000" w:themeColor="text1"/>
            <w:sz w:val="18"/>
            <w:szCs w:val="18"/>
            <w:highlight w:val="yellow"/>
          </w:rPr>
          <w:delText>: Resilience</w:delText>
        </w:r>
      </w:del>
    </w:p>
    <w:p w14:paraId="725D14CC" w14:textId="77777777" w:rsidR="00974151" w:rsidRPr="002C6C11" w:rsidRDefault="00974151" w:rsidP="00974151">
      <w:pPr>
        <w:pStyle w:val="NormalWeb"/>
        <w:spacing w:beforeAutospacing="0" w:after="0" w:afterAutospacing="0"/>
        <w:rPr>
          <w:del w:id="2711" w:author="Mehta, Hemini" w:date="2026-03-18T14:24:00Z" w16du:dateUtc="2026-03-18T14:24:06Z"/>
          <w:rFonts w:ascii="Montserrat" w:eastAsia="Montserrat" w:hAnsi="Montserrat" w:cs="Montserrat"/>
          <w:color w:val="000000" w:themeColor="text1"/>
          <w:sz w:val="18"/>
          <w:szCs w:val="18"/>
        </w:rPr>
      </w:pPr>
      <w:del w:id="2712" w:author="Mehta, Hemini" w:date="2026-03-18T14:24:00Z" w16du:dateUtc="2026-03-18T14:24:06Z">
        <w:r w:rsidRPr="00CB317A">
          <w:rPr>
            <w:rFonts w:ascii="Montserrat" w:eastAsia="Montserrat" w:hAnsi="Montserrat" w:cs="Montserrat"/>
            <w:b/>
            <w:bCs/>
            <w:color w:val="000000" w:themeColor="text1"/>
            <w:sz w:val="18"/>
            <w:szCs w:val="18"/>
            <w:highlight w:val="yellow"/>
          </w:rPr>
          <w:delText>KPIs: Availability (Uptime %)</w:delText>
        </w:r>
      </w:del>
    </w:p>
    <w:p w14:paraId="77F3C899" w14:textId="77777777" w:rsidR="00974151" w:rsidRPr="002C6C11" w:rsidRDefault="00974151" w:rsidP="00974151">
      <w:pPr>
        <w:pStyle w:val="NormalWeb"/>
        <w:spacing w:beforeAutospacing="0" w:after="0" w:afterAutospacing="0"/>
        <w:rPr>
          <w:del w:id="2713" w:author="Mehta, Hemini" w:date="2026-03-18T14:24:00Z" w16du:dateUtc="2026-03-18T14:24:06Z"/>
          <w:rFonts w:ascii="Montserrat" w:eastAsia="Montserrat" w:hAnsi="Montserrat" w:cs="Montserrat"/>
          <w:color w:val="000000" w:themeColor="text1"/>
          <w:sz w:val="18"/>
          <w:szCs w:val="18"/>
        </w:rPr>
      </w:pPr>
      <w:del w:id="2714" w:author="Mehta, Hemini" w:date="2026-03-18T14:24:00Z" w16du:dateUtc="2026-03-18T14:24:06Z">
        <w:r w:rsidRPr="00CB317A">
          <w:rPr>
            <w:rFonts w:ascii="Montserrat" w:eastAsia="Montserrat" w:hAnsi="Montserrat" w:cs="Montserrat"/>
            <w:b/>
            <w:bCs/>
            <w:color w:val="000000" w:themeColor="text1"/>
            <w:sz w:val="18"/>
            <w:szCs w:val="18"/>
            <w:highlight w:val="yellow"/>
          </w:rPr>
          <w:delText>Test Beds:</w:delText>
        </w:r>
        <w:r w:rsidRPr="00CB317A">
          <w:rPr>
            <w:rFonts w:ascii="Montserrat" w:eastAsia="Montserrat" w:hAnsi="Montserrat" w:cs="Montserrat"/>
            <w:color w:val="000000" w:themeColor="text1"/>
            <w:sz w:val="18"/>
            <w:szCs w:val="18"/>
            <w:highlight w:val="yellow"/>
          </w:rPr>
          <w:delText xml:space="preserve"> DTE &amp; DTH</w:delText>
        </w:r>
      </w:del>
    </w:p>
    <w:p w14:paraId="5E638466" w14:textId="77777777" w:rsidR="00974151" w:rsidRPr="002C6C11" w:rsidRDefault="00974151" w:rsidP="00974151">
      <w:pPr>
        <w:pStyle w:val="NormalWeb"/>
        <w:spacing w:before="240" w:beforeAutospacing="0" w:after="240" w:afterAutospacing="0"/>
        <w:rPr>
          <w:del w:id="2715" w:author="Mehta, Hemini" w:date="2026-03-18T14:24:00Z" w16du:dateUtc="2026-03-18T14:24:06Z"/>
          <w:rFonts w:ascii="Montserrat" w:eastAsia="Montserrat" w:hAnsi="Montserrat" w:cs="Montserrat"/>
          <w:color w:val="000000" w:themeColor="text1"/>
          <w:sz w:val="18"/>
          <w:szCs w:val="18"/>
        </w:rPr>
      </w:pPr>
      <w:del w:id="2716" w:author="Mehta, Hemini" w:date="2026-03-18T14:24:00Z" w16du:dateUtc="2026-03-18T14:24:06Z">
        <w:r w:rsidRPr="00CB317A">
          <w:rPr>
            <w:rFonts w:ascii="Montserrat" w:eastAsia="Montserrat" w:hAnsi="Montserrat" w:cs="Montserrat"/>
            <w:b/>
            <w:bCs/>
            <w:color w:val="000000" w:themeColor="text1"/>
            <w:sz w:val="18"/>
            <w:szCs w:val="18"/>
            <w:highlight w:val="yellow"/>
          </w:rPr>
          <w:delText>Input</w:delText>
        </w:r>
      </w:del>
    </w:p>
    <w:p w14:paraId="2ADB2FC6" w14:textId="77777777" w:rsidR="00974151" w:rsidRPr="002C6C11" w:rsidRDefault="00974151" w:rsidP="00974151">
      <w:pPr>
        <w:pStyle w:val="NormalWeb"/>
        <w:numPr>
          <w:ilvl w:val="0"/>
          <w:numId w:val="77"/>
        </w:numPr>
        <w:spacing w:before="240" w:beforeAutospacing="0" w:after="0" w:afterAutospacing="0"/>
        <w:rPr>
          <w:del w:id="2717" w:author="Mehta, Hemini" w:date="2026-03-18T14:24:00Z" w16du:dateUtc="2026-03-18T14:24:06Z"/>
          <w:rFonts w:ascii="Montserrat" w:eastAsia="Montserrat" w:hAnsi="Montserrat" w:cs="Montserrat"/>
          <w:color w:val="000000" w:themeColor="text1"/>
          <w:sz w:val="18"/>
          <w:szCs w:val="18"/>
        </w:rPr>
      </w:pPr>
      <w:del w:id="2718" w:author="Mehta, Hemini" w:date="2026-03-18T14:24:00Z" w16du:dateUtc="2026-03-18T14:24:06Z">
        <w:r w:rsidRPr="00CB317A">
          <w:rPr>
            <w:rFonts w:ascii="Montserrat" w:eastAsia="Montserrat" w:hAnsi="Montserrat" w:cs="Montserrat"/>
            <w:color w:val="000000" w:themeColor="text1"/>
            <w:sz w:val="18"/>
            <w:szCs w:val="18"/>
            <w:highlight w:val="yellow"/>
          </w:rPr>
          <w:delText>Continuous monitoring of service availability across distribution methods.</w:delText>
        </w:r>
      </w:del>
    </w:p>
    <w:p w14:paraId="35C475EE" w14:textId="77777777" w:rsidR="00974151" w:rsidRPr="002C6C11" w:rsidRDefault="00974151" w:rsidP="00974151">
      <w:pPr>
        <w:pStyle w:val="NormalWeb"/>
        <w:numPr>
          <w:ilvl w:val="0"/>
          <w:numId w:val="77"/>
        </w:numPr>
        <w:spacing w:beforeAutospacing="0" w:after="240" w:afterAutospacing="0"/>
        <w:rPr>
          <w:del w:id="2719" w:author="Mehta, Hemini" w:date="2026-03-18T14:24:00Z" w16du:dateUtc="2026-03-18T14:24:06Z"/>
          <w:rFonts w:ascii="Montserrat" w:eastAsia="Montserrat" w:hAnsi="Montserrat" w:cs="Montserrat"/>
          <w:color w:val="000000" w:themeColor="text1"/>
          <w:sz w:val="18"/>
          <w:szCs w:val="18"/>
        </w:rPr>
      </w:pPr>
      <w:del w:id="2720" w:author="Mehta, Hemini" w:date="2026-03-18T14:24:00Z" w16du:dateUtc="2026-03-18T14:24:06Z">
        <w:r w:rsidRPr="00CB317A">
          <w:rPr>
            <w:rFonts w:ascii="Montserrat" w:eastAsia="Montserrat" w:hAnsi="Montserrat" w:cs="Montserrat"/>
            <w:color w:val="000000" w:themeColor="text1"/>
            <w:sz w:val="18"/>
            <w:szCs w:val="18"/>
            <w:highlight w:val="yellow"/>
          </w:rPr>
          <w:delText>Logs of outage events, duration, and cause.</w:delText>
        </w:r>
      </w:del>
    </w:p>
    <w:p w14:paraId="4CECEB60" w14:textId="77777777" w:rsidR="00974151" w:rsidRPr="002C6C11" w:rsidRDefault="00974151" w:rsidP="00974151">
      <w:pPr>
        <w:pStyle w:val="NormalWeb"/>
        <w:spacing w:before="240" w:beforeAutospacing="0" w:after="240" w:afterAutospacing="0"/>
        <w:rPr>
          <w:del w:id="2721" w:author="Mehta, Hemini" w:date="2026-03-18T14:24:00Z" w16du:dateUtc="2026-03-18T14:24:06Z"/>
          <w:rFonts w:ascii="Montserrat" w:eastAsia="Montserrat" w:hAnsi="Montserrat" w:cs="Montserrat"/>
          <w:color w:val="000000" w:themeColor="text1"/>
          <w:sz w:val="18"/>
          <w:szCs w:val="18"/>
        </w:rPr>
      </w:pPr>
      <w:del w:id="2722" w:author="Mehta, Hemini" w:date="2026-03-18T14:24:00Z" w16du:dateUtc="2026-03-18T14:24:06Z">
        <w:r w:rsidRPr="00CB317A">
          <w:rPr>
            <w:rFonts w:ascii="Montserrat" w:eastAsia="Montserrat" w:hAnsi="Montserrat" w:cs="Montserrat"/>
            <w:b/>
            <w:bCs/>
            <w:color w:val="000000" w:themeColor="text1"/>
            <w:sz w:val="18"/>
            <w:szCs w:val="18"/>
            <w:highlight w:val="yellow"/>
          </w:rPr>
          <w:delText>Output</w:delText>
        </w:r>
      </w:del>
    </w:p>
    <w:p w14:paraId="380E9964" w14:textId="77777777" w:rsidR="00974151" w:rsidRPr="002C6C11" w:rsidRDefault="00974151" w:rsidP="00974151">
      <w:pPr>
        <w:pStyle w:val="NormalWeb"/>
        <w:numPr>
          <w:ilvl w:val="0"/>
          <w:numId w:val="76"/>
        </w:numPr>
        <w:spacing w:before="240" w:beforeAutospacing="0" w:after="0" w:afterAutospacing="0"/>
        <w:rPr>
          <w:del w:id="2723" w:author="Mehta, Hemini" w:date="2026-03-18T14:24:00Z" w16du:dateUtc="2026-03-18T14:24:06Z"/>
          <w:rFonts w:ascii="Montserrat" w:eastAsia="Montserrat" w:hAnsi="Montserrat" w:cs="Montserrat"/>
          <w:color w:val="000000" w:themeColor="text1"/>
          <w:sz w:val="18"/>
          <w:szCs w:val="18"/>
        </w:rPr>
      </w:pPr>
      <w:del w:id="2724" w:author="Mehta, Hemini" w:date="2026-03-18T14:24:00Z" w16du:dateUtc="2026-03-18T14:24:06Z">
        <w:r w:rsidRPr="00CB317A">
          <w:rPr>
            <w:rFonts w:ascii="Montserrat" w:eastAsia="Montserrat" w:hAnsi="Montserrat" w:cs="Montserrat"/>
            <w:color w:val="000000" w:themeColor="text1"/>
            <w:sz w:val="18"/>
            <w:szCs w:val="18"/>
            <w:highlight w:val="yellow"/>
          </w:rPr>
          <w:delText>Percentage of uptime vs downtime across methods.</w:delText>
        </w:r>
      </w:del>
    </w:p>
    <w:p w14:paraId="231F712A" w14:textId="77777777" w:rsidR="00974151" w:rsidRPr="002C6C11" w:rsidRDefault="00974151" w:rsidP="00974151">
      <w:pPr>
        <w:pStyle w:val="NormalWeb"/>
        <w:numPr>
          <w:ilvl w:val="0"/>
          <w:numId w:val="76"/>
        </w:numPr>
        <w:spacing w:beforeAutospacing="0" w:after="240" w:afterAutospacing="0"/>
        <w:rPr>
          <w:del w:id="2725" w:author="Mehta, Hemini" w:date="2026-03-18T14:24:00Z" w16du:dateUtc="2026-03-18T14:24:06Z"/>
          <w:rFonts w:ascii="Montserrat" w:eastAsia="Montserrat" w:hAnsi="Montserrat" w:cs="Montserrat"/>
          <w:color w:val="000000" w:themeColor="text1"/>
          <w:sz w:val="18"/>
          <w:szCs w:val="18"/>
        </w:rPr>
      </w:pPr>
      <w:del w:id="2726" w:author="Mehta, Hemini" w:date="2026-03-18T14:24:00Z" w16du:dateUtc="2026-03-18T14:24:06Z">
        <w:r w:rsidRPr="00CB317A">
          <w:rPr>
            <w:rFonts w:ascii="Montserrat" w:eastAsia="Montserrat" w:hAnsi="Montserrat" w:cs="Montserrat"/>
            <w:color w:val="000000" w:themeColor="text1"/>
            <w:sz w:val="18"/>
            <w:szCs w:val="18"/>
            <w:highlight w:val="yellow"/>
          </w:rPr>
          <w:delText>Frequency and severity of downtime incidents.</w:delText>
        </w:r>
      </w:del>
    </w:p>
    <w:p w14:paraId="084517F3" w14:textId="77777777" w:rsidR="00974151" w:rsidRPr="002C6C11" w:rsidRDefault="00974151" w:rsidP="00974151">
      <w:pPr>
        <w:pStyle w:val="NormalWeb"/>
        <w:spacing w:before="240" w:beforeAutospacing="0" w:after="240" w:afterAutospacing="0"/>
        <w:rPr>
          <w:del w:id="2727" w:author="Mehta, Hemini" w:date="2026-03-18T14:24:00Z" w16du:dateUtc="2026-03-18T14:24:06Z"/>
          <w:rFonts w:ascii="Montserrat" w:eastAsia="Montserrat" w:hAnsi="Montserrat" w:cs="Montserrat"/>
          <w:color w:val="000000" w:themeColor="text1"/>
          <w:sz w:val="18"/>
          <w:szCs w:val="18"/>
        </w:rPr>
      </w:pPr>
      <w:del w:id="2728" w:author="Mehta, Hemini" w:date="2026-03-18T14:24:00Z" w16du:dateUtc="2026-03-18T14:24:06Z">
        <w:r w:rsidRPr="00CB317A">
          <w:rPr>
            <w:rFonts w:ascii="Montserrat" w:eastAsia="Montserrat" w:hAnsi="Montserrat" w:cs="Montserrat"/>
            <w:b/>
            <w:bCs/>
            <w:color w:val="000000" w:themeColor="text1"/>
            <w:sz w:val="18"/>
            <w:szCs w:val="18"/>
            <w:highlight w:val="yellow"/>
          </w:rPr>
          <w:delText>Expectations</w:delText>
        </w:r>
      </w:del>
    </w:p>
    <w:p w14:paraId="5DB487E3" w14:textId="77777777" w:rsidR="00974151" w:rsidRPr="002C6C11" w:rsidRDefault="00974151" w:rsidP="00974151">
      <w:pPr>
        <w:pStyle w:val="NormalWeb"/>
        <w:numPr>
          <w:ilvl w:val="0"/>
          <w:numId w:val="75"/>
        </w:numPr>
        <w:spacing w:before="240" w:beforeAutospacing="0" w:after="0" w:afterAutospacing="0"/>
        <w:rPr>
          <w:del w:id="2729" w:author="Mehta, Hemini" w:date="2026-03-18T14:24:00Z" w16du:dateUtc="2026-03-18T14:24:06Z"/>
          <w:rFonts w:ascii="Montserrat" w:eastAsia="Montserrat" w:hAnsi="Montserrat" w:cs="Montserrat"/>
          <w:color w:val="000000" w:themeColor="text1"/>
          <w:sz w:val="18"/>
          <w:szCs w:val="18"/>
        </w:rPr>
      </w:pPr>
      <w:del w:id="2730" w:author="Mehta, Hemini" w:date="2026-03-18T14:24:00Z" w16du:dateUtc="2026-03-18T14:24:06Z">
        <w:r w:rsidRPr="00CB317A">
          <w:rPr>
            <w:rFonts w:ascii="Montserrat" w:eastAsia="Montserrat" w:hAnsi="Montserrat" w:cs="Montserrat"/>
            <w:color w:val="000000" w:themeColor="text1"/>
            <w:sz w:val="18"/>
            <w:szCs w:val="18"/>
            <w:highlight w:val="yellow"/>
          </w:rPr>
          <w:delText>Resilient methods (e.g., with redundancy or failover) will show fewer and shorter downtime events.</w:delText>
        </w:r>
      </w:del>
    </w:p>
    <w:p w14:paraId="063C6754" w14:textId="77777777" w:rsidR="00974151" w:rsidRPr="000A1290" w:rsidRDefault="3E5B9206" w:rsidP="00974151">
      <w:pPr>
        <w:pStyle w:val="Heading3"/>
      </w:pPr>
      <w:bookmarkStart w:id="2731" w:name="_Toc363394237"/>
      <w:r>
        <w:t>Scenario A.3: Measure uptime under simulated high concurrency</w:t>
      </w:r>
      <w:bookmarkEnd w:id="2731"/>
    </w:p>
    <w:p w14:paraId="5654A867" w14:textId="77777777" w:rsidR="00974151" w:rsidRPr="00481738" w:rsidRDefault="00974151" w:rsidP="00974151">
      <w:pPr>
        <w:pStyle w:val="NormalWeb"/>
        <w:spacing w:beforeAutospacing="0" w:after="0" w:afterAutospacing="0"/>
        <w:rPr>
          <w:rFonts w:ascii="Montserrat" w:eastAsia="Montserrat" w:hAnsi="Montserrat" w:cs="Montserrat"/>
          <w:color w:val="000000" w:themeColor="text1"/>
          <w:sz w:val="18"/>
          <w:szCs w:val="18"/>
        </w:rPr>
      </w:pPr>
    </w:p>
    <w:p w14:paraId="08CD5BAD" w14:textId="4833FD10" w:rsidR="00974151" w:rsidRPr="002C6C11" w:rsidRDefault="00974151" w:rsidP="2618C7F4">
      <w:pPr>
        <w:pStyle w:val="NormalWeb"/>
        <w:spacing w:beforeAutospacing="0" w:after="0" w:afterAutospacing="0"/>
        <w:rPr>
          <w:rFonts w:ascii="Montserrat" w:eastAsia="Montserrat" w:hAnsi="Montserrat" w:cs="Montserrat"/>
          <w:color w:val="000000" w:themeColor="text1"/>
          <w:sz w:val="18"/>
          <w:szCs w:val="18"/>
        </w:rPr>
      </w:pPr>
      <w:r w:rsidRPr="2618C7F4">
        <w:rPr>
          <w:rFonts w:ascii="Montserrat" w:eastAsia="Montserrat" w:hAnsi="Montserrat" w:cs="Montserrat"/>
          <w:b/>
          <w:bCs/>
          <w:color w:val="000000" w:themeColor="text1"/>
          <w:sz w:val="18"/>
          <w:szCs w:val="18"/>
        </w:rPr>
        <w:t>KVIs</w:t>
      </w:r>
      <w:r w:rsidRPr="2618C7F4">
        <w:rPr>
          <w:rFonts w:ascii="Montserrat" w:eastAsia="Montserrat" w:hAnsi="Montserrat" w:cs="Montserrat"/>
          <w:color w:val="000000" w:themeColor="text1"/>
          <w:sz w:val="18"/>
          <w:szCs w:val="18"/>
        </w:rPr>
        <w:t>: Quality, Sca</w:t>
      </w:r>
      <w:ins w:id="2732" w:author="Mehta, Hemini" w:date="2026-03-23T12:11:00Z" w16du:dateUtc="2026-03-23T12:11:53Z">
        <w:r w:rsidR="7B3838DA" w:rsidRPr="2618C7F4">
          <w:rPr>
            <w:rFonts w:ascii="Montserrat" w:eastAsia="Montserrat" w:hAnsi="Montserrat" w:cs="Montserrat"/>
            <w:color w:val="000000" w:themeColor="text1"/>
            <w:sz w:val="18"/>
            <w:szCs w:val="18"/>
          </w:rPr>
          <w:t>la</w:t>
        </w:r>
      </w:ins>
      <w:r w:rsidRPr="2618C7F4">
        <w:rPr>
          <w:rFonts w:ascii="Montserrat" w:eastAsia="Montserrat" w:hAnsi="Montserrat" w:cs="Montserrat"/>
          <w:color w:val="000000" w:themeColor="text1"/>
          <w:sz w:val="18"/>
          <w:szCs w:val="18"/>
        </w:rPr>
        <w:t>bility</w:t>
      </w:r>
    </w:p>
    <w:p w14:paraId="4942B0AC"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Availability (Uptime %)</w:t>
      </w:r>
    </w:p>
    <w:p w14:paraId="1E809280"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4580EE13" w14:textId="77777777" w:rsidR="00974151" w:rsidRPr="002C6C11" w:rsidRDefault="00974151" w:rsidP="00481738">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7E3A23DE" w14:textId="77777777" w:rsidR="00974151" w:rsidRPr="002C6C11" w:rsidRDefault="00974151" w:rsidP="00481738">
      <w:pPr>
        <w:pStyle w:val="NormalWeb"/>
        <w:numPr>
          <w:ilvl w:val="0"/>
          <w:numId w:val="74"/>
        </w:numPr>
        <w:spacing w:before="120" w:beforeAutospacing="0" w:after="240" w:afterAutospacing="0"/>
        <w:ind w:left="714" w:hanging="357"/>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Stress test scenarios with simulated user loads (e.g., 10k, 50k, 100k concurrent users).</w:t>
      </w:r>
      <w:r w:rsidRPr="002C6C11">
        <w:rPr>
          <w:rFonts w:ascii="Montserrat" w:hAnsi="Montserrat"/>
        </w:rPr>
        <w:br/>
      </w:r>
      <w:r w:rsidRPr="00CB317A">
        <w:rPr>
          <w:rFonts w:ascii="Montserrat" w:eastAsia="Montserrat" w:hAnsi="Montserrat" w:cs="Montserrat"/>
          <w:color w:val="000000" w:themeColor="text1"/>
          <w:sz w:val="18"/>
          <w:szCs w:val="18"/>
        </w:rPr>
        <w:t>Monitoring of service uptime during tests.</w:t>
      </w:r>
    </w:p>
    <w:p w14:paraId="177EFB1B" w14:textId="77777777" w:rsidR="00974151" w:rsidRPr="002C6C11" w:rsidRDefault="00974151" w:rsidP="00481738">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7D73ED3B" w14:textId="77777777" w:rsidR="00974151" w:rsidRPr="002C6C11" w:rsidRDefault="00974151" w:rsidP="00481738">
      <w:pPr>
        <w:pStyle w:val="NormalWeb"/>
        <w:numPr>
          <w:ilvl w:val="0"/>
          <w:numId w:val="73"/>
        </w:numPr>
        <w:spacing w:before="120" w:beforeAutospacing="0" w:after="24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Uptime percentage maintained at different concurrency levels.</w:t>
      </w:r>
    </w:p>
    <w:p w14:paraId="6360FA00" w14:textId="77777777" w:rsidR="00974151" w:rsidRPr="002C6C11" w:rsidRDefault="00974151" w:rsidP="00974151">
      <w:pPr>
        <w:pStyle w:val="NormalWeb"/>
        <w:numPr>
          <w:ilvl w:val="0"/>
          <w:numId w:val="73"/>
        </w:numPr>
        <w:spacing w:beforeAutospacing="0" w:after="240" w:afterAutospacing="0"/>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Identification of scaling thresholds where uptime is degraded.</w:t>
      </w:r>
    </w:p>
    <w:p w14:paraId="1A63BEB9" w14:textId="77777777" w:rsidR="00974151" w:rsidRPr="002C6C11" w:rsidRDefault="00974151" w:rsidP="00481738">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7F98882F" w14:textId="77777777" w:rsidR="00974151" w:rsidRPr="002C6C11" w:rsidRDefault="00974151" w:rsidP="00481738">
      <w:pPr>
        <w:pStyle w:val="NormalWeb"/>
        <w:numPr>
          <w:ilvl w:val="0"/>
          <w:numId w:val="72"/>
        </w:numPr>
        <w:spacing w:before="120" w:beforeAutospacing="0" w:after="24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Scalable methods should maintain near-100% uptime under high concurrency.</w:t>
      </w:r>
    </w:p>
    <w:p w14:paraId="19AD7022" w14:textId="77777777" w:rsidR="00974151" w:rsidRPr="002C6C11" w:rsidRDefault="00974151" w:rsidP="00974151">
      <w:pPr>
        <w:pStyle w:val="NormalWeb"/>
        <w:numPr>
          <w:ilvl w:val="0"/>
          <w:numId w:val="72"/>
        </w:numPr>
        <w:spacing w:beforeAutospacing="0" w:after="240" w:afterAutospacing="0"/>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Bottlenecks in centralized methods may cause partial or total outages at peak load.</w:t>
      </w:r>
    </w:p>
    <w:p w14:paraId="2DB381F9" w14:textId="414C2544" w:rsidR="00974151" w:rsidRPr="00CB317A" w:rsidRDefault="68C0ADAF" w:rsidP="00974151">
      <w:pPr>
        <w:widowControl/>
        <w:rPr>
          <w:ins w:id="2733" w:author="Mehta, Hemini" w:date="2026-03-23T12:12:00Z" w16du:dateUtc="2026-03-23T12:12:33Z"/>
          <w:rFonts w:ascii="Montserrat" w:eastAsia="Montserrat" w:hAnsi="Montserrat" w:cs="Montserrat"/>
          <w:color w:val="595959" w:themeColor="text1" w:themeTint="A6"/>
          <w:sz w:val="18"/>
          <w:szCs w:val="18"/>
        </w:rPr>
      </w:pPr>
      <w:ins w:id="2734" w:author="Mehta, Hemini" w:date="2026-03-23T12:12:00Z" w16du:dateUtc="2026-03-23T12:12:32Z">
        <w:r w:rsidRPr="2618C7F4">
          <w:rPr>
            <w:rFonts w:ascii="Montserrat" w:eastAsia="Montserrat" w:hAnsi="Montserrat" w:cs="Montserrat"/>
            <w:color w:val="595959" w:themeColor="text1" w:themeTint="A6"/>
            <w:sz w:val="18"/>
            <w:szCs w:val="18"/>
          </w:rPr>
          <w:t>We do not have</w:t>
        </w:r>
      </w:ins>
      <w:ins w:id="2735" w:author="Mehta, Hemini" w:date="2026-03-24T11:25:00Z" w16du:dateUtc="2026-03-24T11:25:28Z">
        <w:r w:rsidR="073B1801" w:rsidRPr="2618C7F4">
          <w:rPr>
            <w:rFonts w:ascii="Montserrat" w:eastAsia="Montserrat" w:hAnsi="Montserrat" w:cs="Montserrat"/>
            <w:color w:val="595959" w:themeColor="text1" w:themeTint="A6"/>
            <w:sz w:val="18"/>
            <w:szCs w:val="18"/>
          </w:rPr>
          <w:t xml:space="preserve"> the</w:t>
        </w:r>
      </w:ins>
      <w:ins w:id="2736" w:author="Mehta, Hemini" w:date="2026-03-23T12:12:00Z" w16du:dateUtc="2026-03-23T12:12:32Z">
        <w:r w:rsidRPr="2618C7F4">
          <w:rPr>
            <w:rFonts w:ascii="Montserrat" w:eastAsia="Montserrat" w:hAnsi="Montserrat" w:cs="Montserrat"/>
            <w:color w:val="595959" w:themeColor="text1" w:themeTint="A6"/>
            <w:sz w:val="18"/>
            <w:szCs w:val="18"/>
          </w:rPr>
          <w:t xml:space="preserve"> scalability</w:t>
        </w:r>
      </w:ins>
      <w:ins w:id="2737" w:author="Mehta, Hemini" w:date="2026-03-24T11:26:00Z" w16du:dateUtc="2026-03-24T11:26:15Z">
        <w:r w:rsidR="242F0563" w:rsidRPr="2618C7F4">
          <w:rPr>
            <w:rFonts w:ascii="Montserrat" w:eastAsia="Montserrat" w:hAnsi="Montserrat" w:cs="Montserrat"/>
            <w:color w:val="595959" w:themeColor="text1" w:themeTint="A6"/>
            <w:sz w:val="18"/>
            <w:szCs w:val="18"/>
          </w:rPr>
          <w:t xml:space="preserve">, </w:t>
        </w:r>
      </w:ins>
      <w:ins w:id="2738" w:author="Mehta, Hemini" w:date="2026-03-23T12:12:00Z" w16du:dateUtc="2026-03-23T12:12:32Z">
        <w:r w:rsidRPr="2618C7F4">
          <w:rPr>
            <w:rFonts w:ascii="Montserrat" w:eastAsia="Montserrat" w:hAnsi="Montserrat" w:cs="Montserrat"/>
            <w:color w:val="595959" w:themeColor="text1" w:themeTint="A6"/>
            <w:sz w:val="18"/>
            <w:szCs w:val="18"/>
          </w:rPr>
          <w:t>n</w:t>
        </w:r>
      </w:ins>
      <w:ins w:id="2739" w:author="Mehta, Hemini" w:date="2026-03-24T11:25:00Z" w16du:dateUtc="2026-03-24T11:25:38Z">
        <w:r w:rsidR="698DE733" w:rsidRPr="2618C7F4">
          <w:rPr>
            <w:rFonts w:ascii="Montserrat" w:eastAsia="Montserrat" w:hAnsi="Montserrat" w:cs="Montserrat"/>
            <w:color w:val="595959" w:themeColor="text1" w:themeTint="A6"/>
            <w:sz w:val="18"/>
            <w:szCs w:val="18"/>
          </w:rPr>
          <w:t xml:space="preserve">umber of </w:t>
        </w:r>
      </w:ins>
      <w:ins w:id="2740" w:author="Mehta, Hemini" w:date="2026-03-23T12:12:00Z" w16du:dateUtc="2026-03-23T12:12:32Z">
        <w:r w:rsidRPr="2618C7F4">
          <w:rPr>
            <w:rFonts w:ascii="Montserrat" w:eastAsia="Montserrat" w:hAnsi="Montserrat" w:cs="Montserrat"/>
            <w:color w:val="595959" w:themeColor="text1" w:themeTint="A6"/>
            <w:sz w:val="18"/>
            <w:szCs w:val="18"/>
          </w:rPr>
          <w:t>users in 5G Emerge</w:t>
        </w:r>
      </w:ins>
      <w:ins w:id="2741" w:author="Mehta, Hemini" w:date="2026-03-24T11:25:00Z" w16du:dateUtc="2026-03-24T11:25:58Z">
        <w:r w:rsidR="62359424" w:rsidRPr="2618C7F4">
          <w:rPr>
            <w:rFonts w:ascii="Montserrat" w:eastAsia="Montserrat" w:hAnsi="Montserrat" w:cs="Montserrat"/>
            <w:color w:val="595959" w:themeColor="text1" w:themeTint="A6"/>
            <w:sz w:val="18"/>
            <w:szCs w:val="18"/>
          </w:rPr>
          <w:t xml:space="preserve"> that would produce tangible test results.</w:t>
        </w:r>
      </w:ins>
    </w:p>
    <w:p w14:paraId="6479E663" w14:textId="381BC84C" w:rsidR="2618C7F4" w:rsidRDefault="2618C7F4" w:rsidP="2618C7F4">
      <w:pPr>
        <w:widowControl/>
        <w:rPr>
          <w:rFonts w:ascii="Montserrat" w:eastAsia="Montserrat" w:hAnsi="Montserrat" w:cs="Montserrat"/>
          <w:color w:val="595959" w:themeColor="text1" w:themeTint="A6"/>
          <w:sz w:val="18"/>
          <w:szCs w:val="18"/>
        </w:rPr>
      </w:pPr>
    </w:p>
    <w:p w14:paraId="5A8DFB15" w14:textId="77777777" w:rsidR="00974151" w:rsidRPr="000A1290" w:rsidRDefault="3E5B9206" w:rsidP="00974151">
      <w:pPr>
        <w:pStyle w:val="Heading3"/>
      </w:pPr>
      <w:bookmarkStart w:id="2742" w:name="_Toc1765778809"/>
      <w:r>
        <w:t>Scenario A.4: Calculate costs of downtime incidents</w:t>
      </w:r>
      <w:bookmarkEnd w:id="2742"/>
    </w:p>
    <w:p w14:paraId="13E6355D"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0199F75F"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0AB3AF0A"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Availability (Uptime %)</w:t>
      </w:r>
    </w:p>
    <w:p w14:paraId="2A4EB69A"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28BFF81E" w14:textId="77777777" w:rsidR="00974151" w:rsidRPr="002C6C11" w:rsidRDefault="00974151" w:rsidP="00481738">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679E61A3" w14:textId="77777777" w:rsidR="00974151" w:rsidRPr="002C6C11" w:rsidRDefault="00974151" w:rsidP="00974151">
      <w:pPr>
        <w:pStyle w:val="NormalWeb"/>
        <w:numPr>
          <w:ilvl w:val="0"/>
          <w:numId w:val="71"/>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Downtime event logs including duration and affected user count.</w:t>
      </w:r>
    </w:p>
    <w:p w14:paraId="42149E64" w14:textId="77777777" w:rsidR="00974151" w:rsidRPr="002C6C11" w:rsidRDefault="00974151" w:rsidP="00974151">
      <w:pPr>
        <w:pStyle w:val="NormalWeb"/>
        <w:numPr>
          <w:ilvl w:val="0"/>
          <w:numId w:val="71"/>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Resource usage and recovery costs (e.g., server resets, re-streams).</w:t>
      </w:r>
    </w:p>
    <w:p w14:paraId="2C0D4157" w14:textId="77777777" w:rsidR="00974151" w:rsidRPr="002C6C11" w:rsidRDefault="00974151" w:rsidP="00481738">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1390665F" w14:textId="77777777" w:rsidR="00974151" w:rsidRPr="002C6C11" w:rsidRDefault="00974151" w:rsidP="00974151">
      <w:pPr>
        <w:pStyle w:val="NormalWeb"/>
        <w:numPr>
          <w:ilvl w:val="0"/>
          <w:numId w:val="70"/>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Estimated cost per downtime incident (e.g., wasted energy, lost data delivery).</w:t>
      </w:r>
    </w:p>
    <w:p w14:paraId="25B41418" w14:textId="77777777" w:rsidR="00974151" w:rsidRPr="002C6C11" w:rsidRDefault="00974151" w:rsidP="00974151">
      <w:pPr>
        <w:pStyle w:val="NormalWeb"/>
        <w:numPr>
          <w:ilvl w:val="0"/>
          <w:numId w:val="70"/>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Aggregate downtime-related costs per distribution method.</w:t>
      </w:r>
    </w:p>
    <w:p w14:paraId="08739E6F" w14:textId="77777777" w:rsidR="00974151" w:rsidRPr="002C6C11" w:rsidRDefault="00974151" w:rsidP="00481738">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5691C743" w14:textId="77777777" w:rsidR="00974151" w:rsidRPr="002C6C11" w:rsidRDefault="00974151" w:rsidP="00974151">
      <w:pPr>
        <w:pStyle w:val="NormalWeb"/>
        <w:numPr>
          <w:ilvl w:val="0"/>
          <w:numId w:val="69"/>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Methods with frequent or prolonged downtime will generate higher operational costs.</w:t>
      </w:r>
    </w:p>
    <w:p w14:paraId="2AEA6BF2" w14:textId="426A2D93" w:rsidR="00974151" w:rsidRDefault="00974151" w:rsidP="2618C7F4">
      <w:pPr>
        <w:pStyle w:val="NormalWeb"/>
        <w:numPr>
          <w:ilvl w:val="0"/>
          <w:numId w:val="69"/>
        </w:numPr>
        <w:spacing w:beforeAutospacing="0" w:after="240" w:afterAutospacing="0"/>
        <w:rPr>
          <w:ins w:id="2743" w:author="Mehta, Hemini" w:date="2026-03-23T12:13:00Z" w16du:dateUtc="2026-03-23T12:13:01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More resilient methods will reduce cost impact by minimizing outages.</w:t>
      </w:r>
    </w:p>
    <w:p w14:paraId="34D22101" w14:textId="37DCEAFF" w:rsidR="3CF3784C" w:rsidRDefault="3CF3784C" w:rsidP="00481738">
      <w:pPr>
        <w:pStyle w:val="NormalWeb"/>
        <w:spacing w:beforeAutospacing="0" w:after="0" w:afterAutospacing="0"/>
        <w:rPr>
          <w:rFonts w:ascii="Montserrat" w:eastAsia="Montserrat" w:hAnsi="Montserrat" w:cs="Montserrat"/>
          <w:color w:val="000000" w:themeColor="text1"/>
          <w:sz w:val="18"/>
          <w:szCs w:val="18"/>
        </w:rPr>
      </w:pPr>
      <w:ins w:id="2744" w:author="Mehta, Hemini" w:date="2026-03-23T12:13:00Z" w16du:dateUtc="2026-03-23T12:13:30Z">
        <w:r w:rsidRPr="2618C7F4">
          <w:rPr>
            <w:rFonts w:ascii="Montserrat" w:eastAsia="Montserrat" w:hAnsi="Montserrat" w:cs="Montserrat"/>
            <w:color w:val="000000" w:themeColor="text1"/>
            <w:sz w:val="18"/>
            <w:szCs w:val="18"/>
          </w:rPr>
          <w:t xml:space="preserve">We do not have “real” users and not all components </w:t>
        </w:r>
      </w:ins>
      <w:ins w:id="2745" w:author="Mehta, Hemini" w:date="2026-03-24T11:26:00Z" w16du:dateUtc="2026-03-24T11:26:51Z">
        <w:r w:rsidR="1F89EF24" w:rsidRPr="2618C7F4">
          <w:rPr>
            <w:rFonts w:ascii="Montserrat" w:eastAsia="Montserrat" w:hAnsi="Montserrat" w:cs="Montserrat"/>
            <w:color w:val="000000" w:themeColor="text1"/>
            <w:sz w:val="18"/>
            <w:szCs w:val="18"/>
          </w:rPr>
          <w:t xml:space="preserve">used </w:t>
        </w:r>
      </w:ins>
      <w:ins w:id="2746" w:author="Mehta, Hemini" w:date="2026-03-23T12:13:00Z" w16du:dateUtc="2026-03-23T12:13:30Z">
        <w:r w:rsidRPr="2618C7F4">
          <w:rPr>
            <w:rFonts w:ascii="Montserrat" w:eastAsia="Montserrat" w:hAnsi="Montserrat" w:cs="Montserrat"/>
            <w:color w:val="000000" w:themeColor="text1"/>
            <w:sz w:val="18"/>
            <w:szCs w:val="18"/>
          </w:rPr>
          <w:t>are production</w:t>
        </w:r>
      </w:ins>
      <w:ins w:id="2747" w:author="Mehta, Hemini" w:date="2026-03-24T11:27:00Z" w16du:dateUtc="2026-03-24T11:27:01Z">
        <w:r w:rsidR="5E6D5C85" w:rsidRPr="2618C7F4">
          <w:rPr>
            <w:rFonts w:ascii="Montserrat" w:eastAsia="Montserrat" w:hAnsi="Montserrat" w:cs="Montserrat"/>
            <w:color w:val="000000" w:themeColor="text1"/>
            <w:sz w:val="18"/>
            <w:szCs w:val="18"/>
          </w:rPr>
          <w:t>.</w:t>
        </w:r>
      </w:ins>
    </w:p>
    <w:p w14:paraId="6CEFA31A" w14:textId="77777777" w:rsidR="00974151" w:rsidRPr="00CB317A" w:rsidRDefault="00974151" w:rsidP="00974151">
      <w:pPr>
        <w:widowControl/>
        <w:rPr>
          <w:rFonts w:ascii="Montserrat" w:eastAsia="Montserrat" w:hAnsi="Montserrat" w:cs="Montserrat"/>
          <w:color w:val="595959" w:themeColor="text1" w:themeTint="A6"/>
          <w:sz w:val="18"/>
          <w:szCs w:val="18"/>
        </w:rPr>
      </w:pPr>
    </w:p>
    <w:p w14:paraId="4050FDA1" w14:textId="77777777" w:rsidR="00974151" w:rsidRPr="000A1290" w:rsidRDefault="3E5B9206" w:rsidP="00974151">
      <w:pPr>
        <w:pStyle w:val="Heading3"/>
      </w:pPr>
      <w:bookmarkStart w:id="2748" w:name="_Toc221989454"/>
      <w:r>
        <w:t>Scenario B.1: Test resilience to sudden spikes (flash crowd scenarios)</w:t>
      </w:r>
      <w:bookmarkEnd w:id="2748"/>
    </w:p>
    <w:p w14:paraId="7E1ED397"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7FA83A58"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Resilience</w:t>
      </w:r>
    </w:p>
    <w:p w14:paraId="73D330C9"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Load Distribution Performance</w:t>
      </w:r>
    </w:p>
    <w:p w14:paraId="080381BD"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0994E6BC"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3064812E" w14:textId="77777777" w:rsidR="00974151" w:rsidRPr="002C6C11" w:rsidRDefault="00974151" w:rsidP="00974151">
      <w:pPr>
        <w:pStyle w:val="NormalWeb"/>
        <w:numPr>
          <w:ilvl w:val="0"/>
          <w:numId w:val="68"/>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Simulated flash crowd events (sudden spikes in concurrent requests).</w:t>
      </w:r>
    </w:p>
    <w:p w14:paraId="1ABC951C" w14:textId="77777777" w:rsidR="00974151" w:rsidRPr="002C6C11" w:rsidRDefault="00974151" w:rsidP="00974151">
      <w:pPr>
        <w:pStyle w:val="NormalWeb"/>
        <w:numPr>
          <w:ilvl w:val="0"/>
          <w:numId w:val="68"/>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Performance metrics during and after the spike.</w:t>
      </w:r>
    </w:p>
    <w:p w14:paraId="4FB10D04"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564D34FC" w14:textId="77777777" w:rsidR="00974151" w:rsidRPr="002C6C11" w:rsidRDefault="00974151" w:rsidP="00974151">
      <w:pPr>
        <w:pStyle w:val="NormalWeb"/>
        <w:numPr>
          <w:ilvl w:val="0"/>
          <w:numId w:val="67"/>
        </w:numPr>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Stability of delivery under flash crowd conditions.</w:t>
      </w:r>
      <w:r w:rsidRPr="002C6C11">
        <w:rPr>
          <w:rFonts w:ascii="Montserrat" w:hAnsi="Montserrat"/>
        </w:rPr>
        <w:br/>
      </w:r>
      <w:r w:rsidRPr="00CB317A">
        <w:rPr>
          <w:rFonts w:ascii="Montserrat" w:eastAsia="Montserrat" w:hAnsi="Montserrat" w:cs="Montserrat"/>
          <w:color w:val="000000" w:themeColor="text1"/>
          <w:sz w:val="18"/>
          <w:szCs w:val="18"/>
        </w:rPr>
        <w:t>Error rates, buffering, and session continuity outcomes.</w:t>
      </w:r>
    </w:p>
    <w:p w14:paraId="6AF67BEA"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0CFCAE15" w14:textId="77777777" w:rsidR="00974151" w:rsidRPr="002C6C11" w:rsidRDefault="00974151" w:rsidP="00974151">
      <w:pPr>
        <w:pStyle w:val="NormalWeb"/>
        <w:numPr>
          <w:ilvl w:val="0"/>
          <w:numId w:val="66"/>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Methods with adaptive load balancing (e.g., Edge caching, etc.) will handle sudden spikes better.</w:t>
      </w:r>
    </w:p>
    <w:p w14:paraId="245E73AC" w14:textId="516432DD" w:rsidR="00974151" w:rsidRDefault="00974151" w:rsidP="2618C7F4">
      <w:pPr>
        <w:pStyle w:val="NormalWeb"/>
        <w:numPr>
          <w:ilvl w:val="0"/>
          <w:numId w:val="66"/>
        </w:numPr>
        <w:spacing w:beforeAutospacing="0" w:after="240" w:afterAutospacing="0"/>
        <w:rPr>
          <w:ins w:id="2749" w:author="Mehta, Hemini" w:date="2026-03-23T12:13:00Z" w16du:dateUtc="2026-03-23T12:13:55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Centralized methods may show failures or degraded performance.</w:t>
      </w:r>
    </w:p>
    <w:p w14:paraId="44787BE6" w14:textId="30B306E6" w:rsidR="02E1A9FF" w:rsidRDefault="02E1A9FF" w:rsidP="2618C7F4">
      <w:pPr>
        <w:pStyle w:val="NormalWeb"/>
        <w:spacing w:beforeAutospacing="0" w:after="240" w:afterAutospacing="0"/>
        <w:rPr>
          <w:rFonts w:ascii="Montserrat" w:eastAsia="Montserrat" w:hAnsi="Montserrat" w:cs="Montserrat"/>
          <w:color w:val="000000" w:themeColor="text1"/>
          <w:sz w:val="18"/>
          <w:szCs w:val="18"/>
        </w:rPr>
      </w:pPr>
      <w:ins w:id="2750" w:author="Mehta, Hemini" w:date="2026-03-23T12:13:00Z" w16du:dateUtc="2026-03-23T12:13:58Z">
        <w:r w:rsidRPr="2618C7F4">
          <w:rPr>
            <w:rFonts w:ascii="Montserrat" w:eastAsia="Montserrat" w:hAnsi="Montserrat" w:cs="Montserrat"/>
            <w:color w:val="000000" w:themeColor="text1"/>
            <w:sz w:val="18"/>
            <w:szCs w:val="18"/>
          </w:rPr>
          <w:t xml:space="preserve">We cannot test </w:t>
        </w:r>
      </w:ins>
      <w:ins w:id="2751" w:author="Mehta, Hemini" w:date="2026-03-23T12:14:00Z" w16du:dateUtc="2026-03-23T12:14:25Z">
        <w:r w:rsidRPr="2618C7F4">
          <w:rPr>
            <w:rFonts w:ascii="Montserrat" w:eastAsia="Montserrat" w:hAnsi="Montserrat" w:cs="Montserrat"/>
            <w:color w:val="000000" w:themeColor="text1"/>
            <w:sz w:val="18"/>
            <w:szCs w:val="18"/>
          </w:rPr>
          <w:t>sudden spikes as we are not production ready and do not have scalable features.</w:t>
        </w:r>
      </w:ins>
    </w:p>
    <w:p w14:paraId="59EC1B9A" w14:textId="77777777" w:rsidR="00974151" w:rsidRPr="00CB317A" w:rsidRDefault="00974151" w:rsidP="00974151">
      <w:pPr>
        <w:widowControl/>
        <w:rPr>
          <w:rFonts w:ascii="Montserrat" w:eastAsia="Montserrat" w:hAnsi="Montserrat" w:cs="Montserrat"/>
          <w:color w:val="000000" w:themeColor="text1"/>
          <w:sz w:val="18"/>
          <w:szCs w:val="18"/>
        </w:rPr>
      </w:pPr>
    </w:p>
    <w:p w14:paraId="51EBC57A" w14:textId="77777777" w:rsidR="00974151" w:rsidRPr="000A1290" w:rsidRDefault="3E5B9206" w:rsidP="00974151">
      <w:pPr>
        <w:pStyle w:val="Heading3"/>
        <w:ind w:left="1418" w:hanging="1418"/>
      </w:pPr>
      <w:bookmarkStart w:id="2752" w:name="_Toc1775716152"/>
      <w:r>
        <w:t>Scenario B.2:</w:t>
      </w:r>
      <w:r w:rsidR="00974151">
        <w:tab/>
      </w:r>
      <w:r>
        <w:t>Measure load balancing efficiency at scale when 2 milions, 5m, 10m, 15m, 20m people are watching</w:t>
      </w:r>
      <w:bookmarkEnd w:id="2752"/>
      <w:r>
        <w:t> </w:t>
      </w:r>
    </w:p>
    <w:p w14:paraId="5D03ADB0"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712B2701"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Scability</w:t>
      </w:r>
    </w:p>
    <w:p w14:paraId="1F844B0D"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Load Distribution Performance</w:t>
      </w:r>
    </w:p>
    <w:p w14:paraId="313FE49A"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7B31A83B"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3B0FD9CB" w14:textId="77777777" w:rsidR="00974151" w:rsidRPr="002C6C11" w:rsidRDefault="00974151" w:rsidP="00974151">
      <w:pPr>
        <w:pStyle w:val="NormalWeb"/>
        <w:numPr>
          <w:ilvl w:val="0"/>
          <w:numId w:val="65"/>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Load testing scenarios simulating 2M–20M concurrent users.</w:t>
      </w:r>
    </w:p>
    <w:p w14:paraId="6A230C0C" w14:textId="77777777" w:rsidR="00974151" w:rsidRPr="002C6C11" w:rsidRDefault="00974151" w:rsidP="00974151">
      <w:pPr>
        <w:pStyle w:val="NormalWeb"/>
        <w:numPr>
          <w:ilvl w:val="0"/>
          <w:numId w:val="65"/>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Logs of server distribution, data routing, and request fulfillment.</w:t>
      </w:r>
    </w:p>
    <w:p w14:paraId="5D921740"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4892EBDC" w14:textId="77777777" w:rsidR="00974151" w:rsidRPr="002C6C11" w:rsidRDefault="00974151" w:rsidP="00974151">
      <w:pPr>
        <w:pStyle w:val="NormalWeb"/>
        <w:numPr>
          <w:ilvl w:val="0"/>
          <w:numId w:val="64"/>
        </w:numPr>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Load distribution efficiency (percentage of requests served without overload).</w:t>
      </w:r>
      <w:r w:rsidRPr="002C6C11">
        <w:rPr>
          <w:rFonts w:ascii="Montserrat" w:hAnsi="Montserrat"/>
        </w:rPr>
        <w:br/>
      </w:r>
      <w:r w:rsidRPr="00CB317A">
        <w:rPr>
          <w:rFonts w:ascii="Montserrat" w:eastAsia="Montserrat" w:hAnsi="Montserrat" w:cs="Montserrat"/>
          <w:color w:val="000000" w:themeColor="text1"/>
          <w:sz w:val="18"/>
          <w:szCs w:val="18"/>
        </w:rPr>
        <w:t>Comparative load management across methods.</w:t>
      </w:r>
    </w:p>
    <w:p w14:paraId="476F2931"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0E8C2794" w14:textId="77777777" w:rsidR="00974151" w:rsidRPr="002C6C11" w:rsidRDefault="00974151" w:rsidP="00974151">
      <w:pPr>
        <w:pStyle w:val="NormalWeb"/>
        <w:numPr>
          <w:ilvl w:val="0"/>
          <w:numId w:val="63"/>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Efficient methods should evenly distribute requests across infrastructure, sustaining performance at scale.</w:t>
      </w:r>
    </w:p>
    <w:p w14:paraId="31D70606" w14:textId="77777777" w:rsidR="00974151" w:rsidRPr="002C6C11" w:rsidRDefault="00974151" w:rsidP="00974151">
      <w:pPr>
        <w:pStyle w:val="NormalWeb"/>
        <w:numPr>
          <w:ilvl w:val="0"/>
          <w:numId w:val="63"/>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Less efficient methods may show overload at higher user levels.</w:t>
      </w:r>
    </w:p>
    <w:p w14:paraId="210EE2EE" w14:textId="3D536D7F" w:rsidR="00974151" w:rsidRDefault="110872D6" w:rsidP="00974151">
      <w:pPr>
        <w:widowControl/>
        <w:rPr>
          <w:rFonts w:ascii="Montserrat" w:eastAsia="Montserrat" w:hAnsi="Montserrat" w:cs="Montserrat"/>
          <w:color w:val="000000" w:themeColor="text1"/>
          <w:sz w:val="18"/>
          <w:szCs w:val="18"/>
        </w:rPr>
      </w:pPr>
      <w:ins w:id="2753" w:author="Mehta, Hemini" w:date="2026-03-23T12:14:00Z" w16du:dateUtc="2026-03-23T12:14:57Z">
        <w:r w:rsidRPr="2618C7F4">
          <w:rPr>
            <w:rFonts w:ascii="Montserrat" w:eastAsia="Montserrat" w:hAnsi="Montserrat" w:cs="Montserrat"/>
            <w:color w:val="000000" w:themeColor="text1"/>
            <w:sz w:val="18"/>
            <w:szCs w:val="18"/>
          </w:rPr>
          <w:t>We cannot scale the system for huge number of users.</w:t>
        </w:r>
      </w:ins>
    </w:p>
    <w:p w14:paraId="53249AA1" w14:textId="77777777" w:rsidR="00974151" w:rsidRDefault="00974151" w:rsidP="00974151">
      <w:pPr>
        <w:widowControl/>
        <w:rPr>
          <w:rFonts w:ascii="Montserrat" w:eastAsia="Montserrat" w:hAnsi="Montserrat" w:cs="Montserrat"/>
          <w:color w:val="000000" w:themeColor="text1"/>
          <w:sz w:val="18"/>
          <w:szCs w:val="18"/>
        </w:rPr>
      </w:pPr>
    </w:p>
    <w:p w14:paraId="3E4CE7FB" w14:textId="77777777" w:rsidR="00974151" w:rsidRPr="00CB317A" w:rsidRDefault="00974151" w:rsidP="00974151">
      <w:pPr>
        <w:widowControl/>
        <w:rPr>
          <w:rFonts w:ascii="Montserrat" w:eastAsia="Montserrat" w:hAnsi="Montserrat" w:cs="Montserrat"/>
          <w:color w:val="000000" w:themeColor="text1"/>
          <w:sz w:val="18"/>
          <w:szCs w:val="18"/>
        </w:rPr>
      </w:pPr>
    </w:p>
    <w:p w14:paraId="276C6BB1" w14:textId="77777777" w:rsidR="00974151" w:rsidRPr="00894A8C" w:rsidRDefault="3E5B9206" w:rsidP="00974151">
      <w:pPr>
        <w:pStyle w:val="Heading3"/>
      </w:pPr>
      <w:bookmarkStart w:id="2754" w:name="_Toc521798138"/>
      <w:r>
        <w:t>Scenario B.3: Test performance &amp; resilience when 2m, 5m, 10m, 15m, 20m people are watching</w:t>
      </w:r>
      <w:bookmarkEnd w:id="2754"/>
    </w:p>
    <w:p w14:paraId="056C212C"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20414D7C"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Security</w:t>
      </w:r>
    </w:p>
    <w:p w14:paraId="04463FE1"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Load Distribution Performance</w:t>
      </w:r>
    </w:p>
    <w:p w14:paraId="160D4633"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164AD37E"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4FA04EC1" w14:textId="77777777" w:rsidR="00974151" w:rsidRPr="002C6C11" w:rsidRDefault="00974151" w:rsidP="00974151">
      <w:pPr>
        <w:pStyle w:val="NormalWeb"/>
        <w:numPr>
          <w:ilvl w:val="0"/>
          <w:numId w:val="62"/>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Simulated user concurrency scenarios (2M–20M).</w:t>
      </w:r>
    </w:p>
    <w:p w14:paraId="53FA34FA" w14:textId="77777777" w:rsidR="00974151" w:rsidRPr="002C6C11" w:rsidRDefault="00974151" w:rsidP="00974151">
      <w:pPr>
        <w:pStyle w:val="NormalWeb"/>
        <w:numPr>
          <w:ilvl w:val="0"/>
          <w:numId w:val="62"/>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Metrics: error rates, buffering, latency, completion rates.</w:t>
      </w:r>
    </w:p>
    <w:p w14:paraId="40CF461E"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6AC1CAEE" w14:textId="77777777" w:rsidR="00974151" w:rsidRPr="002C6C11" w:rsidRDefault="00974151" w:rsidP="00974151">
      <w:pPr>
        <w:pStyle w:val="NormalWeb"/>
        <w:numPr>
          <w:ilvl w:val="0"/>
          <w:numId w:val="61"/>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Performance profiles of distribution methods under extreme scale.</w:t>
      </w:r>
    </w:p>
    <w:p w14:paraId="27930B17" w14:textId="77777777" w:rsidR="00974151" w:rsidRPr="002C6C11" w:rsidRDefault="00974151" w:rsidP="00974151">
      <w:pPr>
        <w:pStyle w:val="NormalWeb"/>
        <w:numPr>
          <w:ilvl w:val="0"/>
          <w:numId w:val="61"/>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resilience benchmarks.</w:t>
      </w:r>
    </w:p>
    <w:p w14:paraId="4F1D4A25"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31B250A6" w14:textId="77777777" w:rsidR="00974151" w:rsidRPr="002C6C11" w:rsidRDefault="00974151" w:rsidP="00974151">
      <w:pPr>
        <w:pStyle w:val="NormalWeb"/>
        <w:numPr>
          <w:ilvl w:val="0"/>
          <w:numId w:val="60"/>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Scalable, distributed methods (CDN, Edge) should maintain performance with high resilience.</w:t>
      </w:r>
    </w:p>
    <w:p w14:paraId="20CCB6AA" w14:textId="77777777" w:rsidR="00974151" w:rsidRPr="002C6C11" w:rsidRDefault="00974151" w:rsidP="00974151">
      <w:pPr>
        <w:pStyle w:val="NormalWeb"/>
        <w:numPr>
          <w:ilvl w:val="0"/>
          <w:numId w:val="60"/>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Centralized or less optimized methods may fail progressively with load.</w:t>
      </w:r>
    </w:p>
    <w:p w14:paraId="688860BC" w14:textId="490D501A" w:rsidR="00974151" w:rsidRPr="002C6C11" w:rsidRDefault="35F11AB2">
      <w:pPr>
        <w:pStyle w:val="NormalWeb"/>
        <w:spacing w:beforeAutospacing="0" w:after="240" w:afterAutospacing="0"/>
        <w:rPr>
          <w:rFonts w:ascii="Montserrat" w:eastAsia="Montserrat" w:hAnsi="Montserrat" w:cs="Montserrat"/>
          <w:color w:val="000000" w:themeColor="text1"/>
          <w:sz w:val="18"/>
          <w:szCs w:val="18"/>
        </w:rPr>
        <w:pPrChange w:id="2755" w:author="Mehta, Hemini" w:date="2026-03-23T12:15:00Z">
          <w:pPr>
            <w:pStyle w:val="NormalWeb"/>
            <w:spacing w:beforeAutospacing="0" w:after="240" w:afterAutospacing="0"/>
            <w:ind w:left="720"/>
          </w:pPr>
        </w:pPrChange>
      </w:pPr>
      <w:ins w:id="2756" w:author="Mehta, Hemini" w:date="2026-03-24T11:27:00Z" w16du:dateUtc="2026-03-24T11:27:26Z">
        <w:r w:rsidRPr="2618C7F4">
          <w:rPr>
            <w:rFonts w:ascii="Montserrat" w:eastAsia="Montserrat" w:hAnsi="Montserrat" w:cs="Montserrat"/>
            <w:color w:val="000000" w:themeColor="text1"/>
            <w:sz w:val="18"/>
            <w:szCs w:val="18"/>
          </w:rPr>
          <w:t xml:space="preserve">We </w:t>
        </w:r>
      </w:ins>
      <w:ins w:id="2757" w:author="Mehta, Hemini" w:date="2026-03-23T12:15:00Z" w16du:dateUtc="2026-03-23T12:15:20Z">
        <w:r w:rsidR="707480EB" w:rsidRPr="2618C7F4">
          <w:rPr>
            <w:rFonts w:ascii="Montserrat" w:eastAsia="Montserrat" w:hAnsi="Montserrat" w:cs="Montserrat"/>
            <w:color w:val="000000" w:themeColor="text1"/>
            <w:sz w:val="18"/>
            <w:szCs w:val="18"/>
          </w:rPr>
          <w:t>cannot scale to those numbers.</w:t>
        </w:r>
      </w:ins>
    </w:p>
    <w:p w14:paraId="52F4095A" w14:textId="77777777" w:rsidR="00974151" w:rsidRPr="00894A8C" w:rsidRDefault="3E5B9206" w:rsidP="00974151">
      <w:pPr>
        <w:pStyle w:val="Heading3"/>
      </w:pPr>
      <w:bookmarkStart w:id="2758" w:name="_Toc1856928092"/>
      <w:r>
        <w:t>Scenario B.4: Model cost of overprovisioning vs. efficient load sharing</w:t>
      </w:r>
      <w:bookmarkEnd w:id="2758"/>
    </w:p>
    <w:p w14:paraId="7717A19A"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609F7DF7"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61B051A8"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Load Distribution Performance</w:t>
      </w:r>
    </w:p>
    <w:p w14:paraId="44398D92"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6EF8F752"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60350A76" w14:textId="77777777" w:rsidR="00974151" w:rsidRPr="002C6C11" w:rsidRDefault="00974151" w:rsidP="00974151">
      <w:pPr>
        <w:pStyle w:val="NormalWeb"/>
        <w:numPr>
          <w:ilvl w:val="0"/>
          <w:numId w:val="59"/>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Resource provisioning data (servers, bandwidth, energy usage).</w:t>
      </w:r>
    </w:p>
    <w:p w14:paraId="6DDF2C81" w14:textId="77777777" w:rsidR="00974151" w:rsidRPr="002C6C11" w:rsidRDefault="00974151" w:rsidP="00974151">
      <w:pPr>
        <w:pStyle w:val="NormalWeb"/>
        <w:numPr>
          <w:ilvl w:val="0"/>
          <w:numId w:val="59"/>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Load balancing efficiency metrics.</w:t>
      </w:r>
    </w:p>
    <w:p w14:paraId="25BB3053"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1939A384" w14:textId="77777777" w:rsidR="00974151" w:rsidRPr="002C6C11" w:rsidRDefault="00974151" w:rsidP="00974151">
      <w:pPr>
        <w:pStyle w:val="NormalWeb"/>
        <w:numPr>
          <w:ilvl w:val="0"/>
          <w:numId w:val="58"/>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cost of overprovisioning capacity vs optimized load sharing (using techniques such as multi-CDN, edges, P2P, etc.).</w:t>
      </w:r>
    </w:p>
    <w:p w14:paraId="5342BDBE" w14:textId="77777777" w:rsidR="00974151" w:rsidRPr="002C6C11" w:rsidRDefault="00974151" w:rsidP="00974151">
      <w:pPr>
        <w:pStyle w:val="NormalWeb"/>
        <w:numPr>
          <w:ilvl w:val="0"/>
          <w:numId w:val="58"/>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Cost efficiency index per method.</w:t>
      </w:r>
    </w:p>
    <w:p w14:paraId="4276041B"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448850BB" w14:textId="77777777" w:rsidR="00974151" w:rsidRPr="002C6C11" w:rsidRDefault="00974151" w:rsidP="00974151">
      <w:pPr>
        <w:pStyle w:val="NormalWeb"/>
        <w:numPr>
          <w:ilvl w:val="0"/>
          <w:numId w:val="57"/>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Efficient load distribution methods reduce need for overprovisioning.</w:t>
      </w:r>
    </w:p>
    <w:p w14:paraId="3C8DF65E" w14:textId="77777777" w:rsidR="00974151" w:rsidRPr="002C6C11" w:rsidRDefault="00974151" w:rsidP="00974151">
      <w:pPr>
        <w:pStyle w:val="NormalWeb"/>
        <w:numPr>
          <w:ilvl w:val="0"/>
          <w:numId w:val="57"/>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Centralized or rigid methods may rely on costly overcapacity to handle peaks.</w:t>
      </w:r>
    </w:p>
    <w:p w14:paraId="2D314539" w14:textId="7E9B0D60" w:rsidR="00974151" w:rsidRPr="00CB317A" w:rsidRDefault="754FF47A" w:rsidP="00974151">
      <w:pPr>
        <w:widowControl/>
        <w:rPr>
          <w:ins w:id="2759" w:author="Mehta, Hemini" w:date="2026-03-23T12:15:00Z" w16du:dateUtc="2026-03-23T12:15:52Z"/>
          <w:rFonts w:ascii="Montserrat" w:eastAsia="Montserrat" w:hAnsi="Montserrat" w:cs="Montserrat"/>
          <w:color w:val="000000" w:themeColor="text1"/>
          <w:sz w:val="18"/>
          <w:szCs w:val="18"/>
        </w:rPr>
      </w:pPr>
      <w:ins w:id="2760" w:author="Mehta, Hemini" w:date="2026-03-24T11:27:00Z" w16du:dateUtc="2026-03-24T11:27:43Z">
        <w:r w:rsidRPr="2618C7F4">
          <w:rPr>
            <w:rFonts w:ascii="Montserrat" w:eastAsia="Montserrat" w:hAnsi="Montserrat" w:cs="Montserrat"/>
            <w:color w:val="000000" w:themeColor="text1"/>
            <w:sz w:val="18"/>
            <w:szCs w:val="18"/>
          </w:rPr>
          <w:t>It is difficult</w:t>
        </w:r>
      </w:ins>
      <w:ins w:id="2761" w:author="Mehta, Hemini" w:date="2026-03-23T12:15:00Z" w16du:dateUtc="2026-03-23T12:15:51Z">
        <w:r w:rsidR="30EE01DA" w:rsidRPr="2618C7F4">
          <w:rPr>
            <w:rFonts w:ascii="Montserrat" w:eastAsia="Montserrat" w:hAnsi="Montserrat" w:cs="Montserrat"/>
            <w:color w:val="000000" w:themeColor="text1"/>
            <w:sz w:val="18"/>
            <w:szCs w:val="18"/>
          </w:rPr>
          <w:t xml:space="preserve"> to </w:t>
        </w:r>
      </w:ins>
      <w:ins w:id="2762" w:author="Mehta, Hemini" w:date="2026-03-24T11:27:00Z" w16du:dateUtc="2026-03-24T11:27:50Z">
        <w:r w:rsidR="3B650103" w:rsidRPr="2618C7F4">
          <w:rPr>
            <w:rFonts w:ascii="Montserrat" w:eastAsia="Montserrat" w:hAnsi="Montserrat" w:cs="Montserrat"/>
            <w:color w:val="000000" w:themeColor="text1"/>
            <w:sz w:val="18"/>
            <w:szCs w:val="18"/>
          </w:rPr>
          <w:t xml:space="preserve">carry out </w:t>
        </w:r>
      </w:ins>
      <w:ins w:id="2763" w:author="Mehta, Hemini" w:date="2026-03-23T12:15:00Z" w16du:dateUtc="2026-03-23T12:15:51Z">
        <w:r w:rsidR="30EE01DA" w:rsidRPr="2618C7F4">
          <w:rPr>
            <w:rFonts w:ascii="Montserrat" w:eastAsia="Montserrat" w:hAnsi="Montserrat" w:cs="Montserrat"/>
            <w:color w:val="000000" w:themeColor="text1"/>
            <w:sz w:val="18"/>
            <w:szCs w:val="18"/>
          </w:rPr>
          <w:t xml:space="preserve">load balancing without a </w:t>
        </w:r>
      </w:ins>
      <w:ins w:id="2764" w:author="Mehta, Hemini" w:date="2026-03-24T11:27:00Z" w16du:dateUtc="2026-03-24T11:27:36Z">
        <w:r w:rsidR="7369E06A" w:rsidRPr="2618C7F4">
          <w:rPr>
            <w:rFonts w:ascii="Montserrat" w:eastAsia="Montserrat" w:hAnsi="Montserrat" w:cs="Montserrat"/>
            <w:color w:val="000000" w:themeColor="text1"/>
            <w:sz w:val="18"/>
            <w:szCs w:val="18"/>
          </w:rPr>
          <w:t xml:space="preserve">significant </w:t>
        </w:r>
      </w:ins>
      <w:ins w:id="2765" w:author="Mehta, Hemini" w:date="2026-03-23T12:15:00Z" w16du:dateUtc="2026-03-23T12:15:51Z">
        <w:r w:rsidR="30EE01DA" w:rsidRPr="2618C7F4">
          <w:rPr>
            <w:rFonts w:ascii="Montserrat" w:eastAsia="Montserrat" w:hAnsi="Montserrat" w:cs="Montserrat"/>
            <w:color w:val="000000" w:themeColor="text1"/>
            <w:sz w:val="18"/>
            <w:szCs w:val="18"/>
          </w:rPr>
          <w:t>number of users.</w:t>
        </w:r>
      </w:ins>
    </w:p>
    <w:p w14:paraId="49846F7D" w14:textId="78AE7E38" w:rsidR="2618C7F4" w:rsidRDefault="2618C7F4" w:rsidP="2618C7F4">
      <w:pPr>
        <w:widowControl/>
        <w:rPr>
          <w:rFonts w:ascii="Montserrat" w:eastAsia="Montserrat" w:hAnsi="Montserrat" w:cs="Montserrat"/>
          <w:color w:val="000000" w:themeColor="text1"/>
          <w:sz w:val="18"/>
          <w:szCs w:val="18"/>
        </w:rPr>
      </w:pPr>
    </w:p>
    <w:p w14:paraId="15D06305" w14:textId="77777777" w:rsidR="00807B2E" w:rsidRDefault="00807B2E" w:rsidP="2618C7F4">
      <w:pPr>
        <w:widowControl/>
        <w:rPr>
          <w:rFonts w:ascii="Montserrat" w:eastAsia="Montserrat" w:hAnsi="Montserrat" w:cs="Montserrat"/>
          <w:color w:val="000000" w:themeColor="text1"/>
          <w:sz w:val="18"/>
          <w:szCs w:val="18"/>
        </w:rPr>
      </w:pPr>
    </w:p>
    <w:p w14:paraId="563963B6" w14:textId="77777777" w:rsidR="00974151" w:rsidRPr="00894A8C" w:rsidRDefault="3E5B9206" w:rsidP="00974151">
      <w:pPr>
        <w:pStyle w:val="Heading3"/>
      </w:pPr>
      <w:bookmarkStart w:id="2766" w:name="_Toc1186423816"/>
      <w:r>
        <w:t>Scenario C.1: Measure response times across different geographies</w:t>
      </w:r>
      <w:bookmarkEnd w:id="2766"/>
    </w:p>
    <w:p w14:paraId="72B32C4F"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5EB7C1D1"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Reach</w:t>
      </w:r>
    </w:p>
    <w:p w14:paraId="4A935727"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Latency by Region</w:t>
      </w:r>
    </w:p>
    <w:p w14:paraId="1183400C"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733CCDC5"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7EAEEE5B" w14:textId="77777777" w:rsidR="00974151" w:rsidRPr="002C6C11" w:rsidRDefault="00974151" w:rsidP="00974151">
      <w:pPr>
        <w:pStyle w:val="NormalWeb"/>
        <w:numPr>
          <w:ilvl w:val="0"/>
          <w:numId w:val="56"/>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Playback request-response logs from multiple geographic test nodes.</w:t>
      </w:r>
    </w:p>
    <w:p w14:paraId="17FB1990" w14:textId="77777777" w:rsidR="00974151" w:rsidRPr="002C6C11" w:rsidRDefault="00974151" w:rsidP="00974151">
      <w:pPr>
        <w:pStyle w:val="NormalWeb"/>
        <w:numPr>
          <w:ilvl w:val="0"/>
          <w:numId w:val="56"/>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Network condition metadata (routing distance, latency baseline).</w:t>
      </w:r>
    </w:p>
    <w:p w14:paraId="17107092"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6CBB60E9" w14:textId="77777777" w:rsidR="00974151" w:rsidRPr="002C6C11" w:rsidRDefault="00974151" w:rsidP="00974151">
      <w:pPr>
        <w:pStyle w:val="NormalWeb"/>
        <w:numPr>
          <w:ilvl w:val="0"/>
          <w:numId w:val="55"/>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Latency (ms) distribution by region and distribution method (histograms).</w:t>
      </w:r>
    </w:p>
    <w:p w14:paraId="6B81BC9C" w14:textId="77777777" w:rsidR="00974151" w:rsidRPr="002C6C11" w:rsidRDefault="00974151" w:rsidP="00974151">
      <w:pPr>
        <w:pStyle w:val="NormalWeb"/>
        <w:numPr>
          <w:ilvl w:val="0"/>
          <w:numId w:val="55"/>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Global latency maps of min, max, avg, p95 and p99.9.</w:t>
      </w:r>
    </w:p>
    <w:p w14:paraId="6B2D9126"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4E264EF9" w14:textId="77777777" w:rsidR="00974151" w:rsidRPr="002C6C11" w:rsidRDefault="00974151" w:rsidP="00974151">
      <w:pPr>
        <w:pStyle w:val="NormalWeb"/>
        <w:numPr>
          <w:ilvl w:val="0"/>
          <w:numId w:val="54"/>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Edge or regionally distributed methods will show lower average latency globally.</w:t>
      </w:r>
    </w:p>
    <w:p w14:paraId="2EB07D27" w14:textId="77777777" w:rsidR="00974151" w:rsidRPr="002C6C11" w:rsidRDefault="00974151" w:rsidP="00974151">
      <w:pPr>
        <w:pStyle w:val="NormalWeb"/>
        <w:numPr>
          <w:ilvl w:val="0"/>
          <w:numId w:val="54"/>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Centralized methods may show high average latency for remote regions.</w:t>
      </w:r>
    </w:p>
    <w:p w14:paraId="43BDFAB7" w14:textId="358C2263" w:rsidR="00974151" w:rsidRPr="00CB317A" w:rsidRDefault="3F7B9617" w:rsidP="00974151">
      <w:pPr>
        <w:widowControl/>
        <w:rPr>
          <w:ins w:id="2767" w:author="Mehta, Hemini" w:date="2026-03-23T12:16:00Z" w16du:dateUtc="2026-03-23T12:16:38Z"/>
          <w:rFonts w:ascii="Montserrat" w:eastAsia="Montserrat" w:hAnsi="Montserrat" w:cs="Montserrat"/>
          <w:color w:val="595959" w:themeColor="text1" w:themeTint="A6"/>
          <w:sz w:val="18"/>
          <w:szCs w:val="18"/>
        </w:rPr>
      </w:pPr>
      <w:ins w:id="2768" w:author="Mehta, Hemini" w:date="2026-03-23T12:16:00Z" w16du:dateUtc="2026-03-23T12:16:38Z">
        <w:r w:rsidRPr="2618C7F4">
          <w:rPr>
            <w:rFonts w:ascii="Montserrat" w:eastAsia="Montserrat" w:hAnsi="Montserrat" w:cs="Montserrat"/>
            <w:color w:val="595959" w:themeColor="text1" w:themeTint="A6"/>
            <w:sz w:val="18"/>
            <w:szCs w:val="18"/>
          </w:rPr>
          <w:t xml:space="preserve">We do not have “real” scenarios in </w:t>
        </w:r>
      </w:ins>
      <w:ins w:id="2769" w:author="Mehta, Hemini" w:date="2026-03-24T11:28:00Z" w16du:dateUtc="2026-03-24T11:28:24Z">
        <w:r w:rsidR="57B8D849" w:rsidRPr="2618C7F4">
          <w:rPr>
            <w:rFonts w:ascii="Montserrat" w:eastAsia="Montserrat" w:hAnsi="Montserrat" w:cs="Montserrat"/>
            <w:color w:val="595959" w:themeColor="text1" w:themeTint="A6"/>
            <w:sz w:val="18"/>
            <w:szCs w:val="18"/>
          </w:rPr>
          <w:t>terms of</w:t>
        </w:r>
      </w:ins>
      <w:ins w:id="2770" w:author="Mehta, Hemini" w:date="2026-03-23T12:16:00Z" w16du:dateUtc="2026-03-23T12:16:38Z">
        <w:r w:rsidRPr="2618C7F4">
          <w:rPr>
            <w:rFonts w:ascii="Montserrat" w:eastAsia="Montserrat" w:hAnsi="Montserrat" w:cs="Montserrat"/>
            <w:color w:val="595959" w:themeColor="text1" w:themeTint="A6"/>
            <w:sz w:val="18"/>
            <w:szCs w:val="18"/>
          </w:rPr>
          <w:t xml:space="preserve"> audience </w:t>
        </w:r>
      </w:ins>
      <w:ins w:id="2771" w:author="Mehta, Hemini" w:date="2026-03-24T11:28:00Z" w16du:dateUtc="2026-03-24T11:28:14Z">
        <w:r w:rsidR="26E14EEF" w:rsidRPr="2618C7F4">
          <w:rPr>
            <w:rFonts w:ascii="Montserrat" w:eastAsia="Montserrat" w:hAnsi="Montserrat" w:cs="Montserrat"/>
            <w:color w:val="595959" w:themeColor="text1" w:themeTint="A6"/>
            <w:sz w:val="18"/>
            <w:szCs w:val="18"/>
          </w:rPr>
          <w:t xml:space="preserve">numbers </w:t>
        </w:r>
      </w:ins>
      <w:ins w:id="2772" w:author="Mehta, Hemini" w:date="2026-03-23T12:16:00Z" w16du:dateUtc="2026-03-23T12:16:38Z">
        <w:r w:rsidRPr="2618C7F4">
          <w:rPr>
            <w:rFonts w:ascii="Montserrat" w:eastAsia="Montserrat" w:hAnsi="Montserrat" w:cs="Montserrat"/>
            <w:color w:val="595959" w:themeColor="text1" w:themeTint="A6"/>
            <w:sz w:val="18"/>
            <w:szCs w:val="18"/>
          </w:rPr>
          <w:t>across different geographies.</w:t>
        </w:r>
      </w:ins>
    </w:p>
    <w:p w14:paraId="07A0C82D" w14:textId="031CC3EA" w:rsidR="2618C7F4" w:rsidRDefault="2618C7F4" w:rsidP="2618C7F4">
      <w:pPr>
        <w:widowControl/>
        <w:rPr>
          <w:rFonts w:ascii="Montserrat" w:eastAsia="Montserrat" w:hAnsi="Montserrat" w:cs="Montserrat"/>
          <w:color w:val="595959" w:themeColor="text1" w:themeTint="A6"/>
          <w:sz w:val="18"/>
          <w:szCs w:val="18"/>
        </w:rPr>
      </w:pPr>
    </w:p>
    <w:p w14:paraId="1A905AB2" w14:textId="77777777" w:rsidR="00807B2E" w:rsidRDefault="00807B2E" w:rsidP="2618C7F4">
      <w:pPr>
        <w:widowControl/>
        <w:rPr>
          <w:rFonts w:ascii="Montserrat" w:eastAsia="Montserrat" w:hAnsi="Montserrat" w:cs="Montserrat"/>
          <w:color w:val="595959" w:themeColor="text1" w:themeTint="A6"/>
          <w:sz w:val="18"/>
          <w:szCs w:val="18"/>
        </w:rPr>
      </w:pPr>
    </w:p>
    <w:p w14:paraId="6A480523" w14:textId="77777777" w:rsidR="00974151" w:rsidRPr="00894A8C" w:rsidRDefault="3E5B9206" w:rsidP="00974151">
      <w:pPr>
        <w:pStyle w:val="Heading3"/>
      </w:pPr>
      <w:bookmarkStart w:id="2773" w:name="_Toc537464320"/>
      <w:r>
        <w:t>Scenario C.2: Compare latency effects on playback smoothness</w:t>
      </w:r>
      <w:bookmarkEnd w:id="2773"/>
    </w:p>
    <w:p w14:paraId="67F9F491"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7B284B3E"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Quality</w:t>
      </w:r>
    </w:p>
    <w:p w14:paraId="53DB914B"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Latency by Region</w:t>
      </w:r>
    </w:p>
    <w:p w14:paraId="2961C92F"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276FC8DF"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0679E0B7" w14:textId="77777777" w:rsidR="00974151" w:rsidRPr="002C6C11" w:rsidRDefault="00974151" w:rsidP="00974151">
      <w:pPr>
        <w:pStyle w:val="NormalWeb"/>
        <w:numPr>
          <w:ilvl w:val="0"/>
          <w:numId w:val="53"/>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Playback session logs recording startup delay, buffering, and bitrate switches.</w:t>
      </w:r>
    </w:p>
    <w:p w14:paraId="0CAE8DD2" w14:textId="77777777" w:rsidR="00974151" w:rsidRPr="002C6C11" w:rsidRDefault="00974151" w:rsidP="00974151">
      <w:pPr>
        <w:pStyle w:val="NormalWeb"/>
        <w:numPr>
          <w:ilvl w:val="0"/>
          <w:numId w:val="53"/>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Latency measurements per session.</w:t>
      </w:r>
    </w:p>
    <w:p w14:paraId="1F8373C1"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10FC6B03" w14:textId="77777777" w:rsidR="00974151" w:rsidRPr="002C6C11" w:rsidRDefault="00974151" w:rsidP="00974151">
      <w:pPr>
        <w:pStyle w:val="NormalWeb"/>
        <w:numPr>
          <w:ilvl w:val="0"/>
          <w:numId w:val="52"/>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Correlation between latency levels and playback smoothness.</w:t>
      </w:r>
    </w:p>
    <w:p w14:paraId="3EA218E6" w14:textId="77777777" w:rsidR="00974151" w:rsidRPr="002C6C11" w:rsidRDefault="00974151" w:rsidP="00974151">
      <w:pPr>
        <w:pStyle w:val="NormalWeb"/>
        <w:numPr>
          <w:ilvl w:val="0"/>
          <w:numId w:val="52"/>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impact across methods.</w:t>
      </w:r>
    </w:p>
    <w:p w14:paraId="6BA1FBFB"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404CB083" w14:textId="77777777" w:rsidR="00974151" w:rsidRPr="002C6C11" w:rsidRDefault="00974151" w:rsidP="00974151">
      <w:pPr>
        <w:pStyle w:val="NormalWeb"/>
        <w:numPr>
          <w:ilvl w:val="0"/>
          <w:numId w:val="51"/>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Higher latency correlates with more interruptions and degraded smoothness.</w:t>
      </w:r>
    </w:p>
    <w:p w14:paraId="6AA1D39B" w14:textId="3EF5BE74" w:rsidR="00974151" w:rsidRDefault="00974151" w:rsidP="2618C7F4">
      <w:pPr>
        <w:pStyle w:val="NormalWeb"/>
        <w:numPr>
          <w:ilvl w:val="0"/>
          <w:numId w:val="51"/>
        </w:numPr>
        <w:spacing w:beforeAutospacing="0" w:after="240" w:afterAutospacing="0"/>
        <w:rPr>
          <w:ins w:id="2774" w:author="Mehta, Hemini" w:date="2026-03-23T12:31:00Z" w16du:dateUtc="2026-03-23T12:31:02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Adaptive or edge methods may reduce sensitivity to latency.</w:t>
      </w:r>
    </w:p>
    <w:p w14:paraId="293006EA" w14:textId="6A2DE6D2" w:rsidR="2598E1CD" w:rsidRDefault="2598E1CD" w:rsidP="2618C7F4">
      <w:pPr>
        <w:pStyle w:val="NormalWeb"/>
        <w:spacing w:beforeAutospacing="0" w:after="240" w:afterAutospacing="0"/>
        <w:rPr>
          <w:rFonts w:ascii="Montserrat" w:eastAsia="Montserrat" w:hAnsi="Montserrat" w:cs="Montserrat"/>
          <w:color w:val="000000" w:themeColor="text1"/>
          <w:sz w:val="18"/>
          <w:szCs w:val="18"/>
        </w:rPr>
      </w:pPr>
      <w:ins w:id="2775" w:author="Mehta, Hemini" w:date="2026-03-23T12:31:00Z" w16du:dateUtc="2026-03-23T12:31:56Z">
        <w:r w:rsidRPr="2618C7F4">
          <w:rPr>
            <w:rFonts w:ascii="Montserrat" w:eastAsia="Montserrat" w:hAnsi="Montserrat" w:cs="Montserrat"/>
            <w:color w:val="000000" w:themeColor="text1"/>
            <w:sz w:val="18"/>
            <w:szCs w:val="18"/>
          </w:rPr>
          <w:t>Comparing latency is viable under normal circumstances whereby there is a large event</w:t>
        </w:r>
      </w:ins>
      <w:ins w:id="2776" w:author="Mehta, Hemini" w:date="2026-03-23T12:32:00Z" w16du:dateUtc="2026-03-23T12:32:27Z">
        <w:r w:rsidRPr="2618C7F4">
          <w:rPr>
            <w:rFonts w:ascii="Montserrat" w:eastAsia="Montserrat" w:hAnsi="Montserrat" w:cs="Montserrat"/>
            <w:color w:val="000000" w:themeColor="text1"/>
            <w:sz w:val="18"/>
            <w:szCs w:val="18"/>
          </w:rPr>
          <w:t xml:space="preserve"> with many users watching this event concurrently. We do not have this, therefore </w:t>
        </w:r>
      </w:ins>
      <w:ins w:id="2777" w:author="Mehta, Hemini" w:date="2026-03-24T11:28:00Z" w16du:dateUtc="2026-03-24T11:28:54Z">
        <w:r w:rsidR="648A9212" w:rsidRPr="2618C7F4">
          <w:rPr>
            <w:rFonts w:ascii="Montserrat" w:eastAsia="Montserrat" w:hAnsi="Montserrat" w:cs="Montserrat"/>
            <w:color w:val="000000" w:themeColor="text1"/>
            <w:sz w:val="18"/>
            <w:szCs w:val="18"/>
          </w:rPr>
          <w:t xml:space="preserve">not </w:t>
        </w:r>
      </w:ins>
      <w:ins w:id="2778" w:author="Mehta, Hemini" w:date="2026-03-24T11:29:00Z" w16du:dateUtc="2026-03-24T11:29:07Z">
        <w:r w:rsidR="648A9212" w:rsidRPr="2618C7F4">
          <w:rPr>
            <w:rFonts w:ascii="Montserrat" w:eastAsia="Montserrat" w:hAnsi="Montserrat" w:cs="Montserrat"/>
            <w:color w:val="000000" w:themeColor="text1"/>
            <w:sz w:val="18"/>
            <w:szCs w:val="18"/>
          </w:rPr>
          <w:t>achievable</w:t>
        </w:r>
      </w:ins>
      <w:ins w:id="2779" w:author="Mehta, Hemini" w:date="2026-03-23T12:32:00Z" w16du:dateUtc="2026-03-23T12:32:27Z">
        <w:r w:rsidRPr="2618C7F4">
          <w:rPr>
            <w:rFonts w:ascii="Montserrat" w:eastAsia="Montserrat" w:hAnsi="Montserrat" w:cs="Montserrat"/>
            <w:color w:val="000000" w:themeColor="text1"/>
            <w:sz w:val="18"/>
            <w:szCs w:val="18"/>
          </w:rPr>
          <w:t>.</w:t>
        </w:r>
      </w:ins>
    </w:p>
    <w:p w14:paraId="33941E26" w14:textId="77777777" w:rsidR="00974151" w:rsidRDefault="00974151" w:rsidP="00974151">
      <w:pPr>
        <w:widowControl/>
        <w:rPr>
          <w:rFonts w:ascii="Montserrat" w:eastAsia="Montserrat" w:hAnsi="Montserrat" w:cs="Montserrat"/>
          <w:color w:val="000000" w:themeColor="text1"/>
          <w:sz w:val="18"/>
          <w:szCs w:val="18"/>
        </w:rPr>
      </w:pPr>
    </w:p>
    <w:p w14:paraId="4E23E399" w14:textId="77777777" w:rsidR="00807B2E" w:rsidRPr="00CB317A" w:rsidRDefault="00807B2E" w:rsidP="00974151">
      <w:pPr>
        <w:widowControl/>
        <w:rPr>
          <w:rFonts w:ascii="Montserrat" w:eastAsia="Montserrat" w:hAnsi="Montserrat" w:cs="Montserrat"/>
          <w:color w:val="000000" w:themeColor="text1"/>
          <w:sz w:val="18"/>
          <w:szCs w:val="18"/>
        </w:rPr>
      </w:pPr>
    </w:p>
    <w:p w14:paraId="54556FFF" w14:textId="77777777" w:rsidR="00974151" w:rsidRPr="00894A8C" w:rsidRDefault="3E5B9206" w:rsidP="00974151">
      <w:pPr>
        <w:pStyle w:val="Heading3"/>
      </w:pPr>
      <w:bookmarkStart w:id="2780" w:name="_Toc1041307339"/>
      <w:r>
        <w:t>Scenario C.3: Test multi-region scaling capabilities</w:t>
      </w:r>
      <w:bookmarkEnd w:id="2780"/>
    </w:p>
    <w:p w14:paraId="6CB65B75"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2ADF7ED5"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Scability</w:t>
      </w:r>
    </w:p>
    <w:p w14:paraId="5B11776F"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Latency by Region</w:t>
      </w:r>
    </w:p>
    <w:p w14:paraId="481FD728"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088E00B6"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4ABDFE2A" w14:textId="77777777" w:rsidR="00974151" w:rsidRPr="002C6C11" w:rsidRDefault="00974151" w:rsidP="00974151">
      <w:pPr>
        <w:pStyle w:val="NormalWeb"/>
        <w:numPr>
          <w:ilvl w:val="0"/>
          <w:numId w:val="50"/>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Simulated multi-region demand with growing concurrent users per region.</w:t>
      </w:r>
    </w:p>
    <w:p w14:paraId="75CC6600" w14:textId="77777777" w:rsidR="00974151" w:rsidRPr="002C6C11" w:rsidRDefault="00974151" w:rsidP="00974151">
      <w:pPr>
        <w:pStyle w:val="NormalWeb"/>
        <w:numPr>
          <w:ilvl w:val="0"/>
          <w:numId w:val="50"/>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Latency and error rate logs under scaling conditions.</w:t>
      </w:r>
    </w:p>
    <w:p w14:paraId="3D71F88C"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5858F816" w14:textId="77777777" w:rsidR="00974151" w:rsidRPr="002C6C11" w:rsidRDefault="00974151" w:rsidP="00974151">
      <w:pPr>
        <w:pStyle w:val="NormalWeb"/>
        <w:numPr>
          <w:ilvl w:val="0"/>
          <w:numId w:val="49"/>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Performance profile showing latency and error changes as regional scale increases.</w:t>
      </w:r>
    </w:p>
    <w:p w14:paraId="68324D0A" w14:textId="77777777" w:rsidR="00974151" w:rsidRPr="002C6C11" w:rsidRDefault="00974151" w:rsidP="00974151">
      <w:pPr>
        <w:pStyle w:val="NormalWeb"/>
        <w:numPr>
          <w:ilvl w:val="0"/>
          <w:numId w:val="49"/>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scalability benchmarks across methods.</w:t>
      </w:r>
    </w:p>
    <w:p w14:paraId="6CC26BCC"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79AE51EA" w14:textId="77777777" w:rsidR="00974151" w:rsidRPr="002C6C11" w:rsidRDefault="00974151" w:rsidP="00974151">
      <w:pPr>
        <w:pStyle w:val="NormalWeb"/>
        <w:numPr>
          <w:ilvl w:val="0"/>
          <w:numId w:val="48"/>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Methods with global infrastructure (CDN, Edge) should scale effectively across regions.</w:t>
      </w:r>
    </w:p>
    <w:p w14:paraId="2F8971EC" w14:textId="77777777" w:rsidR="00974151" w:rsidRPr="002C6C11" w:rsidRDefault="00974151" w:rsidP="00974151">
      <w:pPr>
        <w:pStyle w:val="NormalWeb"/>
        <w:numPr>
          <w:ilvl w:val="0"/>
          <w:numId w:val="48"/>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Centralized or regionally limited methods may struggle with multi-region scaling.</w:t>
      </w:r>
    </w:p>
    <w:p w14:paraId="46E44493" w14:textId="6949D7B0" w:rsidR="00974151" w:rsidRPr="002C6C11" w:rsidRDefault="12D1E1C7">
      <w:pPr>
        <w:pStyle w:val="NormalWeb"/>
        <w:spacing w:beforeAutospacing="0" w:after="240" w:afterAutospacing="0"/>
        <w:rPr>
          <w:rFonts w:ascii="Montserrat" w:eastAsia="Montserrat" w:hAnsi="Montserrat" w:cs="Montserrat"/>
          <w:color w:val="000000" w:themeColor="text1"/>
          <w:sz w:val="18"/>
          <w:szCs w:val="18"/>
        </w:rPr>
        <w:pPrChange w:id="2781" w:author="Mehta, Hemini" w:date="2026-03-23T12:32:00Z">
          <w:pPr>
            <w:pStyle w:val="NormalWeb"/>
            <w:spacing w:beforeAutospacing="0" w:after="240" w:afterAutospacing="0"/>
            <w:ind w:left="720"/>
          </w:pPr>
        </w:pPrChange>
      </w:pPr>
      <w:ins w:id="2782" w:author="Mehta, Hemini" w:date="2026-03-23T12:32:00Z" w16du:dateUtc="2026-03-23T12:32:59Z">
        <w:r w:rsidRPr="2618C7F4">
          <w:rPr>
            <w:rFonts w:ascii="Montserrat" w:eastAsia="Montserrat" w:hAnsi="Montserrat" w:cs="Montserrat"/>
            <w:color w:val="000000" w:themeColor="text1"/>
            <w:sz w:val="18"/>
            <w:szCs w:val="18"/>
          </w:rPr>
          <w:t>We do not have scalability of users in</w:t>
        </w:r>
      </w:ins>
      <w:ins w:id="2783" w:author="Mehta, Hemini" w:date="2026-03-23T12:33:00Z" w16du:dateUtc="2026-03-23T12:33:17Z">
        <w:r w:rsidRPr="2618C7F4">
          <w:rPr>
            <w:rFonts w:ascii="Montserrat" w:eastAsia="Montserrat" w:hAnsi="Montserrat" w:cs="Montserrat"/>
            <w:color w:val="000000" w:themeColor="text1"/>
            <w:sz w:val="18"/>
            <w:szCs w:val="18"/>
          </w:rPr>
          <w:t xml:space="preserve"> 5G Emerge, and therefore, it’s not viable to test this case.</w:t>
        </w:r>
      </w:ins>
    </w:p>
    <w:p w14:paraId="3E278D13" w14:textId="77777777" w:rsidR="00974151" w:rsidRPr="002C6C11" w:rsidRDefault="00974151" w:rsidP="00974151">
      <w:pPr>
        <w:pStyle w:val="NormalWeb"/>
        <w:spacing w:beforeAutospacing="0" w:after="240" w:afterAutospacing="0"/>
        <w:ind w:left="720"/>
        <w:rPr>
          <w:rFonts w:ascii="Montserrat" w:eastAsia="Montserrat" w:hAnsi="Montserrat" w:cs="Montserrat"/>
          <w:color w:val="000000" w:themeColor="text1"/>
          <w:sz w:val="18"/>
          <w:szCs w:val="18"/>
        </w:rPr>
      </w:pPr>
    </w:p>
    <w:p w14:paraId="0E5BEB4C" w14:textId="77777777" w:rsidR="00974151" w:rsidRPr="00894A8C" w:rsidRDefault="3E5B9206" w:rsidP="00974151">
      <w:pPr>
        <w:pStyle w:val="Heading3"/>
      </w:pPr>
      <w:bookmarkStart w:id="2784" w:name="_Toc1022892094"/>
      <w:r>
        <w:t>Scenario C.4: Estimate impact of latency on energy use</w:t>
      </w:r>
      <w:bookmarkEnd w:id="2784"/>
    </w:p>
    <w:p w14:paraId="775E6A78"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7C276FB5"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0FF5652C"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Latency by Region</w:t>
      </w:r>
    </w:p>
    <w:p w14:paraId="54370A8C"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5E9C7439"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3323A6F8" w14:textId="77777777" w:rsidR="00974151" w:rsidRPr="002C6C11" w:rsidRDefault="00974151" w:rsidP="00974151">
      <w:pPr>
        <w:pStyle w:val="NormalWeb"/>
        <w:numPr>
          <w:ilvl w:val="0"/>
          <w:numId w:val="47"/>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Latency measurements (ms) across sessions under different delivery methods and network conditions.</w:t>
      </w:r>
    </w:p>
    <w:p w14:paraId="79C94006" w14:textId="77777777" w:rsidR="00974151" w:rsidRPr="002C6C11" w:rsidRDefault="00974151" w:rsidP="00974151">
      <w:pPr>
        <w:pStyle w:val="NormalWeb"/>
        <w:numPr>
          <w:ilvl w:val="0"/>
          <w:numId w:val="47"/>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data (kWh) from servers, networks, and client devices during playback.</w:t>
      </w:r>
      <w:r w:rsidRPr="002C6C11">
        <w:rPr>
          <w:rFonts w:ascii="Montserrat" w:hAnsi="Montserrat"/>
        </w:rPr>
        <w:br/>
      </w:r>
      <w:r w:rsidRPr="00CB317A">
        <w:rPr>
          <w:rFonts w:ascii="Montserrat" w:eastAsia="Montserrat" w:hAnsi="Montserrat" w:cs="Montserrat"/>
          <w:color w:val="000000" w:themeColor="text1"/>
          <w:sz w:val="18"/>
          <w:szCs w:val="18"/>
        </w:rPr>
        <w:t>Playback session logs (duration, buffering, retries, resolution switches).</w:t>
      </w:r>
    </w:p>
    <w:p w14:paraId="38AA0E68"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6EF778BB" w14:textId="77777777" w:rsidR="00974151" w:rsidRPr="002C6C11" w:rsidRDefault="00974151" w:rsidP="00974151">
      <w:pPr>
        <w:pStyle w:val="NormalWeb"/>
        <w:numPr>
          <w:ilvl w:val="0"/>
          <w:numId w:val="46"/>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Correlation between latency levels and incremental energy consumption.</w:t>
      </w:r>
      <w:r w:rsidRPr="002C6C11">
        <w:rPr>
          <w:rFonts w:ascii="Montserrat" w:hAnsi="Montserrat"/>
        </w:rPr>
        <w:br/>
      </w:r>
      <w:r w:rsidRPr="00CB317A">
        <w:rPr>
          <w:rFonts w:ascii="Montserrat" w:eastAsia="Montserrat" w:hAnsi="Montserrat" w:cs="Montserrat"/>
          <w:color w:val="000000" w:themeColor="text1"/>
          <w:sz w:val="18"/>
          <w:szCs w:val="18"/>
        </w:rPr>
        <w:t>Breakdown of energy overhead attributable to latency-related events (e.g., retries, extended buffering, re-initialization).</w:t>
      </w:r>
    </w:p>
    <w:p w14:paraId="26DF8CAE" w14:textId="77777777" w:rsidR="00974151" w:rsidRPr="002C6C11" w:rsidRDefault="00974151" w:rsidP="00974151">
      <w:pPr>
        <w:pStyle w:val="NormalWeb"/>
        <w:numPr>
          <w:ilvl w:val="0"/>
          <w:numId w:val="46"/>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efficiency profiles for distribution methods.</w:t>
      </w:r>
    </w:p>
    <w:p w14:paraId="6924B4AB"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4033EC92" w14:textId="77777777" w:rsidR="00974151" w:rsidRPr="002C6C11" w:rsidRDefault="00974151" w:rsidP="00974151">
      <w:pPr>
        <w:pStyle w:val="NormalWeb"/>
        <w:numPr>
          <w:ilvl w:val="0"/>
          <w:numId w:val="45"/>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Higher latency will correlate with greater energy use per stream, due to prolonged buffering, repeated retries, and less efficient resource use.</w:t>
      </w:r>
    </w:p>
    <w:p w14:paraId="23077ED3" w14:textId="77777777" w:rsidR="00974151" w:rsidRPr="002C6C11" w:rsidRDefault="00974151" w:rsidP="00974151">
      <w:pPr>
        <w:pStyle w:val="NormalWeb"/>
        <w:numPr>
          <w:ilvl w:val="0"/>
          <w:numId w:val="45"/>
        </w:numPr>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Edge or regionally distributed methods should reduce latency and therefore lower energy per viewing minute.</w:t>
      </w:r>
    </w:p>
    <w:p w14:paraId="719919B3" w14:textId="77777777" w:rsidR="00974151" w:rsidRPr="002C6C11" w:rsidRDefault="00974151" w:rsidP="00974151">
      <w:pPr>
        <w:pStyle w:val="NormalWeb"/>
        <w:numPr>
          <w:ilvl w:val="0"/>
          <w:numId w:val="45"/>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Results will quantify the trade-off between infrastructure investment in reducing latency and overall energy efficiency benefits.</w:t>
      </w:r>
    </w:p>
    <w:p w14:paraId="197BD8F2" w14:textId="29345B1C" w:rsidR="00974151" w:rsidRPr="00CB317A" w:rsidRDefault="233AAB54" w:rsidP="00974151">
      <w:pPr>
        <w:widowControl/>
        <w:rPr>
          <w:ins w:id="2785" w:author="Mehta, Hemini" w:date="2026-03-23T12:34:00Z" w16du:dateUtc="2026-03-23T12:34:07Z"/>
          <w:rFonts w:ascii="Montserrat" w:eastAsia="Montserrat" w:hAnsi="Montserrat" w:cs="Montserrat"/>
          <w:color w:val="000000" w:themeColor="text1"/>
          <w:sz w:val="18"/>
          <w:szCs w:val="18"/>
        </w:rPr>
      </w:pPr>
      <w:ins w:id="2786" w:author="Mehta, Hemini" w:date="2026-03-23T12:33:00Z" w16du:dateUtc="2026-03-23T12:33:58Z">
        <w:r w:rsidRPr="2618C7F4">
          <w:rPr>
            <w:rFonts w:ascii="Montserrat" w:eastAsia="Montserrat" w:hAnsi="Montserrat" w:cs="Montserrat"/>
            <w:color w:val="000000" w:themeColor="text1"/>
            <w:sz w:val="18"/>
            <w:szCs w:val="18"/>
          </w:rPr>
          <w:t xml:space="preserve">This scenario would make sense if we had </w:t>
        </w:r>
      </w:ins>
      <w:ins w:id="2787" w:author="Mehta, Hemini" w:date="2026-03-24T11:29:00Z" w16du:dateUtc="2026-03-24T11:29:27Z">
        <w:r w:rsidR="29EE7024" w:rsidRPr="2618C7F4">
          <w:rPr>
            <w:rFonts w:ascii="Montserrat" w:eastAsia="Montserrat" w:hAnsi="Montserrat" w:cs="Montserrat"/>
            <w:color w:val="000000" w:themeColor="text1"/>
            <w:sz w:val="18"/>
            <w:szCs w:val="18"/>
          </w:rPr>
          <w:t>the scalability</w:t>
        </w:r>
      </w:ins>
      <w:ins w:id="2788" w:author="Mehta, Hemini" w:date="2026-03-23T12:33:00Z" w16du:dateUtc="2026-03-23T12:33:58Z">
        <w:r w:rsidRPr="2618C7F4">
          <w:rPr>
            <w:rFonts w:ascii="Montserrat" w:eastAsia="Montserrat" w:hAnsi="Montserrat" w:cs="Montserrat"/>
            <w:color w:val="000000" w:themeColor="text1"/>
            <w:sz w:val="18"/>
            <w:szCs w:val="18"/>
          </w:rPr>
          <w:t xml:space="preserve"> of users concurrently </w:t>
        </w:r>
      </w:ins>
      <w:ins w:id="2789" w:author="Mehta, Hemini" w:date="2026-03-23T12:34:00Z" w16du:dateUtc="2026-03-23T12:34:06Z">
        <w:r w:rsidRPr="2618C7F4">
          <w:rPr>
            <w:rFonts w:ascii="Montserrat" w:eastAsia="Montserrat" w:hAnsi="Montserrat" w:cs="Montserrat"/>
            <w:color w:val="000000" w:themeColor="text1"/>
            <w:sz w:val="18"/>
            <w:szCs w:val="18"/>
          </w:rPr>
          <w:t>watching a large live event.</w:t>
        </w:r>
      </w:ins>
    </w:p>
    <w:p w14:paraId="5A214563" w14:textId="01E4F12A" w:rsidR="2618C7F4" w:rsidRDefault="2618C7F4" w:rsidP="2618C7F4">
      <w:pPr>
        <w:widowControl/>
        <w:rPr>
          <w:rFonts w:ascii="Montserrat" w:eastAsia="Montserrat" w:hAnsi="Montserrat" w:cs="Montserrat"/>
          <w:color w:val="000000" w:themeColor="text1"/>
          <w:sz w:val="18"/>
          <w:szCs w:val="18"/>
        </w:rPr>
      </w:pPr>
    </w:p>
    <w:p w14:paraId="4F9FBE33" w14:textId="77777777" w:rsidR="00807B2E" w:rsidRDefault="00807B2E" w:rsidP="2618C7F4">
      <w:pPr>
        <w:widowControl/>
        <w:rPr>
          <w:rFonts w:ascii="Montserrat" w:eastAsia="Montserrat" w:hAnsi="Montserrat" w:cs="Montserrat"/>
          <w:color w:val="000000" w:themeColor="text1"/>
          <w:sz w:val="18"/>
          <w:szCs w:val="18"/>
        </w:rPr>
      </w:pPr>
    </w:p>
    <w:p w14:paraId="3F3E8B90" w14:textId="77777777" w:rsidR="00974151" w:rsidRPr="002D2A76" w:rsidRDefault="3E5B9206" w:rsidP="00974151">
      <w:pPr>
        <w:pStyle w:val="Heading3"/>
      </w:pPr>
      <w:bookmarkStart w:id="2790" w:name="_Toc213220416"/>
      <w:r>
        <w:t>Scenario D.1: Direct measurement of kWh required to deliver one stream under each method</w:t>
      </w:r>
      <w:bookmarkEnd w:id="2790"/>
    </w:p>
    <w:p w14:paraId="5D7CF05F"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1D1E5D48"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30ED54CB"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Energy Consumption per Stream</w:t>
      </w:r>
    </w:p>
    <w:p w14:paraId="1BDACE15"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68DB6316"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437527B2" w14:textId="77777777" w:rsidR="00974151" w:rsidRPr="002C6C11" w:rsidRDefault="00974151" w:rsidP="00974151">
      <w:pPr>
        <w:pStyle w:val="NormalWeb"/>
        <w:numPr>
          <w:ilvl w:val="0"/>
          <w:numId w:val="44"/>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monitoring data from servers, CDN/Edge nodes, and network elements.</w:t>
      </w:r>
    </w:p>
    <w:p w14:paraId="0080B64D" w14:textId="77777777" w:rsidR="00974151" w:rsidRPr="002C6C11" w:rsidRDefault="00974151" w:rsidP="00974151">
      <w:pPr>
        <w:pStyle w:val="NormalWeb"/>
        <w:numPr>
          <w:ilvl w:val="0"/>
          <w:numId w:val="44"/>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Logs of individual streams (start, end, distribution method).</w:t>
      </w:r>
    </w:p>
    <w:p w14:paraId="64DE6B42"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43C5A12A" w14:textId="77777777" w:rsidR="00974151" w:rsidRPr="002C6C11" w:rsidRDefault="00974151" w:rsidP="00974151">
      <w:pPr>
        <w:pStyle w:val="NormalWeb"/>
        <w:numPr>
          <w:ilvl w:val="0"/>
          <w:numId w:val="43"/>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Average kWh per delivered stream, segmented by method.</w:t>
      </w:r>
    </w:p>
    <w:p w14:paraId="0FC49390" w14:textId="77777777" w:rsidR="00974151" w:rsidRPr="002C6C11" w:rsidRDefault="00974151" w:rsidP="00974151">
      <w:pPr>
        <w:pStyle w:val="NormalWeb"/>
        <w:numPr>
          <w:ilvl w:val="0"/>
          <w:numId w:val="43"/>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dataset across methods.</w:t>
      </w:r>
    </w:p>
    <w:p w14:paraId="035DC3D9"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3F2F08B7" w14:textId="77777777" w:rsidR="00974151" w:rsidRPr="002C6C11" w:rsidRDefault="00974151" w:rsidP="00974151">
      <w:pPr>
        <w:pStyle w:val="NormalWeb"/>
        <w:numPr>
          <w:ilvl w:val="0"/>
          <w:numId w:val="42"/>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Methods with efficient caching or peer delivery may reduce per-stream energy.</w:t>
      </w:r>
    </w:p>
    <w:p w14:paraId="0A6E26C1" w14:textId="77777777" w:rsidR="00974151" w:rsidRPr="002C6C11" w:rsidRDefault="00974151" w:rsidP="00807B2E">
      <w:pPr>
        <w:pStyle w:val="NormalWeb"/>
        <w:numPr>
          <w:ilvl w:val="0"/>
          <w:numId w:val="42"/>
        </w:numPr>
        <w:spacing w:beforeAutospacing="0" w:after="120" w:afterAutospacing="0"/>
        <w:ind w:left="714" w:hanging="357"/>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Centralized methods could show higher energy per stream due to distance and redundancy.</w:t>
      </w:r>
    </w:p>
    <w:p w14:paraId="3ED17E86" w14:textId="0E0E3870" w:rsidR="00974151" w:rsidRDefault="149D37FF" w:rsidP="00974151">
      <w:pPr>
        <w:widowControl/>
        <w:rPr>
          <w:rFonts w:ascii="Montserrat" w:eastAsia="Montserrat" w:hAnsi="Montserrat" w:cs="Montserrat"/>
          <w:color w:val="595959" w:themeColor="text1" w:themeTint="A6"/>
          <w:sz w:val="18"/>
          <w:szCs w:val="18"/>
        </w:rPr>
      </w:pPr>
      <w:ins w:id="2791" w:author="Mehta, Hemini" w:date="2026-03-23T12:35:00Z" w16du:dateUtc="2026-03-23T12:35:59Z">
        <w:r w:rsidRPr="2618C7F4">
          <w:rPr>
            <w:rFonts w:ascii="Montserrat" w:eastAsia="Montserrat" w:hAnsi="Montserrat" w:cs="Montserrat"/>
            <w:color w:val="595959" w:themeColor="text1" w:themeTint="A6"/>
            <w:sz w:val="18"/>
            <w:szCs w:val="18"/>
          </w:rPr>
          <w:t xml:space="preserve">We do not have a production system and therefore we do not have the </w:t>
        </w:r>
      </w:ins>
      <w:ins w:id="2792" w:author="Mehta, Hemini" w:date="2026-03-23T12:36:00Z" w16du:dateUtc="2026-03-23T12:36:25Z">
        <w:r w:rsidRPr="2618C7F4">
          <w:rPr>
            <w:rFonts w:ascii="Montserrat" w:eastAsia="Montserrat" w:hAnsi="Montserrat" w:cs="Montserrat"/>
            <w:color w:val="595959" w:themeColor="text1" w:themeTint="A6"/>
            <w:sz w:val="18"/>
            <w:szCs w:val="18"/>
          </w:rPr>
          <w:t>“real” components in the delivery system.</w:t>
        </w:r>
      </w:ins>
    </w:p>
    <w:p w14:paraId="56FE8EB9" w14:textId="77777777" w:rsidR="00974151" w:rsidRPr="00CB317A" w:rsidRDefault="00974151" w:rsidP="00974151">
      <w:pPr>
        <w:widowControl/>
        <w:rPr>
          <w:rFonts w:ascii="Montserrat" w:eastAsia="Montserrat" w:hAnsi="Montserrat" w:cs="Montserrat"/>
          <w:color w:val="595959" w:themeColor="text1" w:themeTint="A6"/>
          <w:sz w:val="18"/>
          <w:szCs w:val="18"/>
        </w:rPr>
      </w:pPr>
    </w:p>
    <w:p w14:paraId="7EB6255F" w14:textId="77777777" w:rsidR="00974151" w:rsidRPr="002D2A76" w:rsidRDefault="3E5B9206" w:rsidP="00974151">
      <w:pPr>
        <w:pStyle w:val="Heading3"/>
      </w:pPr>
      <w:bookmarkStart w:id="2793" w:name="_Toc1989870866"/>
      <w:r>
        <w:t>Scenario E.1: Standardized test: measure kWh per viewing hour across methods</w:t>
      </w:r>
      <w:bookmarkEnd w:id="2793"/>
    </w:p>
    <w:p w14:paraId="2CC4A95F"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0FA25EBB"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6318EEC5"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Energy Consumption per Hour of Viewing</w:t>
      </w:r>
    </w:p>
    <w:p w14:paraId="4E8CD64E"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0C0646E8"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67DADA37" w14:textId="77777777" w:rsidR="00974151" w:rsidRPr="002C6C11" w:rsidRDefault="00974151" w:rsidP="00974151">
      <w:pPr>
        <w:pStyle w:val="NormalWeb"/>
        <w:numPr>
          <w:ilvl w:val="0"/>
          <w:numId w:val="41"/>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Controlled playback sessions of fixed length (e.g., 1 hour).</w:t>
      </w:r>
    </w:p>
    <w:p w14:paraId="51F26910" w14:textId="77777777" w:rsidR="00974151" w:rsidRPr="002C6C11" w:rsidRDefault="00974151" w:rsidP="00974151">
      <w:pPr>
        <w:pStyle w:val="NormalWeb"/>
        <w:numPr>
          <w:ilvl w:val="0"/>
          <w:numId w:val="41"/>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data during sessions across different methods.</w:t>
      </w:r>
    </w:p>
    <w:p w14:paraId="5BB57908"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5BF10929" w14:textId="77777777" w:rsidR="00974151" w:rsidRPr="002C6C11" w:rsidRDefault="00974151" w:rsidP="00974151">
      <w:pPr>
        <w:pStyle w:val="NormalWeb"/>
        <w:numPr>
          <w:ilvl w:val="0"/>
          <w:numId w:val="40"/>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kWh consumed per hour of viewing, per method.</w:t>
      </w:r>
    </w:p>
    <w:p w14:paraId="48F96141" w14:textId="77777777" w:rsidR="00974151" w:rsidRPr="002C6C11" w:rsidRDefault="00974151" w:rsidP="00974151">
      <w:pPr>
        <w:pStyle w:val="NormalWeb"/>
        <w:numPr>
          <w:ilvl w:val="0"/>
          <w:numId w:val="40"/>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Benchmark for direct cross-method efficiency comparison.</w:t>
      </w:r>
    </w:p>
    <w:p w14:paraId="2214E204"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162F8068" w14:textId="77777777" w:rsidR="00974151" w:rsidRPr="002C6C11" w:rsidRDefault="00974151" w:rsidP="00974151">
      <w:pPr>
        <w:pStyle w:val="NormalWeb"/>
        <w:numPr>
          <w:ilvl w:val="0"/>
          <w:numId w:val="39"/>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More efficient methods (e.g. Edge) should show lower kWh per viewing hour.</w:t>
      </w:r>
    </w:p>
    <w:p w14:paraId="375DDE2A" w14:textId="77777777" w:rsidR="00974151" w:rsidRPr="002C6C11" w:rsidRDefault="00974151" w:rsidP="00974151">
      <w:pPr>
        <w:pStyle w:val="NormalWeb"/>
        <w:numPr>
          <w:ilvl w:val="0"/>
          <w:numId w:val="39"/>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Variability may highlight inefficiencies in scaling or encoding strategies.</w:t>
      </w:r>
    </w:p>
    <w:p w14:paraId="2720B691" w14:textId="26C5A2F0" w:rsidR="00974151" w:rsidRDefault="0415E62A" w:rsidP="00974151">
      <w:pPr>
        <w:widowControl/>
        <w:rPr>
          <w:rFonts w:ascii="Montserrat" w:eastAsia="Montserrat" w:hAnsi="Montserrat" w:cs="Montserrat"/>
          <w:color w:val="000000" w:themeColor="text1"/>
          <w:sz w:val="18"/>
          <w:szCs w:val="18"/>
        </w:rPr>
      </w:pPr>
      <w:ins w:id="2794" w:author="Mehta, Hemini" w:date="2026-03-24T11:29:00Z" w16du:dateUtc="2026-03-24T11:29:54Z">
        <w:r w:rsidRPr="2618C7F4">
          <w:rPr>
            <w:rFonts w:ascii="Montserrat" w:eastAsia="Montserrat" w:hAnsi="Montserrat" w:cs="Montserrat"/>
            <w:color w:val="000000" w:themeColor="text1"/>
            <w:sz w:val="18"/>
            <w:szCs w:val="18"/>
          </w:rPr>
          <w:t>We</w:t>
        </w:r>
      </w:ins>
      <w:ins w:id="2795" w:author="Mehta, Hemini" w:date="2026-03-23T12:36:00Z" w16du:dateUtc="2026-03-23T12:36:48Z">
        <w:r w:rsidR="7152DD80" w:rsidRPr="2618C7F4">
          <w:rPr>
            <w:rFonts w:ascii="Montserrat" w:eastAsia="Montserrat" w:hAnsi="Montserrat" w:cs="Montserrat"/>
            <w:color w:val="000000" w:themeColor="text1"/>
            <w:sz w:val="18"/>
            <w:szCs w:val="18"/>
          </w:rPr>
          <w:t xml:space="preserve"> do not have a production system.</w:t>
        </w:r>
      </w:ins>
    </w:p>
    <w:p w14:paraId="2D08B331" w14:textId="77777777" w:rsidR="00974151" w:rsidRDefault="00974151" w:rsidP="00974151">
      <w:pPr>
        <w:widowControl/>
        <w:rPr>
          <w:rFonts w:ascii="Montserrat" w:eastAsia="Montserrat" w:hAnsi="Montserrat" w:cs="Montserrat"/>
          <w:color w:val="000000" w:themeColor="text1"/>
          <w:sz w:val="18"/>
          <w:szCs w:val="18"/>
        </w:rPr>
      </w:pPr>
    </w:p>
    <w:p w14:paraId="57BD54BE" w14:textId="77777777" w:rsidR="00807B2E" w:rsidRPr="00CB317A" w:rsidRDefault="00807B2E" w:rsidP="00974151">
      <w:pPr>
        <w:widowControl/>
        <w:rPr>
          <w:rFonts w:ascii="Montserrat" w:eastAsia="Montserrat" w:hAnsi="Montserrat" w:cs="Montserrat"/>
          <w:color w:val="000000" w:themeColor="text1"/>
          <w:sz w:val="18"/>
          <w:szCs w:val="18"/>
        </w:rPr>
      </w:pPr>
    </w:p>
    <w:p w14:paraId="41CF2276" w14:textId="77777777" w:rsidR="00974151" w:rsidRPr="002D2A76" w:rsidRDefault="3E5B9206" w:rsidP="00974151">
      <w:pPr>
        <w:pStyle w:val="Heading3"/>
      </w:pPr>
      <w:bookmarkStart w:id="2796" w:name="_Toc1357234070"/>
      <w:r>
        <w:t>Scenario F.1: Compare idle vs active energy use under stress</w:t>
      </w:r>
      <w:bookmarkEnd w:id="2796"/>
    </w:p>
    <w:p w14:paraId="4269E388"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734AAA00"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Resilience</w:t>
      </w:r>
    </w:p>
    <w:p w14:paraId="1268BACA"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Server Energy Utilization Rate</w:t>
      </w:r>
    </w:p>
    <w:p w14:paraId="56D2835D"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65067886" w14:textId="77777777" w:rsidR="00974151" w:rsidRPr="002C6C11" w:rsidRDefault="00974151" w:rsidP="00807B2E">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444AA28B" w14:textId="77777777" w:rsidR="00974151" w:rsidRPr="002C6C11" w:rsidRDefault="00974151" w:rsidP="00807B2E">
      <w:pPr>
        <w:pStyle w:val="NormalWeb"/>
        <w:numPr>
          <w:ilvl w:val="0"/>
          <w:numId w:val="38"/>
        </w:numPr>
        <w:spacing w:before="120" w:beforeAutospacing="0" w:after="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logs during idle buffering vs active playback.</w:t>
      </w:r>
    </w:p>
    <w:p w14:paraId="7E4A7D9E" w14:textId="77777777" w:rsidR="00974151" w:rsidRPr="002C6C11" w:rsidRDefault="00974151" w:rsidP="00974151">
      <w:pPr>
        <w:pStyle w:val="NormalWeb"/>
        <w:numPr>
          <w:ilvl w:val="0"/>
          <w:numId w:val="38"/>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Stress test scenarios simulating network variability (throughput, latency and packet losses).</w:t>
      </w:r>
    </w:p>
    <w:p w14:paraId="0AC20F69" w14:textId="77777777" w:rsidR="00974151" w:rsidRPr="002C6C11" w:rsidRDefault="00974151" w:rsidP="00807B2E">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51D5F01B" w14:textId="77777777" w:rsidR="00974151" w:rsidRPr="002C6C11" w:rsidRDefault="00974151" w:rsidP="00807B2E">
      <w:pPr>
        <w:pStyle w:val="NormalWeb"/>
        <w:numPr>
          <w:ilvl w:val="0"/>
          <w:numId w:val="37"/>
        </w:numPr>
        <w:spacing w:before="120" w:beforeAutospacing="0" w:after="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ratio of idle vs active states.</w:t>
      </w:r>
    </w:p>
    <w:p w14:paraId="17692828" w14:textId="77777777" w:rsidR="00974151" w:rsidRPr="002C6C11" w:rsidRDefault="00974151" w:rsidP="00974151">
      <w:pPr>
        <w:pStyle w:val="NormalWeb"/>
        <w:numPr>
          <w:ilvl w:val="0"/>
          <w:numId w:val="37"/>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waste metrics per method.</w:t>
      </w:r>
    </w:p>
    <w:p w14:paraId="38365309" w14:textId="77777777" w:rsidR="00974151" w:rsidRPr="002C6C11" w:rsidRDefault="00974151" w:rsidP="00807B2E">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171C4535" w14:textId="77777777" w:rsidR="00974151" w:rsidRPr="002C6C11" w:rsidRDefault="00974151" w:rsidP="00807B2E">
      <w:pPr>
        <w:pStyle w:val="NormalWeb"/>
        <w:numPr>
          <w:ilvl w:val="0"/>
          <w:numId w:val="36"/>
        </w:numPr>
        <w:spacing w:before="120" w:beforeAutospacing="0" w:after="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Idle buffering should consume significantly less energy than active playback, but some methods may show disproportionate idle waste.</w:t>
      </w:r>
    </w:p>
    <w:p w14:paraId="3297B9ED" w14:textId="77777777" w:rsidR="00974151" w:rsidRPr="002C6C11" w:rsidRDefault="00974151" w:rsidP="00974151">
      <w:pPr>
        <w:pStyle w:val="NormalWeb"/>
        <w:numPr>
          <w:ilvl w:val="0"/>
          <w:numId w:val="36"/>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Results highlight where resilience mechanisms fail to optimize idle efficiency.</w:t>
      </w:r>
    </w:p>
    <w:p w14:paraId="01C4915E" w14:textId="40000108" w:rsidR="00974151" w:rsidRDefault="26DFA50C" w:rsidP="00974151">
      <w:pPr>
        <w:widowControl/>
        <w:rPr>
          <w:rFonts w:ascii="Montserrat" w:eastAsia="Montserrat" w:hAnsi="Montserrat" w:cs="Montserrat"/>
          <w:color w:val="000000" w:themeColor="text1"/>
          <w:sz w:val="18"/>
          <w:szCs w:val="18"/>
        </w:rPr>
      </w:pPr>
      <w:ins w:id="2797" w:author="Mehta, Hemini" w:date="2026-03-23T12:36:00Z" w16du:dateUtc="2026-03-23T12:36:59Z">
        <w:r w:rsidRPr="2618C7F4">
          <w:rPr>
            <w:rFonts w:ascii="Montserrat" w:eastAsia="Montserrat" w:hAnsi="Montserrat" w:cs="Montserrat"/>
            <w:color w:val="000000" w:themeColor="text1"/>
            <w:sz w:val="18"/>
            <w:szCs w:val="18"/>
          </w:rPr>
          <w:t>We w</w:t>
        </w:r>
      </w:ins>
      <w:ins w:id="2798" w:author="Mehta, Hemini" w:date="2026-03-23T12:37:00Z" w16du:dateUtc="2026-03-23T12:37:19Z">
        <w:r w:rsidRPr="2618C7F4">
          <w:rPr>
            <w:rFonts w:ascii="Montserrat" w:eastAsia="Montserrat" w:hAnsi="Montserrat" w:cs="Montserrat"/>
            <w:color w:val="000000" w:themeColor="text1"/>
            <w:sz w:val="18"/>
            <w:szCs w:val="18"/>
          </w:rPr>
          <w:t>ill not be able to do “real” number of users stress test.</w:t>
        </w:r>
      </w:ins>
    </w:p>
    <w:p w14:paraId="6D097593" w14:textId="77777777" w:rsidR="00974151" w:rsidRDefault="00974151" w:rsidP="00974151">
      <w:pPr>
        <w:widowControl/>
        <w:rPr>
          <w:rFonts w:ascii="Montserrat" w:eastAsia="Montserrat" w:hAnsi="Montserrat" w:cs="Montserrat"/>
          <w:color w:val="000000" w:themeColor="text1"/>
          <w:sz w:val="18"/>
          <w:szCs w:val="18"/>
        </w:rPr>
      </w:pPr>
    </w:p>
    <w:p w14:paraId="60024620" w14:textId="77777777" w:rsidR="00807B2E" w:rsidRPr="00CB317A" w:rsidRDefault="00807B2E" w:rsidP="00974151">
      <w:pPr>
        <w:widowControl/>
        <w:rPr>
          <w:rFonts w:ascii="Montserrat" w:eastAsia="Montserrat" w:hAnsi="Montserrat" w:cs="Montserrat"/>
          <w:color w:val="000000" w:themeColor="text1"/>
          <w:sz w:val="18"/>
          <w:szCs w:val="18"/>
        </w:rPr>
      </w:pPr>
    </w:p>
    <w:p w14:paraId="1EF06B9D" w14:textId="77777777" w:rsidR="00974151" w:rsidRPr="002D2A76" w:rsidRDefault="3E5B9206" w:rsidP="00974151">
      <w:pPr>
        <w:pStyle w:val="Heading3"/>
      </w:pPr>
      <w:bookmarkStart w:id="2799" w:name="_Toc1929269791"/>
      <w:r>
        <w:t>Scenario F.2: Measure energy use under scaling workloads</w:t>
      </w:r>
      <w:bookmarkEnd w:id="2799"/>
    </w:p>
    <w:p w14:paraId="085D1D1C"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7732820D"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Scalability</w:t>
      </w:r>
    </w:p>
    <w:p w14:paraId="67B4267B"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Server Energy Utilization Rate</w:t>
      </w:r>
    </w:p>
    <w:p w14:paraId="05351CF8"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61A5193A" w14:textId="77777777" w:rsidR="00974151" w:rsidRPr="002C6C11" w:rsidRDefault="00974151" w:rsidP="00807B2E">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15C5BCAF" w14:textId="77777777" w:rsidR="00974151" w:rsidRPr="002C6C11" w:rsidRDefault="00974151" w:rsidP="00807B2E">
      <w:pPr>
        <w:pStyle w:val="NormalWeb"/>
        <w:numPr>
          <w:ilvl w:val="0"/>
          <w:numId w:val="35"/>
        </w:numPr>
        <w:spacing w:before="120" w:beforeAutospacing="0" w:after="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monitoring data during load tests with increasing concurrent users (e.g., 100k, 500k, 1M).</w:t>
      </w:r>
    </w:p>
    <w:p w14:paraId="5DE44DA7" w14:textId="77777777" w:rsidR="00974151" w:rsidRPr="002C6C11" w:rsidRDefault="00974151" w:rsidP="00974151">
      <w:pPr>
        <w:pStyle w:val="NormalWeb"/>
        <w:numPr>
          <w:ilvl w:val="0"/>
          <w:numId w:val="35"/>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Playback logs of concurrent sessions.</w:t>
      </w:r>
    </w:p>
    <w:p w14:paraId="1A83F5D5" w14:textId="77777777" w:rsidR="00974151" w:rsidRPr="002C6C11" w:rsidRDefault="00974151" w:rsidP="00807B2E">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537AB103" w14:textId="77777777" w:rsidR="00974151" w:rsidRPr="002C6C11" w:rsidRDefault="00974151" w:rsidP="00807B2E">
      <w:pPr>
        <w:pStyle w:val="NormalWeb"/>
        <w:numPr>
          <w:ilvl w:val="0"/>
          <w:numId w:val="34"/>
        </w:numPr>
        <w:spacing w:before="120" w:beforeAutospacing="0" w:after="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curve as concurrency increases.</w:t>
      </w:r>
    </w:p>
    <w:p w14:paraId="24E5A89E" w14:textId="77777777" w:rsidR="00974151" w:rsidRPr="002C6C11" w:rsidRDefault="00974151" w:rsidP="00974151">
      <w:pPr>
        <w:pStyle w:val="NormalWeb"/>
        <w:numPr>
          <w:ilvl w:val="0"/>
          <w:numId w:val="34"/>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scaling efficiency per method.</w:t>
      </w:r>
    </w:p>
    <w:p w14:paraId="198277CA" w14:textId="77777777" w:rsidR="00974151" w:rsidRPr="002C6C11" w:rsidRDefault="00974151" w:rsidP="00807B2E">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3D3A3150" w14:textId="77777777" w:rsidR="00974151" w:rsidRPr="002C6C11" w:rsidRDefault="00974151" w:rsidP="00807B2E">
      <w:pPr>
        <w:pStyle w:val="NormalWeb"/>
        <w:numPr>
          <w:ilvl w:val="0"/>
          <w:numId w:val="33"/>
        </w:numPr>
        <w:spacing w:before="120" w:beforeAutospacing="0" w:after="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Efficiently scalable methods should show near-linear energy scaling.</w:t>
      </w:r>
    </w:p>
    <w:p w14:paraId="7C8294FD" w14:textId="77777777" w:rsidR="00974151" w:rsidRPr="002C6C11" w:rsidRDefault="00974151" w:rsidP="00974151">
      <w:pPr>
        <w:pStyle w:val="NormalWeb"/>
        <w:numPr>
          <w:ilvl w:val="0"/>
          <w:numId w:val="33"/>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Poorly optimized systems may show exponential energy growth with load.</w:t>
      </w:r>
    </w:p>
    <w:p w14:paraId="389AA054" w14:textId="2686B8DF" w:rsidR="00974151" w:rsidRDefault="02B06778" w:rsidP="00974151">
      <w:pPr>
        <w:widowControl/>
        <w:rPr>
          <w:rFonts w:ascii="Montserrat" w:eastAsia="Montserrat" w:hAnsi="Montserrat" w:cs="Montserrat"/>
          <w:color w:val="000000" w:themeColor="text1"/>
          <w:sz w:val="18"/>
          <w:szCs w:val="18"/>
        </w:rPr>
      </w:pPr>
      <w:ins w:id="2800" w:author="Mehta, Hemini" w:date="2026-03-23T12:37:00Z" w16du:dateUtc="2026-03-23T12:37:49Z">
        <w:r w:rsidRPr="2618C7F4">
          <w:rPr>
            <w:rFonts w:ascii="Montserrat" w:eastAsia="Montserrat" w:hAnsi="Montserrat" w:cs="Montserrat"/>
            <w:color w:val="000000" w:themeColor="text1"/>
            <w:sz w:val="18"/>
            <w:szCs w:val="18"/>
          </w:rPr>
          <w:t xml:space="preserve">We will not achieve the number of concurrent users we need to </w:t>
        </w:r>
      </w:ins>
      <w:ins w:id="2801" w:author="Mehta, Hemini" w:date="2026-03-24T11:30:00Z" w16du:dateUtc="2026-03-24T11:30:09Z">
        <w:r w:rsidR="2A18DC3A" w:rsidRPr="2618C7F4">
          <w:rPr>
            <w:rFonts w:ascii="Montserrat" w:eastAsia="Montserrat" w:hAnsi="Montserrat" w:cs="Montserrat"/>
            <w:color w:val="000000" w:themeColor="text1"/>
            <w:sz w:val="18"/>
            <w:szCs w:val="18"/>
          </w:rPr>
          <w:t>perform</w:t>
        </w:r>
      </w:ins>
      <w:ins w:id="2802" w:author="Mehta, Hemini" w:date="2026-03-23T12:37:00Z" w16du:dateUtc="2026-03-23T12:37:49Z">
        <w:r w:rsidRPr="2618C7F4">
          <w:rPr>
            <w:rFonts w:ascii="Montserrat" w:eastAsia="Montserrat" w:hAnsi="Montserrat" w:cs="Montserrat"/>
            <w:color w:val="000000" w:themeColor="text1"/>
            <w:sz w:val="18"/>
            <w:szCs w:val="18"/>
          </w:rPr>
          <w:t xml:space="preserve"> this test.</w:t>
        </w:r>
      </w:ins>
    </w:p>
    <w:p w14:paraId="1F057815" w14:textId="77777777" w:rsidR="00974151" w:rsidRDefault="00974151" w:rsidP="00974151">
      <w:pPr>
        <w:widowControl/>
        <w:rPr>
          <w:rFonts w:ascii="Montserrat" w:eastAsia="Montserrat" w:hAnsi="Montserrat" w:cs="Montserrat"/>
          <w:color w:val="000000" w:themeColor="text1"/>
          <w:sz w:val="18"/>
          <w:szCs w:val="18"/>
        </w:rPr>
      </w:pPr>
    </w:p>
    <w:p w14:paraId="50353F14" w14:textId="77777777" w:rsidR="00807B2E" w:rsidRPr="00CB317A" w:rsidRDefault="00807B2E" w:rsidP="00974151">
      <w:pPr>
        <w:widowControl/>
        <w:rPr>
          <w:rFonts w:ascii="Montserrat" w:eastAsia="Montserrat" w:hAnsi="Montserrat" w:cs="Montserrat"/>
          <w:color w:val="000000" w:themeColor="text1"/>
          <w:sz w:val="18"/>
          <w:szCs w:val="18"/>
        </w:rPr>
      </w:pPr>
    </w:p>
    <w:p w14:paraId="2FDC6EA2" w14:textId="77777777" w:rsidR="00974151" w:rsidRPr="002D2A76" w:rsidRDefault="3E5B9206" w:rsidP="00974151">
      <w:pPr>
        <w:pStyle w:val="Heading3"/>
      </w:pPr>
      <w:bookmarkStart w:id="2803" w:name="_Toc706568445"/>
      <w:r>
        <w:t>Scenario F.3: Efficiency gains of high vs. low utilization</w:t>
      </w:r>
      <w:bookmarkEnd w:id="2803"/>
    </w:p>
    <w:p w14:paraId="368D0EC0"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5C7BA3AE"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0E433271"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Server Energy Utilization Rate</w:t>
      </w:r>
    </w:p>
    <w:p w14:paraId="42F2BF90"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75ABDF16" w14:textId="77777777" w:rsidR="00974151" w:rsidRPr="002C6C11" w:rsidRDefault="00974151" w:rsidP="00807B2E">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5D9A3EC9" w14:textId="77777777" w:rsidR="00974151" w:rsidRPr="002C6C11" w:rsidRDefault="00974151" w:rsidP="00807B2E">
      <w:pPr>
        <w:pStyle w:val="NormalWeb"/>
        <w:numPr>
          <w:ilvl w:val="0"/>
          <w:numId w:val="32"/>
        </w:numPr>
        <w:spacing w:before="120" w:beforeAutospacing="0" w:after="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and server utilization metrics across workloads.</w:t>
      </w:r>
    </w:p>
    <w:p w14:paraId="01677F2A" w14:textId="77777777" w:rsidR="00974151" w:rsidRPr="002C6C11" w:rsidRDefault="00974151" w:rsidP="00974151">
      <w:pPr>
        <w:pStyle w:val="NormalWeb"/>
        <w:numPr>
          <w:ilvl w:val="0"/>
          <w:numId w:val="32"/>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Comparison between low-load and high-load conditions.</w:t>
      </w:r>
    </w:p>
    <w:p w14:paraId="7A860F13" w14:textId="77777777" w:rsidR="00974151" w:rsidRPr="002C6C11" w:rsidRDefault="00974151" w:rsidP="00807B2E">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03FD3B2D" w14:textId="77777777" w:rsidR="00974151" w:rsidRPr="002C6C11" w:rsidRDefault="00974151" w:rsidP="00807B2E">
      <w:pPr>
        <w:pStyle w:val="NormalWeb"/>
        <w:numPr>
          <w:ilvl w:val="0"/>
          <w:numId w:val="31"/>
        </w:numPr>
        <w:spacing w:before="120" w:beforeAutospacing="0" w:after="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Efficiency curve showing energy per stream at varying utilization levels.</w:t>
      </w:r>
    </w:p>
    <w:p w14:paraId="24D3E253" w14:textId="77777777" w:rsidR="00974151" w:rsidRPr="002C6C11" w:rsidRDefault="00974151" w:rsidP="00974151">
      <w:pPr>
        <w:pStyle w:val="NormalWeb"/>
        <w:numPr>
          <w:ilvl w:val="0"/>
          <w:numId w:val="31"/>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performance load across the entire system as different pathways can change the utilization of energy use. The concept is to view the holistic ecosystem and not one part of it.</w:t>
      </w:r>
    </w:p>
    <w:p w14:paraId="6F9E4DBC" w14:textId="77777777" w:rsidR="00974151" w:rsidRPr="002C6C11" w:rsidRDefault="00974151" w:rsidP="00807B2E">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27191F5B" w14:textId="77777777" w:rsidR="00974151" w:rsidRPr="002C6C11" w:rsidRDefault="00974151" w:rsidP="00807B2E">
      <w:pPr>
        <w:pStyle w:val="NormalWeb"/>
        <w:numPr>
          <w:ilvl w:val="0"/>
          <w:numId w:val="30"/>
        </w:numPr>
        <w:spacing w:before="120" w:beforeAutospacing="0" w:after="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Systems optimized for high utilization (e.g., CDN, Edge) will demonstrate efficiency gains at scale.</w:t>
      </w:r>
    </w:p>
    <w:p w14:paraId="2570131D" w14:textId="5A42C16C" w:rsidR="00974151" w:rsidRDefault="00974151" w:rsidP="2618C7F4">
      <w:pPr>
        <w:pStyle w:val="NormalWeb"/>
        <w:numPr>
          <w:ilvl w:val="0"/>
          <w:numId w:val="30"/>
        </w:numPr>
        <w:spacing w:beforeAutospacing="0" w:after="240" w:afterAutospacing="0"/>
        <w:rPr>
          <w:ins w:id="2804" w:author="Mehta, Hemini" w:date="2026-03-23T12:38:00Z" w16du:dateUtc="2026-03-23T12:38:12Z"/>
          <w:rFonts w:ascii="Montserrat" w:eastAsia="Montserrat" w:hAnsi="Montserrat" w:cs="Montserrat"/>
          <w:color w:val="000000" w:themeColor="text1"/>
          <w:sz w:val="18"/>
          <w:szCs w:val="18"/>
        </w:rPr>
      </w:pPr>
      <w:r w:rsidRPr="2618C7F4">
        <w:rPr>
          <w:rFonts w:ascii="Montserrat" w:eastAsia="Montserrat" w:hAnsi="Montserrat" w:cs="Montserrat"/>
          <w:color w:val="000000" w:themeColor="text1"/>
          <w:sz w:val="18"/>
          <w:szCs w:val="18"/>
        </w:rPr>
        <w:t>Underutilized or overprovisioned systems will show inefficiency at low loads.</w:t>
      </w:r>
    </w:p>
    <w:p w14:paraId="1F209740" w14:textId="4ABC435F" w:rsidR="0198B005" w:rsidRDefault="0198B005" w:rsidP="2618C7F4">
      <w:pPr>
        <w:pStyle w:val="NormalWeb"/>
        <w:spacing w:beforeAutospacing="0" w:after="240" w:afterAutospacing="0"/>
        <w:rPr>
          <w:rFonts w:ascii="Montserrat" w:eastAsia="Montserrat" w:hAnsi="Montserrat" w:cs="Montserrat"/>
          <w:color w:val="000000" w:themeColor="text1"/>
          <w:sz w:val="18"/>
          <w:szCs w:val="18"/>
        </w:rPr>
      </w:pPr>
      <w:ins w:id="2805" w:author="Mehta, Hemini" w:date="2026-03-23T12:38:00Z" w16du:dateUtc="2026-03-23T12:38:33Z">
        <w:r w:rsidRPr="2618C7F4">
          <w:rPr>
            <w:rFonts w:ascii="Montserrat" w:eastAsia="Montserrat" w:hAnsi="Montserrat" w:cs="Montserrat"/>
            <w:color w:val="000000" w:themeColor="text1"/>
            <w:sz w:val="18"/>
            <w:szCs w:val="18"/>
          </w:rPr>
          <w:t xml:space="preserve">We will not be able to scale </w:t>
        </w:r>
      </w:ins>
      <w:ins w:id="2806" w:author="Mehta, Hemini" w:date="2026-03-24T11:30:00Z" w16du:dateUtc="2026-03-24T11:30:17Z">
        <w:r w:rsidR="510B0FDE" w:rsidRPr="2618C7F4">
          <w:rPr>
            <w:rFonts w:ascii="Montserrat" w:eastAsia="Montserrat" w:hAnsi="Montserrat" w:cs="Montserrat"/>
            <w:color w:val="000000" w:themeColor="text1"/>
            <w:sz w:val="18"/>
            <w:szCs w:val="18"/>
          </w:rPr>
          <w:t>to</w:t>
        </w:r>
      </w:ins>
      <w:ins w:id="2807" w:author="Mehta, Hemini" w:date="2026-03-23T12:38:00Z" w16du:dateUtc="2026-03-23T12:38:33Z">
        <w:r w:rsidRPr="2618C7F4">
          <w:rPr>
            <w:rFonts w:ascii="Montserrat" w:eastAsia="Montserrat" w:hAnsi="Montserrat" w:cs="Montserrat"/>
            <w:color w:val="000000" w:themeColor="text1"/>
            <w:sz w:val="18"/>
            <w:szCs w:val="18"/>
          </w:rPr>
          <w:t xml:space="preserve"> perform this test.</w:t>
        </w:r>
      </w:ins>
    </w:p>
    <w:p w14:paraId="41377336" w14:textId="77777777" w:rsidR="00974151" w:rsidRDefault="00974151" w:rsidP="00974151">
      <w:pPr>
        <w:widowControl/>
        <w:rPr>
          <w:rFonts w:ascii="Montserrat" w:eastAsia="Montserrat" w:hAnsi="Montserrat" w:cs="Montserrat"/>
          <w:color w:val="595959" w:themeColor="text1" w:themeTint="A6"/>
          <w:sz w:val="18"/>
          <w:szCs w:val="18"/>
        </w:rPr>
      </w:pPr>
    </w:p>
    <w:p w14:paraId="7DB9C024" w14:textId="77777777" w:rsidR="00974151" w:rsidRPr="002D2A76" w:rsidRDefault="3E5B9206" w:rsidP="00974151">
      <w:pPr>
        <w:pStyle w:val="Heading3"/>
      </w:pPr>
      <w:bookmarkStart w:id="2808" w:name="_Toc1484738548"/>
      <w:r>
        <w:t>Scenario G.1: Compare network-level energy usage per GB delivered</w:t>
      </w:r>
      <w:bookmarkEnd w:id="2808"/>
    </w:p>
    <w:p w14:paraId="5A0D158B"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43006810"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01A4FD3E"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Network Energy Intensity (kWh/GB)</w:t>
      </w:r>
    </w:p>
    <w:p w14:paraId="3193D551"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0F6B5B32" w14:textId="77777777" w:rsidR="00974151" w:rsidRPr="002C6C11" w:rsidRDefault="00974151" w:rsidP="00807B2E">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2496592E" w14:textId="77777777" w:rsidR="00974151" w:rsidRPr="002C6C11" w:rsidRDefault="00974151" w:rsidP="00807B2E">
      <w:pPr>
        <w:pStyle w:val="NormalWeb"/>
        <w:numPr>
          <w:ilvl w:val="0"/>
          <w:numId w:val="29"/>
        </w:numPr>
        <w:spacing w:before="120" w:beforeAutospacing="0" w:after="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Network energy consumption data (routers, backhaul, data transfer).</w:t>
      </w:r>
    </w:p>
    <w:p w14:paraId="36E80AE6" w14:textId="77777777" w:rsidR="00974151" w:rsidRPr="002C6C11" w:rsidRDefault="00974151" w:rsidP="00974151">
      <w:pPr>
        <w:pStyle w:val="NormalWeb"/>
        <w:numPr>
          <w:ilvl w:val="0"/>
          <w:numId w:val="29"/>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Delivered traffic logs (GB per session).</w:t>
      </w:r>
    </w:p>
    <w:p w14:paraId="7EF6D8D4" w14:textId="77777777" w:rsidR="00974151" w:rsidRPr="002C6C11" w:rsidRDefault="00974151" w:rsidP="00807B2E">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5EE9393F" w14:textId="77777777" w:rsidR="00974151" w:rsidRPr="002C6C11" w:rsidRDefault="00974151" w:rsidP="00807B2E">
      <w:pPr>
        <w:pStyle w:val="NormalWeb"/>
        <w:numPr>
          <w:ilvl w:val="0"/>
          <w:numId w:val="28"/>
        </w:numPr>
        <w:spacing w:before="120" w:beforeAutospacing="0" w:after="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intensity (kWh per GB delivered) across methods.</w:t>
      </w:r>
    </w:p>
    <w:p w14:paraId="34460605" w14:textId="77777777" w:rsidR="00974151" w:rsidRPr="002C6C11" w:rsidRDefault="00974151" w:rsidP="00974151">
      <w:pPr>
        <w:pStyle w:val="NormalWeb"/>
        <w:numPr>
          <w:ilvl w:val="0"/>
          <w:numId w:val="28"/>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efficiency benchmarks.</w:t>
      </w:r>
    </w:p>
    <w:p w14:paraId="7D61C960" w14:textId="77777777" w:rsidR="00974151" w:rsidRPr="002C6C11" w:rsidRDefault="00974151" w:rsidP="00807B2E">
      <w:pPr>
        <w:pStyle w:val="NormalWeb"/>
        <w:spacing w:before="240" w:beforeAutospacing="0" w:after="12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2B7766BB" w14:textId="77777777" w:rsidR="00974151" w:rsidRPr="002C6C11" w:rsidRDefault="00974151" w:rsidP="00807B2E">
      <w:pPr>
        <w:pStyle w:val="NormalWeb"/>
        <w:numPr>
          <w:ilvl w:val="0"/>
          <w:numId w:val="27"/>
        </w:numPr>
        <w:spacing w:before="120" w:beforeAutospacing="0" w:after="0" w:afterAutospacing="0"/>
        <w:ind w:left="714" w:hanging="357"/>
        <w:contextualSpacing/>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Methods with regional delivery and optimized routing should show lower energy per GB.</w:t>
      </w:r>
    </w:p>
    <w:p w14:paraId="1EACDB58" w14:textId="77777777" w:rsidR="00974151" w:rsidRPr="002C6C11" w:rsidRDefault="00974151" w:rsidP="00974151">
      <w:pPr>
        <w:pStyle w:val="NormalWeb"/>
        <w:numPr>
          <w:ilvl w:val="0"/>
          <w:numId w:val="27"/>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Long-haul centralized delivery will increase network energy intensity.</w:t>
      </w:r>
    </w:p>
    <w:p w14:paraId="6867766A" w14:textId="28329A7E" w:rsidR="00974151" w:rsidRPr="00CB317A" w:rsidRDefault="537C3213" w:rsidP="00974151">
      <w:pPr>
        <w:widowControl/>
        <w:rPr>
          <w:ins w:id="2809" w:author="Mehta, Hemini" w:date="2026-03-23T12:39:00Z" w16du:dateUtc="2026-03-23T12:39:20Z"/>
          <w:rFonts w:ascii="Montserrat" w:eastAsia="Montserrat" w:hAnsi="Montserrat" w:cs="Montserrat"/>
          <w:color w:val="000000" w:themeColor="text1"/>
          <w:sz w:val="18"/>
          <w:szCs w:val="18"/>
        </w:rPr>
      </w:pPr>
      <w:ins w:id="2810" w:author="Mehta, Hemini" w:date="2026-03-23T12:38:00Z" w16du:dateUtc="2026-03-23T12:38:59Z">
        <w:r w:rsidRPr="2618C7F4">
          <w:rPr>
            <w:rFonts w:ascii="Montserrat" w:eastAsia="Montserrat" w:hAnsi="Montserrat" w:cs="Montserrat"/>
            <w:color w:val="000000" w:themeColor="text1"/>
            <w:sz w:val="18"/>
            <w:szCs w:val="18"/>
          </w:rPr>
          <w:t xml:space="preserve">We do not have a </w:t>
        </w:r>
      </w:ins>
      <w:ins w:id="2811" w:author="Mehta, Hemini" w:date="2026-03-23T12:39:00Z" w16du:dateUtc="2026-03-23T12:39:19Z">
        <w:r w:rsidRPr="2618C7F4">
          <w:rPr>
            <w:rFonts w:ascii="Montserrat" w:eastAsia="Montserrat" w:hAnsi="Montserrat" w:cs="Montserrat"/>
            <w:color w:val="000000" w:themeColor="text1"/>
            <w:sz w:val="18"/>
            <w:szCs w:val="18"/>
          </w:rPr>
          <w:t xml:space="preserve">complete production system </w:t>
        </w:r>
      </w:ins>
      <w:ins w:id="2812" w:author="Mehta, Hemini" w:date="2026-03-24T11:30:00Z" w16du:dateUtc="2026-03-24T11:30:27Z">
        <w:r w:rsidR="49B9A535" w:rsidRPr="2618C7F4">
          <w:rPr>
            <w:rFonts w:ascii="Montserrat" w:eastAsia="Montserrat" w:hAnsi="Montserrat" w:cs="Montserrat"/>
            <w:color w:val="000000" w:themeColor="text1"/>
            <w:sz w:val="18"/>
            <w:szCs w:val="18"/>
          </w:rPr>
          <w:t>to</w:t>
        </w:r>
      </w:ins>
      <w:ins w:id="2813" w:author="Mehta, Hemini" w:date="2026-03-23T12:39:00Z" w16du:dateUtc="2026-03-23T12:39:19Z">
        <w:r w:rsidRPr="2618C7F4">
          <w:rPr>
            <w:rFonts w:ascii="Montserrat" w:eastAsia="Montserrat" w:hAnsi="Montserrat" w:cs="Montserrat"/>
            <w:color w:val="000000" w:themeColor="text1"/>
            <w:sz w:val="18"/>
            <w:szCs w:val="18"/>
          </w:rPr>
          <w:t xml:space="preserve"> make this test case viable.</w:t>
        </w:r>
      </w:ins>
    </w:p>
    <w:p w14:paraId="28F55D19" w14:textId="6121BDDF" w:rsidR="2618C7F4" w:rsidRDefault="2618C7F4" w:rsidP="2618C7F4">
      <w:pPr>
        <w:widowControl/>
        <w:rPr>
          <w:rFonts w:ascii="Montserrat" w:eastAsia="Montserrat" w:hAnsi="Montserrat" w:cs="Montserrat"/>
          <w:color w:val="000000" w:themeColor="text1"/>
          <w:sz w:val="18"/>
          <w:szCs w:val="18"/>
        </w:rPr>
      </w:pPr>
    </w:p>
    <w:p w14:paraId="6436AA3B" w14:textId="77777777" w:rsidR="00974151" w:rsidRPr="002D2A76" w:rsidRDefault="3E5B9206" w:rsidP="00974151">
      <w:pPr>
        <w:pStyle w:val="Heading3"/>
      </w:pPr>
      <w:bookmarkStart w:id="2814" w:name="_Toc1359486636"/>
      <w:r>
        <w:t>Scenario H.1: Test resilience of systems under demand spikes</w:t>
      </w:r>
      <w:bookmarkEnd w:id="2814"/>
    </w:p>
    <w:p w14:paraId="202D7E97"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0C5E2294"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Resilience</w:t>
      </w:r>
    </w:p>
    <w:p w14:paraId="12613254"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Peak vs. Average Energy Demand</w:t>
      </w:r>
    </w:p>
    <w:p w14:paraId="35D47A96"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336F9D91"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5BFC8BAE" w14:textId="77777777" w:rsidR="00974151" w:rsidRPr="002C6C11" w:rsidRDefault="00974151" w:rsidP="00974151">
      <w:pPr>
        <w:pStyle w:val="NormalWeb"/>
        <w:numPr>
          <w:ilvl w:val="0"/>
          <w:numId w:val="26"/>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Simulated sudden spikes in user demand (flash crowds).</w:t>
      </w:r>
    </w:p>
    <w:p w14:paraId="02878169" w14:textId="77777777" w:rsidR="00974151" w:rsidRPr="002C6C11" w:rsidRDefault="00974151" w:rsidP="00974151">
      <w:pPr>
        <w:pStyle w:val="NormalWeb"/>
        <w:numPr>
          <w:ilvl w:val="0"/>
          <w:numId w:val="26"/>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logs during spikes and recovery.</w:t>
      </w:r>
    </w:p>
    <w:p w14:paraId="237C3B8A"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7004DEEB" w14:textId="77777777" w:rsidR="00974151" w:rsidRPr="002C6C11" w:rsidRDefault="00974151" w:rsidP="00974151">
      <w:pPr>
        <w:pStyle w:val="NormalWeb"/>
        <w:numPr>
          <w:ilvl w:val="0"/>
          <w:numId w:val="25"/>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stability under sudden load changes.</w:t>
      </w:r>
    </w:p>
    <w:p w14:paraId="05E8E0A6" w14:textId="77777777" w:rsidR="00974151" w:rsidRPr="002C6C11" w:rsidRDefault="00974151" w:rsidP="00974151">
      <w:pPr>
        <w:pStyle w:val="NormalWeb"/>
        <w:numPr>
          <w:ilvl w:val="0"/>
          <w:numId w:val="25"/>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resilience-energy profiles per method.</w:t>
      </w:r>
    </w:p>
    <w:p w14:paraId="51FEFCC5"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3E3401CF" w14:textId="77777777" w:rsidR="00974151" w:rsidRPr="002C6C11" w:rsidRDefault="00974151" w:rsidP="00974151">
      <w:pPr>
        <w:pStyle w:val="NormalWeb"/>
        <w:numPr>
          <w:ilvl w:val="0"/>
          <w:numId w:val="24"/>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Resilient methods should manage spikes with minimal additional energy overhead.</w:t>
      </w:r>
    </w:p>
    <w:p w14:paraId="6C363FC8" w14:textId="77777777" w:rsidR="00974151" w:rsidRPr="002C6C11" w:rsidRDefault="00974151" w:rsidP="00974151">
      <w:pPr>
        <w:pStyle w:val="NormalWeb"/>
        <w:numPr>
          <w:ilvl w:val="0"/>
          <w:numId w:val="24"/>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Inefficient scaling may cause excessive energy use during demand surges.</w:t>
      </w:r>
    </w:p>
    <w:p w14:paraId="7839D6D6" w14:textId="15BCB880" w:rsidR="00974151" w:rsidRPr="00CB317A" w:rsidRDefault="7ECA600B" w:rsidP="00974151">
      <w:pPr>
        <w:widowControl/>
        <w:rPr>
          <w:ins w:id="2815" w:author="Mehta, Hemini" w:date="2026-03-23T12:39:00Z" w16du:dateUtc="2026-03-23T12:39:46Z"/>
          <w:rFonts w:ascii="Montserrat" w:eastAsia="Montserrat" w:hAnsi="Montserrat" w:cs="Montserrat"/>
          <w:color w:val="595959" w:themeColor="text1" w:themeTint="A6"/>
          <w:sz w:val="18"/>
          <w:szCs w:val="18"/>
        </w:rPr>
      </w:pPr>
      <w:ins w:id="2816" w:author="Mehta, Hemini" w:date="2026-03-23T12:39:00Z" w16du:dateUtc="2026-03-23T12:39:45Z">
        <w:r w:rsidRPr="2618C7F4">
          <w:rPr>
            <w:rFonts w:ascii="Montserrat" w:eastAsia="Montserrat" w:hAnsi="Montserrat" w:cs="Montserrat"/>
            <w:color w:val="595959" w:themeColor="text1" w:themeTint="A6"/>
            <w:sz w:val="18"/>
            <w:szCs w:val="18"/>
          </w:rPr>
          <w:t xml:space="preserve">We will not be able to achieve the scale needed </w:t>
        </w:r>
      </w:ins>
      <w:ins w:id="2817" w:author="Mehta, Hemini" w:date="2026-03-24T11:30:00Z" w16du:dateUtc="2026-03-24T11:30:37Z">
        <w:r w:rsidR="0F26CCA5" w:rsidRPr="2618C7F4">
          <w:rPr>
            <w:rFonts w:ascii="Montserrat" w:eastAsia="Montserrat" w:hAnsi="Montserrat" w:cs="Montserrat"/>
            <w:color w:val="595959" w:themeColor="text1" w:themeTint="A6"/>
            <w:sz w:val="18"/>
            <w:szCs w:val="18"/>
          </w:rPr>
          <w:t>to</w:t>
        </w:r>
      </w:ins>
      <w:ins w:id="2818" w:author="Mehta, Hemini" w:date="2026-03-23T12:39:00Z" w16du:dateUtc="2026-03-23T12:39:45Z">
        <w:r w:rsidRPr="2618C7F4">
          <w:rPr>
            <w:rFonts w:ascii="Montserrat" w:eastAsia="Montserrat" w:hAnsi="Montserrat" w:cs="Montserrat"/>
            <w:color w:val="595959" w:themeColor="text1" w:themeTint="A6"/>
            <w:sz w:val="18"/>
            <w:szCs w:val="18"/>
          </w:rPr>
          <w:t xml:space="preserve"> perform this test.</w:t>
        </w:r>
      </w:ins>
    </w:p>
    <w:p w14:paraId="22AA6882" w14:textId="2DAA5E54" w:rsidR="2618C7F4" w:rsidRDefault="2618C7F4" w:rsidP="2618C7F4">
      <w:pPr>
        <w:widowControl/>
        <w:rPr>
          <w:rFonts w:ascii="Montserrat" w:eastAsia="Montserrat" w:hAnsi="Montserrat" w:cs="Montserrat"/>
          <w:color w:val="595959" w:themeColor="text1" w:themeTint="A6"/>
          <w:sz w:val="18"/>
          <w:szCs w:val="18"/>
        </w:rPr>
      </w:pPr>
    </w:p>
    <w:p w14:paraId="6CBD931E" w14:textId="77777777" w:rsidR="00807B2E" w:rsidRDefault="00807B2E" w:rsidP="2618C7F4">
      <w:pPr>
        <w:widowControl/>
        <w:rPr>
          <w:rFonts w:ascii="Montserrat" w:eastAsia="Montserrat" w:hAnsi="Montserrat" w:cs="Montserrat"/>
          <w:color w:val="595959" w:themeColor="text1" w:themeTint="A6"/>
          <w:sz w:val="18"/>
          <w:szCs w:val="18"/>
        </w:rPr>
      </w:pPr>
    </w:p>
    <w:p w14:paraId="5DF3C142" w14:textId="77777777" w:rsidR="00974151" w:rsidRPr="00C22265" w:rsidRDefault="3E5B9206" w:rsidP="00974151">
      <w:pPr>
        <w:pStyle w:val="Heading3"/>
      </w:pPr>
      <w:bookmarkStart w:id="2819" w:name="_Toc1632722985"/>
      <w:r>
        <w:t>Scenario H.2: Compare scaling cost during peaks vs. baseline</w:t>
      </w:r>
      <w:bookmarkEnd w:id="2819"/>
    </w:p>
    <w:p w14:paraId="6B49E202" w14:textId="77777777" w:rsidR="00974151" w:rsidRDefault="00974151" w:rsidP="00974151">
      <w:pPr>
        <w:pStyle w:val="NormalWeb"/>
        <w:spacing w:beforeAutospacing="0" w:after="0" w:afterAutospacing="0"/>
        <w:rPr>
          <w:rFonts w:ascii="Montserrat" w:eastAsia="Montserrat" w:hAnsi="Montserrat" w:cs="Montserrat"/>
          <w:b/>
          <w:bCs/>
          <w:color w:val="000000" w:themeColor="text1"/>
          <w:sz w:val="18"/>
          <w:szCs w:val="18"/>
        </w:rPr>
      </w:pPr>
    </w:p>
    <w:p w14:paraId="0C704930"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Scalability</w:t>
      </w:r>
    </w:p>
    <w:p w14:paraId="4AB45DA0"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Peak vs. Average Energy Demand</w:t>
      </w:r>
    </w:p>
    <w:p w14:paraId="04789CE5"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2227A189"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656CBBEA" w14:textId="77777777" w:rsidR="00974151" w:rsidRPr="002C6C11" w:rsidRDefault="00974151" w:rsidP="00974151">
      <w:pPr>
        <w:pStyle w:val="NormalWeb"/>
        <w:numPr>
          <w:ilvl w:val="0"/>
          <w:numId w:val="23"/>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at baseline (normal load) vs peak load (high concurrency).</w:t>
      </w:r>
    </w:p>
    <w:p w14:paraId="1771F439" w14:textId="77777777" w:rsidR="00974151" w:rsidRPr="002C6C11" w:rsidRDefault="00974151" w:rsidP="00974151">
      <w:pPr>
        <w:pStyle w:val="NormalWeb"/>
        <w:numPr>
          <w:ilvl w:val="0"/>
          <w:numId w:val="23"/>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Operational cost models linked to energy usage.</w:t>
      </w:r>
    </w:p>
    <w:p w14:paraId="09B2FDFC"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32C666C4" w14:textId="77777777" w:rsidR="00974151" w:rsidRPr="002C6C11" w:rsidRDefault="00974151" w:rsidP="00974151">
      <w:pPr>
        <w:pStyle w:val="NormalWeb"/>
        <w:numPr>
          <w:ilvl w:val="0"/>
          <w:numId w:val="22"/>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Relative cost multiplier for peak vs baseline operation.</w:t>
      </w:r>
    </w:p>
    <w:p w14:paraId="00614C37" w14:textId="77777777" w:rsidR="00974151" w:rsidRPr="002C6C11" w:rsidRDefault="00974151" w:rsidP="00974151">
      <w:pPr>
        <w:pStyle w:val="NormalWeb"/>
        <w:numPr>
          <w:ilvl w:val="0"/>
          <w:numId w:val="22"/>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efficiency per method.</w:t>
      </w:r>
    </w:p>
    <w:p w14:paraId="2FB599BF"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64D7FDF7" w14:textId="77777777" w:rsidR="00974151" w:rsidRPr="002C6C11" w:rsidRDefault="00974151" w:rsidP="00974151">
      <w:pPr>
        <w:pStyle w:val="NormalWeb"/>
        <w:numPr>
          <w:ilvl w:val="0"/>
          <w:numId w:val="21"/>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Efficient methods will show moderate cost increases at peak.</w:t>
      </w:r>
    </w:p>
    <w:p w14:paraId="4D36E331" w14:textId="77777777" w:rsidR="00974151" w:rsidRPr="002C6C11" w:rsidRDefault="00974151" w:rsidP="00974151">
      <w:pPr>
        <w:pStyle w:val="NormalWeb"/>
        <w:numPr>
          <w:ilvl w:val="0"/>
          <w:numId w:val="21"/>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Inefficient methods will show disproportionate cost escalation during peaks.</w:t>
      </w:r>
    </w:p>
    <w:p w14:paraId="4DB6AF4F" w14:textId="3F535F25" w:rsidR="00974151" w:rsidRPr="00CB317A" w:rsidRDefault="7FECDED2" w:rsidP="00974151">
      <w:pPr>
        <w:widowControl/>
        <w:rPr>
          <w:ins w:id="2820" w:author="Mehta, Hemini" w:date="2026-03-23T12:40:00Z" w16du:dateUtc="2026-03-23T12:40:18Z"/>
          <w:rFonts w:ascii="Montserrat" w:eastAsia="Montserrat" w:hAnsi="Montserrat" w:cs="Montserrat"/>
          <w:color w:val="000000" w:themeColor="text1"/>
          <w:sz w:val="18"/>
          <w:szCs w:val="18"/>
        </w:rPr>
      </w:pPr>
      <w:ins w:id="2821" w:author="Mehta, Hemini" w:date="2026-03-23T12:40:00Z" w16du:dateUtc="2026-03-23T12:40:17Z">
        <w:r w:rsidRPr="2618C7F4">
          <w:rPr>
            <w:rFonts w:ascii="Montserrat" w:eastAsia="Montserrat" w:hAnsi="Montserrat" w:cs="Montserrat"/>
            <w:color w:val="000000" w:themeColor="text1"/>
            <w:sz w:val="18"/>
            <w:szCs w:val="18"/>
          </w:rPr>
          <w:t>We cannot have peak tests as we cannot scale.</w:t>
        </w:r>
      </w:ins>
    </w:p>
    <w:p w14:paraId="7E113BA1" w14:textId="1C522C95" w:rsidR="2618C7F4" w:rsidRDefault="2618C7F4" w:rsidP="2618C7F4">
      <w:pPr>
        <w:widowControl/>
        <w:rPr>
          <w:rFonts w:ascii="Montserrat" w:eastAsia="Montserrat" w:hAnsi="Montserrat" w:cs="Montserrat"/>
          <w:color w:val="000000" w:themeColor="text1"/>
          <w:sz w:val="18"/>
          <w:szCs w:val="18"/>
        </w:rPr>
      </w:pPr>
    </w:p>
    <w:p w14:paraId="1C88794E" w14:textId="77777777" w:rsidR="00807B2E" w:rsidRDefault="00807B2E" w:rsidP="2618C7F4">
      <w:pPr>
        <w:widowControl/>
        <w:rPr>
          <w:rFonts w:ascii="Montserrat" w:eastAsia="Montserrat" w:hAnsi="Montserrat" w:cs="Montserrat"/>
          <w:color w:val="000000" w:themeColor="text1"/>
          <w:sz w:val="18"/>
          <w:szCs w:val="18"/>
        </w:rPr>
      </w:pPr>
    </w:p>
    <w:p w14:paraId="747041BD" w14:textId="77777777" w:rsidR="00974151" w:rsidRPr="00C22265" w:rsidRDefault="3E5B9206" w:rsidP="00974151">
      <w:pPr>
        <w:pStyle w:val="Heading3"/>
      </w:pPr>
      <w:bookmarkStart w:id="2822" w:name="_Toc393665492"/>
      <w:r>
        <w:t>Scenario H.3: Identify inefficiencies caused by peak overcapacity</w:t>
      </w:r>
      <w:bookmarkEnd w:id="2822"/>
    </w:p>
    <w:p w14:paraId="1196D9E9"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KVIs</w:t>
      </w:r>
      <w:r w:rsidRPr="00CB317A">
        <w:rPr>
          <w:rFonts w:ascii="Montserrat" w:eastAsia="Montserrat" w:hAnsi="Montserrat" w:cs="Montserrat"/>
          <w:color w:val="000000" w:themeColor="text1"/>
          <w:sz w:val="18"/>
          <w:szCs w:val="18"/>
        </w:rPr>
        <w:t>: Cost efficiency</w:t>
      </w:r>
    </w:p>
    <w:p w14:paraId="633288FF"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KPIs: Peak vs. Average Energy Demand</w:t>
      </w:r>
    </w:p>
    <w:p w14:paraId="24BE982C" w14:textId="77777777" w:rsidR="00974151" w:rsidRPr="002C6C11" w:rsidRDefault="00974151" w:rsidP="00974151">
      <w:pPr>
        <w:pStyle w:val="NormalWeb"/>
        <w:spacing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Test Beds:</w:t>
      </w:r>
      <w:r w:rsidRPr="00CB317A">
        <w:rPr>
          <w:rFonts w:ascii="Montserrat" w:eastAsia="Montserrat" w:hAnsi="Montserrat" w:cs="Montserrat"/>
          <w:color w:val="000000" w:themeColor="text1"/>
          <w:sz w:val="18"/>
          <w:szCs w:val="18"/>
        </w:rPr>
        <w:t xml:space="preserve"> All</w:t>
      </w:r>
    </w:p>
    <w:p w14:paraId="3EE09B4A"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Input</w:t>
      </w:r>
    </w:p>
    <w:p w14:paraId="49B22E6A" w14:textId="77777777" w:rsidR="00974151" w:rsidRPr="002C6C11" w:rsidRDefault="00974151" w:rsidP="00974151">
      <w:pPr>
        <w:pStyle w:val="NormalWeb"/>
        <w:numPr>
          <w:ilvl w:val="0"/>
          <w:numId w:val="20"/>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Resource allocation data (servers provisioned vs actually used).</w:t>
      </w:r>
    </w:p>
    <w:p w14:paraId="53AB6BC1" w14:textId="77777777" w:rsidR="00974151" w:rsidRPr="002C6C11" w:rsidRDefault="00974151" w:rsidP="00974151">
      <w:pPr>
        <w:pStyle w:val="NormalWeb"/>
        <w:numPr>
          <w:ilvl w:val="0"/>
          <w:numId w:val="20"/>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Energy consumption under overprovisioned scenarios.</w:t>
      </w:r>
    </w:p>
    <w:p w14:paraId="72519D62"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Output</w:t>
      </w:r>
    </w:p>
    <w:p w14:paraId="400FA360" w14:textId="77777777" w:rsidR="00974151" w:rsidRPr="002C6C11" w:rsidRDefault="00974151" w:rsidP="00974151">
      <w:pPr>
        <w:pStyle w:val="NormalWeb"/>
        <w:numPr>
          <w:ilvl w:val="0"/>
          <w:numId w:val="19"/>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Quantification of wasted resources due to overcapacity.</w:t>
      </w:r>
    </w:p>
    <w:p w14:paraId="32FB6D92" w14:textId="77777777" w:rsidR="00974151" w:rsidRPr="002C6C11" w:rsidRDefault="00974151" w:rsidP="00974151">
      <w:pPr>
        <w:pStyle w:val="NormalWeb"/>
        <w:numPr>
          <w:ilvl w:val="0"/>
          <w:numId w:val="19"/>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Comparative inefficiency benchmarks per method.</w:t>
      </w:r>
    </w:p>
    <w:p w14:paraId="72A74FC1" w14:textId="77777777" w:rsidR="00974151" w:rsidRPr="002C6C11" w:rsidRDefault="00974151" w:rsidP="00974151">
      <w:pPr>
        <w:pStyle w:val="NormalWeb"/>
        <w:spacing w:before="240"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b/>
          <w:bCs/>
          <w:color w:val="000000" w:themeColor="text1"/>
          <w:sz w:val="18"/>
          <w:szCs w:val="18"/>
        </w:rPr>
        <w:t>Expectations</w:t>
      </w:r>
    </w:p>
    <w:p w14:paraId="17AB9787" w14:textId="77777777" w:rsidR="00974151" w:rsidRPr="002C6C11" w:rsidRDefault="00974151" w:rsidP="00974151">
      <w:pPr>
        <w:pStyle w:val="NormalWeb"/>
        <w:numPr>
          <w:ilvl w:val="0"/>
          <w:numId w:val="18"/>
        </w:numPr>
        <w:spacing w:before="240" w:beforeAutospacing="0" w:after="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Overprovisioned centralized methods should show significant inefficiency.</w:t>
      </w:r>
    </w:p>
    <w:p w14:paraId="2CE0C5A0" w14:textId="77777777" w:rsidR="00974151" w:rsidRPr="002C6C11" w:rsidRDefault="00974151" w:rsidP="00974151">
      <w:pPr>
        <w:pStyle w:val="NormalWeb"/>
        <w:numPr>
          <w:ilvl w:val="0"/>
          <w:numId w:val="18"/>
        </w:numPr>
        <w:spacing w:beforeAutospacing="0" w:after="240" w:afterAutospacing="0"/>
        <w:rPr>
          <w:rFonts w:ascii="Montserrat" w:eastAsia="Montserrat" w:hAnsi="Montserrat" w:cs="Montserrat"/>
          <w:color w:val="000000" w:themeColor="text1"/>
          <w:sz w:val="18"/>
          <w:szCs w:val="18"/>
        </w:rPr>
      </w:pPr>
      <w:r w:rsidRPr="00CB317A">
        <w:rPr>
          <w:rFonts w:ascii="Montserrat" w:eastAsia="Montserrat" w:hAnsi="Montserrat" w:cs="Montserrat"/>
          <w:color w:val="000000" w:themeColor="text1"/>
          <w:sz w:val="18"/>
          <w:szCs w:val="18"/>
        </w:rPr>
        <w:t>Adaptive or distributed methods will minimize energy waste by better aligning capacity with demand.</w:t>
      </w:r>
    </w:p>
    <w:p w14:paraId="4415BE0F" w14:textId="2C4F2BA2" w:rsidR="736D2018" w:rsidRDefault="736D2018">
      <w:pPr>
        <w:pStyle w:val="NormalWeb"/>
        <w:spacing w:beforeAutospacing="0" w:after="240" w:afterAutospacing="0"/>
        <w:rPr>
          <w:ins w:id="2823" w:author="Mehta, Hemini" w:date="2026-03-23T12:41:00Z" w16du:dateUtc="2026-03-23T12:41:12Z"/>
          <w:rFonts w:ascii="Montserrat" w:eastAsia="Montserrat" w:hAnsi="Montserrat" w:cs="Montserrat"/>
          <w:color w:val="000000" w:themeColor="text1"/>
          <w:sz w:val="18"/>
          <w:szCs w:val="18"/>
        </w:rPr>
        <w:pPrChange w:id="2824" w:author="Mehta, Hemini" w:date="2026-03-23T12:40:00Z">
          <w:pPr>
            <w:pStyle w:val="NormalWeb"/>
            <w:spacing w:beforeAutospacing="0" w:after="240" w:afterAutospacing="0"/>
            <w:ind w:left="720"/>
          </w:pPr>
        </w:pPrChange>
      </w:pPr>
      <w:ins w:id="2825" w:author="Mehta, Hemini" w:date="2026-03-23T12:40:00Z" w16du:dateUtc="2026-03-23T12:40:59Z">
        <w:r w:rsidRPr="2618C7F4">
          <w:rPr>
            <w:rFonts w:ascii="Montserrat" w:eastAsia="Montserrat" w:hAnsi="Montserrat" w:cs="Montserrat"/>
            <w:color w:val="000000" w:themeColor="text1"/>
            <w:sz w:val="18"/>
            <w:szCs w:val="18"/>
          </w:rPr>
          <w:t xml:space="preserve">As we don’t have </w:t>
        </w:r>
      </w:ins>
      <w:ins w:id="2826" w:author="Mehta, Hemini" w:date="2026-03-24T11:30:00Z" w16du:dateUtc="2026-03-24T11:30:55Z">
        <w:r w:rsidR="383D01F3" w:rsidRPr="2618C7F4">
          <w:rPr>
            <w:rFonts w:ascii="Montserrat" w:eastAsia="Montserrat" w:hAnsi="Montserrat" w:cs="Montserrat"/>
            <w:color w:val="000000" w:themeColor="text1"/>
            <w:sz w:val="18"/>
            <w:szCs w:val="18"/>
          </w:rPr>
          <w:t xml:space="preserve">scalability </w:t>
        </w:r>
      </w:ins>
      <w:ins w:id="2827" w:author="Mehta, Hemini" w:date="2026-03-23T12:40:00Z" w16du:dateUtc="2026-03-23T12:40:59Z">
        <w:r w:rsidRPr="2618C7F4">
          <w:rPr>
            <w:rFonts w:ascii="Montserrat" w:eastAsia="Montserrat" w:hAnsi="Montserrat" w:cs="Montserrat"/>
            <w:color w:val="000000" w:themeColor="text1"/>
            <w:sz w:val="18"/>
            <w:szCs w:val="18"/>
          </w:rPr>
          <w:t>of users o</w:t>
        </w:r>
      </w:ins>
      <w:ins w:id="2828" w:author="Mehta, Hemini" w:date="2026-03-23T12:41:00Z" w16du:dateUtc="2026-03-23T12:41:11Z">
        <w:r w:rsidRPr="2618C7F4">
          <w:rPr>
            <w:rFonts w:ascii="Montserrat" w:eastAsia="Montserrat" w:hAnsi="Montserrat" w:cs="Montserrat"/>
            <w:color w:val="000000" w:themeColor="text1"/>
            <w:sz w:val="18"/>
            <w:szCs w:val="18"/>
          </w:rPr>
          <w:t>r production system, this test cannot be carried out.</w:t>
        </w:r>
      </w:ins>
    </w:p>
    <w:p w14:paraId="584DC237" w14:textId="76D495C2" w:rsidR="2618C7F4" w:rsidRDefault="2618C7F4" w:rsidP="2618C7F4">
      <w:pPr>
        <w:pStyle w:val="NormalWeb"/>
        <w:spacing w:beforeAutospacing="0" w:after="240" w:afterAutospacing="0"/>
        <w:rPr>
          <w:rFonts w:ascii="Montserrat" w:eastAsia="Montserrat" w:hAnsi="Montserrat" w:cs="Montserrat"/>
          <w:color w:val="000000" w:themeColor="text1"/>
          <w:sz w:val="18"/>
          <w:szCs w:val="18"/>
        </w:rPr>
      </w:pPr>
    </w:p>
    <w:p w14:paraId="140774FD" w14:textId="77777777" w:rsidR="00974151" w:rsidRPr="00CB317A" w:rsidRDefault="3E5B9206" w:rsidP="77A9CFF2">
      <w:pPr>
        <w:pStyle w:val="Heading2"/>
        <w:keepNext/>
        <w:keepLines/>
        <w:widowControl/>
        <w:spacing w:before="40" w:line="259" w:lineRule="auto"/>
        <w:rPr>
          <w:rFonts w:eastAsia="Montserrat" w:cs="Montserrat"/>
          <w:bCs/>
          <w:color w:val="1F497D"/>
          <w:sz w:val="28"/>
          <w:szCs w:val="28"/>
        </w:rPr>
      </w:pPr>
      <w:bookmarkStart w:id="2829" w:name="_Toc666638895"/>
      <w:r w:rsidRPr="00CB317A">
        <w:rPr>
          <w:rFonts w:eastAsia="Montserrat" w:cs="Montserrat"/>
          <w:bCs/>
          <w:color w:val="1F497D"/>
          <w:sz w:val="28"/>
          <w:szCs w:val="28"/>
        </w:rPr>
        <w:t>Traceability Matrix</w:t>
      </w:r>
      <w:bookmarkEnd w:id="2829"/>
    </w:p>
    <w:p w14:paraId="7D1FC8A7" w14:textId="77777777" w:rsidR="00974151" w:rsidRPr="00502429" w:rsidRDefault="00974151" w:rsidP="00974151">
      <w:pPr>
        <w:widowControl/>
        <w:rPr>
          <w:rFonts w:ascii="Montserrat" w:hAnsi="Montserrat"/>
          <w:color w:val="000000" w:themeColor="text1"/>
          <w:sz w:val="22"/>
          <w:szCs w:val="22"/>
        </w:rPr>
      </w:pPr>
    </w:p>
    <w:p w14:paraId="47619818" w14:textId="76E44D1B" w:rsidR="00974151" w:rsidRPr="00CB317A" w:rsidRDefault="00974151" w:rsidP="00974151">
      <w:pPr>
        <w:widowControl/>
        <w:jc w:val="center"/>
        <w:rPr>
          <w:rFonts w:ascii="Montserrat" w:eastAsia="Montserrat" w:hAnsi="Montserrat" w:cs="Montserrat"/>
          <w:color w:val="000000" w:themeColor="text1"/>
          <w:sz w:val="18"/>
          <w:szCs w:val="18"/>
        </w:rPr>
      </w:pPr>
      <w:r w:rsidRPr="03FC5DEB">
        <w:rPr>
          <w:rFonts w:ascii="Montserrat" w:eastAsia="Montserrat" w:hAnsi="Montserrat" w:cs="Montserrat"/>
          <w:color w:val="000000" w:themeColor="text1"/>
          <w:sz w:val="18"/>
          <w:szCs w:val="18"/>
        </w:rPr>
        <w:t xml:space="preserve">Table: KVI to KPI Coverage </w:t>
      </w:r>
      <w:del w:id="2830" w:author="Mehta, Hemini" w:date="2026-03-25T10:07:00Z" w16du:dateUtc="2026-03-25T10:07:57Z">
        <w:r w:rsidRPr="03FC5DEB" w:rsidDel="00974151">
          <w:rPr>
            <w:rFonts w:ascii="Montserrat" w:eastAsia="Montserrat" w:hAnsi="Montserrat" w:cs="Montserrat"/>
            <w:color w:val="000000" w:themeColor="text1"/>
            <w:sz w:val="18"/>
            <w:szCs w:val="18"/>
          </w:rPr>
          <w:delText>traceabiliy</w:delText>
        </w:r>
      </w:del>
      <w:ins w:id="2831" w:author="Mehta, Hemini" w:date="2026-03-25T10:07:00Z" w16du:dateUtc="2026-03-25T10:07:57Z">
        <w:r w:rsidR="74DD43DB" w:rsidRPr="03FC5DEB">
          <w:rPr>
            <w:rFonts w:ascii="Montserrat" w:eastAsia="Montserrat" w:hAnsi="Montserrat" w:cs="Montserrat"/>
            <w:color w:val="000000" w:themeColor="text1"/>
            <w:sz w:val="18"/>
            <w:szCs w:val="18"/>
          </w:rPr>
          <w:t>traceability</w:t>
        </w:r>
      </w:ins>
      <w:r w:rsidRPr="03FC5DEB">
        <w:rPr>
          <w:rFonts w:ascii="Montserrat" w:eastAsia="Montserrat" w:hAnsi="Montserrat" w:cs="Montserrat"/>
          <w:color w:val="000000" w:themeColor="text1"/>
          <w:sz w:val="18"/>
          <w:szCs w:val="18"/>
        </w:rPr>
        <w:t xml:space="preserve"> matrix</w:t>
      </w:r>
    </w:p>
    <w:p w14:paraId="06149A14" w14:textId="77777777" w:rsidR="00974151" w:rsidRPr="00502429" w:rsidRDefault="00974151" w:rsidP="00974151">
      <w:pPr>
        <w:widowControl/>
        <w:rPr>
          <w:rFonts w:ascii="Montserrat" w:hAnsi="Montserrat"/>
          <w:color w:val="000000" w:themeColor="text1"/>
          <w:sz w:val="22"/>
          <w:szCs w:val="22"/>
        </w:rPr>
      </w:pPr>
    </w:p>
    <w:tbl>
      <w:tblPr>
        <w:tblW w:w="8979"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Change w:id="2832" w:author="Mehta, Hemini" w:date="2026-03-25T10:08:00Z">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PrChange>
      </w:tblPr>
      <w:tblGrid>
        <w:gridCol w:w="3180"/>
        <w:gridCol w:w="735"/>
        <w:gridCol w:w="1125"/>
        <w:gridCol w:w="810"/>
        <w:gridCol w:w="1065"/>
        <w:gridCol w:w="900"/>
        <w:gridCol w:w="1164"/>
        <w:tblGridChange w:id="2833">
          <w:tblGrid>
            <w:gridCol w:w="3180"/>
            <w:gridCol w:w="735"/>
            <w:gridCol w:w="1036"/>
            <w:gridCol w:w="89"/>
            <w:gridCol w:w="721"/>
            <w:gridCol w:w="89"/>
            <w:gridCol w:w="954"/>
            <w:gridCol w:w="111"/>
            <w:gridCol w:w="759"/>
            <w:gridCol w:w="141"/>
            <w:gridCol w:w="1164"/>
          </w:tblGrid>
        </w:tblGridChange>
      </w:tblGrid>
      <w:tr w:rsidR="00974151" w:rsidRPr="00C80238" w14:paraId="30FBCBE9"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Change w:id="2834"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
            </w:tcPrChange>
          </w:tcPr>
          <w:p w14:paraId="5F679E12" w14:textId="77777777" w:rsidR="00974151" w:rsidRPr="002C6C11" w:rsidRDefault="00974151">
            <w:pPr>
              <w:widowControl/>
              <w:ind w:right="260"/>
              <w:jc w:val="right"/>
              <w:rPr>
                <w:rFonts w:ascii="Montserrat" w:hAnsi="Montserrat"/>
                <w:b/>
                <w:color w:val="000000" w:themeColor="text1"/>
              </w:rPr>
            </w:pPr>
            <w:r w:rsidRPr="002C6C11">
              <w:rPr>
                <w:rFonts w:ascii="Montserrat" w:hAnsi="Montserrat"/>
                <w:b/>
                <w:color w:val="000000" w:themeColor="text1"/>
              </w:rPr>
              <w:t>KVI</w:t>
            </w:r>
          </w:p>
          <w:p w14:paraId="25280A35" w14:textId="77777777" w:rsidR="00974151" w:rsidRPr="00502429" w:rsidRDefault="00974151">
            <w:pPr>
              <w:widowControl/>
              <w:ind w:right="685"/>
              <w:jc w:val="center"/>
              <w:rPr>
                <w:rFonts w:ascii="Montserrat" w:hAnsi="Montserrat"/>
                <w:color w:val="000000" w:themeColor="text1"/>
              </w:rPr>
            </w:pPr>
            <w:r w:rsidRPr="002C6C11">
              <w:rPr>
                <w:rFonts w:ascii="Montserrat" w:hAnsi="Montserrat"/>
                <w:b/>
                <w:color w:val="000000" w:themeColor="text1"/>
              </w:rPr>
              <w:t>KPI</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Change w:id="2835"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
            </w:tcPrChange>
          </w:tcPr>
          <w:p w14:paraId="0C1C5BCA" w14:textId="77777777" w:rsidR="00974151" w:rsidRPr="00502429" w:rsidRDefault="00974151">
            <w:pPr>
              <w:widowControl/>
              <w:jc w:val="center"/>
              <w:rPr>
                <w:rFonts w:ascii="Montserrat" w:hAnsi="Montserrat"/>
                <w:color w:val="000000" w:themeColor="text1"/>
              </w:rPr>
            </w:pPr>
            <w:r w:rsidRPr="002C6C11">
              <w:rPr>
                <w:rFonts w:ascii="Montserrat" w:hAnsi="Montserrat"/>
                <w:b/>
                <w:color w:val="000000" w:themeColor="text1"/>
              </w:rPr>
              <w:t>Reach</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Change w:id="2836"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
            </w:tcPrChange>
          </w:tcPr>
          <w:p w14:paraId="36FA0144" w14:textId="77777777" w:rsidR="00974151" w:rsidRPr="00502429" w:rsidRDefault="00974151">
            <w:pPr>
              <w:widowControl/>
              <w:jc w:val="center"/>
              <w:rPr>
                <w:rFonts w:ascii="Montserrat" w:hAnsi="Montserrat"/>
                <w:color w:val="000000" w:themeColor="text1"/>
              </w:rPr>
            </w:pPr>
            <w:r w:rsidRPr="002C6C11">
              <w:rPr>
                <w:rFonts w:ascii="Montserrat" w:hAnsi="Montserrat"/>
                <w:b/>
                <w:color w:val="000000" w:themeColor="text1"/>
              </w:rPr>
              <w:t>Resilience</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Change w:id="2837"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
            </w:tcPrChange>
          </w:tcPr>
          <w:p w14:paraId="300F5FFA" w14:textId="77777777" w:rsidR="00974151" w:rsidRPr="00502429" w:rsidRDefault="00974151">
            <w:pPr>
              <w:widowControl/>
              <w:jc w:val="center"/>
              <w:rPr>
                <w:rFonts w:ascii="Montserrat" w:hAnsi="Montserrat"/>
                <w:color w:val="000000" w:themeColor="text1"/>
              </w:rPr>
            </w:pPr>
            <w:r w:rsidRPr="002C6C11">
              <w:rPr>
                <w:rFonts w:ascii="Montserrat" w:hAnsi="Montserrat"/>
                <w:b/>
                <w:color w:val="000000" w:themeColor="text1"/>
              </w:rPr>
              <w:t>Quality</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Change w:id="2838"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
            </w:tcPrChange>
          </w:tcPr>
          <w:p w14:paraId="58E1BE3B" w14:textId="77777777" w:rsidR="00974151" w:rsidRPr="00502429" w:rsidRDefault="00974151">
            <w:pPr>
              <w:widowControl/>
              <w:jc w:val="center"/>
              <w:rPr>
                <w:rFonts w:ascii="Montserrat" w:hAnsi="Montserrat"/>
                <w:color w:val="000000" w:themeColor="text1"/>
              </w:rPr>
            </w:pPr>
            <w:r w:rsidRPr="002C6C11">
              <w:rPr>
                <w:rFonts w:ascii="Montserrat" w:hAnsi="Montserrat"/>
                <w:b/>
                <w:color w:val="000000" w:themeColor="text1"/>
              </w:rPr>
              <w:t>Scalability</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Change w:id="2839"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
            </w:tcPrChange>
          </w:tcPr>
          <w:p w14:paraId="674BB10D" w14:textId="77777777" w:rsidR="00974151" w:rsidRPr="00502429" w:rsidRDefault="00974151">
            <w:pPr>
              <w:widowControl/>
              <w:jc w:val="center"/>
              <w:rPr>
                <w:rFonts w:ascii="Montserrat" w:hAnsi="Montserrat"/>
                <w:color w:val="000000" w:themeColor="text1"/>
              </w:rPr>
            </w:pPr>
            <w:r w:rsidRPr="002C6C11">
              <w:rPr>
                <w:rFonts w:ascii="Montserrat" w:hAnsi="Montserrat"/>
                <w:b/>
                <w:color w:val="000000" w:themeColor="text1"/>
              </w:rPr>
              <w:t>Security</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Change w:id="2840"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top w:w="90" w:type="dxa"/>
                  <w:left w:w="90" w:type="dxa"/>
                  <w:bottom w:w="90" w:type="dxa"/>
                  <w:right w:w="90" w:type="dxa"/>
                </w:tcMar>
              </w:tcPr>
            </w:tcPrChange>
          </w:tcPr>
          <w:p w14:paraId="5DD434D6" w14:textId="77777777" w:rsidR="00974151" w:rsidRPr="00502429" w:rsidRDefault="00974151">
            <w:pPr>
              <w:widowControl/>
              <w:jc w:val="center"/>
              <w:rPr>
                <w:rFonts w:ascii="Montserrat" w:hAnsi="Montserrat"/>
                <w:color w:val="000000" w:themeColor="text1"/>
              </w:rPr>
            </w:pPr>
            <w:r w:rsidRPr="002C6C11">
              <w:rPr>
                <w:rFonts w:ascii="Montserrat" w:hAnsi="Montserrat"/>
                <w:b/>
                <w:color w:val="000000" w:themeColor="text1"/>
              </w:rPr>
              <w:t>Cost Efficiency</w:t>
            </w:r>
          </w:p>
        </w:tc>
      </w:tr>
      <w:tr w:rsidR="00974151" w:rsidRPr="00C80238" w14:paraId="462BAD71"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41"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6CA7F23"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Average Watch Time per User</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42"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17C4538"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A, B</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43"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7785792"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44"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5EC48143"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B</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45"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339FBFAE"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A</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46"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128955F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47"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39B3EA2E"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C</w:t>
            </w:r>
          </w:p>
        </w:tc>
      </w:tr>
      <w:tr w:rsidR="00974151" w:rsidRPr="00C80238" w14:paraId="27C8588C"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48"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14A9B3E0"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Average Session Duration</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49"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D665A76"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D</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50"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AA942A5"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51"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A6EB5B7"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D, E</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52"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43E1E67"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53"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5E20FEB4"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54"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32D81C74"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F</w:t>
            </w:r>
          </w:p>
        </w:tc>
      </w:tr>
      <w:tr w:rsidR="00974151" w:rsidRPr="00C80238" w14:paraId="6CE4C105"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55"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BF9B47F"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Content Completion Rate</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56"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58E4A7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57"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ECBD1BB"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G</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58"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C39E19A"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H</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59"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390B5BA"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60"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1985FE2"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61"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DA34D9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I</w:t>
            </w:r>
          </w:p>
        </w:tc>
      </w:tr>
      <w:tr w:rsidR="00974151" w:rsidRPr="00C80238" w14:paraId="222BE73E"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62"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1ECDBFE0"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Content Abandonment Points</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63"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5646ACF2"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64"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0659F12"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J</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65"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594699B"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K</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66"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9A420B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67"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188822A4"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68"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39A5A15B"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L</w:t>
            </w:r>
          </w:p>
        </w:tc>
      </w:tr>
      <w:tr w:rsidR="00974151" w:rsidRPr="00C80238" w14:paraId="0F277A6B"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69"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952FE6F"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Startup Delay</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70"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FF791AF"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71"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79CCA9A"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72"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5156298"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M</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73"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074233C"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74"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2786940"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75"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06A756D"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N</w:t>
            </w:r>
          </w:p>
        </w:tc>
      </w:tr>
      <w:tr w:rsidR="00974151" w:rsidRPr="00C80238" w14:paraId="2D505FCB"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76"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890079A"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Buffering Ratio / Rebuffering Events</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77"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8809525"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78"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7E687C8"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O</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79"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31F3C73E"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P</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80"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02F6937"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81"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5E45F0F"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82"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51FBADD"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Q</w:t>
            </w:r>
          </w:p>
        </w:tc>
      </w:tr>
      <w:tr w:rsidR="00974151" w:rsidRPr="00C80238" w14:paraId="025576C8"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83"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F77A85D"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Bitrate Stability / QoE</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84"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C82EBC7"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85"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359BEBAA"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86"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39AC9F57"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R</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87"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E69AA7E"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88"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6BE6E1B"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89"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292BC7A"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S</w:t>
            </w:r>
          </w:p>
        </w:tc>
      </w:tr>
      <w:tr w:rsidR="00974151" w:rsidRPr="00C80238" w14:paraId="18757516"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90"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3BA7DD9"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Error Rate (Failed Attempts)</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91"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47AA13C"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92"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F885C81"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T</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93"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1D51954F"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U</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94"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5DD9C65F"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V</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95"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69C2014"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96"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E875285"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w:t>
            </w:r>
          </w:p>
        </w:tc>
      </w:tr>
      <w:tr w:rsidR="00974151" w:rsidRPr="00C80238" w14:paraId="4540655D"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97"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D198C61"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Crash Rate</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98"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82B58B5"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899"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1F6C7C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X</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00"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35B2E0D"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Y</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01"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C02A63C"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02"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5CAFF96D"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03"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600BC30"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Z</w:t>
            </w:r>
          </w:p>
        </w:tc>
      </w:tr>
      <w:tr w:rsidR="00974151" w:rsidRPr="00C80238" w14:paraId="1A0D5212"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04"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527D7827"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Availability (Uptime %)</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05"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32774211"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A.1</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06"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42E4E1C"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A.2</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07"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1F774A0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08"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3E600825"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A.3</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09"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5255B3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A.3</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10"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5293CC7"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A.4</w:t>
            </w:r>
          </w:p>
        </w:tc>
      </w:tr>
      <w:tr w:rsidR="00974151" w:rsidRPr="00C80238" w14:paraId="28EF9A8D"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11"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C1243B9"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Load Distribution Performance</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12"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33BCD91D"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13"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EE1FD42"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B.1</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14"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EBDB101"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15"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E3C6015"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B.2</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16"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D3EF50B"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B.3</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17"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34BAB1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B.4</w:t>
            </w:r>
          </w:p>
        </w:tc>
      </w:tr>
      <w:tr w:rsidR="00974151" w:rsidRPr="00C80238" w14:paraId="035582E2"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18"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B08DD1B"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Latency by Region</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19"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E170C07"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C.1</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20"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53563BB"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21"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C3FA1B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C.2</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22"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02C172A"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C.3</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23"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168181E6"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24"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1610DA7"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C.4</w:t>
            </w:r>
          </w:p>
        </w:tc>
      </w:tr>
      <w:tr w:rsidR="00974151" w:rsidRPr="00C80238" w14:paraId="25FE241D"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25"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28AC8F6"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Energy Consumption per Stream</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26"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14C2E76"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27"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29F3C11"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28"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31D00D00"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29"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158F9504"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30"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0548708"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31"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5CD09D0"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D.1</w:t>
            </w:r>
          </w:p>
        </w:tc>
      </w:tr>
      <w:tr w:rsidR="00974151" w:rsidRPr="00C80238" w14:paraId="17248441"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32"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1BC452D"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Energy Consumption per Hour of Viewing</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33"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EB6A49E"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34"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FD60FFF"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35"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230983B"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36"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D4CED2A"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37"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B336D61"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38"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EF7E54C"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E.1</w:t>
            </w:r>
          </w:p>
        </w:tc>
      </w:tr>
      <w:tr w:rsidR="00974151" w:rsidRPr="00C80238" w14:paraId="44521A66"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39"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EF27DD0"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Server Energy Utilization Rate</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40"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7D18A5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41"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CB566D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F.1</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42"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6378FF7"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43"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1C9AB765"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F.2</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44"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67A6E2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45"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51E11E3E"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F.3</w:t>
            </w:r>
          </w:p>
        </w:tc>
      </w:tr>
      <w:tr w:rsidR="00974151" w:rsidRPr="00C80238" w14:paraId="5CAB29D9"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46"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1CCB87C9"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Network Energy Intensity (kWh/GB)</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47"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724DD7F"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48"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C5222CE"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49"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60E3897"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50"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A9DC72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51"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1EE1C40"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52"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06BEB179"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G.1</w:t>
            </w:r>
          </w:p>
        </w:tc>
      </w:tr>
      <w:tr w:rsidR="00974151" w:rsidRPr="00C80238" w14:paraId="76E0A974" w14:textId="77777777" w:rsidTr="767E629C">
        <w:tc>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53" w:author="Mehta, Hemini" w:date="2026-03-25T10:08:00Z">
              <w:tcPr>
                <w:tcW w:w="31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D716132" w14:textId="77777777" w:rsidR="00974151" w:rsidRPr="00502429" w:rsidRDefault="00974151">
            <w:pPr>
              <w:widowControl/>
              <w:rPr>
                <w:rFonts w:ascii="Montserrat" w:hAnsi="Montserrat"/>
                <w:color w:val="000000" w:themeColor="text1"/>
              </w:rPr>
            </w:pPr>
            <w:r w:rsidRPr="002C6C11">
              <w:rPr>
                <w:rFonts w:ascii="Montserrat" w:hAnsi="Montserrat"/>
                <w:b/>
                <w:color w:val="000000" w:themeColor="text1"/>
              </w:rPr>
              <w:t>Peak vs. Average Energy Demand</w:t>
            </w:r>
          </w:p>
        </w:tc>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54" w:author="Mehta, Hemini" w:date="2026-03-25T10:08:00Z">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71AA7C33"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55" w:author="Mehta, Hemini" w:date="2026-03-25T10:08:00Z">
              <w:tcPr>
                <w:tcW w:w="1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346BA3D8"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H.1</w:t>
            </w:r>
          </w:p>
        </w:tc>
        <w:tc>
          <w:tcPr>
            <w:tcW w:w="8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56" w:author="Mehta, Hemini" w:date="2026-03-25T10:08:00Z">
              <w:tcPr>
                <w:tcW w:w="8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0795DED"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0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57" w:author="Mehta, Hemini" w:date="2026-03-25T10:08:00Z">
              <w:tcPr>
                <w:tcW w:w="104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6B15195F"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H.2</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58" w:author="Mehta, Hemini" w:date="2026-03-25T10:08:00Z">
              <w:tcPr>
                <w:tcW w:w="87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237B4E45"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w:t>
            </w:r>
          </w:p>
        </w:tc>
        <w:tc>
          <w:tcPr>
            <w:tcW w:w="11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Change w:id="2959" w:author="Mehta, Hemini" w:date="2026-03-25T10:08:00Z">
              <w:tcPr>
                <w:tcW w:w="130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tcPrChange>
          </w:tcPr>
          <w:p w14:paraId="4C76712D" w14:textId="77777777" w:rsidR="00974151" w:rsidRPr="00502429" w:rsidRDefault="00974151">
            <w:pPr>
              <w:widowControl/>
              <w:jc w:val="center"/>
              <w:rPr>
                <w:rFonts w:ascii="Montserrat" w:hAnsi="Montserrat"/>
                <w:color w:val="000000" w:themeColor="text1"/>
              </w:rPr>
            </w:pPr>
            <w:r w:rsidRPr="002C6C11">
              <w:rPr>
                <w:rFonts w:ascii="Montserrat" w:hAnsi="Montserrat"/>
                <w:color w:val="000000" w:themeColor="text1"/>
              </w:rPr>
              <w:t>H.3</w:t>
            </w:r>
          </w:p>
        </w:tc>
      </w:tr>
    </w:tbl>
    <w:p w14:paraId="23D1CCBD" w14:textId="77777777" w:rsidR="00974151" w:rsidRPr="002C6C11" w:rsidRDefault="00974151" w:rsidP="00974151">
      <w:pPr>
        <w:pStyle w:val="ParagraphText"/>
        <w:rPr>
          <w:rFonts w:eastAsia="Montserrat" w:cs="Montserrat"/>
          <w:color w:val="000000" w:themeColor="text1"/>
        </w:rPr>
      </w:pPr>
    </w:p>
    <w:p w14:paraId="5064969C" w14:textId="77777777" w:rsidR="00DB6055" w:rsidRPr="00502429" w:rsidRDefault="00DB6055" w:rsidP="00FF3A11">
      <w:pPr>
        <w:pStyle w:val="ParagraphText"/>
      </w:pPr>
    </w:p>
    <w:sectPr w:rsidR="00DB6055" w:rsidRPr="00502429" w:rsidSect="00F44F36">
      <w:headerReference w:type="first" r:id="rId81"/>
      <w:pgSz w:w="11906" w:h="16838"/>
      <w:pgMar w:top="1440" w:right="1416"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Emna Amri" w:date="2026-03-24T09:41:00Z" w:initials="EA">
    <w:p w14:paraId="326302A2" w14:textId="77777777" w:rsidR="006F0241" w:rsidRDefault="000B20C7" w:rsidP="006F0241">
      <w:pPr>
        <w:pStyle w:val="CommentText"/>
      </w:pPr>
      <w:r>
        <w:rPr>
          <w:rStyle w:val="CommentReference"/>
        </w:rPr>
        <w:annotationRef/>
      </w:r>
      <w:r w:rsidR="006F0241">
        <w:t>We need to add the new categories</w:t>
      </w:r>
    </w:p>
  </w:comment>
  <w:comment w:id="23" w:author="Darko Ratkaj" w:date="2026-03-02T10:12:00Z" w:initials="EBU">
    <w:p w14:paraId="788924B7" w14:textId="7A526CCB" w:rsidR="00873E3B" w:rsidRDefault="00873E3B" w:rsidP="00873E3B">
      <w:pPr>
        <w:pStyle w:val="CommentText"/>
      </w:pPr>
      <w:r>
        <w:rPr>
          <w:rStyle w:val="CommentReference"/>
        </w:rPr>
        <w:annotationRef/>
      </w:r>
      <w:r>
        <w:t>MS2 RID1:</w:t>
      </w:r>
    </w:p>
    <w:p w14:paraId="405266D5" w14:textId="77777777" w:rsidR="00873E3B" w:rsidRDefault="00873E3B" w:rsidP="00873E3B">
      <w:pPr>
        <w:pStyle w:val="CommentText"/>
      </w:pPr>
      <w:r>
        <w:t xml:space="preserve">How the proposed KPIs at vertical video distribution service oriented) relate to typical network system level such as: </w:t>
      </w:r>
    </w:p>
    <w:p w14:paraId="343FD804" w14:textId="77777777" w:rsidR="00873E3B" w:rsidRDefault="00873E3B" w:rsidP="00873E3B">
      <w:pPr>
        <w:pStyle w:val="CommentText"/>
      </w:pPr>
      <w:r>
        <w:t>-Data Rate and Capacity {User experienced DL/UL, Peak DL/UP, Area Traffic Density, Connection Density}</w:t>
      </w:r>
    </w:p>
    <w:p w14:paraId="104ED4BE" w14:textId="77777777" w:rsidR="00873E3B" w:rsidRDefault="00873E3B" w:rsidP="00873E3B">
      <w:pPr>
        <w:pStyle w:val="CommentText"/>
      </w:pPr>
      <w:r>
        <w:t>• Coverage</w:t>
      </w:r>
    </w:p>
    <w:p w14:paraId="3B4434D8" w14:textId="77777777" w:rsidR="00873E3B" w:rsidRDefault="00873E3B" w:rsidP="00873E3B">
      <w:pPr>
        <w:pStyle w:val="CommentText"/>
      </w:pPr>
      <w:r>
        <w:t>• E2E Latency {incl. jitter, CN, RAN –CU-DU, edge, cloud} + {service/slice provisioning time (there are no slices in 5G EMERGE), service/slice setup time (there are no slices in 5G EMERGE however there are allocations on demand),</w:t>
      </w:r>
    </w:p>
    <w:p w14:paraId="42AC28AC" w14:textId="77777777" w:rsidR="00873E3B" w:rsidRDefault="00873E3B" w:rsidP="00873E3B">
      <w:pPr>
        <w:pStyle w:val="CommentText"/>
      </w:pPr>
      <w:r>
        <w:t>average processing delay, edge connectivity, offloading delay, service migration unicast to broadcast or TN/NTN…}</w:t>
      </w:r>
    </w:p>
    <w:p w14:paraId="61A11F08" w14:textId="77777777" w:rsidR="00873E3B" w:rsidRDefault="00873E3B" w:rsidP="00873E3B">
      <w:pPr>
        <w:pStyle w:val="CommentText"/>
      </w:pPr>
      <w:r>
        <w:t>• Reliability/Availability</w:t>
      </w:r>
    </w:p>
    <w:p w14:paraId="7D3059DB" w14:textId="77777777" w:rsidR="00873E3B" w:rsidRDefault="00873E3B" w:rsidP="00873E3B">
      <w:pPr>
        <w:pStyle w:val="CommentText"/>
      </w:pPr>
      <w:r>
        <w:t>• Mobility</w:t>
      </w:r>
    </w:p>
    <w:p w14:paraId="42F4329A" w14:textId="77777777" w:rsidR="00873E3B" w:rsidRDefault="00873E3B" w:rsidP="00873E3B">
      <w:pPr>
        <w:pStyle w:val="CommentText"/>
      </w:pPr>
      <w:r>
        <w:t>• Compute {edge computational usage, scalability (in-out), computation resource utilisation, offload</w:t>
      </w:r>
    </w:p>
    <w:p w14:paraId="2D460428" w14:textId="77777777" w:rsidR="00873E3B" w:rsidRDefault="00873E3B" w:rsidP="00873E3B">
      <w:pPr>
        <w:pStyle w:val="CommentText"/>
      </w:pPr>
      <w:r>
        <w:t>• AI-related capabilities</w:t>
      </w:r>
    </w:p>
    <w:p w14:paraId="2FF6D426" w14:textId="77777777" w:rsidR="00873E3B" w:rsidRDefault="00873E3B" w:rsidP="00873E3B">
      <w:pPr>
        <w:pStyle w:val="CommentText"/>
      </w:pPr>
      <w:r>
        <w:t xml:space="preserve">• Other KPIs {anomaly detection, security, end user/network telemetry provisiong time, service downtime,…}. Mind at vertical strand level and for some strands these are considered but not reflected at top level. </w:t>
      </w:r>
    </w:p>
  </w:comment>
  <w:comment w:id="24" w:author="Darko Ratkaj" w:date="2026-03-04T08:12:00Z" w:initials="EBU">
    <w:p w14:paraId="6307C9FB" w14:textId="77777777" w:rsidR="00496E8D" w:rsidRDefault="00496E8D" w:rsidP="00496E8D">
      <w:pPr>
        <w:pStyle w:val="CommentText"/>
      </w:pPr>
      <w:r>
        <w:rPr>
          <w:rStyle w:val="CommentReference"/>
        </w:rPr>
        <w:annotationRef/>
      </w:r>
      <w:r>
        <w:t xml:space="preserve">5G-EMERGE relies on the existing satellite and terrestrial network infrastructures. </w:t>
      </w:r>
    </w:p>
    <w:p w14:paraId="3CDC92A7" w14:textId="77777777" w:rsidR="00496E8D" w:rsidRDefault="00496E8D" w:rsidP="00496E8D">
      <w:pPr>
        <w:pStyle w:val="CommentText"/>
      </w:pPr>
      <w:r>
        <w:t>This means that the network related KPIs (e.g. Data Rate and Capacity {User experienced DL/UL, Peak DL/UP, Area Traffic Density, Connection Density}, coverage reliability/availability, mobility, anomaly detection, security, user/network telemetry provisioning time, service downtime) are the same as those used by the respective network operators. They are out of scope with regard to the 5G-EMERGE testing and validation framework.</w:t>
      </w:r>
    </w:p>
    <w:p w14:paraId="74F2DCCB" w14:textId="77777777" w:rsidR="00496E8D" w:rsidRDefault="00496E8D" w:rsidP="00496E8D">
      <w:pPr>
        <w:pStyle w:val="CommentText"/>
      </w:pPr>
      <w:r>
        <w:t>The proposed technical performance KPIs to be tested in 5G-EMERGE primarily include the QoE metrics as described in section 2.7.2.</w:t>
      </w:r>
    </w:p>
    <w:p w14:paraId="240D4691" w14:textId="77777777" w:rsidR="00496E8D" w:rsidRDefault="00496E8D" w:rsidP="00496E8D">
      <w:pPr>
        <w:pStyle w:val="CommentText"/>
      </w:pPr>
      <w:r>
        <w:t xml:space="preserve">service-related KPIs such as the achieved data rate (DL/UL, latency, service provisioning and termination parameters, uptime/downtime) are included in the relevant tests. </w:t>
      </w:r>
    </w:p>
    <w:p w14:paraId="60696923" w14:textId="77777777" w:rsidR="00496E8D" w:rsidRDefault="00496E8D" w:rsidP="00496E8D">
      <w:pPr>
        <w:pStyle w:val="CommentText"/>
      </w:pPr>
      <w:r>
        <w:t>The capabilities of edge components (e.g. computational resources, AI-related capabilities) depend on use case requirements and are implementation specific.</w:t>
      </w:r>
    </w:p>
  </w:comment>
  <w:comment w:id="25" w:author="Darko Ratkaj" w:date="2026-03-11T10:21:00Z" w:initials="EBU">
    <w:p w14:paraId="43DC7C7C" w14:textId="77777777" w:rsidR="00291877" w:rsidRDefault="00D67955" w:rsidP="00291877">
      <w:pPr>
        <w:pStyle w:val="CommentText"/>
      </w:pPr>
      <w:r>
        <w:rPr>
          <w:rStyle w:val="CommentReference"/>
        </w:rPr>
        <w:annotationRef/>
      </w:r>
      <w:r w:rsidR="00291877">
        <w:t>Conclusion at MS2:</w:t>
      </w:r>
    </w:p>
    <w:p w14:paraId="7CA08021" w14:textId="77777777" w:rsidR="00291877" w:rsidRDefault="00291877" w:rsidP="00291877">
      <w:pPr>
        <w:pStyle w:val="CommentText"/>
      </w:pPr>
      <w:r>
        <w:rPr>
          <w:color w:val="000000"/>
        </w:rPr>
        <w:t xml:space="preserve">Action: </w:t>
      </w:r>
      <w:r>
        <w:rPr>
          <w:lang w:val="en-GB"/>
        </w:rPr>
        <w:t>5G-EMERGE to propose which KPIs relevant for computing, AI and security will be tested and reported in the relevant WP deliverables and in TVR, as applicable. This applies to the partners that are involved in cloud computing, AI, and security.</w:t>
      </w:r>
    </w:p>
    <w:p w14:paraId="34605F16" w14:textId="77777777" w:rsidR="00291877" w:rsidRDefault="00291877" w:rsidP="00291877">
      <w:pPr>
        <w:pStyle w:val="CommentText"/>
      </w:pPr>
    </w:p>
    <w:p w14:paraId="616E63A4" w14:textId="77777777" w:rsidR="00291877" w:rsidRDefault="00291877" w:rsidP="00291877">
      <w:pPr>
        <w:pStyle w:val="CommentText"/>
      </w:pPr>
      <w:r>
        <w:rPr>
          <w:color w:val="000000"/>
        </w:rPr>
        <w:t xml:space="preserve">AI#192 in the List of actions: </w:t>
      </w:r>
      <w:r>
        <w:rPr>
          <w:lang w:val="en-GB"/>
        </w:rPr>
        <w:t xml:space="preserve">: </w:t>
      </w:r>
      <w:hyperlink r:id="rId1" w:history="1">
        <w:r w:rsidRPr="007B5643">
          <w:rPr>
            <w:rStyle w:val="Hyperlink"/>
            <w:lang w:val="en-GB"/>
          </w:rPr>
          <w:t>5G-EMERGE C4000138171 CCN6 Appendix 6 Action Points vFinal.xlsx</w:t>
        </w:r>
      </w:hyperlink>
      <w:r>
        <w:rPr>
          <w:lang w:val="en-GB"/>
        </w:rPr>
        <w:t xml:space="preserve"> </w:t>
      </w:r>
    </w:p>
  </w:comment>
  <w:comment w:id="63" w:author="Emna Amri" w:date="2026-03-24T10:27:00Z" w:initials="EA">
    <w:p w14:paraId="49B9B458" w14:textId="07DC846C" w:rsidR="000B20C7" w:rsidRDefault="000B20C7">
      <w:pPr>
        <w:pStyle w:val="CommentText"/>
      </w:pPr>
      <w:r>
        <w:rPr>
          <w:rStyle w:val="CommentReference"/>
        </w:rPr>
        <w:annotationRef/>
      </w:r>
      <w:r w:rsidRPr="3D338C74">
        <w:t>Done from CYSEC side</w:t>
      </w:r>
    </w:p>
  </w:comment>
  <w:comment w:id="416" w:author="Darko Ratkaj" w:date="2026-03-02T11:20:00Z" w:initials="EBU">
    <w:p w14:paraId="23CCFF4C" w14:textId="359B5B92" w:rsidR="002466BB" w:rsidRDefault="002466BB" w:rsidP="002466BB">
      <w:pPr>
        <w:pStyle w:val="CommentText"/>
      </w:pPr>
      <w:r>
        <w:rPr>
          <w:rStyle w:val="CommentReference"/>
        </w:rPr>
        <w:annotationRef/>
      </w:r>
      <w:r>
        <w:t>MS2 RID21:</w:t>
      </w:r>
    </w:p>
    <w:p w14:paraId="3E0DA8D8" w14:textId="77777777" w:rsidR="002466BB" w:rsidRDefault="002466BB" w:rsidP="002466BB">
      <w:pPr>
        <w:pStyle w:val="CommentText"/>
      </w:pPr>
      <w:r>
        <w:t>1. Which are the security related tests planned to be performed?</w:t>
      </w:r>
    </w:p>
  </w:comment>
  <w:comment w:id="417" w:author="Darko Ratkaj" w:date="2026-03-11T10:37:00Z" w:initials="EBU">
    <w:p w14:paraId="2ACE64FE" w14:textId="77777777" w:rsidR="00E60C6F" w:rsidRDefault="009058B1" w:rsidP="00E60C6F">
      <w:pPr>
        <w:pStyle w:val="CommentText"/>
      </w:pPr>
      <w:r>
        <w:rPr>
          <w:rStyle w:val="CommentReference"/>
        </w:rPr>
        <w:annotationRef/>
      </w:r>
      <w:r w:rsidR="00E60C6F">
        <w:t>Conclusion at MS2:</w:t>
      </w:r>
    </w:p>
    <w:p w14:paraId="4B053EC9" w14:textId="77777777" w:rsidR="00E60C6F" w:rsidRDefault="00E60C6F" w:rsidP="00E60C6F">
      <w:pPr>
        <w:pStyle w:val="CommentText"/>
      </w:pPr>
      <w:r>
        <w:t xml:space="preserve">Action: </w:t>
      </w:r>
    </w:p>
    <w:p w14:paraId="23468F0C" w14:textId="77777777" w:rsidR="00E60C6F" w:rsidRDefault="00E60C6F" w:rsidP="00E60C6F">
      <w:pPr>
        <w:pStyle w:val="CommentText"/>
      </w:pPr>
      <w:r>
        <w:t xml:space="preserve">Strand 2 test plan is complete and needs to be confirmed with test stakeholders (test beds). This will be initiated by the Strand 2 partners (George). </w:t>
      </w:r>
    </w:p>
    <w:p w14:paraId="64EA73A8" w14:textId="77777777" w:rsidR="00E60C6F" w:rsidRDefault="00E60C6F" w:rsidP="00E60C6F">
      <w:pPr>
        <w:pStyle w:val="CommentText"/>
      </w:pPr>
      <w:r>
        <w:t>Action: Once this is complete TVR will be updated with the new information.</w:t>
      </w:r>
    </w:p>
    <w:p w14:paraId="1CF6D651" w14:textId="77777777" w:rsidR="00E60C6F" w:rsidRDefault="00E60C6F" w:rsidP="00E60C6F">
      <w:pPr>
        <w:pStyle w:val="CommentText"/>
      </w:pPr>
      <w:r>
        <w:rPr>
          <w:color w:val="000000"/>
        </w:rPr>
        <w:t xml:space="preserve">AI#192 in the List of actions: </w:t>
      </w:r>
      <w:r>
        <w:rPr>
          <w:lang w:val="en-GB"/>
        </w:rPr>
        <w:t xml:space="preserve">: </w:t>
      </w:r>
      <w:hyperlink r:id="rId2" w:history="1">
        <w:r w:rsidRPr="00287E95">
          <w:rPr>
            <w:rStyle w:val="Hyperlink"/>
            <w:lang w:val="en-GB"/>
          </w:rPr>
          <w:t>5G-EMERGE C4000138171 CCN6 Appendix 6 Action Points vFinal.xlsx</w:t>
        </w:r>
      </w:hyperlink>
      <w:r>
        <w:rPr>
          <w:lang w:val="en-GB"/>
        </w:rPr>
        <w:t xml:space="preserve"> </w:t>
      </w:r>
    </w:p>
  </w:comment>
  <w:comment w:id="418" w:author="Darko Ratkaj" w:date="2026-03-26T14:15:00Z" w:initials="EBU">
    <w:p w14:paraId="6284EE5A" w14:textId="77777777" w:rsidR="00152F45" w:rsidRDefault="00152F45" w:rsidP="00152F45">
      <w:pPr>
        <w:pStyle w:val="CommentText"/>
      </w:pPr>
      <w:r>
        <w:rPr>
          <w:rStyle w:val="CommentReference"/>
        </w:rPr>
        <w:annotationRef/>
      </w:r>
      <w:r>
        <w:t>PROPOSED FOR CLOSURE</w:t>
      </w:r>
    </w:p>
    <w:p w14:paraId="633399E5" w14:textId="77777777" w:rsidR="00152F45" w:rsidRDefault="00152F45" w:rsidP="00152F45">
      <w:pPr>
        <w:pStyle w:val="CommentText"/>
      </w:pPr>
      <w:r>
        <w:t>Additional section 7.4 was included and it provides mapping of Strand 2 components to test beds</w:t>
      </w:r>
    </w:p>
  </w:comment>
  <w:comment w:id="415" w:author="Emna Amri" w:date="2026-03-24T11:28:00Z" w:initials="EA">
    <w:p w14:paraId="584395F9" w14:textId="1B396251" w:rsidR="000B20C7" w:rsidRDefault="000B20C7">
      <w:pPr>
        <w:pStyle w:val="CommentText"/>
      </w:pPr>
      <w:r>
        <w:rPr>
          <w:rStyle w:val="CommentReference"/>
        </w:rPr>
        <w:annotationRef/>
      </w:r>
      <w:r w:rsidRPr="5F4C734C">
        <w:t>@Tatiana I let you add SF2 security tests if any</w:t>
      </w:r>
    </w:p>
  </w:comment>
  <w:comment w:id="446" w:author="Emna Amri" w:date="2026-03-24T11:19:00Z" w:initials="EA">
    <w:p w14:paraId="2C5CAE57" w14:textId="66320DAF" w:rsidR="000B20C7" w:rsidRDefault="000B20C7">
      <w:pPr>
        <w:pStyle w:val="CommentText"/>
      </w:pPr>
      <w:r>
        <w:rPr>
          <w:rStyle w:val="CommentReference"/>
        </w:rPr>
        <w:annotationRef/>
      </w:r>
      <w:r w:rsidRPr="089F6250">
        <w:t>@Agathe SixSq I let you complete with relevant Firewall related tests</w:t>
      </w:r>
    </w:p>
  </w:comment>
  <w:comment w:id="717" w:author="Emna Amri" w:date="2026-03-24T11:19:00Z" w:initials="EA">
    <w:p w14:paraId="31E3C77D" w14:textId="3EC3C44E" w:rsidR="000B20C7" w:rsidRDefault="000B20C7">
      <w:pPr>
        <w:pStyle w:val="CommentText"/>
      </w:pPr>
      <w:r>
        <w:rPr>
          <w:rStyle w:val="CommentReference"/>
        </w:rPr>
        <w:annotationRef/>
      </w:r>
      <w:r w:rsidRPr="0CC21CDD">
        <w:t>@Agathe SixSq I let you complete with relevant Firewall related tests</w:t>
      </w:r>
    </w:p>
  </w:comment>
  <w:comment w:id="842" w:author="Darko Ratkaj" w:date="2026-03-02T11:25:00Z" w:initials="EBU">
    <w:p w14:paraId="75A76372" w14:textId="77777777" w:rsidR="00E960D7" w:rsidRDefault="00E960D7" w:rsidP="00E960D7">
      <w:pPr>
        <w:pStyle w:val="CommentText"/>
      </w:pPr>
      <w:r>
        <w:rPr>
          <w:rStyle w:val="CommentReference"/>
        </w:rPr>
        <w:annotationRef/>
      </w:r>
      <w:r>
        <w:t>MS2 RID24:</w:t>
      </w:r>
    </w:p>
    <w:p w14:paraId="717446C2" w14:textId="77777777" w:rsidR="00E960D7" w:rsidRDefault="00E960D7" w:rsidP="00E960D7">
      <w:pPr>
        <w:pStyle w:val="CommentText"/>
      </w:pPr>
      <w:r>
        <w:t>'5G Components at the Edge. A) Please make sure that you can use VoD/Live TV sources and explore 5G EMERGE source files to perform tests to better demonstrate QoD support etc b_)explain how HnR components can be included in your testbed.</w:t>
      </w:r>
    </w:p>
  </w:comment>
  <w:comment w:id="843" w:author="g.landi" w:date="2026-03-03T12:14:00Z" w:initials="g.">
    <w:p w14:paraId="5B49FF71" w14:textId="5826C5E6" w:rsidR="00487DFE" w:rsidRDefault="00487DFE">
      <w:pPr>
        <w:pStyle w:val="CommentText"/>
      </w:pPr>
      <w:r>
        <w:rPr>
          <w:rStyle w:val="CommentReference"/>
        </w:rPr>
        <w:annotationRef/>
      </w:r>
      <w:r w:rsidRPr="55C93939">
        <w:t>A. The test cases will be adjusted to use a VoD application and 5G EMERGE source files when testing E2E service provisioning, monitoring, and QoD feature. VoD scenario needs to be adjusted to make sure it fits with the satellite link bandwidth challenges in uplink (target of QoS profiles to demonstrate the switch between narrowband and broadband connection). NXW proposal is to set an AI for MS3.</w:t>
      </w:r>
    </w:p>
    <w:p w14:paraId="17BC490E" w14:textId="294C307A" w:rsidR="00487DFE" w:rsidRDefault="00487DFE">
      <w:pPr>
        <w:pStyle w:val="CommentText"/>
      </w:pPr>
      <w:r w:rsidRPr="01198412">
        <w:t>B. This would need further discussions between HnR and WP2.5 to identify how to integrate HnR components in the edge infrastructure available in WP2.5 testbed. NXW proposal is to set an AI for MS3.</w:t>
      </w:r>
    </w:p>
  </w:comment>
  <w:comment w:id="844" w:author="Darko Ratkaj" w:date="2026-03-11T10:39:00Z" w:initials="EBU">
    <w:p w14:paraId="7F2A42E1" w14:textId="77777777" w:rsidR="009873F0" w:rsidRDefault="00E40295" w:rsidP="009873F0">
      <w:pPr>
        <w:pStyle w:val="CommentText"/>
      </w:pPr>
      <w:r>
        <w:rPr>
          <w:rStyle w:val="CommentReference"/>
        </w:rPr>
        <w:annotationRef/>
      </w:r>
      <w:r w:rsidR="009873F0">
        <w:t>Conclusion at MS2:</w:t>
      </w:r>
    </w:p>
    <w:p w14:paraId="1354A4D5" w14:textId="77777777" w:rsidR="009873F0" w:rsidRDefault="009873F0" w:rsidP="009873F0">
      <w:pPr>
        <w:pStyle w:val="CommentText"/>
      </w:pPr>
      <w:r>
        <w:rPr>
          <w:color w:val="20234C"/>
        </w:rPr>
        <w:t>Action: Update with the new information about the interface between the Nextworks platform and the HNR Streaming Platform.</w:t>
      </w:r>
    </w:p>
    <w:p w14:paraId="3A1038A6" w14:textId="77777777" w:rsidR="009873F0" w:rsidRDefault="009873F0" w:rsidP="009873F0">
      <w:pPr>
        <w:pStyle w:val="CommentText"/>
      </w:pPr>
      <w:r>
        <w:rPr>
          <w:color w:val="20234C"/>
        </w:rPr>
        <w:t xml:space="preserve">AI#193 in the list of Actions: </w:t>
      </w:r>
      <w:r>
        <w:rPr>
          <w:lang w:val="en-GB"/>
        </w:rPr>
        <w:t xml:space="preserve">: </w:t>
      </w:r>
      <w:hyperlink r:id="rId3" w:history="1">
        <w:r w:rsidRPr="00F14880">
          <w:rPr>
            <w:rStyle w:val="Hyperlink"/>
            <w:lang w:val="en-GB"/>
          </w:rPr>
          <w:t>5G-EMERGE C4000138171 CCN6 Appendix 6 Action Points vFinal.xlsx</w:t>
        </w:r>
      </w:hyperlink>
      <w:r>
        <w:rPr>
          <w:lang w:val="en-GB"/>
        </w:rPr>
        <w:t xml:space="preserve"> </w:t>
      </w:r>
    </w:p>
  </w:comment>
  <w:comment w:id="1330" w:author="Darko Ratkaj" w:date="2026-03-18T17:19:00Z" w:initials="EBU">
    <w:p w14:paraId="605E5F12" w14:textId="77777777" w:rsidR="00D33685" w:rsidRDefault="002879F5" w:rsidP="00D33685">
      <w:pPr>
        <w:pStyle w:val="CommentText"/>
      </w:pPr>
      <w:r>
        <w:rPr>
          <w:rStyle w:val="CommentReference"/>
        </w:rPr>
        <w:annotationRef/>
      </w:r>
      <w:r w:rsidR="00D33685">
        <w:t>Conclusion at MS2:</w:t>
      </w:r>
    </w:p>
    <w:p w14:paraId="1F7222B6" w14:textId="77777777" w:rsidR="00D33685" w:rsidRDefault="00D33685" w:rsidP="00D33685">
      <w:pPr>
        <w:pStyle w:val="CommentText"/>
      </w:pPr>
      <w:r>
        <w:t xml:space="preserve">Action: </w:t>
      </w:r>
      <w:r>
        <w:rPr>
          <w:lang w:val="en-GB"/>
        </w:rPr>
        <w:t>Revise this Appendix to group the tests with an indication which test are carried out in phase 2 and which are not and why.</w:t>
      </w:r>
    </w:p>
    <w:p w14:paraId="4E206AAD" w14:textId="77777777" w:rsidR="00D33685" w:rsidRDefault="00D33685" w:rsidP="00D33685">
      <w:pPr>
        <w:pStyle w:val="CommentText"/>
      </w:pPr>
      <w:r>
        <w:rPr>
          <w:lang w:val="en-GB"/>
        </w:rPr>
        <w:t xml:space="preserve">AI#190 in the List of actions: </w:t>
      </w:r>
      <w:hyperlink r:id="rId4" w:history="1">
        <w:r w:rsidRPr="00C11608">
          <w:rPr>
            <w:rStyle w:val="Hyperlink"/>
            <w:lang w:val="en-GB"/>
          </w:rPr>
          <w:t>5G-EMERGE C4000138171 CCN6 Appendix 6 Action Points vFinal.xlsx</w:t>
        </w:r>
      </w:hyperlink>
      <w:r>
        <w:rPr>
          <w:lang w:val="en-GB"/>
        </w:rPr>
        <w:t xml:space="preserve"> </w:t>
      </w:r>
    </w:p>
  </w:comment>
  <w:comment w:id="1331" w:author="Darko Ratkaj" w:date="2026-03-26T13:19:00Z" w:initials="EBU">
    <w:p w14:paraId="453B1998" w14:textId="77777777" w:rsidR="00E017E7" w:rsidRDefault="00E017E7" w:rsidP="00E017E7">
      <w:pPr>
        <w:pStyle w:val="CommentText"/>
      </w:pPr>
      <w:r>
        <w:rPr>
          <w:rStyle w:val="CommentReference"/>
        </w:rPr>
        <w:annotationRef/>
      </w:r>
      <w:r>
        <w:t>PROPOSED FOR CLOSURE</w:t>
      </w:r>
    </w:p>
    <w:p w14:paraId="699182EE" w14:textId="77777777" w:rsidR="00E017E7" w:rsidRDefault="00E017E7" w:rsidP="00E017E7">
      <w:pPr>
        <w:pStyle w:val="CommentText"/>
      </w:pPr>
      <w:r>
        <w:t>Appendix 1 has been revised as per AI#190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6302A2" w15:done="0"/>
  <w15:commentEx w15:paraId="2FF6D426" w15:done="0"/>
  <w15:commentEx w15:paraId="60696923" w15:paraIdParent="2FF6D426" w15:done="0"/>
  <w15:commentEx w15:paraId="616E63A4" w15:paraIdParent="2FF6D426" w15:done="0"/>
  <w15:commentEx w15:paraId="49B9B458" w15:done="0"/>
  <w15:commentEx w15:paraId="3E0DA8D8" w15:done="0"/>
  <w15:commentEx w15:paraId="1CF6D651" w15:paraIdParent="3E0DA8D8" w15:done="0"/>
  <w15:commentEx w15:paraId="633399E5" w15:paraIdParent="3E0DA8D8" w15:done="0"/>
  <w15:commentEx w15:paraId="584395F9" w15:done="0"/>
  <w15:commentEx w15:paraId="2C5CAE57" w15:done="0"/>
  <w15:commentEx w15:paraId="31E3C77D" w15:done="0"/>
  <w15:commentEx w15:paraId="717446C2" w15:done="0"/>
  <w15:commentEx w15:paraId="17BC490E" w15:paraIdParent="717446C2" w15:done="0"/>
  <w15:commentEx w15:paraId="3A1038A6" w15:paraIdParent="717446C2" w15:done="0"/>
  <w15:commentEx w15:paraId="4E206AAD" w15:done="0"/>
  <w15:commentEx w15:paraId="699182EE" w15:paraIdParent="4E206A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D6E03A" w16cex:dateUtc="2026-03-24T08:41:00Z"/>
  <w16cex:commentExtensible w16cex:durableId="08D9574D" w16cex:dateUtc="2026-03-02T09:12:00Z"/>
  <w16cex:commentExtensible w16cex:durableId="41BC34F2" w16cex:dateUtc="2026-03-04T07:12:00Z"/>
  <w16cex:commentExtensible w16cex:durableId="71E5BBA3" w16cex:dateUtc="2026-03-11T09:21:00Z"/>
  <w16cex:commentExtensible w16cex:durableId="46B6BF6C" w16cex:dateUtc="2026-03-24T09:27:00Z"/>
  <w16cex:commentExtensible w16cex:durableId="3695B07A" w16cex:dateUtc="2026-03-02T10:20:00Z"/>
  <w16cex:commentExtensible w16cex:durableId="449B95F2" w16cex:dateUtc="2026-03-11T09:37:00Z"/>
  <w16cex:commentExtensible w16cex:durableId="6F05DF23" w16cex:dateUtc="2026-03-26T13:15:00Z"/>
  <w16cex:commentExtensible w16cex:durableId="235B205B" w16cex:dateUtc="2026-03-24T10:28:00Z"/>
  <w16cex:commentExtensible w16cex:durableId="4BBBED71" w16cex:dateUtc="2026-03-24T10:19:00Z"/>
  <w16cex:commentExtensible w16cex:durableId="23D345AC" w16cex:dateUtc="2026-03-24T10:19:00Z"/>
  <w16cex:commentExtensible w16cex:durableId="1EBD3A7F" w16cex:dateUtc="2026-03-02T10:25:00Z"/>
  <w16cex:commentExtensible w16cex:durableId="548C95E0" w16cex:dateUtc="2026-03-03T11:14:00Z"/>
  <w16cex:commentExtensible w16cex:durableId="0F7E7B3F" w16cex:dateUtc="2026-03-11T09:39:00Z"/>
  <w16cex:commentExtensible w16cex:durableId="3D424534" w16cex:dateUtc="2026-03-18T16:19:00Z"/>
  <w16cex:commentExtensible w16cex:durableId="436B539F" w16cex:dateUtc="2026-03-26T1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6302A2" w16cid:durableId="25D6E03A"/>
  <w16cid:commentId w16cid:paraId="2FF6D426" w16cid:durableId="08D9574D"/>
  <w16cid:commentId w16cid:paraId="60696923" w16cid:durableId="41BC34F2"/>
  <w16cid:commentId w16cid:paraId="616E63A4" w16cid:durableId="71E5BBA3"/>
  <w16cid:commentId w16cid:paraId="49B9B458" w16cid:durableId="46B6BF6C"/>
  <w16cid:commentId w16cid:paraId="3E0DA8D8" w16cid:durableId="3695B07A"/>
  <w16cid:commentId w16cid:paraId="1CF6D651" w16cid:durableId="449B95F2"/>
  <w16cid:commentId w16cid:paraId="633399E5" w16cid:durableId="6F05DF23"/>
  <w16cid:commentId w16cid:paraId="584395F9" w16cid:durableId="235B205B"/>
  <w16cid:commentId w16cid:paraId="2C5CAE57" w16cid:durableId="4BBBED71"/>
  <w16cid:commentId w16cid:paraId="31E3C77D" w16cid:durableId="23D345AC"/>
  <w16cid:commentId w16cid:paraId="717446C2" w16cid:durableId="1EBD3A7F"/>
  <w16cid:commentId w16cid:paraId="17BC490E" w16cid:durableId="548C95E0"/>
  <w16cid:commentId w16cid:paraId="3A1038A6" w16cid:durableId="0F7E7B3F"/>
  <w16cid:commentId w16cid:paraId="4E206AAD" w16cid:durableId="3D424534"/>
  <w16cid:commentId w16cid:paraId="699182EE" w16cid:durableId="436B53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C338E" w14:textId="77777777" w:rsidR="00C157F3" w:rsidRDefault="00C157F3" w:rsidP="00964930">
      <w:r>
        <w:separator/>
      </w:r>
    </w:p>
  </w:endnote>
  <w:endnote w:type="continuationSeparator" w:id="0">
    <w:p w14:paraId="46C056A4" w14:textId="77777777" w:rsidR="00C157F3" w:rsidRDefault="00C157F3" w:rsidP="00964930">
      <w:r>
        <w:continuationSeparator/>
      </w:r>
    </w:p>
  </w:endnote>
  <w:endnote w:type="continuationNotice" w:id="1">
    <w:p w14:paraId="3D08D22C" w14:textId="77777777" w:rsidR="00C157F3" w:rsidRDefault="00C157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ontserrat">
    <w:altName w:val="Calibri"/>
    <w:charset w:val="00"/>
    <w:family w:val="auto"/>
    <w:pitch w:val="variable"/>
    <w:sig w:usb0="2000020F" w:usb1="00000003" w:usb2="00000000" w:usb3="00000000" w:csb0="00000197" w:csb1="00000000"/>
  </w:font>
  <w:font w:name="&quot;Courier New&quot;">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Barlow">
    <w:charset w:val="00"/>
    <w:family w:val="auto"/>
    <w:pitch w:val="variable"/>
    <w:sig w:usb0="20000007" w:usb1="00000000" w:usb2="00000000" w:usb3="00000000" w:csb0="00000193"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ontserrat Medium">
    <w:charset w:val="00"/>
    <w:family w:val="auto"/>
    <w:pitch w:val="variable"/>
    <w:sig w:usb0="2000020F" w:usb1="00000003" w:usb2="00000000" w:usb3="00000000" w:csb0="00000197"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190FB" w14:textId="6C2231ED" w:rsidR="00E64496" w:rsidRDefault="00727C70">
    <w:pPr>
      <w:pStyle w:val="Footer"/>
    </w:pPr>
    <w:r>
      <w:rPr>
        <w:noProof/>
        <w14:ligatures w14:val="standardContextual"/>
      </w:rPr>
      <mc:AlternateContent>
        <mc:Choice Requires="wps">
          <w:drawing>
            <wp:anchor distT="0" distB="0" distL="0" distR="0" simplePos="0" relativeHeight="251658241" behindDoc="0" locked="0" layoutInCell="1" allowOverlap="1" wp14:anchorId="7CA3B8B9" wp14:editId="5AD55DC5">
              <wp:simplePos x="635" y="635"/>
              <wp:positionH relativeFrom="page">
                <wp:align>center</wp:align>
              </wp:positionH>
              <wp:positionV relativeFrom="page">
                <wp:align>bottom</wp:align>
              </wp:positionV>
              <wp:extent cx="959485" cy="321945"/>
              <wp:effectExtent l="0" t="0" r="12065" b="0"/>
              <wp:wrapNone/>
              <wp:docPr id="890567117" name="Text Box 890567117"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21945"/>
                      </a:xfrm>
                      <a:prstGeom prst="rect">
                        <a:avLst/>
                      </a:prstGeom>
                      <a:noFill/>
                      <a:ln>
                        <a:noFill/>
                      </a:ln>
                    </wps:spPr>
                    <wps:txbx>
                      <w:txbxContent>
                        <w:p w14:paraId="3CE99C88" w14:textId="6926EF2F" w:rsidR="00727C70" w:rsidRPr="006B1A28" w:rsidRDefault="00727C70" w:rsidP="00727C70">
                          <w:pPr>
                            <w:rPr>
                              <w:color w:val="A6A6A6"/>
                              <w:sz w:val="18"/>
                              <w:szCs w:val="18"/>
                            </w:rPr>
                          </w:pPr>
                          <w:r w:rsidRPr="006B1A28">
                            <w:rPr>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7CA3B8B9" id="_x0000_t202" coordsize="21600,21600" o:spt="202" path="m,l,21600r21600,l21600,xe">
              <v:stroke joinstyle="miter"/>
              <v:path gradientshapeok="t" o:connecttype="rect"/>
            </v:shapetype>
            <v:shape id="Text Box 890567117" o:spid="_x0000_s1026" type="#_x0000_t202" alt="Sensitivity: Internal" style="position:absolute;margin-left:0;margin-top:0;width:75.55pt;height:25.35pt;z-index:2516541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" filled="f" stroked="f">
              <v:textbox style="mso-fit-shape-to-text:t" inset="0,0,0,15pt">
                <w:txbxContent>
                  <w:p w14:paraId="3CE99C88" w14:textId="6926EF2F" w:rsidR="00727C70" w:rsidRPr="006B1A28" w:rsidRDefault="00727C70" w:rsidP="00727C70">
                    <w:pPr>
                      <w:rPr>
                        <w:color w:val="A6A6A6"/>
                        <w:sz w:val="18"/>
                        <w:szCs w:val="18"/>
                      </w:rPr>
                    </w:pPr>
                    <w:r w:rsidRPr="006B1A28">
                      <w:rPr>
                        <w:color w:val="A6A6A6"/>
                        <w:sz w:val="18"/>
                        <w:szCs w:val="18"/>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1BCA" w14:textId="169F8877" w:rsidR="00D8281A" w:rsidRPr="002A399D" w:rsidRDefault="00727C70" w:rsidP="00D8281A">
    <w:pPr>
      <w:tabs>
        <w:tab w:val="right" w:leader="underscore" w:pos="9072"/>
      </w:tabs>
      <w:spacing w:before="32"/>
      <w:rPr>
        <w:b/>
        <w:color w:val="27316F"/>
        <w:sz w:val="12"/>
        <w:szCs w:val="12"/>
      </w:rPr>
    </w:pPr>
    <w:r>
      <w:rPr>
        <w:b/>
        <w:noProof/>
        <w:color w:val="27316F"/>
        <w:sz w:val="12"/>
        <w14:ligatures w14:val="standardContextual"/>
      </w:rPr>
      <mc:AlternateContent>
        <mc:Choice Requires="wps">
          <w:drawing>
            <wp:anchor distT="0" distB="0" distL="0" distR="0" simplePos="0" relativeHeight="251658242" behindDoc="0" locked="0" layoutInCell="1" allowOverlap="1" wp14:anchorId="4CA8BAB9" wp14:editId="0D02D1CC">
              <wp:simplePos x="635" y="635"/>
              <wp:positionH relativeFrom="page">
                <wp:align>center</wp:align>
              </wp:positionH>
              <wp:positionV relativeFrom="page">
                <wp:align>bottom</wp:align>
              </wp:positionV>
              <wp:extent cx="959485" cy="321945"/>
              <wp:effectExtent l="0" t="0" r="12065" b="0"/>
              <wp:wrapNone/>
              <wp:docPr id="1399594685" name="Text Box 1399594685"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21945"/>
                      </a:xfrm>
                      <a:prstGeom prst="rect">
                        <a:avLst/>
                      </a:prstGeom>
                      <a:noFill/>
                      <a:ln>
                        <a:noFill/>
                      </a:ln>
                    </wps:spPr>
                    <wps:txbx>
                      <w:txbxContent>
                        <w:p w14:paraId="67276112" w14:textId="6CC3E8F0" w:rsidR="00727C70" w:rsidRPr="00727C70" w:rsidRDefault="00727C70" w:rsidP="00727C70">
                          <w:pPr>
                            <w:rPr>
                              <w:noProof/>
                              <w:color w:val="A6A6A6"/>
                              <w:sz w:val="18"/>
                              <w:szCs w:val="18"/>
                            </w:rPr>
                          </w:pPr>
                          <w:r w:rsidRPr="00727C70">
                            <w:rPr>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4CA8BAB9" id="_x0000_t202" coordsize="21600,21600" o:spt="202" path="m,l,21600r21600,l21600,xe">
              <v:stroke joinstyle="miter"/>
              <v:path gradientshapeok="t" o:connecttype="rect"/>
            </v:shapetype>
            <v:shape id="Text Box 1399594685" o:spid="_x0000_s1027" type="#_x0000_t202" alt="Sensitivity: Internal" style="position:absolute;margin-left:0;margin-top:0;width:75.55pt;height:25.35pt;z-index:2516551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" filled="f" stroked="f">
              <v:textbox style="mso-fit-shape-to-text:t" inset="0,0,0,15pt">
                <w:txbxContent>
                  <w:p w14:paraId="67276112" w14:textId="6CC3E8F0" w:rsidR="00727C70" w:rsidRPr="00727C70" w:rsidRDefault="00727C70" w:rsidP="00727C70">
                    <w:pPr>
                      <w:rPr>
                        <w:noProof/>
                        <w:color w:val="A6A6A6"/>
                        <w:sz w:val="18"/>
                        <w:szCs w:val="18"/>
                      </w:rPr>
                    </w:pPr>
                    <w:r w:rsidRPr="00727C70">
                      <w:rPr>
                        <w:noProof/>
                        <w:color w:val="A6A6A6"/>
                        <w:sz w:val="18"/>
                        <w:szCs w:val="18"/>
                      </w:rPr>
                      <w:t>Sensitivity: Internal</w:t>
                    </w:r>
                  </w:p>
                </w:txbxContent>
              </v:textbox>
              <w10:wrap anchorx="page" anchory="page"/>
            </v:shape>
          </w:pict>
        </mc:Fallback>
      </mc:AlternateContent>
    </w:r>
    <w:r w:rsidR="00D8281A" w:rsidRPr="002A399D">
      <w:rPr>
        <w:b/>
        <w:color w:val="27316F"/>
        <w:sz w:val="12"/>
      </w:rPr>
      <w:tab/>
    </w:r>
  </w:p>
  <w:p w14:paraId="4A3DE71A" w14:textId="7B7B5C61" w:rsidR="00D8281A" w:rsidRDefault="00D8281A" w:rsidP="00D8281A">
    <w:pPr>
      <w:tabs>
        <w:tab w:val="center" w:pos="4820"/>
        <w:tab w:val="right" w:pos="9214"/>
      </w:tabs>
      <w:spacing w:before="32"/>
      <w:rPr>
        <w:b/>
        <w:color w:val="27316F"/>
        <w:sz w:val="12"/>
        <w:szCs w:val="12"/>
      </w:rPr>
    </w:pPr>
  </w:p>
  <w:p w14:paraId="0C756DD8" w14:textId="4B715FA3" w:rsidR="00AD2EF9" w:rsidRPr="00786B64" w:rsidRDefault="00D8281A" w:rsidP="00786B64">
    <w:pPr>
      <w:tabs>
        <w:tab w:val="center" w:pos="4820"/>
        <w:tab w:val="right" w:pos="9214"/>
      </w:tabs>
      <w:spacing w:before="32"/>
      <w:jc w:val="right"/>
      <w:rPr>
        <w:rFonts w:ascii="Montserrat" w:hAnsi="Montserrat"/>
        <w:color w:val="262626" w:themeColor="text1" w:themeTint="D9"/>
        <w:sz w:val="12"/>
        <w:szCs w:val="12"/>
      </w:rPr>
    </w:pPr>
    <w:r w:rsidRPr="244E8B08">
      <w:rPr>
        <w:rFonts w:ascii="Montserrat" w:hAnsi="Montserrat"/>
        <w:color w:val="262626" w:themeColor="text1" w:themeTint="D9"/>
        <w:sz w:val="12"/>
        <w:szCs w:val="12"/>
      </w:rPr>
      <w:t>PAGE</w:t>
    </w:r>
    <w:r w:rsidRPr="244E8B08">
      <w:rPr>
        <w:rFonts w:ascii="Montserrat" w:hAnsi="Montserrat"/>
        <w:b/>
        <w:color w:val="262626" w:themeColor="text1" w:themeTint="D9"/>
        <w:sz w:val="12"/>
        <w:szCs w:val="12"/>
      </w:rPr>
      <w:t xml:space="preserve"> </w:t>
    </w:r>
    <w:r w:rsidRPr="244E8B08">
      <w:rPr>
        <w:rFonts w:ascii="Montserrat" w:hAnsi="Montserrat"/>
        <w:b/>
        <w:color w:val="262626" w:themeColor="text1" w:themeTint="D9"/>
        <w:sz w:val="12"/>
        <w:szCs w:val="12"/>
      </w:rPr>
      <w:fldChar w:fldCharType="begin"/>
    </w:r>
    <w:r w:rsidRPr="244E8B08">
      <w:rPr>
        <w:rFonts w:ascii="Montserrat" w:hAnsi="Montserrat"/>
        <w:b/>
        <w:color w:val="262626" w:themeColor="text1" w:themeTint="D9"/>
        <w:sz w:val="12"/>
        <w:szCs w:val="12"/>
      </w:rPr>
      <w:instrText>PAGE   \* MERGEFORMAT</w:instrText>
    </w:r>
    <w:r w:rsidRPr="244E8B08">
      <w:rPr>
        <w:rFonts w:ascii="Montserrat" w:hAnsi="Montserrat"/>
        <w:b/>
        <w:color w:val="262626" w:themeColor="text1" w:themeTint="D9"/>
        <w:sz w:val="12"/>
        <w:szCs w:val="12"/>
      </w:rPr>
      <w:fldChar w:fldCharType="separate"/>
    </w:r>
    <w:r w:rsidRPr="244E8B08">
      <w:rPr>
        <w:rFonts w:ascii="Montserrat" w:hAnsi="Montserrat"/>
        <w:b/>
        <w:color w:val="262626" w:themeColor="text1" w:themeTint="D9"/>
        <w:sz w:val="12"/>
        <w:szCs w:val="12"/>
      </w:rPr>
      <w:t>3</w:t>
    </w:r>
    <w:r w:rsidRPr="244E8B08">
      <w:rPr>
        <w:rFonts w:ascii="Montserrat" w:hAnsi="Montserrat"/>
        <w:b/>
        <w:color w:val="262626" w:themeColor="text1" w:themeTint="D9"/>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E39FBC1" w14:paraId="13E717B0" w14:textId="77777777" w:rsidTr="1E39FBC1">
      <w:trPr>
        <w:trHeight w:val="300"/>
      </w:trPr>
      <w:tc>
        <w:tcPr>
          <w:tcW w:w="3020" w:type="dxa"/>
        </w:tcPr>
        <w:p w14:paraId="7BBE5CE7" w14:textId="5EA79AA4" w:rsidR="1E39FBC1" w:rsidRDefault="00727C70" w:rsidP="1E39FBC1">
          <w:pPr>
            <w:ind w:left="-115"/>
          </w:pPr>
          <w:r>
            <w:rPr>
              <w:noProof/>
              <w14:ligatures w14:val="standardContextual"/>
            </w:rPr>
            <mc:AlternateContent>
              <mc:Choice Requires="wps">
                <w:drawing>
                  <wp:anchor distT="0" distB="0" distL="0" distR="0" simplePos="0" relativeHeight="251658240" behindDoc="0" locked="0" layoutInCell="1" allowOverlap="1" wp14:anchorId="5EE4730C" wp14:editId="26F2EAD4">
                    <wp:simplePos x="635" y="635"/>
                    <wp:positionH relativeFrom="page">
                      <wp:align>center</wp:align>
                    </wp:positionH>
                    <wp:positionV relativeFrom="page">
                      <wp:align>bottom</wp:align>
                    </wp:positionV>
                    <wp:extent cx="959485" cy="321945"/>
                    <wp:effectExtent l="0" t="0" r="12065" b="0"/>
                    <wp:wrapNone/>
                    <wp:docPr id="535607628" name="Text Box 535607628"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21945"/>
                            </a:xfrm>
                            <a:prstGeom prst="rect">
                              <a:avLst/>
                            </a:prstGeom>
                            <a:noFill/>
                            <a:ln>
                              <a:noFill/>
                            </a:ln>
                          </wps:spPr>
                          <wps:txbx>
                            <w:txbxContent>
                              <w:p w14:paraId="2479C5E4" w14:textId="6EA98C99" w:rsidR="00727C70" w:rsidRPr="00727C70" w:rsidRDefault="00727C70" w:rsidP="00727C70">
                                <w:pPr>
                                  <w:rPr>
                                    <w:noProof/>
                                    <w:color w:val="A6A6A6"/>
                                    <w:sz w:val="18"/>
                                    <w:szCs w:val="18"/>
                                  </w:rPr>
                                </w:pPr>
                                <w:r w:rsidRPr="00727C70">
                                  <w:rPr>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5EE4730C" id="_x0000_t202" coordsize="21600,21600" o:spt="202" path="m,l,21600r21600,l21600,xe">
                    <v:stroke joinstyle="miter"/>
                    <v:path gradientshapeok="t" o:connecttype="rect"/>
                  </v:shapetype>
                  <v:shape id="Text Box 535607628" o:spid="_x0000_s1028" type="#_x0000_t202" alt="Sensitivity: Internal" style="position:absolute;left:0;text-align:left;margin-left:0;margin-top:0;width:75.55pt;height:25.35pt;z-index:2516531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" filled="f" stroked="f">
                    <v:textbox style="mso-fit-shape-to-text:t" inset="0,0,0,15pt">
                      <w:txbxContent>
                        <w:p w14:paraId="2479C5E4" w14:textId="6EA98C99" w:rsidR="00727C70" w:rsidRPr="00727C70" w:rsidRDefault="00727C70" w:rsidP="00727C70">
                          <w:pPr>
                            <w:rPr>
                              <w:noProof/>
                              <w:color w:val="A6A6A6"/>
                              <w:sz w:val="18"/>
                              <w:szCs w:val="18"/>
                            </w:rPr>
                          </w:pPr>
                          <w:r w:rsidRPr="00727C70">
                            <w:rPr>
                              <w:noProof/>
                              <w:color w:val="A6A6A6"/>
                              <w:sz w:val="18"/>
                              <w:szCs w:val="18"/>
                            </w:rPr>
                            <w:t>Sensitivity: Internal</w:t>
                          </w:r>
                        </w:p>
                      </w:txbxContent>
                    </v:textbox>
                    <w10:wrap anchorx="page" anchory="page"/>
                  </v:shape>
                </w:pict>
              </mc:Fallback>
            </mc:AlternateContent>
          </w:r>
        </w:p>
      </w:tc>
      <w:tc>
        <w:tcPr>
          <w:tcW w:w="3020" w:type="dxa"/>
        </w:tcPr>
        <w:p w14:paraId="7369D5FC" w14:textId="718F27E3" w:rsidR="1E39FBC1" w:rsidRDefault="1E39FBC1" w:rsidP="1E39FBC1">
          <w:pPr>
            <w:jc w:val="center"/>
          </w:pPr>
        </w:p>
      </w:tc>
      <w:tc>
        <w:tcPr>
          <w:tcW w:w="3020" w:type="dxa"/>
        </w:tcPr>
        <w:p w14:paraId="006B76CE" w14:textId="085D793F" w:rsidR="1E39FBC1" w:rsidRDefault="1E39FBC1" w:rsidP="1E39FBC1">
          <w:pPr>
            <w:ind w:right="-115"/>
            <w:jc w:val="right"/>
          </w:pPr>
        </w:p>
      </w:tc>
    </w:tr>
  </w:tbl>
  <w:p w14:paraId="6080BE8B" w14:textId="102746BC" w:rsidR="00AD2EF9" w:rsidRDefault="00AD2E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65"/>
      <w:gridCol w:w="4665"/>
      <w:gridCol w:w="4665"/>
    </w:tblGrid>
    <w:tr w:rsidR="234AC9EC" w14:paraId="42DCFD53" w14:textId="77777777" w:rsidTr="234AC9EC">
      <w:trPr>
        <w:trHeight w:val="300"/>
      </w:trPr>
      <w:tc>
        <w:tcPr>
          <w:tcW w:w="4665" w:type="dxa"/>
        </w:tcPr>
        <w:p w14:paraId="516652B6" w14:textId="7F9E945B" w:rsidR="234AC9EC" w:rsidRDefault="00727C70" w:rsidP="234AC9EC">
          <w:pPr>
            <w:ind w:left="-115"/>
          </w:pPr>
          <w:r>
            <w:rPr>
              <w:noProof/>
              <w14:ligatures w14:val="standardContextual"/>
            </w:rPr>
            <mc:AlternateContent>
              <mc:Choice Requires="wps">
                <w:drawing>
                  <wp:anchor distT="0" distB="0" distL="0" distR="0" simplePos="0" relativeHeight="251658244" behindDoc="0" locked="0" layoutInCell="1" allowOverlap="1" wp14:anchorId="01AE761A" wp14:editId="4E1609E6">
                    <wp:simplePos x="635" y="635"/>
                    <wp:positionH relativeFrom="page">
                      <wp:align>center</wp:align>
                    </wp:positionH>
                    <wp:positionV relativeFrom="page">
                      <wp:align>bottom</wp:align>
                    </wp:positionV>
                    <wp:extent cx="959485" cy="321945"/>
                    <wp:effectExtent l="0" t="0" r="12065" b="0"/>
                    <wp:wrapNone/>
                    <wp:docPr id="1709189715" name="Text Box 1709189715"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21945"/>
                            </a:xfrm>
                            <a:prstGeom prst="rect">
                              <a:avLst/>
                            </a:prstGeom>
                            <a:noFill/>
                            <a:ln>
                              <a:noFill/>
                            </a:ln>
                          </wps:spPr>
                          <wps:txbx>
                            <w:txbxContent>
                              <w:p w14:paraId="5AC720F3" w14:textId="2447ECF6" w:rsidR="00727C70" w:rsidRPr="00727C70" w:rsidRDefault="00727C70" w:rsidP="00727C70">
                                <w:pPr>
                                  <w:rPr>
                                    <w:noProof/>
                                    <w:color w:val="A6A6A6"/>
                                    <w:sz w:val="18"/>
                                    <w:szCs w:val="18"/>
                                  </w:rPr>
                                </w:pPr>
                                <w:r w:rsidRPr="00727C70">
                                  <w:rPr>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01AE761A" id="_x0000_t202" coordsize="21600,21600" o:spt="202" path="m,l,21600r21600,l21600,xe">
                    <v:stroke joinstyle="miter"/>
                    <v:path gradientshapeok="t" o:connecttype="rect"/>
                  </v:shapetype>
                  <v:shape id="Text Box 1709189715" o:spid="_x0000_s1029" type="#_x0000_t202" alt="Sensitivity: Internal" style="position:absolute;left:0;text-align:left;margin-left:0;margin-top:0;width:75.55pt;height:25.35pt;z-index:2516572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" filled="f" stroked="f">
                    <v:textbox style="mso-fit-shape-to-text:t" inset="0,0,0,15pt">
                      <w:txbxContent>
                        <w:p w14:paraId="5AC720F3" w14:textId="2447ECF6" w:rsidR="00727C70" w:rsidRPr="00727C70" w:rsidRDefault="00727C70" w:rsidP="00727C70">
                          <w:pPr>
                            <w:rPr>
                              <w:noProof/>
                              <w:color w:val="A6A6A6"/>
                              <w:sz w:val="18"/>
                              <w:szCs w:val="18"/>
                            </w:rPr>
                          </w:pPr>
                          <w:r w:rsidRPr="00727C70">
                            <w:rPr>
                              <w:noProof/>
                              <w:color w:val="A6A6A6"/>
                              <w:sz w:val="18"/>
                              <w:szCs w:val="18"/>
                            </w:rPr>
                            <w:t>Sensitivity: Internal</w:t>
                          </w:r>
                        </w:p>
                      </w:txbxContent>
                    </v:textbox>
                    <w10:wrap anchorx="page" anchory="page"/>
                  </v:shape>
                </w:pict>
              </mc:Fallback>
            </mc:AlternateContent>
          </w:r>
        </w:p>
      </w:tc>
      <w:tc>
        <w:tcPr>
          <w:tcW w:w="4665" w:type="dxa"/>
        </w:tcPr>
        <w:p w14:paraId="3E0BCF99" w14:textId="26A06E89" w:rsidR="234AC9EC" w:rsidRDefault="234AC9EC" w:rsidP="234AC9EC">
          <w:pPr>
            <w:jc w:val="center"/>
          </w:pPr>
        </w:p>
      </w:tc>
      <w:tc>
        <w:tcPr>
          <w:tcW w:w="4665" w:type="dxa"/>
        </w:tcPr>
        <w:p w14:paraId="60476A80" w14:textId="04B5A4C5" w:rsidR="234AC9EC" w:rsidRDefault="234AC9EC" w:rsidP="234AC9EC">
          <w:pPr>
            <w:ind w:right="-115"/>
            <w:jc w:val="right"/>
          </w:pPr>
        </w:p>
      </w:tc>
    </w:tr>
  </w:tbl>
  <w:p w14:paraId="30B533C3" w14:textId="474CF82C" w:rsidR="234AC9EC" w:rsidRDefault="234AC9EC" w:rsidP="234AC9E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BC7C" w14:textId="54005E03" w:rsidR="00786B64" w:rsidRPr="002A399D" w:rsidRDefault="00727C70" w:rsidP="00AB02DF">
    <w:pPr>
      <w:tabs>
        <w:tab w:val="right" w:leader="underscore" w:pos="14005"/>
      </w:tabs>
      <w:spacing w:before="32"/>
      <w:rPr>
        <w:b/>
        <w:color w:val="27316F"/>
        <w:sz w:val="12"/>
        <w:szCs w:val="12"/>
      </w:rPr>
    </w:pPr>
    <w:r>
      <w:rPr>
        <w:b/>
        <w:noProof/>
        <w:color w:val="27316F"/>
        <w:sz w:val="12"/>
        <w14:ligatures w14:val="standardContextual"/>
      </w:rPr>
      <mc:AlternateContent>
        <mc:Choice Requires="wps">
          <w:drawing>
            <wp:anchor distT="0" distB="0" distL="0" distR="0" simplePos="0" relativeHeight="251658243" behindDoc="0" locked="0" layoutInCell="1" allowOverlap="1" wp14:anchorId="71F10297" wp14:editId="4741E9A5">
              <wp:simplePos x="635" y="635"/>
              <wp:positionH relativeFrom="page">
                <wp:align>center</wp:align>
              </wp:positionH>
              <wp:positionV relativeFrom="page">
                <wp:align>bottom</wp:align>
              </wp:positionV>
              <wp:extent cx="959485" cy="321945"/>
              <wp:effectExtent l="0" t="0" r="12065" b="0"/>
              <wp:wrapNone/>
              <wp:docPr id="1093453030" name="Text Box 1093453030"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21945"/>
                      </a:xfrm>
                      <a:prstGeom prst="rect">
                        <a:avLst/>
                      </a:prstGeom>
                      <a:noFill/>
                      <a:ln>
                        <a:noFill/>
                      </a:ln>
                    </wps:spPr>
                    <wps:txbx>
                      <w:txbxContent>
                        <w:p w14:paraId="0971714B" w14:textId="6013FADF" w:rsidR="00727C70" w:rsidRPr="00727C70" w:rsidRDefault="00727C70" w:rsidP="00727C70">
                          <w:pPr>
                            <w:rPr>
                              <w:noProof/>
                              <w:color w:val="A6A6A6"/>
                              <w:sz w:val="18"/>
                              <w:szCs w:val="18"/>
                            </w:rPr>
                          </w:pPr>
                          <w:r w:rsidRPr="00727C70">
                            <w:rPr>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71F10297" id="_x0000_t202" coordsize="21600,21600" o:spt="202" path="m,l,21600r21600,l21600,xe">
              <v:stroke joinstyle="miter"/>
              <v:path gradientshapeok="t" o:connecttype="rect"/>
            </v:shapetype>
            <v:shape id="Text Box 1093453030" o:spid="_x0000_s1030" type="#_x0000_t202" alt="Sensitivity: Internal" style="position:absolute;margin-left:0;margin-top:0;width:75.55pt;height:25.35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" filled="f" stroked="f">
              <v:textbox style="mso-fit-shape-to-text:t" inset="0,0,0,15pt">
                <w:txbxContent>
                  <w:p w14:paraId="0971714B" w14:textId="6013FADF" w:rsidR="00727C70" w:rsidRPr="00727C70" w:rsidRDefault="00727C70" w:rsidP="00727C70">
                    <w:pPr>
                      <w:rPr>
                        <w:noProof/>
                        <w:color w:val="A6A6A6"/>
                        <w:sz w:val="18"/>
                        <w:szCs w:val="18"/>
                      </w:rPr>
                    </w:pPr>
                    <w:r w:rsidRPr="00727C70">
                      <w:rPr>
                        <w:noProof/>
                        <w:color w:val="A6A6A6"/>
                        <w:sz w:val="18"/>
                        <w:szCs w:val="18"/>
                      </w:rPr>
                      <w:t>Sensitivity: Internal</w:t>
                    </w:r>
                  </w:p>
                </w:txbxContent>
              </v:textbox>
              <w10:wrap anchorx="page" anchory="page"/>
            </v:shape>
          </w:pict>
        </mc:Fallback>
      </mc:AlternateContent>
    </w:r>
    <w:r w:rsidR="00786B64" w:rsidRPr="002A399D">
      <w:rPr>
        <w:b/>
        <w:color w:val="27316F"/>
        <w:sz w:val="12"/>
      </w:rPr>
      <w:tab/>
    </w:r>
  </w:p>
  <w:p w14:paraId="551DB4F7" w14:textId="3921C718" w:rsidR="00786B64" w:rsidRDefault="00786B64" w:rsidP="00AB02DF">
    <w:pPr>
      <w:tabs>
        <w:tab w:val="center" w:pos="4820"/>
      </w:tabs>
      <w:spacing w:before="32"/>
      <w:rPr>
        <w:b/>
        <w:color w:val="27316F"/>
        <w:sz w:val="12"/>
        <w:szCs w:val="12"/>
      </w:rPr>
    </w:pPr>
  </w:p>
  <w:p w14:paraId="627FD8D6" w14:textId="527BCE78" w:rsidR="234AC9EC" w:rsidRDefault="00786B64" w:rsidP="234AC9EC">
    <w:pPr>
      <w:ind w:left="-115"/>
    </w:pPr>
    <w:r w:rsidRPr="244E8B08">
      <w:rPr>
        <w:rFonts w:ascii="Montserrat" w:hAnsi="Montserrat"/>
        <w:color w:val="262626" w:themeColor="text1" w:themeTint="D9"/>
        <w:sz w:val="12"/>
        <w:szCs w:val="12"/>
      </w:rPr>
      <w:t>PAGE</w:t>
    </w:r>
    <w:r w:rsidRPr="244E8B08">
      <w:rPr>
        <w:rFonts w:ascii="Montserrat" w:hAnsi="Montserrat"/>
        <w:b/>
        <w:color w:val="262626" w:themeColor="text1" w:themeTint="D9"/>
        <w:sz w:val="12"/>
        <w:szCs w:val="12"/>
      </w:rPr>
      <w:t xml:space="preserve"> </w:t>
    </w:r>
    <w:r w:rsidRPr="244E8B08">
      <w:rPr>
        <w:rFonts w:ascii="Montserrat" w:hAnsi="Montserrat"/>
        <w:b/>
        <w:color w:val="262626" w:themeColor="text1" w:themeTint="D9"/>
        <w:sz w:val="12"/>
        <w:szCs w:val="12"/>
      </w:rPr>
      <w:fldChar w:fldCharType="begin"/>
    </w:r>
    <w:r w:rsidRPr="244E8B08">
      <w:rPr>
        <w:rFonts w:ascii="Montserrat" w:hAnsi="Montserrat"/>
        <w:b/>
        <w:color w:val="262626" w:themeColor="text1" w:themeTint="D9"/>
        <w:sz w:val="12"/>
        <w:szCs w:val="12"/>
      </w:rPr>
      <w:instrText>PAGE   \* MERGEFORMAT</w:instrText>
    </w:r>
    <w:r w:rsidRPr="244E8B08">
      <w:rPr>
        <w:rFonts w:ascii="Montserrat" w:hAnsi="Montserrat"/>
        <w:b/>
        <w:color w:val="262626" w:themeColor="text1" w:themeTint="D9"/>
        <w:sz w:val="12"/>
        <w:szCs w:val="12"/>
      </w:rPr>
      <w:fldChar w:fldCharType="separate"/>
    </w:r>
    <w:r w:rsidRPr="244E8B08">
      <w:rPr>
        <w:rFonts w:ascii="Montserrat" w:hAnsi="Montserrat"/>
        <w:b/>
        <w:color w:val="262626" w:themeColor="text1" w:themeTint="D9"/>
        <w:sz w:val="12"/>
        <w:szCs w:val="12"/>
      </w:rPr>
      <w:t>14</w:t>
    </w:r>
    <w:r w:rsidRPr="244E8B08">
      <w:rPr>
        <w:rFonts w:ascii="Montserrat" w:hAnsi="Montserrat"/>
        <w:b/>
        <w:color w:val="262626" w:themeColor="text1" w:themeTint="D9"/>
        <w:sz w:val="12"/>
        <w:szCs w:val="12"/>
      </w:rPr>
      <w:fldChar w:fldCharType="end"/>
    </w:r>
  </w:p>
  <w:p w14:paraId="6FB4525A" w14:textId="00964304" w:rsidR="00786B64" w:rsidRPr="00786B64" w:rsidRDefault="00786B64" w:rsidP="00786B64">
    <w:pPr>
      <w:tabs>
        <w:tab w:val="center" w:pos="4820"/>
        <w:tab w:val="right" w:pos="9214"/>
      </w:tabs>
      <w:spacing w:before="32"/>
      <w:jc w:val="right"/>
      <w:rPr>
        <w:rFonts w:ascii="Montserrat" w:hAnsi="Montserrat"/>
        <w:color w:val="262626" w:themeColor="text1" w:themeTint="D9"/>
        <w:sz w:val="12"/>
        <w:szCs w:val="1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5E2E1" w14:textId="0FEDD643" w:rsidR="00C41C03" w:rsidRDefault="00727C70">
    <w:pPr>
      <w:pStyle w:val="Footer"/>
    </w:pPr>
    <w:r>
      <w:rPr>
        <w:noProof/>
        <w14:ligatures w14:val="standardContextual"/>
      </w:rPr>
      <mc:AlternateContent>
        <mc:Choice Requires="wps">
          <w:drawing>
            <wp:anchor distT="0" distB="0" distL="0" distR="0" simplePos="0" relativeHeight="251658246" behindDoc="0" locked="0" layoutInCell="1" allowOverlap="1" wp14:anchorId="05B1F714" wp14:editId="6870AAA1">
              <wp:simplePos x="635" y="635"/>
              <wp:positionH relativeFrom="page">
                <wp:align>center</wp:align>
              </wp:positionH>
              <wp:positionV relativeFrom="page">
                <wp:align>bottom</wp:align>
              </wp:positionV>
              <wp:extent cx="959485" cy="321945"/>
              <wp:effectExtent l="0" t="0" r="12065" b="0"/>
              <wp:wrapNone/>
              <wp:docPr id="1166430807" name="Text Box 1166430807"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21945"/>
                      </a:xfrm>
                      <a:prstGeom prst="rect">
                        <a:avLst/>
                      </a:prstGeom>
                      <a:noFill/>
                      <a:ln>
                        <a:noFill/>
                      </a:ln>
                    </wps:spPr>
                    <wps:txbx>
                      <w:txbxContent>
                        <w:p w14:paraId="0456E6FA" w14:textId="14E7AA36" w:rsidR="00727C70" w:rsidRPr="00727C70" w:rsidRDefault="00727C70" w:rsidP="00727C70">
                          <w:pPr>
                            <w:rPr>
                              <w:noProof/>
                              <w:color w:val="A6A6A6"/>
                              <w:sz w:val="18"/>
                              <w:szCs w:val="18"/>
                            </w:rPr>
                          </w:pPr>
                          <w:r w:rsidRPr="00727C70">
                            <w:rPr>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05B1F714" id="_x0000_t202" coordsize="21600,21600" o:spt="202" path="m,l,21600r21600,l21600,xe">
              <v:stroke joinstyle="miter"/>
              <v:path gradientshapeok="t" o:connecttype="rect"/>
            </v:shapetype>
            <v:shape id="Text Box 1166430807" o:spid="_x0000_s1031" type="#_x0000_t202" alt="Sensitivity: Internal" style="position:absolute;margin-left:0;margin-top:0;width:75.55pt;height:25.3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" filled="f" stroked="f">
              <v:textbox style="mso-fit-shape-to-text:t" inset="0,0,0,15pt">
                <w:txbxContent>
                  <w:p w14:paraId="0456E6FA" w14:textId="14E7AA36" w:rsidR="00727C70" w:rsidRPr="00727C70" w:rsidRDefault="00727C70" w:rsidP="00727C70">
                    <w:pPr>
                      <w:rPr>
                        <w:noProof/>
                        <w:color w:val="A6A6A6"/>
                        <w:sz w:val="18"/>
                        <w:szCs w:val="18"/>
                      </w:rPr>
                    </w:pPr>
                    <w:r w:rsidRPr="00727C70">
                      <w:rPr>
                        <w:noProof/>
                        <w:color w:val="A6A6A6"/>
                        <w:sz w:val="18"/>
                        <w:szCs w:val="18"/>
                      </w:rPr>
                      <w:t>Sensitivity: 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D0591" w14:textId="3241724D" w:rsidR="00C01639" w:rsidRPr="002A399D" w:rsidRDefault="00727C70" w:rsidP="00C01639">
    <w:pPr>
      <w:tabs>
        <w:tab w:val="right" w:leader="underscore" w:pos="9072"/>
      </w:tabs>
      <w:spacing w:before="32"/>
      <w:rPr>
        <w:b/>
        <w:color w:val="27316F"/>
        <w:sz w:val="12"/>
      </w:rPr>
    </w:pPr>
    <w:r>
      <w:rPr>
        <w:b/>
        <w:noProof/>
        <w:color w:val="27316F"/>
        <w:sz w:val="12"/>
        <w14:ligatures w14:val="standardContextual"/>
      </w:rPr>
      <mc:AlternateContent>
        <mc:Choice Requires="wps">
          <w:drawing>
            <wp:anchor distT="0" distB="0" distL="0" distR="0" simplePos="0" relativeHeight="251658247" behindDoc="0" locked="0" layoutInCell="1" allowOverlap="1" wp14:anchorId="338A4869" wp14:editId="343EA78B">
              <wp:simplePos x="635" y="635"/>
              <wp:positionH relativeFrom="page">
                <wp:align>center</wp:align>
              </wp:positionH>
              <wp:positionV relativeFrom="page">
                <wp:align>bottom</wp:align>
              </wp:positionV>
              <wp:extent cx="959485" cy="321945"/>
              <wp:effectExtent l="0" t="0" r="12065" b="0"/>
              <wp:wrapNone/>
              <wp:docPr id="1447726328" name="Text Box 1447726328"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21945"/>
                      </a:xfrm>
                      <a:prstGeom prst="rect">
                        <a:avLst/>
                      </a:prstGeom>
                      <a:noFill/>
                      <a:ln>
                        <a:noFill/>
                      </a:ln>
                    </wps:spPr>
                    <wps:txbx>
                      <w:txbxContent>
                        <w:p w14:paraId="51F4F259" w14:textId="3D0218D3" w:rsidR="00727C70" w:rsidRPr="00727C70" w:rsidRDefault="00727C70" w:rsidP="00727C70">
                          <w:pPr>
                            <w:rPr>
                              <w:noProof/>
                              <w:color w:val="A6A6A6"/>
                              <w:sz w:val="18"/>
                              <w:szCs w:val="18"/>
                            </w:rPr>
                          </w:pPr>
                          <w:r w:rsidRPr="00727C70">
                            <w:rPr>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338A4869" id="_x0000_t202" coordsize="21600,21600" o:spt="202" path="m,l,21600r21600,l21600,xe">
              <v:stroke joinstyle="miter"/>
              <v:path gradientshapeok="t" o:connecttype="rect"/>
            </v:shapetype>
            <v:shape id="Text Box 1447726328" o:spid="_x0000_s1032" type="#_x0000_t202" alt="Sensitivity: Internal" style="position:absolute;margin-left:0;margin-top:0;width:75.55pt;height:25.3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" filled="f" stroked="f">
              <v:textbox style="mso-fit-shape-to-text:t" inset="0,0,0,15pt">
                <w:txbxContent>
                  <w:p w14:paraId="51F4F259" w14:textId="3D0218D3" w:rsidR="00727C70" w:rsidRPr="00727C70" w:rsidRDefault="00727C70" w:rsidP="00727C70">
                    <w:pPr>
                      <w:rPr>
                        <w:noProof/>
                        <w:color w:val="A6A6A6"/>
                        <w:sz w:val="18"/>
                        <w:szCs w:val="18"/>
                      </w:rPr>
                    </w:pPr>
                    <w:r w:rsidRPr="00727C70">
                      <w:rPr>
                        <w:noProof/>
                        <w:color w:val="A6A6A6"/>
                        <w:sz w:val="18"/>
                        <w:szCs w:val="18"/>
                      </w:rPr>
                      <w:t>Sensitivity: Internal</w:t>
                    </w:r>
                  </w:p>
                </w:txbxContent>
              </v:textbox>
              <w10:wrap anchorx="page" anchory="page"/>
            </v:shape>
          </w:pict>
        </mc:Fallback>
      </mc:AlternateContent>
    </w:r>
    <w:r w:rsidR="00C01639" w:rsidRPr="002A399D">
      <w:rPr>
        <w:b/>
        <w:color w:val="27316F"/>
        <w:sz w:val="12"/>
      </w:rPr>
      <w:tab/>
    </w:r>
  </w:p>
  <w:p w14:paraId="17CB69A3" w14:textId="77777777" w:rsidR="00C01639" w:rsidRDefault="00C01639" w:rsidP="00C01639">
    <w:pPr>
      <w:tabs>
        <w:tab w:val="center" w:pos="4820"/>
        <w:tab w:val="right" w:pos="9214"/>
      </w:tabs>
      <w:spacing w:before="32"/>
      <w:rPr>
        <w:b/>
        <w:color w:val="27316F"/>
        <w:sz w:val="12"/>
      </w:rPr>
    </w:pPr>
  </w:p>
  <w:p w14:paraId="454D97E7" w14:textId="53155B4E" w:rsidR="00C41C03" w:rsidRPr="00E544AB" w:rsidRDefault="00C01639" w:rsidP="00D51E4C">
    <w:pPr>
      <w:tabs>
        <w:tab w:val="right" w:pos="9214"/>
      </w:tabs>
      <w:spacing w:before="32"/>
      <w:rPr>
        <w:rFonts w:ascii="Montserrat" w:hAnsi="Montserrat"/>
        <w:bCs/>
        <w:color w:val="262626" w:themeColor="text1" w:themeTint="D9"/>
        <w:sz w:val="12"/>
      </w:rPr>
    </w:pPr>
    <w:r w:rsidRPr="00E544AB">
      <w:rPr>
        <w:rFonts w:ascii="Montserrat" w:hAnsi="Montserrat"/>
        <w:bCs/>
        <w:color w:val="262626" w:themeColor="text1" w:themeTint="D9"/>
        <w:sz w:val="12"/>
      </w:rPr>
      <w:tab/>
      <w:t>PAGE</w:t>
    </w:r>
    <w:r w:rsidRPr="00E544AB">
      <w:rPr>
        <w:rFonts w:ascii="Montserrat" w:hAnsi="Montserrat"/>
        <w:b/>
        <w:color w:val="262626" w:themeColor="text1" w:themeTint="D9"/>
        <w:sz w:val="12"/>
      </w:rPr>
      <w:t xml:space="preserve"> </w:t>
    </w:r>
    <w:r w:rsidRPr="00E544AB">
      <w:rPr>
        <w:rFonts w:ascii="Montserrat" w:hAnsi="Montserrat"/>
        <w:b/>
        <w:color w:val="262626" w:themeColor="text1" w:themeTint="D9"/>
        <w:sz w:val="12"/>
      </w:rPr>
      <w:fldChar w:fldCharType="begin"/>
    </w:r>
    <w:r w:rsidRPr="00E544AB">
      <w:rPr>
        <w:rFonts w:ascii="Montserrat" w:hAnsi="Montserrat"/>
        <w:b/>
        <w:color w:val="262626" w:themeColor="text1" w:themeTint="D9"/>
        <w:sz w:val="12"/>
      </w:rPr>
      <w:instrText>PAGE   \* MERGEFORMAT</w:instrText>
    </w:r>
    <w:r w:rsidRPr="00E544AB">
      <w:rPr>
        <w:rFonts w:ascii="Montserrat" w:hAnsi="Montserrat"/>
        <w:b/>
        <w:color w:val="262626" w:themeColor="text1" w:themeTint="D9"/>
        <w:sz w:val="12"/>
      </w:rPr>
      <w:fldChar w:fldCharType="separate"/>
    </w:r>
    <w:r w:rsidRPr="00E544AB">
      <w:rPr>
        <w:rFonts w:ascii="Montserrat" w:hAnsi="Montserrat"/>
        <w:b/>
        <w:color w:val="262626" w:themeColor="text1" w:themeTint="D9"/>
        <w:sz w:val="12"/>
      </w:rPr>
      <w:t>1</w:t>
    </w:r>
    <w:r w:rsidRPr="00E544AB">
      <w:rPr>
        <w:rFonts w:ascii="Montserrat" w:hAnsi="Montserrat"/>
        <w:b/>
        <w:color w:val="262626" w:themeColor="text1" w:themeTint="D9"/>
        <w:sz w:val="1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3FF3" w14:textId="3170A377" w:rsidR="00E011EC" w:rsidRPr="002A399D" w:rsidRDefault="00727C70" w:rsidP="00E011EC">
    <w:pPr>
      <w:tabs>
        <w:tab w:val="right" w:leader="underscore" w:pos="9072"/>
      </w:tabs>
      <w:spacing w:before="32"/>
      <w:rPr>
        <w:b/>
        <w:color w:val="27316F"/>
        <w:sz w:val="12"/>
        <w:szCs w:val="12"/>
      </w:rPr>
    </w:pPr>
    <w:r>
      <w:rPr>
        <w:b/>
        <w:noProof/>
        <w:color w:val="27316F"/>
        <w:sz w:val="12"/>
        <w14:ligatures w14:val="standardContextual"/>
      </w:rPr>
      <mc:AlternateContent>
        <mc:Choice Requires="wps">
          <w:drawing>
            <wp:anchor distT="0" distB="0" distL="0" distR="0" simplePos="0" relativeHeight="251658245" behindDoc="0" locked="0" layoutInCell="1" allowOverlap="1" wp14:anchorId="1BBBCDDD" wp14:editId="1F07E9C3">
              <wp:simplePos x="635" y="635"/>
              <wp:positionH relativeFrom="page">
                <wp:align>center</wp:align>
              </wp:positionH>
              <wp:positionV relativeFrom="page">
                <wp:align>bottom</wp:align>
              </wp:positionV>
              <wp:extent cx="959485" cy="321945"/>
              <wp:effectExtent l="0" t="0" r="12065" b="0"/>
              <wp:wrapNone/>
              <wp:docPr id="1836738714" name="Text Box 1836738714"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21945"/>
                      </a:xfrm>
                      <a:prstGeom prst="rect">
                        <a:avLst/>
                      </a:prstGeom>
                      <a:noFill/>
                      <a:ln>
                        <a:noFill/>
                      </a:ln>
                    </wps:spPr>
                    <wps:txbx>
                      <w:txbxContent>
                        <w:p w14:paraId="4D13C74A" w14:textId="0AD13A01" w:rsidR="00727C70" w:rsidRPr="00727C70" w:rsidRDefault="00727C70" w:rsidP="00727C70">
                          <w:pPr>
                            <w:rPr>
                              <w:noProof/>
                              <w:color w:val="A6A6A6"/>
                              <w:sz w:val="18"/>
                              <w:szCs w:val="18"/>
                            </w:rPr>
                          </w:pPr>
                          <w:r w:rsidRPr="00727C70">
                            <w:rPr>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1BBBCDDD" id="_x0000_t202" coordsize="21600,21600" o:spt="202" path="m,l,21600r21600,l21600,xe">
              <v:stroke joinstyle="miter"/>
              <v:path gradientshapeok="t" o:connecttype="rect"/>
            </v:shapetype>
            <v:shape id="Text Box 1836738714" o:spid="_x0000_s1033" type="#_x0000_t202" alt="Sensitivity: Internal" style="position:absolute;margin-left:0;margin-top:0;width:75.55pt;height:25.3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" filled="f" stroked="f">
              <v:textbox style="mso-fit-shape-to-text:t" inset="0,0,0,15pt">
                <w:txbxContent>
                  <w:p w14:paraId="4D13C74A" w14:textId="0AD13A01" w:rsidR="00727C70" w:rsidRPr="00727C70" w:rsidRDefault="00727C70" w:rsidP="00727C70">
                    <w:pPr>
                      <w:rPr>
                        <w:noProof/>
                        <w:color w:val="A6A6A6"/>
                        <w:sz w:val="18"/>
                        <w:szCs w:val="18"/>
                      </w:rPr>
                    </w:pPr>
                    <w:r w:rsidRPr="00727C70">
                      <w:rPr>
                        <w:noProof/>
                        <w:color w:val="A6A6A6"/>
                        <w:sz w:val="18"/>
                        <w:szCs w:val="18"/>
                      </w:rPr>
                      <w:t>Sensitivity: Internal</w:t>
                    </w:r>
                  </w:p>
                </w:txbxContent>
              </v:textbox>
              <w10:wrap anchorx="page" anchory="page"/>
            </v:shape>
          </w:pict>
        </mc:Fallback>
      </mc:AlternateContent>
    </w:r>
    <w:r w:rsidR="00E011EC" w:rsidRPr="002A399D">
      <w:rPr>
        <w:b/>
        <w:color w:val="27316F"/>
        <w:sz w:val="12"/>
      </w:rPr>
      <w:tab/>
    </w:r>
  </w:p>
  <w:p w14:paraId="4E1316A2" w14:textId="1CD58A4A" w:rsidR="00E011EC" w:rsidRDefault="00E011EC" w:rsidP="00A7333E">
    <w:pPr>
      <w:tabs>
        <w:tab w:val="center" w:pos="4820"/>
      </w:tabs>
      <w:spacing w:before="32"/>
      <w:rPr>
        <w:b/>
        <w:color w:val="27316F"/>
        <w:sz w:val="12"/>
        <w:szCs w:val="12"/>
      </w:rPr>
    </w:pPr>
  </w:p>
  <w:p w14:paraId="3E08074E" w14:textId="1FD204B0" w:rsidR="00C41C03" w:rsidRPr="00E011EC" w:rsidRDefault="00E011EC" w:rsidP="00E011EC">
    <w:pPr>
      <w:tabs>
        <w:tab w:val="center" w:pos="4820"/>
        <w:tab w:val="right" w:pos="9214"/>
      </w:tabs>
      <w:spacing w:before="32"/>
      <w:jc w:val="right"/>
      <w:rPr>
        <w:rFonts w:ascii="Montserrat" w:hAnsi="Montserrat"/>
        <w:color w:val="262626" w:themeColor="text1" w:themeTint="D9"/>
        <w:sz w:val="12"/>
        <w:szCs w:val="12"/>
      </w:rPr>
    </w:pPr>
    <w:r w:rsidRPr="244E8B08">
      <w:rPr>
        <w:rFonts w:ascii="Montserrat" w:hAnsi="Montserrat"/>
        <w:color w:val="262626" w:themeColor="text1" w:themeTint="D9"/>
        <w:sz w:val="12"/>
        <w:szCs w:val="12"/>
      </w:rPr>
      <w:t>PAGE</w:t>
    </w:r>
    <w:r w:rsidRPr="244E8B08">
      <w:rPr>
        <w:rFonts w:ascii="Montserrat" w:hAnsi="Montserrat"/>
        <w:b/>
        <w:color w:val="262626" w:themeColor="text1" w:themeTint="D9"/>
        <w:sz w:val="12"/>
        <w:szCs w:val="12"/>
      </w:rPr>
      <w:t xml:space="preserve"> </w:t>
    </w:r>
    <w:r w:rsidRPr="244E8B08">
      <w:rPr>
        <w:rFonts w:ascii="Montserrat" w:hAnsi="Montserrat"/>
        <w:b/>
        <w:color w:val="262626" w:themeColor="text1" w:themeTint="D9"/>
        <w:sz w:val="12"/>
        <w:szCs w:val="12"/>
      </w:rPr>
      <w:fldChar w:fldCharType="begin"/>
    </w:r>
    <w:r w:rsidRPr="244E8B08">
      <w:rPr>
        <w:rFonts w:ascii="Montserrat" w:hAnsi="Montserrat"/>
        <w:b/>
        <w:color w:val="262626" w:themeColor="text1" w:themeTint="D9"/>
        <w:sz w:val="12"/>
        <w:szCs w:val="12"/>
      </w:rPr>
      <w:instrText>PAGE   \* MERGEFORMAT</w:instrText>
    </w:r>
    <w:r w:rsidRPr="244E8B08">
      <w:rPr>
        <w:rFonts w:ascii="Montserrat" w:hAnsi="Montserrat"/>
        <w:b/>
        <w:color w:val="262626" w:themeColor="text1" w:themeTint="D9"/>
        <w:sz w:val="12"/>
        <w:szCs w:val="12"/>
      </w:rPr>
      <w:fldChar w:fldCharType="separate"/>
    </w:r>
    <w:r w:rsidRPr="244E8B08">
      <w:rPr>
        <w:rFonts w:ascii="Montserrat" w:hAnsi="Montserrat"/>
        <w:b/>
        <w:color w:val="262626" w:themeColor="text1" w:themeTint="D9"/>
        <w:sz w:val="12"/>
        <w:szCs w:val="12"/>
      </w:rPr>
      <w:t>14</w:t>
    </w:r>
    <w:r w:rsidRPr="244E8B08">
      <w:rPr>
        <w:rFonts w:ascii="Montserrat" w:hAnsi="Montserrat"/>
        <w:b/>
        <w:color w:val="262626" w:themeColor="text1" w:themeTint="D9"/>
        <w:sz w:val="12"/>
        <w:szCs w:val="1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A7C9" w14:textId="493BE060" w:rsidR="00DF7C53" w:rsidRPr="002A399D" w:rsidRDefault="00727C70" w:rsidP="00BC3EA5">
    <w:pPr>
      <w:tabs>
        <w:tab w:val="right" w:leader="underscore" w:pos="13892"/>
      </w:tabs>
      <w:spacing w:before="32"/>
      <w:rPr>
        <w:b/>
        <w:color w:val="27316F"/>
        <w:sz w:val="12"/>
      </w:rPr>
    </w:pPr>
    <w:r>
      <w:rPr>
        <w:b/>
        <w:noProof/>
        <w:color w:val="27316F"/>
        <w:sz w:val="12"/>
        <w14:ligatures w14:val="standardContextual"/>
      </w:rPr>
      <mc:AlternateContent>
        <mc:Choice Requires="wps">
          <w:drawing>
            <wp:anchor distT="0" distB="0" distL="0" distR="0" simplePos="0" relativeHeight="251658248" behindDoc="0" locked="0" layoutInCell="1" allowOverlap="1" wp14:anchorId="4FEB616A" wp14:editId="62CD3CE6">
              <wp:simplePos x="635" y="635"/>
              <wp:positionH relativeFrom="page">
                <wp:align>center</wp:align>
              </wp:positionH>
              <wp:positionV relativeFrom="page">
                <wp:align>bottom</wp:align>
              </wp:positionV>
              <wp:extent cx="959485" cy="321945"/>
              <wp:effectExtent l="0" t="0" r="12065" b="0"/>
              <wp:wrapNone/>
              <wp:docPr id="1078975293" name="Text Box 107897529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21945"/>
                      </a:xfrm>
                      <a:prstGeom prst="rect">
                        <a:avLst/>
                      </a:prstGeom>
                      <a:noFill/>
                      <a:ln>
                        <a:noFill/>
                      </a:ln>
                    </wps:spPr>
                    <wps:txbx>
                      <w:txbxContent>
                        <w:p w14:paraId="75FCE5CA" w14:textId="02086CEC" w:rsidR="00727C70" w:rsidRPr="00727C70" w:rsidRDefault="00727C70" w:rsidP="00727C70">
                          <w:pPr>
                            <w:rPr>
                              <w:noProof/>
                              <w:color w:val="A6A6A6"/>
                              <w:sz w:val="18"/>
                              <w:szCs w:val="18"/>
                            </w:rPr>
                          </w:pPr>
                          <w:r w:rsidRPr="00727C70">
                            <w:rPr>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4FEB616A" id="_x0000_t202" coordsize="21600,21600" o:spt="202" path="m,l,21600r21600,l21600,xe">
              <v:stroke joinstyle="miter"/>
              <v:path gradientshapeok="t" o:connecttype="rect"/>
            </v:shapetype>
            <v:shape id="Text Box 1078975293" o:spid="_x0000_s1034" type="#_x0000_t202" alt="Sensitivity: Internal" style="position:absolute;margin-left:0;margin-top:0;width:75.55pt;height:25.3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" filled="f" stroked="f">
              <v:textbox style="mso-fit-shape-to-text:t" inset="0,0,0,15pt">
                <w:txbxContent>
                  <w:p w14:paraId="75FCE5CA" w14:textId="02086CEC" w:rsidR="00727C70" w:rsidRPr="00727C70" w:rsidRDefault="00727C70" w:rsidP="00727C70">
                    <w:pPr>
                      <w:rPr>
                        <w:noProof/>
                        <w:color w:val="A6A6A6"/>
                        <w:sz w:val="18"/>
                        <w:szCs w:val="18"/>
                      </w:rPr>
                    </w:pPr>
                    <w:r w:rsidRPr="00727C70">
                      <w:rPr>
                        <w:noProof/>
                        <w:color w:val="A6A6A6"/>
                        <w:sz w:val="18"/>
                        <w:szCs w:val="18"/>
                      </w:rPr>
                      <w:t>Sensitivity: Internal</w:t>
                    </w:r>
                  </w:p>
                </w:txbxContent>
              </v:textbox>
              <w10:wrap anchorx="page" anchory="page"/>
            </v:shape>
          </w:pict>
        </mc:Fallback>
      </mc:AlternateContent>
    </w:r>
    <w:r w:rsidR="00DF7C53" w:rsidRPr="002A399D">
      <w:rPr>
        <w:b/>
        <w:color w:val="27316F"/>
        <w:sz w:val="12"/>
      </w:rPr>
      <w:tab/>
    </w:r>
  </w:p>
  <w:p w14:paraId="23C6C760" w14:textId="77777777" w:rsidR="00DF7C53" w:rsidRDefault="00DF7C53" w:rsidP="00A7333E">
    <w:pPr>
      <w:tabs>
        <w:tab w:val="center" w:pos="4820"/>
      </w:tabs>
      <w:spacing w:before="32"/>
      <w:rPr>
        <w:b/>
        <w:color w:val="27316F"/>
        <w:sz w:val="12"/>
      </w:rPr>
    </w:pPr>
  </w:p>
  <w:p w14:paraId="1BDB834C" w14:textId="77777777" w:rsidR="00DF7C53" w:rsidRPr="00E011EC" w:rsidRDefault="00DF7C53" w:rsidP="00E011EC">
    <w:pPr>
      <w:tabs>
        <w:tab w:val="center" w:pos="4820"/>
        <w:tab w:val="right" w:pos="9214"/>
      </w:tabs>
      <w:spacing w:before="32"/>
      <w:jc w:val="right"/>
      <w:rPr>
        <w:rFonts w:ascii="Montserrat" w:hAnsi="Montserrat"/>
        <w:bCs/>
        <w:color w:val="262626" w:themeColor="text1" w:themeTint="D9"/>
        <w:sz w:val="12"/>
      </w:rPr>
    </w:pPr>
    <w:r w:rsidRPr="00E544AB">
      <w:rPr>
        <w:rFonts w:ascii="Montserrat" w:hAnsi="Montserrat"/>
        <w:bCs/>
        <w:color w:val="262626" w:themeColor="text1" w:themeTint="D9"/>
        <w:sz w:val="12"/>
      </w:rPr>
      <w:t>PAGE</w:t>
    </w:r>
    <w:r w:rsidRPr="00E544AB">
      <w:rPr>
        <w:rFonts w:ascii="Montserrat" w:hAnsi="Montserrat"/>
        <w:b/>
        <w:color w:val="262626" w:themeColor="text1" w:themeTint="D9"/>
        <w:sz w:val="12"/>
      </w:rPr>
      <w:t xml:space="preserve"> </w:t>
    </w:r>
    <w:r w:rsidRPr="00E544AB">
      <w:rPr>
        <w:rFonts w:ascii="Montserrat" w:hAnsi="Montserrat"/>
        <w:b/>
        <w:color w:val="262626" w:themeColor="text1" w:themeTint="D9"/>
        <w:sz w:val="12"/>
      </w:rPr>
      <w:fldChar w:fldCharType="begin"/>
    </w:r>
    <w:r w:rsidRPr="00E544AB">
      <w:rPr>
        <w:rFonts w:ascii="Montserrat" w:hAnsi="Montserrat"/>
        <w:b/>
        <w:color w:val="262626" w:themeColor="text1" w:themeTint="D9"/>
        <w:sz w:val="12"/>
      </w:rPr>
      <w:instrText>PAGE   \* MERGEFORMAT</w:instrText>
    </w:r>
    <w:r w:rsidRPr="00E544AB">
      <w:rPr>
        <w:rFonts w:ascii="Montserrat" w:hAnsi="Montserrat"/>
        <w:b/>
        <w:color w:val="262626" w:themeColor="text1" w:themeTint="D9"/>
        <w:sz w:val="12"/>
      </w:rPr>
      <w:fldChar w:fldCharType="separate"/>
    </w:r>
    <w:r>
      <w:rPr>
        <w:rFonts w:ascii="Montserrat" w:hAnsi="Montserrat"/>
        <w:b/>
        <w:color w:val="262626" w:themeColor="text1" w:themeTint="D9"/>
        <w:sz w:val="12"/>
      </w:rPr>
      <w:t>14</w:t>
    </w:r>
    <w:r w:rsidRPr="00E544AB">
      <w:rPr>
        <w:rFonts w:ascii="Montserrat" w:hAnsi="Montserrat"/>
        <w:b/>
        <w:color w:val="262626" w:themeColor="text1" w:themeTint="D9"/>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EE37C" w14:textId="77777777" w:rsidR="00C157F3" w:rsidRDefault="00C157F3" w:rsidP="00964930">
      <w:r>
        <w:separator/>
      </w:r>
    </w:p>
  </w:footnote>
  <w:footnote w:type="continuationSeparator" w:id="0">
    <w:p w14:paraId="292DED37" w14:textId="77777777" w:rsidR="00C157F3" w:rsidRDefault="00C157F3" w:rsidP="00964930">
      <w:r>
        <w:continuationSeparator/>
      </w:r>
    </w:p>
  </w:footnote>
  <w:footnote w:type="continuationNotice" w:id="1">
    <w:p w14:paraId="237E5781" w14:textId="77777777" w:rsidR="00C157F3" w:rsidRDefault="00C157F3"/>
  </w:footnote>
  <w:footnote w:id="2">
    <w:p w14:paraId="7AC3DEEE" w14:textId="1E4AEE1C" w:rsidR="0020244A" w:rsidRPr="008114EB" w:rsidRDefault="0020244A">
      <w:pPr>
        <w:pStyle w:val="FootnoteText"/>
        <w:rPr>
          <w:rFonts w:ascii="Montserrat" w:hAnsi="Montserrat"/>
          <w:color w:val="auto"/>
          <w:sz w:val="16"/>
          <w:szCs w:val="16"/>
        </w:rPr>
      </w:pPr>
      <w:r w:rsidRPr="00BF5E16">
        <w:rPr>
          <w:rStyle w:val="FootnoteReference"/>
          <w:rFonts w:ascii="Montserrat" w:hAnsi="Montserrat"/>
          <w:color w:val="auto"/>
          <w:sz w:val="16"/>
          <w:szCs w:val="16"/>
        </w:rPr>
        <w:footnoteRef/>
      </w:r>
      <w:r w:rsidRPr="00BF5E16">
        <w:rPr>
          <w:rFonts w:ascii="Montserrat" w:hAnsi="Montserrat"/>
          <w:color w:val="auto"/>
          <w:sz w:val="16"/>
          <w:szCs w:val="16"/>
        </w:rPr>
        <w:t xml:space="preserve"> </w:t>
      </w:r>
      <w:r w:rsidR="00A20163">
        <w:rPr>
          <w:rFonts w:ascii="Montserrat" w:hAnsi="Montserrat"/>
          <w:color w:val="auto"/>
          <w:sz w:val="16"/>
          <w:szCs w:val="16"/>
        </w:rPr>
        <w:t>T</w:t>
      </w:r>
      <w:r w:rsidR="0007647E">
        <w:rPr>
          <w:rFonts w:ascii="Montserrat" w:hAnsi="Montserrat"/>
          <w:color w:val="auto"/>
          <w:sz w:val="16"/>
          <w:szCs w:val="16"/>
        </w:rPr>
        <w:t xml:space="preserve">hese tests have been initially included in </w:t>
      </w:r>
      <w:r w:rsidR="00900BD2" w:rsidRPr="00BF5E16">
        <w:rPr>
          <w:rFonts w:ascii="Montserrat" w:hAnsi="Montserrat"/>
          <w:color w:val="auto"/>
          <w:sz w:val="16"/>
          <w:szCs w:val="16"/>
        </w:rPr>
        <w:t>Strand 2 TVR document</w:t>
      </w:r>
      <w:r w:rsidR="0007647E">
        <w:rPr>
          <w:rFonts w:ascii="Montserrat" w:hAnsi="Montserrat"/>
          <w:color w:val="auto"/>
          <w:sz w:val="16"/>
          <w:szCs w:val="16"/>
        </w:rPr>
        <w:t xml:space="preserve"> which was presented at Delta MS1. </w:t>
      </w:r>
      <w:r w:rsidR="00DA0389">
        <w:rPr>
          <w:rFonts w:ascii="Montserrat" w:hAnsi="Montserrat"/>
          <w:color w:val="auto"/>
          <w:sz w:val="16"/>
          <w:szCs w:val="16"/>
        </w:rPr>
        <w:t xml:space="preserve">Later </w:t>
      </w:r>
      <w:r w:rsidR="002D5A3E">
        <w:rPr>
          <w:rFonts w:ascii="Montserrat" w:hAnsi="Montserrat"/>
          <w:color w:val="auto"/>
          <w:sz w:val="16"/>
          <w:szCs w:val="16"/>
        </w:rPr>
        <w:t>on,</w:t>
      </w:r>
      <w:r w:rsidR="00DA0389">
        <w:rPr>
          <w:rFonts w:ascii="Montserrat" w:hAnsi="Montserrat"/>
          <w:color w:val="auto"/>
          <w:sz w:val="16"/>
          <w:szCs w:val="16"/>
        </w:rPr>
        <w:t xml:space="preserve"> </w:t>
      </w:r>
      <w:r w:rsidR="00571683">
        <w:rPr>
          <w:rFonts w:ascii="Montserrat" w:hAnsi="Montserrat"/>
          <w:color w:val="auto"/>
          <w:sz w:val="16"/>
          <w:szCs w:val="16"/>
        </w:rPr>
        <w:t xml:space="preserve">the Strand 2 TV document was merged into this document. The tests that are feasible in </w:t>
      </w:r>
      <w:r w:rsidR="002D5A3E">
        <w:rPr>
          <w:rFonts w:ascii="Montserrat" w:hAnsi="Montserrat"/>
          <w:color w:val="auto"/>
          <w:sz w:val="16"/>
          <w:szCs w:val="16"/>
        </w:rPr>
        <w:t xml:space="preserve">the </w:t>
      </w:r>
      <w:r w:rsidR="00571683">
        <w:rPr>
          <w:rFonts w:ascii="Montserrat" w:hAnsi="Montserrat"/>
          <w:color w:val="auto"/>
          <w:sz w:val="16"/>
          <w:szCs w:val="16"/>
        </w:rPr>
        <w:t xml:space="preserve">Phase 2 </w:t>
      </w:r>
      <w:r w:rsidR="00721D73">
        <w:rPr>
          <w:rFonts w:ascii="Montserrat" w:hAnsi="Montserrat"/>
          <w:color w:val="auto"/>
          <w:sz w:val="16"/>
          <w:szCs w:val="16"/>
        </w:rPr>
        <w:t xml:space="preserve">and will be carried out in test beds </w:t>
      </w:r>
      <w:r w:rsidR="00571683">
        <w:rPr>
          <w:rFonts w:ascii="Montserrat" w:hAnsi="Montserrat"/>
          <w:color w:val="auto"/>
          <w:sz w:val="16"/>
          <w:szCs w:val="16"/>
        </w:rPr>
        <w:t>have been included in the</w:t>
      </w:r>
      <w:r w:rsidR="00721D73">
        <w:rPr>
          <w:rFonts w:ascii="Montserrat" w:hAnsi="Montserrat"/>
          <w:color w:val="auto"/>
          <w:sz w:val="16"/>
          <w:szCs w:val="16"/>
        </w:rPr>
        <w:t xml:space="preserve">ir respective test plans. Other proposed tests that are not feasible in </w:t>
      </w:r>
      <w:r w:rsidR="002D5A3E">
        <w:rPr>
          <w:rFonts w:ascii="Montserrat" w:hAnsi="Montserrat"/>
          <w:color w:val="auto"/>
          <w:sz w:val="16"/>
          <w:szCs w:val="16"/>
        </w:rPr>
        <w:t xml:space="preserve">the </w:t>
      </w:r>
      <w:r w:rsidR="00721D73">
        <w:rPr>
          <w:rFonts w:ascii="Montserrat" w:hAnsi="Montserrat"/>
          <w:color w:val="auto"/>
          <w:sz w:val="16"/>
          <w:szCs w:val="16"/>
        </w:rPr>
        <w:t>Phase 2 are provided in the Appendix.</w:t>
      </w:r>
    </w:p>
  </w:footnote>
  <w:footnote w:id="3">
    <w:p w14:paraId="0A192C8D" w14:textId="6F735287" w:rsidR="00BD2BE9" w:rsidRPr="007D57C3" w:rsidRDefault="00BD2BE9" w:rsidP="00BD2BE9">
      <w:pPr>
        <w:pStyle w:val="FootnoteText"/>
        <w:rPr>
          <w:rFonts w:ascii="Montserrat" w:hAnsi="Montserrat"/>
          <w:color w:val="auto"/>
          <w:sz w:val="16"/>
          <w:szCs w:val="16"/>
        </w:rPr>
      </w:pPr>
      <w:r>
        <w:rPr>
          <w:rStyle w:val="FootnoteReference"/>
        </w:rPr>
        <w:footnoteRef/>
      </w:r>
      <w:r>
        <w:t xml:space="preserve"> </w:t>
      </w:r>
      <w:r w:rsidRPr="007D57C3">
        <w:rPr>
          <w:rFonts w:ascii="Montserrat" w:hAnsi="Montserrat"/>
          <w:color w:val="auto"/>
          <w:sz w:val="16"/>
          <w:szCs w:val="16"/>
        </w:rPr>
        <w:t xml:space="preserve">Eutelsat has allocated continuous bidirectional satellite to 5G-Emerge from Monday 13 October 2025 to end of March 2026. This capacity has been crucial for the developments and achievements done on the EBU DTH testbed with Minwave, MBI and FTA. However, Eutelsat </w:t>
      </w:r>
      <w:r>
        <w:rPr>
          <w:rFonts w:ascii="Montserrat" w:hAnsi="Montserrat"/>
          <w:color w:val="auto"/>
          <w:sz w:val="16"/>
          <w:szCs w:val="16"/>
        </w:rPr>
        <w:t xml:space="preserve">has </w:t>
      </w:r>
      <w:r w:rsidRPr="007D57C3">
        <w:rPr>
          <w:rFonts w:ascii="Montserrat" w:hAnsi="Montserrat"/>
          <w:color w:val="auto"/>
          <w:sz w:val="16"/>
          <w:szCs w:val="16"/>
        </w:rPr>
        <w:t xml:space="preserve">informed that after end of March 2026, the capacity on HOTBIRD is already booked for Professional Video customers. It is therefore uncertain if </w:t>
      </w:r>
      <w:r w:rsidR="00E447B0">
        <w:rPr>
          <w:rFonts w:ascii="Montserrat" w:hAnsi="Montserrat"/>
          <w:color w:val="auto"/>
          <w:sz w:val="16"/>
          <w:szCs w:val="16"/>
        </w:rPr>
        <w:t>a similar</w:t>
      </w:r>
      <w:r w:rsidRPr="007D57C3">
        <w:rPr>
          <w:rFonts w:ascii="Montserrat" w:hAnsi="Montserrat"/>
          <w:color w:val="auto"/>
          <w:sz w:val="16"/>
          <w:szCs w:val="16"/>
        </w:rPr>
        <w:t xml:space="preserve"> capacity </w:t>
      </w:r>
      <w:r w:rsidR="00E447B0">
        <w:rPr>
          <w:rFonts w:ascii="Montserrat" w:hAnsi="Montserrat"/>
          <w:color w:val="auto"/>
          <w:sz w:val="16"/>
          <w:szCs w:val="16"/>
        </w:rPr>
        <w:t xml:space="preserve">will be allocated </w:t>
      </w:r>
      <w:r w:rsidRPr="007D57C3">
        <w:rPr>
          <w:rFonts w:ascii="Montserrat" w:hAnsi="Montserrat"/>
          <w:color w:val="auto"/>
          <w:sz w:val="16"/>
          <w:szCs w:val="16"/>
        </w:rPr>
        <w:t>for the remaining tome of the project.</w:t>
      </w:r>
    </w:p>
    <w:p w14:paraId="408AECBC" w14:textId="02CEC7A3" w:rsidR="00BD2BE9" w:rsidRDefault="00BD2BE9" w:rsidP="00BD2BE9">
      <w:pPr>
        <w:pStyle w:val="FootnoteText"/>
      </w:pPr>
      <w:r w:rsidRPr="007D57C3">
        <w:rPr>
          <w:rFonts w:ascii="Montserrat" w:hAnsi="Montserrat"/>
          <w:color w:val="auto"/>
          <w:sz w:val="16"/>
          <w:szCs w:val="16"/>
        </w:rPr>
        <w:t>To be noted that further capacity over April, May, June, September and October will be necessary to carry out the remaining developments and tests on the EBU DTH testbed.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C05E9" w14:textId="77777777" w:rsidR="00E54ACE" w:rsidRDefault="00E54A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869"/>
      <w:gridCol w:w="2513"/>
      <w:gridCol w:w="1276"/>
      <w:gridCol w:w="2358"/>
    </w:tblGrid>
    <w:tr w:rsidR="001E042A" w:rsidRPr="00517DE3" w14:paraId="33494915" w14:textId="77777777" w:rsidTr="00AE2085">
      <w:trPr>
        <w:trHeight w:val="299"/>
      </w:trPr>
      <w:tc>
        <w:tcPr>
          <w:tcW w:w="2869" w:type="dxa"/>
          <w:vMerge w:val="restart"/>
          <w:tcBorders>
            <w:top w:val="single" w:sz="4" w:space="0" w:color="auto"/>
            <w:left w:val="single" w:sz="4" w:space="0" w:color="auto"/>
            <w:bottom w:val="single" w:sz="4" w:space="0" w:color="auto"/>
            <w:right w:val="single" w:sz="4" w:space="0" w:color="auto"/>
          </w:tcBorders>
          <w:hideMark/>
        </w:tcPr>
        <w:p w14:paraId="0A93D483" w14:textId="77777777" w:rsidR="001E042A" w:rsidRPr="00517DE3" w:rsidRDefault="001E042A" w:rsidP="001E042A">
          <w:pPr>
            <w:pStyle w:val="Header"/>
          </w:pPr>
          <w:r w:rsidRPr="00517DE3">
            <w:rPr>
              <w:noProof/>
            </w:rPr>
            <w:drawing>
              <wp:inline distT="0" distB="0" distL="0" distR="0" wp14:anchorId="72F1693A" wp14:editId="325EDA18">
                <wp:extent cx="876300" cy="552450"/>
                <wp:effectExtent l="0" t="0" r="0" b="0"/>
                <wp:docPr id="1085340372" name="Picture 108534037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740265"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552450"/>
                        </a:xfrm>
                        <a:prstGeom prst="rect">
                          <a:avLst/>
                        </a:prstGeom>
                        <a:noFill/>
                        <a:ln>
                          <a:noFill/>
                        </a:ln>
                      </pic:spPr>
                    </pic:pic>
                  </a:graphicData>
                </a:graphic>
              </wp:inline>
            </w:drawing>
          </w:r>
          <w:r w:rsidRPr="00517DE3">
            <w:rPr>
              <w:noProof/>
            </w:rPr>
            <w:drawing>
              <wp:inline distT="0" distB="0" distL="0" distR="0" wp14:anchorId="7BE1A6A7" wp14:editId="1AC35001">
                <wp:extent cx="590550" cy="552450"/>
                <wp:effectExtent l="0" t="0" r="0" b="0"/>
                <wp:docPr id="1479097637" name="Picture 147909763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068497" descr="Ico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0550" cy="552450"/>
                        </a:xfrm>
                        <a:prstGeom prst="rect">
                          <a:avLst/>
                        </a:prstGeom>
                        <a:noFill/>
                        <a:ln>
                          <a:noFill/>
                        </a:ln>
                      </pic:spPr>
                    </pic:pic>
                  </a:graphicData>
                </a:graphic>
              </wp:inline>
            </w:drawing>
          </w:r>
        </w:p>
      </w:tc>
      <w:tc>
        <w:tcPr>
          <w:tcW w:w="2513" w:type="dxa"/>
          <w:vMerge w:val="restart"/>
          <w:tcBorders>
            <w:top w:val="single" w:sz="4" w:space="0" w:color="auto"/>
            <w:left w:val="single" w:sz="4" w:space="0" w:color="auto"/>
            <w:bottom w:val="single" w:sz="4" w:space="0" w:color="auto"/>
            <w:right w:val="single" w:sz="4" w:space="0" w:color="auto"/>
          </w:tcBorders>
          <w:hideMark/>
        </w:tcPr>
        <w:p w14:paraId="644C67E6" w14:textId="10BF1444" w:rsidR="001E042A" w:rsidRPr="00517DE3" w:rsidRDefault="00952AB2" w:rsidP="00D93BA3">
          <w:pPr>
            <w:pStyle w:val="Header"/>
          </w:pPr>
          <w:r w:rsidRPr="00952AB2">
            <w:t>Testing, Validation, and Results</w:t>
          </w:r>
        </w:p>
      </w:tc>
      <w:tc>
        <w:tcPr>
          <w:tcW w:w="1276" w:type="dxa"/>
          <w:tcBorders>
            <w:top w:val="single" w:sz="4" w:space="0" w:color="auto"/>
            <w:left w:val="single" w:sz="4" w:space="0" w:color="auto"/>
            <w:bottom w:val="single" w:sz="4" w:space="0" w:color="auto"/>
            <w:right w:val="single" w:sz="4" w:space="0" w:color="auto"/>
          </w:tcBorders>
          <w:hideMark/>
        </w:tcPr>
        <w:p w14:paraId="623AD93D" w14:textId="77777777" w:rsidR="001E042A" w:rsidRPr="00517DE3" w:rsidRDefault="001E042A" w:rsidP="001E042A">
          <w:pPr>
            <w:pStyle w:val="Header"/>
          </w:pPr>
          <w:r w:rsidRPr="00517DE3">
            <w:t>ID</w:t>
          </w:r>
        </w:p>
      </w:tc>
      <w:sdt>
        <w:sdtPr>
          <w:alias w:val="Document ID Value"/>
          <w:tag w:val="_dlc_DocId"/>
          <w:id w:val="-39744920"/>
          <w:lock w:val="contentLocked"/>
          <w:placeholder>
            <w:docPart w:val="E98D2EE449444882A2CC137B2A3F05C2"/>
          </w:placeholder>
          <w:dataBinding w:prefixMappings="xmlns:ns0='http://schemas.microsoft.com/office/2006/metadata/properties' xmlns:ns1='http://www.w3.org/2001/XMLSchema-instance' xmlns:ns2='http://schemas.microsoft.com/office/infopath/2007/PartnerControls' xmlns:ns3='79f0ad76-642f-4141-a066-cd1685b7ad44' xmlns:ns4='cf9f5373-019a-478f-ad2b-4fa41b6835a9' " w:xpath="/ns0:properties[1]/documentManagement[1]/ns3:_dlc_DocId[1]" w:storeItemID="{3C0B9218-7E4E-4871-9C72-A9855ECDDF06}"/>
          <w:text/>
        </w:sdtPr>
        <w:sdtEndPr/>
        <w:sdtContent>
          <w:tc>
            <w:tcPr>
              <w:tcW w:w="2358" w:type="dxa"/>
              <w:tcBorders>
                <w:top w:val="single" w:sz="4" w:space="0" w:color="auto"/>
                <w:left w:val="single" w:sz="4" w:space="0" w:color="auto"/>
                <w:bottom w:val="single" w:sz="4" w:space="0" w:color="auto"/>
                <w:right w:val="single" w:sz="4" w:space="0" w:color="auto"/>
              </w:tcBorders>
            </w:tcPr>
            <w:p w14:paraId="06ACEE94" w14:textId="77AC53B1" w:rsidR="001E042A" w:rsidRPr="00517DE3" w:rsidRDefault="000240E1" w:rsidP="001E042A">
              <w:pPr>
                <w:pStyle w:val="Header"/>
              </w:pPr>
              <w:r>
                <w:t>5GEMGP2-735287782-911</w:t>
              </w:r>
            </w:p>
          </w:tc>
        </w:sdtContent>
      </w:sdt>
    </w:tr>
    <w:tr w:rsidR="001E042A" w:rsidRPr="00517DE3" w14:paraId="4AF7DC16" w14:textId="77777777" w:rsidTr="00AE2085">
      <w:trPr>
        <w:trHeight w:val="299"/>
      </w:trPr>
      <w:tc>
        <w:tcPr>
          <w:tcW w:w="2869" w:type="dxa"/>
          <w:vMerge/>
          <w:tcBorders>
            <w:top w:val="single" w:sz="4" w:space="0" w:color="auto"/>
            <w:left w:val="single" w:sz="4" w:space="0" w:color="auto"/>
            <w:bottom w:val="single" w:sz="4" w:space="0" w:color="auto"/>
            <w:right w:val="single" w:sz="4" w:space="0" w:color="auto"/>
          </w:tcBorders>
          <w:vAlign w:val="center"/>
          <w:hideMark/>
        </w:tcPr>
        <w:p w14:paraId="1D856FA4" w14:textId="77777777" w:rsidR="001E042A" w:rsidRPr="00517DE3" w:rsidRDefault="001E042A" w:rsidP="001E042A">
          <w:pPr>
            <w:pStyle w:val="Header"/>
          </w:pPr>
        </w:p>
      </w:tc>
      <w:tc>
        <w:tcPr>
          <w:tcW w:w="2513" w:type="dxa"/>
          <w:vMerge/>
          <w:tcBorders>
            <w:top w:val="single" w:sz="4" w:space="0" w:color="auto"/>
            <w:left w:val="single" w:sz="4" w:space="0" w:color="auto"/>
            <w:bottom w:val="single" w:sz="4" w:space="0" w:color="auto"/>
            <w:right w:val="single" w:sz="4" w:space="0" w:color="auto"/>
          </w:tcBorders>
          <w:vAlign w:val="center"/>
          <w:hideMark/>
        </w:tcPr>
        <w:p w14:paraId="2318A538" w14:textId="77777777" w:rsidR="001E042A" w:rsidRPr="00517DE3" w:rsidRDefault="001E042A" w:rsidP="001E042A">
          <w:pPr>
            <w:pStyle w:val="Header"/>
          </w:pPr>
        </w:p>
      </w:tc>
      <w:tc>
        <w:tcPr>
          <w:tcW w:w="1276" w:type="dxa"/>
          <w:tcBorders>
            <w:top w:val="single" w:sz="4" w:space="0" w:color="auto"/>
            <w:left w:val="single" w:sz="4" w:space="0" w:color="auto"/>
            <w:bottom w:val="single" w:sz="4" w:space="0" w:color="auto"/>
            <w:right w:val="single" w:sz="4" w:space="0" w:color="auto"/>
          </w:tcBorders>
          <w:hideMark/>
        </w:tcPr>
        <w:p w14:paraId="0387297E" w14:textId="77777777" w:rsidR="001E042A" w:rsidRPr="003A6954" w:rsidRDefault="001E042A" w:rsidP="001E042A">
          <w:pPr>
            <w:pStyle w:val="Header"/>
          </w:pPr>
          <w:r w:rsidRPr="003A6954">
            <w:t>Version</w:t>
          </w:r>
        </w:p>
      </w:tc>
      <w:tc>
        <w:tcPr>
          <w:tcW w:w="2358" w:type="dxa"/>
          <w:tcBorders>
            <w:top w:val="single" w:sz="4" w:space="0" w:color="auto"/>
            <w:left w:val="single" w:sz="4" w:space="0" w:color="auto"/>
            <w:bottom w:val="single" w:sz="4" w:space="0" w:color="auto"/>
            <w:right w:val="single" w:sz="4" w:space="0" w:color="auto"/>
          </w:tcBorders>
          <w:hideMark/>
        </w:tcPr>
        <w:p w14:paraId="734F7992" w14:textId="7F0BE2CD" w:rsidR="001E042A" w:rsidRPr="004D4DBE" w:rsidRDefault="002843D0" w:rsidP="001E042A">
          <w:pPr>
            <w:pStyle w:val="Header"/>
          </w:pPr>
          <w:r w:rsidRPr="004D4DBE">
            <w:t>2.</w:t>
          </w:r>
          <w:r w:rsidR="00444399">
            <w:t>2</w:t>
          </w:r>
        </w:p>
      </w:tc>
    </w:tr>
    <w:tr w:rsidR="001E042A" w:rsidRPr="00517DE3" w14:paraId="38100E7A" w14:textId="77777777" w:rsidTr="00AE2085">
      <w:trPr>
        <w:trHeight w:val="299"/>
      </w:trPr>
      <w:tc>
        <w:tcPr>
          <w:tcW w:w="2869" w:type="dxa"/>
          <w:vMerge/>
          <w:tcBorders>
            <w:top w:val="single" w:sz="4" w:space="0" w:color="auto"/>
            <w:left w:val="single" w:sz="4" w:space="0" w:color="auto"/>
            <w:bottom w:val="single" w:sz="4" w:space="0" w:color="auto"/>
            <w:right w:val="single" w:sz="4" w:space="0" w:color="auto"/>
          </w:tcBorders>
          <w:vAlign w:val="center"/>
          <w:hideMark/>
        </w:tcPr>
        <w:p w14:paraId="21C3102F" w14:textId="77777777" w:rsidR="001E042A" w:rsidRPr="00517DE3" w:rsidRDefault="001E042A" w:rsidP="001E042A">
          <w:pPr>
            <w:pStyle w:val="Header"/>
          </w:pPr>
        </w:p>
      </w:tc>
      <w:tc>
        <w:tcPr>
          <w:tcW w:w="2513" w:type="dxa"/>
          <w:vMerge w:val="restart"/>
          <w:tcBorders>
            <w:top w:val="single" w:sz="4" w:space="0" w:color="auto"/>
            <w:left w:val="single" w:sz="4" w:space="0" w:color="auto"/>
            <w:bottom w:val="single" w:sz="4" w:space="0" w:color="auto"/>
            <w:right w:val="single" w:sz="4" w:space="0" w:color="auto"/>
          </w:tcBorders>
          <w:hideMark/>
        </w:tcPr>
        <w:p w14:paraId="5350ACE5" w14:textId="77777777" w:rsidR="001E042A" w:rsidRPr="00517DE3" w:rsidRDefault="001E042A" w:rsidP="001E042A">
          <w:pPr>
            <w:pStyle w:val="Header"/>
          </w:pPr>
          <w:r w:rsidRPr="00517DE3">
            <w:t>Project Deliverable Document</w:t>
          </w:r>
        </w:p>
      </w:tc>
      <w:tc>
        <w:tcPr>
          <w:tcW w:w="1276" w:type="dxa"/>
          <w:tcBorders>
            <w:top w:val="single" w:sz="4" w:space="0" w:color="auto"/>
            <w:left w:val="single" w:sz="4" w:space="0" w:color="auto"/>
            <w:bottom w:val="single" w:sz="4" w:space="0" w:color="auto"/>
            <w:right w:val="single" w:sz="4" w:space="0" w:color="auto"/>
          </w:tcBorders>
          <w:hideMark/>
        </w:tcPr>
        <w:p w14:paraId="5905B484" w14:textId="77777777" w:rsidR="001E042A" w:rsidRPr="003A6954" w:rsidRDefault="001E042A" w:rsidP="001E042A">
          <w:pPr>
            <w:pStyle w:val="Header"/>
          </w:pPr>
          <w:r w:rsidRPr="003A6954">
            <w:t>Date of issue</w:t>
          </w:r>
        </w:p>
      </w:tc>
      <w:tc>
        <w:tcPr>
          <w:tcW w:w="2358" w:type="dxa"/>
          <w:tcBorders>
            <w:top w:val="single" w:sz="4" w:space="0" w:color="auto"/>
            <w:left w:val="single" w:sz="4" w:space="0" w:color="auto"/>
            <w:bottom w:val="single" w:sz="4" w:space="0" w:color="auto"/>
            <w:right w:val="single" w:sz="4" w:space="0" w:color="auto"/>
          </w:tcBorders>
          <w:hideMark/>
        </w:tcPr>
        <w:p w14:paraId="4AEB184D" w14:textId="4C8176BA" w:rsidR="001E042A" w:rsidRPr="004D4DBE" w:rsidRDefault="00444399" w:rsidP="001E042A">
          <w:pPr>
            <w:pStyle w:val="Header"/>
          </w:pPr>
          <w:r w:rsidRPr="00444399">
            <w:rPr>
              <w:highlight w:val="yellow"/>
            </w:rPr>
            <w:t>XX</w:t>
          </w:r>
          <w:r w:rsidR="00A32D6E">
            <w:t>.</w:t>
          </w:r>
          <w:r w:rsidR="00D42916">
            <w:t>0</w:t>
          </w:r>
          <w:r w:rsidR="00F91A69">
            <w:t>3</w:t>
          </w:r>
          <w:r w:rsidR="001E042A" w:rsidRPr="004D4DBE">
            <w:t>.202</w:t>
          </w:r>
          <w:r w:rsidR="002843D0" w:rsidRPr="004D4DBE">
            <w:t>6</w:t>
          </w:r>
        </w:p>
      </w:tc>
    </w:tr>
    <w:tr w:rsidR="001E042A" w:rsidRPr="00517DE3" w14:paraId="78F7EF38" w14:textId="77777777" w:rsidTr="00AE2085">
      <w:trPr>
        <w:trHeight w:val="254"/>
      </w:trPr>
      <w:tc>
        <w:tcPr>
          <w:tcW w:w="2869" w:type="dxa"/>
          <w:vMerge/>
          <w:tcBorders>
            <w:top w:val="single" w:sz="4" w:space="0" w:color="auto"/>
            <w:left w:val="single" w:sz="4" w:space="0" w:color="auto"/>
            <w:bottom w:val="single" w:sz="4" w:space="0" w:color="auto"/>
            <w:right w:val="single" w:sz="4" w:space="0" w:color="auto"/>
          </w:tcBorders>
          <w:vAlign w:val="center"/>
          <w:hideMark/>
        </w:tcPr>
        <w:p w14:paraId="5B082341" w14:textId="77777777" w:rsidR="001E042A" w:rsidRPr="00517DE3" w:rsidRDefault="001E042A" w:rsidP="001E042A">
          <w:pPr>
            <w:pStyle w:val="Header"/>
          </w:pPr>
        </w:p>
      </w:tc>
      <w:tc>
        <w:tcPr>
          <w:tcW w:w="2513" w:type="dxa"/>
          <w:vMerge/>
          <w:tcBorders>
            <w:top w:val="single" w:sz="4" w:space="0" w:color="auto"/>
            <w:left w:val="single" w:sz="4" w:space="0" w:color="auto"/>
            <w:bottom w:val="single" w:sz="4" w:space="0" w:color="auto"/>
            <w:right w:val="single" w:sz="4" w:space="0" w:color="auto"/>
          </w:tcBorders>
          <w:vAlign w:val="center"/>
          <w:hideMark/>
        </w:tcPr>
        <w:p w14:paraId="623D52A6" w14:textId="77777777" w:rsidR="001E042A" w:rsidRPr="00517DE3" w:rsidRDefault="001E042A" w:rsidP="001E042A">
          <w:pPr>
            <w:pStyle w:val="Header"/>
          </w:pPr>
        </w:p>
      </w:tc>
      <w:tc>
        <w:tcPr>
          <w:tcW w:w="1276" w:type="dxa"/>
          <w:tcBorders>
            <w:top w:val="single" w:sz="4" w:space="0" w:color="auto"/>
            <w:left w:val="single" w:sz="4" w:space="0" w:color="auto"/>
            <w:bottom w:val="single" w:sz="4" w:space="0" w:color="auto"/>
            <w:right w:val="single" w:sz="4" w:space="0" w:color="auto"/>
          </w:tcBorders>
          <w:hideMark/>
        </w:tcPr>
        <w:p w14:paraId="65988291" w14:textId="77777777" w:rsidR="001E042A" w:rsidRPr="00517DE3" w:rsidRDefault="001E042A" w:rsidP="001E042A">
          <w:pPr>
            <w:pStyle w:val="Header"/>
          </w:pPr>
          <w:r w:rsidRPr="00517DE3">
            <w:t>Page</w:t>
          </w:r>
        </w:p>
      </w:tc>
      <w:tc>
        <w:tcPr>
          <w:tcW w:w="2358" w:type="dxa"/>
          <w:tcBorders>
            <w:top w:val="single" w:sz="4" w:space="0" w:color="auto"/>
            <w:left w:val="single" w:sz="4" w:space="0" w:color="auto"/>
            <w:bottom w:val="single" w:sz="4" w:space="0" w:color="auto"/>
            <w:right w:val="single" w:sz="4" w:space="0" w:color="auto"/>
          </w:tcBorders>
          <w:hideMark/>
        </w:tcPr>
        <w:sdt>
          <w:sdtPr>
            <w:id w:val="1193814805"/>
            <w:docPartObj>
              <w:docPartGallery w:val="Page Numbers (Top of Page)"/>
              <w:docPartUnique/>
            </w:docPartObj>
          </w:sdtPr>
          <w:sdtEndPr/>
          <w:sdtContent>
            <w:p w14:paraId="26D5F3D5" w14:textId="77777777" w:rsidR="001E042A" w:rsidRPr="00517DE3" w:rsidRDefault="001E042A" w:rsidP="001E042A">
              <w:pPr>
                <w:pStyle w:val="Header"/>
              </w:pPr>
              <w:r w:rsidRPr="00517DE3">
                <w:t xml:space="preserve">Page </w:t>
              </w:r>
              <w:r w:rsidRPr="00517DE3">
                <w:fldChar w:fldCharType="begin"/>
              </w:r>
              <w:r w:rsidRPr="00517DE3">
                <w:instrText xml:space="preserve"> PAGE </w:instrText>
              </w:r>
              <w:r w:rsidRPr="00517DE3">
                <w:fldChar w:fldCharType="separate"/>
              </w:r>
              <w:r>
                <w:t>2</w:t>
              </w:r>
              <w:r w:rsidRPr="00517DE3">
                <w:fldChar w:fldCharType="end"/>
              </w:r>
              <w:r w:rsidRPr="00517DE3">
                <w:t xml:space="preserve"> of </w:t>
              </w:r>
              <w:r w:rsidRPr="00517DE3">
                <w:fldChar w:fldCharType="begin"/>
              </w:r>
              <w:r w:rsidRPr="00517DE3">
                <w:instrText xml:space="preserve"> NUMPAGES  </w:instrText>
              </w:r>
              <w:r w:rsidRPr="00517DE3">
                <w:fldChar w:fldCharType="separate"/>
              </w:r>
              <w:r>
                <w:t>55</w:t>
              </w:r>
              <w:r w:rsidRPr="00517DE3">
                <w:fldChar w:fldCharType="end"/>
              </w:r>
            </w:p>
          </w:sdtContent>
        </w:sdt>
      </w:tc>
    </w:tr>
  </w:tbl>
  <w:p w14:paraId="1F9EF721" w14:textId="33F24434" w:rsidR="00AD2EF9" w:rsidRDefault="00AD2EF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E39FBC1" w14:paraId="2A3AF16B" w14:textId="77777777" w:rsidTr="1E39FBC1">
      <w:trPr>
        <w:trHeight w:val="300"/>
      </w:trPr>
      <w:tc>
        <w:tcPr>
          <w:tcW w:w="3020" w:type="dxa"/>
        </w:tcPr>
        <w:p w14:paraId="4ADC07D9" w14:textId="0E5D70DE" w:rsidR="1E39FBC1" w:rsidRDefault="1E39FBC1" w:rsidP="1E39FBC1">
          <w:pPr>
            <w:ind w:left="-115"/>
          </w:pPr>
        </w:p>
      </w:tc>
      <w:tc>
        <w:tcPr>
          <w:tcW w:w="3020" w:type="dxa"/>
        </w:tcPr>
        <w:p w14:paraId="70F96E44" w14:textId="50BAA0F9" w:rsidR="1E39FBC1" w:rsidRDefault="1E39FBC1" w:rsidP="1E39FBC1">
          <w:pPr>
            <w:jc w:val="center"/>
          </w:pPr>
        </w:p>
      </w:tc>
      <w:tc>
        <w:tcPr>
          <w:tcW w:w="3020" w:type="dxa"/>
        </w:tcPr>
        <w:p w14:paraId="3992047C" w14:textId="3035C5BB" w:rsidR="1E39FBC1" w:rsidRDefault="1E39FBC1" w:rsidP="1E39FBC1">
          <w:pPr>
            <w:ind w:right="-115"/>
            <w:jc w:val="right"/>
          </w:pPr>
        </w:p>
      </w:tc>
    </w:tr>
  </w:tbl>
  <w:p w14:paraId="407C192A" w14:textId="5FFA2DF5" w:rsidR="00AD2EF9" w:rsidRDefault="00AD2EF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65"/>
      <w:gridCol w:w="4665"/>
      <w:gridCol w:w="4665"/>
    </w:tblGrid>
    <w:tr w:rsidR="234AC9EC" w14:paraId="6F9E26B1" w14:textId="77777777" w:rsidTr="234AC9EC">
      <w:trPr>
        <w:trHeight w:val="300"/>
      </w:trPr>
      <w:tc>
        <w:tcPr>
          <w:tcW w:w="4665" w:type="dxa"/>
        </w:tcPr>
        <w:p w14:paraId="22CE6D81" w14:textId="75CAF671" w:rsidR="234AC9EC" w:rsidRDefault="234AC9EC" w:rsidP="234AC9EC">
          <w:pPr>
            <w:ind w:left="-115"/>
          </w:pPr>
        </w:p>
      </w:tc>
      <w:tc>
        <w:tcPr>
          <w:tcW w:w="4665" w:type="dxa"/>
        </w:tcPr>
        <w:p w14:paraId="54EE5817" w14:textId="11D77BDF" w:rsidR="234AC9EC" w:rsidRDefault="234AC9EC" w:rsidP="234AC9EC">
          <w:pPr>
            <w:jc w:val="center"/>
          </w:pPr>
        </w:p>
      </w:tc>
      <w:tc>
        <w:tcPr>
          <w:tcW w:w="4665" w:type="dxa"/>
        </w:tcPr>
        <w:p w14:paraId="1EAC6DB0" w14:textId="35EB57E8" w:rsidR="234AC9EC" w:rsidRDefault="234AC9EC" w:rsidP="234AC9EC">
          <w:pPr>
            <w:ind w:right="-115"/>
            <w:jc w:val="right"/>
          </w:pPr>
        </w:p>
      </w:tc>
    </w:tr>
  </w:tbl>
  <w:p w14:paraId="09680404" w14:textId="2217272C" w:rsidR="234AC9EC" w:rsidRDefault="234AC9E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083"/>
      <w:gridCol w:w="2551"/>
      <w:gridCol w:w="1417"/>
      <w:gridCol w:w="2552"/>
    </w:tblGrid>
    <w:tr w:rsidR="00EC4755" w:rsidRPr="00517DE3" w14:paraId="6B663EEC" w14:textId="77777777" w:rsidTr="34AD5B50">
      <w:trPr>
        <w:trHeight w:val="299"/>
      </w:trPr>
      <w:tc>
        <w:tcPr>
          <w:tcW w:w="7083" w:type="dxa"/>
          <w:vMerge w:val="restart"/>
          <w:tcBorders>
            <w:top w:val="single" w:sz="4" w:space="0" w:color="auto"/>
            <w:left w:val="single" w:sz="4" w:space="0" w:color="auto"/>
            <w:bottom w:val="single" w:sz="4" w:space="0" w:color="auto"/>
            <w:right w:val="single" w:sz="4" w:space="0" w:color="auto"/>
          </w:tcBorders>
          <w:hideMark/>
        </w:tcPr>
        <w:p w14:paraId="3A97BC39" w14:textId="77777777" w:rsidR="00EC4755" w:rsidRPr="00517DE3" w:rsidRDefault="00EC4755" w:rsidP="00EC4755">
          <w:pPr>
            <w:pStyle w:val="Header"/>
          </w:pPr>
          <w:r w:rsidRPr="00517DE3">
            <w:rPr>
              <w:noProof/>
            </w:rPr>
            <w:drawing>
              <wp:inline distT="0" distB="0" distL="0" distR="0" wp14:anchorId="532EA8D7" wp14:editId="401034EB">
                <wp:extent cx="876300" cy="552450"/>
                <wp:effectExtent l="0" t="0" r="0" b="0"/>
                <wp:docPr id="331090514" name="Picture 3310905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740265"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552450"/>
                        </a:xfrm>
                        <a:prstGeom prst="rect">
                          <a:avLst/>
                        </a:prstGeom>
                        <a:noFill/>
                        <a:ln>
                          <a:noFill/>
                        </a:ln>
                      </pic:spPr>
                    </pic:pic>
                  </a:graphicData>
                </a:graphic>
              </wp:inline>
            </w:drawing>
          </w:r>
          <w:r w:rsidRPr="00517DE3">
            <w:rPr>
              <w:noProof/>
            </w:rPr>
            <w:drawing>
              <wp:inline distT="0" distB="0" distL="0" distR="0" wp14:anchorId="48CAFC07" wp14:editId="2E337E86">
                <wp:extent cx="590550" cy="552450"/>
                <wp:effectExtent l="0" t="0" r="0" b="0"/>
                <wp:docPr id="1235302188" name="Picture 123530218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068497" descr="Ico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0550" cy="552450"/>
                        </a:xfrm>
                        <a:prstGeom prst="rect">
                          <a:avLst/>
                        </a:prstGeom>
                        <a:noFill/>
                        <a:ln>
                          <a:noFill/>
                        </a:ln>
                      </pic:spPr>
                    </pic:pic>
                  </a:graphicData>
                </a:graphic>
              </wp:inline>
            </w:drawing>
          </w:r>
        </w:p>
      </w:tc>
      <w:tc>
        <w:tcPr>
          <w:tcW w:w="2551" w:type="dxa"/>
          <w:vMerge w:val="restart"/>
          <w:tcBorders>
            <w:top w:val="single" w:sz="4" w:space="0" w:color="auto"/>
            <w:left w:val="single" w:sz="4" w:space="0" w:color="auto"/>
            <w:bottom w:val="single" w:sz="4" w:space="0" w:color="auto"/>
            <w:right w:val="single" w:sz="4" w:space="0" w:color="auto"/>
          </w:tcBorders>
          <w:hideMark/>
        </w:tcPr>
        <w:p w14:paraId="6A1CAAD9" w14:textId="77777777" w:rsidR="00EC4755" w:rsidRPr="00517DE3" w:rsidRDefault="00EC4755" w:rsidP="00EC4755">
          <w:pPr>
            <w:pStyle w:val="Header"/>
          </w:pPr>
          <w:r w:rsidRPr="00952AB2">
            <w:t>Testing, Validation, and Results</w:t>
          </w:r>
        </w:p>
      </w:tc>
      <w:tc>
        <w:tcPr>
          <w:tcW w:w="1417" w:type="dxa"/>
          <w:tcBorders>
            <w:top w:val="single" w:sz="4" w:space="0" w:color="auto"/>
            <w:left w:val="single" w:sz="4" w:space="0" w:color="auto"/>
            <w:bottom w:val="single" w:sz="4" w:space="0" w:color="auto"/>
            <w:right w:val="single" w:sz="4" w:space="0" w:color="auto"/>
          </w:tcBorders>
          <w:hideMark/>
        </w:tcPr>
        <w:p w14:paraId="68D3465C" w14:textId="77777777" w:rsidR="00EC4755" w:rsidRPr="00517DE3" w:rsidRDefault="00EC4755" w:rsidP="00EC4755">
          <w:pPr>
            <w:pStyle w:val="Header"/>
          </w:pPr>
          <w:r w:rsidRPr="00517DE3">
            <w:t>ID</w:t>
          </w:r>
        </w:p>
      </w:tc>
      <w:sdt>
        <w:sdtPr>
          <w:alias w:val="Document ID Value"/>
          <w:tag w:val="_dlc_DocId"/>
          <w:id w:val="-1375920245"/>
          <w:lock w:val="contentLocked"/>
          <w:placeholder>
            <w:docPart w:val="0751BFEB7F8947DCA2A492246E32B663"/>
          </w:placeholder>
          <w:dataBinding w:prefixMappings="xmlns:ns0='http://schemas.microsoft.com/office/2006/metadata/properties' xmlns:ns1='http://www.w3.org/2001/XMLSchema-instance' xmlns:ns2='http://schemas.microsoft.com/office/infopath/2007/PartnerControls' xmlns:ns3='79f0ad76-642f-4141-a066-cd1685b7ad44' xmlns:ns4='cf9f5373-019a-478f-ad2b-4fa41b6835a9' " w:xpath="/ns0:properties[1]/documentManagement[1]/ns3:_dlc_DocId[1]" w:storeItemID="{3C0B9218-7E4E-4871-9C72-A9855ECDDF06}"/>
          <w:text/>
        </w:sdtPr>
        <w:sdtEndPr/>
        <w:sdtContent>
          <w:tc>
            <w:tcPr>
              <w:tcW w:w="2552" w:type="dxa"/>
              <w:tcBorders>
                <w:top w:val="single" w:sz="4" w:space="0" w:color="auto"/>
                <w:left w:val="single" w:sz="4" w:space="0" w:color="auto"/>
                <w:bottom w:val="single" w:sz="4" w:space="0" w:color="auto"/>
                <w:right w:val="single" w:sz="4" w:space="0" w:color="auto"/>
              </w:tcBorders>
              <w:hideMark/>
            </w:tcPr>
            <w:p w14:paraId="0C3F171C" w14:textId="70BAD937" w:rsidR="00EC4755" w:rsidRPr="00517DE3" w:rsidRDefault="000240E1" w:rsidP="00EC4755">
              <w:pPr>
                <w:pStyle w:val="Header"/>
              </w:pPr>
              <w:r>
                <w:t>5GEMGP2-735287782-911</w:t>
              </w:r>
            </w:p>
          </w:tc>
        </w:sdtContent>
      </w:sdt>
    </w:tr>
    <w:tr w:rsidR="00EC4755" w:rsidRPr="00517DE3" w14:paraId="7B700409" w14:textId="77777777" w:rsidTr="34AD5B50">
      <w:trPr>
        <w:trHeight w:val="299"/>
      </w:trPr>
      <w:tc>
        <w:tcPr>
          <w:tcW w:w="7083" w:type="dxa"/>
          <w:vMerge/>
          <w:vAlign w:val="center"/>
          <w:hideMark/>
        </w:tcPr>
        <w:p w14:paraId="4C88D4F3" w14:textId="77777777" w:rsidR="00EC4755" w:rsidRPr="00517DE3" w:rsidRDefault="00EC4755" w:rsidP="00EC4755">
          <w:pPr>
            <w:pStyle w:val="Header"/>
          </w:pPr>
        </w:p>
      </w:tc>
      <w:tc>
        <w:tcPr>
          <w:tcW w:w="2551" w:type="dxa"/>
          <w:vMerge/>
          <w:vAlign w:val="center"/>
          <w:hideMark/>
        </w:tcPr>
        <w:p w14:paraId="385E59CD" w14:textId="77777777" w:rsidR="00EC4755" w:rsidRPr="00517DE3" w:rsidRDefault="00EC4755" w:rsidP="00EC4755">
          <w:pPr>
            <w:pStyle w:val="Header"/>
          </w:pPr>
        </w:p>
      </w:tc>
      <w:tc>
        <w:tcPr>
          <w:tcW w:w="1417" w:type="dxa"/>
          <w:tcBorders>
            <w:top w:val="single" w:sz="4" w:space="0" w:color="auto"/>
            <w:left w:val="single" w:sz="4" w:space="0" w:color="auto"/>
            <w:bottom w:val="single" w:sz="4" w:space="0" w:color="auto"/>
            <w:right w:val="single" w:sz="4" w:space="0" w:color="auto"/>
          </w:tcBorders>
          <w:hideMark/>
        </w:tcPr>
        <w:p w14:paraId="16A7DA0D" w14:textId="77777777" w:rsidR="00EC4755" w:rsidRPr="00517DE3" w:rsidRDefault="00EC4755" w:rsidP="00EC4755">
          <w:pPr>
            <w:pStyle w:val="Header"/>
          </w:pPr>
          <w:r w:rsidRPr="00517DE3">
            <w:t>Version</w:t>
          </w:r>
        </w:p>
      </w:tc>
      <w:tc>
        <w:tcPr>
          <w:tcW w:w="2552" w:type="dxa"/>
          <w:tcBorders>
            <w:top w:val="single" w:sz="4" w:space="0" w:color="auto"/>
            <w:left w:val="single" w:sz="4" w:space="0" w:color="auto"/>
            <w:bottom w:val="single" w:sz="4" w:space="0" w:color="auto"/>
            <w:right w:val="single" w:sz="4" w:space="0" w:color="auto"/>
          </w:tcBorders>
          <w:hideMark/>
        </w:tcPr>
        <w:p w14:paraId="4064F0A0" w14:textId="2D3E5DB4" w:rsidR="00EC4755" w:rsidRPr="00904FD4" w:rsidRDefault="002843D0" w:rsidP="00EC4755">
          <w:pPr>
            <w:pStyle w:val="Header"/>
          </w:pPr>
          <w:r w:rsidRPr="00904FD4">
            <w:t>2.</w:t>
          </w:r>
          <w:r w:rsidR="006B1A28">
            <w:t>1</w:t>
          </w:r>
        </w:p>
      </w:tc>
    </w:tr>
    <w:tr w:rsidR="00EC4755" w:rsidRPr="00517DE3" w14:paraId="1B8D97C9" w14:textId="77777777" w:rsidTr="34AD5B50">
      <w:trPr>
        <w:trHeight w:val="299"/>
      </w:trPr>
      <w:tc>
        <w:tcPr>
          <w:tcW w:w="7083" w:type="dxa"/>
          <w:vMerge/>
          <w:vAlign w:val="center"/>
          <w:hideMark/>
        </w:tcPr>
        <w:p w14:paraId="1357CC47" w14:textId="77777777" w:rsidR="00EC4755" w:rsidRPr="00517DE3" w:rsidRDefault="00EC4755" w:rsidP="00EC4755">
          <w:pPr>
            <w:pStyle w:val="Header"/>
          </w:pPr>
        </w:p>
      </w:tc>
      <w:tc>
        <w:tcPr>
          <w:tcW w:w="2551" w:type="dxa"/>
          <w:vMerge w:val="restart"/>
          <w:tcBorders>
            <w:top w:val="single" w:sz="4" w:space="0" w:color="auto"/>
            <w:left w:val="single" w:sz="4" w:space="0" w:color="auto"/>
            <w:bottom w:val="single" w:sz="4" w:space="0" w:color="auto"/>
            <w:right w:val="single" w:sz="4" w:space="0" w:color="auto"/>
          </w:tcBorders>
          <w:hideMark/>
        </w:tcPr>
        <w:p w14:paraId="2A446EC6" w14:textId="77777777" w:rsidR="00EC4755" w:rsidRPr="00517DE3" w:rsidRDefault="00EC4755" w:rsidP="00EC4755">
          <w:pPr>
            <w:pStyle w:val="Header"/>
          </w:pPr>
          <w:r w:rsidRPr="00517DE3">
            <w:t>Project Deliverable Document</w:t>
          </w:r>
        </w:p>
      </w:tc>
      <w:tc>
        <w:tcPr>
          <w:tcW w:w="1417" w:type="dxa"/>
          <w:tcBorders>
            <w:top w:val="single" w:sz="4" w:space="0" w:color="auto"/>
            <w:left w:val="single" w:sz="4" w:space="0" w:color="auto"/>
            <w:bottom w:val="single" w:sz="4" w:space="0" w:color="auto"/>
            <w:right w:val="single" w:sz="4" w:space="0" w:color="auto"/>
          </w:tcBorders>
          <w:hideMark/>
        </w:tcPr>
        <w:p w14:paraId="1E5A7780" w14:textId="77777777" w:rsidR="00EC4755" w:rsidRPr="00517DE3" w:rsidRDefault="00EC4755" w:rsidP="00EC4755">
          <w:pPr>
            <w:pStyle w:val="Header"/>
          </w:pPr>
          <w:r w:rsidRPr="00517DE3">
            <w:t>Date of issue</w:t>
          </w:r>
        </w:p>
      </w:tc>
      <w:tc>
        <w:tcPr>
          <w:tcW w:w="2552" w:type="dxa"/>
          <w:tcBorders>
            <w:top w:val="single" w:sz="4" w:space="0" w:color="auto"/>
            <w:left w:val="single" w:sz="4" w:space="0" w:color="auto"/>
            <w:bottom w:val="single" w:sz="4" w:space="0" w:color="auto"/>
            <w:right w:val="single" w:sz="4" w:space="0" w:color="auto"/>
          </w:tcBorders>
          <w:hideMark/>
        </w:tcPr>
        <w:p w14:paraId="0FA72D9D" w14:textId="03433A41" w:rsidR="00EC4755" w:rsidRPr="00904FD4" w:rsidRDefault="00DC1AE9" w:rsidP="00EC4755">
          <w:pPr>
            <w:pStyle w:val="Header"/>
          </w:pPr>
          <w:r>
            <w:t>04.</w:t>
          </w:r>
          <w:r w:rsidR="34AD5B50">
            <w:t>.0</w:t>
          </w:r>
          <w:r w:rsidR="006B1A28">
            <w:t>3</w:t>
          </w:r>
          <w:r w:rsidR="34AD5B50">
            <w:t>.2026</w:t>
          </w:r>
        </w:p>
      </w:tc>
    </w:tr>
    <w:tr w:rsidR="00EC4755" w:rsidRPr="00517DE3" w14:paraId="7C909EF2" w14:textId="77777777" w:rsidTr="34AD5B50">
      <w:trPr>
        <w:trHeight w:val="254"/>
      </w:trPr>
      <w:tc>
        <w:tcPr>
          <w:tcW w:w="7083" w:type="dxa"/>
          <w:vMerge/>
          <w:vAlign w:val="center"/>
          <w:hideMark/>
        </w:tcPr>
        <w:p w14:paraId="2204B2E4" w14:textId="77777777" w:rsidR="00EC4755" w:rsidRPr="00517DE3" w:rsidRDefault="00EC4755" w:rsidP="00EC4755">
          <w:pPr>
            <w:pStyle w:val="Header"/>
          </w:pPr>
        </w:p>
      </w:tc>
      <w:tc>
        <w:tcPr>
          <w:tcW w:w="2551" w:type="dxa"/>
          <w:vMerge/>
          <w:vAlign w:val="center"/>
          <w:hideMark/>
        </w:tcPr>
        <w:p w14:paraId="294FA980" w14:textId="77777777" w:rsidR="00EC4755" w:rsidRPr="00517DE3" w:rsidRDefault="00EC4755" w:rsidP="00EC4755">
          <w:pPr>
            <w:pStyle w:val="Header"/>
          </w:pPr>
        </w:p>
      </w:tc>
      <w:tc>
        <w:tcPr>
          <w:tcW w:w="1417" w:type="dxa"/>
          <w:tcBorders>
            <w:top w:val="single" w:sz="4" w:space="0" w:color="auto"/>
            <w:left w:val="single" w:sz="4" w:space="0" w:color="auto"/>
            <w:bottom w:val="single" w:sz="4" w:space="0" w:color="auto"/>
            <w:right w:val="single" w:sz="4" w:space="0" w:color="auto"/>
          </w:tcBorders>
          <w:hideMark/>
        </w:tcPr>
        <w:p w14:paraId="702650B7" w14:textId="77777777" w:rsidR="00EC4755" w:rsidRPr="00517DE3" w:rsidRDefault="00EC4755" w:rsidP="00EC4755">
          <w:pPr>
            <w:pStyle w:val="Header"/>
          </w:pPr>
          <w:r w:rsidRPr="00517DE3">
            <w:t>Page</w:t>
          </w:r>
        </w:p>
      </w:tc>
      <w:tc>
        <w:tcPr>
          <w:tcW w:w="2552" w:type="dxa"/>
          <w:tcBorders>
            <w:top w:val="single" w:sz="4" w:space="0" w:color="auto"/>
            <w:left w:val="single" w:sz="4" w:space="0" w:color="auto"/>
            <w:bottom w:val="single" w:sz="4" w:space="0" w:color="auto"/>
            <w:right w:val="single" w:sz="4" w:space="0" w:color="auto"/>
          </w:tcBorders>
          <w:hideMark/>
        </w:tcPr>
        <w:sdt>
          <w:sdtPr>
            <w:id w:val="693352389"/>
            <w:docPartObj>
              <w:docPartGallery w:val="Page Numbers (Top of Page)"/>
              <w:docPartUnique/>
            </w:docPartObj>
          </w:sdtPr>
          <w:sdtEndPr/>
          <w:sdtContent>
            <w:p w14:paraId="08F365AF" w14:textId="77777777" w:rsidR="00EC4755" w:rsidRPr="00517DE3" w:rsidRDefault="00EC4755" w:rsidP="00EC4755">
              <w:pPr>
                <w:pStyle w:val="Header"/>
              </w:pPr>
              <w:r w:rsidRPr="00517DE3">
                <w:t xml:space="preserve">Page </w:t>
              </w:r>
              <w:r w:rsidRPr="00517DE3">
                <w:fldChar w:fldCharType="begin"/>
              </w:r>
              <w:r w:rsidRPr="00517DE3">
                <w:instrText xml:space="preserve"> PAGE </w:instrText>
              </w:r>
              <w:r w:rsidRPr="00517DE3">
                <w:fldChar w:fldCharType="separate"/>
              </w:r>
              <w:r>
                <w:t>2</w:t>
              </w:r>
              <w:r w:rsidRPr="00517DE3">
                <w:fldChar w:fldCharType="end"/>
              </w:r>
              <w:r w:rsidRPr="00517DE3">
                <w:t xml:space="preserve"> of </w:t>
              </w:r>
              <w:r w:rsidRPr="00517DE3">
                <w:fldChar w:fldCharType="begin"/>
              </w:r>
              <w:r w:rsidRPr="00517DE3">
                <w:instrText xml:space="preserve"> NUMPAGES  </w:instrText>
              </w:r>
              <w:r w:rsidRPr="00517DE3">
                <w:fldChar w:fldCharType="separate"/>
              </w:r>
              <w:r>
                <w:t>55</w:t>
              </w:r>
              <w:r w:rsidRPr="00517DE3">
                <w:fldChar w:fldCharType="end"/>
              </w:r>
            </w:p>
          </w:sdtContent>
        </w:sdt>
      </w:tc>
    </w:tr>
  </w:tbl>
  <w:p w14:paraId="6F80D6A7" w14:textId="677BEE1F" w:rsidR="234AC9EC" w:rsidRDefault="234AC9E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EEF3D" w14:textId="77777777" w:rsidR="00C41C03" w:rsidRDefault="00C41C0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869"/>
      <w:gridCol w:w="2513"/>
      <w:gridCol w:w="1276"/>
      <w:gridCol w:w="2358"/>
    </w:tblGrid>
    <w:tr w:rsidR="00D03CE1" w:rsidRPr="00517DE3" w14:paraId="431174FA" w14:textId="77777777" w:rsidTr="00FE1C48">
      <w:trPr>
        <w:trHeight w:val="299"/>
      </w:trPr>
      <w:tc>
        <w:tcPr>
          <w:tcW w:w="2869" w:type="dxa"/>
          <w:vMerge w:val="restart"/>
          <w:tcBorders>
            <w:top w:val="single" w:sz="4" w:space="0" w:color="auto"/>
            <w:left w:val="single" w:sz="4" w:space="0" w:color="auto"/>
            <w:bottom w:val="single" w:sz="4" w:space="0" w:color="auto"/>
            <w:right w:val="single" w:sz="4" w:space="0" w:color="auto"/>
          </w:tcBorders>
          <w:hideMark/>
        </w:tcPr>
        <w:p w14:paraId="6996E184" w14:textId="77777777" w:rsidR="00D03CE1" w:rsidRPr="00517DE3" w:rsidRDefault="00D03CE1" w:rsidP="00D03CE1">
          <w:pPr>
            <w:pStyle w:val="Header"/>
          </w:pPr>
          <w:r w:rsidRPr="00517DE3">
            <w:rPr>
              <w:noProof/>
            </w:rPr>
            <w:drawing>
              <wp:inline distT="0" distB="0" distL="0" distR="0" wp14:anchorId="569D6513" wp14:editId="6F3B7040">
                <wp:extent cx="876300" cy="552450"/>
                <wp:effectExtent l="0" t="0" r="0" b="0"/>
                <wp:docPr id="1242088165" name="Picture 124208816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740265"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552450"/>
                        </a:xfrm>
                        <a:prstGeom prst="rect">
                          <a:avLst/>
                        </a:prstGeom>
                        <a:noFill/>
                        <a:ln>
                          <a:noFill/>
                        </a:ln>
                      </pic:spPr>
                    </pic:pic>
                  </a:graphicData>
                </a:graphic>
              </wp:inline>
            </w:drawing>
          </w:r>
          <w:r w:rsidRPr="00517DE3">
            <w:rPr>
              <w:noProof/>
            </w:rPr>
            <w:drawing>
              <wp:inline distT="0" distB="0" distL="0" distR="0" wp14:anchorId="564E4C19" wp14:editId="14CA36DF">
                <wp:extent cx="590550" cy="552450"/>
                <wp:effectExtent l="0" t="0" r="0" b="0"/>
                <wp:docPr id="1742052198" name="Picture 174205219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068497" descr="Ico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0550" cy="552450"/>
                        </a:xfrm>
                        <a:prstGeom prst="rect">
                          <a:avLst/>
                        </a:prstGeom>
                        <a:noFill/>
                        <a:ln>
                          <a:noFill/>
                        </a:ln>
                      </pic:spPr>
                    </pic:pic>
                  </a:graphicData>
                </a:graphic>
              </wp:inline>
            </w:drawing>
          </w:r>
        </w:p>
      </w:tc>
      <w:tc>
        <w:tcPr>
          <w:tcW w:w="2513" w:type="dxa"/>
          <w:vMerge w:val="restart"/>
          <w:tcBorders>
            <w:top w:val="single" w:sz="4" w:space="0" w:color="auto"/>
            <w:left w:val="single" w:sz="4" w:space="0" w:color="auto"/>
            <w:bottom w:val="single" w:sz="4" w:space="0" w:color="auto"/>
            <w:right w:val="single" w:sz="4" w:space="0" w:color="auto"/>
          </w:tcBorders>
          <w:hideMark/>
        </w:tcPr>
        <w:p w14:paraId="5C566D54" w14:textId="77777777" w:rsidR="00D03CE1" w:rsidRPr="00517DE3" w:rsidRDefault="00D03CE1" w:rsidP="00D03CE1">
          <w:pPr>
            <w:pStyle w:val="Header"/>
          </w:pPr>
          <w:r w:rsidRPr="00952AB2">
            <w:t>Testing, Validation, and Results</w:t>
          </w:r>
        </w:p>
      </w:tc>
      <w:tc>
        <w:tcPr>
          <w:tcW w:w="1276" w:type="dxa"/>
          <w:tcBorders>
            <w:top w:val="single" w:sz="4" w:space="0" w:color="auto"/>
            <w:left w:val="single" w:sz="4" w:space="0" w:color="auto"/>
            <w:bottom w:val="single" w:sz="4" w:space="0" w:color="auto"/>
            <w:right w:val="single" w:sz="4" w:space="0" w:color="auto"/>
          </w:tcBorders>
          <w:hideMark/>
        </w:tcPr>
        <w:p w14:paraId="7AAD0A53" w14:textId="77777777" w:rsidR="00D03CE1" w:rsidRPr="00517DE3" w:rsidRDefault="00D03CE1" w:rsidP="00D03CE1">
          <w:pPr>
            <w:pStyle w:val="Header"/>
          </w:pPr>
          <w:r w:rsidRPr="00517DE3">
            <w:t>ID</w:t>
          </w:r>
        </w:p>
      </w:tc>
      <w:sdt>
        <w:sdtPr>
          <w:alias w:val="Document ID Value"/>
          <w:tag w:val="_dlc_DocId"/>
          <w:id w:val="1662421903"/>
          <w:lock w:val="contentLocked"/>
          <w:placeholder>
            <w:docPart w:val="D4B73E2998CC4874A4B7D9FA364CAACD"/>
          </w:placeholder>
          <w:dataBinding w:prefixMappings="xmlns:ns0='http://schemas.microsoft.com/office/2006/metadata/properties' xmlns:ns1='http://www.w3.org/2001/XMLSchema-instance' xmlns:ns2='http://schemas.microsoft.com/office/infopath/2007/PartnerControls' xmlns:ns3='79f0ad76-642f-4141-a066-cd1685b7ad44' xmlns:ns4='cf9f5373-019a-478f-ad2b-4fa41b6835a9' " w:xpath="/ns0:properties[1]/documentManagement[1]/ns3:_dlc_DocId[1]" w:storeItemID="{3C0B9218-7E4E-4871-9C72-A9855ECDDF06}"/>
          <w:text/>
        </w:sdtPr>
        <w:sdtEndPr/>
        <w:sdtContent>
          <w:tc>
            <w:tcPr>
              <w:tcW w:w="2358" w:type="dxa"/>
              <w:tcBorders>
                <w:top w:val="single" w:sz="4" w:space="0" w:color="auto"/>
                <w:left w:val="single" w:sz="4" w:space="0" w:color="auto"/>
                <w:bottom w:val="single" w:sz="4" w:space="0" w:color="auto"/>
                <w:right w:val="single" w:sz="4" w:space="0" w:color="auto"/>
              </w:tcBorders>
              <w:hideMark/>
            </w:tcPr>
            <w:p w14:paraId="5B72180C" w14:textId="71AFC8DC" w:rsidR="00D03CE1" w:rsidRPr="00517DE3" w:rsidRDefault="000240E1" w:rsidP="00D03CE1">
              <w:pPr>
                <w:pStyle w:val="Header"/>
              </w:pPr>
              <w:r>
                <w:t>5GEMGP2-735287782-911</w:t>
              </w:r>
            </w:p>
          </w:tc>
        </w:sdtContent>
      </w:sdt>
    </w:tr>
    <w:tr w:rsidR="002843D0" w:rsidRPr="00517DE3" w14:paraId="28B711C7" w14:textId="77777777" w:rsidTr="00FE1C48">
      <w:trPr>
        <w:trHeight w:val="299"/>
      </w:trPr>
      <w:tc>
        <w:tcPr>
          <w:tcW w:w="2869" w:type="dxa"/>
          <w:vMerge/>
          <w:tcBorders>
            <w:top w:val="single" w:sz="4" w:space="0" w:color="auto"/>
            <w:left w:val="single" w:sz="4" w:space="0" w:color="auto"/>
            <w:bottom w:val="single" w:sz="4" w:space="0" w:color="auto"/>
            <w:right w:val="single" w:sz="4" w:space="0" w:color="auto"/>
          </w:tcBorders>
          <w:vAlign w:val="center"/>
          <w:hideMark/>
        </w:tcPr>
        <w:p w14:paraId="0FC174E3" w14:textId="77777777" w:rsidR="002843D0" w:rsidRPr="00517DE3" w:rsidRDefault="002843D0" w:rsidP="002843D0">
          <w:pPr>
            <w:pStyle w:val="Header"/>
          </w:pPr>
        </w:p>
      </w:tc>
      <w:tc>
        <w:tcPr>
          <w:tcW w:w="2513" w:type="dxa"/>
          <w:vMerge/>
          <w:tcBorders>
            <w:top w:val="single" w:sz="4" w:space="0" w:color="auto"/>
            <w:left w:val="single" w:sz="4" w:space="0" w:color="auto"/>
            <w:bottom w:val="single" w:sz="4" w:space="0" w:color="auto"/>
            <w:right w:val="single" w:sz="4" w:space="0" w:color="auto"/>
          </w:tcBorders>
          <w:vAlign w:val="center"/>
          <w:hideMark/>
        </w:tcPr>
        <w:p w14:paraId="0BADE8AF" w14:textId="77777777" w:rsidR="002843D0" w:rsidRPr="00517DE3" w:rsidRDefault="002843D0" w:rsidP="002843D0">
          <w:pPr>
            <w:pStyle w:val="Header"/>
          </w:pPr>
        </w:p>
      </w:tc>
      <w:tc>
        <w:tcPr>
          <w:tcW w:w="1276" w:type="dxa"/>
          <w:tcBorders>
            <w:top w:val="single" w:sz="4" w:space="0" w:color="auto"/>
            <w:left w:val="single" w:sz="4" w:space="0" w:color="auto"/>
            <w:bottom w:val="single" w:sz="4" w:space="0" w:color="auto"/>
            <w:right w:val="single" w:sz="4" w:space="0" w:color="auto"/>
          </w:tcBorders>
          <w:hideMark/>
        </w:tcPr>
        <w:p w14:paraId="29C4283D" w14:textId="77777777" w:rsidR="002843D0" w:rsidRPr="00517DE3" w:rsidRDefault="002843D0" w:rsidP="002843D0">
          <w:pPr>
            <w:pStyle w:val="Header"/>
          </w:pPr>
          <w:r w:rsidRPr="00517DE3">
            <w:t>Version</w:t>
          </w:r>
        </w:p>
      </w:tc>
      <w:tc>
        <w:tcPr>
          <w:tcW w:w="2358" w:type="dxa"/>
          <w:tcBorders>
            <w:top w:val="single" w:sz="4" w:space="0" w:color="auto"/>
            <w:left w:val="single" w:sz="4" w:space="0" w:color="auto"/>
            <w:bottom w:val="single" w:sz="4" w:space="0" w:color="auto"/>
            <w:right w:val="single" w:sz="4" w:space="0" w:color="auto"/>
          </w:tcBorders>
          <w:hideMark/>
        </w:tcPr>
        <w:p w14:paraId="65487B82" w14:textId="4EEFF2D2" w:rsidR="002843D0" w:rsidRPr="00517DE3" w:rsidRDefault="002843D0" w:rsidP="002843D0">
          <w:pPr>
            <w:pStyle w:val="Header"/>
          </w:pPr>
          <w:r w:rsidRPr="004645B8">
            <w:t>2.</w:t>
          </w:r>
          <w:r w:rsidR="00E54ACE">
            <w:t>2</w:t>
          </w:r>
        </w:p>
      </w:tc>
    </w:tr>
    <w:tr w:rsidR="002843D0" w:rsidRPr="00517DE3" w14:paraId="4B6F089F" w14:textId="77777777" w:rsidTr="00FE1C48">
      <w:trPr>
        <w:trHeight w:val="299"/>
      </w:trPr>
      <w:tc>
        <w:tcPr>
          <w:tcW w:w="2869" w:type="dxa"/>
          <w:vMerge/>
          <w:tcBorders>
            <w:top w:val="single" w:sz="4" w:space="0" w:color="auto"/>
            <w:left w:val="single" w:sz="4" w:space="0" w:color="auto"/>
            <w:bottom w:val="single" w:sz="4" w:space="0" w:color="auto"/>
            <w:right w:val="single" w:sz="4" w:space="0" w:color="auto"/>
          </w:tcBorders>
          <w:vAlign w:val="center"/>
          <w:hideMark/>
        </w:tcPr>
        <w:p w14:paraId="1231DA2F" w14:textId="77777777" w:rsidR="002843D0" w:rsidRPr="00517DE3" w:rsidRDefault="002843D0" w:rsidP="002843D0">
          <w:pPr>
            <w:pStyle w:val="Header"/>
          </w:pPr>
        </w:p>
      </w:tc>
      <w:tc>
        <w:tcPr>
          <w:tcW w:w="2513" w:type="dxa"/>
          <w:vMerge w:val="restart"/>
          <w:tcBorders>
            <w:top w:val="single" w:sz="4" w:space="0" w:color="auto"/>
            <w:left w:val="single" w:sz="4" w:space="0" w:color="auto"/>
            <w:bottom w:val="single" w:sz="4" w:space="0" w:color="auto"/>
            <w:right w:val="single" w:sz="4" w:space="0" w:color="auto"/>
          </w:tcBorders>
          <w:hideMark/>
        </w:tcPr>
        <w:p w14:paraId="1D8BFD37" w14:textId="77777777" w:rsidR="002843D0" w:rsidRPr="00517DE3" w:rsidRDefault="002843D0" w:rsidP="002843D0">
          <w:pPr>
            <w:pStyle w:val="Header"/>
          </w:pPr>
          <w:r w:rsidRPr="00517DE3">
            <w:t>Project Deliverable Document</w:t>
          </w:r>
        </w:p>
      </w:tc>
      <w:tc>
        <w:tcPr>
          <w:tcW w:w="1276" w:type="dxa"/>
          <w:tcBorders>
            <w:top w:val="single" w:sz="4" w:space="0" w:color="auto"/>
            <w:left w:val="single" w:sz="4" w:space="0" w:color="auto"/>
            <w:bottom w:val="single" w:sz="4" w:space="0" w:color="auto"/>
            <w:right w:val="single" w:sz="4" w:space="0" w:color="auto"/>
          </w:tcBorders>
          <w:hideMark/>
        </w:tcPr>
        <w:p w14:paraId="1E7DED0A" w14:textId="77777777" w:rsidR="002843D0" w:rsidRPr="00517DE3" w:rsidRDefault="002843D0" w:rsidP="002843D0">
          <w:pPr>
            <w:pStyle w:val="Header"/>
          </w:pPr>
          <w:r w:rsidRPr="00517DE3">
            <w:t>Date of issue</w:t>
          </w:r>
        </w:p>
      </w:tc>
      <w:tc>
        <w:tcPr>
          <w:tcW w:w="2358" w:type="dxa"/>
          <w:tcBorders>
            <w:top w:val="single" w:sz="4" w:space="0" w:color="auto"/>
            <w:left w:val="single" w:sz="4" w:space="0" w:color="auto"/>
            <w:bottom w:val="single" w:sz="4" w:space="0" w:color="auto"/>
            <w:right w:val="single" w:sz="4" w:space="0" w:color="auto"/>
          </w:tcBorders>
          <w:hideMark/>
        </w:tcPr>
        <w:p w14:paraId="5FFB6C1A" w14:textId="7A44917C" w:rsidR="002843D0" w:rsidRPr="00517DE3" w:rsidRDefault="00E54ACE" w:rsidP="002843D0">
          <w:pPr>
            <w:pStyle w:val="Header"/>
          </w:pPr>
          <w:r w:rsidRPr="00E54ACE">
            <w:rPr>
              <w:highlight w:val="yellow"/>
            </w:rPr>
            <w:t>27</w:t>
          </w:r>
          <w:r w:rsidR="00996226" w:rsidRPr="00E54ACE">
            <w:rPr>
              <w:highlight w:val="yellow"/>
            </w:rPr>
            <w:t>.</w:t>
          </w:r>
          <w:r w:rsidR="004645B8">
            <w:t>0</w:t>
          </w:r>
          <w:r w:rsidR="00D651E7">
            <w:t>3</w:t>
          </w:r>
          <w:r w:rsidR="002843D0" w:rsidRPr="004645B8">
            <w:t>.2026</w:t>
          </w:r>
        </w:p>
      </w:tc>
    </w:tr>
    <w:tr w:rsidR="00D03CE1" w:rsidRPr="00517DE3" w14:paraId="4DA322D3" w14:textId="77777777" w:rsidTr="00FE1C48">
      <w:trPr>
        <w:trHeight w:val="254"/>
      </w:trPr>
      <w:tc>
        <w:tcPr>
          <w:tcW w:w="2869" w:type="dxa"/>
          <w:vMerge/>
          <w:tcBorders>
            <w:top w:val="single" w:sz="4" w:space="0" w:color="auto"/>
            <w:left w:val="single" w:sz="4" w:space="0" w:color="auto"/>
            <w:bottom w:val="single" w:sz="4" w:space="0" w:color="auto"/>
            <w:right w:val="single" w:sz="4" w:space="0" w:color="auto"/>
          </w:tcBorders>
          <w:vAlign w:val="center"/>
          <w:hideMark/>
        </w:tcPr>
        <w:p w14:paraId="7DAA9A2B" w14:textId="77777777" w:rsidR="00D03CE1" w:rsidRPr="00517DE3" w:rsidRDefault="00D03CE1" w:rsidP="00D03CE1">
          <w:pPr>
            <w:pStyle w:val="Header"/>
          </w:pPr>
        </w:p>
      </w:tc>
      <w:tc>
        <w:tcPr>
          <w:tcW w:w="2513" w:type="dxa"/>
          <w:vMerge/>
          <w:tcBorders>
            <w:top w:val="single" w:sz="4" w:space="0" w:color="auto"/>
            <w:left w:val="single" w:sz="4" w:space="0" w:color="auto"/>
            <w:bottom w:val="single" w:sz="4" w:space="0" w:color="auto"/>
            <w:right w:val="single" w:sz="4" w:space="0" w:color="auto"/>
          </w:tcBorders>
          <w:vAlign w:val="center"/>
          <w:hideMark/>
        </w:tcPr>
        <w:p w14:paraId="14E95EBB" w14:textId="77777777" w:rsidR="00D03CE1" w:rsidRPr="00517DE3" w:rsidRDefault="00D03CE1" w:rsidP="00D03CE1">
          <w:pPr>
            <w:pStyle w:val="Header"/>
          </w:pPr>
        </w:p>
      </w:tc>
      <w:tc>
        <w:tcPr>
          <w:tcW w:w="1276" w:type="dxa"/>
          <w:tcBorders>
            <w:top w:val="single" w:sz="4" w:space="0" w:color="auto"/>
            <w:left w:val="single" w:sz="4" w:space="0" w:color="auto"/>
            <w:bottom w:val="single" w:sz="4" w:space="0" w:color="auto"/>
            <w:right w:val="single" w:sz="4" w:space="0" w:color="auto"/>
          </w:tcBorders>
          <w:hideMark/>
        </w:tcPr>
        <w:p w14:paraId="57E3F031" w14:textId="77777777" w:rsidR="00D03CE1" w:rsidRPr="00517DE3" w:rsidRDefault="00D03CE1" w:rsidP="00D03CE1">
          <w:pPr>
            <w:pStyle w:val="Header"/>
          </w:pPr>
          <w:r w:rsidRPr="00517DE3">
            <w:t>Page</w:t>
          </w:r>
        </w:p>
      </w:tc>
      <w:tc>
        <w:tcPr>
          <w:tcW w:w="2358" w:type="dxa"/>
          <w:tcBorders>
            <w:top w:val="single" w:sz="4" w:space="0" w:color="auto"/>
            <w:left w:val="single" w:sz="4" w:space="0" w:color="auto"/>
            <w:bottom w:val="single" w:sz="4" w:space="0" w:color="auto"/>
            <w:right w:val="single" w:sz="4" w:space="0" w:color="auto"/>
          </w:tcBorders>
          <w:hideMark/>
        </w:tcPr>
        <w:sdt>
          <w:sdtPr>
            <w:id w:val="-1568567595"/>
            <w:docPartObj>
              <w:docPartGallery w:val="Page Numbers (Top of Page)"/>
              <w:docPartUnique/>
            </w:docPartObj>
          </w:sdtPr>
          <w:sdtEndPr/>
          <w:sdtContent>
            <w:p w14:paraId="5E8273D9" w14:textId="77777777" w:rsidR="00D03CE1" w:rsidRPr="00517DE3" w:rsidRDefault="00D03CE1" w:rsidP="00D03CE1">
              <w:pPr>
                <w:pStyle w:val="Header"/>
              </w:pPr>
              <w:r w:rsidRPr="00517DE3">
                <w:t xml:space="preserve">Page </w:t>
              </w:r>
              <w:r w:rsidRPr="00517DE3">
                <w:fldChar w:fldCharType="begin"/>
              </w:r>
              <w:r w:rsidRPr="00517DE3">
                <w:instrText xml:space="preserve"> PAGE </w:instrText>
              </w:r>
              <w:r w:rsidRPr="00517DE3">
                <w:fldChar w:fldCharType="separate"/>
              </w:r>
              <w:r>
                <w:t>32</w:t>
              </w:r>
              <w:r w:rsidRPr="00517DE3">
                <w:fldChar w:fldCharType="end"/>
              </w:r>
              <w:r w:rsidRPr="00517DE3">
                <w:t xml:space="preserve"> of </w:t>
              </w:r>
              <w:r w:rsidRPr="00517DE3">
                <w:fldChar w:fldCharType="begin"/>
              </w:r>
              <w:r w:rsidRPr="00517DE3">
                <w:instrText xml:space="preserve"> NUMPAGES  </w:instrText>
              </w:r>
              <w:r w:rsidRPr="00517DE3">
                <w:fldChar w:fldCharType="separate"/>
              </w:r>
              <w:r>
                <w:t>143</w:t>
              </w:r>
              <w:r w:rsidRPr="00517DE3">
                <w:fldChar w:fldCharType="end"/>
              </w:r>
            </w:p>
          </w:sdtContent>
        </w:sdt>
      </w:tc>
    </w:tr>
  </w:tbl>
  <w:p w14:paraId="008F9CBA" w14:textId="7C5DEECE" w:rsidR="00964930" w:rsidRDefault="00C157F3">
    <w:pPr>
      <w:pStyle w:val="Header"/>
    </w:pPr>
    <w:r>
      <w:rPr>
        <w:noProof/>
        <w14:ligatures w14:val="standardContextual"/>
      </w:rPr>
      <w:pict w14:anchorId="5CE35E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0;margin-top:0;width:595.2pt;height:841.9pt;z-index:-251658231;mso-wrap-edited:f;mso-position-horizontal:center;mso-position-horizontal-relative:margin;mso-position-vertical:center;mso-position-vertical-relative:margin" o:allowincell="f">
          <v:imagedata r:id="rId3" o:title="5G-EMERGE_Background_A4_v1"/>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869"/>
      <w:gridCol w:w="2513"/>
      <w:gridCol w:w="1276"/>
      <w:gridCol w:w="2358"/>
    </w:tblGrid>
    <w:tr w:rsidR="00DA07D5" w:rsidRPr="00517DE3" w14:paraId="20AD31B5" w14:textId="77777777" w:rsidTr="00AE2085">
      <w:trPr>
        <w:trHeight w:val="299"/>
      </w:trPr>
      <w:tc>
        <w:tcPr>
          <w:tcW w:w="2869" w:type="dxa"/>
          <w:vMerge w:val="restart"/>
          <w:tcBorders>
            <w:top w:val="single" w:sz="4" w:space="0" w:color="auto"/>
            <w:left w:val="single" w:sz="4" w:space="0" w:color="auto"/>
            <w:bottom w:val="single" w:sz="4" w:space="0" w:color="auto"/>
            <w:right w:val="single" w:sz="4" w:space="0" w:color="auto"/>
          </w:tcBorders>
          <w:hideMark/>
        </w:tcPr>
        <w:p w14:paraId="6E088E3C" w14:textId="77777777" w:rsidR="00DA07D5" w:rsidRPr="00517DE3" w:rsidRDefault="00DA07D5" w:rsidP="00DA07D5">
          <w:pPr>
            <w:pStyle w:val="Header"/>
          </w:pPr>
          <w:r w:rsidRPr="00517DE3">
            <w:rPr>
              <w:noProof/>
            </w:rPr>
            <w:drawing>
              <wp:inline distT="0" distB="0" distL="0" distR="0" wp14:anchorId="6048C936" wp14:editId="635C0B82">
                <wp:extent cx="876300" cy="552450"/>
                <wp:effectExtent l="0" t="0" r="0" b="0"/>
                <wp:docPr id="1267159509" name="Picture 126715950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740265"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552450"/>
                        </a:xfrm>
                        <a:prstGeom prst="rect">
                          <a:avLst/>
                        </a:prstGeom>
                        <a:noFill/>
                        <a:ln>
                          <a:noFill/>
                        </a:ln>
                      </pic:spPr>
                    </pic:pic>
                  </a:graphicData>
                </a:graphic>
              </wp:inline>
            </w:drawing>
          </w:r>
          <w:r w:rsidRPr="00517DE3">
            <w:rPr>
              <w:noProof/>
            </w:rPr>
            <w:drawing>
              <wp:inline distT="0" distB="0" distL="0" distR="0" wp14:anchorId="5D3273D5" wp14:editId="7392AB03">
                <wp:extent cx="590550" cy="552450"/>
                <wp:effectExtent l="0" t="0" r="0" b="0"/>
                <wp:docPr id="1155918089" name="Picture 115591808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068497" descr="Ico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0550" cy="552450"/>
                        </a:xfrm>
                        <a:prstGeom prst="rect">
                          <a:avLst/>
                        </a:prstGeom>
                        <a:noFill/>
                        <a:ln>
                          <a:noFill/>
                        </a:ln>
                      </pic:spPr>
                    </pic:pic>
                  </a:graphicData>
                </a:graphic>
              </wp:inline>
            </w:drawing>
          </w:r>
        </w:p>
      </w:tc>
      <w:tc>
        <w:tcPr>
          <w:tcW w:w="2513" w:type="dxa"/>
          <w:vMerge w:val="restart"/>
          <w:tcBorders>
            <w:top w:val="single" w:sz="4" w:space="0" w:color="auto"/>
            <w:left w:val="single" w:sz="4" w:space="0" w:color="auto"/>
            <w:bottom w:val="single" w:sz="4" w:space="0" w:color="auto"/>
            <w:right w:val="single" w:sz="4" w:space="0" w:color="auto"/>
          </w:tcBorders>
          <w:hideMark/>
        </w:tcPr>
        <w:p w14:paraId="594581A4" w14:textId="77777777" w:rsidR="00DA07D5" w:rsidRPr="00517DE3" w:rsidRDefault="00DA07D5" w:rsidP="00DA07D5">
          <w:pPr>
            <w:pStyle w:val="Header"/>
          </w:pPr>
          <w:r w:rsidRPr="00952AB2">
            <w:t>Testing, Validation, and Results</w:t>
          </w:r>
        </w:p>
      </w:tc>
      <w:tc>
        <w:tcPr>
          <w:tcW w:w="1276" w:type="dxa"/>
          <w:tcBorders>
            <w:top w:val="single" w:sz="4" w:space="0" w:color="auto"/>
            <w:left w:val="single" w:sz="4" w:space="0" w:color="auto"/>
            <w:bottom w:val="single" w:sz="4" w:space="0" w:color="auto"/>
            <w:right w:val="single" w:sz="4" w:space="0" w:color="auto"/>
          </w:tcBorders>
          <w:hideMark/>
        </w:tcPr>
        <w:p w14:paraId="5A8B5581" w14:textId="77777777" w:rsidR="00DA07D5" w:rsidRPr="00517DE3" w:rsidRDefault="00DA07D5" w:rsidP="00DA07D5">
          <w:pPr>
            <w:pStyle w:val="Header"/>
          </w:pPr>
          <w:r w:rsidRPr="00517DE3">
            <w:t>ID</w:t>
          </w:r>
        </w:p>
      </w:tc>
      <w:sdt>
        <w:sdtPr>
          <w:alias w:val="Document ID Value"/>
          <w:tag w:val="_dlc_DocId"/>
          <w:id w:val="-2038953517"/>
          <w:lock w:val="contentLocked"/>
          <w:placeholder>
            <w:docPart w:val="E23858F38B9D463091D4E6D6A5261227"/>
          </w:placeholder>
          <w:dataBinding w:prefixMappings="xmlns:ns0='http://schemas.microsoft.com/office/2006/metadata/properties' xmlns:ns1='http://www.w3.org/2001/XMLSchema-instance' xmlns:ns2='http://schemas.microsoft.com/office/infopath/2007/PartnerControls' xmlns:ns3='79f0ad76-642f-4141-a066-cd1685b7ad44' xmlns:ns4='cf9f5373-019a-478f-ad2b-4fa41b6835a9' " w:xpath="/ns0:properties[1]/documentManagement[1]/ns3:_dlc_DocId[1]" w:storeItemID="{3C0B9218-7E4E-4871-9C72-A9855ECDDF06}"/>
          <w:text/>
        </w:sdtPr>
        <w:sdtEndPr/>
        <w:sdtContent>
          <w:tc>
            <w:tcPr>
              <w:tcW w:w="2358" w:type="dxa"/>
              <w:tcBorders>
                <w:top w:val="single" w:sz="4" w:space="0" w:color="auto"/>
                <w:left w:val="single" w:sz="4" w:space="0" w:color="auto"/>
                <w:bottom w:val="single" w:sz="4" w:space="0" w:color="auto"/>
                <w:right w:val="single" w:sz="4" w:space="0" w:color="auto"/>
              </w:tcBorders>
              <w:hideMark/>
            </w:tcPr>
            <w:p w14:paraId="2E5C2967" w14:textId="0E35697A" w:rsidR="00DA07D5" w:rsidRPr="00517DE3" w:rsidRDefault="000240E1" w:rsidP="00DA07D5">
              <w:pPr>
                <w:pStyle w:val="Header"/>
              </w:pPr>
              <w:r>
                <w:t>5GEMGP2-735287782-911</w:t>
              </w:r>
            </w:p>
          </w:tc>
        </w:sdtContent>
      </w:sdt>
    </w:tr>
    <w:tr w:rsidR="002843D0" w:rsidRPr="00517DE3" w14:paraId="00EA058C" w14:textId="77777777" w:rsidTr="00AE2085">
      <w:trPr>
        <w:trHeight w:val="299"/>
      </w:trPr>
      <w:tc>
        <w:tcPr>
          <w:tcW w:w="2869" w:type="dxa"/>
          <w:vMerge/>
          <w:vAlign w:val="center"/>
          <w:hideMark/>
        </w:tcPr>
        <w:p w14:paraId="2F58A5B3" w14:textId="77777777" w:rsidR="002843D0" w:rsidRPr="00517DE3" w:rsidRDefault="002843D0" w:rsidP="002843D0">
          <w:pPr>
            <w:pStyle w:val="Header"/>
          </w:pPr>
        </w:p>
      </w:tc>
      <w:tc>
        <w:tcPr>
          <w:tcW w:w="2513" w:type="dxa"/>
          <w:vMerge/>
          <w:vAlign w:val="center"/>
          <w:hideMark/>
        </w:tcPr>
        <w:p w14:paraId="76D99FA9" w14:textId="77777777" w:rsidR="002843D0" w:rsidRPr="00517DE3" w:rsidRDefault="002843D0" w:rsidP="002843D0">
          <w:pPr>
            <w:pStyle w:val="Header"/>
          </w:pPr>
        </w:p>
      </w:tc>
      <w:tc>
        <w:tcPr>
          <w:tcW w:w="1276" w:type="dxa"/>
          <w:tcBorders>
            <w:top w:val="single" w:sz="4" w:space="0" w:color="auto"/>
            <w:left w:val="single" w:sz="4" w:space="0" w:color="auto"/>
            <w:bottom w:val="single" w:sz="4" w:space="0" w:color="auto"/>
            <w:right w:val="single" w:sz="4" w:space="0" w:color="auto"/>
          </w:tcBorders>
          <w:hideMark/>
        </w:tcPr>
        <w:p w14:paraId="15CF1C38" w14:textId="77777777" w:rsidR="002843D0" w:rsidRPr="00517DE3" w:rsidRDefault="002843D0" w:rsidP="002843D0">
          <w:pPr>
            <w:pStyle w:val="Header"/>
          </w:pPr>
          <w:r w:rsidRPr="00517DE3">
            <w:t>Version</w:t>
          </w:r>
        </w:p>
      </w:tc>
      <w:tc>
        <w:tcPr>
          <w:tcW w:w="2358" w:type="dxa"/>
          <w:tcBorders>
            <w:top w:val="single" w:sz="4" w:space="0" w:color="auto"/>
            <w:left w:val="single" w:sz="4" w:space="0" w:color="auto"/>
            <w:bottom w:val="single" w:sz="4" w:space="0" w:color="auto"/>
            <w:right w:val="single" w:sz="4" w:space="0" w:color="auto"/>
          </w:tcBorders>
          <w:hideMark/>
        </w:tcPr>
        <w:p w14:paraId="457A53B4" w14:textId="3956A58B" w:rsidR="002843D0" w:rsidRPr="00517DE3" w:rsidRDefault="002843D0" w:rsidP="002843D0">
          <w:pPr>
            <w:pStyle w:val="Header"/>
          </w:pPr>
          <w:r w:rsidRPr="00904FD4">
            <w:t>2.</w:t>
          </w:r>
          <w:r w:rsidR="006B1A28">
            <w:t>1</w:t>
          </w:r>
        </w:p>
      </w:tc>
    </w:tr>
    <w:tr w:rsidR="002843D0" w:rsidRPr="00517DE3" w14:paraId="6C5FE6B6" w14:textId="77777777" w:rsidTr="00AE2085">
      <w:trPr>
        <w:trHeight w:val="299"/>
      </w:trPr>
      <w:tc>
        <w:tcPr>
          <w:tcW w:w="2869" w:type="dxa"/>
          <w:vMerge/>
          <w:vAlign w:val="center"/>
          <w:hideMark/>
        </w:tcPr>
        <w:p w14:paraId="2CE38794" w14:textId="77777777" w:rsidR="002843D0" w:rsidRPr="00517DE3" w:rsidRDefault="002843D0" w:rsidP="002843D0">
          <w:pPr>
            <w:pStyle w:val="Header"/>
          </w:pPr>
        </w:p>
      </w:tc>
      <w:tc>
        <w:tcPr>
          <w:tcW w:w="2513" w:type="dxa"/>
          <w:vMerge w:val="restart"/>
          <w:tcBorders>
            <w:top w:val="single" w:sz="4" w:space="0" w:color="auto"/>
            <w:left w:val="single" w:sz="4" w:space="0" w:color="auto"/>
            <w:bottom w:val="single" w:sz="4" w:space="0" w:color="auto"/>
            <w:right w:val="single" w:sz="4" w:space="0" w:color="auto"/>
          </w:tcBorders>
          <w:hideMark/>
        </w:tcPr>
        <w:p w14:paraId="2FD509B1" w14:textId="77777777" w:rsidR="002843D0" w:rsidRPr="00517DE3" w:rsidRDefault="002843D0" w:rsidP="002843D0">
          <w:pPr>
            <w:pStyle w:val="Header"/>
          </w:pPr>
          <w:r w:rsidRPr="00517DE3">
            <w:t>Project Deliverable Document</w:t>
          </w:r>
        </w:p>
      </w:tc>
      <w:tc>
        <w:tcPr>
          <w:tcW w:w="1276" w:type="dxa"/>
          <w:tcBorders>
            <w:top w:val="single" w:sz="4" w:space="0" w:color="auto"/>
            <w:left w:val="single" w:sz="4" w:space="0" w:color="auto"/>
            <w:bottom w:val="single" w:sz="4" w:space="0" w:color="auto"/>
            <w:right w:val="single" w:sz="4" w:space="0" w:color="auto"/>
          </w:tcBorders>
          <w:hideMark/>
        </w:tcPr>
        <w:p w14:paraId="1AE190E0" w14:textId="77777777" w:rsidR="002843D0" w:rsidRPr="00517DE3" w:rsidRDefault="002843D0" w:rsidP="002843D0">
          <w:pPr>
            <w:pStyle w:val="Header"/>
          </w:pPr>
          <w:r w:rsidRPr="00517DE3">
            <w:t>Date of issue</w:t>
          </w:r>
        </w:p>
      </w:tc>
      <w:tc>
        <w:tcPr>
          <w:tcW w:w="2358" w:type="dxa"/>
          <w:tcBorders>
            <w:top w:val="single" w:sz="4" w:space="0" w:color="auto"/>
            <w:left w:val="single" w:sz="4" w:space="0" w:color="auto"/>
            <w:bottom w:val="single" w:sz="4" w:space="0" w:color="auto"/>
            <w:right w:val="single" w:sz="4" w:space="0" w:color="auto"/>
          </w:tcBorders>
          <w:hideMark/>
        </w:tcPr>
        <w:p w14:paraId="5A7F9ABB" w14:textId="5D903530" w:rsidR="002843D0" w:rsidRPr="00517DE3" w:rsidRDefault="007D78AA" w:rsidP="002843D0">
          <w:pPr>
            <w:pStyle w:val="Header"/>
          </w:pPr>
          <w:r>
            <w:t>04.</w:t>
          </w:r>
          <w:r w:rsidR="34AD5B50">
            <w:t>0</w:t>
          </w:r>
          <w:r w:rsidR="006B1A28">
            <w:t>3</w:t>
          </w:r>
          <w:r w:rsidR="34AD5B50">
            <w:t>.2026</w:t>
          </w:r>
        </w:p>
      </w:tc>
    </w:tr>
    <w:tr w:rsidR="00DA07D5" w:rsidRPr="00517DE3" w14:paraId="79AEC915" w14:textId="77777777" w:rsidTr="00AE2085">
      <w:trPr>
        <w:trHeight w:val="254"/>
      </w:trPr>
      <w:tc>
        <w:tcPr>
          <w:tcW w:w="2869" w:type="dxa"/>
          <w:vMerge/>
          <w:vAlign w:val="center"/>
          <w:hideMark/>
        </w:tcPr>
        <w:p w14:paraId="3622D67E" w14:textId="77777777" w:rsidR="00DA07D5" w:rsidRPr="00517DE3" w:rsidRDefault="00DA07D5" w:rsidP="00DA07D5">
          <w:pPr>
            <w:pStyle w:val="Header"/>
          </w:pPr>
        </w:p>
      </w:tc>
      <w:tc>
        <w:tcPr>
          <w:tcW w:w="2513" w:type="dxa"/>
          <w:vMerge/>
          <w:vAlign w:val="center"/>
          <w:hideMark/>
        </w:tcPr>
        <w:p w14:paraId="718B7BB5" w14:textId="77777777" w:rsidR="00DA07D5" w:rsidRPr="00517DE3" w:rsidRDefault="00DA07D5" w:rsidP="00DA07D5">
          <w:pPr>
            <w:pStyle w:val="Header"/>
          </w:pPr>
        </w:p>
      </w:tc>
      <w:tc>
        <w:tcPr>
          <w:tcW w:w="1276" w:type="dxa"/>
          <w:tcBorders>
            <w:top w:val="single" w:sz="4" w:space="0" w:color="auto"/>
            <w:left w:val="single" w:sz="4" w:space="0" w:color="auto"/>
            <w:bottom w:val="single" w:sz="4" w:space="0" w:color="auto"/>
            <w:right w:val="single" w:sz="4" w:space="0" w:color="auto"/>
          </w:tcBorders>
          <w:hideMark/>
        </w:tcPr>
        <w:p w14:paraId="0F15CA17" w14:textId="77777777" w:rsidR="00DA07D5" w:rsidRPr="00517DE3" w:rsidRDefault="00DA07D5" w:rsidP="00DA07D5">
          <w:pPr>
            <w:pStyle w:val="Header"/>
          </w:pPr>
          <w:r w:rsidRPr="00517DE3">
            <w:t>Page</w:t>
          </w:r>
        </w:p>
      </w:tc>
      <w:tc>
        <w:tcPr>
          <w:tcW w:w="2358" w:type="dxa"/>
          <w:tcBorders>
            <w:top w:val="single" w:sz="4" w:space="0" w:color="auto"/>
            <w:left w:val="single" w:sz="4" w:space="0" w:color="auto"/>
            <w:bottom w:val="single" w:sz="4" w:space="0" w:color="auto"/>
            <w:right w:val="single" w:sz="4" w:space="0" w:color="auto"/>
          </w:tcBorders>
          <w:hideMark/>
        </w:tcPr>
        <w:sdt>
          <w:sdtPr>
            <w:id w:val="-303542789"/>
            <w:docPartObj>
              <w:docPartGallery w:val="Page Numbers (Top of Page)"/>
              <w:docPartUnique/>
            </w:docPartObj>
          </w:sdtPr>
          <w:sdtEndPr/>
          <w:sdtContent>
            <w:p w14:paraId="51F6873B" w14:textId="77777777" w:rsidR="00DA07D5" w:rsidRPr="00517DE3" w:rsidRDefault="00DA07D5" w:rsidP="00DA07D5">
              <w:pPr>
                <w:pStyle w:val="Header"/>
              </w:pPr>
              <w:r w:rsidRPr="00517DE3">
                <w:t xml:space="preserve">Page </w:t>
              </w:r>
              <w:r w:rsidRPr="00517DE3">
                <w:fldChar w:fldCharType="begin"/>
              </w:r>
              <w:r w:rsidRPr="00517DE3">
                <w:instrText xml:space="preserve"> PAGE </w:instrText>
              </w:r>
              <w:r w:rsidRPr="00517DE3">
                <w:fldChar w:fldCharType="separate"/>
              </w:r>
              <w:r>
                <w:t>27</w:t>
              </w:r>
              <w:r w:rsidRPr="00517DE3">
                <w:fldChar w:fldCharType="end"/>
              </w:r>
              <w:r w:rsidRPr="00517DE3">
                <w:t xml:space="preserve"> of </w:t>
              </w:r>
              <w:r w:rsidRPr="00517DE3">
                <w:fldChar w:fldCharType="begin"/>
              </w:r>
              <w:r w:rsidRPr="00517DE3">
                <w:instrText xml:space="preserve"> NUMPAGES  </w:instrText>
              </w:r>
              <w:r w:rsidRPr="00517DE3">
                <w:fldChar w:fldCharType="separate"/>
              </w:r>
              <w:r>
                <w:t>140</w:t>
              </w:r>
              <w:r w:rsidRPr="00517DE3">
                <w:fldChar w:fldCharType="end"/>
              </w:r>
            </w:p>
          </w:sdtContent>
        </w:sdt>
      </w:tc>
    </w:tr>
  </w:tbl>
  <w:p w14:paraId="45FE3AD2" w14:textId="1283947C" w:rsidR="00C41C03" w:rsidRDefault="00C41C03">
    <w:pPr>
      <w:rPr>
        <w:color w:val="auto"/>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09" w:type="dxa"/>
      <w:tblLook w:val="04A0" w:firstRow="1" w:lastRow="0" w:firstColumn="1" w:lastColumn="0" w:noHBand="0" w:noVBand="1"/>
    </w:tblPr>
    <w:tblGrid>
      <w:gridCol w:w="2869"/>
      <w:gridCol w:w="2660"/>
      <w:gridCol w:w="1270"/>
      <w:gridCol w:w="2410"/>
    </w:tblGrid>
    <w:tr w:rsidR="009A6E88" w:rsidRPr="00517DE3" w14:paraId="562F8568" w14:textId="77777777" w:rsidTr="009A6E88">
      <w:trPr>
        <w:trHeight w:val="299"/>
      </w:trPr>
      <w:tc>
        <w:tcPr>
          <w:tcW w:w="2869" w:type="dxa"/>
          <w:vMerge w:val="restart"/>
          <w:tcBorders>
            <w:top w:val="single" w:sz="4" w:space="0" w:color="auto"/>
            <w:left w:val="single" w:sz="4" w:space="0" w:color="auto"/>
            <w:bottom w:val="single" w:sz="4" w:space="0" w:color="auto"/>
            <w:right w:val="single" w:sz="4" w:space="0" w:color="auto"/>
          </w:tcBorders>
          <w:hideMark/>
        </w:tcPr>
        <w:p w14:paraId="674B91A6" w14:textId="77777777" w:rsidR="009A6E88" w:rsidRPr="00517DE3" w:rsidRDefault="009A6E88" w:rsidP="00F90088">
          <w:pPr>
            <w:pStyle w:val="Header"/>
          </w:pPr>
          <w:r w:rsidRPr="00517DE3">
            <w:rPr>
              <w:noProof/>
            </w:rPr>
            <w:drawing>
              <wp:inline distT="0" distB="0" distL="0" distR="0" wp14:anchorId="179E1D44" wp14:editId="27D5780C">
                <wp:extent cx="876300" cy="552450"/>
                <wp:effectExtent l="0" t="0" r="0" b="0"/>
                <wp:docPr id="869216551" name="Picture 86921655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740265"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552450"/>
                        </a:xfrm>
                        <a:prstGeom prst="rect">
                          <a:avLst/>
                        </a:prstGeom>
                        <a:noFill/>
                        <a:ln>
                          <a:noFill/>
                        </a:ln>
                      </pic:spPr>
                    </pic:pic>
                  </a:graphicData>
                </a:graphic>
              </wp:inline>
            </w:drawing>
          </w:r>
          <w:r w:rsidRPr="00517DE3">
            <w:rPr>
              <w:noProof/>
            </w:rPr>
            <w:drawing>
              <wp:inline distT="0" distB="0" distL="0" distR="0" wp14:anchorId="436B1CA1" wp14:editId="7F363622">
                <wp:extent cx="590550" cy="552450"/>
                <wp:effectExtent l="0" t="0" r="0" b="0"/>
                <wp:docPr id="1297056366" name="Picture 129705636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068497" descr="Ico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0550" cy="552450"/>
                        </a:xfrm>
                        <a:prstGeom prst="rect">
                          <a:avLst/>
                        </a:prstGeom>
                        <a:noFill/>
                        <a:ln>
                          <a:noFill/>
                        </a:ln>
                      </pic:spPr>
                    </pic:pic>
                  </a:graphicData>
                </a:graphic>
              </wp:inline>
            </w:drawing>
          </w:r>
        </w:p>
      </w:tc>
      <w:tc>
        <w:tcPr>
          <w:tcW w:w="2660" w:type="dxa"/>
          <w:vMerge w:val="restart"/>
          <w:tcBorders>
            <w:top w:val="single" w:sz="4" w:space="0" w:color="auto"/>
            <w:left w:val="single" w:sz="4" w:space="0" w:color="auto"/>
            <w:bottom w:val="single" w:sz="4" w:space="0" w:color="auto"/>
            <w:right w:val="single" w:sz="4" w:space="0" w:color="auto"/>
          </w:tcBorders>
          <w:hideMark/>
        </w:tcPr>
        <w:p w14:paraId="591F89E9" w14:textId="77777777" w:rsidR="009A6E88" w:rsidRPr="00517DE3" w:rsidRDefault="009A6E88" w:rsidP="00F90088">
          <w:pPr>
            <w:pStyle w:val="Header"/>
          </w:pPr>
          <w:r w:rsidRPr="00952AB2">
            <w:t>Testing, Validation, and Results</w:t>
          </w:r>
        </w:p>
      </w:tc>
      <w:tc>
        <w:tcPr>
          <w:tcW w:w="1270" w:type="dxa"/>
          <w:tcBorders>
            <w:top w:val="single" w:sz="4" w:space="0" w:color="auto"/>
            <w:left w:val="single" w:sz="4" w:space="0" w:color="auto"/>
            <w:bottom w:val="single" w:sz="4" w:space="0" w:color="auto"/>
            <w:right w:val="single" w:sz="4" w:space="0" w:color="auto"/>
          </w:tcBorders>
          <w:hideMark/>
        </w:tcPr>
        <w:p w14:paraId="29FA8C1C" w14:textId="77777777" w:rsidR="009A6E88" w:rsidRPr="00517DE3" w:rsidRDefault="009A6E88" w:rsidP="00F90088">
          <w:pPr>
            <w:pStyle w:val="Header"/>
          </w:pPr>
          <w:r w:rsidRPr="00517DE3">
            <w:t>ID</w:t>
          </w:r>
        </w:p>
      </w:tc>
      <w:sdt>
        <w:sdtPr>
          <w:alias w:val="Document ID Value"/>
          <w:tag w:val="_dlc_DocId"/>
          <w:id w:val="-377543802"/>
          <w:lock w:val="contentLocked"/>
          <w:placeholder>
            <w:docPart w:val="5F024951C43A4C0D978925A75A878C51"/>
          </w:placeholder>
          <w:dataBinding w:prefixMappings="xmlns:ns0='http://schemas.microsoft.com/office/2006/metadata/properties' xmlns:ns1='http://www.w3.org/2001/XMLSchema-instance' xmlns:ns2='http://schemas.microsoft.com/office/infopath/2007/PartnerControls' xmlns:ns3='79f0ad76-642f-4141-a066-cd1685b7ad44' xmlns:ns4='cf9f5373-019a-478f-ad2b-4fa41b6835a9' " w:xpath="/ns0:properties[1]/documentManagement[1]/ns3:_dlc_DocId[1]" w:storeItemID="{3C0B9218-7E4E-4871-9C72-A9855ECDDF06}"/>
          <w:text/>
        </w:sdtPr>
        <w:sdtEndPr/>
        <w:sdtContent>
          <w:tc>
            <w:tcPr>
              <w:tcW w:w="2410" w:type="dxa"/>
              <w:tcBorders>
                <w:top w:val="single" w:sz="4" w:space="0" w:color="auto"/>
                <w:left w:val="single" w:sz="4" w:space="0" w:color="auto"/>
                <w:bottom w:val="single" w:sz="4" w:space="0" w:color="auto"/>
                <w:right w:val="single" w:sz="4" w:space="0" w:color="auto"/>
              </w:tcBorders>
              <w:hideMark/>
            </w:tcPr>
            <w:p w14:paraId="0BDDC732" w14:textId="7E1CED04" w:rsidR="009A6E88" w:rsidRPr="00517DE3" w:rsidRDefault="000240E1" w:rsidP="00F90088">
              <w:pPr>
                <w:pStyle w:val="Header"/>
              </w:pPr>
              <w:r>
                <w:t>5GEMGP2-735287782-911</w:t>
              </w:r>
            </w:p>
          </w:tc>
        </w:sdtContent>
      </w:sdt>
    </w:tr>
    <w:tr w:rsidR="009A6E88" w:rsidRPr="00517DE3" w14:paraId="559C30AB" w14:textId="77777777" w:rsidTr="009A6E88">
      <w:trPr>
        <w:trHeight w:val="299"/>
      </w:trPr>
      <w:tc>
        <w:tcPr>
          <w:tcW w:w="2869" w:type="dxa"/>
          <w:vMerge/>
          <w:tcBorders>
            <w:top w:val="single" w:sz="4" w:space="0" w:color="auto"/>
            <w:left w:val="single" w:sz="4" w:space="0" w:color="auto"/>
            <w:bottom w:val="single" w:sz="4" w:space="0" w:color="auto"/>
            <w:right w:val="single" w:sz="4" w:space="0" w:color="auto"/>
          </w:tcBorders>
          <w:vAlign w:val="center"/>
          <w:hideMark/>
        </w:tcPr>
        <w:p w14:paraId="781DC21E" w14:textId="77777777" w:rsidR="009A6E88" w:rsidRPr="00517DE3" w:rsidRDefault="009A6E88" w:rsidP="002843D0">
          <w:pPr>
            <w:pStyle w:val="Header"/>
          </w:pPr>
        </w:p>
      </w:tc>
      <w:tc>
        <w:tcPr>
          <w:tcW w:w="2660" w:type="dxa"/>
          <w:vMerge/>
          <w:tcBorders>
            <w:top w:val="single" w:sz="4" w:space="0" w:color="auto"/>
            <w:left w:val="single" w:sz="4" w:space="0" w:color="auto"/>
            <w:bottom w:val="single" w:sz="4" w:space="0" w:color="auto"/>
            <w:right w:val="single" w:sz="4" w:space="0" w:color="auto"/>
          </w:tcBorders>
          <w:vAlign w:val="center"/>
          <w:hideMark/>
        </w:tcPr>
        <w:p w14:paraId="28ACE2D9" w14:textId="77777777" w:rsidR="009A6E88" w:rsidRPr="00517DE3" w:rsidRDefault="009A6E88" w:rsidP="002843D0">
          <w:pPr>
            <w:pStyle w:val="Header"/>
          </w:pPr>
        </w:p>
      </w:tc>
      <w:tc>
        <w:tcPr>
          <w:tcW w:w="1270" w:type="dxa"/>
          <w:tcBorders>
            <w:top w:val="single" w:sz="4" w:space="0" w:color="auto"/>
            <w:left w:val="single" w:sz="4" w:space="0" w:color="auto"/>
            <w:bottom w:val="single" w:sz="4" w:space="0" w:color="auto"/>
            <w:right w:val="single" w:sz="4" w:space="0" w:color="auto"/>
          </w:tcBorders>
          <w:hideMark/>
        </w:tcPr>
        <w:p w14:paraId="0B8772AE" w14:textId="77777777" w:rsidR="009A6E88" w:rsidRPr="00517DE3" w:rsidRDefault="009A6E88" w:rsidP="002843D0">
          <w:pPr>
            <w:pStyle w:val="Header"/>
          </w:pPr>
          <w:r w:rsidRPr="00517DE3">
            <w:t>Version</w:t>
          </w:r>
        </w:p>
      </w:tc>
      <w:tc>
        <w:tcPr>
          <w:tcW w:w="2410" w:type="dxa"/>
          <w:tcBorders>
            <w:top w:val="single" w:sz="4" w:space="0" w:color="auto"/>
            <w:left w:val="single" w:sz="4" w:space="0" w:color="auto"/>
            <w:bottom w:val="single" w:sz="4" w:space="0" w:color="auto"/>
            <w:right w:val="single" w:sz="4" w:space="0" w:color="auto"/>
          </w:tcBorders>
          <w:hideMark/>
        </w:tcPr>
        <w:p w14:paraId="66473A80" w14:textId="1C1105E5" w:rsidR="009A6E88" w:rsidRPr="00517DE3" w:rsidRDefault="009A6E88" w:rsidP="002843D0">
          <w:pPr>
            <w:pStyle w:val="Header"/>
          </w:pPr>
          <w:r w:rsidRPr="009872AA">
            <w:t>2.</w:t>
          </w:r>
          <w:r w:rsidR="006B1A28">
            <w:t>1</w:t>
          </w:r>
        </w:p>
      </w:tc>
    </w:tr>
    <w:tr w:rsidR="009A6E88" w:rsidRPr="00517DE3" w14:paraId="07641DAC" w14:textId="77777777" w:rsidTr="009A6E88">
      <w:trPr>
        <w:trHeight w:val="299"/>
      </w:trPr>
      <w:tc>
        <w:tcPr>
          <w:tcW w:w="2869" w:type="dxa"/>
          <w:vMerge/>
          <w:tcBorders>
            <w:top w:val="single" w:sz="4" w:space="0" w:color="auto"/>
            <w:left w:val="single" w:sz="4" w:space="0" w:color="auto"/>
            <w:bottom w:val="single" w:sz="4" w:space="0" w:color="auto"/>
            <w:right w:val="single" w:sz="4" w:space="0" w:color="auto"/>
          </w:tcBorders>
          <w:vAlign w:val="center"/>
          <w:hideMark/>
        </w:tcPr>
        <w:p w14:paraId="6403E6BC" w14:textId="77777777" w:rsidR="009A6E88" w:rsidRPr="00517DE3" w:rsidRDefault="009A6E88" w:rsidP="002843D0">
          <w:pPr>
            <w:pStyle w:val="Header"/>
          </w:pPr>
        </w:p>
      </w:tc>
      <w:tc>
        <w:tcPr>
          <w:tcW w:w="2660" w:type="dxa"/>
          <w:vMerge w:val="restart"/>
          <w:tcBorders>
            <w:top w:val="single" w:sz="4" w:space="0" w:color="auto"/>
            <w:left w:val="single" w:sz="4" w:space="0" w:color="auto"/>
            <w:bottom w:val="single" w:sz="4" w:space="0" w:color="auto"/>
            <w:right w:val="single" w:sz="4" w:space="0" w:color="auto"/>
          </w:tcBorders>
          <w:hideMark/>
        </w:tcPr>
        <w:p w14:paraId="04B7B99B" w14:textId="77777777" w:rsidR="009A6E88" w:rsidRPr="00517DE3" w:rsidRDefault="009A6E88" w:rsidP="002843D0">
          <w:pPr>
            <w:pStyle w:val="Header"/>
          </w:pPr>
          <w:r w:rsidRPr="00517DE3">
            <w:t>Project Deliverable Document</w:t>
          </w:r>
        </w:p>
      </w:tc>
      <w:tc>
        <w:tcPr>
          <w:tcW w:w="1270" w:type="dxa"/>
          <w:tcBorders>
            <w:top w:val="single" w:sz="4" w:space="0" w:color="auto"/>
            <w:left w:val="single" w:sz="4" w:space="0" w:color="auto"/>
            <w:bottom w:val="single" w:sz="4" w:space="0" w:color="auto"/>
            <w:right w:val="single" w:sz="4" w:space="0" w:color="auto"/>
          </w:tcBorders>
          <w:hideMark/>
        </w:tcPr>
        <w:p w14:paraId="175813BA" w14:textId="77777777" w:rsidR="009A6E88" w:rsidRPr="00517DE3" w:rsidRDefault="009A6E88" w:rsidP="002843D0">
          <w:pPr>
            <w:pStyle w:val="Header"/>
          </w:pPr>
          <w:r w:rsidRPr="00517DE3">
            <w:t>Date of issue</w:t>
          </w:r>
        </w:p>
      </w:tc>
      <w:tc>
        <w:tcPr>
          <w:tcW w:w="2410" w:type="dxa"/>
          <w:tcBorders>
            <w:top w:val="single" w:sz="4" w:space="0" w:color="auto"/>
            <w:left w:val="single" w:sz="4" w:space="0" w:color="auto"/>
            <w:bottom w:val="single" w:sz="4" w:space="0" w:color="auto"/>
            <w:right w:val="single" w:sz="4" w:space="0" w:color="auto"/>
          </w:tcBorders>
          <w:hideMark/>
        </w:tcPr>
        <w:p w14:paraId="28F984B0" w14:textId="335858E6" w:rsidR="009A6E88" w:rsidRPr="00517DE3" w:rsidRDefault="006B1A28" w:rsidP="002843D0">
          <w:pPr>
            <w:pStyle w:val="Header"/>
          </w:pPr>
          <w:r w:rsidRPr="006B1A28">
            <w:rPr>
              <w:highlight w:val="yellow"/>
            </w:rPr>
            <w:t>XX</w:t>
          </w:r>
          <w:r w:rsidR="009A6E88" w:rsidRPr="009872AA">
            <w:t>.</w:t>
          </w:r>
          <w:r w:rsidR="009A6E88">
            <w:t>0</w:t>
          </w:r>
          <w:r>
            <w:t>3</w:t>
          </w:r>
          <w:r w:rsidR="009A6E88" w:rsidRPr="009872AA">
            <w:t>.2026</w:t>
          </w:r>
        </w:p>
      </w:tc>
    </w:tr>
    <w:tr w:rsidR="009A6E88" w:rsidRPr="00517DE3" w14:paraId="1D18495A" w14:textId="77777777" w:rsidTr="009A6E88">
      <w:trPr>
        <w:trHeight w:val="254"/>
      </w:trPr>
      <w:tc>
        <w:tcPr>
          <w:tcW w:w="2869" w:type="dxa"/>
          <w:vMerge/>
          <w:tcBorders>
            <w:top w:val="single" w:sz="4" w:space="0" w:color="auto"/>
            <w:left w:val="single" w:sz="4" w:space="0" w:color="auto"/>
            <w:bottom w:val="single" w:sz="4" w:space="0" w:color="auto"/>
            <w:right w:val="single" w:sz="4" w:space="0" w:color="auto"/>
          </w:tcBorders>
          <w:vAlign w:val="center"/>
          <w:hideMark/>
        </w:tcPr>
        <w:p w14:paraId="26D2F8C6" w14:textId="77777777" w:rsidR="009A6E88" w:rsidRPr="00517DE3" w:rsidRDefault="009A6E88" w:rsidP="00F90088">
          <w:pPr>
            <w:pStyle w:val="Header"/>
          </w:pPr>
        </w:p>
      </w:tc>
      <w:tc>
        <w:tcPr>
          <w:tcW w:w="2660" w:type="dxa"/>
          <w:vMerge/>
          <w:tcBorders>
            <w:top w:val="single" w:sz="4" w:space="0" w:color="auto"/>
            <w:left w:val="single" w:sz="4" w:space="0" w:color="auto"/>
            <w:bottom w:val="single" w:sz="4" w:space="0" w:color="auto"/>
            <w:right w:val="single" w:sz="4" w:space="0" w:color="auto"/>
          </w:tcBorders>
          <w:vAlign w:val="center"/>
          <w:hideMark/>
        </w:tcPr>
        <w:p w14:paraId="069E7AA2" w14:textId="77777777" w:rsidR="009A6E88" w:rsidRPr="00517DE3" w:rsidRDefault="009A6E88" w:rsidP="00F90088">
          <w:pPr>
            <w:pStyle w:val="Header"/>
          </w:pPr>
        </w:p>
      </w:tc>
      <w:tc>
        <w:tcPr>
          <w:tcW w:w="1270" w:type="dxa"/>
          <w:tcBorders>
            <w:top w:val="single" w:sz="4" w:space="0" w:color="auto"/>
            <w:left w:val="single" w:sz="4" w:space="0" w:color="auto"/>
            <w:bottom w:val="single" w:sz="4" w:space="0" w:color="auto"/>
            <w:right w:val="single" w:sz="4" w:space="0" w:color="auto"/>
          </w:tcBorders>
          <w:hideMark/>
        </w:tcPr>
        <w:p w14:paraId="08D33CE5" w14:textId="77777777" w:rsidR="009A6E88" w:rsidRPr="00517DE3" w:rsidRDefault="009A6E88" w:rsidP="00F90088">
          <w:pPr>
            <w:pStyle w:val="Header"/>
          </w:pPr>
          <w:r w:rsidRPr="00517DE3">
            <w:t>Page</w:t>
          </w:r>
        </w:p>
      </w:tc>
      <w:tc>
        <w:tcPr>
          <w:tcW w:w="2410" w:type="dxa"/>
          <w:tcBorders>
            <w:top w:val="single" w:sz="4" w:space="0" w:color="auto"/>
            <w:left w:val="single" w:sz="4" w:space="0" w:color="auto"/>
            <w:bottom w:val="single" w:sz="4" w:space="0" w:color="auto"/>
            <w:right w:val="single" w:sz="4" w:space="0" w:color="auto"/>
          </w:tcBorders>
          <w:hideMark/>
        </w:tcPr>
        <w:sdt>
          <w:sdtPr>
            <w:id w:val="-1326123260"/>
            <w:docPartObj>
              <w:docPartGallery w:val="Page Numbers (Top of Page)"/>
              <w:docPartUnique/>
            </w:docPartObj>
          </w:sdtPr>
          <w:sdtEndPr/>
          <w:sdtContent>
            <w:p w14:paraId="2AD3DED5" w14:textId="77777777" w:rsidR="009A6E88" w:rsidRPr="00517DE3" w:rsidRDefault="009A6E88" w:rsidP="00F90088">
              <w:pPr>
                <w:pStyle w:val="Header"/>
              </w:pPr>
              <w:r w:rsidRPr="00517DE3">
                <w:t xml:space="preserve">Page </w:t>
              </w:r>
              <w:r w:rsidRPr="00517DE3">
                <w:fldChar w:fldCharType="begin"/>
              </w:r>
              <w:r w:rsidRPr="00517DE3">
                <w:instrText xml:space="preserve"> PAGE </w:instrText>
              </w:r>
              <w:r w:rsidRPr="00517DE3">
                <w:fldChar w:fldCharType="separate"/>
              </w:r>
              <w:r>
                <w:t>32</w:t>
              </w:r>
              <w:r w:rsidRPr="00517DE3">
                <w:fldChar w:fldCharType="end"/>
              </w:r>
              <w:r w:rsidRPr="00517DE3">
                <w:t xml:space="preserve"> of </w:t>
              </w:r>
              <w:r w:rsidRPr="00517DE3">
                <w:fldChar w:fldCharType="begin"/>
              </w:r>
              <w:r w:rsidRPr="00517DE3">
                <w:instrText xml:space="preserve"> NUMPAGES  </w:instrText>
              </w:r>
              <w:r w:rsidRPr="00517DE3">
                <w:fldChar w:fldCharType="separate"/>
              </w:r>
              <w:r>
                <w:t>143</w:t>
              </w:r>
              <w:r w:rsidRPr="00517DE3">
                <w:fldChar w:fldCharType="end"/>
              </w:r>
            </w:p>
          </w:sdtContent>
        </w:sdt>
      </w:tc>
    </w:tr>
  </w:tbl>
  <w:p w14:paraId="02359933" w14:textId="48DFC16B" w:rsidR="00F90088" w:rsidRDefault="00F90088">
    <w:pPr>
      <w:pStyle w:val="Header"/>
    </w:pPr>
  </w:p>
</w:hdr>
</file>

<file path=word/intelligence2.xml><?xml version="1.0" encoding="utf-8"?>
<int2:intelligence xmlns:int2="http://schemas.microsoft.com/office/intelligence/2020/intelligence" xmlns:oel="http://schemas.microsoft.com/office/2019/extlst">
  <int2:observations>
    <int2:textHash int2:hashCode="5Kms1ff3Pl6M/x" int2:id="6R2VHeWu">
      <int2:state int2:value="Rejected" int2:type="AugLoop_Text_Critique"/>
    </int2:textHash>
    <int2:textHash int2:hashCode="K6V5o5+8MuN+Tb" int2:id="AYU3FOkV">
      <int2:state int2:value="Rejected" int2:type="AugLoop_Text_Critique"/>
    </int2:textHash>
    <int2:textHash int2:hashCode="PEdM9L3Ca85sgj" int2:id="WGXzkm4D">
      <int2:state int2:value="Rejected" int2:type="AugLoop_Text_Critique"/>
    </int2:textHash>
    <int2:textHash int2:hashCode="+Fonrv12c3SB4m" int2:id="aKH8ZsVi">
      <int2:state int2:value="Rejected" int2:type="AugLoop_Text_Critique"/>
    </int2:textHash>
    <int2:textHash int2:hashCode="A91giYhWRtG5r8" int2:id="bY1ovN65">
      <int2:state int2:value="Rejected" int2:type="AugLoop_Text_Critique"/>
    </int2:textHash>
    <int2:textHash int2:hashCode="uP+fO3I4jPxrD1" int2:id="qJa7Ls67">
      <int2:state int2:value="Rejected" int2:type="AugLoop_Text_Critique"/>
    </int2:textHash>
    <int2:textHash int2:hashCode="qH059z1Pfg0Oja" int2:id="uEgsWVK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18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2F3B6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7F1B2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3EA0995"/>
    <w:multiLevelType w:val="hybridMultilevel"/>
    <w:tmpl w:val="FFFFFFFF"/>
    <w:lvl w:ilvl="0" w:tplc="4A249854">
      <w:start w:val="1"/>
      <w:numFmt w:val="bullet"/>
      <w:lvlText w:val=""/>
      <w:lvlJc w:val="left"/>
      <w:pPr>
        <w:ind w:left="720" w:hanging="360"/>
      </w:pPr>
      <w:rPr>
        <w:rFonts w:ascii="Symbol" w:hAnsi="Symbol" w:hint="default"/>
      </w:rPr>
    </w:lvl>
    <w:lvl w:ilvl="1" w:tplc="3FC01E0E">
      <w:start w:val="1"/>
      <w:numFmt w:val="bullet"/>
      <w:lvlText w:val="o"/>
      <w:lvlJc w:val="left"/>
      <w:pPr>
        <w:ind w:left="1440" w:hanging="360"/>
      </w:pPr>
      <w:rPr>
        <w:rFonts w:ascii="Courier New" w:hAnsi="Courier New" w:hint="default"/>
      </w:rPr>
    </w:lvl>
    <w:lvl w:ilvl="2" w:tplc="65B4479E">
      <w:start w:val="1"/>
      <w:numFmt w:val="bullet"/>
      <w:lvlText w:val=""/>
      <w:lvlJc w:val="left"/>
      <w:pPr>
        <w:ind w:left="2160" w:hanging="360"/>
      </w:pPr>
      <w:rPr>
        <w:rFonts w:ascii="Wingdings" w:hAnsi="Wingdings" w:hint="default"/>
      </w:rPr>
    </w:lvl>
    <w:lvl w:ilvl="3" w:tplc="03D099B0">
      <w:start w:val="1"/>
      <w:numFmt w:val="bullet"/>
      <w:lvlText w:val=""/>
      <w:lvlJc w:val="left"/>
      <w:pPr>
        <w:ind w:left="2880" w:hanging="360"/>
      </w:pPr>
      <w:rPr>
        <w:rFonts w:ascii="Symbol" w:hAnsi="Symbol" w:hint="default"/>
      </w:rPr>
    </w:lvl>
    <w:lvl w:ilvl="4" w:tplc="77D6BAB0">
      <w:start w:val="1"/>
      <w:numFmt w:val="bullet"/>
      <w:lvlText w:val="o"/>
      <w:lvlJc w:val="left"/>
      <w:pPr>
        <w:ind w:left="3600" w:hanging="360"/>
      </w:pPr>
      <w:rPr>
        <w:rFonts w:ascii="Courier New" w:hAnsi="Courier New" w:hint="default"/>
      </w:rPr>
    </w:lvl>
    <w:lvl w:ilvl="5" w:tplc="A7922820">
      <w:start w:val="1"/>
      <w:numFmt w:val="bullet"/>
      <w:lvlText w:val=""/>
      <w:lvlJc w:val="left"/>
      <w:pPr>
        <w:ind w:left="4320" w:hanging="360"/>
      </w:pPr>
      <w:rPr>
        <w:rFonts w:ascii="Wingdings" w:hAnsi="Wingdings" w:hint="default"/>
      </w:rPr>
    </w:lvl>
    <w:lvl w:ilvl="6" w:tplc="C6CCF71E">
      <w:start w:val="1"/>
      <w:numFmt w:val="bullet"/>
      <w:lvlText w:val=""/>
      <w:lvlJc w:val="left"/>
      <w:pPr>
        <w:ind w:left="5040" w:hanging="360"/>
      </w:pPr>
      <w:rPr>
        <w:rFonts w:ascii="Symbol" w:hAnsi="Symbol" w:hint="default"/>
      </w:rPr>
    </w:lvl>
    <w:lvl w:ilvl="7" w:tplc="DD1C04D6">
      <w:start w:val="1"/>
      <w:numFmt w:val="bullet"/>
      <w:lvlText w:val="o"/>
      <w:lvlJc w:val="left"/>
      <w:pPr>
        <w:ind w:left="5760" w:hanging="360"/>
      </w:pPr>
      <w:rPr>
        <w:rFonts w:ascii="Courier New" w:hAnsi="Courier New" w:hint="default"/>
      </w:rPr>
    </w:lvl>
    <w:lvl w:ilvl="8" w:tplc="EA7C3242">
      <w:start w:val="1"/>
      <w:numFmt w:val="bullet"/>
      <w:lvlText w:val=""/>
      <w:lvlJc w:val="left"/>
      <w:pPr>
        <w:ind w:left="6480" w:hanging="360"/>
      </w:pPr>
      <w:rPr>
        <w:rFonts w:ascii="Wingdings" w:hAnsi="Wingdings" w:hint="default"/>
      </w:rPr>
    </w:lvl>
  </w:abstractNum>
  <w:abstractNum w:abstractNumId="4" w15:restartNumberingAfterBreak="0">
    <w:nsid w:val="04295524"/>
    <w:multiLevelType w:val="multilevel"/>
    <w:tmpl w:val="C948497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497FDE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4AC604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5EA1E34"/>
    <w:multiLevelType w:val="multilevel"/>
    <w:tmpl w:val="377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C72838"/>
    <w:multiLevelType w:val="hybridMultilevel"/>
    <w:tmpl w:val="47CCE5AA"/>
    <w:lvl w:ilvl="0" w:tplc="FC60895C">
      <w:start w:val="1"/>
      <w:numFmt w:val="bullet"/>
      <w:lvlText w:val=""/>
      <w:lvlJc w:val="left"/>
      <w:pPr>
        <w:ind w:left="720" w:hanging="360"/>
      </w:pPr>
      <w:rPr>
        <w:rFonts w:ascii="Symbol" w:hAnsi="Symbol" w:hint="default"/>
      </w:rPr>
    </w:lvl>
    <w:lvl w:ilvl="1" w:tplc="F04C4B4E" w:tentative="1">
      <w:start w:val="1"/>
      <w:numFmt w:val="bullet"/>
      <w:lvlText w:val="o"/>
      <w:lvlJc w:val="left"/>
      <w:pPr>
        <w:ind w:left="1440" w:hanging="360"/>
      </w:pPr>
      <w:rPr>
        <w:rFonts w:ascii="Courier New" w:hAnsi="Courier New" w:hint="default"/>
      </w:rPr>
    </w:lvl>
    <w:lvl w:ilvl="2" w:tplc="47A2A0DA" w:tentative="1">
      <w:start w:val="1"/>
      <w:numFmt w:val="bullet"/>
      <w:lvlText w:val=""/>
      <w:lvlJc w:val="left"/>
      <w:pPr>
        <w:ind w:left="2160" w:hanging="360"/>
      </w:pPr>
      <w:rPr>
        <w:rFonts w:ascii="Wingdings" w:hAnsi="Wingdings" w:hint="default"/>
      </w:rPr>
    </w:lvl>
    <w:lvl w:ilvl="3" w:tplc="48C29934" w:tentative="1">
      <w:start w:val="1"/>
      <w:numFmt w:val="bullet"/>
      <w:lvlText w:val=""/>
      <w:lvlJc w:val="left"/>
      <w:pPr>
        <w:ind w:left="2880" w:hanging="360"/>
      </w:pPr>
      <w:rPr>
        <w:rFonts w:ascii="Symbol" w:hAnsi="Symbol" w:hint="default"/>
      </w:rPr>
    </w:lvl>
    <w:lvl w:ilvl="4" w:tplc="D10A1492" w:tentative="1">
      <w:start w:val="1"/>
      <w:numFmt w:val="bullet"/>
      <w:lvlText w:val="o"/>
      <w:lvlJc w:val="left"/>
      <w:pPr>
        <w:ind w:left="3600" w:hanging="360"/>
      </w:pPr>
      <w:rPr>
        <w:rFonts w:ascii="Courier New" w:hAnsi="Courier New" w:hint="default"/>
      </w:rPr>
    </w:lvl>
    <w:lvl w:ilvl="5" w:tplc="7FEAD806" w:tentative="1">
      <w:start w:val="1"/>
      <w:numFmt w:val="bullet"/>
      <w:lvlText w:val=""/>
      <w:lvlJc w:val="left"/>
      <w:pPr>
        <w:ind w:left="4320" w:hanging="360"/>
      </w:pPr>
      <w:rPr>
        <w:rFonts w:ascii="Wingdings" w:hAnsi="Wingdings" w:hint="default"/>
      </w:rPr>
    </w:lvl>
    <w:lvl w:ilvl="6" w:tplc="EAFC6F6E" w:tentative="1">
      <w:start w:val="1"/>
      <w:numFmt w:val="bullet"/>
      <w:lvlText w:val=""/>
      <w:lvlJc w:val="left"/>
      <w:pPr>
        <w:ind w:left="5040" w:hanging="360"/>
      </w:pPr>
      <w:rPr>
        <w:rFonts w:ascii="Symbol" w:hAnsi="Symbol" w:hint="default"/>
      </w:rPr>
    </w:lvl>
    <w:lvl w:ilvl="7" w:tplc="4B103DB6" w:tentative="1">
      <w:start w:val="1"/>
      <w:numFmt w:val="bullet"/>
      <w:lvlText w:val="o"/>
      <w:lvlJc w:val="left"/>
      <w:pPr>
        <w:ind w:left="5760" w:hanging="360"/>
      </w:pPr>
      <w:rPr>
        <w:rFonts w:ascii="Courier New" w:hAnsi="Courier New" w:hint="default"/>
      </w:rPr>
    </w:lvl>
    <w:lvl w:ilvl="8" w:tplc="C972C284" w:tentative="1">
      <w:start w:val="1"/>
      <w:numFmt w:val="bullet"/>
      <w:lvlText w:val=""/>
      <w:lvlJc w:val="left"/>
      <w:pPr>
        <w:ind w:left="6480" w:hanging="360"/>
      </w:pPr>
      <w:rPr>
        <w:rFonts w:ascii="Wingdings" w:hAnsi="Wingdings" w:hint="default"/>
      </w:rPr>
    </w:lvl>
  </w:abstractNum>
  <w:abstractNum w:abstractNumId="9" w15:restartNumberingAfterBreak="0">
    <w:nsid w:val="075CEE4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7A4557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7AE5C12"/>
    <w:multiLevelType w:val="multilevel"/>
    <w:tmpl w:val="3774BC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0899CD6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8EFE034"/>
    <w:multiLevelType w:val="hybridMultilevel"/>
    <w:tmpl w:val="FFFFFFFF"/>
    <w:lvl w:ilvl="0" w:tplc="DE6C72C2">
      <w:start w:val="1"/>
      <w:numFmt w:val="bullet"/>
      <w:lvlText w:val=""/>
      <w:lvlJc w:val="left"/>
      <w:pPr>
        <w:ind w:left="720" w:hanging="360"/>
      </w:pPr>
      <w:rPr>
        <w:rFonts w:ascii="Symbol" w:hAnsi="Symbol" w:hint="default"/>
      </w:rPr>
    </w:lvl>
    <w:lvl w:ilvl="1" w:tplc="18D4CCF6">
      <w:start w:val="1"/>
      <w:numFmt w:val="bullet"/>
      <w:lvlText w:val=""/>
      <w:lvlJc w:val="left"/>
      <w:pPr>
        <w:ind w:left="1440" w:hanging="360"/>
      </w:pPr>
      <w:rPr>
        <w:rFonts w:ascii="Symbol" w:hAnsi="Symbol" w:hint="default"/>
      </w:rPr>
    </w:lvl>
    <w:lvl w:ilvl="2" w:tplc="9F10C928">
      <w:start w:val="1"/>
      <w:numFmt w:val="bullet"/>
      <w:lvlText w:val=""/>
      <w:lvlJc w:val="left"/>
      <w:pPr>
        <w:ind w:left="2160" w:hanging="360"/>
      </w:pPr>
      <w:rPr>
        <w:rFonts w:ascii="Wingdings" w:hAnsi="Wingdings" w:hint="default"/>
      </w:rPr>
    </w:lvl>
    <w:lvl w:ilvl="3" w:tplc="8E74A2CC">
      <w:start w:val="1"/>
      <w:numFmt w:val="bullet"/>
      <w:lvlText w:val=""/>
      <w:lvlJc w:val="left"/>
      <w:pPr>
        <w:ind w:left="2880" w:hanging="360"/>
      </w:pPr>
      <w:rPr>
        <w:rFonts w:ascii="Symbol" w:hAnsi="Symbol" w:hint="default"/>
      </w:rPr>
    </w:lvl>
    <w:lvl w:ilvl="4" w:tplc="1DB2BF10">
      <w:start w:val="1"/>
      <w:numFmt w:val="bullet"/>
      <w:lvlText w:val="o"/>
      <w:lvlJc w:val="left"/>
      <w:pPr>
        <w:ind w:left="3600" w:hanging="360"/>
      </w:pPr>
      <w:rPr>
        <w:rFonts w:ascii="Courier New" w:hAnsi="Courier New" w:hint="default"/>
      </w:rPr>
    </w:lvl>
    <w:lvl w:ilvl="5" w:tplc="57ACF208">
      <w:start w:val="1"/>
      <w:numFmt w:val="bullet"/>
      <w:lvlText w:val=""/>
      <w:lvlJc w:val="left"/>
      <w:pPr>
        <w:ind w:left="4320" w:hanging="360"/>
      </w:pPr>
      <w:rPr>
        <w:rFonts w:ascii="Wingdings" w:hAnsi="Wingdings" w:hint="default"/>
      </w:rPr>
    </w:lvl>
    <w:lvl w:ilvl="6" w:tplc="DCBCC4AC">
      <w:start w:val="1"/>
      <w:numFmt w:val="bullet"/>
      <w:lvlText w:val=""/>
      <w:lvlJc w:val="left"/>
      <w:pPr>
        <w:ind w:left="5040" w:hanging="360"/>
      </w:pPr>
      <w:rPr>
        <w:rFonts w:ascii="Symbol" w:hAnsi="Symbol" w:hint="default"/>
      </w:rPr>
    </w:lvl>
    <w:lvl w:ilvl="7" w:tplc="9A88CD88">
      <w:start w:val="1"/>
      <w:numFmt w:val="bullet"/>
      <w:lvlText w:val="o"/>
      <w:lvlJc w:val="left"/>
      <w:pPr>
        <w:ind w:left="5760" w:hanging="360"/>
      </w:pPr>
      <w:rPr>
        <w:rFonts w:ascii="Courier New" w:hAnsi="Courier New" w:hint="default"/>
      </w:rPr>
    </w:lvl>
    <w:lvl w:ilvl="8" w:tplc="527E092C">
      <w:start w:val="1"/>
      <w:numFmt w:val="bullet"/>
      <w:lvlText w:val=""/>
      <w:lvlJc w:val="left"/>
      <w:pPr>
        <w:ind w:left="6480" w:hanging="360"/>
      </w:pPr>
      <w:rPr>
        <w:rFonts w:ascii="Wingdings" w:hAnsi="Wingdings" w:hint="default"/>
      </w:rPr>
    </w:lvl>
  </w:abstractNum>
  <w:abstractNum w:abstractNumId="14" w15:restartNumberingAfterBreak="0">
    <w:nsid w:val="0907323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A37035A"/>
    <w:multiLevelType w:val="hybridMultilevel"/>
    <w:tmpl w:val="846CAF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0A7D7CBE"/>
    <w:multiLevelType w:val="hybridMultilevel"/>
    <w:tmpl w:val="8F38EDA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0ABE44D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0B24043E"/>
    <w:multiLevelType w:val="hybridMultilevel"/>
    <w:tmpl w:val="BC521EA2"/>
    <w:lvl w:ilvl="0" w:tplc="92483B5E">
      <w:start w:val="1"/>
      <w:numFmt w:val="bullet"/>
      <w:lvlText w:val=""/>
      <w:lvlJc w:val="left"/>
      <w:pPr>
        <w:ind w:left="1074" w:hanging="360"/>
      </w:pPr>
      <w:rPr>
        <w:rFonts w:ascii="Symbol" w:hAnsi="Symbol" w:hint="default"/>
      </w:rPr>
    </w:lvl>
    <w:lvl w:ilvl="1" w:tplc="0D0E281A" w:tentative="1">
      <w:start w:val="1"/>
      <w:numFmt w:val="bullet"/>
      <w:lvlText w:val="o"/>
      <w:lvlJc w:val="left"/>
      <w:pPr>
        <w:ind w:left="1794" w:hanging="360"/>
      </w:pPr>
      <w:rPr>
        <w:rFonts w:ascii="Courier New" w:hAnsi="Courier New" w:hint="default"/>
      </w:rPr>
    </w:lvl>
    <w:lvl w:ilvl="2" w:tplc="E682ABEC" w:tentative="1">
      <w:start w:val="1"/>
      <w:numFmt w:val="bullet"/>
      <w:lvlText w:val=""/>
      <w:lvlJc w:val="left"/>
      <w:pPr>
        <w:ind w:left="2514" w:hanging="360"/>
      </w:pPr>
      <w:rPr>
        <w:rFonts w:ascii="Wingdings" w:hAnsi="Wingdings" w:hint="default"/>
      </w:rPr>
    </w:lvl>
    <w:lvl w:ilvl="3" w:tplc="15BAF450" w:tentative="1">
      <w:start w:val="1"/>
      <w:numFmt w:val="bullet"/>
      <w:lvlText w:val=""/>
      <w:lvlJc w:val="left"/>
      <w:pPr>
        <w:ind w:left="3234" w:hanging="360"/>
      </w:pPr>
      <w:rPr>
        <w:rFonts w:ascii="Symbol" w:hAnsi="Symbol" w:hint="default"/>
      </w:rPr>
    </w:lvl>
    <w:lvl w:ilvl="4" w:tplc="635A0840" w:tentative="1">
      <w:start w:val="1"/>
      <w:numFmt w:val="bullet"/>
      <w:lvlText w:val="o"/>
      <w:lvlJc w:val="left"/>
      <w:pPr>
        <w:ind w:left="3954" w:hanging="360"/>
      </w:pPr>
      <w:rPr>
        <w:rFonts w:ascii="Courier New" w:hAnsi="Courier New" w:hint="default"/>
      </w:rPr>
    </w:lvl>
    <w:lvl w:ilvl="5" w:tplc="C6DED6DC" w:tentative="1">
      <w:start w:val="1"/>
      <w:numFmt w:val="bullet"/>
      <w:lvlText w:val=""/>
      <w:lvlJc w:val="left"/>
      <w:pPr>
        <w:ind w:left="4674" w:hanging="360"/>
      </w:pPr>
      <w:rPr>
        <w:rFonts w:ascii="Wingdings" w:hAnsi="Wingdings" w:hint="default"/>
      </w:rPr>
    </w:lvl>
    <w:lvl w:ilvl="6" w:tplc="652E156A" w:tentative="1">
      <w:start w:val="1"/>
      <w:numFmt w:val="bullet"/>
      <w:lvlText w:val=""/>
      <w:lvlJc w:val="left"/>
      <w:pPr>
        <w:ind w:left="5394" w:hanging="360"/>
      </w:pPr>
      <w:rPr>
        <w:rFonts w:ascii="Symbol" w:hAnsi="Symbol" w:hint="default"/>
      </w:rPr>
    </w:lvl>
    <w:lvl w:ilvl="7" w:tplc="C108C6C0" w:tentative="1">
      <w:start w:val="1"/>
      <w:numFmt w:val="bullet"/>
      <w:lvlText w:val="o"/>
      <w:lvlJc w:val="left"/>
      <w:pPr>
        <w:ind w:left="6114" w:hanging="360"/>
      </w:pPr>
      <w:rPr>
        <w:rFonts w:ascii="Courier New" w:hAnsi="Courier New" w:hint="default"/>
      </w:rPr>
    </w:lvl>
    <w:lvl w:ilvl="8" w:tplc="3D266A56" w:tentative="1">
      <w:start w:val="1"/>
      <w:numFmt w:val="bullet"/>
      <w:lvlText w:val=""/>
      <w:lvlJc w:val="left"/>
      <w:pPr>
        <w:ind w:left="6834" w:hanging="360"/>
      </w:pPr>
      <w:rPr>
        <w:rFonts w:ascii="Wingdings" w:hAnsi="Wingdings" w:hint="default"/>
      </w:rPr>
    </w:lvl>
  </w:abstractNum>
  <w:abstractNum w:abstractNumId="19" w15:restartNumberingAfterBreak="0">
    <w:nsid w:val="0BA34EF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0BAA227B"/>
    <w:multiLevelType w:val="hybridMultilevel"/>
    <w:tmpl w:val="B2A4C374"/>
    <w:lvl w:ilvl="0" w:tplc="222C771E">
      <w:start w:val="1"/>
      <w:numFmt w:val="bullet"/>
      <w:lvlText w:val=""/>
      <w:lvlJc w:val="left"/>
      <w:pPr>
        <w:ind w:left="720" w:hanging="360"/>
      </w:pPr>
      <w:rPr>
        <w:rFonts w:ascii="Symbol" w:hAnsi="Symbol" w:hint="default"/>
      </w:rPr>
    </w:lvl>
    <w:lvl w:ilvl="1" w:tplc="15664E68">
      <w:start w:val="1"/>
      <w:numFmt w:val="bullet"/>
      <w:lvlText w:val="•"/>
      <w:lvlJc w:val="left"/>
      <w:pPr>
        <w:ind w:left="1440" w:hanging="360"/>
      </w:pPr>
      <w:rPr>
        <w:rFonts w:ascii="Arial" w:hAnsi="Arial" w:hint="default"/>
      </w:rPr>
    </w:lvl>
    <w:lvl w:ilvl="2" w:tplc="63B0D900">
      <w:start w:val="1"/>
      <w:numFmt w:val="bullet"/>
      <w:lvlText w:val=""/>
      <w:lvlJc w:val="left"/>
      <w:pPr>
        <w:ind w:left="2160" w:hanging="360"/>
      </w:pPr>
      <w:rPr>
        <w:rFonts w:ascii="Wingdings" w:hAnsi="Wingdings" w:hint="default"/>
      </w:rPr>
    </w:lvl>
    <w:lvl w:ilvl="3" w:tplc="68BA3638">
      <w:start w:val="1"/>
      <w:numFmt w:val="bullet"/>
      <w:lvlText w:val=""/>
      <w:lvlJc w:val="left"/>
      <w:pPr>
        <w:ind w:left="2880" w:hanging="360"/>
      </w:pPr>
      <w:rPr>
        <w:rFonts w:ascii="Symbol" w:hAnsi="Symbol" w:hint="default"/>
      </w:rPr>
    </w:lvl>
    <w:lvl w:ilvl="4" w:tplc="5890E5A6">
      <w:start w:val="1"/>
      <w:numFmt w:val="bullet"/>
      <w:lvlText w:val="o"/>
      <w:lvlJc w:val="left"/>
      <w:pPr>
        <w:ind w:left="3600" w:hanging="360"/>
      </w:pPr>
      <w:rPr>
        <w:rFonts w:ascii="Courier New" w:hAnsi="Courier New" w:hint="default"/>
      </w:rPr>
    </w:lvl>
    <w:lvl w:ilvl="5" w:tplc="D7821004">
      <w:start w:val="1"/>
      <w:numFmt w:val="bullet"/>
      <w:lvlText w:val=""/>
      <w:lvlJc w:val="left"/>
      <w:pPr>
        <w:ind w:left="4320" w:hanging="360"/>
      </w:pPr>
      <w:rPr>
        <w:rFonts w:ascii="Wingdings" w:hAnsi="Wingdings" w:hint="default"/>
      </w:rPr>
    </w:lvl>
    <w:lvl w:ilvl="6" w:tplc="C47EAC70">
      <w:start w:val="1"/>
      <w:numFmt w:val="bullet"/>
      <w:lvlText w:val=""/>
      <w:lvlJc w:val="left"/>
      <w:pPr>
        <w:ind w:left="5040" w:hanging="360"/>
      </w:pPr>
      <w:rPr>
        <w:rFonts w:ascii="Symbol" w:hAnsi="Symbol" w:hint="default"/>
      </w:rPr>
    </w:lvl>
    <w:lvl w:ilvl="7" w:tplc="C27EF756">
      <w:start w:val="1"/>
      <w:numFmt w:val="bullet"/>
      <w:lvlText w:val="o"/>
      <w:lvlJc w:val="left"/>
      <w:pPr>
        <w:ind w:left="5760" w:hanging="360"/>
      </w:pPr>
      <w:rPr>
        <w:rFonts w:ascii="Courier New" w:hAnsi="Courier New" w:hint="default"/>
      </w:rPr>
    </w:lvl>
    <w:lvl w:ilvl="8" w:tplc="65BEBD64">
      <w:start w:val="1"/>
      <w:numFmt w:val="bullet"/>
      <w:lvlText w:val=""/>
      <w:lvlJc w:val="left"/>
      <w:pPr>
        <w:ind w:left="6480" w:hanging="360"/>
      </w:pPr>
      <w:rPr>
        <w:rFonts w:ascii="Wingdings" w:hAnsi="Wingdings" w:hint="default"/>
      </w:rPr>
    </w:lvl>
  </w:abstractNum>
  <w:abstractNum w:abstractNumId="21" w15:restartNumberingAfterBreak="0">
    <w:nsid w:val="0BE75B3D"/>
    <w:multiLevelType w:val="hybridMultilevel"/>
    <w:tmpl w:val="EE1C658E"/>
    <w:lvl w:ilvl="0" w:tplc="D85E2CA2">
      <w:start w:val="1"/>
      <w:numFmt w:val="bullet"/>
      <w:lvlText w:val=""/>
      <w:lvlJc w:val="left"/>
      <w:pPr>
        <w:ind w:left="720" w:hanging="360"/>
      </w:pPr>
      <w:rPr>
        <w:rFonts w:ascii="Symbol" w:hAnsi="Symbol" w:hint="default"/>
      </w:rPr>
    </w:lvl>
    <w:lvl w:ilvl="1" w:tplc="875AF88A">
      <w:start w:val="1"/>
      <w:numFmt w:val="bullet"/>
      <w:lvlText w:val="o"/>
      <w:lvlJc w:val="left"/>
      <w:pPr>
        <w:ind w:left="1440" w:hanging="360"/>
      </w:pPr>
      <w:rPr>
        <w:rFonts w:ascii="Courier New" w:hAnsi="Courier New" w:hint="default"/>
      </w:rPr>
    </w:lvl>
    <w:lvl w:ilvl="2" w:tplc="5E94EB0A" w:tentative="1">
      <w:start w:val="1"/>
      <w:numFmt w:val="bullet"/>
      <w:lvlText w:val=""/>
      <w:lvlJc w:val="left"/>
      <w:pPr>
        <w:ind w:left="2160" w:hanging="360"/>
      </w:pPr>
      <w:rPr>
        <w:rFonts w:ascii="Wingdings" w:hAnsi="Wingdings" w:hint="default"/>
      </w:rPr>
    </w:lvl>
    <w:lvl w:ilvl="3" w:tplc="7C286F2A" w:tentative="1">
      <w:start w:val="1"/>
      <w:numFmt w:val="bullet"/>
      <w:lvlText w:val=""/>
      <w:lvlJc w:val="left"/>
      <w:pPr>
        <w:ind w:left="2880" w:hanging="360"/>
      </w:pPr>
      <w:rPr>
        <w:rFonts w:ascii="Symbol" w:hAnsi="Symbol" w:hint="default"/>
      </w:rPr>
    </w:lvl>
    <w:lvl w:ilvl="4" w:tplc="0B38B456" w:tentative="1">
      <w:start w:val="1"/>
      <w:numFmt w:val="bullet"/>
      <w:lvlText w:val="o"/>
      <w:lvlJc w:val="left"/>
      <w:pPr>
        <w:ind w:left="3600" w:hanging="360"/>
      </w:pPr>
      <w:rPr>
        <w:rFonts w:ascii="Courier New" w:hAnsi="Courier New" w:hint="default"/>
      </w:rPr>
    </w:lvl>
    <w:lvl w:ilvl="5" w:tplc="FF46CE84" w:tentative="1">
      <w:start w:val="1"/>
      <w:numFmt w:val="bullet"/>
      <w:lvlText w:val=""/>
      <w:lvlJc w:val="left"/>
      <w:pPr>
        <w:ind w:left="4320" w:hanging="360"/>
      </w:pPr>
      <w:rPr>
        <w:rFonts w:ascii="Wingdings" w:hAnsi="Wingdings" w:hint="default"/>
      </w:rPr>
    </w:lvl>
    <w:lvl w:ilvl="6" w:tplc="34C28116" w:tentative="1">
      <w:start w:val="1"/>
      <w:numFmt w:val="bullet"/>
      <w:lvlText w:val=""/>
      <w:lvlJc w:val="left"/>
      <w:pPr>
        <w:ind w:left="5040" w:hanging="360"/>
      </w:pPr>
      <w:rPr>
        <w:rFonts w:ascii="Symbol" w:hAnsi="Symbol" w:hint="default"/>
      </w:rPr>
    </w:lvl>
    <w:lvl w:ilvl="7" w:tplc="C6064A08" w:tentative="1">
      <w:start w:val="1"/>
      <w:numFmt w:val="bullet"/>
      <w:lvlText w:val="o"/>
      <w:lvlJc w:val="left"/>
      <w:pPr>
        <w:ind w:left="5760" w:hanging="360"/>
      </w:pPr>
      <w:rPr>
        <w:rFonts w:ascii="Courier New" w:hAnsi="Courier New" w:hint="default"/>
      </w:rPr>
    </w:lvl>
    <w:lvl w:ilvl="8" w:tplc="9326AE46" w:tentative="1">
      <w:start w:val="1"/>
      <w:numFmt w:val="bullet"/>
      <w:lvlText w:val=""/>
      <w:lvlJc w:val="left"/>
      <w:pPr>
        <w:ind w:left="6480" w:hanging="360"/>
      </w:pPr>
      <w:rPr>
        <w:rFonts w:ascii="Wingdings" w:hAnsi="Wingdings" w:hint="default"/>
      </w:rPr>
    </w:lvl>
  </w:abstractNum>
  <w:abstractNum w:abstractNumId="22" w15:restartNumberingAfterBreak="0">
    <w:nsid w:val="0C40109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0C9F563D"/>
    <w:multiLevelType w:val="hybridMultilevel"/>
    <w:tmpl w:val="D924DC96"/>
    <w:lvl w:ilvl="0" w:tplc="7BAC1A82">
      <w:start w:val="1"/>
      <w:numFmt w:val="bullet"/>
      <w:lvlText w:val=""/>
      <w:lvlJc w:val="left"/>
      <w:pPr>
        <w:ind w:left="720" w:hanging="360"/>
      </w:pPr>
      <w:rPr>
        <w:rFonts w:ascii="Symbol" w:hAnsi="Symbol" w:hint="default"/>
      </w:rPr>
    </w:lvl>
    <w:lvl w:ilvl="1" w:tplc="7070EDD2">
      <w:start w:val="1"/>
      <w:numFmt w:val="bullet"/>
      <w:lvlText w:val="o"/>
      <w:lvlJc w:val="left"/>
      <w:pPr>
        <w:ind w:left="1440" w:hanging="360"/>
      </w:pPr>
      <w:rPr>
        <w:rFonts w:ascii="Courier New" w:hAnsi="Courier New" w:hint="default"/>
      </w:rPr>
    </w:lvl>
    <w:lvl w:ilvl="2" w:tplc="3094EA36">
      <w:start w:val="1"/>
      <w:numFmt w:val="bullet"/>
      <w:lvlText w:val=""/>
      <w:lvlJc w:val="left"/>
      <w:pPr>
        <w:ind w:left="2160" w:hanging="360"/>
      </w:pPr>
      <w:rPr>
        <w:rFonts w:ascii="Wingdings" w:hAnsi="Wingdings" w:hint="default"/>
      </w:rPr>
    </w:lvl>
    <w:lvl w:ilvl="3" w:tplc="DA88213C">
      <w:start w:val="1"/>
      <w:numFmt w:val="bullet"/>
      <w:lvlText w:val=""/>
      <w:lvlJc w:val="left"/>
      <w:pPr>
        <w:ind w:left="2880" w:hanging="360"/>
      </w:pPr>
      <w:rPr>
        <w:rFonts w:ascii="Symbol" w:hAnsi="Symbol" w:hint="default"/>
      </w:rPr>
    </w:lvl>
    <w:lvl w:ilvl="4" w:tplc="6CC06338">
      <w:start w:val="1"/>
      <w:numFmt w:val="bullet"/>
      <w:lvlText w:val="o"/>
      <w:lvlJc w:val="left"/>
      <w:pPr>
        <w:ind w:left="3600" w:hanging="360"/>
      </w:pPr>
      <w:rPr>
        <w:rFonts w:ascii="Courier New" w:hAnsi="Courier New" w:hint="default"/>
      </w:rPr>
    </w:lvl>
    <w:lvl w:ilvl="5" w:tplc="CDD4B794">
      <w:start w:val="1"/>
      <w:numFmt w:val="bullet"/>
      <w:lvlText w:val=""/>
      <w:lvlJc w:val="left"/>
      <w:pPr>
        <w:ind w:left="4320" w:hanging="360"/>
      </w:pPr>
      <w:rPr>
        <w:rFonts w:ascii="Wingdings" w:hAnsi="Wingdings" w:hint="default"/>
      </w:rPr>
    </w:lvl>
    <w:lvl w:ilvl="6" w:tplc="5BB6E806">
      <w:start w:val="1"/>
      <w:numFmt w:val="bullet"/>
      <w:lvlText w:val=""/>
      <w:lvlJc w:val="left"/>
      <w:pPr>
        <w:ind w:left="5040" w:hanging="360"/>
      </w:pPr>
      <w:rPr>
        <w:rFonts w:ascii="Symbol" w:hAnsi="Symbol" w:hint="default"/>
      </w:rPr>
    </w:lvl>
    <w:lvl w:ilvl="7" w:tplc="E08C1E6C">
      <w:start w:val="1"/>
      <w:numFmt w:val="bullet"/>
      <w:lvlText w:val="o"/>
      <w:lvlJc w:val="left"/>
      <w:pPr>
        <w:ind w:left="5760" w:hanging="360"/>
      </w:pPr>
      <w:rPr>
        <w:rFonts w:ascii="Courier New" w:hAnsi="Courier New" w:hint="default"/>
      </w:rPr>
    </w:lvl>
    <w:lvl w:ilvl="8" w:tplc="9800BDFC">
      <w:start w:val="1"/>
      <w:numFmt w:val="bullet"/>
      <w:lvlText w:val=""/>
      <w:lvlJc w:val="left"/>
      <w:pPr>
        <w:ind w:left="6480" w:hanging="360"/>
      </w:pPr>
      <w:rPr>
        <w:rFonts w:ascii="Wingdings" w:hAnsi="Wingdings" w:hint="default"/>
      </w:rPr>
    </w:lvl>
  </w:abstractNum>
  <w:abstractNum w:abstractNumId="24" w15:restartNumberingAfterBreak="0">
    <w:nsid w:val="0D33948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0D76DC4E"/>
    <w:multiLevelType w:val="hybridMultilevel"/>
    <w:tmpl w:val="FFFFFFFF"/>
    <w:lvl w:ilvl="0" w:tplc="2D48726E">
      <w:start w:val="1"/>
      <w:numFmt w:val="bullet"/>
      <w:lvlText w:val="-"/>
      <w:lvlJc w:val="left"/>
      <w:pPr>
        <w:ind w:left="720" w:hanging="360"/>
      </w:pPr>
      <w:rPr>
        <w:rFonts w:ascii="Calibri" w:hAnsi="Calibri" w:hint="default"/>
      </w:rPr>
    </w:lvl>
    <w:lvl w:ilvl="1" w:tplc="7C6224A8">
      <w:start w:val="1"/>
      <w:numFmt w:val="bullet"/>
      <w:lvlText w:val="o"/>
      <w:lvlJc w:val="left"/>
      <w:pPr>
        <w:ind w:left="1440" w:hanging="360"/>
      </w:pPr>
      <w:rPr>
        <w:rFonts w:ascii="Courier New" w:hAnsi="Courier New" w:hint="default"/>
      </w:rPr>
    </w:lvl>
    <w:lvl w:ilvl="2" w:tplc="84321B88">
      <w:start w:val="1"/>
      <w:numFmt w:val="bullet"/>
      <w:lvlText w:val=""/>
      <w:lvlJc w:val="left"/>
      <w:pPr>
        <w:ind w:left="2160" w:hanging="360"/>
      </w:pPr>
      <w:rPr>
        <w:rFonts w:ascii="Wingdings" w:hAnsi="Wingdings" w:hint="default"/>
      </w:rPr>
    </w:lvl>
    <w:lvl w:ilvl="3" w:tplc="85A0F0AE">
      <w:start w:val="1"/>
      <w:numFmt w:val="bullet"/>
      <w:lvlText w:val=""/>
      <w:lvlJc w:val="left"/>
      <w:pPr>
        <w:ind w:left="2880" w:hanging="360"/>
      </w:pPr>
      <w:rPr>
        <w:rFonts w:ascii="Symbol" w:hAnsi="Symbol" w:hint="default"/>
      </w:rPr>
    </w:lvl>
    <w:lvl w:ilvl="4" w:tplc="E9CA9FB4">
      <w:start w:val="1"/>
      <w:numFmt w:val="bullet"/>
      <w:lvlText w:val="o"/>
      <w:lvlJc w:val="left"/>
      <w:pPr>
        <w:ind w:left="3600" w:hanging="360"/>
      </w:pPr>
      <w:rPr>
        <w:rFonts w:ascii="Courier New" w:hAnsi="Courier New" w:hint="default"/>
      </w:rPr>
    </w:lvl>
    <w:lvl w:ilvl="5" w:tplc="59CE8B06">
      <w:start w:val="1"/>
      <w:numFmt w:val="bullet"/>
      <w:lvlText w:val=""/>
      <w:lvlJc w:val="left"/>
      <w:pPr>
        <w:ind w:left="4320" w:hanging="360"/>
      </w:pPr>
      <w:rPr>
        <w:rFonts w:ascii="Wingdings" w:hAnsi="Wingdings" w:hint="default"/>
      </w:rPr>
    </w:lvl>
    <w:lvl w:ilvl="6" w:tplc="EC52B4AE">
      <w:start w:val="1"/>
      <w:numFmt w:val="bullet"/>
      <w:lvlText w:val=""/>
      <w:lvlJc w:val="left"/>
      <w:pPr>
        <w:ind w:left="5040" w:hanging="360"/>
      </w:pPr>
      <w:rPr>
        <w:rFonts w:ascii="Symbol" w:hAnsi="Symbol" w:hint="default"/>
      </w:rPr>
    </w:lvl>
    <w:lvl w:ilvl="7" w:tplc="2B9AFED2">
      <w:start w:val="1"/>
      <w:numFmt w:val="bullet"/>
      <w:lvlText w:val="o"/>
      <w:lvlJc w:val="left"/>
      <w:pPr>
        <w:ind w:left="5760" w:hanging="360"/>
      </w:pPr>
      <w:rPr>
        <w:rFonts w:ascii="Courier New" w:hAnsi="Courier New" w:hint="default"/>
      </w:rPr>
    </w:lvl>
    <w:lvl w:ilvl="8" w:tplc="6076E814">
      <w:start w:val="1"/>
      <w:numFmt w:val="bullet"/>
      <w:lvlText w:val=""/>
      <w:lvlJc w:val="left"/>
      <w:pPr>
        <w:ind w:left="6480" w:hanging="360"/>
      </w:pPr>
      <w:rPr>
        <w:rFonts w:ascii="Wingdings" w:hAnsi="Wingdings" w:hint="default"/>
      </w:rPr>
    </w:lvl>
  </w:abstractNum>
  <w:abstractNum w:abstractNumId="26" w15:restartNumberingAfterBreak="0">
    <w:nsid w:val="0D958CD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DEE60F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0DFB68DC"/>
    <w:multiLevelType w:val="hybridMultilevel"/>
    <w:tmpl w:val="FFFFFFFF"/>
    <w:lvl w:ilvl="0" w:tplc="747C55B8">
      <w:start w:val="1"/>
      <w:numFmt w:val="bullet"/>
      <w:lvlText w:val=""/>
      <w:lvlJc w:val="left"/>
      <w:pPr>
        <w:ind w:left="720" w:hanging="360"/>
      </w:pPr>
      <w:rPr>
        <w:rFonts w:ascii="Symbol" w:hAnsi="Symbol" w:hint="default"/>
      </w:rPr>
    </w:lvl>
    <w:lvl w:ilvl="1" w:tplc="EC504790">
      <w:start w:val="1"/>
      <w:numFmt w:val="bullet"/>
      <w:lvlText w:val="o"/>
      <w:lvlJc w:val="left"/>
      <w:pPr>
        <w:ind w:left="1440" w:hanging="360"/>
      </w:pPr>
      <w:rPr>
        <w:rFonts w:ascii="Courier New" w:hAnsi="Courier New" w:hint="default"/>
      </w:rPr>
    </w:lvl>
    <w:lvl w:ilvl="2" w:tplc="E5800C74">
      <w:start w:val="1"/>
      <w:numFmt w:val="bullet"/>
      <w:lvlText w:val=""/>
      <w:lvlJc w:val="left"/>
      <w:pPr>
        <w:ind w:left="2160" w:hanging="360"/>
      </w:pPr>
      <w:rPr>
        <w:rFonts w:ascii="Wingdings" w:hAnsi="Wingdings" w:hint="default"/>
      </w:rPr>
    </w:lvl>
    <w:lvl w:ilvl="3" w:tplc="08481F90">
      <w:start w:val="1"/>
      <w:numFmt w:val="bullet"/>
      <w:lvlText w:val=""/>
      <w:lvlJc w:val="left"/>
      <w:pPr>
        <w:ind w:left="2880" w:hanging="360"/>
      </w:pPr>
      <w:rPr>
        <w:rFonts w:ascii="Symbol" w:hAnsi="Symbol" w:hint="default"/>
      </w:rPr>
    </w:lvl>
    <w:lvl w:ilvl="4" w:tplc="1C0C5B8E">
      <w:start w:val="1"/>
      <w:numFmt w:val="bullet"/>
      <w:lvlText w:val="o"/>
      <w:lvlJc w:val="left"/>
      <w:pPr>
        <w:ind w:left="3600" w:hanging="360"/>
      </w:pPr>
      <w:rPr>
        <w:rFonts w:ascii="Courier New" w:hAnsi="Courier New" w:hint="default"/>
      </w:rPr>
    </w:lvl>
    <w:lvl w:ilvl="5" w:tplc="B79457EC">
      <w:start w:val="1"/>
      <w:numFmt w:val="bullet"/>
      <w:lvlText w:val=""/>
      <w:lvlJc w:val="left"/>
      <w:pPr>
        <w:ind w:left="4320" w:hanging="360"/>
      </w:pPr>
      <w:rPr>
        <w:rFonts w:ascii="Wingdings" w:hAnsi="Wingdings" w:hint="default"/>
      </w:rPr>
    </w:lvl>
    <w:lvl w:ilvl="6" w:tplc="62A4C57C">
      <w:start w:val="1"/>
      <w:numFmt w:val="bullet"/>
      <w:lvlText w:val=""/>
      <w:lvlJc w:val="left"/>
      <w:pPr>
        <w:ind w:left="5040" w:hanging="360"/>
      </w:pPr>
      <w:rPr>
        <w:rFonts w:ascii="Symbol" w:hAnsi="Symbol" w:hint="default"/>
      </w:rPr>
    </w:lvl>
    <w:lvl w:ilvl="7" w:tplc="D5F228B2">
      <w:start w:val="1"/>
      <w:numFmt w:val="bullet"/>
      <w:lvlText w:val="o"/>
      <w:lvlJc w:val="left"/>
      <w:pPr>
        <w:ind w:left="5760" w:hanging="360"/>
      </w:pPr>
      <w:rPr>
        <w:rFonts w:ascii="Courier New" w:hAnsi="Courier New" w:hint="default"/>
      </w:rPr>
    </w:lvl>
    <w:lvl w:ilvl="8" w:tplc="98AC653E">
      <w:start w:val="1"/>
      <w:numFmt w:val="bullet"/>
      <w:lvlText w:val=""/>
      <w:lvlJc w:val="left"/>
      <w:pPr>
        <w:ind w:left="6480" w:hanging="360"/>
      </w:pPr>
      <w:rPr>
        <w:rFonts w:ascii="Wingdings" w:hAnsi="Wingdings" w:hint="default"/>
      </w:rPr>
    </w:lvl>
  </w:abstractNum>
  <w:abstractNum w:abstractNumId="29" w15:restartNumberingAfterBreak="0">
    <w:nsid w:val="0EA70836"/>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 w15:restartNumberingAfterBreak="0">
    <w:nsid w:val="0EE47044"/>
    <w:multiLevelType w:val="multilevel"/>
    <w:tmpl w:val="BB10C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6CE11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1026411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106C43EE"/>
    <w:multiLevelType w:val="hybridMultilevel"/>
    <w:tmpl w:val="6A6E7A48"/>
    <w:lvl w:ilvl="0" w:tplc="88189BEA">
      <w:start w:val="1"/>
      <w:numFmt w:val="bullet"/>
      <w:lvlText w:val=""/>
      <w:lvlJc w:val="left"/>
      <w:pPr>
        <w:ind w:left="720" w:hanging="360"/>
      </w:pPr>
      <w:rPr>
        <w:rFonts w:ascii="Symbol" w:hAnsi="Symbol" w:hint="default"/>
      </w:rPr>
    </w:lvl>
    <w:lvl w:ilvl="1" w:tplc="C5EA3A8A" w:tentative="1">
      <w:start w:val="1"/>
      <w:numFmt w:val="bullet"/>
      <w:lvlText w:val="o"/>
      <w:lvlJc w:val="left"/>
      <w:pPr>
        <w:ind w:left="1440" w:hanging="360"/>
      </w:pPr>
      <w:rPr>
        <w:rFonts w:ascii="Courier New" w:hAnsi="Courier New" w:hint="default"/>
      </w:rPr>
    </w:lvl>
    <w:lvl w:ilvl="2" w:tplc="0BF86D4E" w:tentative="1">
      <w:start w:val="1"/>
      <w:numFmt w:val="bullet"/>
      <w:lvlText w:val=""/>
      <w:lvlJc w:val="left"/>
      <w:pPr>
        <w:ind w:left="2160" w:hanging="360"/>
      </w:pPr>
      <w:rPr>
        <w:rFonts w:ascii="Wingdings" w:hAnsi="Wingdings" w:hint="default"/>
      </w:rPr>
    </w:lvl>
    <w:lvl w:ilvl="3" w:tplc="ABA8D62C" w:tentative="1">
      <w:start w:val="1"/>
      <w:numFmt w:val="bullet"/>
      <w:lvlText w:val=""/>
      <w:lvlJc w:val="left"/>
      <w:pPr>
        <w:ind w:left="2880" w:hanging="360"/>
      </w:pPr>
      <w:rPr>
        <w:rFonts w:ascii="Symbol" w:hAnsi="Symbol" w:hint="default"/>
      </w:rPr>
    </w:lvl>
    <w:lvl w:ilvl="4" w:tplc="F2CABD62" w:tentative="1">
      <w:start w:val="1"/>
      <w:numFmt w:val="bullet"/>
      <w:lvlText w:val="o"/>
      <w:lvlJc w:val="left"/>
      <w:pPr>
        <w:ind w:left="3600" w:hanging="360"/>
      </w:pPr>
      <w:rPr>
        <w:rFonts w:ascii="Courier New" w:hAnsi="Courier New" w:hint="default"/>
      </w:rPr>
    </w:lvl>
    <w:lvl w:ilvl="5" w:tplc="EADC98DE" w:tentative="1">
      <w:start w:val="1"/>
      <w:numFmt w:val="bullet"/>
      <w:lvlText w:val=""/>
      <w:lvlJc w:val="left"/>
      <w:pPr>
        <w:ind w:left="4320" w:hanging="360"/>
      </w:pPr>
      <w:rPr>
        <w:rFonts w:ascii="Wingdings" w:hAnsi="Wingdings" w:hint="default"/>
      </w:rPr>
    </w:lvl>
    <w:lvl w:ilvl="6" w:tplc="F8D47736" w:tentative="1">
      <w:start w:val="1"/>
      <w:numFmt w:val="bullet"/>
      <w:lvlText w:val=""/>
      <w:lvlJc w:val="left"/>
      <w:pPr>
        <w:ind w:left="5040" w:hanging="360"/>
      </w:pPr>
      <w:rPr>
        <w:rFonts w:ascii="Symbol" w:hAnsi="Symbol" w:hint="default"/>
      </w:rPr>
    </w:lvl>
    <w:lvl w:ilvl="7" w:tplc="E37A7B44" w:tentative="1">
      <w:start w:val="1"/>
      <w:numFmt w:val="bullet"/>
      <w:lvlText w:val="o"/>
      <w:lvlJc w:val="left"/>
      <w:pPr>
        <w:ind w:left="5760" w:hanging="360"/>
      </w:pPr>
      <w:rPr>
        <w:rFonts w:ascii="Courier New" w:hAnsi="Courier New" w:hint="default"/>
      </w:rPr>
    </w:lvl>
    <w:lvl w:ilvl="8" w:tplc="72F6C1D2" w:tentative="1">
      <w:start w:val="1"/>
      <w:numFmt w:val="bullet"/>
      <w:lvlText w:val=""/>
      <w:lvlJc w:val="left"/>
      <w:pPr>
        <w:ind w:left="6480" w:hanging="360"/>
      </w:pPr>
      <w:rPr>
        <w:rFonts w:ascii="Wingdings" w:hAnsi="Wingdings" w:hint="default"/>
      </w:rPr>
    </w:lvl>
  </w:abstractNum>
  <w:abstractNum w:abstractNumId="34" w15:restartNumberingAfterBreak="0">
    <w:nsid w:val="1130D2B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1132159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1294FA6E"/>
    <w:multiLevelType w:val="hybridMultilevel"/>
    <w:tmpl w:val="1790501E"/>
    <w:lvl w:ilvl="0" w:tplc="DDC42C32">
      <w:start w:val="1"/>
      <w:numFmt w:val="bullet"/>
      <w:lvlText w:val="·"/>
      <w:lvlJc w:val="left"/>
      <w:pPr>
        <w:ind w:left="720" w:hanging="360"/>
      </w:pPr>
      <w:rPr>
        <w:rFonts w:ascii="Symbol" w:hAnsi="Symbol" w:hint="default"/>
      </w:rPr>
    </w:lvl>
    <w:lvl w:ilvl="1" w:tplc="C99E2B34">
      <w:start w:val="1"/>
      <w:numFmt w:val="bullet"/>
      <w:lvlText w:val="o"/>
      <w:lvlJc w:val="left"/>
      <w:pPr>
        <w:ind w:left="1440" w:hanging="360"/>
      </w:pPr>
      <w:rPr>
        <w:rFonts w:ascii="Courier New" w:hAnsi="Courier New" w:hint="default"/>
      </w:rPr>
    </w:lvl>
    <w:lvl w:ilvl="2" w:tplc="DA1A9140">
      <w:start w:val="1"/>
      <w:numFmt w:val="bullet"/>
      <w:lvlText w:val=""/>
      <w:lvlJc w:val="left"/>
      <w:pPr>
        <w:ind w:left="2160" w:hanging="360"/>
      </w:pPr>
      <w:rPr>
        <w:rFonts w:ascii="Wingdings" w:hAnsi="Wingdings" w:hint="default"/>
      </w:rPr>
    </w:lvl>
    <w:lvl w:ilvl="3" w:tplc="E4B81932">
      <w:start w:val="1"/>
      <w:numFmt w:val="bullet"/>
      <w:lvlText w:val=""/>
      <w:lvlJc w:val="left"/>
      <w:pPr>
        <w:ind w:left="2880" w:hanging="360"/>
      </w:pPr>
      <w:rPr>
        <w:rFonts w:ascii="Symbol" w:hAnsi="Symbol" w:hint="default"/>
      </w:rPr>
    </w:lvl>
    <w:lvl w:ilvl="4" w:tplc="E74CEAFE">
      <w:start w:val="1"/>
      <w:numFmt w:val="bullet"/>
      <w:lvlText w:val="o"/>
      <w:lvlJc w:val="left"/>
      <w:pPr>
        <w:ind w:left="3600" w:hanging="360"/>
      </w:pPr>
      <w:rPr>
        <w:rFonts w:ascii="Courier New" w:hAnsi="Courier New" w:hint="default"/>
      </w:rPr>
    </w:lvl>
    <w:lvl w:ilvl="5" w:tplc="9BAEEF48">
      <w:start w:val="1"/>
      <w:numFmt w:val="bullet"/>
      <w:lvlText w:val=""/>
      <w:lvlJc w:val="left"/>
      <w:pPr>
        <w:ind w:left="4320" w:hanging="360"/>
      </w:pPr>
      <w:rPr>
        <w:rFonts w:ascii="Wingdings" w:hAnsi="Wingdings" w:hint="default"/>
      </w:rPr>
    </w:lvl>
    <w:lvl w:ilvl="6" w:tplc="3C40E3D8">
      <w:start w:val="1"/>
      <w:numFmt w:val="bullet"/>
      <w:lvlText w:val=""/>
      <w:lvlJc w:val="left"/>
      <w:pPr>
        <w:ind w:left="5040" w:hanging="360"/>
      </w:pPr>
      <w:rPr>
        <w:rFonts w:ascii="Symbol" w:hAnsi="Symbol" w:hint="default"/>
      </w:rPr>
    </w:lvl>
    <w:lvl w:ilvl="7" w:tplc="77DCA746">
      <w:start w:val="1"/>
      <w:numFmt w:val="bullet"/>
      <w:lvlText w:val="o"/>
      <w:lvlJc w:val="left"/>
      <w:pPr>
        <w:ind w:left="5760" w:hanging="360"/>
      </w:pPr>
      <w:rPr>
        <w:rFonts w:ascii="Courier New" w:hAnsi="Courier New" w:hint="default"/>
      </w:rPr>
    </w:lvl>
    <w:lvl w:ilvl="8" w:tplc="9D345494">
      <w:start w:val="1"/>
      <w:numFmt w:val="bullet"/>
      <w:lvlText w:val=""/>
      <w:lvlJc w:val="left"/>
      <w:pPr>
        <w:ind w:left="6480" w:hanging="360"/>
      </w:pPr>
      <w:rPr>
        <w:rFonts w:ascii="Wingdings" w:hAnsi="Wingdings" w:hint="default"/>
      </w:rPr>
    </w:lvl>
  </w:abstractNum>
  <w:abstractNum w:abstractNumId="37" w15:restartNumberingAfterBreak="0">
    <w:nsid w:val="129A896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13CBBD9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141574EA"/>
    <w:multiLevelType w:val="hybridMultilevel"/>
    <w:tmpl w:val="FFFFFFFF"/>
    <w:lvl w:ilvl="0" w:tplc="CA523356">
      <w:start w:val="1"/>
      <w:numFmt w:val="bullet"/>
      <w:lvlText w:val=""/>
      <w:lvlJc w:val="left"/>
      <w:pPr>
        <w:ind w:left="720" w:hanging="360"/>
      </w:pPr>
      <w:rPr>
        <w:rFonts w:ascii="Symbol" w:hAnsi="Symbol" w:hint="default"/>
      </w:rPr>
    </w:lvl>
    <w:lvl w:ilvl="1" w:tplc="BD9242E0">
      <w:start w:val="1"/>
      <w:numFmt w:val="bullet"/>
      <w:lvlText w:val="o"/>
      <w:lvlJc w:val="left"/>
      <w:pPr>
        <w:ind w:left="1440" w:hanging="360"/>
      </w:pPr>
      <w:rPr>
        <w:rFonts w:ascii="Courier New" w:hAnsi="Courier New" w:hint="default"/>
      </w:rPr>
    </w:lvl>
    <w:lvl w:ilvl="2" w:tplc="EF60F41C">
      <w:start w:val="1"/>
      <w:numFmt w:val="bullet"/>
      <w:lvlText w:val=""/>
      <w:lvlJc w:val="left"/>
      <w:pPr>
        <w:ind w:left="2160" w:hanging="360"/>
      </w:pPr>
      <w:rPr>
        <w:rFonts w:ascii="Wingdings" w:hAnsi="Wingdings" w:hint="default"/>
      </w:rPr>
    </w:lvl>
    <w:lvl w:ilvl="3" w:tplc="A216D10C">
      <w:start w:val="1"/>
      <w:numFmt w:val="bullet"/>
      <w:lvlText w:val=""/>
      <w:lvlJc w:val="left"/>
      <w:pPr>
        <w:ind w:left="2880" w:hanging="360"/>
      </w:pPr>
      <w:rPr>
        <w:rFonts w:ascii="Symbol" w:hAnsi="Symbol" w:hint="default"/>
      </w:rPr>
    </w:lvl>
    <w:lvl w:ilvl="4" w:tplc="6610D3B6">
      <w:start w:val="1"/>
      <w:numFmt w:val="bullet"/>
      <w:lvlText w:val="o"/>
      <w:lvlJc w:val="left"/>
      <w:pPr>
        <w:ind w:left="3600" w:hanging="360"/>
      </w:pPr>
      <w:rPr>
        <w:rFonts w:ascii="Courier New" w:hAnsi="Courier New" w:hint="default"/>
      </w:rPr>
    </w:lvl>
    <w:lvl w:ilvl="5" w:tplc="A69AEB12">
      <w:start w:val="1"/>
      <w:numFmt w:val="bullet"/>
      <w:lvlText w:val=""/>
      <w:lvlJc w:val="left"/>
      <w:pPr>
        <w:ind w:left="4320" w:hanging="360"/>
      </w:pPr>
      <w:rPr>
        <w:rFonts w:ascii="Wingdings" w:hAnsi="Wingdings" w:hint="default"/>
      </w:rPr>
    </w:lvl>
    <w:lvl w:ilvl="6" w:tplc="D2409184">
      <w:start w:val="1"/>
      <w:numFmt w:val="bullet"/>
      <w:lvlText w:val=""/>
      <w:lvlJc w:val="left"/>
      <w:pPr>
        <w:ind w:left="5040" w:hanging="360"/>
      </w:pPr>
      <w:rPr>
        <w:rFonts w:ascii="Symbol" w:hAnsi="Symbol" w:hint="default"/>
      </w:rPr>
    </w:lvl>
    <w:lvl w:ilvl="7" w:tplc="01CE86D8">
      <w:start w:val="1"/>
      <w:numFmt w:val="bullet"/>
      <w:lvlText w:val="o"/>
      <w:lvlJc w:val="left"/>
      <w:pPr>
        <w:ind w:left="5760" w:hanging="360"/>
      </w:pPr>
      <w:rPr>
        <w:rFonts w:ascii="Courier New" w:hAnsi="Courier New" w:hint="default"/>
      </w:rPr>
    </w:lvl>
    <w:lvl w:ilvl="8" w:tplc="A77CDC1E">
      <w:start w:val="1"/>
      <w:numFmt w:val="bullet"/>
      <w:lvlText w:val=""/>
      <w:lvlJc w:val="left"/>
      <w:pPr>
        <w:ind w:left="6480" w:hanging="360"/>
      </w:pPr>
      <w:rPr>
        <w:rFonts w:ascii="Wingdings" w:hAnsi="Wingdings" w:hint="default"/>
      </w:rPr>
    </w:lvl>
  </w:abstractNum>
  <w:abstractNum w:abstractNumId="40" w15:restartNumberingAfterBreak="0">
    <w:nsid w:val="1453EE3F"/>
    <w:multiLevelType w:val="hybridMultilevel"/>
    <w:tmpl w:val="FFFFFFFF"/>
    <w:lvl w:ilvl="0" w:tplc="7160EAC0">
      <w:start w:val="1"/>
      <w:numFmt w:val="bullet"/>
      <w:lvlText w:val="-"/>
      <w:lvlJc w:val="left"/>
      <w:pPr>
        <w:ind w:left="720" w:hanging="360"/>
      </w:pPr>
      <w:rPr>
        <w:rFonts w:ascii="Aptos" w:hAnsi="Aptos" w:hint="default"/>
      </w:rPr>
    </w:lvl>
    <w:lvl w:ilvl="1" w:tplc="898C287C">
      <w:start w:val="1"/>
      <w:numFmt w:val="bullet"/>
      <w:lvlText w:val="o"/>
      <w:lvlJc w:val="left"/>
      <w:pPr>
        <w:ind w:left="1440" w:hanging="360"/>
      </w:pPr>
      <w:rPr>
        <w:rFonts w:ascii="Courier New" w:hAnsi="Courier New" w:hint="default"/>
      </w:rPr>
    </w:lvl>
    <w:lvl w:ilvl="2" w:tplc="62D294FE">
      <w:start w:val="1"/>
      <w:numFmt w:val="bullet"/>
      <w:lvlText w:val=""/>
      <w:lvlJc w:val="left"/>
      <w:pPr>
        <w:ind w:left="2160" w:hanging="360"/>
      </w:pPr>
      <w:rPr>
        <w:rFonts w:ascii="Wingdings" w:hAnsi="Wingdings" w:hint="default"/>
      </w:rPr>
    </w:lvl>
    <w:lvl w:ilvl="3" w:tplc="50CC3004">
      <w:start w:val="1"/>
      <w:numFmt w:val="bullet"/>
      <w:lvlText w:val=""/>
      <w:lvlJc w:val="left"/>
      <w:pPr>
        <w:ind w:left="2880" w:hanging="360"/>
      </w:pPr>
      <w:rPr>
        <w:rFonts w:ascii="Symbol" w:hAnsi="Symbol" w:hint="default"/>
      </w:rPr>
    </w:lvl>
    <w:lvl w:ilvl="4" w:tplc="70B68F9C">
      <w:start w:val="1"/>
      <w:numFmt w:val="bullet"/>
      <w:lvlText w:val="o"/>
      <w:lvlJc w:val="left"/>
      <w:pPr>
        <w:ind w:left="3600" w:hanging="360"/>
      </w:pPr>
      <w:rPr>
        <w:rFonts w:ascii="Courier New" w:hAnsi="Courier New" w:hint="default"/>
      </w:rPr>
    </w:lvl>
    <w:lvl w:ilvl="5" w:tplc="ECB0B3DE">
      <w:start w:val="1"/>
      <w:numFmt w:val="bullet"/>
      <w:lvlText w:val=""/>
      <w:lvlJc w:val="left"/>
      <w:pPr>
        <w:ind w:left="4320" w:hanging="360"/>
      </w:pPr>
      <w:rPr>
        <w:rFonts w:ascii="Wingdings" w:hAnsi="Wingdings" w:hint="default"/>
      </w:rPr>
    </w:lvl>
    <w:lvl w:ilvl="6" w:tplc="DE9A5874">
      <w:start w:val="1"/>
      <w:numFmt w:val="bullet"/>
      <w:lvlText w:val=""/>
      <w:lvlJc w:val="left"/>
      <w:pPr>
        <w:ind w:left="5040" w:hanging="360"/>
      </w:pPr>
      <w:rPr>
        <w:rFonts w:ascii="Symbol" w:hAnsi="Symbol" w:hint="default"/>
      </w:rPr>
    </w:lvl>
    <w:lvl w:ilvl="7" w:tplc="E18A110E">
      <w:start w:val="1"/>
      <w:numFmt w:val="bullet"/>
      <w:lvlText w:val="o"/>
      <w:lvlJc w:val="left"/>
      <w:pPr>
        <w:ind w:left="5760" w:hanging="360"/>
      </w:pPr>
      <w:rPr>
        <w:rFonts w:ascii="Courier New" w:hAnsi="Courier New" w:hint="default"/>
      </w:rPr>
    </w:lvl>
    <w:lvl w:ilvl="8" w:tplc="9A1CC53C">
      <w:start w:val="1"/>
      <w:numFmt w:val="bullet"/>
      <w:lvlText w:val=""/>
      <w:lvlJc w:val="left"/>
      <w:pPr>
        <w:ind w:left="6480" w:hanging="360"/>
      </w:pPr>
      <w:rPr>
        <w:rFonts w:ascii="Wingdings" w:hAnsi="Wingdings" w:hint="default"/>
      </w:rPr>
    </w:lvl>
  </w:abstractNum>
  <w:abstractNum w:abstractNumId="41" w15:restartNumberingAfterBreak="0">
    <w:nsid w:val="150F1BE6"/>
    <w:multiLevelType w:val="hybridMultilevel"/>
    <w:tmpl w:val="0388D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152C7A1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15325CBD"/>
    <w:multiLevelType w:val="multilevel"/>
    <w:tmpl w:val="3774BC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4" w15:restartNumberingAfterBreak="0">
    <w:nsid w:val="159E7160"/>
    <w:multiLevelType w:val="hybridMultilevel"/>
    <w:tmpl w:val="ED685AD2"/>
    <w:lvl w:ilvl="0" w:tplc="80B2ADA2">
      <w:start w:val="1"/>
      <w:numFmt w:val="bullet"/>
      <w:pStyle w:val="Heading1asdasfw"/>
      <w:lvlText w:val="·"/>
      <w:lvlJc w:val="left"/>
      <w:pPr>
        <w:ind w:left="720" w:hanging="360"/>
      </w:pPr>
      <w:rPr>
        <w:rFonts w:ascii="Symbol" w:hAnsi="Symbol" w:hint="default"/>
      </w:rPr>
    </w:lvl>
    <w:lvl w:ilvl="1" w:tplc="B1162D0A">
      <w:start w:val="1"/>
      <w:numFmt w:val="bullet"/>
      <w:lvlText w:val="o"/>
      <w:lvlJc w:val="left"/>
      <w:pPr>
        <w:ind w:left="1440" w:hanging="360"/>
      </w:pPr>
      <w:rPr>
        <w:rFonts w:ascii="Courier New" w:hAnsi="Courier New" w:hint="default"/>
      </w:rPr>
    </w:lvl>
    <w:lvl w:ilvl="2" w:tplc="495A7720">
      <w:start w:val="1"/>
      <w:numFmt w:val="bullet"/>
      <w:lvlText w:val=""/>
      <w:lvlJc w:val="left"/>
      <w:pPr>
        <w:ind w:left="2160" w:hanging="360"/>
      </w:pPr>
      <w:rPr>
        <w:rFonts w:ascii="Wingdings" w:hAnsi="Wingdings" w:hint="default"/>
      </w:rPr>
    </w:lvl>
    <w:lvl w:ilvl="3" w:tplc="79BED99C">
      <w:start w:val="1"/>
      <w:numFmt w:val="bullet"/>
      <w:lvlText w:val=""/>
      <w:lvlJc w:val="left"/>
      <w:pPr>
        <w:ind w:left="2880" w:hanging="360"/>
      </w:pPr>
      <w:rPr>
        <w:rFonts w:ascii="Symbol" w:hAnsi="Symbol" w:hint="default"/>
      </w:rPr>
    </w:lvl>
    <w:lvl w:ilvl="4" w:tplc="AFC22BB6">
      <w:start w:val="1"/>
      <w:numFmt w:val="bullet"/>
      <w:lvlText w:val="o"/>
      <w:lvlJc w:val="left"/>
      <w:pPr>
        <w:ind w:left="3600" w:hanging="360"/>
      </w:pPr>
      <w:rPr>
        <w:rFonts w:ascii="Courier New" w:hAnsi="Courier New" w:hint="default"/>
      </w:rPr>
    </w:lvl>
    <w:lvl w:ilvl="5" w:tplc="3DAEC324">
      <w:start w:val="1"/>
      <w:numFmt w:val="bullet"/>
      <w:lvlText w:val=""/>
      <w:lvlJc w:val="left"/>
      <w:pPr>
        <w:ind w:left="4320" w:hanging="360"/>
      </w:pPr>
      <w:rPr>
        <w:rFonts w:ascii="Wingdings" w:hAnsi="Wingdings" w:hint="default"/>
      </w:rPr>
    </w:lvl>
    <w:lvl w:ilvl="6" w:tplc="AFDE86C6">
      <w:start w:val="1"/>
      <w:numFmt w:val="bullet"/>
      <w:lvlText w:val=""/>
      <w:lvlJc w:val="left"/>
      <w:pPr>
        <w:ind w:left="5040" w:hanging="360"/>
      </w:pPr>
      <w:rPr>
        <w:rFonts w:ascii="Symbol" w:hAnsi="Symbol" w:hint="default"/>
      </w:rPr>
    </w:lvl>
    <w:lvl w:ilvl="7" w:tplc="BAB4354A">
      <w:start w:val="1"/>
      <w:numFmt w:val="bullet"/>
      <w:lvlText w:val="o"/>
      <w:lvlJc w:val="left"/>
      <w:pPr>
        <w:ind w:left="5760" w:hanging="360"/>
      </w:pPr>
      <w:rPr>
        <w:rFonts w:ascii="Courier New" w:hAnsi="Courier New" w:hint="default"/>
      </w:rPr>
    </w:lvl>
    <w:lvl w:ilvl="8" w:tplc="B4129D74">
      <w:start w:val="1"/>
      <w:numFmt w:val="bullet"/>
      <w:lvlText w:val=""/>
      <w:lvlJc w:val="left"/>
      <w:pPr>
        <w:ind w:left="6480" w:hanging="360"/>
      </w:pPr>
      <w:rPr>
        <w:rFonts w:ascii="Wingdings" w:hAnsi="Wingdings" w:hint="default"/>
      </w:rPr>
    </w:lvl>
  </w:abstractNum>
  <w:abstractNum w:abstractNumId="45" w15:restartNumberingAfterBreak="0">
    <w:nsid w:val="15C84E47"/>
    <w:multiLevelType w:val="multilevel"/>
    <w:tmpl w:val="5B6C9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16212EC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1815059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1823256D"/>
    <w:multiLevelType w:val="multilevel"/>
    <w:tmpl w:val="3774BC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9" w15:restartNumberingAfterBreak="0">
    <w:nsid w:val="18676EE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18CEE87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18FA192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195E79CA"/>
    <w:multiLevelType w:val="hybridMultilevel"/>
    <w:tmpl w:val="FFFFFFFF"/>
    <w:lvl w:ilvl="0" w:tplc="D49AAD06">
      <w:start w:val="1"/>
      <w:numFmt w:val="bullet"/>
      <w:lvlText w:val=""/>
      <w:lvlJc w:val="left"/>
      <w:pPr>
        <w:ind w:left="720" w:hanging="360"/>
      </w:pPr>
      <w:rPr>
        <w:rFonts w:ascii="Symbol" w:hAnsi="Symbol" w:hint="default"/>
      </w:rPr>
    </w:lvl>
    <w:lvl w:ilvl="1" w:tplc="2F0434A8">
      <w:start w:val="1"/>
      <w:numFmt w:val="bullet"/>
      <w:lvlText w:val="o"/>
      <w:lvlJc w:val="left"/>
      <w:pPr>
        <w:ind w:left="1440" w:hanging="360"/>
      </w:pPr>
      <w:rPr>
        <w:rFonts w:ascii="Courier New" w:hAnsi="Courier New" w:hint="default"/>
      </w:rPr>
    </w:lvl>
    <w:lvl w:ilvl="2" w:tplc="66A07B2E">
      <w:start w:val="1"/>
      <w:numFmt w:val="bullet"/>
      <w:lvlText w:val=""/>
      <w:lvlJc w:val="left"/>
      <w:pPr>
        <w:ind w:left="2160" w:hanging="360"/>
      </w:pPr>
      <w:rPr>
        <w:rFonts w:ascii="Wingdings" w:hAnsi="Wingdings" w:hint="default"/>
      </w:rPr>
    </w:lvl>
    <w:lvl w:ilvl="3" w:tplc="2A0EAC9A">
      <w:start w:val="1"/>
      <w:numFmt w:val="bullet"/>
      <w:lvlText w:val=""/>
      <w:lvlJc w:val="left"/>
      <w:pPr>
        <w:ind w:left="2880" w:hanging="360"/>
      </w:pPr>
      <w:rPr>
        <w:rFonts w:ascii="Symbol" w:hAnsi="Symbol" w:hint="default"/>
      </w:rPr>
    </w:lvl>
    <w:lvl w:ilvl="4" w:tplc="FC7E29C6">
      <w:start w:val="1"/>
      <w:numFmt w:val="bullet"/>
      <w:lvlText w:val="o"/>
      <w:lvlJc w:val="left"/>
      <w:pPr>
        <w:ind w:left="3600" w:hanging="360"/>
      </w:pPr>
      <w:rPr>
        <w:rFonts w:ascii="Courier New" w:hAnsi="Courier New" w:hint="default"/>
      </w:rPr>
    </w:lvl>
    <w:lvl w:ilvl="5" w:tplc="1E70066C">
      <w:start w:val="1"/>
      <w:numFmt w:val="bullet"/>
      <w:lvlText w:val=""/>
      <w:lvlJc w:val="left"/>
      <w:pPr>
        <w:ind w:left="4320" w:hanging="360"/>
      </w:pPr>
      <w:rPr>
        <w:rFonts w:ascii="Wingdings" w:hAnsi="Wingdings" w:hint="default"/>
      </w:rPr>
    </w:lvl>
    <w:lvl w:ilvl="6" w:tplc="D9F4212E">
      <w:start w:val="1"/>
      <w:numFmt w:val="bullet"/>
      <w:lvlText w:val=""/>
      <w:lvlJc w:val="left"/>
      <w:pPr>
        <w:ind w:left="5040" w:hanging="360"/>
      </w:pPr>
      <w:rPr>
        <w:rFonts w:ascii="Symbol" w:hAnsi="Symbol" w:hint="default"/>
      </w:rPr>
    </w:lvl>
    <w:lvl w:ilvl="7" w:tplc="4508A506">
      <w:start w:val="1"/>
      <w:numFmt w:val="bullet"/>
      <w:lvlText w:val="o"/>
      <w:lvlJc w:val="left"/>
      <w:pPr>
        <w:ind w:left="5760" w:hanging="360"/>
      </w:pPr>
      <w:rPr>
        <w:rFonts w:ascii="Courier New" w:hAnsi="Courier New" w:hint="default"/>
      </w:rPr>
    </w:lvl>
    <w:lvl w:ilvl="8" w:tplc="6076EE1E">
      <w:start w:val="1"/>
      <w:numFmt w:val="bullet"/>
      <w:lvlText w:val=""/>
      <w:lvlJc w:val="left"/>
      <w:pPr>
        <w:ind w:left="6480" w:hanging="360"/>
      </w:pPr>
      <w:rPr>
        <w:rFonts w:ascii="Wingdings" w:hAnsi="Wingdings" w:hint="default"/>
      </w:rPr>
    </w:lvl>
  </w:abstractNum>
  <w:abstractNum w:abstractNumId="53" w15:restartNumberingAfterBreak="0">
    <w:nsid w:val="19E06F0D"/>
    <w:multiLevelType w:val="hybridMultilevel"/>
    <w:tmpl w:val="1E4EEB30"/>
    <w:lvl w:ilvl="0" w:tplc="B6B6E288">
      <w:start w:val="1"/>
      <w:numFmt w:val="bullet"/>
      <w:lvlText w:val=""/>
      <w:lvlJc w:val="left"/>
      <w:pPr>
        <w:ind w:left="720" w:hanging="360"/>
      </w:pPr>
      <w:rPr>
        <w:rFonts w:ascii="Symbol" w:hAnsi="Symbol" w:hint="default"/>
      </w:rPr>
    </w:lvl>
    <w:lvl w:ilvl="1" w:tplc="30720D92" w:tentative="1">
      <w:start w:val="1"/>
      <w:numFmt w:val="bullet"/>
      <w:lvlText w:val="o"/>
      <w:lvlJc w:val="left"/>
      <w:pPr>
        <w:ind w:left="1440" w:hanging="360"/>
      </w:pPr>
      <w:rPr>
        <w:rFonts w:ascii="Courier New" w:hAnsi="Courier New" w:hint="default"/>
      </w:rPr>
    </w:lvl>
    <w:lvl w:ilvl="2" w:tplc="2056DA54" w:tentative="1">
      <w:start w:val="1"/>
      <w:numFmt w:val="bullet"/>
      <w:lvlText w:val=""/>
      <w:lvlJc w:val="left"/>
      <w:pPr>
        <w:ind w:left="2160" w:hanging="360"/>
      </w:pPr>
      <w:rPr>
        <w:rFonts w:ascii="Wingdings" w:hAnsi="Wingdings" w:hint="default"/>
      </w:rPr>
    </w:lvl>
    <w:lvl w:ilvl="3" w:tplc="43F68934" w:tentative="1">
      <w:start w:val="1"/>
      <w:numFmt w:val="bullet"/>
      <w:lvlText w:val=""/>
      <w:lvlJc w:val="left"/>
      <w:pPr>
        <w:ind w:left="2880" w:hanging="360"/>
      </w:pPr>
      <w:rPr>
        <w:rFonts w:ascii="Symbol" w:hAnsi="Symbol" w:hint="default"/>
      </w:rPr>
    </w:lvl>
    <w:lvl w:ilvl="4" w:tplc="1B586530" w:tentative="1">
      <w:start w:val="1"/>
      <w:numFmt w:val="bullet"/>
      <w:lvlText w:val="o"/>
      <w:lvlJc w:val="left"/>
      <w:pPr>
        <w:ind w:left="3600" w:hanging="360"/>
      </w:pPr>
      <w:rPr>
        <w:rFonts w:ascii="Courier New" w:hAnsi="Courier New" w:hint="default"/>
      </w:rPr>
    </w:lvl>
    <w:lvl w:ilvl="5" w:tplc="4AE81BA4" w:tentative="1">
      <w:start w:val="1"/>
      <w:numFmt w:val="bullet"/>
      <w:lvlText w:val=""/>
      <w:lvlJc w:val="left"/>
      <w:pPr>
        <w:ind w:left="4320" w:hanging="360"/>
      </w:pPr>
      <w:rPr>
        <w:rFonts w:ascii="Wingdings" w:hAnsi="Wingdings" w:hint="default"/>
      </w:rPr>
    </w:lvl>
    <w:lvl w:ilvl="6" w:tplc="EAFC8BA8" w:tentative="1">
      <w:start w:val="1"/>
      <w:numFmt w:val="bullet"/>
      <w:lvlText w:val=""/>
      <w:lvlJc w:val="left"/>
      <w:pPr>
        <w:ind w:left="5040" w:hanging="360"/>
      </w:pPr>
      <w:rPr>
        <w:rFonts w:ascii="Symbol" w:hAnsi="Symbol" w:hint="default"/>
      </w:rPr>
    </w:lvl>
    <w:lvl w:ilvl="7" w:tplc="3968B112" w:tentative="1">
      <w:start w:val="1"/>
      <w:numFmt w:val="bullet"/>
      <w:lvlText w:val="o"/>
      <w:lvlJc w:val="left"/>
      <w:pPr>
        <w:ind w:left="5760" w:hanging="360"/>
      </w:pPr>
      <w:rPr>
        <w:rFonts w:ascii="Courier New" w:hAnsi="Courier New" w:hint="default"/>
      </w:rPr>
    </w:lvl>
    <w:lvl w:ilvl="8" w:tplc="908E1AAC" w:tentative="1">
      <w:start w:val="1"/>
      <w:numFmt w:val="bullet"/>
      <w:lvlText w:val=""/>
      <w:lvlJc w:val="left"/>
      <w:pPr>
        <w:ind w:left="6480" w:hanging="360"/>
      </w:pPr>
      <w:rPr>
        <w:rFonts w:ascii="Wingdings" w:hAnsi="Wingdings" w:hint="default"/>
      </w:rPr>
    </w:lvl>
  </w:abstractNum>
  <w:abstractNum w:abstractNumId="54" w15:restartNumberingAfterBreak="0">
    <w:nsid w:val="19EB7A64"/>
    <w:multiLevelType w:val="hybridMultilevel"/>
    <w:tmpl w:val="355ED6FE"/>
    <w:lvl w:ilvl="0" w:tplc="F1B407FE">
      <w:start w:val="1"/>
      <w:numFmt w:val="bullet"/>
      <w:lvlText w:val=""/>
      <w:lvlJc w:val="left"/>
      <w:pPr>
        <w:ind w:left="360" w:hanging="360"/>
      </w:pPr>
      <w:rPr>
        <w:rFonts w:ascii="Symbol" w:hAnsi="Symbol" w:hint="default"/>
      </w:rPr>
    </w:lvl>
    <w:lvl w:ilvl="1" w:tplc="E0EC79AC">
      <w:start w:val="1"/>
      <w:numFmt w:val="bullet"/>
      <w:lvlText w:val="o"/>
      <w:lvlJc w:val="left"/>
      <w:pPr>
        <w:ind w:left="1080" w:hanging="360"/>
      </w:pPr>
      <w:rPr>
        <w:rFonts w:ascii="Courier New" w:hAnsi="Courier New" w:hint="default"/>
      </w:rPr>
    </w:lvl>
    <w:lvl w:ilvl="2" w:tplc="3470192A" w:tentative="1">
      <w:start w:val="1"/>
      <w:numFmt w:val="bullet"/>
      <w:lvlText w:val=""/>
      <w:lvlJc w:val="left"/>
      <w:pPr>
        <w:ind w:left="1800" w:hanging="360"/>
      </w:pPr>
      <w:rPr>
        <w:rFonts w:ascii="Wingdings" w:hAnsi="Wingdings" w:hint="default"/>
      </w:rPr>
    </w:lvl>
    <w:lvl w:ilvl="3" w:tplc="C0609B5A" w:tentative="1">
      <w:start w:val="1"/>
      <w:numFmt w:val="bullet"/>
      <w:lvlText w:val=""/>
      <w:lvlJc w:val="left"/>
      <w:pPr>
        <w:ind w:left="2520" w:hanging="360"/>
      </w:pPr>
      <w:rPr>
        <w:rFonts w:ascii="Symbol" w:hAnsi="Symbol" w:hint="default"/>
      </w:rPr>
    </w:lvl>
    <w:lvl w:ilvl="4" w:tplc="4BF8D9BA" w:tentative="1">
      <w:start w:val="1"/>
      <w:numFmt w:val="bullet"/>
      <w:lvlText w:val="o"/>
      <w:lvlJc w:val="left"/>
      <w:pPr>
        <w:ind w:left="3240" w:hanging="360"/>
      </w:pPr>
      <w:rPr>
        <w:rFonts w:ascii="Courier New" w:hAnsi="Courier New" w:hint="default"/>
      </w:rPr>
    </w:lvl>
    <w:lvl w:ilvl="5" w:tplc="6CD242DA" w:tentative="1">
      <w:start w:val="1"/>
      <w:numFmt w:val="bullet"/>
      <w:lvlText w:val=""/>
      <w:lvlJc w:val="left"/>
      <w:pPr>
        <w:ind w:left="3960" w:hanging="360"/>
      </w:pPr>
      <w:rPr>
        <w:rFonts w:ascii="Wingdings" w:hAnsi="Wingdings" w:hint="default"/>
      </w:rPr>
    </w:lvl>
    <w:lvl w:ilvl="6" w:tplc="2954E470" w:tentative="1">
      <w:start w:val="1"/>
      <w:numFmt w:val="bullet"/>
      <w:lvlText w:val=""/>
      <w:lvlJc w:val="left"/>
      <w:pPr>
        <w:ind w:left="4680" w:hanging="360"/>
      </w:pPr>
      <w:rPr>
        <w:rFonts w:ascii="Symbol" w:hAnsi="Symbol" w:hint="default"/>
      </w:rPr>
    </w:lvl>
    <w:lvl w:ilvl="7" w:tplc="276E3228" w:tentative="1">
      <w:start w:val="1"/>
      <w:numFmt w:val="bullet"/>
      <w:lvlText w:val="o"/>
      <w:lvlJc w:val="left"/>
      <w:pPr>
        <w:ind w:left="5400" w:hanging="360"/>
      </w:pPr>
      <w:rPr>
        <w:rFonts w:ascii="Courier New" w:hAnsi="Courier New" w:hint="default"/>
      </w:rPr>
    </w:lvl>
    <w:lvl w:ilvl="8" w:tplc="A2FAD646" w:tentative="1">
      <w:start w:val="1"/>
      <w:numFmt w:val="bullet"/>
      <w:lvlText w:val=""/>
      <w:lvlJc w:val="left"/>
      <w:pPr>
        <w:ind w:left="6120" w:hanging="360"/>
      </w:pPr>
      <w:rPr>
        <w:rFonts w:ascii="Wingdings" w:hAnsi="Wingdings" w:hint="default"/>
      </w:rPr>
    </w:lvl>
  </w:abstractNum>
  <w:abstractNum w:abstractNumId="55" w15:restartNumberingAfterBreak="0">
    <w:nsid w:val="1A04E3F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1A2DB6A4"/>
    <w:multiLevelType w:val="hybridMultilevel"/>
    <w:tmpl w:val="FFFFFFFF"/>
    <w:lvl w:ilvl="0" w:tplc="C5E8D4DC">
      <w:start w:val="1"/>
      <w:numFmt w:val="decimal"/>
      <w:lvlText w:val="%1."/>
      <w:lvlJc w:val="left"/>
      <w:pPr>
        <w:ind w:left="720" w:hanging="360"/>
      </w:pPr>
    </w:lvl>
    <w:lvl w:ilvl="1" w:tplc="907A2E7A">
      <w:start w:val="1"/>
      <w:numFmt w:val="lowerLetter"/>
      <w:lvlText w:val="%2."/>
      <w:lvlJc w:val="left"/>
      <w:pPr>
        <w:ind w:left="1440" w:hanging="360"/>
      </w:pPr>
    </w:lvl>
    <w:lvl w:ilvl="2" w:tplc="5E207938">
      <w:start w:val="1"/>
      <w:numFmt w:val="lowerRoman"/>
      <w:lvlText w:val="%3."/>
      <w:lvlJc w:val="right"/>
      <w:pPr>
        <w:ind w:left="2160" w:hanging="180"/>
      </w:pPr>
    </w:lvl>
    <w:lvl w:ilvl="3" w:tplc="B8FE708A">
      <w:start w:val="1"/>
      <w:numFmt w:val="decimal"/>
      <w:lvlText w:val="%4."/>
      <w:lvlJc w:val="left"/>
      <w:pPr>
        <w:ind w:left="2880" w:hanging="360"/>
      </w:pPr>
    </w:lvl>
    <w:lvl w:ilvl="4" w:tplc="D154022C">
      <w:start w:val="1"/>
      <w:numFmt w:val="lowerLetter"/>
      <w:lvlText w:val="%5."/>
      <w:lvlJc w:val="left"/>
      <w:pPr>
        <w:ind w:left="3600" w:hanging="360"/>
      </w:pPr>
    </w:lvl>
    <w:lvl w:ilvl="5" w:tplc="A0CEA71A">
      <w:start w:val="1"/>
      <w:numFmt w:val="lowerRoman"/>
      <w:lvlText w:val="%6."/>
      <w:lvlJc w:val="right"/>
      <w:pPr>
        <w:ind w:left="4320" w:hanging="180"/>
      </w:pPr>
    </w:lvl>
    <w:lvl w:ilvl="6" w:tplc="2FAE9B72">
      <w:start w:val="1"/>
      <w:numFmt w:val="decimal"/>
      <w:lvlText w:val="%7."/>
      <w:lvlJc w:val="left"/>
      <w:pPr>
        <w:ind w:left="5040" w:hanging="360"/>
      </w:pPr>
    </w:lvl>
    <w:lvl w:ilvl="7" w:tplc="0B901080">
      <w:start w:val="1"/>
      <w:numFmt w:val="lowerLetter"/>
      <w:lvlText w:val="%8."/>
      <w:lvlJc w:val="left"/>
      <w:pPr>
        <w:ind w:left="5760" w:hanging="360"/>
      </w:pPr>
    </w:lvl>
    <w:lvl w:ilvl="8" w:tplc="6382FCCE">
      <w:start w:val="1"/>
      <w:numFmt w:val="lowerRoman"/>
      <w:lvlText w:val="%9."/>
      <w:lvlJc w:val="right"/>
      <w:pPr>
        <w:ind w:left="6480" w:hanging="180"/>
      </w:pPr>
    </w:lvl>
  </w:abstractNum>
  <w:abstractNum w:abstractNumId="57" w15:restartNumberingAfterBreak="0">
    <w:nsid w:val="1A8D1A6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1AB82D3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1AC55742"/>
    <w:multiLevelType w:val="hybridMultilevel"/>
    <w:tmpl w:val="FFFFFFFF"/>
    <w:lvl w:ilvl="0" w:tplc="B5EA3F5C">
      <w:start w:val="1"/>
      <w:numFmt w:val="bullet"/>
      <w:lvlText w:val="o"/>
      <w:lvlJc w:val="left"/>
      <w:pPr>
        <w:ind w:left="1440" w:hanging="360"/>
      </w:pPr>
      <w:rPr>
        <w:rFonts w:ascii="Courier New" w:hAnsi="Courier New" w:hint="default"/>
      </w:rPr>
    </w:lvl>
    <w:lvl w:ilvl="1" w:tplc="3670E872">
      <w:start w:val="1"/>
      <w:numFmt w:val="bullet"/>
      <w:lvlText w:val="o"/>
      <w:lvlJc w:val="left"/>
      <w:pPr>
        <w:ind w:left="2160" w:hanging="360"/>
      </w:pPr>
      <w:rPr>
        <w:rFonts w:ascii="Courier New" w:hAnsi="Courier New" w:hint="default"/>
      </w:rPr>
    </w:lvl>
    <w:lvl w:ilvl="2" w:tplc="E9725B3C">
      <w:start w:val="1"/>
      <w:numFmt w:val="bullet"/>
      <w:lvlText w:val=""/>
      <w:lvlJc w:val="left"/>
      <w:pPr>
        <w:ind w:left="2880" w:hanging="360"/>
      </w:pPr>
      <w:rPr>
        <w:rFonts w:ascii="Wingdings" w:hAnsi="Wingdings" w:hint="default"/>
      </w:rPr>
    </w:lvl>
    <w:lvl w:ilvl="3" w:tplc="853A86CE">
      <w:start w:val="1"/>
      <w:numFmt w:val="bullet"/>
      <w:lvlText w:val=""/>
      <w:lvlJc w:val="left"/>
      <w:pPr>
        <w:ind w:left="3600" w:hanging="360"/>
      </w:pPr>
      <w:rPr>
        <w:rFonts w:ascii="Symbol" w:hAnsi="Symbol" w:hint="default"/>
      </w:rPr>
    </w:lvl>
    <w:lvl w:ilvl="4" w:tplc="F4504906">
      <w:start w:val="1"/>
      <w:numFmt w:val="bullet"/>
      <w:lvlText w:val="o"/>
      <w:lvlJc w:val="left"/>
      <w:pPr>
        <w:ind w:left="4320" w:hanging="360"/>
      </w:pPr>
      <w:rPr>
        <w:rFonts w:ascii="Courier New" w:hAnsi="Courier New" w:hint="default"/>
      </w:rPr>
    </w:lvl>
    <w:lvl w:ilvl="5" w:tplc="EED85DFA">
      <w:start w:val="1"/>
      <w:numFmt w:val="bullet"/>
      <w:lvlText w:val=""/>
      <w:lvlJc w:val="left"/>
      <w:pPr>
        <w:ind w:left="5040" w:hanging="360"/>
      </w:pPr>
      <w:rPr>
        <w:rFonts w:ascii="Wingdings" w:hAnsi="Wingdings" w:hint="default"/>
      </w:rPr>
    </w:lvl>
    <w:lvl w:ilvl="6" w:tplc="C6DA5116">
      <w:start w:val="1"/>
      <w:numFmt w:val="bullet"/>
      <w:lvlText w:val=""/>
      <w:lvlJc w:val="left"/>
      <w:pPr>
        <w:ind w:left="5760" w:hanging="360"/>
      </w:pPr>
      <w:rPr>
        <w:rFonts w:ascii="Symbol" w:hAnsi="Symbol" w:hint="default"/>
      </w:rPr>
    </w:lvl>
    <w:lvl w:ilvl="7" w:tplc="1DB63D24">
      <w:start w:val="1"/>
      <w:numFmt w:val="bullet"/>
      <w:lvlText w:val="o"/>
      <w:lvlJc w:val="left"/>
      <w:pPr>
        <w:ind w:left="6480" w:hanging="360"/>
      </w:pPr>
      <w:rPr>
        <w:rFonts w:ascii="Courier New" w:hAnsi="Courier New" w:hint="default"/>
      </w:rPr>
    </w:lvl>
    <w:lvl w:ilvl="8" w:tplc="F17E2E80">
      <w:start w:val="1"/>
      <w:numFmt w:val="bullet"/>
      <w:lvlText w:val=""/>
      <w:lvlJc w:val="left"/>
      <w:pPr>
        <w:ind w:left="7200" w:hanging="360"/>
      </w:pPr>
      <w:rPr>
        <w:rFonts w:ascii="Wingdings" w:hAnsi="Wingdings" w:hint="default"/>
      </w:rPr>
    </w:lvl>
  </w:abstractNum>
  <w:abstractNum w:abstractNumId="60" w15:restartNumberingAfterBreak="0">
    <w:nsid w:val="1BA97CC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1BE84381"/>
    <w:multiLevelType w:val="hybridMultilevel"/>
    <w:tmpl w:val="2BCCA926"/>
    <w:lvl w:ilvl="0" w:tplc="F418008A">
      <w:start w:val="1"/>
      <w:numFmt w:val="bullet"/>
      <w:lvlText w:val=""/>
      <w:lvlJc w:val="left"/>
      <w:pPr>
        <w:ind w:left="720" w:hanging="360"/>
      </w:pPr>
      <w:rPr>
        <w:rFonts w:ascii="Symbol" w:hAnsi="Symbol" w:hint="default"/>
      </w:rPr>
    </w:lvl>
    <w:lvl w:ilvl="1" w:tplc="1152DB6A">
      <w:start w:val="1"/>
      <w:numFmt w:val="bullet"/>
      <w:lvlText w:val="o"/>
      <w:lvlJc w:val="left"/>
      <w:pPr>
        <w:ind w:left="1440" w:hanging="360"/>
      </w:pPr>
      <w:rPr>
        <w:rFonts w:ascii="Courier New" w:hAnsi="Courier New" w:hint="default"/>
      </w:rPr>
    </w:lvl>
    <w:lvl w:ilvl="2" w:tplc="FBC8C532" w:tentative="1">
      <w:start w:val="1"/>
      <w:numFmt w:val="bullet"/>
      <w:lvlText w:val=""/>
      <w:lvlJc w:val="left"/>
      <w:pPr>
        <w:ind w:left="2160" w:hanging="360"/>
      </w:pPr>
      <w:rPr>
        <w:rFonts w:ascii="Wingdings" w:hAnsi="Wingdings" w:hint="default"/>
      </w:rPr>
    </w:lvl>
    <w:lvl w:ilvl="3" w:tplc="9610494A" w:tentative="1">
      <w:start w:val="1"/>
      <w:numFmt w:val="bullet"/>
      <w:lvlText w:val=""/>
      <w:lvlJc w:val="left"/>
      <w:pPr>
        <w:ind w:left="2880" w:hanging="360"/>
      </w:pPr>
      <w:rPr>
        <w:rFonts w:ascii="Symbol" w:hAnsi="Symbol" w:hint="default"/>
      </w:rPr>
    </w:lvl>
    <w:lvl w:ilvl="4" w:tplc="0FA0E976" w:tentative="1">
      <w:start w:val="1"/>
      <w:numFmt w:val="bullet"/>
      <w:lvlText w:val="o"/>
      <w:lvlJc w:val="left"/>
      <w:pPr>
        <w:ind w:left="3600" w:hanging="360"/>
      </w:pPr>
      <w:rPr>
        <w:rFonts w:ascii="Courier New" w:hAnsi="Courier New" w:hint="default"/>
      </w:rPr>
    </w:lvl>
    <w:lvl w:ilvl="5" w:tplc="E4788C42" w:tentative="1">
      <w:start w:val="1"/>
      <w:numFmt w:val="bullet"/>
      <w:lvlText w:val=""/>
      <w:lvlJc w:val="left"/>
      <w:pPr>
        <w:ind w:left="4320" w:hanging="360"/>
      </w:pPr>
      <w:rPr>
        <w:rFonts w:ascii="Wingdings" w:hAnsi="Wingdings" w:hint="default"/>
      </w:rPr>
    </w:lvl>
    <w:lvl w:ilvl="6" w:tplc="286E5B98" w:tentative="1">
      <w:start w:val="1"/>
      <w:numFmt w:val="bullet"/>
      <w:lvlText w:val=""/>
      <w:lvlJc w:val="left"/>
      <w:pPr>
        <w:ind w:left="5040" w:hanging="360"/>
      </w:pPr>
      <w:rPr>
        <w:rFonts w:ascii="Symbol" w:hAnsi="Symbol" w:hint="default"/>
      </w:rPr>
    </w:lvl>
    <w:lvl w:ilvl="7" w:tplc="4B20822C" w:tentative="1">
      <w:start w:val="1"/>
      <w:numFmt w:val="bullet"/>
      <w:lvlText w:val="o"/>
      <w:lvlJc w:val="left"/>
      <w:pPr>
        <w:ind w:left="5760" w:hanging="360"/>
      </w:pPr>
      <w:rPr>
        <w:rFonts w:ascii="Courier New" w:hAnsi="Courier New" w:hint="default"/>
      </w:rPr>
    </w:lvl>
    <w:lvl w:ilvl="8" w:tplc="37365D0C" w:tentative="1">
      <w:start w:val="1"/>
      <w:numFmt w:val="bullet"/>
      <w:lvlText w:val=""/>
      <w:lvlJc w:val="left"/>
      <w:pPr>
        <w:ind w:left="6480" w:hanging="360"/>
      </w:pPr>
      <w:rPr>
        <w:rFonts w:ascii="Wingdings" w:hAnsi="Wingdings" w:hint="default"/>
      </w:rPr>
    </w:lvl>
  </w:abstractNum>
  <w:abstractNum w:abstractNumId="62" w15:restartNumberingAfterBreak="0">
    <w:nsid w:val="1BEA1C2B"/>
    <w:multiLevelType w:val="hybridMultilevel"/>
    <w:tmpl w:val="6C48A4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3" w15:restartNumberingAfterBreak="0">
    <w:nsid w:val="1C37C3CD"/>
    <w:multiLevelType w:val="hybridMultilevel"/>
    <w:tmpl w:val="1FF43812"/>
    <w:lvl w:ilvl="0" w:tplc="9B7C6A16">
      <w:start w:val="1"/>
      <w:numFmt w:val="bullet"/>
      <w:lvlText w:val="-"/>
      <w:lvlJc w:val="left"/>
      <w:pPr>
        <w:ind w:left="360" w:hanging="360"/>
      </w:pPr>
      <w:rPr>
        <w:rFonts w:ascii="Montserrat" w:hAnsi="Montserrat" w:hint="default"/>
      </w:rPr>
    </w:lvl>
    <w:lvl w:ilvl="1" w:tplc="391C3CD0">
      <w:start w:val="1"/>
      <w:numFmt w:val="bullet"/>
      <w:lvlText w:val="o"/>
      <w:lvlJc w:val="left"/>
      <w:pPr>
        <w:ind w:left="1080" w:hanging="360"/>
      </w:pPr>
      <w:rPr>
        <w:rFonts w:ascii="Courier New" w:hAnsi="Courier New" w:hint="default"/>
      </w:rPr>
    </w:lvl>
    <w:lvl w:ilvl="2" w:tplc="6AF809C2">
      <w:start w:val="1"/>
      <w:numFmt w:val="bullet"/>
      <w:lvlText w:val=""/>
      <w:lvlJc w:val="left"/>
      <w:pPr>
        <w:ind w:left="1800" w:hanging="360"/>
      </w:pPr>
      <w:rPr>
        <w:rFonts w:ascii="Wingdings" w:hAnsi="Wingdings" w:hint="default"/>
      </w:rPr>
    </w:lvl>
    <w:lvl w:ilvl="3" w:tplc="944CA27A">
      <w:start w:val="1"/>
      <w:numFmt w:val="bullet"/>
      <w:lvlText w:val=""/>
      <w:lvlJc w:val="left"/>
      <w:pPr>
        <w:ind w:left="2520" w:hanging="360"/>
      </w:pPr>
      <w:rPr>
        <w:rFonts w:ascii="Symbol" w:hAnsi="Symbol" w:hint="default"/>
      </w:rPr>
    </w:lvl>
    <w:lvl w:ilvl="4" w:tplc="8EE2E7B8">
      <w:start w:val="1"/>
      <w:numFmt w:val="bullet"/>
      <w:lvlText w:val="o"/>
      <w:lvlJc w:val="left"/>
      <w:pPr>
        <w:ind w:left="3240" w:hanging="360"/>
      </w:pPr>
      <w:rPr>
        <w:rFonts w:ascii="Courier New" w:hAnsi="Courier New" w:hint="default"/>
      </w:rPr>
    </w:lvl>
    <w:lvl w:ilvl="5" w:tplc="05B2E686">
      <w:start w:val="1"/>
      <w:numFmt w:val="bullet"/>
      <w:lvlText w:val=""/>
      <w:lvlJc w:val="left"/>
      <w:pPr>
        <w:ind w:left="3960" w:hanging="360"/>
      </w:pPr>
      <w:rPr>
        <w:rFonts w:ascii="Wingdings" w:hAnsi="Wingdings" w:hint="default"/>
      </w:rPr>
    </w:lvl>
    <w:lvl w:ilvl="6" w:tplc="317CD780">
      <w:start w:val="1"/>
      <w:numFmt w:val="bullet"/>
      <w:lvlText w:val=""/>
      <w:lvlJc w:val="left"/>
      <w:pPr>
        <w:ind w:left="4680" w:hanging="360"/>
      </w:pPr>
      <w:rPr>
        <w:rFonts w:ascii="Symbol" w:hAnsi="Symbol" w:hint="default"/>
      </w:rPr>
    </w:lvl>
    <w:lvl w:ilvl="7" w:tplc="C8A27B2C">
      <w:start w:val="1"/>
      <w:numFmt w:val="bullet"/>
      <w:lvlText w:val="o"/>
      <w:lvlJc w:val="left"/>
      <w:pPr>
        <w:ind w:left="5400" w:hanging="360"/>
      </w:pPr>
      <w:rPr>
        <w:rFonts w:ascii="Courier New" w:hAnsi="Courier New" w:hint="default"/>
      </w:rPr>
    </w:lvl>
    <w:lvl w:ilvl="8" w:tplc="C5828752">
      <w:start w:val="1"/>
      <w:numFmt w:val="bullet"/>
      <w:lvlText w:val=""/>
      <w:lvlJc w:val="left"/>
      <w:pPr>
        <w:ind w:left="6120" w:hanging="360"/>
      </w:pPr>
      <w:rPr>
        <w:rFonts w:ascii="Wingdings" w:hAnsi="Wingdings" w:hint="default"/>
      </w:rPr>
    </w:lvl>
  </w:abstractNum>
  <w:abstractNum w:abstractNumId="64" w15:restartNumberingAfterBreak="0">
    <w:nsid w:val="1C8F157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1CA06D2E"/>
    <w:multiLevelType w:val="hybridMultilevel"/>
    <w:tmpl w:val="9BB0291C"/>
    <w:lvl w:ilvl="0" w:tplc="36D8476E">
      <w:start w:val="1"/>
      <w:numFmt w:val="bullet"/>
      <w:lvlText w:val=""/>
      <w:lvlJc w:val="left"/>
      <w:pPr>
        <w:ind w:left="720" w:hanging="360"/>
      </w:pPr>
      <w:rPr>
        <w:rFonts w:ascii="Symbol" w:hAnsi="Symbol" w:hint="default"/>
      </w:rPr>
    </w:lvl>
    <w:lvl w:ilvl="1" w:tplc="BF281B78" w:tentative="1">
      <w:start w:val="1"/>
      <w:numFmt w:val="bullet"/>
      <w:lvlText w:val="o"/>
      <w:lvlJc w:val="left"/>
      <w:pPr>
        <w:ind w:left="1440" w:hanging="360"/>
      </w:pPr>
      <w:rPr>
        <w:rFonts w:ascii="Courier New" w:hAnsi="Courier New" w:hint="default"/>
      </w:rPr>
    </w:lvl>
    <w:lvl w:ilvl="2" w:tplc="1BAE452E" w:tentative="1">
      <w:start w:val="1"/>
      <w:numFmt w:val="bullet"/>
      <w:lvlText w:val=""/>
      <w:lvlJc w:val="left"/>
      <w:pPr>
        <w:ind w:left="2160" w:hanging="360"/>
      </w:pPr>
      <w:rPr>
        <w:rFonts w:ascii="Wingdings" w:hAnsi="Wingdings" w:hint="default"/>
      </w:rPr>
    </w:lvl>
    <w:lvl w:ilvl="3" w:tplc="49C8041E" w:tentative="1">
      <w:start w:val="1"/>
      <w:numFmt w:val="bullet"/>
      <w:lvlText w:val=""/>
      <w:lvlJc w:val="left"/>
      <w:pPr>
        <w:ind w:left="2880" w:hanging="360"/>
      </w:pPr>
      <w:rPr>
        <w:rFonts w:ascii="Symbol" w:hAnsi="Symbol" w:hint="default"/>
      </w:rPr>
    </w:lvl>
    <w:lvl w:ilvl="4" w:tplc="76A4D036" w:tentative="1">
      <w:start w:val="1"/>
      <w:numFmt w:val="bullet"/>
      <w:lvlText w:val="o"/>
      <w:lvlJc w:val="left"/>
      <w:pPr>
        <w:ind w:left="3600" w:hanging="360"/>
      </w:pPr>
      <w:rPr>
        <w:rFonts w:ascii="Courier New" w:hAnsi="Courier New" w:hint="default"/>
      </w:rPr>
    </w:lvl>
    <w:lvl w:ilvl="5" w:tplc="5B1EE412" w:tentative="1">
      <w:start w:val="1"/>
      <w:numFmt w:val="bullet"/>
      <w:lvlText w:val=""/>
      <w:lvlJc w:val="left"/>
      <w:pPr>
        <w:ind w:left="4320" w:hanging="360"/>
      </w:pPr>
      <w:rPr>
        <w:rFonts w:ascii="Wingdings" w:hAnsi="Wingdings" w:hint="default"/>
      </w:rPr>
    </w:lvl>
    <w:lvl w:ilvl="6" w:tplc="17FA18FC" w:tentative="1">
      <w:start w:val="1"/>
      <w:numFmt w:val="bullet"/>
      <w:lvlText w:val=""/>
      <w:lvlJc w:val="left"/>
      <w:pPr>
        <w:ind w:left="5040" w:hanging="360"/>
      </w:pPr>
      <w:rPr>
        <w:rFonts w:ascii="Symbol" w:hAnsi="Symbol" w:hint="default"/>
      </w:rPr>
    </w:lvl>
    <w:lvl w:ilvl="7" w:tplc="E10E7D28" w:tentative="1">
      <w:start w:val="1"/>
      <w:numFmt w:val="bullet"/>
      <w:lvlText w:val="o"/>
      <w:lvlJc w:val="left"/>
      <w:pPr>
        <w:ind w:left="5760" w:hanging="360"/>
      </w:pPr>
      <w:rPr>
        <w:rFonts w:ascii="Courier New" w:hAnsi="Courier New" w:hint="default"/>
      </w:rPr>
    </w:lvl>
    <w:lvl w:ilvl="8" w:tplc="DF5EC1B6" w:tentative="1">
      <w:start w:val="1"/>
      <w:numFmt w:val="bullet"/>
      <w:lvlText w:val=""/>
      <w:lvlJc w:val="left"/>
      <w:pPr>
        <w:ind w:left="6480" w:hanging="360"/>
      </w:pPr>
      <w:rPr>
        <w:rFonts w:ascii="Wingdings" w:hAnsi="Wingdings" w:hint="default"/>
      </w:rPr>
    </w:lvl>
  </w:abstractNum>
  <w:abstractNum w:abstractNumId="66" w15:restartNumberingAfterBreak="0">
    <w:nsid w:val="1CE10EF5"/>
    <w:multiLevelType w:val="hybridMultilevel"/>
    <w:tmpl w:val="9F5AB71C"/>
    <w:lvl w:ilvl="0" w:tplc="17AEF0CC">
      <w:numFmt w:val="bullet"/>
      <w:lvlText w:val="•"/>
      <w:lvlJc w:val="left"/>
      <w:pPr>
        <w:ind w:left="867" w:hanging="360"/>
      </w:pPr>
      <w:rPr>
        <w:rFonts w:ascii="Arial" w:hAnsi="Arial" w:hint="default"/>
      </w:rPr>
    </w:lvl>
    <w:lvl w:ilvl="1" w:tplc="642ED3AE">
      <w:numFmt w:val="bullet"/>
      <w:lvlText w:val="•"/>
      <w:lvlJc w:val="left"/>
      <w:pPr>
        <w:ind w:left="1587" w:hanging="360"/>
      </w:pPr>
      <w:rPr>
        <w:rFonts w:ascii="Arial" w:hAnsi="Arial" w:hint="default"/>
      </w:rPr>
    </w:lvl>
    <w:lvl w:ilvl="2" w:tplc="30A826BE">
      <w:start w:val="1"/>
      <w:numFmt w:val="bullet"/>
      <w:lvlText w:val=""/>
      <w:lvlJc w:val="left"/>
      <w:pPr>
        <w:ind w:left="2307" w:hanging="360"/>
      </w:pPr>
      <w:rPr>
        <w:rFonts w:ascii="Wingdings" w:hAnsi="Wingdings" w:hint="default"/>
      </w:rPr>
    </w:lvl>
    <w:lvl w:ilvl="3" w:tplc="94DEB00A">
      <w:start w:val="1"/>
      <w:numFmt w:val="bullet"/>
      <w:lvlText w:val=""/>
      <w:lvlJc w:val="left"/>
      <w:pPr>
        <w:ind w:left="3027" w:hanging="360"/>
      </w:pPr>
      <w:rPr>
        <w:rFonts w:ascii="Symbol" w:hAnsi="Symbol" w:hint="default"/>
      </w:rPr>
    </w:lvl>
    <w:lvl w:ilvl="4" w:tplc="105600E0">
      <w:start w:val="1"/>
      <w:numFmt w:val="bullet"/>
      <w:lvlText w:val="o"/>
      <w:lvlJc w:val="left"/>
      <w:pPr>
        <w:ind w:left="3747" w:hanging="360"/>
      </w:pPr>
      <w:rPr>
        <w:rFonts w:ascii="Courier New" w:hAnsi="Courier New" w:hint="default"/>
      </w:rPr>
    </w:lvl>
    <w:lvl w:ilvl="5" w:tplc="DAD6C4FA">
      <w:start w:val="1"/>
      <w:numFmt w:val="bullet"/>
      <w:lvlText w:val=""/>
      <w:lvlJc w:val="left"/>
      <w:pPr>
        <w:ind w:left="4467" w:hanging="360"/>
      </w:pPr>
      <w:rPr>
        <w:rFonts w:ascii="Wingdings" w:hAnsi="Wingdings" w:hint="default"/>
      </w:rPr>
    </w:lvl>
    <w:lvl w:ilvl="6" w:tplc="300A377E">
      <w:start w:val="1"/>
      <w:numFmt w:val="bullet"/>
      <w:lvlText w:val=""/>
      <w:lvlJc w:val="left"/>
      <w:pPr>
        <w:ind w:left="5187" w:hanging="360"/>
      </w:pPr>
      <w:rPr>
        <w:rFonts w:ascii="Symbol" w:hAnsi="Symbol" w:hint="default"/>
      </w:rPr>
    </w:lvl>
    <w:lvl w:ilvl="7" w:tplc="3DBE0518">
      <w:start w:val="1"/>
      <w:numFmt w:val="bullet"/>
      <w:lvlText w:val="o"/>
      <w:lvlJc w:val="left"/>
      <w:pPr>
        <w:ind w:left="5907" w:hanging="360"/>
      </w:pPr>
      <w:rPr>
        <w:rFonts w:ascii="Courier New" w:hAnsi="Courier New" w:hint="default"/>
      </w:rPr>
    </w:lvl>
    <w:lvl w:ilvl="8" w:tplc="B7FA7D7C">
      <w:start w:val="1"/>
      <w:numFmt w:val="bullet"/>
      <w:lvlText w:val=""/>
      <w:lvlJc w:val="left"/>
      <w:pPr>
        <w:ind w:left="6627" w:hanging="360"/>
      </w:pPr>
      <w:rPr>
        <w:rFonts w:ascii="Wingdings" w:hAnsi="Wingdings" w:hint="default"/>
      </w:rPr>
    </w:lvl>
  </w:abstractNum>
  <w:abstractNum w:abstractNumId="67" w15:restartNumberingAfterBreak="0">
    <w:nsid w:val="1D2A0093"/>
    <w:multiLevelType w:val="hybridMultilevel"/>
    <w:tmpl w:val="5D62D7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8" w15:restartNumberingAfterBreak="0">
    <w:nsid w:val="1D3AF4E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1DD29356"/>
    <w:multiLevelType w:val="hybridMultilevel"/>
    <w:tmpl w:val="FFFFFFFF"/>
    <w:lvl w:ilvl="0" w:tplc="40A8D1A6">
      <w:start w:val="1"/>
      <w:numFmt w:val="bullet"/>
      <w:lvlText w:val=""/>
      <w:lvlJc w:val="left"/>
      <w:pPr>
        <w:ind w:left="720" w:hanging="360"/>
      </w:pPr>
      <w:rPr>
        <w:rFonts w:ascii="Symbol" w:hAnsi="Symbol" w:hint="default"/>
      </w:rPr>
    </w:lvl>
    <w:lvl w:ilvl="1" w:tplc="832E1E2A">
      <w:start w:val="1"/>
      <w:numFmt w:val="bullet"/>
      <w:lvlText w:val="o"/>
      <w:lvlJc w:val="left"/>
      <w:pPr>
        <w:ind w:left="1440" w:hanging="360"/>
      </w:pPr>
      <w:rPr>
        <w:rFonts w:ascii="Courier New" w:hAnsi="Courier New" w:hint="default"/>
      </w:rPr>
    </w:lvl>
    <w:lvl w:ilvl="2" w:tplc="85D006F4">
      <w:start w:val="1"/>
      <w:numFmt w:val="bullet"/>
      <w:lvlText w:val=""/>
      <w:lvlJc w:val="left"/>
      <w:pPr>
        <w:ind w:left="2160" w:hanging="360"/>
      </w:pPr>
      <w:rPr>
        <w:rFonts w:ascii="Wingdings" w:hAnsi="Wingdings" w:hint="default"/>
      </w:rPr>
    </w:lvl>
    <w:lvl w:ilvl="3" w:tplc="1458EE38">
      <w:start w:val="1"/>
      <w:numFmt w:val="bullet"/>
      <w:lvlText w:val=""/>
      <w:lvlJc w:val="left"/>
      <w:pPr>
        <w:ind w:left="2880" w:hanging="360"/>
      </w:pPr>
      <w:rPr>
        <w:rFonts w:ascii="Symbol" w:hAnsi="Symbol" w:hint="default"/>
      </w:rPr>
    </w:lvl>
    <w:lvl w:ilvl="4" w:tplc="9AD0AB58">
      <w:start w:val="1"/>
      <w:numFmt w:val="bullet"/>
      <w:lvlText w:val="o"/>
      <w:lvlJc w:val="left"/>
      <w:pPr>
        <w:ind w:left="3600" w:hanging="360"/>
      </w:pPr>
      <w:rPr>
        <w:rFonts w:ascii="Courier New" w:hAnsi="Courier New" w:hint="default"/>
      </w:rPr>
    </w:lvl>
    <w:lvl w:ilvl="5" w:tplc="04A4828A">
      <w:start w:val="1"/>
      <w:numFmt w:val="bullet"/>
      <w:lvlText w:val=""/>
      <w:lvlJc w:val="left"/>
      <w:pPr>
        <w:ind w:left="4320" w:hanging="360"/>
      </w:pPr>
      <w:rPr>
        <w:rFonts w:ascii="Wingdings" w:hAnsi="Wingdings" w:hint="default"/>
      </w:rPr>
    </w:lvl>
    <w:lvl w:ilvl="6" w:tplc="642431BC">
      <w:start w:val="1"/>
      <w:numFmt w:val="bullet"/>
      <w:lvlText w:val=""/>
      <w:lvlJc w:val="left"/>
      <w:pPr>
        <w:ind w:left="5040" w:hanging="360"/>
      </w:pPr>
      <w:rPr>
        <w:rFonts w:ascii="Symbol" w:hAnsi="Symbol" w:hint="default"/>
      </w:rPr>
    </w:lvl>
    <w:lvl w:ilvl="7" w:tplc="4C20B79E">
      <w:start w:val="1"/>
      <w:numFmt w:val="bullet"/>
      <w:lvlText w:val="o"/>
      <w:lvlJc w:val="left"/>
      <w:pPr>
        <w:ind w:left="5760" w:hanging="360"/>
      </w:pPr>
      <w:rPr>
        <w:rFonts w:ascii="Courier New" w:hAnsi="Courier New" w:hint="default"/>
      </w:rPr>
    </w:lvl>
    <w:lvl w:ilvl="8" w:tplc="9B883FFC">
      <w:start w:val="1"/>
      <w:numFmt w:val="bullet"/>
      <w:lvlText w:val=""/>
      <w:lvlJc w:val="left"/>
      <w:pPr>
        <w:ind w:left="6480" w:hanging="360"/>
      </w:pPr>
      <w:rPr>
        <w:rFonts w:ascii="Wingdings" w:hAnsi="Wingdings" w:hint="default"/>
      </w:rPr>
    </w:lvl>
  </w:abstractNum>
  <w:abstractNum w:abstractNumId="70" w15:restartNumberingAfterBreak="0">
    <w:nsid w:val="1E38F6E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1EF82F9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1F135D03"/>
    <w:multiLevelType w:val="hybridMultilevel"/>
    <w:tmpl w:val="B442EEF4"/>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73" w15:restartNumberingAfterBreak="0">
    <w:nsid w:val="1F4C823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1F7547C8"/>
    <w:multiLevelType w:val="hybridMultilevel"/>
    <w:tmpl w:val="FFFFFFFF"/>
    <w:lvl w:ilvl="0" w:tplc="82487156">
      <w:start w:val="1"/>
      <w:numFmt w:val="bullet"/>
      <w:lvlText w:val=""/>
      <w:lvlJc w:val="left"/>
      <w:pPr>
        <w:ind w:left="720" w:hanging="360"/>
      </w:pPr>
      <w:rPr>
        <w:rFonts w:ascii="Symbol" w:hAnsi="Symbol" w:hint="default"/>
      </w:rPr>
    </w:lvl>
    <w:lvl w:ilvl="1" w:tplc="6732767C">
      <w:start w:val="1"/>
      <w:numFmt w:val="bullet"/>
      <w:lvlText w:val="o"/>
      <w:lvlJc w:val="left"/>
      <w:pPr>
        <w:ind w:left="1440" w:hanging="360"/>
      </w:pPr>
      <w:rPr>
        <w:rFonts w:ascii="Courier New" w:hAnsi="Courier New" w:hint="default"/>
      </w:rPr>
    </w:lvl>
    <w:lvl w:ilvl="2" w:tplc="F8D25128">
      <w:start w:val="1"/>
      <w:numFmt w:val="bullet"/>
      <w:lvlText w:val=""/>
      <w:lvlJc w:val="left"/>
      <w:pPr>
        <w:ind w:left="2160" w:hanging="360"/>
      </w:pPr>
      <w:rPr>
        <w:rFonts w:ascii="Wingdings" w:hAnsi="Wingdings" w:hint="default"/>
      </w:rPr>
    </w:lvl>
    <w:lvl w:ilvl="3" w:tplc="C18A7592">
      <w:start w:val="1"/>
      <w:numFmt w:val="bullet"/>
      <w:lvlText w:val=""/>
      <w:lvlJc w:val="left"/>
      <w:pPr>
        <w:ind w:left="2880" w:hanging="360"/>
      </w:pPr>
      <w:rPr>
        <w:rFonts w:ascii="Symbol" w:hAnsi="Symbol" w:hint="default"/>
      </w:rPr>
    </w:lvl>
    <w:lvl w:ilvl="4" w:tplc="FA66C2C8">
      <w:start w:val="1"/>
      <w:numFmt w:val="bullet"/>
      <w:lvlText w:val="o"/>
      <w:lvlJc w:val="left"/>
      <w:pPr>
        <w:ind w:left="3600" w:hanging="360"/>
      </w:pPr>
      <w:rPr>
        <w:rFonts w:ascii="Courier New" w:hAnsi="Courier New" w:hint="default"/>
      </w:rPr>
    </w:lvl>
    <w:lvl w:ilvl="5" w:tplc="05DE604E">
      <w:start w:val="1"/>
      <w:numFmt w:val="bullet"/>
      <w:lvlText w:val=""/>
      <w:lvlJc w:val="left"/>
      <w:pPr>
        <w:ind w:left="4320" w:hanging="360"/>
      </w:pPr>
      <w:rPr>
        <w:rFonts w:ascii="Wingdings" w:hAnsi="Wingdings" w:hint="default"/>
      </w:rPr>
    </w:lvl>
    <w:lvl w:ilvl="6" w:tplc="256E49FA">
      <w:start w:val="1"/>
      <w:numFmt w:val="bullet"/>
      <w:lvlText w:val=""/>
      <w:lvlJc w:val="left"/>
      <w:pPr>
        <w:ind w:left="5040" w:hanging="360"/>
      </w:pPr>
      <w:rPr>
        <w:rFonts w:ascii="Symbol" w:hAnsi="Symbol" w:hint="default"/>
      </w:rPr>
    </w:lvl>
    <w:lvl w:ilvl="7" w:tplc="67A46C0C">
      <w:start w:val="1"/>
      <w:numFmt w:val="bullet"/>
      <w:lvlText w:val="o"/>
      <w:lvlJc w:val="left"/>
      <w:pPr>
        <w:ind w:left="5760" w:hanging="360"/>
      </w:pPr>
      <w:rPr>
        <w:rFonts w:ascii="Courier New" w:hAnsi="Courier New" w:hint="default"/>
      </w:rPr>
    </w:lvl>
    <w:lvl w:ilvl="8" w:tplc="688AE8A4">
      <w:start w:val="1"/>
      <w:numFmt w:val="bullet"/>
      <w:lvlText w:val=""/>
      <w:lvlJc w:val="left"/>
      <w:pPr>
        <w:ind w:left="6480" w:hanging="360"/>
      </w:pPr>
      <w:rPr>
        <w:rFonts w:ascii="Wingdings" w:hAnsi="Wingdings" w:hint="default"/>
      </w:rPr>
    </w:lvl>
  </w:abstractNum>
  <w:abstractNum w:abstractNumId="75" w15:restartNumberingAfterBreak="0">
    <w:nsid w:val="1F844B34"/>
    <w:multiLevelType w:val="multilevel"/>
    <w:tmpl w:val="C0F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081A8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204A520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20812980"/>
    <w:multiLevelType w:val="hybridMultilevel"/>
    <w:tmpl w:val="93B295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208ECE5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20F88789"/>
    <w:multiLevelType w:val="hybridMultilevel"/>
    <w:tmpl w:val="A45262AE"/>
    <w:lvl w:ilvl="0" w:tplc="49B6592C">
      <w:start w:val="1"/>
      <w:numFmt w:val="decimal"/>
      <w:lvlText w:val="%1."/>
      <w:lvlJc w:val="left"/>
      <w:pPr>
        <w:ind w:left="720" w:hanging="360"/>
      </w:pPr>
    </w:lvl>
    <w:lvl w:ilvl="1" w:tplc="7A708214">
      <w:start w:val="1"/>
      <w:numFmt w:val="lowerLetter"/>
      <w:lvlText w:val="%2."/>
      <w:lvlJc w:val="left"/>
      <w:pPr>
        <w:ind w:left="1440" w:hanging="360"/>
      </w:pPr>
    </w:lvl>
    <w:lvl w:ilvl="2" w:tplc="BE069856">
      <w:start w:val="1"/>
      <w:numFmt w:val="lowerRoman"/>
      <w:lvlText w:val="%3."/>
      <w:lvlJc w:val="right"/>
      <w:pPr>
        <w:ind w:left="2160" w:hanging="180"/>
      </w:pPr>
    </w:lvl>
    <w:lvl w:ilvl="3" w:tplc="B218F904">
      <w:start w:val="1"/>
      <w:numFmt w:val="decimal"/>
      <w:lvlText w:val="%4."/>
      <w:lvlJc w:val="left"/>
      <w:pPr>
        <w:ind w:left="2880" w:hanging="360"/>
      </w:pPr>
    </w:lvl>
    <w:lvl w:ilvl="4" w:tplc="AE44E020">
      <w:start w:val="1"/>
      <w:numFmt w:val="lowerLetter"/>
      <w:lvlText w:val="%5."/>
      <w:lvlJc w:val="left"/>
      <w:pPr>
        <w:ind w:left="3600" w:hanging="360"/>
      </w:pPr>
    </w:lvl>
    <w:lvl w:ilvl="5" w:tplc="EA601892">
      <w:start w:val="1"/>
      <w:numFmt w:val="lowerRoman"/>
      <w:lvlText w:val="%6."/>
      <w:lvlJc w:val="right"/>
      <w:pPr>
        <w:ind w:left="4320" w:hanging="180"/>
      </w:pPr>
    </w:lvl>
    <w:lvl w:ilvl="6" w:tplc="1E167A3C">
      <w:start w:val="1"/>
      <w:numFmt w:val="decimal"/>
      <w:lvlText w:val="%7."/>
      <w:lvlJc w:val="left"/>
      <w:pPr>
        <w:ind w:left="5040" w:hanging="360"/>
      </w:pPr>
    </w:lvl>
    <w:lvl w:ilvl="7" w:tplc="D44C2120">
      <w:start w:val="1"/>
      <w:numFmt w:val="lowerLetter"/>
      <w:lvlText w:val="%8."/>
      <w:lvlJc w:val="left"/>
      <w:pPr>
        <w:ind w:left="5760" w:hanging="360"/>
      </w:pPr>
    </w:lvl>
    <w:lvl w:ilvl="8" w:tplc="4EC8E252">
      <w:start w:val="1"/>
      <w:numFmt w:val="lowerRoman"/>
      <w:lvlText w:val="%9."/>
      <w:lvlJc w:val="right"/>
      <w:pPr>
        <w:ind w:left="6480" w:hanging="180"/>
      </w:pPr>
    </w:lvl>
  </w:abstractNum>
  <w:abstractNum w:abstractNumId="81" w15:restartNumberingAfterBreak="0">
    <w:nsid w:val="21201336"/>
    <w:multiLevelType w:val="multilevel"/>
    <w:tmpl w:val="CC4ABADE"/>
    <w:lvl w:ilvl="0">
      <w:start w:val="1"/>
      <w:numFmt w:val="bullet"/>
      <w:lvlText w:val="•"/>
      <w:lvlJc w:val="left"/>
      <w:pPr>
        <w:ind w:left="720" w:hanging="360"/>
      </w:pPr>
      <w:rPr>
        <w:rFonts w:ascii="Arial" w:hAnsi="Aria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2" w15:restartNumberingAfterBreak="0">
    <w:nsid w:val="21296BC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3" w15:restartNumberingAfterBreak="0">
    <w:nsid w:val="215D0BA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4" w15:restartNumberingAfterBreak="0">
    <w:nsid w:val="215E59E8"/>
    <w:multiLevelType w:val="multilevel"/>
    <w:tmpl w:val="9EA008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21E57A8A"/>
    <w:multiLevelType w:val="hybridMultilevel"/>
    <w:tmpl w:val="08366E34"/>
    <w:lvl w:ilvl="0" w:tplc="C6704078">
      <w:start w:val="1"/>
      <w:numFmt w:val="bullet"/>
      <w:lvlText w:val=""/>
      <w:lvlJc w:val="left"/>
      <w:pPr>
        <w:ind w:left="720" w:hanging="360"/>
      </w:pPr>
      <w:rPr>
        <w:rFonts w:ascii="Symbol" w:hAnsi="Symbol" w:hint="default"/>
      </w:rPr>
    </w:lvl>
    <w:lvl w:ilvl="1" w:tplc="8604E88E">
      <w:start w:val="1"/>
      <w:numFmt w:val="bullet"/>
      <w:lvlText w:val="o"/>
      <w:lvlJc w:val="left"/>
      <w:pPr>
        <w:ind w:left="1440" w:hanging="360"/>
      </w:pPr>
      <w:rPr>
        <w:rFonts w:ascii="Courier New" w:hAnsi="Courier New" w:hint="default"/>
      </w:rPr>
    </w:lvl>
    <w:lvl w:ilvl="2" w:tplc="3078F660" w:tentative="1">
      <w:start w:val="1"/>
      <w:numFmt w:val="bullet"/>
      <w:lvlText w:val=""/>
      <w:lvlJc w:val="left"/>
      <w:pPr>
        <w:ind w:left="2160" w:hanging="360"/>
      </w:pPr>
      <w:rPr>
        <w:rFonts w:ascii="Wingdings" w:hAnsi="Wingdings" w:hint="default"/>
      </w:rPr>
    </w:lvl>
    <w:lvl w:ilvl="3" w:tplc="47DAD122" w:tentative="1">
      <w:start w:val="1"/>
      <w:numFmt w:val="bullet"/>
      <w:lvlText w:val=""/>
      <w:lvlJc w:val="left"/>
      <w:pPr>
        <w:ind w:left="2880" w:hanging="360"/>
      </w:pPr>
      <w:rPr>
        <w:rFonts w:ascii="Symbol" w:hAnsi="Symbol" w:hint="default"/>
      </w:rPr>
    </w:lvl>
    <w:lvl w:ilvl="4" w:tplc="BA76D216" w:tentative="1">
      <w:start w:val="1"/>
      <w:numFmt w:val="bullet"/>
      <w:lvlText w:val="o"/>
      <w:lvlJc w:val="left"/>
      <w:pPr>
        <w:ind w:left="3600" w:hanging="360"/>
      </w:pPr>
      <w:rPr>
        <w:rFonts w:ascii="Courier New" w:hAnsi="Courier New" w:hint="default"/>
      </w:rPr>
    </w:lvl>
    <w:lvl w:ilvl="5" w:tplc="26CA72DA" w:tentative="1">
      <w:start w:val="1"/>
      <w:numFmt w:val="bullet"/>
      <w:lvlText w:val=""/>
      <w:lvlJc w:val="left"/>
      <w:pPr>
        <w:ind w:left="4320" w:hanging="360"/>
      </w:pPr>
      <w:rPr>
        <w:rFonts w:ascii="Wingdings" w:hAnsi="Wingdings" w:hint="default"/>
      </w:rPr>
    </w:lvl>
    <w:lvl w:ilvl="6" w:tplc="6FF0B1A4" w:tentative="1">
      <w:start w:val="1"/>
      <w:numFmt w:val="bullet"/>
      <w:lvlText w:val=""/>
      <w:lvlJc w:val="left"/>
      <w:pPr>
        <w:ind w:left="5040" w:hanging="360"/>
      </w:pPr>
      <w:rPr>
        <w:rFonts w:ascii="Symbol" w:hAnsi="Symbol" w:hint="default"/>
      </w:rPr>
    </w:lvl>
    <w:lvl w:ilvl="7" w:tplc="737851EC" w:tentative="1">
      <w:start w:val="1"/>
      <w:numFmt w:val="bullet"/>
      <w:lvlText w:val="o"/>
      <w:lvlJc w:val="left"/>
      <w:pPr>
        <w:ind w:left="5760" w:hanging="360"/>
      </w:pPr>
      <w:rPr>
        <w:rFonts w:ascii="Courier New" w:hAnsi="Courier New" w:hint="default"/>
      </w:rPr>
    </w:lvl>
    <w:lvl w:ilvl="8" w:tplc="1A7A38CE" w:tentative="1">
      <w:start w:val="1"/>
      <w:numFmt w:val="bullet"/>
      <w:lvlText w:val=""/>
      <w:lvlJc w:val="left"/>
      <w:pPr>
        <w:ind w:left="6480" w:hanging="360"/>
      </w:pPr>
      <w:rPr>
        <w:rFonts w:ascii="Wingdings" w:hAnsi="Wingdings" w:hint="default"/>
      </w:rPr>
    </w:lvl>
  </w:abstractNum>
  <w:abstractNum w:abstractNumId="86" w15:restartNumberingAfterBreak="0">
    <w:nsid w:val="230D50FD"/>
    <w:multiLevelType w:val="multilevel"/>
    <w:tmpl w:val="BB10C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4156C91"/>
    <w:multiLevelType w:val="hybridMultilevel"/>
    <w:tmpl w:val="E0585118"/>
    <w:lvl w:ilvl="0" w:tplc="AC3264C0">
      <w:start w:val="1"/>
      <w:numFmt w:val="bullet"/>
      <w:lvlText w:val=""/>
      <w:lvlJc w:val="left"/>
      <w:pPr>
        <w:ind w:left="720" w:hanging="360"/>
      </w:pPr>
      <w:rPr>
        <w:rFonts w:ascii="Symbol" w:hAnsi="Symbol" w:hint="default"/>
      </w:rPr>
    </w:lvl>
    <w:lvl w:ilvl="1" w:tplc="AE1CD842">
      <w:start w:val="1"/>
      <w:numFmt w:val="bullet"/>
      <w:lvlText w:val="o"/>
      <w:lvlJc w:val="left"/>
      <w:pPr>
        <w:ind w:left="1440" w:hanging="360"/>
      </w:pPr>
      <w:rPr>
        <w:rFonts w:ascii="Courier New" w:hAnsi="Courier New" w:hint="default"/>
      </w:rPr>
    </w:lvl>
    <w:lvl w:ilvl="2" w:tplc="F5CC2B96" w:tentative="1">
      <w:start w:val="1"/>
      <w:numFmt w:val="bullet"/>
      <w:lvlText w:val=""/>
      <w:lvlJc w:val="left"/>
      <w:pPr>
        <w:ind w:left="2160" w:hanging="360"/>
      </w:pPr>
      <w:rPr>
        <w:rFonts w:ascii="Wingdings" w:hAnsi="Wingdings" w:hint="default"/>
      </w:rPr>
    </w:lvl>
    <w:lvl w:ilvl="3" w:tplc="830A842E" w:tentative="1">
      <w:start w:val="1"/>
      <w:numFmt w:val="bullet"/>
      <w:lvlText w:val=""/>
      <w:lvlJc w:val="left"/>
      <w:pPr>
        <w:ind w:left="2880" w:hanging="360"/>
      </w:pPr>
      <w:rPr>
        <w:rFonts w:ascii="Symbol" w:hAnsi="Symbol" w:hint="default"/>
      </w:rPr>
    </w:lvl>
    <w:lvl w:ilvl="4" w:tplc="69D23742" w:tentative="1">
      <w:start w:val="1"/>
      <w:numFmt w:val="bullet"/>
      <w:lvlText w:val="o"/>
      <w:lvlJc w:val="left"/>
      <w:pPr>
        <w:ind w:left="3600" w:hanging="360"/>
      </w:pPr>
      <w:rPr>
        <w:rFonts w:ascii="Courier New" w:hAnsi="Courier New" w:hint="default"/>
      </w:rPr>
    </w:lvl>
    <w:lvl w:ilvl="5" w:tplc="3B323514" w:tentative="1">
      <w:start w:val="1"/>
      <w:numFmt w:val="bullet"/>
      <w:lvlText w:val=""/>
      <w:lvlJc w:val="left"/>
      <w:pPr>
        <w:ind w:left="4320" w:hanging="360"/>
      </w:pPr>
      <w:rPr>
        <w:rFonts w:ascii="Wingdings" w:hAnsi="Wingdings" w:hint="default"/>
      </w:rPr>
    </w:lvl>
    <w:lvl w:ilvl="6" w:tplc="C94AA69C" w:tentative="1">
      <w:start w:val="1"/>
      <w:numFmt w:val="bullet"/>
      <w:lvlText w:val=""/>
      <w:lvlJc w:val="left"/>
      <w:pPr>
        <w:ind w:left="5040" w:hanging="360"/>
      </w:pPr>
      <w:rPr>
        <w:rFonts w:ascii="Symbol" w:hAnsi="Symbol" w:hint="default"/>
      </w:rPr>
    </w:lvl>
    <w:lvl w:ilvl="7" w:tplc="1DEA076E" w:tentative="1">
      <w:start w:val="1"/>
      <w:numFmt w:val="bullet"/>
      <w:lvlText w:val="o"/>
      <w:lvlJc w:val="left"/>
      <w:pPr>
        <w:ind w:left="5760" w:hanging="360"/>
      </w:pPr>
      <w:rPr>
        <w:rFonts w:ascii="Courier New" w:hAnsi="Courier New" w:hint="default"/>
      </w:rPr>
    </w:lvl>
    <w:lvl w:ilvl="8" w:tplc="8510541E" w:tentative="1">
      <w:start w:val="1"/>
      <w:numFmt w:val="bullet"/>
      <w:lvlText w:val=""/>
      <w:lvlJc w:val="left"/>
      <w:pPr>
        <w:ind w:left="6480" w:hanging="360"/>
      </w:pPr>
      <w:rPr>
        <w:rFonts w:ascii="Wingdings" w:hAnsi="Wingdings" w:hint="default"/>
      </w:rPr>
    </w:lvl>
  </w:abstractNum>
  <w:abstractNum w:abstractNumId="88" w15:restartNumberingAfterBreak="0">
    <w:nsid w:val="2597AF2C"/>
    <w:multiLevelType w:val="hybridMultilevel"/>
    <w:tmpl w:val="FFFFFFFF"/>
    <w:lvl w:ilvl="0" w:tplc="79C01C60">
      <w:start w:val="1"/>
      <w:numFmt w:val="bullet"/>
      <w:lvlText w:val=""/>
      <w:lvlJc w:val="left"/>
      <w:pPr>
        <w:ind w:left="720" w:hanging="360"/>
      </w:pPr>
      <w:rPr>
        <w:rFonts w:ascii="Symbol" w:hAnsi="Symbol" w:hint="default"/>
      </w:rPr>
    </w:lvl>
    <w:lvl w:ilvl="1" w:tplc="10B8E6BC">
      <w:start w:val="1"/>
      <w:numFmt w:val="bullet"/>
      <w:lvlText w:val="o"/>
      <w:lvlJc w:val="left"/>
      <w:pPr>
        <w:ind w:left="1440" w:hanging="360"/>
      </w:pPr>
      <w:rPr>
        <w:rFonts w:ascii="Courier New" w:hAnsi="Courier New" w:hint="default"/>
      </w:rPr>
    </w:lvl>
    <w:lvl w:ilvl="2" w:tplc="43E4D4A2">
      <w:start w:val="1"/>
      <w:numFmt w:val="bullet"/>
      <w:lvlText w:val=""/>
      <w:lvlJc w:val="left"/>
      <w:pPr>
        <w:ind w:left="2160" w:hanging="360"/>
      </w:pPr>
      <w:rPr>
        <w:rFonts w:ascii="Wingdings" w:hAnsi="Wingdings" w:hint="default"/>
      </w:rPr>
    </w:lvl>
    <w:lvl w:ilvl="3" w:tplc="07A0D070">
      <w:start w:val="1"/>
      <w:numFmt w:val="bullet"/>
      <w:lvlText w:val=""/>
      <w:lvlJc w:val="left"/>
      <w:pPr>
        <w:ind w:left="2880" w:hanging="360"/>
      </w:pPr>
      <w:rPr>
        <w:rFonts w:ascii="Symbol" w:hAnsi="Symbol" w:hint="default"/>
      </w:rPr>
    </w:lvl>
    <w:lvl w:ilvl="4" w:tplc="DF9870EC">
      <w:start w:val="1"/>
      <w:numFmt w:val="bullet"/>
      <w:lvlText w:val="o"/>
      <w:lvlJc w:val="left"/>
      <w:pPr>
        <w:ind w:left="3600" w:hanging="360"/>
      </w:pPr>
      <w:rPr>
        <w:rFonts w:ascii="Courier New" w:hAnsi="Courier New" w:hint="default"/>
      </w:rPr>
    </w:lvl>
    <w:lvl w:ilvl="5" w:tplc="6910E7AA">
      <w:start w:val="1"/>
      <w:numFmt w:val="bullet"/>
      <w:lvlText w:val=""/>
      <w:lvlJc w:val="left"/>
      <w:pPr>
        <w:ind w:left="4320" w:hanging="360"/>
      </w:pPr>
      <w:rPr>
        <w:rFonts w:ascii="Wingdings" w:hAnsi="Wingdings" w:hint="default"/>
      </w:rPr>
    </w:lvl>
    <w:lvl w:ilvl="6" w:tplc="043855DC">
      <w:start w:val="1"/>
      <w:numFmt w:val="bullet"/>
      <w:lvlText w:val=""/>
      <w:lvlJc w:val="left"/>
      <w:pPr>
        <w:ind w:left="5040" w:hanging="360"/>
      </w:pPr>
      <w:rPr>
        <w:rFonts w:ascii="Symbol" w:hAnsi="Symbol" w:hint="default"/>
      </w:rPr>
    </w:lvl>
    <w:lvl w:ilvl="7" w:tplc="5A7E0A76">
      <w:start w:val="1"/>
      <w:numFmt w:val="bullet"/>
      <w:lvlText w:val="o"/>
      <w:lvlJc w:val="left"/>
      <w:pPr>
        <w:ind w:left="5760" w:hanging="360"/>
      </w:pPr>
      <w:rPr>
        <w:rFonts w:ascii="Courier New" w:hAnsi="Courier New" w:hint="default"/>
      </w:rPr>
    </w:lvl>
    <w:lvl w:ilvl="8" w:tplc="D472D148">
      <w:start w:val="1"/>
      <w:numFmt w:val="bullet"/>
      <w:lvlText w:val=""/>
      <w:lvlJc w:val="left"/>
      <w:pPr>
        <w:ind w:left="6480" w:hanging="360"/>
      </w:pPr>
      <w:rPr>
        <w:rFonts w:ascii="Wingdings" w:hAnsi="Wingdings" w:hint="default"/>
      </w:rPr>
    </w:lvl>
  </w:abstractNum>
  <w:abstractNum w:abstractNumId="89" w15:restartNumberingAfterBreak="0">
    <w:nsid w:val="266C9E1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0" w15:restartNumberingAfterBreak="0">
    <w:nsid w:val="26DF712E"/>
    <w:multiLevelType w:val="multilevel"/>
    <w:tmpl w:val="94E24C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27094C40"/>
    <w:multiLevelType w:val="multilevel"/>
    <w:tmpl w:val="10C806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28092C36"/>
    <w:multiLevelType w:val="multilevel"/>
    <w:tmpl w:val="C36CB8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2825381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4" w15:restartNumberingAfterBreak="0">
    <w:nsid w:val="284D416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5" w15:restartNumberingAfterBreak="0">
    <w:nsid w:val="295D0620"/>
    <w:multiLevelType w:val="hybridMultilevel"/>
    <w:tmpl w:val="EE528450"/>
    <w:lvl w:ilvl="0" w:tplc="69FA1B54">
      <w:start w:val="1"/>
      <w:numFmt w:val="bullet"/>
      <w:lvlText w:val="o"/>
      <w:lvlJc w:val="left"/>
      <w:pPr>
        <w:ind w:left="720" w:hanging="360"/>
      </w:pPr>
      <w:rPr>
        <w:rFonts w:ascii="Courier New" w:hAnsi="Courier New" w:hint="default"/>
      </w:rPr>
    </w:lvl>
    <w:lvl w:ilvl="1" w:tplc="A560C898">
      <w:start w:val="1"/>
      <w:numFmt w:val="bullet"/>
      <w:lvlText w:val=""/>
      <w:lvlJc w:val="left"/>
      <w:pPr>
        <w:ind w:left="720" w:hanging="360"/>
      </w:pPr>
      <w:rPr>
        <w:rFonts w:ascii="Symbol" w:hAnsi="Symbol" w:hint="default"/>
      </w:rPr>
    </w:lvl>
    <w:lvl w:ilvl="2" w:tplc="137CF7BC" w:tentative="1">
      <w:start w:val="1"/>
      <w:numFmt w:val="bullet"/>
      <w:lvlText w:val=""/>
      <w:lvlJc w:val="left"/>
      <w:pPr>
        <w:ind w:left="2160" w:hanging="360"/>
      </w:pPr>
      <w:rPr>
        <w:rFonts w:ascii="Wingdings" w:hAnsi="Wingdings" w:hint="default"/>
      </w:rPr>
    </w:lvl>
    <w:lvl w:ilvl="3" w:tplc="935811AE" w:tentative="1">
      <w:start w:val="1"/>
      <w:numFmt w:val="bullet"/>
      <w:lvlText w:val=""/>
      <w:lvlJc w:val="left"/>
      <w:pPr>
        <w:ind w:left="2880" w:hanging="360"/>
      </w:pPr>
      <w:rPr>
        <w:rFonts w:ascii="Symbol" w:hAnsi="Symbol" w:hint="default"/>
      </w:rPr>
    </w:lvl>
    <w:lvl w:ilvl="4" w:tplc="87121D72" w:tentative="1">
      <w:start w:val="1"/>
      <w:numFmt w:val="bullet"/>
      <w:lvlText w:val="o"/>
      <w:lvlJc w:val="left"/>
      <w:pPr>
        <w:ind w:left="3600" w:hanging="360"/>
      </w:pPr>
      <w:rPr>
        <w:rFonts w:ascii="Courier New" w:hAnsi="Courier New" w:hint="default"/>
      </w:rPr>
    </w:lvl>
    <w:lvl w:ilvl="5" w:tplc="241A6ABC" w:tentative="1">
      <w:start w:val="1"/>
      <w:numFmt w:val="bullet"/>
      <w:lvlText w:val=""/>
      <w:lvlJc w:val="left"/>
      <w:pPr>
        <w:ind w:left="4320" w:hanging="360"/>
      </w:pPr>
      <w:rPr>
        <w:rFonts w:ascii="Wingdings" w:hAnsi="Wingdings" w:hint="default"/>
      </w:rPr>
    </w:lvl>
    <w:lvl w:ilvl="6" w:tplc="2CAC132A" w:tentative="1">
      <w:start w:val="1"/>
      <w:numFmt w:val="bullet"/>
      <w:lvlText w:val=""/>
      <w:lvlJc w:val="left"/>
      <w:pPr>
        <w:ind w:left="5040" w:hanging="360"/>
      </w:pPr>
      <w:rPr>
        <w:rFonts w:ascii="Symbol" w:hAnsi="Symbol" w:hint="default"/>
      </w:rPr>
    </w:lvl>
    <w:lvl w:ilvl="7" w:tplc="B1CA31F6" w:tentative="1">
      <w:start w:val="1"/>
      <w:numFmt w:val="bullet"/>
      <w:lvlText w:val="o"/>
      <w:lvlJc w:val="left"/>
      <w:pPr>
        <w:ind w:left="5760" w:hanging="360"/>
      </w:pPr>
      <w:rPr>
        <w:rFonts w:ascii="Courier New" w:hAnsi="Courier New" w:hint="default"/>
      </w:rPr>
    </w:lvl>
    <w:lvl w:ilvl="8" w:tplc="05B06FB0" w:tentative="1">
      <w:start w:val="1"/>
      <w:numFmt w:val="bullet"/>
      <w:lvlText w:val=""/>
      <w:lvlJc w:val="left"/>
      <w:pPr>
        <w:ind w:left="6480" w:hanging="360"/>
      </w:pPr>
      <w:rPr>
        <w:rFonts w:ascii="Wingdings" w:hAnsi="Wingdings" w:hint="default"/>
      </w:rPr>
    </w:lvl>
  </w:abstractNum>
  <w:abstractNum w:abstractNumId="96" w15:restartNumberingAfterBreak="0">
    <w:nsid w:val="2A1A0FD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2AF1F6B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8" w15:restartNumberingAfterBreak="0">
    <w:nsid w:val="2B190CEE"/>
    <w:multiLevelType w:val="multilevel"/>
    <w:tmpl w:val="79AE7AD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2B2973FA"/>
    <w:multiLevelType w:val="multilevel"/>
    <w:tmpl w:val="BB10C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BB64AF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1" w15:restartNumberingAfterBreak="0">
    <w:nsid w:val="2C9B755A"/>
    <w:multiLevelType w:val="hybridMultilevel"/>
    <w:tmpl w:val="493C04A4"/>
    <w:lvl w:ilvl="0" w:tplc="6AA46FA4">
      <w:start w:val="1"/>
      <w:numFmt w:val="bullet"/>
      <w:lvlText w:val=""/>
      <w:lvlJc w:val="left"/>
      <w:pPr>
        <w:ind w:left="720" w:hanging="360"/>
      </w:pPr>
      <w:rPr>
        <w:rFonts w:ascii="Symbol" w:hAnsi="Symbol" w:hint="default"/>
      </w:rPr>
    </w:lvl>
    <w:lvl w:ilvl="1" w:tplc="64405A9C">
      <w:numFmt w:val="bullet"/>
      <w:lvlText w:val="•"/>
      <w:lvlJc w:val="left"/>
      <w:pPr>
        <w:ind w:left="1587" w:hanging="360"/>
      </w:pPr>
      <w:rPr>
        <w:rFonts w:ascii="Arial" w:hAnsi="Arial" w:hint="default"/>
      </w:rPr>
    </w:lvl>
    <w:lvl w:ilvl="2" w:tplc="7750BA96" w:tentative="1">
      <w:start w:val="1"/>
      <w:numFmt w:val="bullet"/>
      <w:lvlText w:val=""/>
      <w:lvlJc w:val="left"/>
      <w:pPr>
        <w:ind w:left="2160" w:hanging="360"/>
      </w:pPr>
      <w:rPr>
        <w:rFonts w:ascii="Wingdings" w:hAnsi="Wingdings" w:hint="default"/>
      </w:rPr>
    </w:lvl>
    <w:lvl w:ilvl="3" w:tplc="906C0F8A" w:tentative="1">
      <w:start w:val="1"/>
      <w:numFmt w:val="bullet"/>
      <w:lvlText w:val=""/>
      <w:lvlJc w:val="left"/>
      <w:pPr>
        <w:ind w:left="2880" w:hanging="360"/>
      </w:pPr>
      <w:rPr>
        <w:rFonts w:ascii="Symbol" w:hAnsi="Symbol" w:hint="default"/>
      </w:rPr>
    </w:lvl>
    <w:lvl w:ilvl="4" w:tplc="97ECE6F2" w:tentative="1">
      <w:start w:val="1"/>
      <w:numFmt w:val="bullet"/>
      <w:lvlText w:val="o"/>
      <w:lvlJc w:val="left"/>
      <w:pPr>
        <w:ind w:left="3600" w:hanging="360"/>
      </w:pPr>
      <w:rPr>
        <w:rFonts w:ascii="Courier New" w:hAnsi="Courier New" w:hint="default"/>
      </w:rPr>
    </w:lvl>
    <w:lvl w:ilvl="5" w:tplc="58286E74" w:tentative="1">
      <w:start w:val="1"/>
      <w:numFmt w:val="bullet"/>
      <w:lvlText w:val=""/>
      <w:lvlJc w:val="left"/>
      <w:pPr>
        <w:ind w:left="4320" w:hanging="360"/>
      </w:pPr>
      <w:rPr>
        <w:rFonts w:ascii="Wingdings" w:hAnsi="Wingdings" w:hint="default"/>
      </w:rPr>
    </w:lvl>
    <w:lvl w:ilvl="6" w:tplc="DAC8CAA8" w:tentative="1">
      <w:start w:val="1"/>
      <w:numFmt w:val="bullet"/>
      <w:lvlText w:val=""/>
      <w:lvlJc w:val="left"/>
      <w:pPr>
        <w:ind w:left="5040" w:hanging="360"/>
      </w:pPr>
      <w:rPr>
        <w:rFonts w:ascii="Symbol" w:hAnsi="Symbol" w:hint="default"/>
      </w:rPr>
    </w:lvl>
    <w:lvl w:ilvl="7" w:tplc="274A8E1E" w:tentative="1">
      <w:start w:val="1"/>
      <w:numFmt w:val="bullet"/>
      <w:lvlText w:val="o"/>
      <w:lvlJc w:val="left"/>
      <w:pPr>
        <w:ind w:left="5760" w:hanging="360"/>
      </w:pPr>
      <w:rPr>
        <w:rFonts w:ascii="Courier New" w:hAnsi="Courier New" w:hint="default"/>
      </w:rPr>
    </w:lvl>
    <w:lvl w:ilvl="8" w:tplc="94A0479A" w:tentative="1">
      <w:start w:val="1"/>
      <w:numFmt w:val="bullet"/>
      <w:lvlText w:val=""/>
      <w:lvlJc w:val="left"/>
      <w:pPr>
        <w:ind w:left="6480" w:hanging="360"/>
      </w:pPr>
      <w:rPr>
        <w:rFonts w:ascii="Wingdings" w:hAnsi="Wingdings" w:hint="default"/>
      </w:rPr>
    </w:lvl>
  </w:abstractNum>
  <w:abstractNum w:abstractNumId="102" w15:restartNumberingAfterBreak="0">
    <w:nsid w:val="2CBB0BD4"/>
    <w:multiLevelType w:val="hybridMultilevel"/>
    <w:tmpl w:val="B9101F80"/>
    <w:lvl w:ilvl="0" w:tplc="F6023250">
      <w:start w:val="1"/>
      <w:numFmt w:val="bullet"/>
      <w:lvlText w:val="-"/>
      <w:lvlJc w:val="left"/>
      <w:pPr>
        <w:ind w:left="720" w:hanging="360"/>
      </w:pPr>
      <w:rPr>
        <w:rFonts w:ascii="Symbol" w:hAnsi="Symbol" w:hint="default"/>
      </w:rPr>
    </w:lvl>
    <w:lvl w:ilvl="1" w:tplc="7564E820">
      <w:start w:val="1"/>
      <w:numFmt w:val="bullet"/>
      <w:lvlText w:val="o"/>
      <w:lvlJc w:val="left"/>
      <w:pPr>
        <w:ind w:left="1440" w:hanging="360"/>
      </w:pPr>
      <w:rPr>
        <w:rFonts w:ascii="Courier New" w:hAnsi="Courier New" w:hint="default"/>
      </w:rPr>
    </w:lvl>
    <w:lvl w:ilvl="2" w:tplc="B282BE76">
      <w:start w:val="1"/>
      <w:numFmt w:val="bullet"/>
      <w:lvlText w:val=""/>
      <w:lvlJc w:val="left"/>
      <w:pPr>
        <w:ind w:left="2160" w:hanging="360"/>
      </w:pPr>
      <w:rPr>
        <w:rFonts w:ascii="Wingdings" w:hAnsi="Wingdings" w:hint="default"/>
      </w:rPr>
    </w:lvl>
    <w:lvl w:ilvl="3" w:tplc="514C3910">
      <w:start w:val="1"/>
      <w:numFmt w:val="bullet"/>
      <w:lvlText w:val=""/>
      <w:lvlJc w:val="left"/>
      <w:pPr>
        <w:ind w:left="2880" w:hanging="360"/>
      </w:pPr>
      <w:rPr>
        <w:rFonts w:ascii="Symbol" w:hAnsi="Symbol" w:hint="default"/>
      </w:rPr>
    </w:lvl>
    <w:lvl w:ilvl="4" w:tplc="78B07540">
      <w:start w:val="1"/>
      <w:numFmt w:val="bullet"/>
      <w:lvlText w:val="o"/>
      <w:lvlJc w:val="left"/>
      <w:pPr>
        <w:ind w:left="3600" w:hanging="360"/>
      </w:pPr>
      <w:rPr>
        <w:rFonts w:ascii="Courier New" w:hAnsi="Courier New" w:hint="default"/>
      </w:rPr>
    </w:lvl>
    <w:lvl w:ilvl="5" w:tplc="8F145ECA">
      <w:start w:val="1"/>
      <w:numFmt w:val="bullet"/>
      <w:lvlText w:val=""/>
      <w:lvlJc w:val="left"/>
      <w:pPr>
        <w:ind w:left="4320" w:hanging="360"/>
      </w:pPr>
      <w:rPr>
        <w:rFonts w:ascii="Wingdings" w:hAnsi="Wingdings" w:hint="default"/>
      </w:rPr>
    </w:lvl>
    <w:lvl w:ilvl="6" w:tplc="F91E7F02">
      <w:start w:val="1"/>
      <w:numFmt w:val="bullet"/>
      <w:lvlText w:val=""/>
      <w:lvlJc w:val="left"/>
      <w:pPr>
        <w:ind w:left="5040" w:hanging="360"/>
      </w:pPr>
      <w:rPr>
        <w:rFonts w:ascii="Symbol" w:hAnsi="Symbol" w:hint="default"/>
      </w:rPr>
    </w:lvl>
    <w:lvl w:ilvl="7" w:tplc="D2C8EF6A">
      <w:start w:val="1"/>
      <w:numFmt w:val="bullet"/>
      <w:lvlText w:val="o"/>
      <w:lvlJc w:val="left"/>
      <w:pPr>
        <w:ind w:left="5760" w:hanging="360"/>
      </w:pPr>
      <w:rPr>
        <w:rFonts w:ascii="Courier New" w:hAnsi="Courier New" w:hint="default"/>
      </w:rPr>
    </w:lvl>
    <w:lvl w:ilvl="8" w:tplc="63C87B7E">
      <w:start w:val="1"/>
      <w:numFmt w:val="bullet"/>
      <w:lvlText w:val=""/>
      <w:lvlJc w:val="left"/>
      <w:pPr>
        <w:ind w:left="6480" w:hanging="360"/>
      </w:pPr>
      <w:rPr>
        <w:rFonts w:ascii="Wingdings" w:hAnsi="Wingdings" w:hint="default"/>
      </w:rPr>
    </w:lvl>
  </w:abstractNum>
  <w:abstractNum w:abstractNumId="103" w15:restartNumberingAfterBreak="0">
    <w:nsid w:val="2CC9E6C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4" w15:restartNumberingAfterBreak="0">
    <w:nsid w:val="2D9E4AD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5" w15:restartNumberingAfterBreak="0">
    <w:nsid w:val="2DC77F7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6" w15:restartNumberingAfterBreak="0">
    <w:nsid w:val="2E2C1208"/>
    <w:multiLevelType w:val="multilevel"/>
    <w:tmpl w:val="CFA232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7" w15:restartNumberingAfterBreak="0">
    <w:nsid w:val="2E81F50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8" w15:restartNumberingAfterBreak="0">
    <w:nsid w:val="2F151689"/>
    <w:multiLevelType w:val="hybridMultilevel"/>
    <w:tmpl w:val="FFFFFFFF"/>
    <w:lvl w:ilvl="0" w:tplc="39248A88">
      <w:start w:val="1"/>
      <w:numFmt w:val="bullet"/>
      <w:lvlText w:val=""/>
      <w:lvlJc w:val="left"/>
      <w:pPr>
        <w:ind w:left="720" w:hanging="360"/>
      </w:pPr>
      <w:rPr>
        <w:rFonts w:ascii="Symbol" w:hAnsi="Symbol" w:hint="default"/>
      </w:rPr>
    </w:lvl>
    <w:lvl w:ilvl="1" w:tplc="0076062A">
      <w:start w:val="1"/>
      <w:numFmt w:val="bullet"/>
      <w:lvlText w:val="o"/>
      <w:lvlJc w:val="left"/>
      <w:pPr>
        <w:ind w:left="1440" w:hanging="360"/>
      </w:pPr>
      <w:rPr>
        <w:rFonts w:ascii="Courier New" w:hAnsi="Courier New" w:hint="default"/>
      </w:rPr>
    </w:lvl>
    <w:lvl w:ilvl="2" w:tplc="CC402952">
      <w:start w:val="1"/>
      <w:numFmt w:val="bullet"/>
      <w:lvlText w:val=""/>
      <w:lvlJc w:val="left"/>
      <w:pPr>
        <w:ind w:left="2160" w:hanging="360"/>
      </w:pPr>
      <w:rPr>
        <w:rFonts w:ascii="Wingdings" w:hAnsi="Wingdings" w:hint="default"/>
      </w:rPr>
    </w:lvl>
    <w:lvl w:ilvl="3" w:tplc="78049A14">
      <w:start w:val="1"/>
      <w:numFmt w:val="bullet"/>
      <w:lvlText w:val=""/>
      <w:lvlJc w:val="left"/>
      <w:pPr>
        <w:ind w:left="2880" w:hanging="360"/>
      </w:pPr>
      <w:rPr>
        <w:rFonts w:ascii="Symbol" w:hAnsi="Symbol" w:hint="default"/>
      </w:rPr>
    </w:lvl>
    <w:lvl w:ilvl="4" w:tplc="5686D894">
      <w:start w:val="1"/>
      <w:numFmt w:val="bullet"/>
      <w:lvlText w:val="o"/>
      <w:lvlJc w:val="left"/>
      <w:pPr>
        <w:ind w:left="3600" w:hanging="360"/>
      </w:pPr>
      <w:rPr>
        <w:rFonts w:ascii="Courier New" w:hAnsi="Courier New" w:hint="default"/>
      </w:rPr>
    </w:lvl>
    <w:lvl w:ilvl="5" w:tplc="68A2AED2">
      <w:start w:val="1"/>
      <w:numFmt w:val="bullet"/>
      <w:lvlText w:val=""/>
      <w:lvlJc w:val="left"/>
      <w:pPr>
        <w:ind w:left="4320" w:hanging="360"/>
      </w:pPr>
      <w:rPr>
        <w:rFonts w:ascii="Wingdings" w:hAnsi="Wingdings" w:hint="default"/>
      </w:rPr>
    </w:lvl>
    <w:lvl w:ilvl="6" w:tplc="3A8446BE">
      <w:start w:val="1"/>
      <w:numFmt w:val="bullet"/>
      <w:lvlText w:val=""/>
      <w:lvlJc w:val="left"/>
      <w:pPr>
        <w:ind w:left="5040" w:hanging="360"/>
      </w:pPr>
      <w:rPr>
        <w:rFonts w:ascii="Symbol" w:hAnsi="Symbol" w:hint="default"/>
      </w:rPr>
    </w:lvl>
    <w:lvl w:ilvl="7" w:tplc="4DDA3DFC">
      <w:start w:val="1"/>
      <w:numFmt w:val="bullet"/>
      <w:lvlText w:val="o"/>
      <w:lvlJc w:val="left"/>
      <w:pPr>
        <w:ind w:left="5760" w:hanging="360"/>
      </w:pPr>
      <w:rPr>
        <w:rFonts w:ascii="Courier New" w:hAnsi="Courier New" w:hint="default"/>
      </w:rPr>
    </w:lvl>
    <w:lvl w:ilvl="8" w:tplc="594E9632">
      <w:start w:val="1"/>
      <w:numFmt w:val="bullet"/>
      <w:lvlText w:val=""/>
      <w:lvlJc w:val="left"/>
      <w:pPr>
        <w:ind w:left="6480" w:hanging="360"/>
      </w:pPr>
      <w:rPr>
        <w:rFonts w:ascii="Wingdings" w:hAnsi="Wingdings" w:hint="default"/>
      </w:rPr>
    </w:lvl>
  </w:abstractNum>
  <w:abstractNum w:abstractNumId="109" w15:restartNumberingAfterBreak="0">
    <w:nsid w:val="2FB6146B"/>
    <w:multiLevelType w:val="multilevel"/>
    <w:tmpl w:val="DEC0FE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0" w15:restartNumberingAfterBreak="0">
    <w:nsid w:val="2FD6D42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1" w15:restartNumberingAfterBreak="0">
    <w:nsid w:val="2FEB1175"/>
    <w:multiLevelType w:val="multilevel"/>
    <w:tmpl w:val="F67A46D6"/>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90"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2" w15:restartNumberingAfterBreak="0">
    <w:nsid w:val="30474235"/>
    <w:multiLevelType w:val="hybridMultilevel"/>
    <w:tmpl w:val="7FF65D86"/>
    <w:lvl w:ilvl="0" w:tplc="04A68BF2">
      <w:start w:val="1"/>
      <w:numFmt w:val="bullet"/>
      <w:lvlText w:val=""/>
      <w:lvlJc w:val="left"/>
      <w:pPr>
        <w:ind w:left="1346" w:hanging="360"/>
      </w:pPr>
      <w:rPr>
        <w:rFonts w:ascii="Symbol" w:hAnsi="Symbol" w:hint="default"/>
      </w:rPr>
    </w:lvl>
    <w:lvl w:ilvl="1" w:tplc="53B84A30" w:tentative="1">
      <w:start w:val="1"/>
      <w:numFmt w:val="bullet"/>
      <w:lvlText w:val="o"/>
      <w:lvlJc w:val="left"/>
      <w:pPr>
        <w:ind w:left="2066" w:hanging="360"/>
      </w:pPr>
      <w:rPr>
        <w:rFonts w:ascii="Courier New" w:hAnsi="Courier New" w:hint="default"/>
      </w:rPr>
    </w:lvl>
    <w:lvl w:ilvl="2" w:tplc="78E08BAA" w:tentative="1">
      <w:start w:val="1"/>
      <w:numFmt w:val="bullet"/>
      <w:lvlText w:val=""/>
      <w:lvlJc w:val="left"/>
      <w:pPr>
        <w:ind w:left="2786" w:hanging="360"/>
      </w:pPr>
      <w:rPr>
        <w:rFonts w:ascii="Wingdings" w:hAnsi="Wingdings" w:hint="default"/>
      </w:rPr>
    </w:lvl>
    <w:lvl w:ilvl="3" w:tplc="9D30A282" w:tentative="1">
      <w:start w:val="1"/>
      <w:numFmt w:val="bullet"/>
      <w:lvlText w:val=""/>
      <w:lvlJc w:val="left"/>
      <w:pPr>
        <w:ind w:left="3506" w:hanging="360"/>
      </w:pPr>
      <w:rPr>
        <w:rFonts w:ascii="Symbol" w:hAnsi="Symbol" w:hint="default"/>
      </w:rPr>
    </w:lvl>
    <w:lvl w:ilvl="4" w:tplc="F37EC2E0" w:tentative="1">
      <w:start w:val="1"/>
      <w:numFmt w:val="bullet"/>
      <w:lvlText w:val="o"/>
      <w:lvlJc w:val="left"/>
      <w:pPr>
        <w:ind w:left="4226" w:hanging="360"/>
      </w:pPr>
      <w:rPr>
        <w:rFonts w:ascii="Courier New" w:hAnsi="Courier New" w:hint="default"/>
      </w:rPr>
    </w:lvl>
    <w:lvl w:ilvl="5" w:tplc="7E4A4CE8" w:tentative="1">
      <w:start w:val="1"/>
      <w:numFmt w:val="bullet"/>
      <w:lvlText w:val=""/>
      <w:lvlJc w:val="left"/>
      <w:pPr>
        <w:ind w:left="4946" w:hanging="360"/>
      </w:pPr>
      <w:rPr>
        <w:rFonts w:ascii="Wingdings" w:hAnsi="Wingdings" w:hint="default"/>
      </w:rPr>
    </w:lvl>
    <w:lvl w:ilvl="6" w:tplc="DC5E7C14" w:tentative="1">
      <w:start w:val="1"/>
      <w:numFmt w:val="bullet"/>
      <w:lvlText w:val=""/>
      <w:lvlJc w:val="left"/>
      <w:pPr>
        <w:ind w:left="5666" w:hanging="360"/>
      </w:pPr>
      <w:rPr>
        <w:rFonts w:ascii="Symbol" w:hAnsi="Symbol" w:hint="default"/>
      </w:rPr>
    </w:lvl>
    <w:lvl w:ilvl="7" w:tplc="975C1132" w:tentative="1">
      <w:start w:val="1"/>
      <w:numFmt w:val="bullet"/>
      <w:lvlText w:val="o"/>
      <w:lvlJc w:val="left"/>
      <w:pPr>
        <w:ind w:left="6386" w:hanging="360"/>
      </w:pPr>
      <w:rPr>
        <w:rFonts w:ascii="Courier New" w:hAnsi="Courier New" w:hint="default"/>
      </w:rPr>
    </w:lvl>
    <w:lvl w:ilvl="8" w:tplc="FC4EC7EA" w:tentative="1">
      <w:start w:val="1"/>
      <w:numFmt w:val="bullet"/>
      <w:lvlText w:val=""/>
      <w:lvlJc w:val="left"/>
      <w:pPr>
        <w:ind w:left="7106" w:hanging="360"/>
      </w:pPr>
      <w:rPr>
        <w:rFonts w:ascii="Wingdings" w:hAnsi="Wingdings" w:hint="default"/>
      </w:rPr>
    </w:lvl>
  </w:abstractNum>
  <w:abstractNum w:abstractNumId="113" w15:restartNumberingAfterBreak="0">
    <w:nsid w:val="30A20153"/>
    <w:multiLevelType w:val="hybridMultilevel"/>
    <w:tmpl w:val="FE384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30B530D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5" w15:restartNumberingAfterBreak="0">
    <w:nsid w:val="31083C8E"/>
    <w:multiLevelType w:val="hybridMultilevel"/>
    <w:tmpl w:val="A79A30E4"/>
    <w:lvl w:ilvl="0" w:tplc="AD288784">
      <w:start w:val="1"/>
      <w:numFmt w:val="bullet"/>
      <w:lvlText w:val="•"/>
      <w:lvlJc w:val="left"/>
      <w:pPr>
        <w:ind w:left="360" w:hanging="360"/>
      </w:pPr>
      <w:rPr>
        <w:rFonts w:ascii="Arial" w:hAnsi="Arial" w:hint="default"/>
      </w:rPr>
    </w:lvl>
    <w:lvl w:ilvl="1" w:tplc="51C2E38E" w:tentative="1">
      <w:start w:val="1"/>
      <w:numFmt w:val="bullet"/>
      <w:lvlText w:val="o"/>
      <w:lvlJc w:val="left"/>
      <w:pPr>
        <w:ind w:left="1080" w:hanging="360"/>
      </w:pPr>
      <w:rPr>
        <w:rFonts w:ascii="Courier New" w:hAnsi="Courier New" w:hint="default"/>
      </w:rPr>
    </w:lvl>
    <w:lvl w:ilvl="2" w:tplc="652843A2" w:tentative="1">
      <w:start w:val="1"/>
      <w:numFmt w:val="bullet"/>
      <w:lvlText w:val=""/>
      <w:lvlJc w:val="left"/>
      <w:pPr>
        <w:ind w:left="1800" w:hanging="360"/>
      </w:pPr>
      <w:rPr>
        <w:rFonts w:ascii="Wingdings" w:hAnsi="Wingdings" w:hint="default"/>
      </w:rPr>
    </w:lvl>
    <w:lvl w:ilvl="3" w:tplc="12DCCCE4" w:tentative="1">
      <w:start w:val="1"/>
      <w:numFmt w:val="bullet"/>
      <w:lvlText w:val=""/>
      <w:lvlJc w:val="left"/>
      <w:pPr>
        <w:ind w:left="2520" w:hanging="360"/>
      </w:pPr>
      <w:rPr>
        <w:rFonts w:ascii="Symbol" w:hAnsi="Symbol" w:hint="default"/>
      </w:rPr>
    </w:lvl>
    <w:lvl w:ilvl="4" w:tplc="E0F81E78" w:tentative="1">
      <w:start w:val="1"/>
      <w:numFmt w:val="bullet"/>
      <w:lvlText w:val="o"/>
      <w:lvlJc w:val="left"/>
      <w:pPr>
        <w:ind w:left="3240" w:hanging="360"/>
      </w:pPr>
      <w:rPr>
        <w:rFonts w:ascii="Courier New" w:hAnsi="Courier New" w:hint="default"/>
      </w:rPr>
    </w:lvl>
    <w:lvl w:ilvl="5" w:tplc="5102154C" w:tentative="1">
      <w:start w:val="1"/>
      <w:numFmt w:val="bullet"/>
      <w:lvlText w:val=""/>
      <w:lvlJc w:val="left"/>
      <w:pPr>
        <w:ind w:left="3960" w:hanging="360"/>
      </w:pPr>
      <w:rPr>
        <w:rFonts w:ascii="Wingdings" w:hAnsi="Wingdings" w:hint="default"/>
      </w:rPr>
    </w:lvl>
    <w:lvl w:ilvl="6" w:tplc="43CAF1F0" w:tentative="1">
      <w:start w:val="1"/>
      <w:numFmt w:val="bullet"/>
      <w:lvlText w:val=""/>
      <w:lvlJc w:val="left"/>
      <w:pPr>
        <w:ind w:left="4680" w:hanging="360"/>
      </w:pPr>
      <w:rPr>
        <w:rFonts w:ascii="Symbol" w:hAnsi="Symbol" w:hint="default"/>
      </w:rPr>
    </w:lvl>
    <w:lvl w:ilvl="7" w:tplc="1DEC2788" w:tentative="1">
      <w:start w:val="1"/>
      <w:numFmt w:val="bullet"/>
      <w:lvlText w:val="o"/>
      <w:lvlJc w:val="left"/>
      <w:pPr>
        <w:ind w:left="5400" w:hanging="360"/>
      </w:pPr>
      <w:rPr>
        <w:rFonts w:ascii="Courier New" w:hAnsi="Courier New" w:hint="default"/>
      </w:rPr>
    </w:lvl>
    <w:lvl w:ilvl="8" w:tplc="E9306150" w:tentative="1">
      <w:start w:val="1"/>
      <w:numFmt w:val="bullet"/>
      <w:lvlText w:val=""/>
      <w:lvlJc w:val="left"/>
      <w:pPr>
        <w:ind w:left="6120" w:hanging="360"/>
      </w:pPr>
      <w:rPr>
        <w:rFonts w:ascii="Wingdings" w:hAnsi="Wingdings" w:hint="default"/>
      </w:rPr>
    </w:lvl>
  </w:abstractNum>
  <w:abstractNum w:abstractNumId="116" w15:restartNumberingAfterBreak="0">
    <w:nsid w:val="3162BC3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7" w15:restartNumberingAfterBreak="0">
    <w:nsid w:val="31FBA9B7"/>
    <w:multiLevelType w:val="hybridMultilevel"/>
    <w:tmpl w:val="FFFFFFFF"/>
    <w:lvl w:ilvl="0" w:tplc="07140508">
      <w:start w:val="1"/>
      <w:numFmt w:val="decimal"/>
      <w:lvlText w:val="%1."/>
      <w:lvlJc w:val="left"/>
      <w:pPr>
        <w:ind w:left="360" w:hanging="360"/>
      </w:pPr>
    </w:lvl>
    <w:lvl w:ilvl="1" w:tplc="7ABAAB7E">
      <w:start w:val="1"/>
      <w:numFmt w:val="lowerLetter"/>
      <w:lvlText w:val="%2."/>
      <w:lvlJc w:val="left"/>
      <w:pPr>
        <w:ind w:left="1080" w:hanging="360"/>
      </w:pPr>
    </w:lvl>
    <w:lvl w:ilvl="2" w:tplc="88BAB6E6">
      <w:start w:val="1"/>
      <w:numFmt w:val="lowerRoman"/>
      <w:lvlText w:val="%3."/>
      <w:lvlJc w:val="right"/>
      <w:pPr>
        <w:ind w:left="2160" w:hanging="180"/>
      </w:pPr>
    </w:lvl>
    <w:lvl w:ilvl="3" w:tplc="444A5604">
      <w:start w:val="1"/>
      <w:numFmt w:val="decimal"/>
      <w:lvlText w:val="%4."/>
      <w:lvlJc w:val="left"/>
      <w:pPr>
        <w:ind w:left="2880" w:hanging="360"/>
      </w:pPr>
    </w:lvl>
    <w:lvl w:ilvl="4" w:tplc="4F3E9598">
      <w:start w:val="1"/>
      <w:numFmt w:val="lowerLetter"/>
      <w:lvlText w:val="%5."/>
      <w:lvlJc w:val="left"/>
      <w:pPr>
        <w:ind w:left="3600" w:hanging="360"/>
      </w:pPr>
    </w:lvl>
    <w:lvl w:ilvl="5" w:tplc="7D78F050">
      <w:start w:val="1"/>
      <w:numFmt w:val="lowerRoman"/>
      <w:lvlText w:val="%6."/>
      <w:lvlJc w:val="right"/>
      <w:pPr>
        <w:ind w:left="4320" w:hanging="180"/>
      </w:pPr>
    </w:lvl>
    <w:lvl w:ilvl="6" w:tplc="D94A7A0A">
      <w:start w:val="1"/>
      <w:numFmt w:val="decimal"/>
      <w:lvlText w:val="%7."/>
      <w:lvlJc w:val="left"/>
      <w:pPr>
        <w:ind w:left="5040" w:hanging="360"/>
      </w:pPr>
    </w:lvl>
    <w:lvl w:ilvl="7" w:tplc="5AD2B100">
      <w:start w:val="1"/>
      <w:numFmt w:val="lowerLetter"/>
      <w:lvlText w:val="%8."/>
      <w:lvlJc w:val="left"/>
      <w:pPr>
        <w:ind w:left="5760" w:hanging="360"/>
      </w:pPr>
    </w:lvl>
    <w:lvl w:ilvl="8" w:tplc="E9D66820">
      <w:start w:val="1"/>
      <w:numFmt w:val="lowerRoman"/>
      <w:lvlText w:val="%9."/>
      <w:lvlJc w:val="right"/>
      <w:pPr>
        <w:ind w:left="6480" w:hanging="180"/>
      </w:pPr>
    </w:lvl>
  </w:abstractNum>
  <w:abstractNum w:abstractNumId="118" w15:restartNumberingAfterBreak="0">
    <w:nsid w:val="32E16CA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9" w15:restartNumberingAfterBreak="0">
    <w:nsid w:val="332AF67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0" w15:restartNumberingAfterBreak="0">
    <w:nsid w:val="337040E4"/>
    <w:multiLevelType w:val="hybridMultilevel"/>
    <w:tmpl w:val="FFFFFFFF"/>
    <w:lvl w:ilvl="0" w:tplc="6B261E32">
      <w:start w:val="1"/>
      <w:numFmt w:val="bullet"/>
      <w:lvlText w:val=""/>
      <w:lvlJc w:val="left"/>
      <w:pPr>
        <w:ind w:left="720" w:hanging="360"/>
      </w:pPr>
      <w:rPr>
        <w:rFonts w:ascii="Symbol" w:hAnsi="Symbol" w:hint="default"/>
      </w:rPr>
    </w:lvl>
    <w:lvl w:ilvl="1" w:tplc="B2E46BD6">
      <w:start w:val="1"/>
      <w:numFmt w:val="bullet"/>
      <w:lvlText w:val="o"/>
      <w:lvlJc w:val="left"/>
      <w:pPr>
        <w:ind w:left="1440" w:hanging="360"/>
      </w:pPr>
      <w:rPr>
        <w:rFonts w:ascii="Courier New" w:hAnsi="Courier New" w:hint="default"/>
      </w:rPr>
    </w:lvl>
    <w:lvl w:ilvl="2" w:tplc="4AF2ACEE">
      <w:start w:val="1"/>
      <w:numFmt w:val="bullet"/>
      <w:lvlText w:val=""/>
      <w:lvlJc w:val="left"/>
      <w:pPr>
        <w:ind w:left="2160" w:hanging="360"/>
      </w:pPr>
      <w:rPr>
        <w:rFonts w:ascii="Wingdings" w:hAnsi="Wingdings" w:hint="default"/>
      </w:rPr>
    </w:lvl>
    <w:lvl w:ilvl="3" w:tplc="B06EE2B4">
      <w:start w:val="1"/>
      <w:numFmt w:val="bullet"/>
      <w:lvlText w:val=""/>
      <w:lvlJc w:val="left"/>
      <w:pPr>
        <w:ind w:left="2880" w:hanging="360"/>
      </w:pPr>
      <w:rPr>
        <w:rFonts w:ascii="Symbol" w:hAnsi="Symbol" w:hint="default"/>
      </w:rPr>
    </w:lvl>
    <w:lvl w:ilvl="4" w:tplc="BA90B73E">
      <w:start w:val="1"/>
      <w:numFmt w:val="bullet"/>
      <w:lvlText w:val="o"/>
      <w:lvlJc w:val="left"/>
      <w:pPr>
        <w:ind w:left="3600" w:hanging="360"/>
      </w:pPr>
      <w:rPr>
        <w:rFonts w:ascii="Courier New" w:hAnsi="Courier New" w:hint="default"/>
      </w:rPr>
    </w:lvl>
    <w:lvl w:ilvl="5" w:tplc="3DFA31E0">
      <w:start w:val="1"/>
      <w:numFmt w:val="bullet"/>
      <w:lvlText w:val=""/>
      <w:lvlJc w:val="left"/>
      <w:pPr>
        <w:ind w:left="4320" w:hanging="360"/>
      </w:pPr>
      <w:rPr>
        <w:rFonts w:ascii="Wingdings" w:hAnsi="Wingdings" w:hint="default"/>
      </w:rPr>
    </w:lvl>
    <w:lvl w:ilvl="6" w:tplc="D128973A">
      <w:start w:val="1"/>
      <w:numFmt w:val="bullet"/>
      <w:lvlText w:val=""/>
      <w:lvlJc w:val="left"/>
      <w:pPr>
        <w:ind w:left="5040" w:hanging="360"/>
      </w:pPr>
      <w:rPr>
        <w:rFonts w:ascii="Symbol" w:hAnsi="Symbol" w:hint="default"/>
      </w:rPr>
    </w:lvl>
    <w:lvl w:ilvl="7" w:tplc="11B800D4">
      <w:start w:val="1"/>
      <w:numFmt w:val="bullet"/>
      <w:lvlText w:val="o"/>
      <w:lvlJc w:val="left"/>
      <w:pPr>
        <w:ind w:left="5760" w:hanging="360"/>
      </w:pPr>
      <w:rPr>
        <w:rFonts w:ascii="Courier New" w:hAnsi="Courier New" w:hint="default"/>
      </w:rPr>
    </w:lvl>
    <w:lvl w:ilvl="8" w:tplc="40D4602E">
      <w:start w:val="1"/>
      <w:numFmt w:val="bullet"/>
      <w:lvlText w:val=""/>
      <w:lvlJc w:val="left"/>
      <w:pPr>
        <w:ind w:left="6480" w:hanging="360"/>
      </w:pPr>
      <w:rPr>
        <w:rFonts w:ascii="Wingdings" w:hAnsi="Wingdings" w:hint="default"/>
      </w:rPr>
    </w:lvl>
  </w:abstractNum>
  <w:abstractNum w:abstractNumId="121" w15:restartNumberingAfterBreak="0">
    <w:nsid w:val="33A2D0B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2" w15:restartNumberingAfterBreak="0">
    <w:nsid w:val="3417405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3" w15:restartNumberingAfterBreak="0">
    <w:nsid w:val="345E16B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4" w15:restartNumberingAfterBreak="0">
    <w:nsid w:val="34E62050"/>
    <w:multiLevelType w:val="multilevel"/>
    <w:tmpl w:val="842E456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5" w15:restartNumberingAfterBreak="0">
    <w:nsid w:val="3504C44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6" w15:restartNumberingAfterBreak="0">
    <w:nsid w:val="356928F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7" w15:restartNumberingAfterBreak="0">
    <w:nsid w:val="36341C9B"/>
    <w:multiLevelType w:val="hybridMultilevel"/>
    <w:tmpl w:val="2CC256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8" w15:restartNumberingAfterBreak="0">
    <w:nsid w:val="36C41BCF"/>
    <w:multiLevelType w:val="hybridMultilevel"/>
    <w:tmpl w:val="FFFFFFFF"/>
    <w:lvl w:ilvl="0" w:tplc="F0E2C6C4">
      <w:start w:val="1"/>
      <w:numFmt w:val="bullet"/>
      <w:lvlText w:val="-"/>
      <w:lvlJc w:val="left"/>
      <w:pPr>
        <w:ind w:left="720" w:hanging="360"/>
      </w:pPr>
      <w:rPr>
        <w:rFonts w:ascii="Aptos" w:hAnsi="Aptos" w:hint="default"/>
      </w:rPr>
    </w:lvl>
    <w:lvl w:ilvl="1" w:tplc="C750C146">
      <w:start w:val="1"/>
      <w:numFmt w:val="bullet"/>
      <w:lvlText w:val="o"/>
      <w:lvlJc w:val="left"/>
      <w:pPr>
        <w:ind w:left="1440" w:hanging="360"/>
      </w:pPr>
      <w:rPr>
        <w:rFonts w:ascii="Courier New" w:hAnsi="Courier New" w:hint="default"/>
      </w:rPr>
    </w:lvl>
    <w:lvl w:ilvl="2" w:tplc="0EF8C57A">
      <w:start w:val="1"/>
      <w:numFmt w:val="bullet"/>
      <w:lvlText w:val=""/>
      <w:lvlJc w:val="left"/>
      <w:pPr>
        <w:ind w:left="2160" w:hanging="360"/>
      </w:pPr>
      <w:rPr>
        <w:rFonts w:ascii="Wingdings" w:hAnsi="Wingdings" w:hint="default"/>
      </w:rPr>
    </w:lvl>
    <w:lvl w:ilvl="3" w:tplc="565EAFF2">
      <w:start w:val="1"/>
      <w:numFmt w:val="bullet"/>
      <w:lvlText w:val=""/>
      <w:lvlJc w:val="left"/>
      <w:pPr>
        <w:ind w:left="2880" w:hanging="360"/>
      </w:pPr>
      <w:rPr>
        <w:rFonts w:ascii="Symbol" w:hAnsi="Symbol" w:hint="default"/>
      </w:rPr>
    </w:lvl>
    <w:lvl w:ilvl="4" w:tplc="59D6C982">
      <w:start w:val="1"/>
      <w:numFmt w:val="bullet"/>
      <w:lvlText w:val="o"/>
      <w:lvlJc w:val="left"/>
      <w:pPr>
        <w:ind w:left="3600" w:hanging="360"/>
      </w:pPr>
      <w:rPr>
        <w:rFonts w:ascii="Courier New" w:hAnsi="Courier New" w:hint="default"/>
      </w:rPr>
    </w:lvl>
    <w:lvl w:ilvl="5" w:tplc="349CAB3E">
      <w:start w:val="1"/>
      <w:numFmt w:val="bullet"/>
      <w:lvlText w:val=""/>
      <w:lvlJc w:val="left"/>
      <w:pPr>
        <w:ind w:left="4320" w:hanging="360"/>
      </w:pPr>
      <w:rPr>
        <w:rFonts w:ascii="Wingdings" w:hAnsi="Wingdings" w:hint="default"/>
      </w:rPr>
    </w:lvl>
    <w:lvl w:ilvl="6" w:tplc="EEF4CCD6">
      <w:start w:val="1"/>
      <w:numFmt w:val="bullet"/>
      <w:lvlText w:val=""/>
      <w:lvlJc w:val="left"/>
      <w:pPr>
        <w:ind w:left="5040" w:hanging="360"/>
      </w:pPr>
      <w:rPr>
        <w:rFonts w:ascii="Symbol" w:hAnsi="Symbol" w:hint="default"/>
      </w:rPr>
    </w:lvl>
    <w:lvl w:ilvl="7" w:tplc="A6323ADA">
      <w:start w:val="1"/>
      <w:numFmt w:val="bullet"/>
      <w:lvlText w:val="o"/>
      <w:lvlJc w:val="left"/>
      <w:pPr>
        <w:ind w:left="5760" w:hanging="360"/>
      </w:pPr>
      <w:rPr>
        <w:rFonts w:ascii="Courier New" w:hAnsi="Courier New" w:hint="default"/>
      </w:rPr>
    </w:lvl>
    <w:lvl w:ilvl="8" w:tplc="16B6CB4E">
      <w:start w:val="1"/>
      <w:numFmt w:val="bullet"/>
      <w:lvlText w:val=""/>
      <w:lvlJc w:val="left"/>
      <w:pPr>
        <w:ind w:left="6480" w:hanging="360"/>
      </w:pPr>
      <w:rPr>
        <w:rFonts w:ascii="Wingdings" w:hAnsi="Wingdings" w:hint="default"/>
      </w:rPr>
    </w:lvl>
  </w:abstractNum>
  <w:abstractNum w:abstractNumId="129" w15:restartNumberingAfterBreak="0">
    <w:nsid w:val="36E2342A"/>
    <w:multiLevelType w:val="hybridMultilevel"/>
    <w:tmpl w:val="5D0285F2"/>
    <w:lvl w:ilvl="0" w:tplc="74F699E4">
      <w:start w:val="1"/>
      <w:numFmt w:val="bullet"/>
      <w:lvlText w:val="o"/>
      <w:lvlJc w:val="left"/>
      <w:pPr>
        <w:ind w:left="720" w:hanging="360"/>
      </w:pPr>
      <w:rPr>
        <w:rFonts w:ascii="Courier New" w:hAnsi="Courier New" w:hint="default"/>
      </w:rPr>
    </w:lvl>
    <w:lvl w:ilvl="1" w:tplc="532C58EA">
      <w:start w:val="8"/>
      <w:numFmt w:val="bullet"/>
      <w:lvlText w:val="•"/>
      <w:lvlJc w:val="left"/>
      <w:pPr>
        <w:ind w:left="1800" w:hanging="720"/>
      </w:pPr>
      <w:rPr>
        <w:rFonts w:ascii="Montserrat" w:hAnsi="Montserrat" w:hint="default"/>
      </w:rPr>
    </w:lvl>
    <w:lvl w:ilvl="2" w:tplc="6E22B0C2" w:tentative="1">
      <w:start w:val="1"/>
      <w:numFmt w:val="bullet"/>
      <w:lvlText w:val=""/>
      <w:lvlJc w:val="left"/>
      <w:pPr>
        <w:ind w:left="2160" w:hanging="360"/>
      </w:pPr>
      <w:rPr>
        <w:rFonts w:ascii="Wingdings" w:hAnsi="Wingdings" w:hint="default"/>
      </w:rPr>
    </w:lvl>
    <w:lvl w:ilvl="3" w:tplc="919CB7C2" w:tentative="1">
      <w:start w:val="1"/>
      <w:numFmt w:val="bullet"/>
      <w:lvlText w:val=""/>
      <w:lvlJc w:val="left"/>
      <w:pPr>
        <w:ind w:left="2880" w:hanging="360"/>
      </w:pPr>
      <w:rPr>
        <w:rFonts w:ascii="Symbol" w:hAnsi="Symbol" w:hint="default"/>
      </w:rPr>
    </w:lvl>
    <w:lvl w:ilvl="4" w:tplc="14FA2CC8" w:tentative="1">
      <w:start w:val="1"/>
      <w:numFmt w:val="bullet"/>
      <w:lvlText w:val="o"/>
      <w:lvlJc w:val="left"/>
      <w:pPr>
        <w:ind w:left="3600" w:hanging="360"/>
      </w:pPr>
      <w:rPr>
        <w:rFonts w:ascii="Courier New" w:hAnsi="Courier New" w:hint="default"/>
      </w:rPr>
    </w:lvl>
    <w:lvl w:ilvl="5" w:tplc="4738C6FA" w:tentative="1">
      <w:start w:val="1"/>
      <w:numFmt w:val="bullet"/>
      <w:lvlText w:val=""/>
      <w:lvlJc w:val="left"/>
      <w:pPr>
        <w:ind w:left="4320" w:hanging="360"/>
      </w:pPr>
      <w:rPr>
        <w:rFonts w:ascii="Wingdings" w:hAnsi="Wingdings" w:hint="default"/>
      </w:rPr>
    </w:lvl>
    <w:lvl w:ilvl="6" w:tplc="170A19F6" w:tentative="1">
      <w:start w:val="1"/>
      <w:numFmt w:val="bullet"/>
      <w:lvlText w:val=""/>
      <w:lvlJc w:val="left"/>
      <w:pPr>
        <w:ind w:left="5040" w:hanging="360"/>
      </w:pPr>
      <w:rPr>
        <w:rFonts w:ascii="Symbol" w:hAnsi="Symbol" w:hint="default"/>
      </w:rPr>
    </w:lvl>
    <w:lvl w:ilvl="7" w:tplc="3D00B570" w:tentative="1">
      <w:start w:val="1"/>
      <w:numFmt w:val="bullet"/>
      <w:lvlText w:val="o"/>
      <w:lvlJc w:val="left"/>
      <w:pPr>
        <w:ind w:left="5760" w:hanging="360"/>
      </w:pPr>
      <w:rPr>
        <w:rFonts w:ascii="Courier New" w:hAnsi="Courier New" w:hint="default"/>
      </w:rPr>
    </w:lvl>
    <w:lvl w:ilvl="8" w:tplc="201069C6" w:tentative="1">
      <w:start w:val="1"/>
      <w:numFmt w:val="bullet"/>
      <w:lvlText w:val=""/>
      <w:lvlJc w:val="left"/>
      <w:pPr>
        <w:ind w:left="6480" w:hanging="360"/>
      </w:pPr>
      <w:rPr>
        <w:rFonts w:ascii="Wingdings" w:hAnsi="Wingdings" w:hint="default"/>
      </w:rPr>
    </w:lvl>
  </w:abstractNum>
  <w:abstractNum w:abstractNumId="130" w15:restartNumberingAfterBreak="0">
    <w:nsid w:val="37B259A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1" w15:restartNumberingAfterBreak="0">
    <w:nsid w:val="38392E3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2" w15:restartNumberingAfterBreak="0">
    <w:nsid w:val="3853E4C0"/>
    <w:multiLevelType w:val="hybridMultilevel"/>
    <w:tmpl w:val="FFFFFFFF"/>
    <w:lvl w:ilvl="0" w:tplc="F4B69E60">
      <w:start w:val="1"/>
      <w:numFmt w:val="bullet"/>
      <w:lvlText w:val=""/>
      <w:lvlJc w:val="left"/>
      <w:pPr>
        <w:ind w:left="720" w:hanging="360"/>
      </w:pPr>
      <w:rPr>
        <w:rFonts w:ascii="Symbol" w:hAnsi="Symbol" w:hint="default"/>
      </w:rPr>
    </w:lvl>
    <w:lvl w:ilvl="1" w:tplc="67CEC3A4">
      <w:start w:val="1"/>
      <w:numFmt w:val="bullet"/>
      <w:lvlText w:val="o"/>
      <w:lvlJc w:val="left"/>
      <w:pPr>
        <w:ind w:left="1440" w:hanging="360"/>
      </w:pPr>
      <w:rPr>
        <w:rFonts w:ascii="Courier New" w:hAnsi="Courier New" w:hint="default"/>
      </w:rPr>
    </w:lvl>
    <w:lvl w:ilvl="2" w:tplc="FB8E0A22">
      <w:start w:val="1"/>
      <w:numFmt w:val="bullet"/>
      <w:lvlText w:val=""/>
      <w:lvlJc w:val="left"/>
      <w:pPr>
        <w:ind w:left="2160" w:hanging="360"/>
      </w:pPr>
      <w:rPr>
        <w:rFonts w:ascii="Wingdings" w:hAnsi="Wingdings" w:hint="default"/>
      </w:rPr>
    </w:lvl>
    <w:lvl w:ilvl="3" w:tplc="3BE08F8E">
      <w:start w:val="1"/>
      <w:numFmt w:val="bullet"/>
      <w:lvlText w:val=""/>
      <w:lvlJc w:val="left"/>
      <w:pPr>
        <w:ind w:left="2880" w:hanging="360"/>
      </w:pPr>
      <w:rPr>
        <w:rFonts w:ascii="Symbol" w:hAnsi="Symbol" w:hint="default"/>
      </w:rPr>
    </w:lvl>
    <w:lvl w:ilvl="4" w:tplc="B1E891F4">
      <w:start w:val="1"/>
      <w:numFmt w:val="bullet"/>
      <w:lvlText w:val="o"/>
      <w:lvlJc w:val="left"/>
      <w:pPr>
        <w:ind w:left="3600" w:hanging="360"/>
      </w:pPr>
      <w:rPr>
        <w:rFonts w:ascii="Courier New" w:hAnsi="Courier New" w:hint="default"/>
      </w:rPr>
    </w:lvl>
    <w:lvl w:ilvl="5" w:tplc="C650949E">
      <w:start w:val="1"/>
      <w:numFmt w:val="bullet"/>
      <w:lvlText w:val=""/>
      <w:lvlJc w:val="left"/>
      <w:pPr>
        <w:ind w:left="4320" w:hanging="360"/>
      </w:pPr>
      <w:rPr>
        <w:rFonts w:ascii="Wingdings" w:hAnsi="Wingdings" w:hint="default"/>
      </w:rPr>
    </w:lvl>
    <w:lvl w:ilvl="6" w:tplc="185CD94A">
      <w:start w:val="1"/>
      <w:numFmt w:val="bullet"/>
      <w:lvlText w:val=""/>
      <w:lvlJc w:val="left"/>
      <w:pPr>
        <w:ind w:left="5040" w:hanging="360"/>
      </w:pPr>
      <w:rPr>
        <w:rFonts w:ascii="Symbol" w:hAnsi="Symbol" w:hint="default"/>
      </w:rPr>
    </w:lvl>
    <w:lvl w:ilvl="7" w:tplc="8B747FD6">
      <w:start w:val="1"/>
      <w:numFmt w:val="bullet"/>
      <w:lvlText w:val="o"/>
      <w:lvlJc w:val="left"/>
      <w:pPr>
        <w:ind w:left="5760" w:hanging="360"/>
      </w:pPr>
      <w:rPr>
        <w:rFonts w:ascii="Courier New" w:hAnsi="Courier New" w:hint="default"/>
      </w:rPr>
    </w:lvl>
    <w:lvl w:ilvl="8" w:tplc="D05E3898">
      <w:start w:val="1"/>
      <w:numFmt w:val="bullet"/>
      <w:lvlText w:val=""/>
      <w:lvlJc w:val="left"/>
      <w:pPr>
        <w:ind w:left="6480" w:hanging="360"/>
      </w:pPr>
      <w:rPr>
        <w:rFonts w:ascii="Wingdings" w:hAnsi="Wingdings" w:hint="default"/>
      </w:rPr>
    </w:lvl>
  </w:abstractNum>
  <w:abstractNum w:abstractNumId="133" w15:restartNumberingAfterBreak="0">
    <w:nsid w:val="395B0F9B"/>
    <w:multiLevelType w:val="hybridMultilevel"/>
    <w:tmpl w:val="6A34D852"/>
    <w:lvl w:ilvl="0" w:tplc="C2C20D88">
      <w:numFmt w:val="bullet"/>
      <w:lvlText w:val="•"/>
      <w:lvlJc w:val="left"/>
      <w:pPr>
        <w:ind w:left="867" w:hanging="360"/>
      </w:pPr>
      <w:rPr>
        <w:rFonts w:ascii="Arial" w:hAnsi="Arial" w:hint="default"/>
      </w:rPr>
    </w:lvl>
    <w:lvl w:ilvl="1" w:tplc="82FC65C2">
      <w:start w:val="1"/>
      <w:numFmt w:val="bullet"/>
      <w:lvlText w:val="o"/>
      <w:lvlJc w:val="left"/>
      <w:pPr>
        <w:ind w:left="1587" w:hanging="360"/>
      </w:pPr>
      <w:rPr>
        <w:rFonts w:ascii="Courier New" w:hAnsi="Courier New" w:hint="default"/>
      </w:rPr>
    </w:lvl>
    <w:lvl w:ilvl="2" w:tplc="5F98C60C">
      <w:start w:val="1"/>
      <w:numFmt w:val="bullet"/>
      <w:lvlText w:val=""/>
      <w:lvlJc w:val="left"/>
      <w:pPr>
        <w:ind w:left="2307" w:hanging="360"/>
      </w:pPr>
      <w:rPr>
        <w:rFonts w:ascii="Wingdings" w:hAnsi="Wingdings" w:hint="default"/>
      </w:rPr>
    </w:lvl>
    <w:lvl w:ilvl="3" w:tplc="50288410">
      <w:start w:val="1"/>
      <w:numFmt w:val="bullet"/>
      <w:lvlText w:val=""/>
      <w:lvlJc w:val="left"/>
      <w:pPr>
        <w:ind w:left="3027" w:hanging="360"/>
      </w:pPr>
      <w:rPr>
        <w:rFonts w:ascii="Symbol" w:hAnsi="Symbol" w:hint="default"/>
      </w:rPr>
    </w:lvl>
    <w:lvl w:ilvl="4" w:tplc="00A29782">
      <w:start w:val="1"/>
      <w:numFmt w:val="bullet"/>
      <w:lvlText w:val="o"/>
      <w:lvlJc w:val="left"/>
      <w:pPr>
        <w:ind w:left="3747" w:hanging="360"/>
      </w:pPr>
      <w:rPr>
        <w:rFonts w:ascii="Courier New" w:hAnsi="Courier New" w:hint="default"/>
      </w:rPr>
    </w:lvl>
    <w:lvl w:ilvl="5" w:tplc="E118F8F8">
      <w:start w:val="1"/>
      <w:numFmt w:val="bullet"/>
      <w:lvlText w:val=""/>
      <w:lvlJc w:val="left"/>
      <w:pPr>
        <w:ind w:left="4467" w:hanging="360"/>
      </w:pPr>
      <w:rPr>
        <w:rFonts w:ascii="Wingdings" w:hAnsi="Wingdings" w:hint="default"/>
      </w:rPr>
    </w:lvl>
    <w:lvl w:ilvl="6" w:tplc="F7E21ACE">
      <w:start w:val="1"/>
      <w:numFmt w:val="bullet"/>
      <w:lvlText w:val=""/>
      <w:lvlJc w:val="left"/>
      <w:pPr>
        <w:ind w:left="5187" w:hanging="360"/>
      </w:pPr>
      <w:rPr>
        <w:rFonts w:ascii="Symbol" w:hAnsi="Symbol" w:hint="default"/>
      </w:rPr>
    </w:lvl>
    <w:lvl w:ilvl="7" w:tplc="99BA0952">
      <w:start w:val="1"/>
      <w:numFmt w:val="bullet"/>
      <w:lvlText w:val="o"/>
      <w:lvlJc w:val="left"/>
      <w:pPr>
        <w:ind w:left="5907" w:hanging="360"/>
      </w:pPr>
      <w:rPr>
        <w:rFonts w:ascii="Courier New" w:hAnsi="Courier New" w:hint="default"/>
      </w:rPr>
    </w:lvl>
    <w:lvl w:ilvl="8" w:tplc="E88E1294">
      <w:start w:val="1"/>
      <w:numFmt w:val="bullet"/>
      <w:lvlText w:val=""/>
      <w:lvlJc w:val="left"/>
      <w:pPr>
        <w:ind w:left="6627" w:hanging="360"/>
      </w:pPr>
      <w:rPr>
        <w:rFonts w:ascii="Wingdings" w:hAnsi="Wingdings" w:hint="default"/>
      </w:rPr>
    </w:lvl>
  </w:abstractNum>
  <w:abstractNum w:abstractNumId="134" w15:restartNumberingAfterBreak="0">
    <w:nsid w:val="39BE6D4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5" w15:restartNumberingAfterBreak="0">
    <w:nsid w:val="3A311917"/>
    <w:multiLevelType w:val="hybridMultilevel"/>
    <w:tmpl w:val="4552CC5E"/>
    <w:lvl w:ilvl="0" w:tplc="95686096">
      <w:start w:val="1"/>
      <w:numFmt w:val="bullet"/>
      <w:lvlText w:val=""/>
      <w:lvlJc w:val="left"/>
      <w:pPr>
        <w:ind w:left="1080" w:hanging="360"/>
      </w:pPr>
      <w:rPr>
        <w:rFonts w:ascii="Symbol" w:hAnsi="Symbol" w:hint="default"/>
      </w:rPr>
    </w:lvl>
    <w:lvl w:ilvl="1" w:tplc="F8D21538">
      <w:start w:val="1"/>
      <w:numFmt w:val="bullet"/>
      <w:lvlText w:val="o"/>
      <w:lvlJc w:val="left"/>
      <w:pPr>
        <w:ind w:left="1800" w:hanging="360"/>
      </w:pPr>
      <w:rPr>
        <w:rFonts w:ascii="Courier New" w:hAnsi="Courier New" w:hint="default"/>
      </w:rPr>
    </w:lvl>
    <w:lvl w:ilvl="2" w:tplc="71FE80E4" w:tentative="1">
      <w:start w:val="1"/>
      <w:numFmt w:val="bullet"/>
      <w:lvlText w:val=""/>
      <w:lvlJc w:val="left"/>
      <w:pPr>
        <w:ind w:left="2520" w:hanging="360"/>
      </w:pPr>
      <w:rPr>
        <w:rFonts w:ascii="Wingdings" w:hAnsi="Wingdings" w:hint="default"/>
      </w:rPr>
    </w:lvl>
    <w:lvl w:ilvl="3" w:tplc="15D60774" w:tentative="1">
      <w:start w:val="1"/>
      <w:numFmt w:val="bullet"/>
      <w:lvlText w:val=""/>
      <w:lvlJc w:val="left"/>
      <w:pPr>
        <w:ind w:left="3240" w:hanging="360"/>
      </w:pPr>
      <w:rPr>
        <w:rFonts w:ascii="Symbol" w:hAnsi="Symbol" w:hint="default"/>
      </w:rPr>
    </w:lvl>
    <w:lvl w:ilvl="4" w:tplc="3530FF90" w:tentative="1">
      <w:start w:val="1"/>
      <w:numFmt w:val="bullet"/>
      <w:lvlText w:val="o"/>
      <w:lvlJc w:val="left"/>
      <w:pPr>
        <w:ind w:left="3960" w:hanging="360"/>
      </w:pPr>
      <w:rPr>
        <w:rFonts w:ascii="Courier New" w:hAnsi="Courier New" w:hint="default"/>
      </w:rPr>
    </w:lvl>
    <w:lvl w:ilvl="5" w:tplc="E3DAB53E" w:tentative="1">
      <w:start w:val="1"/>
      <w:numFmt w:val="bullet"/>
      <w:lvlText w:val=""/>
      <w:lvlJc w:val="left"/>
      <w:pPr>
        <w:ind w:left="4680" w:hanging="360"/>
      </w:pPr>
      <w:rPr>
        <w:rFonts w:ascii="Wingdings" w:hAnsi="Wingdings" w:hint="default"/>
      </w:rPr>
    </w:lvl>
    <w:lvl w:ilvl="6" w:tplc="C2C0D8F8" w:tentative="1">
      <w:start w:val="1"/>
      <w:numFmt w:val="bullet"/>
      <w:lvlText w:val=""/>
      <w:lvlJc w:val="left"/>
      <w:pPr>
        <w:ind w:left="5400" w:hanging="360"/>
      </w:pPr>
      <w:rPr>
        <w:rFonts w:ascii="Symbol" w:hAnsi="Symbol" w:hint="default"/>
      </w:rPr>
    </w:lvl>
    <w:lvl w:ilvl="7" w:tplc="424232B6" w:tentative="1">
      <w:start w:val="1"/>
      <w:numFmt w:val="bullet"/>
      <w:lvlText w:val="o"/>
      <w:lvlJc w:val="left"/>
      <w:pPr>
        <w:ind w:left="6120" w:hanging="360"/>
      </w:pPr>
      <w:rPr>
        <w:rFonts w:ascii="Courier New" w:hAnsi="Courier New" w:hint="default"/>
      </w:rPr>
    </w:lvl>
    <w:lvl w:ilvl="8" w:tplc="E47AA5A0" w:tentative="1">
      <w:start w:val="1"/>
      <w:numFmt w:val="bullet"/>
      <w:lvlText w:val=""/>
      <w:lvlJc w:val="left"/>
      <w:pPr>
        <w:ind w:left="6840" w:hanging="360"/>
      </w:pPr>
      <w:rPr>
        <w:rFonts w:ascii="Wingdings" w:hAnsi="Wingdings" w:hint="default"/>
      </w:rPr>
    </w:lvl>
  </w:abstractNum>
  <w:abstractNum w:abstractNumId="136" w15:restartNumberingAfterBreak="0">
    <w:nsid w:val="3A6CDE27"/>
    <w:multiLevelType w:val="hybridMultilevel"/>
    <w:tmpl w:val="FFFFFFFF"/>
    <w:lvl w:ilvl="0" w:tplc="35242094">
      <w:start w:val="1"/>
      <w:numFmt w:val="bullet"/>
      <w:lvlText w:val=""/>
      <w:lvlJc w:val="left"/>
      <w:pPr>
        <w:ind w:left="720" w:hanging="360"/>
      </w:pPr>
      <w:rPr>
        <w:rFonts w:ascii="Symbol" w:hAnsi="Symbol" w:hint="default"/>
      </w:rPr>
    </w:lvl>
    <w:lvl w:ilvl="1" w:tplc="21AE57D0">
      <w:start w:val="1"/>
      <w:numFmt w:val="bullet"/>
      <w:lvlText w:val="o"/>
      <w:lvlJc w:val="left"/>
      <w:pPr>
        <w:ind w:left="1440" w:hanging="360"/>
      </w:pPr>
      <w:rPr>
        <w:rFonts w:ascii="Courier New" w:hAnsi="Courier New" w:hint="default"/>
      </w:rPr>
    </w:lvl>
    <w:lvl w:ilvl="2" w:tplc="62002E5C">
      <w:start w:val="1"/>
      <w:numFmt w:val="bullet"/>
      <w:lvlText w:val=""/>
      <w:lvlJc w:val="left"/>
      <w:pPr>
        <w:ind w:left="2160" w:hanging="360"/>
      </w:pPr>
      <w:rPr>
        <w:rFonts w:ascii="Wingdings" w:hAnsi="Wingdings" w:hint="default"/>
      </w:rPr>
    </w:lvl>
    <w:lvl w:ilvl="3" w:tplc="F746FE62">
      <w:start w:val="1"/>
      <w:numFmt w:val="bullet"/>
      <w:lvlText w:val=""/>
      <w:lvlJc w:val="left"/>
      <w:pPr>
        <w:ind w:left="2880" w:hanging="360"/>
      </w:pPr>
      <w:rPr>
        <w:rFonts w:ascii="Symbol" w:hAnsi="Symbol" w:hint="default"/>
      </w:rPr>
    </w:lvl>
    <w:lvl w:ilvl="4" w:tplc="971EE21A">
      <w:start w:val="1"/>
      <w:numFmt w:val="bullet"/>
      <w:lvlText w:val="o"/>
      <w:lvlJc w:val="left"/>
      <w:pPr>
        <w:ind w:left="3600" w:hanging="360"/>
      </w:pPr>
      <w:rPr>
        <w:rFonts w:ascii="Courier New" w:hAnsi="Courier New" w:hint="default"/>
      </w:rPr>
    </w:lvl>
    <w:lvl w:ilvl="5" w:tplc="ACF4B15A">
      <w:start w:val="1"/>
      <w:numFmt w:val="bullet"/>
      <w:lvlText w:val=""/>
      <w:lvlJc w:val="left"/>
      <w:pPr>
        <w:ind w:left="4320" w:hanging="360"/>
      </w:pPr>
      <w:rPr>
        <w:rFonts w:ascii="Wingdings" w:hAnsi="Wingdings" w:hint="default"/>
      </w:rPr>
    </w:lvl>
    <w:lvl w:ilvl="6" w:tplc="7D709940">
      <w:start w:val="1"/>
      <w:numFmt w:val="bullet"/>
      <w:lvlText w:val=""/>
      <w:lvlJc w:val="left"/>
      <w:pPr>
        <w:ind w:left="5040" w:hanging="360"/>
      </w:pPr>
      <w:rPr>
        <w:rFonts w:ascii="Symbol" w:hAnsi="Symbol" w:hint="default"/>
      </w:rPr>
    </w:lvl>
    <w:lvl w:ilvl="7" w:tplc="BBFC611A">
      <w:start w:val="1"/>
      <w:numFmt w:val="bullet"/>
      <w:lvlText w:val="o"/>
      <w:lvlJc w:val="left"/>
      <w:pPr>
        <w:ind w:left="5760" w:hanging="360"/>
      </w:pPr>
      <w:rPr>
        <w:rFonts w:ascii="Courier New" w:hAnsi="Courier New" w:hint="default"/>
      </w:rPr>
    </w:lvl>
    <w:lvl w:ilvl="8" w:tplc="79D460C2">
      <w:start w:val="1"/>
      <w:numFmt w:val="bullet"/>
      <w:lvlText w:val=""/>
      <w:lvlJc w:val="left"/>
      <w:pPr>
        <w:ind w:left="6480" w:hanging="360"/>
      </w:pPr>
      <w:rPr>
        <w:rFonts w:ascii="Wingdings" w:hAnsi="Wingdings" w:hint="default"/>
      </w:rPr>
    </w:lvl>
  </w:abstractNum>
  <w:abstractNum w:abstractNumId="137" w15:restartNumberingAfterBreak="0">
    <w:nsid w:val="3A85FD45"/>
    <w:multiLevelType w:val="hybridMultilevel"/>
    <w:tmpl w:val="3EDE4306"/>
    <w:lvl w:ilvl="0" w:tplc="90603C9A">
      <w:start w:val="1"/>
      <w:numFmt w:val="decimal"/>
      <w:lvlText w:val="%1."/>
      <w:lvlJc w:val="left"/>
      <w:pPr>
        <w:ind w:left="720" w:hanging="360"/>
      </w:pPr>
    </w:lvl>
    <w:lvl w:ilvl="1" w:tplc="3C68F3A2">
      <w:start w:val="1"/>
      <w:numFmt w:val="lowerLetter"/>
      <w:lvlText w:val="%2."/>
      <w:lvlJc w:val="left"/>
      <w:pPr>
        <w:ind w:left="1440" w:hanging="360"/>
      </w:pPr>
    </w:lvl>
    <w:lvl w:ilvl="2" w:tplc="137E4A68">
      <w:start w:val="1"/>
      <w:numFmt w:val="lowerRoman"/>
      <w:lvlText w:val="%3."/>
      <w:lvlJc w:val="right"/>
      <w:pPr>
        <w:ind w:left="2160" w:hanging="180"/>
      </w:pPr>
    </w:lvl>
    <w:lvl w:ilvl="3" w:tplc="CEE6CC54">
      <w:start w:val="1"/>
      <w:numFmt w:val="decimal"/>
      <w:lvlText w:val="%4."/>
      <w:lvlJc w:val="left"/>
      <w:pPr>
        <w:ind w:left="2880" w:hanging="360"/>
      </w:pPr>
    </w:lvl>
    <w:lvl w:ilvl="4" w:tplc="5F48A876">
      <w:start w:val="1"/>
      <w:numFmt w:val="lowerLetter"/>
      <w:lvlText w:val="%5."/>
      <w:lvlJc w:val="left"/>
      <w:pPr>
        <w:ind w:left="3600" w:hanging="360"/>
      </w:pPr>
    </w:lvl>
    <w:lvl w:ilvl="5" w:tplc="3A4C0682">
      <w:start w:val="1"/>
      <w:numFmt w:val="lowerRoman"/>
      <w:lvlText w:val="%6."/>
      <w:lvlJc w:val="right"/>
      <w:pPr>
        <w:ind w:left="4320" w:hanging="180"/>
      </w:pPr>
    </w:lvl>
    <w:lvl w:ilvl="6" w:tplc="1C36C490">
      <w:start w:val="1"/>
      <w:numFmt w:val="decimal"/>
      <w:lvlText w:val="%7."/>
      <w:lvlJc w:val="left"/>
      <w:pPr>
        <w:ind w:left="5040" w:hanging="360"/>
      </w:pPr>
    </w:lvl>
    <w:lvl w:ilvl="7" w:tplc="548AA03E">
      <w:start w:val="1"/>
      <w:numFmt w:val="lowerLetter"/>
      <w:lvlText w:val="%8."/>
      <w:lvlJc w:val="left"/>
      <w:pPr>
        <w:ind w:left="5760" w:hanging="360"/>
      </w:pPr>
    </w:lvl>
    <w:lvl w:ilvl="8" w:tplc="FF04F546">
      <w:start w:val="1"/>
      <w:numFmt w:val="lowerRoman"/>
      <w:lvlText w:val="%9."/>
      <w:lvlJc w:val="right"/>
      <w:pPr>
        <w:ind w:left="6480" w:hanging="180"/>
      </w:pPr>
    </w:lvl>
  </w:abstractNum>
  <w:abstractNum w:abstractNumId="138" w15:restartNumberingAfterBreak="0">
    <w:nsid w:val="3A916E4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9" w15:restartNumberingAfterBreak="0">
    <w:nsid w:val="3B12A21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0" w15:restartNumberingAfterBreak="0">
    <w:nsid w:val="3B579E58"/>
    <w:multiLevelType w:val="hybridMultilevel"/>
    <w:tmpl w:val="FFFFFFFF"/>
    <w:lvl w:ilvl="0" w:tplc="92100F8A">
      <w:start w:val="1"/>
      <w:numFmt w:val="bullet"/>
      <w:lvlText w:val=""/>
      <w:lvlJc w:val="left"/>
      <w:pPr>
        <w:ind w:left="720" w:hanging="360"/>
      </w:pPr>
      <w:rPr>
        <w:rFonts w:ascii="Symbol" w:hAnsi="Symbol" w:hint="default"/>
      </w:rPr>
    </w:lvl>
    <w:lvl w:ilvl="1" w:tplc="87E4B3C6">
      <w:start w:val="1"/>
      <w:numFmt w:val="bullet"/>
      <w:lvlText w:val=""/>
      <w:lvlJc w:val="left"/>
      <w:pPr>
        <w:ind w:left="1440" w:hanging="360"/>
      </w:pPr>
      <w:rPr>
        <w:rFonts w:ascii="Symbol" w:hAnsi="Symbol" w:hint="default"/>
      </w:rPr>
    </w:lvl>
    <w:lvl w:ilvl="2" w:tplc="5BF05AFA">
      <w:start w:val="1"/>
      <w:numFmt w:val="bullet"/>
      <w:lvlText w:val=""/>
      <w:lvlJc w:val="left"/>
      <w:pPr>
        <w:ind w:left="2160" w:hanging="360"/>
      </w:pPr>
      <w:rPr>
        <w:rFonts w:ascii="Wingdings" w:hAnsi="Wingdings" w:hint="default"/>
      </w:rPr>
    </w:lvl>
    <w:lvl w:ilvl="3" w:tplc="972E4380">
      <w:start w:val="1"/>
      <w:numFmt w:val="bullet"/>
      <w:lvlText w:val=""/>
      <w:lvlJc w:val="left"/>
      <w:pPr>
        <w:ind w:left="2880" w:hanging="360"/>
      </w:pPr>
      <w:rPr>
        <w:rFonts w:ascii="Symbol" w:hAnsi="Symbol" w:hint="default"/>
      </w:rPr>
    </w:lvl>
    <w:lvl w:ilvl="4" w:tplc="DFE04716">
      <w:start w:val="1"/>
      <w:numFmt w:val="bullet"/>
      <w:lvlText w:val="o"/>
      <w:lvlJc w:val="left"/>
      <w:pPr>
        <w:ind w:left="3600" w:hanging="360"/>
      </w:pPr>
      <w:rPr>
        <w:rFonts w:ascii="Courier New" w:hAnsi="Courier New" w:hint="default"/>
      </w:rPr>
    </w:lvl>
    <w:lvl w:ilvl="5" w:tplc="AE0439E4">
      <w:start w:val="1"/>
      <w:numFmt w:val="bullet"/>
      <w:lvlText w:val=""/>
      <w:lvlJc w:val="left"/>
      <w:pPr>
        <w:ind w:left="4320" w:hanging="360"/>
      </w:pPr>
      <w:rPr>
        <w:rFonts w:ascii="Wingdings" w:hAnsi="Wingdings" w:hint="default"/>
      </w:rPr>
    </w:lvl>
    <w:lvl w:ilvl="6" w:tplc="4E847C1E">
      <w:start w:val="1"/>
      <w:numFmt w:val="bullet"/>
      <w:lvlText w:val=""/>
      <w:lvlJc w:val="left"/>
      <w:pPr>
        <w:ind w:left="5040" w:hanging="360"/>
      </w:pPr>
      <w:rPr>
        <w:rFonts w:ascii="Symbol" w:hAnsi="Symbol" w:hint="default"/>
      </w:rPr>
    </w:lvl>
    <w:lvl w:ilvl="7" w:tplc="13AAA810">
      <w:start w:val="1"/>
      <w:numFmt w:val="bullet"/>
      <w:lvlText w:val="o"/>
      <w:lvlJc w:val="left"/>
      <w:pPr>
        <w:ind w:left="5760" w:hanging="360"/>
      </w:pPr>
      <w:rPr>
        <w:rFonts w:ascii="Courier New" w:hAnsi="Courier New" w:hint="default"/>
      </w:rPr>
    </w:lvl>
    <w:lvl w:ilvl="8" w:tplc="EE4696B8">
      <w:start w:val="1"/>
      <w:numFmt w:val="bullet"/>
      <w:lvlText w:val=""/>
      <w:lvlJc w:val="left"/>
      <w:pPr>
        <w:ind w:left="6480" w:hanging="360"/>
      </w:pPr>
      <w:rPr>
        <w:rFonts w:ascii="Wingdings" w:hAnsi="Wingdings" w:hint="default"/>
      </w:rPr>
    </w:lvl>
  </w:abstractNum>
  <w:abstractNum w:abstractNumId="141" w15:restartNumberingAfterBreak="0">
    <w:nsid w:val="3B804A7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2" w15:restartNumberingAfterBreak="0">
    <w:nsid w:val="3C472D1D"/>
    <w:multiLevelType w:val="multilevel"/>
    <w:tmpl w:val="E68C09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3" w15:restartNumberingAfterBreak="0">
    <w:nsid w:val="3D0E7064"/>
    <w:multiLevelType w:val="hybridMultilevel"/>
    <w:tmpl w:val="DE6C8F34"/>
    <w:lvl w:ilvl="0" w:tplc="DC44A47E">
      <w:numFmt w:val="bullet"/>
      <w:lvlText w:val="-"/>
      <w:lvlJc w:val="left"/>
      <w:pPr>
        <w:ind w:left="720" w:hanging="360"/>
      </w:pPr>
      <w:rPr>
        <w:rFonts w:ascii="Arial" w:eastAsia="Arial"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4" w15:restartNumberingAfterBreak="0">
    <w:nsid w:val="3DE1380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5" w15:restartNumberingAfterBreak="0">
    <w:nsid w:val="3E1859E6"/>
    <w:multiLevelType w:val="multilevel"/>
    <w:tmpl w:val="0C44D0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6" w15:restartNumberingAfterBreak="0">
    <w:nsid w:val="3E213CA8"/>
    <w:multiLevelType w:val="multilevel"/>
    <w:tmpl w:val="A4140F00"/>
    <w:lvl w:ilvl="0">
      <w:start w:val="2"/>
      <w:numFmt w:val="decimal"/>
      <w:lvlText w:val="%1"/>
      <w:lvlJc w:val="left"/>
      <w:pPr>
        <w:ind w:left="570" w:hanging="570"/>
      </w:pPr>
      <w:rPr>
        <w:rFonts w:hint="default"/>
      </w:rPr>
    </w:lvl>
    <w:lvl w:ilvl="1">
      <w:start w:val="3"/>
      <w:numFmt w:val="decimal"/>
      <w:lvlText w:val="%1.%2"/>
      <w:lvlJc w:val="left"/>
      <w:pPr>
        <w:ind w:left="712" w:hanging="570"/>
      </w:pPr>
      <w:rPr>
        <w:rFonts w:hint="default"/>
      </w:rPr>
    </w:lvl>
    <w:lvl w:ilvl="2">
      <w:start w:val="3"/>
      <w:numFmt w:val="decimal"/>
      <w:lvlText w:val="%1.%2.%3"/>
      <w:lvlJc w:val="left"/>
      <w:pPr>
        <w:ind w:left="1004" w:hanging="720"/>
      </w:pPr>
      <w:rPr>
        <w:rFonts w:hint="default"/>
      </w:rPr>
    </w:lvl>
    <w:lvl w:ilvl="3">
      <w:start w:val="1"/>
      <w:numFmt w:val="decimal"/>
      <w:pStyle w:val="Heading4"/>
      <w:lvlText w:val="%1.%2.%3.%4"/>
      <w:lvlJc w:val="left"/>
      <w:pPr>
        <w:ind w:left="1222"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47" w15:restartNumberingAfterBreak="0">
    <w:nsid w:val="3E24E1C9"/>
    <w:multiLevelType w:val="hybridMultilevel"/>
    <w:tmpl w:val="FFFFFFFF"/>
    <w:lvl w:ilvl="0" w:tplc="7E12FC30">
      <w:start w:val="1"/>
      <w:numFmt w:val="bullet"/>
      <w:lvlText w:val=""/>
      <w:lvlJc w:val="left"/>
      <w:pPr>
        <w:ind w:left="720" w:hanging="360"/>
      </w:pPr>
      <w:rPr>
        <w:rFonts w:ascii="Symbol" w:hAnsi="Symbol" w:hint="default"/>
      </w:rPr>
    </w:lvl>
    <w:lvl w:ilvl="1" w:tplc="6A40B5FA">
      <w:start w:val="1"/>
      <w:numFmt w:val="bullet"/>
      <w:lvlText w:val="o"/>
      <w:lvlJc w:val="left"/>
      <w:pPr>
        <w:ind w:left="1440" w:hanging="360"/>
      </w:pPr>
      <w:rPr>
        <w:rFonts w:ascii="&quot;Courier New&quot;" w:hAnsi="&quot;Courier New&quot;" w:hint="default"/>
      </w:rPr>
    </w:lvl>
    <w:lvl w:ilvl="2" w:tplc="E542BE70">
      <w:start w:val="1"/>
      <w:numFmt w:val="bullet"/>
      <w:lvlText w:val=""/>
      <w:lvlJc w:val="left"/>
      <w:pPr>
        <w:ind w:left="2160" w:hanging="360"/>
      </w:pPr>
      <w:rPr>
        <w:rFonts w:ascii="Wingdings" w:hAnsi="Wingdings" w:hint="default"/>
      </w:rPr>
    </w:lvl>
    <w:lvl w:ilvl="3" w:tplc="699C1F5E">
      <w:start w:val="1"/>
      <w:numFmt w:val="bullet"/>
      <w:lvlText w:val=""/>
      <w:lvlJc w:val="left"/>
      <w:pPr>
        <w:ind w:left="2880" w:hanging="360"/>
      </w:pPr>
      <w:rPr>
        <w:rFonts w:ascii="Symbol" w:hAnsi="Symbol" w:hint="default"/>
      </w:rPr>
    </w:lvl>
    <w:lvl w:ilvl="4" w:tplc="D48210BC">
      <w:start w:val="1"/>
      <w:numFmt w:val="bullet"/>
      <w:lvlText w:val="o"/>
      <w:lvlJc w:val="left"/>
      <w:pPr>
        <w:ind w:left="3600" w:hanging="360"/>
      </w:pPr>
      <w:rPr>
        <w:rFonts w:ascii="Courier New" w:hAnsi="Courier New" w:hint="default"/>
      </w:rPr>
    </w:lvl>
    <w:lvl w:ilvl="5" w:tplc="743A4D48">
      <w:start w:val="1"/>
      <w:numFmt w:val="bullet"/>
      <w:lvlText w:val=""/>
      <w:lvlJc w:val="left"/>
      <w:pPr>
        <w:ind w:left="4320" w:hanging="360"/>
      </w:pPr>
      <w:rPr>
        <w:rFonts w:ascii="Wingdings" w:hAnsi="Wingdings" w:hint="default"/>
      </w:rPr>
    </w:lvl>
    <w:lvl w:ilvl="6" w:tplc="3D787416">
      <w:start w:val="1"/>
      <w:numFmt w:val="bullet"/>
      <w:lvlText w:val=""/>
      <w:lvlJc w:val="left"/>
      <w:pPr>
        <w:ind w:left="5040" w:hanging="360"/>
      </w:pPr>
      <w:rPr>
        <w:rFonts w:ascii="Symbol" w:hAnsi="Symbol" w:hint="default"/>
      </w:rPr>
    </w:lvl>
    <w:lvl w:ilvl="7" w:tplc="FC82B4EE">
      <w:start w:val="1"/>
      <w:numFmt w:val="bullet"/>
      <w:lvlText w:val="o"/>
      <w:lvlJc w:val="left"/>
      <w:pPr>
        <w:ind w:left="5760" w:hanging="360"/>
      </w:pPr>
      <w:rPr>
        <w:rFonts w:ascii="Courier New" w:hAnsi="Courier New" w:hint="default"/>
      </w:rPr>
    </w:lvl>
    <w:lvl w:ilvl="8" w:tplc="9FB45FE0">
      <w:start w:val="1"/>
      <w:numFmt w:val="bullet"/>
      <w:lvlText w:val=""/>
      <w:lvlJc w:val="left"/>
      <w:pPr>
        <w:ind w:left="6480" w:hanging="360"/>
      </w:pPr>
      <w:rPr>
        <w:rFonts w:ascii="Wingdings" w:hAnsi="Wingdings" w:hint="default"/>
      </w:rPr>
    </w:lvl>
  </w:abstractNum>
  <w:abstractNum w:abstractNumId="148" w15:restartNumberingAfterBreak="0">
    <w:nsid w:val="3F3E0125"/>
    <w:multiLevelType w:val="hybridMultilevel"/>
    <w:tmpl w:val="50BCC5FC"/>
    <w:lvl w:ilvl="0" w:tplc="8BCCA6CE">
      <w:start w:val="1"/>
      <w:numFmt w:val="bullet"/>
      <w:lvlText w:val=""/>
      <w:lvlJc w:val="left"/>
      <w:pPr>
        <w:ind w:left="549" w:hanging="360"/>
      </w:pPr>
      <w:rPr>
        <w:rFonts w:ascii="Symbol" w:hAnsi="Symbol" w:hint="default"/>
      </w:rPr>
    </w:lvl>
    <w:lvl w:ilvl="1" w:tplc="DBD03306" w:tentative="1">
      <w:start w:val="1"/>
      <w:numFmt w:val="bullet"/>
      <w:lvlText w:val="o"/>
      <w:lvlJc w:val="left"/>
      <w:pPr>
        <w:ind w:left="1269" w:hanging="360"/>
      </w:pPr>
      <w:rPr>
        <w:rFonts w:ascii="Courier New" w:hAnsi="Courier New" w:hint="default"/>
      </w:rPr>
    </w:lvl>
    <w:lvl w:ilvl="2" w:tplc="C19E6642" w:tentative="1">
      <w:start w:val="1"/>
      <w:numFmt w:val="bullet"/>
      <w:lvlText w:val=""/>
      <w:lvlJc w:val="left"/>
      <w:pPr>
        <w:ind w:left="1989" w:hanging="360"/>
      </w:pPr>
      <w:rPr>
        <w:rFonts w:ascii="Wingdings" w:hAnsi="Wingdings" w:hint="default"/>
      </w:rPr>
    </w:lvl>
    <w:lvl w:ilvl="3" w:tplc="64360526" w:tentative="1">
      <w:start w:val="1"/>
      <w:numFmt w:val="bullet"/>
      <w:lvlText w:val=""/>
      <w:lvlJc w:val="left"/>
      <w:pPr>
        <w:ind w:left="2709" w:hanging="360"/>
      </w:pPr>
      <w:rPr>
        <w:rFonts w:ascii="Symbol" w:hAnsi="Symbol" w:hint="default"/>
      </w:rPr>
    </w:lvl>
    <w:lvl w:ilvl="4" w:tplc="EA0202B4" w:tentative="1">
      <w:start w:val="1"/>
      <w:numFmt w:val="bullet"/>
      <w:lvlText w:val="o"/>
      <w:lvlJc w:val="left"/>
      <w:pPr>
        <w:ind w:left="3429" w:hanging="360"/>
      </w:pPr>
      <w:rPr>
        <w:rFonts w:ascii="Courier New" w:hAnsi="Courier New" w:hint="default"/>
      </w:rPr>
    </w:lvl>
    <w:lvl w:ilvl="5" w:tplc="2E968FCC" w:tentative="1">
      <w:start w:val="1"/>
      <w:numFmt w:val="bullet"/>
      <w:lvlText w:val=""/>
      <w:lvlJc w:val="left"/>
      <w:pPr>
        <w:ind w:left="4149" w:hanging="360"/>
      </w:pPr>
      <w:rPr>
        <w:rFonts w:ascii="Wingdings" w:hAnsi="Wingdings" w:hint="default"/>
      </w:rPr>
    </w:lvl>
    <w:lvl w:ilvl="6" w:tplc="19D436DC" w:tentative="1">
      <w:start w:val="1"/>
      <w:numFmt w:val="bullet"/>
      <w:lvlText w:val=""/>
      <w:lvlJc w:val="left"/>
      <w:pPr>
        <w:ind w:left="4869" w:hanging="360"/>
      </w:pPr>
      <w:rPr>
        <w:rFonts w:ascii="Symbol" w:hAnsi="Symbol" w:hint="default"/>
      </w:rPr>
    </w:lvl>
    <w:lvl w:ilvl="7" w:tplc="F4448736" w:tentative="1">
      <w:start w:val="1"/>
      <w:numFmt w:val="bullet"/>
      <w:lvlText w:val="o"/>
      <w:lvlJc w:val="left"/>
      <w:pPr>
        <w:ind w:left="5589" w:hanging="360"/>
      </w:pPr>
      <w:rPr>
        <w:rFonts w:ascii="Courier New" w:hAnsi="Courier New" w:hint="default"/>
      </w:rPr>
    </w:lvl>
    <w:lvl w:ilvl="8" w:tplc="C8E6B2DA" w:tentative="1">
      <w:start w:val="1"/>
      <w:numFmt w:val="bullet"/>
      <w:lvlText w:val=""/>
      <w:lvlJc w:val="left"/>
      <w:pPr>
        <w:ind w:left="6309" w:hanging="360"/>
      </w:pPr>
      <w:rPr>
        <w:rFonts w:ascii="Wingdings" w:hAnsi="Wingdings" w:hint="default"/>
      </w:rPr>
    </w:lvl>
  </w:abstractNum>
  <w:abstractNum w:abstractNumId="149" w15:restartNumberingAfterBreak="0">
    <w:nsid w:val="3F777E27"/>
    <w:multiLevelType w:val="hybridMultilevel"/>
    <w:tmpl w:val="E1866EC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50" w15:restartNumberingAfterBreak="0">
    <w:nsid w:val="3FF42C8D"/>
    <w:multiLevelType w:val="multilevel"/>
    <w:tmpl w:val="C948497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1" w15:restartNumberingAfterBreak="0">
    <w:nsid w:val="40583D22"/>
    <w:multiLevelType w:val="hybridMultilevel"/>
    <w:tmpl w:val="26D639CC"/>
    <w:lvl w:ilvl="0" w:tplc="88664A1A">
      <w:start w:val="1"/>
      <w:numFmt w:val="bullet"/>
      <w:lvlText w:val=""/>
      <w:lvlJc w:val="left"/>
      <w:pPr>
        <w:ind w:left="720" w:hanging="360"/>
      </w:pPr>
      <w:rPr>
        <w:rFonts w:ascii="Symbol" w:hAnsi="Symbol" w:hint="default"/>
      </w:rPr>
    </w:lvl>
    <w:lvl w:ilvl="1" w:tplc="5436F2E6" w:tentative="1">
      <w:start w:val="1"/>
      <w:numFmt w:val="bullet"/>
      <w:lvlText w:val="o"/>
      <w:lvlJc w:val="left"/>
      <w:pPr>
        <w:ind w:left="1440" w:hanging="360"/>
      </w:pPr>
      <w:rPr>
        <w:rFonts w:ascii="Courier New" w:hAnsi="Courier New" w:hint="default"/>
      </w:rPr>
    </w:lvl>
    <w:lvl w:ilvl="2" w:tplc="0CAC9FCE" w:tentative="1">
      <w:start w:val="1"/>
      <w:numFmt w:val="bullet"/>
      <w:lvlText w:val=""/>
      <w:lvlJc w:val="left"/>
      <w:pPr>
        <w:ind w:left="2160" w:hanging="360"/>
      </w:pPr>
      <w:rPr>
        <w:rFonts w:ascii="Wingdings" w:hAnsi="Wingdings" w:hint="default"/>
      </w:rPr>
    </w:lvl>
    <w:lvl w:ilvl="3" w:tplc="1F1E3850" w:tentative="1">
      <w:start w:val="1"/>
      <w:numFmt w:val="bullet"/>
      <w:lvlText w:val=""/>
      <w:lvlJc w:val="left"/>
      <w:pPr>
        <w:ind w:left="2880" w:hanging="360"/>
      </w:pPr>
      <w:rPr>
        <w:rFonts w:ascii="Symbol" w:hAnsi="Symbol" w:hint="default"/>
      </w:rPr>
    </w:lvl>
    <w:lvl w:ilvl="4" w:tplc="9E2A5DA6" w:tentative="1">
      <w:start w:val="1"/>
      <w:numFmt w:val="bullet"/>
      <w:lvlText w:val="o"/>
      <w:lvlJc w:val="left"/>
      <w:pPr>
        <w:ind w:left="3600" w:hanging="360"/>
      </w:pPr>
      <w:rPr>
        <w:rFonts w:ascii="Courier New" w:hAnsi="Courier New" w:hint="default"/>
      </w:rPr>
    </w:lvl>
    <w:lvl w:ilvl="5" w:tplc="15967F8A" w:tentative="1">
      <w:start w:val="1"/>
      <w:numFmt w:val="bullet"/>
      <w:lvlText w:val=""/>
      <w:lvlJc w:val="left"/>
      <w:pPr>
        <w:ind w:left="4320" w:hanging="360"/>
      </w:pPr>
      <w:rPr>
        <w:rFonts w:ascii="Wingdings" w:hAnsi="Wingdings" w:hint="default"/>
      </w:rPr>
    </w:lvl>
    <w:lvl w:ilvl="6" w:tplc="4E54572C" w:tentative="1">
      <w:start w:val="1"/>
      <w:numFmt w:val="bullet"/>
      <w:lvlText w:val=""/>
      <w:lvlJc w:val="left"/>
      <w:pPr>
        <w:ind w:left="5040" w:hanging="360"/>
      </w:pPr>
      <w:rPr>
        <w:rFonts w:ascii="Symbol" w:hAnsi="Symbol" w:hint="default"/>
      </w:rPr>
    </w:lvl>
    <w:lvl w:ilvl="7" w:tplc="A27ACF6C" w:tentative="1">
      <w:start w:val="1"/>
      <w:numFmt w:val="bullet"/>
      <w:lvlText w:val="o"/>
      <w:lvlJc w:val="left"/>
      <w:pPr>
        <w:ind w:left="5760" w:hanging="360"/>
      </w:pPr>
      <w:rPr>
        <w:rFonts w:ascii="Courier New" w:hAnsi="Courier New" w:hint="default"/>
      </w:rPr>
    </w:lvl>
    <w:lvl w:ilvl="8" w:tplc="03AE8D60" w:tentative="1">
      <w:start w:val="1"/>
      <w:numFmt w:val="bullet"/>
      <w:lvlText w:val=""/>
      <w:lvlJc w:val="left"/>
      <w:pPr>
        <w:ind w:left="6480" w:hanging="360"/>
      </w:pPr>
      <w:rPr>
        <w:rFonts w:ascii="Wingdings" w:hAnsi="Wingdings" w:hint="default"/>
      </w:rPr>
    </w:lvl>
  </w:abstractNum>
  <w:abstractNum w:abstractNumId="152" w15:restartNumberingAfterBreak="0">
    <w:nsid w:val="420FD4C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3" w15:restartNumberingAfterBreak="0">
    <w:nsid w:val="425C37D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4" w15:restartNumberingAfterBreak="0">
    <w:nsid w:val="42724668"/>
    <w:multiLevelType w:val="multilevel"/>
    <w:tmpl w:val="9FB0B8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5" w15:restartNumberingAfterBreak="0">
    <w:nsid w:val="42C4475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42F651A6"/>
    <w:multiLevelType w:val="hybridMultilevel"/>
    <w:tmpl w:val="FFFFFFFF"/>
    <w:lvl w:ilvl="0" w:tplc="8D0EF598">
      <w:start w:val="1"/>
      <w:numFmt w:val="bullet"/>
      <w:lvlText w:val=""/>
      <w:lvlJc w:val="left"/>
      <w:pPr>
        <w:ind w:left="720" w:hanging="360"/>
      </w:pPr>
      <w:rPr>
        <w:rFonts w:ascii="Symbol" w:hAnsi="Symbol" w:hint="default"/>
      </w:rPr>
    </w:lvl>
    <w:lvl w:ilvl="1" w:tplc="84869580">
      <w:start w:val="1"/>
      <w:numFmt w:val="bullet"/>
      <w:lvlText w:val="o"/>
      <w:lvlJc w:val="left"/>
      <w:pPr>
        <w:ind w:left="1440" w:hanging="360"/>
      </w:pPr>
      <w:rPr>
        <w:rFonts w:ascii="Courier New" w:hAnsi="Courier New" w:hint="default"/>
      </w:rPr>
    </w:lvl>
    <w:lvl w:ilvl="2" w:tplc="D372574A">
      <w:start w:val="1"/>
      <w:numFmt w:val="bullet"/>
      <w:lvlText w:val=""/>
      <w:lvlJc w:val="left"/>
      <w:pPr>
        <w:ind w:left="2160" w:hanging="360"/>
      </w:pPr>
      <w:rPr>
        <w:rFonts w:ascii="Wingdings" w:hAnsi="Wingdings" w:hint="default"/>
      </w:rPr>
    </w:lvl>
    <w:lvl w:ilvl="3" w:tplc="407AF89C">
      <w:start w:val="1"/>
      <w:numFmt w:val="bullet"/>
      <w:lvlText w:val=""/>
      <w:lvlJc w:val="left"/>
      <w:pPr>
        <w:ind w:left="2880" w:hanging="360"/>
      </w:pPr>
      <w:rPr>
        <w:rFonts w:ascii="Symbol" w:hAnsi="Symbol" w:hint="default"/>
      </w:rPr>
    </w:lvl>
    <w:lvl w:ilvl="4" w:tplc="14CC3A98">
      <w:start w:val="1"/>
      <w:numFmt w:val="bullet"/>
      <w:lvlText w:val="o"/>
      <w:lvlJc w:val="left"/>
      <w:pPr>
        <w:ind w:left="3600" w:hanging="360"/>
      </w:pPr>
      <w:rPr>
        <w:rFonts w:ascii="Courier New" w:hAnsi="Courier New" w:hint="default"/>
      </w:rPr>
    </w:lvl>
    <w:lvl w:ilvl="5" w:tplc="5610164E">
      <w:start w:val="1"/>
      <w:numFmt w:val="bullet"/>
      <w:lvlText w:val=""/>
      <w:lvlJc w:val="left"/>
      <w:pPr>
        <w:ind w:left="4320" w:hanging="360"/>
      </w:pPr>
      <w:rPr>
        <w:rFonts w:ascii="Wingdings" w:hAnsi="Wingdings" w:hint="default"/>
      </w:rPr>
    </w:lvl>
    <w:lvl w:ilvl="6" w:tplc="3084A456">
      <w:start w:val="1"/>
      <w:numFmt w:val="bullet"/>
      <w:lvlText w:val=""/>
      <w:lvlJc w:val="left"/>
      <w:pPr>
        <w:ind w:left="5040" w:hanging="360"/>
      </w:pPr>
      <w:rPr>
        <w:rFonts w:ascii="Symbol" w:hAnsi="Symbol" w:hint="default"/>
      </w:rPr>
    </w:lvl>
    <w:lvl w:ilvl="7" w:tplc="FBEC1980">
      <w:start w:val="1"/>
      <w:numFmt w:val="bullet"/>
      <w:lvlText w:val="o"/>
      <w:lvlJc w:val="left"/>
      <w:pPr>
        <w:ind w:left="5760" w:hanging="360"/>
      </w:pPr>
      <w:rPr>
        <w:rFonts w:ascii="Courier New" w:hAnsi="Courier New" w:hint="default"/>
      </w:rPr>
    </w:lvl>
    <w:lvl w:ilvl="8" w:tplc="B16623C2">
      <w:start w:val="1"/>
      <w:numFmt w:val="bullet"/>
      <w:lvlText w:val=""/>
      <w:lvlJc w:val="left"/>
      <w:pPr>
        <w:ind w:left="6480" w:hanging="360"/>
      </w:pPr>
      <w:rPr>
        <w:rFonts w:ascii="Wingdings" w:hAnsi="Wingdings" w:hint="default"/>
      </w:rPr>
    </w:lvl>
  </w:abstractNum>
  <w:abstractNum w:abstractNumId="157" w15:restartNumberingAfterBreak="0">
    <w:nsid w:val="4354EA48"/>
    <w:multiLevelType w:val="hybridMultilevel"/>
    <w:tmpl w:val="FFFFFFFF"/>
    <w:lvl w:ilvl="0" w:tplc="AC9092D6">
      <w:start w:val="1"/>
      <w:numFmt w:val="bullet"/>
      <w:lvlText w:val=""/>
      <w:lvlJc w:val="left"/>
      <w:pPr>
        <w:ind w:left="720" w:hanging="360"/>
      </w:pPr>
      <w:rPr>
        <w:rFonts w:ascii="Symbol" w:hAnsi="Symbol" w:hint="default"/>
      </w:rPr>
    </w:lvl>
    <w:lvl w:ilvl="1" w:tplc="A3661D1C">
      <w:start w:val="1"/>
      <w:numFmt w:val="bullet"/>
      <w:lvlText w:val="o"/>
      <w:lvlJc w:val="left"/>
      <w:pPr>
        <w:ind w:left="1440" w:hanging="360"/>
      </w:pPr>
      <w:rPr>
        <w:rFonts w:ascii="Courier New" w:hAnsi="Courier New" w:hint="default"/>
      </w:rPr>
    </w:lvl>
    <w:lvl w:ilvl="2" w:tplc="1826CBC8">
      <w:start w:val="1"/>
      <w:numFmt w:val="bullet"/>
      <w:lvlText w:val=""/>
      <w:lvlJc w:val="left"/>
      <w:pPr>
        <w:ind w:left="2160" w:hanging="360"/>
      </w:pPr>
      <w:rPr>
        <w:rFonts w:ascii="Wingdings" w:hAnsi="Wingdings" w:hint="default"/>
      </w:rPr>
    </w:lvl>
    <w:lvl w:ilvl="3" w:tplc="70062B9E">
      <w:start w:val="1"/>
      <w:numFmt w:val="bullet"/>
      <w:lvlText w:val=""/>
      <w:lvlJc w:val="left"/>
      <w:pPr>
        <w:ind w:left="2880" w:hanging="360"/>
      </w:pPr>
      <w:rPr>
        <w:rFonts w:ascii="Symbol" w:hAnsi="Symbol" w:hint="default"/>
      </w:rPr>
    </w:lvl>
    <w:lvl w:ilvl="4" w:tplc="B052AA48">
      <w:start w:val="1"/>
      <w:numFmt w:val="bullet"/>
      <w:lvlText w:val="o"/>
      <w:lvlJc w:val="left"/>
      <w:pPr>
        <w:ind w:left="3600" w:hanging="360"/>
      </w:pPr>
      <w:rPr>
        <w:rFonts w:ascii="Courier New" w:hAnsi="Courier New" w:hint="default"/>
      </w:rPr>
    </w:lvl>
    <w:lvl w:ilvl="5" w:tplc="3266BC6C">
      <w:start w:val="1"/>
      <w:numFmt w:val="bullet"/>
      <w:lvlText w:val=""/>
      <w:lvlJc w:val="left"/>
      <w:pPr>
        <w:ind w:left="4320" w:hanging="360"/>
      </w:pPr>
      <w:rPr>
        <w:rFonts w:ascii="Wingdings" w:hAnsi="Wingdings" w:hint="default"/>
      </w:rPr>
    </w:lvl>
    <w:lvl w:ilvl="6" w:tplc="0714DD7A">
      <w:start w:val="1"/>
      <w:numFmt w:val="bullet"/>
      <w:lvlText w:val=""/>
      <w:lvlJc w:val="left"/>
      <w:pPr>
        <w:ind w:left="5040" w:hanging="360"/>
      </w:pPr>
      <w:rPr>
        <w:rFonts w:ascii="Symbol" w:hAnsi="Symbol" w:hint="default"/>
      </w:rPr>
    </w:lvl>
    <w:lvl w:ilvl="7" w:tplc="504E546A">
      <w:start w:val="1"/>
      <w:numFmt w:val="bullet"/>
      <w:lvlText w:val="o"/>
      <w:lvlJc w:val="left"/>
      <w:pPr>
        <w:ind w:left="5760" w:hanging="360"/>
      </w:pPr>
      <w:rPr>
        <w:rFonts w:ascii="Courier New" w:hAnsi="Courier New" w:hint="default"/>
      </w:rPr>
    </w:lvl>
    <w:lvl w:ilvl="8" w:tplc="D3108734">
      <w:start w:val="1"/>
      <w:numFmt w:val="bullet"/>
      <w:lvlText w:val=""/>
      <w:lvlJc w:val="left"/>
      <w:pPr>
        <w:ind w:left="6480" w:hanging="360"/>
      </w:pPr>
      <w:rPr>
        <w:rFonts w:ascii="Wingdings" w:hAnsi="Wingdings" w:hint="default"/>
      </w:rPr>
    </w:lvl>
  </w:abstractNum>
  <w:abstractNum w:abstractNumId="158" w15:restartNumberingAfterBreak="0">
    <w:nsid w:val="43A8AD3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9" w15:restartNumberingAfterBreak="0">
    <w:nsid w:val="43CD4942"/>
    <w:multiLevelType w:val="multilevel"/>
    <w:tmpl w:val="3774BC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0" w15:restartNumberingAfterBreak="0">
    <w:nsid w:val="43D16F02"/>
    <w:multiLevelType w:val="hybridMultilevel"/>
    <w:tmpl w:val="35F66528"/>
    <w:lvl w:ilvl="0" w:tplc="BF4445BE">
      <w:start w:val="1"/>
      <w:numFmt w:val="bullet"/>
      <w:lvlText w:val=""/>
      <w:lvlJc w:val="left"/>
      <w:pPr>
        <w:ind w:left="720" w:hanging="360"/>
      </w:pPr>
      <w:rPr>
        <w:rFonts w:ascii="Symbol" w:hAnsi="Symbol" w:hint="default"/>
      </w:rPr>
    </w:lvl>
    <w:lvl w:ilvl="1" w:tplc="03A04980">
      <w:start w:val="1"/>
      <w:numFmt w:val="bullet"/>
      <w:lvlText w:val="o"/>
      <w:lvlJc w:val="left"/>
      <w:pPr>
        <w:ind w:left="1440" w:hanging="360"/>
      </w:pPr>
      <w:rPr>
        <w:rFonts w:ascii="Courier New" w:hAnsi="Courier New" w:hint="default"/>
      </w:rPr>
    </w:lvl>
    <w:lvl w:ilvl="2" w:tplc="46967564" w:tentative="1">
      <w:start w:val="1"/>
      <w:numFmt w:val="bullet"/>
      <w:lvlText w:val=""/>
      <w:lvlJc w:val="left"/>
      <w:pPr>
        <w:ind w:left="2160" w:hanging="360"/>
      </w:pPr>
      <w:rPr>
        <w:rFonts w:ascii="Wingdings" w:hAnsi="Wingdings" w:hint="default"/>
      </w:rPr>
    </w:lvl>
    <w:lvl w:ilvl="3" w:tplc="FC9A4220" w:tentative="1">
      <w:start w:val="1"/>
      <w:numFmt w:val="bullet"/>
      <w:lvlText w:val=""/>
      <w:lvlJc w:val="left"/>
      <w:pPr>
        <w:ind w:left="2880" w:hanging="360"/>
      </w:pPr>
      <w:rPr>
        <w:rFonts w:ascii="Symbol" w:hAnsi="Symbol" w:hint="default"/>
      </w:rPr>
    </w:lvl>
    <w:lvl w:ilvl="4" w:tplc="1938D822" w:tentative="1">
      <w:start w:val="1"/>
      <w:numFmt w:val="bullet"/>
      <w:lvlText w:val="o"/>
      <w:lvlJc w:val="left"/>
      <w:pPr>
        <w:ind w:left="3600" w:hanging="360"/>
      </w:pPr>
      <w:rPr>
        <w:rFonts w:ascii="Courier New" w:hAnsi="Courier New" w:hint="default"/>
      </w:rPr>
    </w:lvl>
    <w:lvl w:ilvl="5" w:tplc="3E862194" w:tentative="1">
      <w:start w:val="1"/>
      <w:numFmt w:val="bullet"/>
      <w:lvlText w:val=""/>
      <w:lvlJc w:val="left"/>
      <w:pPr>
        <w:ind w:left="4320" w:hanging="360"/>
      </w:pPr>
      <w:rPr>
        <w:rFonts w:ascii="Wingdings" w:hAnsi="Wingdings" w:hint="default"/>
      </w:rPr>
    </w:lvl>
    <w:lvl w:ilvl="6" w:tplc="720471D2" w:tentative="1">
      <w:start w:val="1"/>
      <w:numFmt w:val="bullet"/>
      <w:lvlText w:val=""/>
      <w:lvlJc w:val="left"/>
      <w:pPr>
        <w:ind w:left="5040" w:hanging="360"/>
      </w:pPr>
      <w:rPr>
        <w:rFonts w:ascii="Symbol" w:hAnsi="Symbol" w:hint="default"/>
      </w:rPr>
    </w:lvl>
    <w:lvl w:ilvl="7" w:tplc="149033E6" w:tentative="1">
      <w:start w:val="1"/>
      <w:numFmt w:val="bullet"/>
      <w:lvlText w:val="o"/>
      <w:lvlJc w:val="left"/>
      <w:pPr>
        <w:ind w:left="5760" w:hanging="360"/>
      </w:pPr>
      <w:rPr>
        <w:rFonts w:ascii="Courier New" w:hAnsi="Courier New" w:hint="default"/>
      </w:rPr>
    </w:lvl>
    <w:lvl w:ilvl="8" w:tplc="521EC216" w:tentative="1">
      <w:start w:val="1"/>
      <w:numFmt w:val="bullet"/>
      <w:lvlText w:val=""/>
      <w:lvlJc w:val="left"/>
      <w:pPr>
        <w:ind w:left="6480" w:hanging="360"/>
      </w:pPr>
      <w:rPr>
        <w:rFonts w:ascii="Wingdings" w:hAnsi="Wingdings" w:hint="default"/>
      </w:rPr>
    </w:lvl>
  </w:abstractNum>
  <w:abstractNum w:abstractNumId="161" w15:restartNumberingAfterBreak="0">
    <w:nsid w:val="4408A945"/>
    <w:multiLevelType w:val="hybridMultilevel"/>
    <w:tmpl w:val="FFFFFFFF"/>
    <w:lvl w:ilvl="0" w:tplc="BFBE5C4E">
      <w:start w:val="1"/>
      <w:numFmt w:val="bullet"/>
      <w:lvlText w:val=""/>
      <w:lvlJc w:val="left"/>
      <w:pPr>
        <w:ind w:left="720" w:hanging="360"/>
      </w:pPr>
      <w:rPr>
        <w:rFonts w:ascii="Symbol" w:hAnsi="Symbol" w:hint="default"/>
      </w:rPr>
    </w:lvl>
    <w:lvl w:ilvl="1" w:tplc="97063064">
      <w:start w:val="1"/>
      <w:numFmt w:val="bullet"/>
      <w:lvlText w:val="o"/>
      <w:lvlJc w:val="left"/>
      <w:pPr>
        <w:ind w:left="1440" w:hanging="360"/>
      </w:pPr>
      <w:rPr>
        <w:rFonts w:ascii="Courier New" w:hAnsi="Courier New" w:hint="default"/>
      </w:rPr>
    </w:lvl>
    <w:lvl w:ilvl="2" w:tplc="C4326148">
      <w:start w:val="1"/>
      <w:numFmt w:val="bullet"/>
      <w:lvlText w:val=""/>
      <w:lvlJc w:val="left"/>
      <w:pPr>
        <w:ind w:left="2160" w:hanging="360"/>
      </w:pPr>
      <w:rPr>
        <w:rFonts w:ascii="Wingdings" w:hAnsi="Wingdings" w:hint="default"/>
      </w:rPr>
    </w:lvl>
    <w:lvl w:ilvl="3" w:tplc="64AC7B72">
      <w:start w:val="1"/>
      <w:numFmt w:val="bullet"/>
      <w:lvlText w:val=""/>
      <w:lvlJc w:val="left"/>
      <w:pPr>
        <w:ind w:left="2880" w:hanging="360"/>
      </w:pPr>
      <w:rPr>
        <w:rFonts w:ascii="Symbol" w:hAnsi="Symbol" w:hint="default"/>
      </w:rPr>
    </w:lvl>
    <w:lvl w:ilvl="4" w:tplc="50FEAB4E">
      <w:start w:val="1"/>
      <w:numFmt w:val="bullet"/>
      <w:lvlText w:val="o"/>
      <w:lvlJc w:val="left"/>
      <w:pPr>
        <w:ind w:left="3600" w:hanging="360"/>
      </w:pPr>
      <w:rPr>
        <w:rFonts w:ascii="Courier New" w:hAnsi="Courier New" w:hint="default"/>
      </w:rPr>
    </w:lvl>
    <w:lvl w:ilvl="5" w:tplc="7B34E346">
      <w:start w:val="1"/>
      <w:numFmt w:val="bullet"/>
      <w:lvlText w:val=""/>
      <w:lvlJc w:val="left"/>
      <w:pPr>
        <w:ind w:left="4320" w:hanging="360"/>
      </w:pPr>
      <w:rPr>
        <w:rFonts w:ascii="Wingdings" w:hAnsi="Wingdings" w:hint="default"/>
      </w:rPr>
    </w:lvl>
    <w:lvl w:ilvl="6" w:tplc="984AF506">
      <w:start w:val="1"/>
      <w:numFmt w:val="bullet"/>
      <w:lvlText w:val=""/>
      <w:lvlJc w:val="left"/>
      <w:pPr>
        <w:ind w:left="5040" w:hanging="360"/>
      </w:pPr>
      <w:rPr>
        <w:rFonts w:ascii="Symbol" w:hAnsi="Symbol" w:hint="default"/>
      </w:rPr>
    </w:lvl>
    <w:lvl w:ilvl="7" w:tplc="66DED24A">
      <w:start w:val="1"/>
      <w:numFmt w:val="bullet"/>
      <w:lvlText w:val="o"/>
      <w:lvlJc w:val="left"/>
      <w:pPr>
        <w:ind w:left="5760" w:hanging="360"/>
      </w:pPr>
      <w:rPr>
        <w:rFonts w:ascii="Courier New" w:hAnsi="Courier New" w:hint="default"/>
      </w:rPr>
    </w:lvl>
    <w:lvl w:ilvl="8" w:tplc="DEA618FC">
      <w:start w:val="1"/>
      <w:numFmt w:val="bullet"/>
      <w:lvlText w:val=""/>
      <w:lvlJc w:val="left"/>
      <w:pPr>
        <w:ind w:left="6480" w:hanging="360"/>
      </w:pPr>
      <w:rPr>
        <w:rFonts w:ascii="Wingdings" w:hAnsi="Wingdings" w:hint="default"/>
      </w:rPr>
    </w:lvl>
  </w:abstractNum>
  <w:abstractNum w:abstractNumId="162" w15:restartNumberingAfterBreak="0">
    <w:nsid w:val="44373610"/>
    <w:multiLevelType w:val="hybridMultilevel"/>
    <w:tmpl w:val="D62041F8"/>
    <w:lvl w:ilvl="0" w:tplc="2FFE9E9C">
      <w:start w:val="1"/>
      <w:numFmt w:val="bullet"/>
      <w:pStyle w:val="ListBullet"/>
      <w:lvlText w:val="Ü"/>
      <w:lvlJc w:val="left"/>
      <w:pPr>
        <w:tabs>
          <w:tab w:val="num" w:pos="454"/>
        </w:tabs>
        <w:ind w:left="454" w:hanging="454"/>
      </w:pPr>
      <w:rPr>
        <w:rFonts w:ascii="Wingdings" w:hAnsi="Wingdings" w:hint="default"/>
        <w:b/>
        <w:i w:val="0"/>
        <w:color w:val="0070C0"/>
      </w:rPr>
    </w:lvl>
    <w:lvl w:ilvl="1" w:tplc="04100003">
      <w:start w:val="1"/>
      <w:numFmt w:val="bullet"/>
      <w:lvlText w:val="o"/>
      <w:lvlJc w:val="left"/>
      <w:pPr>
        <w:ind w:left="1440" w:hanging="360"/>
      </w:pPr>
      <w:rPr>
        <w:rFonts w:ascii="Courier New" w:hAnsi="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3" w15:restartNumberingAfterBreak="0">
    <w:nsid w:val="450D39DD"/>
    <w:multiLevelType w:val="multilevel"/>
    <w:tmpl w:val="423412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4" w15:restartNumberingAfterBreak="0">
    <w:nsid w:val="452A6EB0"/>
    <w:multiLevelType w:val="hybridMultilevel"/>
    <w:tmpl w:val="FFFFFFFF"/>
    <w:lvl w:ilvl="0" w:tplc="D9320F78">
      <w:start w:val="1"/>
      <w:numFmt w:val="bullet"/>
      <w:lvlText w:val="·"/>
      <w:lvlJc w:val="left"/>
      <w:pPr>
        <w:ind w:left="720" w:hanging="360"/>
      </w:pPr>
      <w:rPr>
        <w:rFonts w:ascii="Symbol" w:hAnsi="Symbol" w:hint="default"/>
      </w:rPr>
    </w:lvl>
    <w:lvl w:ilvl="1" w:tplc="B2785AB6">
      <w:start w:val="1"/>
      <w:numFmt w:val="bullet"/>
      <w:lvlText w:val="o"/>
      <w:lvlJc w:val="left"/>
      <w:pPr>
        <w:ind w:left="1440" w:hanging="360"/>
      </w:pPr>
      <w:rPr>
        <w:rFonts w:ascii="Courier New" w:hAnsi="Courier New" w:hint="default"/>
      </w:rPr>
    </w:lvl>
    <w:lvl w:ilvl="2" w:tplc="6D92DCB2">
      <w:start w:val="1"/>
      <w:numFmt w:val="bullet"/>
      <w:lvlText w:val=""/>
      <w:lvlJc w:val="left"/>
      <w:pPr>
        <w:ind w:left="2160" w:hanging="360"/>
      </w:pPr>
      <w:rPr>
        <w:rFonts w:ascii="Wingdings" w:hAnsi="Wingdings" w:hint="default"/>
      </w:rPr>
    </w:lvl>
    <w:lvl w:ilvl="3" w:tplc="2FC617E2">
      <w:start w:val="1"/>
      <w:numFmt w:val="bullet"/>
      <w:lvlText w:val=""/>
      <w:lvlJc w:val="left"/>
      <w:pPr>
        <w:ind w:left="2880" w:hanging="360"/>
      </w:pPr>
      <w:rPr>
        <w:rFonts w:ascii="Symbol" w:hAnsi="Symbol" w:hint="default"/>
      </w:rPr>
    </w:lvl>
    <w:lvl w:ilvl="4" w:tplc="A0B48F7C">
      <w:start w:val="1"/>
      <w:numFmt w:val="bullet"/>
      <w:lvlText w:val="o"/>
      <w:lvlJc w:val="left"/>
      <w:pPr>
        <w:ind w:left="3600" w:hanging="360"/>
      </w:pPr>
      <w:rPr>
        <w:rFonts w:ascii="Courier New" w:hAnsi="Courier New" w:hint="default"/>
      </w:rPr>
    </w:lvl>
    <w:lvl w:ilvl="5" w:tplc="02942CE4">
      <w:start w:val="1"/>
      <w:numFmt w:val="bullet"/>
      <w:lvlText w:val=""/>
      <w:lvlJc w:val="left"/>
      <w:pPr>
        <w:ind w:left="4320" w:hanging="360"/>
      </w:pPr>
      <w:rPr>
        <w:rFonts w:ascii="Wingdings" w:hAnsi="Wingdings" w:hint="default"/>
      </w:rPr>
    </w:lvl>
    <w:lvl w:ilvl="6" w:tplc="8F52B72E">
      <w:start w:val="1"/>
      <w:numFmt w:val="bullet"/>
      <w:lvlText w:val=""/>
      <w:lvlJc w:val="left"/>
      <w:pPr>
        <w:ind w:left="5040" w:hanging="360"/>
      </w:pPr>
      <w:rPr>
        <w:rFonts w:ascii="Symbol" w:hAnsi="Symbol" w:hint="default"/>
      </w:rPr>
    </w:lvl>
    <w:lvl w:ilvl="7" w:tplc="0EC620A4">
      <w:start w:val="1"/>
      <w:numFmt w:val="bullet"/>
      <w:lvlText w:val="o"/>
      <w:lvlJc w:val="left"/>
      <w:pPr>
        <w:ind w:left="5760" w:hanging="360"/>
      </w:pPr>
      <w:rPr>
        <w:rFonts w:ascii="Courier New" w:hAnsi="Courier New" w:hint="default"/>
      </w:rPr>
    </w:lvl>
    <w:lvl w:ilvl="8" w:tplc="8F2C37AA">
      <w:start w:val="1"/>
      <w:numFmt w:val="bullet"/>
      <w:lvlText w:val=""/>
      <w:lvlJc w:val="left"/>
      <w:pPr>
        <w:ind w:left="6480" w:hanging="360"/>
      </w:pPr>
      <w:rPr>
        <w:rFonts w:ascii="Wingdings" w:hAnsi="Wingdings" w:hint="default"/>
      </w:rPr>
    </w:lvl>
  </w:abstractNum>
  <w:abstractNum w:abstractNumId="165" w15:restartNumberingAfterBreak="0">
    <w:nsid w:val="45855C4D"/>
    <w:multiLevelType w:val="hybridMultilevel"/>
    <w:tmpl w:val="FFFFFFFF"/>
    <w:lvl w:ilvl="0" w:tplc="581EE5B4">
      <w:start w:val="1"/>
      <w:numFmt w:val="bullet"/>
      <w:lvlText w:val=""/>
      <w:lvlJc w:val="left"/>
      <w:pPr>
        <w:ind w:left="720" w:hanging="360"/>
      </w:pPr>
      <w:rPr>
        <w:rFonts w:ascii="Symbol" w:hAnsi="Symbol" w:hint="default"/>
      </w:rPr>
    </w:lvl>
    <w:lvl w:ilvl="1" w:tplc="DE1A30D6">
      <w:start w:val="1"/>
      <w:numFmt w:val="bullet"/>
      <w:lvlText w:val="o"/>
      <w:lvlJc w:val="left"/>
      <w:pPr>
        <w:ind w:left="1440" w:hanging="360"/>
      </w:pPr>
      <w:rPr>
        <w:rFonts w:ascii="Courier New" w:hAnsi="Courier New" w:hint="default"/>
      </w:rPr>
    </w:lvl>
    <w:lvl w:ilvl="2" w:tplc="D430EBD0">
      <w:start w:val="1"/>
      <w:numFmt w:val="bullet"/>
      <w:lvlText w:val=""/>
      <w:lvlJc w:val="left"/>
      <w:pPr>
        <w:ind w:left="2160" w:hanging="360"/>
      </w:pPr>
      <w:rPr>
        <w:rFonts w:ascii="Wingdings" w:hAnsi="Wingdings" w:hint="default"/>
      </w:rPr>
    </w:lvl>
    <w:lvl w:ilvl="3" w:tplc="4BFED10C">
      <w:start w:val="1"/>
      <w:numFmt w:val="bullet"/>
      <w:lvlText w:val=""/>
      <w:lvlJc w:val="left"/>
      <w:pPr>
        <w:ind w:left="2880" w:hanging="360"/>
      </w:pPr>
      <w:rPr>
        <w:rFonts w:ascii="Symbol" w:hAnsi="Symbol" w:hint="default"/>
      </w:rPr>
    </w:lvl>
    <w:lvl w:ilvl="4" w:tplc="50262D64">
      <w:start w:val="1"/>
      <w:numFmt w:val="bullet"/>
      <w:lvlText w:val="o"/>
      <w:lvlJc w:val="left"/>
      <w:pPr>
        <w:ind w:left="3600" w:hanging="360"/>
      </w:pPr>
      <w:rPr>
        <w:rFonts w:ascii="Courier New" w:hAnsi="Courier New" w:hint="default"/>
      </w:rPr>
    </w:lvl>
    <w:lvl w:ilvl="5" w:tplc="A78E674C">
      <w:start w:val="1"/>
      <w:numFmt w:val="bullet"/>
      <w:lvlText w:val=""/>
      <w:lvlJc w:val="left"/>
      <w:pPr>
        <w:ind w:left="4320" w:hanging="360"/>
      </w:pPr>
      <w:rPr>
        <w:rFonts w:ascii="Wingdings" w:hAnsi="Wingdings" w:hint="default"/>
      </w:rPr>
    </w:lvl>
    <w:lvl w:ilvl="6" w:tplc="6450DA74">
      <w:start w:val="1"/>
      <w:numFmt w:val="bullet"/>
      <w:lvlText w:val=""/>
      <w:lvlJc w:val="left"/>
      <w:pPr>
        <w:ind w:left="5040" w:hanging="360"/>
      </w:pPr>
      <w:rPr>
        <w:rFonts w:ascii="Symbol" w:hAnsi="Symbol" w:hint="default"/>
      </w:rPr>
    </w:lvl>
    <w:lvl w:ilvl="7" w:tplc="1F5C5E4C">
      <w:start w:val="1"/>
      <w:numFmt w:val="bullet"/>
      <w:lvlText w:val="o"/>
      <w:lvlJc w:val="left"/>
      <w:pPr>
        <w:ind w:left="5760" w:hanging="360"/>
      </w:pPr>
      <w:rPr>
        <w:rFonts w:ascii="Courier New" w:hAnsi="Courier New" w:hint="default"/>
      </w:rPr>
    </w:lvl>
    <w:lvl w:ilvl="8" w:tplc="DDFC90C6">
      <w:start w:val="1"/>
      <w:numFmt w:val="bullet"/>
      <w:lvlText w:val=""/>
      <w:lvlJc w:val="left"/>
      <w:pPr>
        <w:ind w:left="6480" w:hanging="360"/>
      </w:pPr>
      <w:rPr>
        <w:rFonts w:ascii="Wingdings" w:hAnsi="Wingdings" w:hint="default"/>
      </w:rPr>
    </w:lvl>
  </w:abstractNum>
  <w:abstractNum w:abstractNumId="166" w15:restartNumberingAfterBreak="0">
    <w:nsid w:val="458672F1"/>
    <w:multiLevelType w:val="multilevel"/>
    <w:tmpl w:val="9B10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5F34886"/>
    <w:multiLevelType w:val="multilevel"/>
    <w:tmpl w:val="EBC6B1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8" w15:restartNumberingAfterBreak="0">
    <w:nsid w:val="46B7925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9" w15:restartNumberingAfterBreak="0">
    <w:nsid w:val="46DACA6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0" w15:restartNumberingAfterBreak="0">
    <w:nsid w:val="46EE697B"/>
    <w:multiLevelType w:val="hybridMultilevel"/>
    <w:tmpl w:val="FFFFFFFF"/>
    <w:lvl w:ilvl="0" w:tplc="B7001366">
      <w:start w:val="1"/>
      <w:numFmt w:val="bullet"/>
      <w:lvlText w:val=""/>
      <w:lvlJc w:val="left"/>
      <w:pPr>
        <w:ind w:left="720" w:hanging="360"/>
      </w:pPr>
      <w:rPr>
        <w:rFonts w:ascii="Symbol" w:hAnsi="Symbol" w:hint="default"/>
      </w:rPr>
    </w:lvl>
    <w:lvl w:ilvl="1" w:tplc="A3522170">
      <w:start w:val="1"/>
      <w:numFmt w:val="bullet"/>
      <w:lvlText w:val="o"/>
      <w:lvlJc w:val="left"/>
      <w:pPr>
        <w:ind w:left="1440" w:hanging="360"/>
      </w:pPr>
      <w:rPr>
        <w:rFonts w:ascii="Courier New" w:hAnsi="Courier New" w:hint="default"/>
      </w:rPr>
    </w:lvl>
    <w:lvl w:ilvl="2" w:tplc="07326DD6">
      <w:start w:val="1"/>
      <w:numFmt w:val="bullet"/>
      <w:lvlText w:val=""/>
      <w:lvlJc w:val="left"/>
      <w:pPr>
        <w:ind w:left="2160" w:hanging="360"/>
      </w:pPr>
      <w:rPr>
        <w:rFonts w:ascii="Wingdings" w:hAnsi="Wingdings" w:hint="default"/>
      </w:rPr>
    </w:lvl>
    <w:lvl w:ilvl="3" w:tplc="3626DEF2">
      <w:start w:val="1"/>
      <w:numFmt w:val="bullet"/>
      <w:lvlText w:val=""/>
      <w:lvlJc w:val="left"/>
      <w:pPr>
        <w:ind w:left="2880" w:hanging="360"/>
      </w:pPr>
      <w:rPr>
        <w:rFonts w:ascii="Symbol" w:hAnsi="Symbol" w:hint="default"/>
      </w:rPr>
    </w:lvl>
    <w:lvl w:ilvl="4" w:tplc="A3BAB4B8">
      <w:start w:val="1"/>
      <w:numFmt w:val="bullet"/>
      <w:lvlText w:val="o"/>
      <w:lvlJc w:val="left"/>
      <w:pPr>
        <w:ind w:left="3600" w:hanging="360"/>
      </w:pPr>
      <w:rPr>
        <w:rFonts w:ascii="Courier New" w:hAnsi="Courier New" w:hint="default"/>
      </w:rPr>
    </w:lvl>
    <w:lvl w:ilvl="5" w:tplc="63FC42A8">
      <w:start w:val="1"/>
      <w:numFmt w:val="bullet"/>
      <w:lvlText w:val=""/>
      <w:lvlJc w:val="left"/>
      <w:pPr>
        <w:ind w:left="4320" w:hanging="360"/>
      </w:pPr>
      <w:rPr>
        <w:rFonts w:ascii="Wingdings" w:hAnsi="Wingdings" w:hint="default"/>
      </w:rPr>
    </w:lvl>
    <w:lvl w:ilvl="6" w:tplc="BD7CBAEA">
      <w:start w:val="1"/>
      <w:numFmt w:val="bullet"/>
      <w:lvlText w:val=""/>
      <w:lvlJc w:val="left"/>
      <w:pPr>
        <w:ind w:left="5040" w:hanging="360"/>
      </w:pPr>
      <w:rPr>
        <w:rFonts w:ascii="Symbol" w:hAnsi="Symbol" w:hint="default"/>
      </w:rPr>
    </w:lvl>
    <w:lvl w:ilvl="7" w:tplc="34D650F6">
      <w:start w:val="1"/>
      <w:numFmt w:val="bullet"/>
      <w:lvlText w:val="o"/>
      <w:lvlJc w:val="left"/>
      <w:pPr>
        <w:ind w:left="5760" w:hanging="360"/>
      </w:pPr>
      <w:rPr>
        <w:rFonts w:ascii="Courier New" w:hAnsi="Courier New" w:hint="default"/>
      </w:rPr>
    </w:lvl>
    <w:lvl w:ilvl="8" w:tplc="49349DCA">
      <w:start w:val="1"/>
      <w:numFmt w:val="bullet"/>
      <w:lvlText w:val=""/>
      <w:lvlJc w:val="left"/>
      <w:pPr>
        <w:ind w:left="6480" w:hanging="360"/>
      </w:pPr>
      <w:rPr>
        <w:rFonts w:ascii="Wingdings" w:hAnsi="Wingdings" w:hint="default"/>
      </w:rPr>
    </w:lvl>
  </w:abstractNum>
  <w:abstractNum w:abstractNumId="171" w15:restartNumberingAfterBreak="0">
    <w:nsid w:val="46F29A54"/>
    <w:multiLevelType w:val="hybridMultilevel"/>
    <w:tmpl w:val="FFFFFFFF"/>
    <w:lvl w:ilvl="0" w:tplc="4B78B3CE">
      <w:start w:val="1"/>
      <w:numFmt w:val="decimal"/>
      <w:lvlText w:val="%1."/>
      <w:lvlJc w:val="left"/>
      <w:pPr>
        <w:ind w:left="360" w:hanging="360"/>
      </w:pPr>
    </w:lvl>
    <w:lvl w:ilvl="1" w:tplc="5B645F04">
      <w:start w:val="1"/>
      <w:numFmt w:val="lowerLetter"/>
      <w:lvlText w:val="%2."/>
      <w:lvlJc w:val="left"/>
      <w:pPr>
        <w:ind w:left="1440" w:hanging="360"/>
      </w:pPr>
    </w:lvl>
    <w:lvl w:ilvl="2" w:tplc="7BDABD86">
      <w:start w:val="1"/>
      <w:numFmt w:val="lowerRoman"/>
      <w:lvlText w:val="%3."/>
      <w:lvlJc w:val="right"/>
      <w:pPr>
        <w:ind w:left="2160" w:hanging="180"/>
      </w:pPr>
    </w:lvl>
    <w:lvl w:ilvl="3" w:tplc="35B23E18">
      <w:start w:val="1"/>
      <w:numFmt w:val="decimal"/>
      <w:lvlText w:val="%4."/>
      <w:lvlJc w:val="left"/>
      <w:pPr>
        <w:ind w:left="2880" w:hanging="360"/>
      </w:pPr>
    </w:lvl>
    <w:lvl w:ilvl="4" w:tplc="7546836E">
      <w:start w:val="1"/>
      <w:numFmt w:val="lowerLetter"/>
      <w:lvlText w:val="%5."/>
      <w:lvlJc w:val="left"/>
      <w:pPr>
        <w:ind w:left="3600" w:hanging="360"/>
      </w:pPr>
    </w:lvl>
    <w:lvl w:ilvl="5" w:tplc="B6A426AC">
      <w:start w:val="1"/>
      <w:numFmt w:val="lowerRoman"/>
      <w:lvlText w:val="%6."/>
      <w:lvlJc w:val="right"/>
      <w:pPr>
        <w:ind w:left="4320" w:hanging="180"/>
      </w:pPr>
    </w:lvl>
    <w:lvl w:ilvl="6" w:tplc="F1BE9E72">
      <w:start w:val="1"/>
      <w:numFmt w:val="decimal"/>
      <w:lvlText w:val="%7."/>
      <w:lvlJc w:val="left"/>
      <w:pPr>
        <w:ind w:left="5040" w:hanging="360"/>
      </w:pPr>
    </w:lvl>
    <w:lvl w:ilvl="7" w:tplc="2B4E967E">
      <w:start w:val="1"/>
      <w:numFmt w:val="lowerLetter"/>
      <w:lvlText w:val="%8."/>
      <w:lvlJc w:val="left"/>
      <w:pPr>
        <w:ind w:left="5760" w:hanging="360"/>
      </w:pPr>
    </w:lvl>
    <w:lvl w:ilvl="8" w:tplc="F104E9B0">
      <w:start w:val="1"/>
      <w:numFmt w:val="lowerRoman"/>
      <w:lvlText w:val="%9."/>
      <w:lvlJc w:val="right"/>
      <w:pPr>
        <w:ind w:left="6480" w:hanging="180"/>
      </w:pPr>
    </w:lvl>
  </w:abstractNum>
  <w:abstractNum w:abstractNumId="172" w15:restartNumberingAfterBreak="0">
    <w:nsid w:val="46F30E01"/>
    <w:multiLevelType w:val="hybridMultilevel"/>
    <w:tmpl w:val="30D4A8D2"/>
    <w:lvl w:ilvl="0" w:tplc="2AE64284">
      <w:start w:val="1"/>
      <w:numFmt w:val="decimal"/>
      <w:lvlText w:val="%1-"/>
      <w:lvlJc w:val="left"/>
      <w:pPr>
        <w:ind w:left="720" w:hanging="360"/>
      </w:pPr>
    </w:lvl>
    <w:lvl w:ilvl="1" w:tplc="0C000019">
      <w:start w:val="1"/>
      <w:numFmt w:val="lowerLetter"/>
      <w:lvlText w:val="%2."/>
      <w:lvlJc w:val="left"/>
      <w:pPr>
        <w:ind w:left="1440" w:hanging="360"/>
      </w:pPr>
    </w:lvl>
    <w:lvl w:ilvl="2" w:tplc="0C00001B">
      <w:start w:val="1"/>
      <w:numFmt w:val="lowerRoman"/>
      <w:lvlText w:val="%3."/>
      <w:lvlJc w:val="right"/>
      <w:pPr>
        <w:ind w:left="2160" w:hanging="180"/>
      </w:pPr>
    </w:lvl>
    <w:lvl w:ilvl="3" w:tplc="0C00000F">
      <w:start w:val="1"/>
      <w:numFmt w:val="decimal"/>
      <w:lvlText w:val="%4."/>
      <w:lvlJc w:val="left"/>
      <w:pPr>
        <w:ind w:left="2880" w:hanging="360"/>
      </w:pPr>
    </w:lvl>
    <w:lvl w:ilvl="4" w:tplc="0C000019">
      <w:start w:val="1"/>
      <w:numFmt w:val="lowerLetter"/>
      <w:lvlText w:val="%5."/>
      <w:lvlJc w:val="left"/>
      <w:pPr>
        <w:ind w:left="3600" w:hanging="360"/>
      </w:pPr>
    </w:lvl>
    <w:lvl w:ilvl="5" w:tplc="0C00001B">
      <w:start w:val="1"/>
      <w:numFmt w:val="lowerRoman"/>
      <w:lvlText w:val="%6."/>
      <w:lvlJc w:val="right"/>
      <w:pPr>
        <w:ind w:left="4320" w:hanging="180"/>
      </w:pPr>
    </w:lvl>
    <w:lvl w:ilvl="6" w:tplc="0C00000F">
      <w:start w:val="1"/>
      <w:numFmt w:val="decimal"/>
      <w:lvlText w:val="%7."/>
      <w:lvlJc w:val="left"/>
      <w:pPr>
        <w:ind w:left="5040" w:hanging="360"/>
      </w:pPr>
    </w:lvl>
    <w:lvl w:ilvl="7" w:tplc="0C000019">
      <w:start w:val="1"/>
      <w:numFmt w:val="lowerLetter"/>
      <w:lvlText w:val="%8."/>
      <w:lvlJc w:val="left"/>
      <w:pPr>
        <w:ind w:left="5760" w:hanging="360"/>
      </w:pPr>
    </w:lvl>
    <w:lvl w:ilvl="8" w:tplc="0C00001B">
      <w:start w:val="1"/>
      <w:numFmt w:val="lowerRoman"/>
      <w:lvlText w:val="%9."/>
      <w:lvlJc w:val="right"/>
      <w:pPr>
        <w:ind w:left="6480" w:hanging="180"/>
      </w:pPr>
    </w:lvl>
  </w:abstractNum>
  <w:abstractNum w:abstractNumId="173" w15:restartNumberingAfterBreak="0">
    <w:nsid w:val="4738FC1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4" w15:restartNumberingAfterBreak="0">
    <w:nsid w:val="475603B1"/>
    <w:multiLevelType w:val="multilevel"/>
    <w:tmpl w:val="377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775153C"/>
    <w:multiLevelType w:val="hybridMultilevel"/>
    <w:tmpl w:val="FFFFFFFF"/>
    <w:lvl w:ilvl="0" w:tplc="3FF653A8">
      <w:start w:val="1"/>
      <w:numFmt w:val="bullet"/>
      <w:lvlText w:val=""/>
      <w:lvlJc w:val="left"/>
      <w:pPr>
        <w:ind w:left="720" w:hanging="360"/>
      </w:pPr>
      <w:rPr>
        <w:rFonts w:ascii="Symbol" w:hAnsi="Symbol" w:hint="default"/>
      </w:rPr>
    </w:lvl>
    <w:lvl w:ilvl="1" w:tplc="BB58A832">
      <w:start w:val="1"/>
      <w:numFmt w:val="bullet"/>
      <w:lvlText w:val=""/>
      <w:lvlJc w:val="left"/>
      <w:pPr>
        <w:ind w:left="1440" w:hanging="360"/>
      </w:pPr>
      <w:rPr>
        <w:rFonts w:ascii="Symbol" w:hAnsi="Symbol" w:hint="default"/>
      </w:rPr>
    </w:lvl>
    <w:lvl w:ilvl="2" w:tplc="34F85BC6">
      <w:start w:val="1"/>
      <w:numFmt w:val="bullet"/>
      <w:lvlText w:val=""/>
      <w:lvlJc w:val="left"/>
      <w:pPr>
        <w:ind w:left="2160" w:hanging="360"/>
      </w:pPr>
      <w:rPr>
        <w:rFonts w:ascii="Wingdings" w:hAnsi="Wingdings" w:hint="default"/>
      </w:rPr>
    </w:lvl>
    <w:lvl w:ilvl="3" w:tplc="43DEF3EC">
      <w:start w:val="1"/>
      <w:numFmt w:val="bullet"/>
      <w:lvlText w:val=""/>
      <w:lvlJc w:val="left"/>
      <w:pPr>
        <w:ind w:left="2880" w:hanging="360"/>
      </w:pPr>
      <w:rPr>
        <w:rFonts w:ascii="Symbol" w:hAnsi="Symbol" w:hint="default"/>
      </w:rPr>
    </w:lvl>
    <w:lvl w:ilvl="4" w:tplc="4D32FCCA">
      <w:start w:val="1"/>
      <w:numFmt w:val="bullet"/>
      <w:lvlText w:val="o"/>
      <w:lvlJc w:val="left"/>
      <w:pPr>
        <w:ind w:left="3600" w:hanging="360"/>
      </w:pPr>
      <w:rPr>
        <w:rFonts w:ascii="Courier New" w:hAnsi="Courier New" w:hint="default"/>
      </w:rPr>
    </w:lvl>
    <w:lvl w:ilvl="5" w:tplc="93DE588A">
      <w:start w:val="1"/>
      <w:numFmt w:val="bullet"/>
      <w:lvlText w:val=""/>
      <w:lvlJc w:val="left"/>
      <w:pPr>
        <w:ind w:left="4320" w:hanging="360"/>
      </w:pPr>
      <w:rPr>
        <w:rFonts w:ascii="Wingdings" w:hAnsi="Wingdings" w:hint="default"/>
      </w:rPr>
    </w:lvl>
    <w:lvl w:ilvl="6" w:tplc="34F27982">
      <w:start w:val="1"/>
      <w:numFmt w:val="bullet"/>
      <w:lvlText w:val=""/>
      <w:lvlJc w:val="left"/>
      <w:pPr>
        <w:ind w:left="5040" w:hanging="360"/>
      </w:pPr>
      <w:rPr>
        <w:rFonts w:ascii="Symbol" w:hAnsi="Symbol" w:hint="default"/>
      </w:rPr>
    </w:lvl>
    <w:lvl w:ilvl="7" w:tplc="14FEB816">
      <w:start w:val="1"/>
      <w:numFmt w:val="bullet"/>
      <w:lvlText w:val="o"/>
      <w:lvlJc w:val="left"/>
      <w:pPr>
        <w:ind w:left="5760" w:hanging="360"/>
      </w:pPr>
      <w:rPr>
        <w:rFonts w:ascii="Courier New" w:hAnsi="Courier New" w:hint="default"/>
      </w:rPr>
    </w:lvl>
    <w:lvl w:ilvl="8" w:tplc="928A64B6">
      <w:start w:val="1"/>
      <w:numFmt w:val="bullet"/>
      <w:lvlText w:val=""/>
      <w:lvlJc w:val="left"/>
      <w:pPr>
        <w:ind w:left="6480" w:hanging="360"/>
      </w:pPr>
      <w:rPr>
        <w:rFonts w:ascii="Wingdings" w:hAnsi="Wingdings" w:hint="default"/>
      </w:rPr>
    </w:lvl>
  </w:abstractNum>
  <w:abstractNum w:abstractNumId="176" w15:restartNumberingAfterBreak="0">
    <w:nsid w:val="4782A37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7" w15:restartNumberingAfterBreak="0">
    <w:nsid w:val="488AF5F5"/>
    <w:multiLevelType w:val="hybridMultilevel"/>
    <w:tmpl w:val="FFFFFFFF"/>
    <w:lvl w:ilvl="0" w:tplc="DD28FFBC">
      <w:start w:val="1"/>
      <w:numFmt w:val="bullet"/>
      <w:lvlText w:val=""/>
      <w:lvlJc w:val="left"/>
      <w:pPr>
        <w:ind w:left="720" w:hanging="360"/>
      </w:pPr>
      <w:rPr>
        <w:rFonts w:ascii="Symbol" w:hAnsi="Symbol" w:hint="default"/>
      </w:rPr>
    </w:lvl>
    <w:lvl w:ilvl="1" w:tplc="9114101C">
      <w:start w:val="1"/>
      <w:numFmt w:val="bullet"/>
      <w:lvlText w:val="o"/>
      <w:lvlJc w:val="left"/>
      <w:pPr>
        <w:ind w:left="1440" w:hanging="360"/>
      </w:pPr>
      <w:rPr>
        <w:rFonts w:ascii="Courier New" w:hAnsi="Courier New" w:hint="default"/>
      </w:rPr>
    </w:lvl>
    <w:lvl w:ilvl="2" w:tplc="5FB28DEA">
      <w:start w:val="1"/>
      <w:numFmt w:val="bullet"/>
      <w:lvlText w:val=""/>
      <w:lvlJc w:val="left"/>
      <w:pPr>
        <w:ind w:left="2160" w:hanging="360"/>
      </w:pPr>
      <w:rPr>
        <w:rFonts w:ascii="Wingdings" w:hAnsi="Wingdings" w:hint="default"/>
      </w:rPr>
    </w:lvl>
    <w:lvl w:ilvl="3" w:tplc="F0489F74">
      <w:start w:val="1"/>
      <w:numFmt w:val="bullet"/>
      <w:lvlText w:val=""/>
      <w:lvlJc w:val="left"/>
      <w:pPr>
        <w:ind w:left="2880" w:hanging="360"/>
      </w:pPr>
      <w:rPr>
        <w:rFonts w:ascii="Symbol" w:hAnsi="Symbol" w:hint="default"/>
      </w:rPr>
    </w:lvl>
    <w:lvl w:ilvl="4" w:tplc="B3207F3C">
      <w:start w:val="1"/>
      <w:numFmt w:val="bullet"/>
      <w:lvlText w:val="o"/>
      <w:lvlJc w:val="left"/>
      <w:pPr>
        <w:ind w:left="3600" w:hanging="360"/>
      </w:pPr>
      <w:rPr>
        <w:rFonts w:ascii="Courier New" w:hAnsi="Courier New" w:hint="default"/>
      </w:rPr>
    </w:lvl>
    <w:lvl w:ilvl="5" w:tplc="8E90A298">
      <w:start w:val="1"/>
      <w:numFmt w:val="bullet"/>
      <w:lvlText w:val=""/>
      <w:lvlJc w:val="left"/>
      <w:pPr>
        <w:ind w:left="4320" w:hanging="360"/>
      </w:pPr>
      <w:rPr>
        <w:rFonts w:ascii="Wingdings" w:hAnsi="Wingdings" w:hint="default"/>
      </w:rPr>
    </w:lvl>
    <w:lvl w:ilvl="6" w:tplc="09C2AFDC">
      <w:start w:val="1"/>
      <w:numFmt w:val="bullet"/>
      <w:lvlText w:val=""/>
      <w:lvlJc w:val="left"/>
      <w:pPr>
        <w:ind w:left="5040" w:hanging="360"/>
      </w:pPr>
      <w:rPr>
        <w:rFonts w:ascii="Symbol" w:hAnsi="Symbol" w:hint="default"/>
      </w:rPr>
    </w:lvl>
    <w:lvl w:ilvl="7" w:tplc="FF9C92F2">
      <w:start w:val="1"/>
      <w:numFmt w:val="bullet"/>
      <w:lvlText w:val="o"/>
      <w:lvlJc w:val="left"/>
      <w:pPr>
        <w:ind w:left="5760" w:hanging="360"/>
      </w:pPr>
      <w:rPr>
        <w:rFonts w:ascii="Courier New" w:hAnsi="Courier New" w:hint="default"/>
      </w:rPr>
    </w:lvl>
    <w:lvl w:ilvl="8" w:tplc="F00ECF7E">
      <w:start w:val="1"/>
      <w:numFmt w:val="bullet"/>
      <w:lvlText w:val=""/>
      <w:lvlJc w:val="left"/>
      <w:pPr>
        <w:ind w:left="6480" w:hanging="360"/>
      </w:pPr>
      <w:rPr>
        <w:rFonts w:ascii="Wingdings" w:hAnsi="Wingdings" w:hint="default"/>
      </w:rPr>
    </w:lvl>
  </w:abstractNum>
  <w:abstractNum w:abstractNumId="178" w15:restartNumberingAfterBreak="0">
    <w:nsid w:val="49060D7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9" w15:restartNumberingAfterBreak="0">
    <w:nsid w:val="49A17312"/>
    <w:multiLevelType w:val="multilevel"/>
    <w:tmpl w:val="92041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BFA92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1" w15:restartNumberingAfterBreak="0">
    <w:nsid w:val="4AD5A6E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2" w15:restartNumberingAfterBreak="0">
    <w:nsid w:val="4AD91990"/>
    <w:multiLevelType w:val="multilevel"/>
    <w:tmpl w:val="3774BC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3" w15:restartNumberingAfterBreak="0">
    <w:nsid w:val="4AECE40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4" w15:restartNumberingAfterBreak="0">
    <w:nsid w:val="4B88139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5" w15:restartNumberingAfterBreak="0">
    <w:nsid w:val="4BF38D5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6" w15:restartNumberingAfterBreak="0">
    <w:nsid w:val="4CC96F24"/>
    <w:multiLevelType w:val="hybridMultilevel"/>
    <w:tmpl w:val="1C984DE0"/>
    <w:lvl w:ilvl="0" w:tplc="F6025838">
      <w:start w:val="1"/>
      <w:numFmt w:val="bullet"/>
      <w:lvlText w:val=""/>
      <w:lvlJc w:val="left"/>
      <w:pPr>
        <w:ind w:left="360" w:hanging="360"/>
      </w:pPr>
      <w:rPr>
        <w:rFonts w:ascii="Symbol" w:hAnsi="Symbol" w:hint="default"/>
      </w:rPr>
    </w:lvl>
    <w:lvl w:ilvl="1" w:tplc="F3FEEDE6" w:tentative="1">
      <w:start w:val="1"/>
      <w:numFmt w:val="bullet"/>
      <w:lvlText w:val="o"/>
      <w:lvlJc w:val="left"/>
      <w:pPr>
        <w:ind w:left="1080" w:hanging="360"/>
      </w:pPr>
      <w:rPr>
        <w:rFonts w:ascii="Courier New" w:hAnsi="Courier New" w:hint="default"/>
      </w:rPr>
    </w:lvl>
    <w:lvl w:ilvl="2" w:tplc="464E89BC" w:tentative="1">
      <w:start w:val="1"/>
      <w:numFmt w:val="bullet"/>
      <w:lvlText w:val=""/>
      <w:lvlJc w:val="left"/>
      <w:pPr>
        <w:ind w:left="1800" w:hanging="360"/>
      </w:pPr>
      <w:rPr>
        <w:rFonts w:ascii="Wingdings" w:hAnsi="Wingdings" w:hint="default"/>
      </w:rPr>
    </w:lvl>
    <w:lvl w:ilvl="3" w:tplc="6AA600BC" w:tentative="1">
      <w:start w:val="1"/>
      <w:numFmt w:val="bullet"/>
      <w:lvlText w:val=""/>
      <w:lvlJc w:val="left"/>
      <w:pPr>
        <w:ind w:left="2520" w:hanging="360"/>
      </w:pPr>
      <w:rPr>
        <w:rFonts w:ascii="Symbol" w:hAnsi="Symbol" w:hint="default"/>
      </w:rPr>
    </w:lvl>
    <w:lvl w:ilvl="4" w:tplc="8A882E00" w:tentative="1">
      <w:start w:val="1"/>
      <w:numFmt w:val="bullet"/>
      <w:lvlText w:val="o"/>
      <w:lvlJc w:val="left"/>
      <w:pPr>
        <w:ind w:left="3240" w:hanging="360"/>
      </w:pPr>
      <w:rPr>
        <w:rFonts w:ascii="Courier New" w:hAnsi="Courier New" w:hint="default"/>
      </w:rPr>
    </w:lvl>
    <w:lvl w:ilvl="5" w:tplc="33661942" w:tentative="1">
      <w:start w:val="1"/>
      <w:numFmt w:val="bullet"/>
      <w:lvlText w:val=""/>
      <w:lvlJc w:val="left"/>
      <w:pPr>
        <w:ind w:left="3960" w:hanging="360"/>
      </w:pPr>
      <w:rPr>
        <w:rFonts w:ascii="Wingdings" w:hAnsi="Wingdings" w:hint="default"/>
      </w:rPr>
    </w:lvl>
    <w:lvl w:ilvl="6" w:tplc="723034DA" w:tentative="1">
      <w:start w:val="1"/>
      <w:numFmt w:val="bullet"/>
      <w:lvlText w:val=""/>
      <w:lvlJc w:val="left"/>
      <w:pPr>
        <w:ind w:left="4680" w:hanging="360"/>
      </w:pPr>
      <w:rPr>
        <w:rFonts w:ascii="Symbol" w:hAnsi="Symbol" w:hint="default"/>
      </w:rPr>
    </w:lvl>
    <w:lvl w:ilvl="7" w:tplc="0E7CE9E4" w:tentative="1">
      <w:start w:val="1"/>
      <w:numFmt w:val="bullet"/>
      <w:lvlText w:val="o"/>
      <w:lvlJc w:val="left"/>
      <w:pPr>
        <w:ind w:left="5400" w:hanging="360"/>
      </w:pPr>
      <w:rPr>
        <w:rFonts w:ascii="Courier New" w:hAnsi="Courier New" w:hint="default"/>
      </w:rPr>
    </w:lvl>
    <w:lvl w:ilvl="8" w:tplc="4C48BA48" w:tentative="1">
      <w:start w:val="1"/>
      <w:numFmt w:val="bullet"/>
      <w:lvlText w:val=""/>
      <w:lvlJc w:val="left"/>
      <w:pPr>
        <w:ind w:left="6120" w:hanging="360"/>
      </w:pPr>
      <w:rPr>
        <w:rFonts w:ascii="Wingdings" w:hAnsi="Wingdings" w:hint="default"/>
      </w:rPr>
    </w:lvl>
  </w:abstractNum>
  <w:abstractNum w:abstractNumId="187" w15:restartNumberingAfterBreak="0">
    <w:nsid w:val="4DBFAAD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8" w15:restartNumberingAfterBreak="0">
    <w:nsid w:val="4E350568"/>
    <w:multiLevelType w:val="multilevel"/>
    <w:tmpl w:val="BB10C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F05C09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0" w15:restartNumberingAfterBreak="0">
    <w:nsid w:val="500E213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1" w15:restartNumberingAfterBreak="0">
    <w:nsid w:val="503B3D42"/>
    <w:multiLevelType w:val="hybridMultilevel"/>
    <w:tmpl w:val="BBB460E6"/>
    <w:lvl w:ilvl="0" w:tplc="59824056">
      <w:start w:val="1"/>
      <w:numFmt w:val="bullet"/>
      <w:lvlText w:val=""/>
      <w:lvlJc w:val="left"/>
      <w:pPr>
        <w:ind w:left="360" w:hanging="360"/>
      </w:pPr>
      <w:rPr>
        <w:rFonts w:ascii="Symbol" w:hAnsi="Symbol" w:hint="default"/>
      </w:rPr>
    </w:lvl>
    <w:lvl w:ilvl="1" w:tplc="8DFA3598" w:tentative="1">
      <w:start w:val="1"/>
      <w:numFmt w:val="bullet"/>
      <w:lvlText w:val="o"/>
      <w:lvlJc w:val="left"/>
      <w:pPr>
        <w:ind w:left="1080" w:hanging="360"/>
      </w:pPr>
      <w:rPr>
        <w:rFonts w:ascii="Courier New" w:hAnsi="Courier New" w:hint="default"/>
      </w:rPr>
    </w:lvl>
    <w:lvl w:ilvl="2" w:tplc="8E1C4A6E" w:tentative="1">
      <w:start w:val="1"/>
      <w:numFmt w:val="bullet"/>
      <w:lvlText w:val=""/>
      <w:lvlJc w:val="left"/>
      <w:pPr>
        <w:ind w:left="1800" w:hanging="360"/>
      </w:pPr>
      <w:rPr>
        <w:rFonts w:ascii="Wingdings" w:hAnsi="Wingdings" w:hint="default"/>
      </w:rPr>
    </w:lvl>
    <w:lvl w:ilvl="3" w:tplc="ABCE69BE" w:tentative="1">
      <w:start w:val="1"/>
      <w:numFmt w:val="bullet"/>
      <w:lvlText w:val=""/>
      <w:lvlJc w:val="left"/>
      <w:pPr>
        <w:ind w:left="2520" w:hanging="360"/>
      </w:pPr>
      <w:rPr>
        <w:rFonts w:ascii="Symbol" w:hAnsi="Symbol" w:hint="default"/>
      </w:rPr>
    </w:lvl>
    <w:lvl w:ilvl="4" w:tplc="158AB23A" w:tentative="1">
      <w:start w:val="1"/>
      <w:numFmt w:val="bullet"/>
      <w:lvlText w:val="o"/>
      <w:lvlJc w:val="left"/>
      <w:pPr>
        <w:ind w:left="3240" w:hanging="360"/>
      </w:pPr>
      <w:rPr>
        <w:rFonts w:ascii="Courier New" w:hAnsi="Courier New" w:hint="default"/>
      </w:rPr>
    </w:lvl>
    <w:lvl w:ilvl="5" w:tplc="F81CECD4" w:tentative="1">
      <w:start w:val="1"/>
      <w:numFmt w:val="bullet"/>
      <w:lvlText w:val=""/>
      <w:lvlJc w:val="left"/>
      <w:pPr>
        <w:ind w:left="3960" w:hanging="360"/>
      </w:pPr>
      <w:rPr>
        <w:rFonts w:ascii="Wingdings" w:hAnsi="Wingdings" w:hint="default"/>
      </w:rPr>
    </w:lvl>
    <w:lvl w:ilvl="6" w:tplc="3A08BB48" w:tentative="1">
      <w:start w:val="1"/>
      <w:numFmt w:val="bullet"/>
      <w:lvlText w:val=""/>
      <w:lvlJc w:val="left"/>
      <w:pPr>
        <w:ind w:left="4680" w:hanging="360"/>
      </w:pPr>
      <w:rPr>
        <w:rFonts w:ascii="Symbol" w:hAnsi="Symbol" w:hint="default"/>
      </w:rPr>
    </w:lvl>
    <w:lvl w:ilvl="7" w:tplc="6EE47B9C" w:tentative="1">
      <w:start w:val="1"/>
      <w:numFmt w:val="bullet"/>
      <w:lvlText w:val="o"/>
      <w:lvlJc w:val="left"/>
      <w:pPr>
        <w:ind w:left="5400" w:hanging="360"/>
      </w:pPr>
      <w:rPr>
        <w:rFonts w:ascii="Courier New" w:hAnsi="Courier New" w:hint="default"/>
      </w:rPr>
    </w:lvl>
    <w:lvl w:ilvl="8" w:tplc="AB961E30" w:tentative="1">
      <w:start w:val="1"/>
      <w:numFmt w:val="bullet"/>
      <w:lvlText w:val=""/>
      <w:lvlJc w:val="left"/>
      <w:pPr>
        <w:ind w:left="6120" w:hanging="360"/>
      </w:pPr>
      <w:rPr>
        <w:rFonts w:ascii="Wingdings" w:hAnsi="Wingdings" w:hint="default"/>
      </w:rPr>
    </w:lvl>
  </w:abstractNum>
  <w:abstractNum w:abstractNumId="192" w15:restartNumberingAfterBreak="0">
    <w:nsid w:val="504AB15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3" w15:restartNumberingAfterBreak="0">
    <w:nsid w:val="504FC1D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4" w15:restartNumberingAfterBreak="0">
    <w:nsid w:val="50E94C8A"/>
    <w:multiLevelType w:val="multilevel"/>
    <w:tmpl w:val="3774BC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5" w15:restartNumberingAfterBreak="0">
    <w:nsid w:val="50EE1EA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6" w15:restartNumberingAfterBreak="0">
    <w:nsid w:val="515F7DE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7" w15:restartNumberingAfterBreak="0">
    <w:nsid w:val="5168D0B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8" w15:restartNumberingAfterBreak="0">
    <w:nsid w:val="51E508EA"/>
    <w:multiLevelType w:val="hybridMultilevel"/>
    <w:tmpl w:val="593A6924"/>
    <w:lvl w:ilvl="0" w:tplc="8318CAAA">
      <w:start w:val="1"/>
      <w:numFmt w:val="bullet"/>
      <w:lvlText w:val=""/>
      <w:lvlJc w:val="left"/>
      <w:pPr>
        <w:ind w:left="720" w:hanging="360"/>
      </w:pPr>
      <w:rPr>
        <w:rFonts w:ascii="Symbol" w:hAnsi="Symbol" w:hint="default"/>
      </w:rPr>
    </w:lvl>
    <w:lvl w:ilvl="1" w:tplc="66BA6184" w:tentative="1">
      <w:start w:val="1"/>
      <w:numFmt w:val="bullet"/>
      <w:lvlText w:val="o"/>
      <w:lvlJc w:val="left"/>
      <w:pPr>
        <w:ind w:left="1440" w:hanging="360"/>
      </w:pPr>
      <w:rPr>
        <w:rFonts w:ascii="Courier New" w:hAnsi="Courier New" w:hint="default"/>
      </w:rPr>
    </w:lvl>
    <w:lvl w:ilvl="2" w:tplc="69D0B350" w:tentative="1">
      <w:start w:val="1"/>
      <w:numFmt w:val="bullet"/>
      <w:lvlText w:val=""/>
      <w:lvlJc w:val="left"/>
      <w:pPr>
        <w:ind w:left="2160" w:hanging="360"/>
      </w:pPr>
      <w:rPr>
        <w:rFonts w:ascii="Wingdings" w:hAnsi="Wingdings" w:hint="default"/>
      </w:rPr>
    </w:lvl>
    <w:lvl w:ilvl="3" w:tplc="927E8692" w:tentative="1">
      <w:start w:val="1"/>
      <w:numFmt w:val="bullet"/>
      <w:lvlText w:val=""/>
      <w:lvlJc w:val="left"/>
      <w:pPr>
        <w:ind w:left="2880" w:hanging="360"/>
      </w:pPr>
      <w:rPr>
        <w:rFonts w:ascii="Symbol" w:hAnsi="Symbol" w:hint="default"/>
      </w:rPr>
    </w:lvl>
    <w:lvl w:ilvl="4" w:tplc="F4AAD582" w:tentative="1">
      <w:start w:val="1"/>
      <w:numFmt w:val="bullet"/>
      <w:lvlText w:val="o"/>
      <w:lvlJc w:val="left"/>
      <w:pPr>
        <w:ind w:left="3600" w:hanging="360"/>
      </w:pPr>
      <w:rPr>
        <w:rFonts w:ascii="Courier New" w:hAnsi="Courier New" w:hint="default"/>
      </w:rPr>
    </w:lvl>
    <w:lvl w:ilvl="5" w:tplc="8C7038AE" w:tentative="1">
      <w:start w:val="1"/>
      <w:numFmt w:val="bullet"/>
      <w:lvlText w:val=""/>
      <w:lvlJc w:val="left"/>
      <w:pPr>
        <w:ind w:left="4320" w:hanging="360"/>
      </w:pPr>
      <w:rPr>
        <w:rFonts w:ascii="Wingdings" w:hAnsi="Wingdings" w:hint="default"/>
      </w:rPr>
    </w:lvl>
    <w:lvl w:ilvl="6" w:tplc="E9B8D54C" w:tentative="1">
      <w:start w:val="1"/>
      <w:numFmt w:val="bullet"/>
      <w:lvlText w:val=""/>
      <w:lvlJc w:val="left"/>
      <w:pPr>
        <w:ind w:left="5040" w:hanging="360"/>
      </w:pPr>
      <w:rPr>
        <w:rFonts w:ascii="Symbol" w:hAnsi="Symbol" w:hint="default"/>
      </w:rPr>
    </w:lvl>
    <w:lvl w:ilvl="7" w:tplc="5BA05B52" w:tentative="1">
      <w:start w:val="1"/>
      <w:numFmt w:val="bullet"/>
      <w:lvlText w:val="o"/>
      <w:lvlJc w:val="left"/>
      <w:pPr>
        <w:ind w:left="5760" w:hanging="360"/>
      </w:pPr>
      <w:rPr>
        <w:rFonts w:ascii="Courier New" w:hAnsi="Courier New" w:hint="default"/>
      </w:rPr>
    </w:lvl>
    <w:lvl w:ilvl="8" w:tplc="DC4877B4" w:tentative="1">
      <w:start w:val="1"/>
      <w:numFmt w:val="bullet"/>
      <w:lvlText w:val=""/>
      <w:lvlJc w:val="left"/>
      <w:pPr>
        <w:ind w:left="6480" w:hanging="360"/>
      </w:pPr>
      <w:rPr>
        <w:rFonts w:ascii="Wingdings" w:hAnsi="Wingdings" w:hint="default"/>
      </w:rPr>
    </w:lvl>
  </w:abstractNum>
  <w:abstractNum w:abstractNumId="199" w15:restartNumberingAfterBreak="0">
    <w:nsid w:val="51E638ED"/>
    <w:multiLevelType w:val="hybridMultilevel"/>
    <w:tmpl w:val="354AD81C"/>
    <w:lvl w:ilvl="0" w:tplc="09D81016">
      <w:start w:val="1"/>
      <w:numFmt w:val="bullet"/>
      <w:lvlText w:val="o"/>
      <w:lvlJc w:val="left"/>
      <w:pPr>
        <w:ind w:left="360" w:hanging="360"/>
      </w:pPr>
      <w:rPr>
        <w:rFonts w:ascii="Courier New" w:hAnsi="Courier New" w:hint="default"/>
      </w:rPr>
    </w:lvl>
    <w:lvl w:ilvl="1" w:tplc="7264D730">
      <w:start w:val="1"/>
      <w:numFmt w:val="bullet"/>
      <w:lvlText w:val="o"/>
      <w:lvlJc w:val="left"/>
      <w:pPr>
        <w:ind w:left="1080" w:hanging="360"/>
      </w:pPr>
      <w:rPr>
        <w:rFonts w:ascii="Courier New" w:hAnsi="Courier New" w:hint="default"/>
      </w:rPr>
    </w:lvl>
    <w:lvl w:ilvl="2" w:tplc="D14600E0" w:tentative="1">
      <w:start w:val="1"/>
      <w:numFmt w:val="bullet"/>
      <w:lvlText w:val=""/>
      <w:lvlJc w:val="left"/>
      <w:pPr>
        <w:ind w:left="1800" w:hanging="360"/>
      </w:pPr>
      <w:rPr>
        <w:rFonts w:ascii="Wingdings" w:hAnsi="Wingdings" w:hint="default"/>
      </w:rPr>
    </w:lvl>
    <w:lvl w:ilvl="3" w:tplc="F6A60098" w:tentative="1">
      <w:start w:val="1"/>
      <w:numFmt w:val="bullet"/>
      <w:lvlText w:val=""/>
      <w:lvlJc w:val="left"/>
      <w:pPr>
        <w:ind w:left="2520" w:hanging="360"/>
      </w:pPr>
      <w:rPr>
        <w:rFonts w:ascii="Symbol" w:hAnsi="Symbol" w:hint="default"/>
      </w:rPr>
    </w:lvl>
    <w:lvl w:ilvl="4" w:tplc="38BC0BD8" w:tentative="1">
      <w:start w:val="1"/>
      <w:numFmt w:val="bullet"/>
      <w:lvlText w:val="o"/>
      <w:lvlJc w:val="left"/>
      <w:pPr>
        <w:ind w:left="3240" w:hanging="360"/>
      </w:pPr>
      <w:rPr>
        <w:rFonts w:ascii="Courier New" w:hAnsi="Courier New" w:hint="default"/>
      </w:rPr>
    </w:lvl>
    <w:lvl w:ilvl="5" w:tplc="D3B8EAAA" w:tentative="1">
      <w:start w:val="1"/>
      <w:numFmt w:val="bullet"/>
      <w:lvlText w:val=""/>
      <w:lvlJc w:val="left"/>
      <w:pPr>
        <w:ind w:left="3960" w:hanging="360"/>
      </w:pPr>
      <w:rPr>
        <w:rFonts w:ascii="Wingdings" w:hAnsi="Wingdings" w:hint="default"/>
      </w:rPr>
    </w:lvl>
    <w:lvl w:ilvl="6" w:tplc="34A27CB0" w:tentative="1">
      <w:start w:val="1"/>
      <w:numFmt w:val="bullet"/>
      <w:lvlText w:val=""/>
      <w:lvlJc w:val="left"/>
      <w:pPr>
        <w:ind w:left="4680" w:hanging="360"/>
      </w:pPr>
      <w:rPr>
        <w:rFonts w:ascii="Symbol" w:hAnsi="Symbol" w:hint="default"/>
      </w:rPr>
    </w:lvl>
    <w:lvl w:ilvl="7" w:tplc="060C49C2" w:tentative="1">
      <w:start w:val="1"/>
      <w:numFmt w:val="bullet"/>
      <w:lvlText w:val="o"/>
      <w:lvlJc w:val="left"/>
      <w:pPr>
        <w:ind w:left="5400" w:hanging="360"/>
      </w:pPr>
      <w:rPr>
        <w:rFonts w:ascii="Courier New" w:hAnsi="Courier New" w:hint="default"/>
      </w:rPr>
    </w:lvl>
    <w:lvl w:ilvl="8" w:tplc="F04E67AA" w:tentative="1">
      <w:start w:val="1"/>
      <w:numFmt w:val="bullet"/>
      <w:lvlText w:val=""/>
      <w:lvlJc w:val="left"/>
      <w:pPr>
        <w:ind w:left="6120" w:hanging="360"/>
      </w:pPr>
      <w:rPr>
        <w:rFonts w:ascii="Wingdings" w:hAnsi="Wingdings" w:hint="default"/>
      </w:rPr>
    </w:lvl>
  </w:abstractNum>
  <w:abstractNum w:abstractNumId="200" w15:restartNumberingAfterBreak="0">
    <w:nsid w:val="526E324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1" w15:restartNumberingAfterBreak="0">
    <w:nsid w:val="52C2B2C2"/>
    <w:multiLevelType w:val="hybridMultilevel"/>
    <w:tmpl w:val="FFFFFFFF"/>
    <w:lvl w:ilvl="0" w:tplc="D794E070">
      <w:start w:val="1"/>
      <w:numFmt w:val="bullet"/>
      <w:lvlText w:val=""/>
      <w:lvlJc w:val="left"/>
      <w:pPr>
        <w:ind w:left="720" w:hanging="360"/>
      </w:pPr>
      <w:rPr>
        <w:rFonts w:ascii="Symbol" w:hAnsi="Symbol" w:hint="default"/>
      </w:rPr>
    </w:lvl>
    <w:lvl w:ilvl="1" w:tplc="DE32DA16">
      <w:start w:val="1"/>
      <w:numFmt w:val="bullet"/>
      <w:lvlText w:val=""/>
      <w:lvlJc w:val="left"/>
      <w:pPr>
        <w:ind w:left="1440" w:hanging="360"/>
      </w:pPr>
      <w:rPr>
        <w:rFonts w:ascii="Symbol" w:hAnsi="Symbol" w:hint="default"/>
      </w:rPr>
    </w:lvl>
    <w:lvl w:ilvl="2" w:tplc="109E01EE">
      <w:start w:val="1"/>
      <w:numFmt w:val="bullet"/>
      <w:lvlText w:val=""/>
      <w:lvlJc w:val="left"/>
      <w:pPr>
        <w:ind w:left="2160" w:hanging="360"/>
      </w:pPr>
      <w:rPr>
        <w:rFonts w:ascii="Wingdings" w:hAnsi="Wingdings" w:hint="default"/>
      </w:rPr>
    </w:lvl>
    <w:lvl w:ilvl="3" w:tplc="818C72F4">
      <w:start w:val="1"/>
      <w:numFmt w:val="bullet"/>
      <w:lvlText w:val=""/>
      <w:lvlJc w:val="left"/>
      <w:pPr>
        <w:ind w:left="2880" w:hanging="360"/>
      </w:pPr>
      <w:rPr>
        <w:rFonts w:ascii="Symbol" w:hAnsi="Symbol" w:hint="default"/>
      </w:rPr>
    </w:lvl>
    <w:lvl w:ilvl="4" w:tplc="7250C2D6">
      <w:start w:val="1"/>
      <w:numFmt w:val="bullet"/>
      <w:lvlText w:val="o"/>
      <w:lvlJc w:val="left"/>
      <w:pPr>
        <w:ind w:left="3600" w:hanging="360"/>
      </w:pPr>
      <w:rPr>
        <w:rFonts w:ascii="Courier New" w:hAnsi="Courier New" w:hint="default"/>
      </w:rPr>
    </w:lvl>
    <w:lvl w:ilvl="5" w:tplc="20B670F0">
      <w:start w:val="1"/>
      <w:numFmt w:val="bullet"/>
      <w:lvlText w:val=""/>
      <w:lvlJc w:val="left"/>
      <w:pPr>
        <w:ind w:left="4320" w:hanging="360"/>
      </w:pPr>
      <w:rPr>
        <w:rFonts w:ascii="Wingdings" w:hAnsi="Wingdings" w:hint="default"/>
      </w:rPr>
    </w:lvl>
    <w:lvl w:ilvl="6" w:tplc="FF7E1CB4">
      <w:start w:val="1"/>
      <w:numFmt w:val="bullet"/>
      <w:lvlText w:val=""/>
      <w:lvlJc w:val="left"/>
      <w:pPr>
        <w:ind w:left="5040" w:hanging="360"/>
      </w:pPr>
      <w:rPr>
        <w:rFonts w:ascii="Symbol" w:hAnsi="Symbol" w:hint="default"/>
      </w:rPr>
    </w:lvl>
    <w:lvl w:ilvl="7" w:tplc="6F06C65A">
      <w:start w:val="1"/>
      <w:numFmt w:val="bullet"/>
      <w:lvlText w:val="o"/>
      <w:lvlJc w:val="left"/>
      <w:pPr>
        <w:ind w:left="5760" w:hanging="360"/>
      </w:pPr>
      <w:rPr>
        <w:rFonts w:ascii="Courier New" w:hAnsi="Courier New" w:hint="default"/>
      </w:rPr>
    </w:lvl>
    <w:lvl w:ilvl="8" w:tplc="2098A874">
      <w:start w:val="1"/>
      <w:numFmt w:val="bullet"/>
      <w:lvlText w:val=""/>
      <w:lvlJc w:val="left"/>
      <w:pPr>
        <w:ind w:left="6480" w:hanging="360"/>
      </w:pPr>
      <w:rPr>
        <w:rFonts w:ascii="Wingdings" w:hAnsi="Wingdings" w:hint="default"/>
      </w:rPr>
    </w:lvl>
  </w:abstractNum>
  <w:abstractNum w:abstractNumId="202" w15:restartNumberingAfterBreak="0">
    <w:nsid w:val="53040D5F"/>
    <w:multiLevelType w:val="hybridMultilevel"/>
    <w:tmpl w:val="A798011C"/>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3" w15:restartNumberingAfterBreak="0">
    <w:nsid w:val="53420BC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5420216C"/>
    <w:multiLevelType w:val="multilevel"/>
    <w:tmpl w:val="C948497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5" w15:restartNumberingAfterBreak="0">
    <w:nsid w:val="546040B9"/>
    <w:multiLevelType w:val="hybridMultilevel"/>
    <w:tmpl w:val="7EFAAF82"/>
    <w:lvl w:ilvl="0" w:tplc="EAA66328">
      <w:start w:val="1"/>
      <w:numFmt w:val="decimal"/>
      <w:lvlText w:val="%1-"/>
      <w:lvlJc w:val="left"/>
      <w:pPr>
        <w:ind w:left="720" w:hanging="360"/>
      </w:pPr>
    </w:lvl>
    <w:lvl w:ilvl="1" w:tplc="0C000019">
      <w:start w:val="1"/>
      <w:numFmt w:val="lowerLetter"/>
      <w:lvlText w:val="%2."/>
      <w:lvlJc w:val="left"/>
      <w:pPr>
        <w:ind w:left="1440" w:hanging="360"/>
      </w:pPr>
    </w:lvl>
    <w:lvl w:ilvl="2" w:tplc="0C00001B">
      <w:start w:val="1"/>
      <w:numFmt w:val="lowerRoman"/>
      <w:lvlText w:val="%3."/>
      <w:lvlJc w:val="right"/>
      <w:pPr>
        <w:ind w:left="2160" w:hanging="180"/>
      </w:pPr>
    </w:lvl>
    <w:lvl w:ilvl="3" w:tplc="0C00000F">
      <w:start w:val="1"/>
      <w:numFmt w:val="decimal"/>
      <w:lvlText w:val="%4."/>
      <w:lvlJc w:val="left"/>
      <w:pPr>
        <w:ind w:left="2880" w:hanging="360"/>
      </w:pPr>
    </w:lvl>
    <w:lvl w:ilvl="4" w:tplc="0C000019">
      <w:start w:val="1"/>
      <w:numFmt w:val="lowerLetter"/>
      <w:lvlText w:val="%5."/>
      <w:lvlJc w:val="left"/>
      <w:pPr>
        <w:ind w:left="3600" w:hanging="360"/>
      </w:pPr>
    </w:lvl>
    <w:lvl w:ilvl="5" w:tplc="0C00001B">
      <w:start w:val="1"/>
      <w:numFmt w:val="lowerRoman"/>
      <w:lvlText w:val="%6."/>
      <w:lvlJc w:val="right"/>
      <w:pPr>
        <w:ind w:left="4320" w:hanging="180"/>
      </w:pPr>
    </w:lvl>
    <w:lvl w:ilvl="6" w:tplc="0C00000F">
      <w:start w:val="1"/>
      <w:numFmt w:val="decimal"/>
      <w:lvlText w:val="%7."/>
      <w:lvlJc w:val="left"/>
      <w:pPr>
        <w:ind w:left="5040" w:hanging="360"/>
      </w:pPr>
    </w:lvl>
    <w:lvl w:ilvl="7" w:tplc="0C000019">
      <w:start w:val="1"/>
      <w:numFmt w:val="lowerLetter"/>
      <w:lvlText w:val="%8."/>
      <w:lvlJc w:val="left"/>
      <w:pPr>
        <w:ind w:left="5760" w:hanging="360"/>
      </w:pPr>
    </w:lvl>
    <w:lvl w:ilvl="8" w:tplc="0C00001B">
      <w:start w:val="1"/>
      <w:numFmt w:val="lowerRoman"/>
      <w:lvlText w:val="%9."/>
      <w:lvlJc w:val="right"/>
      <w:pPr>
        <w:ind w:left="6480" w:hanging="180"/>
      </w:pPr>
    </w:lvl>
  </w:abstractNum>
  <w:abstractNum w:abstractNumId="206" w15:restartNumberingAfterBreak="0">
    <w:nsid w:val="55093BA9"/>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7" w15:restartNumberingAfterBreak="0">
    <w:nsid w:val="554E56C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8" w15:restartNumberingAfterBreak="0">
    <w:nsid w:val="56EC31F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9" w15:restartNumberingAfterBreak="0">
    <w:nsid w:val="57089BA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0" w15:restartNumberingAfterBreak="0">
    <w:nsid w:val="573A989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1" w15:restartNumberingAfterBreak="0">
    <w:nsid w:val="57425817"/>
    <w:multiLevelType w:val="hybridMultilevel"/>
    <w:tmpl w:val="5B24FC0C"/>
    <w:lvl w:ilvl="0" w:tplc="3D00B538">
      <w:start w:val="1"/>
      <w:numFmt w:val="bullet"/>
      <w:lvlText w:val="•"/>
      <w:lvlJc w:val="left"/>
      <w:pPr>
        <w:ind w:left="360" w:hanging="360"/>
      </w:pPr>
      <w:rPr>
        <w:rFonts w:ascii="Arial" w:hAnsi="Arial" w:hint="default"/>
      </w:rPr>
    </w:lvl>
    <w:lvl w:ilvl="1" w:tplc="925EAB16" w:tentative="1">
      <w:start w:val="1"/>
      <w:numFmt w:val="bullet"/>
      <w:lvlText w:val="o"/>
      <w:lvlJc w:val="left"/>
      <w:pPr>
        <w:ind w:left="1080" w:hanging="360"/>
      </w:pPr>
      <w:rPr>
        <w:rFonts w:ascii="Courier New" w:hAnsi="Courier New" w:hint="default"/>
      </w:rPr>
    </w:lvl>
    <w:lvl w:ilvl="2" w:tplc="10E46202" w:tentative="1">
      <w:start w:val="1"/>
      <w:numFmt w:val="bullet"/>
      <w:lvlText w:val=""/>
      <w:lvlJc w:val="left"/>
      <w:pPr>
        <w:ind w:left="1800" w:hanging="360"/>
      </w:pPr>
      <w:rPr>
        <w:rFonts w:ascii="Wingdings" w:hAnsi="Wingdings" w:hint="default"/>
      </w:rPr>
    </w:lvl>
    <w:lvl w:ilvl="3" w:tplc="57942270" w:tentative="1">
      <w:start w:val="1"/>
      <w:numFmt w:val="bullet"/>
      <w:lvlText w:val=""/>
      <w:lvlJc w:val="left"/>
      <w:pPr>
        <w:ind w:left="2520" w:hanging="360"/>
      </w:pPr>
      <w:rPr>
        <w:rFonts w:ascii="Symbol" w:hAnsi="Symbol" w:hint="default"/>
      </w:rPr>
    </w:lvl>
    <w:lvl w:ilvl="4" w:tplc="71F09786" w:tentative="1">
      <w:start w:val="1"/>
      <w:numFmt w:val="bullet"/>
      <w:lvlText w:val="o"/>
      <w:lvlJc w:val="left"/>
      <w:pPr>
        <w:ind w:left="3240" w:hanging="360"/>
      </w:pPr>
      <w:rPr>
        <w:rFonts w:ascii="Courier New" w:hAnsi="Courier New" w:hint="default"/>
      </w:rPr>
    </w:lvl>
    <w:lvl w:ilvl="5" w:tplc="887A1F28" w:tentative="1">
      <w:start w:val="1"/>
      <w:numFmt w:val="bullet"/>
      <w:lvlText w:val=""/>
      <w:lvlJc w:val="left"/>
      <w:pPr>
        <w:ind w:left="3960" w:hanging="360"/>
      </w:pPr>
      <w:rPr>
        <w:rFonts w:ascii="Wingdings" w:hAnsi="Wingdings" w:hint="default"/>
      </w:rPr>
    </w:lvl>
    <w:lvl w:ilvl="6" w:tplc="918ADC2E" w:tentative="1">
      <w:start w:val="1"/>
      <w:numFmt w:val="bullet"/>
      <w:lvlText w:val=""/>
      <w:lvlJc w:val="left"/>
      <w:pPr>
        <w:ind w:left="4680" w:hanging="360"/>
      </w:pPr>
      <w:rPr>
        <w:rFonts w:ascii="Symbol" w:hAnsi="Symbol" w:hint="default"/>
      </w:rPr>
    </w:lvl>
    <w:lvl w:ilvl="7" w:tplc="8F16BDE8" w:tentative="1">
      <w:start w:val="1"/>
      <w:numFmt w:val="bullet"/>
      <w:lvlText w:val="o"/>
      <w:lvlJc w:val="left"/>
      <w:pPr>
        <w:ind w:left="5400" w:hanging="360"/>
      </w:pPr>
      <w:rPr>
        <w:rFonts w:ascii="Courier New" w:hAnsi="Courier New" w:hint="default"/>
      </w:rPr>
    </w:lvl>
    <w:lvl w:ilvl="8" w:tplc="11C4DD68" w:tentative="1">
      <w:start w:val="1"/>
      <w:numFmt w:val="bullet"/>
      <w:lvlText w:val=""/>
      <w:lvlJc w:val="left"/>
      <w:pPr>
        <w:ind w:left="6120" w:hanging="360"/>
      </w:pPr>
      <w:rPr>
        <w:rFonts w:ascii="Wingdings" w:hAnsi="Wingdings" w:hint="default"/>
      </w:rPr>
    </w:lvl>
  </w:abstractNum>
  <w:abstractNum w:abstractNumId="212" w15:restartNumberingAfterBreak="0">
    <w:nsid w:val="5837E725"/>
    <w:multiLevelType w:val="hybridMultilevel"/>
    <w:tmpl w:val="FFFFFFFF"/>
    <w:lvl w:ilvl="0" w:tplc="51AEE8EC">
      <w:start w:val="1"/>
      <w:numFmt w:val="bullet"/>
      <w:lvlText w:val=""/>
      <w:lvlJc w:val="left"/>
      <w:pPr>
        <w:ind w:left="720" w:hanging="360"/>
      </w:pPr>
      <w:rPr>
        <w:rFonts w:ascii="Symbol" w:hAnsi="Symbol" w:hint="default"/>
      </w:rPr>
    </w:lvl>
    <w:lvl w:ilvl="1" w:tplc="3ACAE22E">
      <w:start w:val="1"/>
      <w:numFmt w:val="bullet"/>
      <w:lvlText w:val="o"/>
      <w:lvlJc w:val="left"/>
      <w:pPr>
        <w:ind w:left="1440" w:hanging="360"/>
      </w:pPr>
      <w:rPr>
        <w:rFonts w:ascii="Courier New" w:hAnsi="Courier New" w:hint="default"/>
      </w:rPr>
    </w:lvl>
    <w:lvl w:ilvl="2" w:tplc="B80C4582">
      <w:start w:val="1"/>
      <w:numFmt w:val="bullet"/>
      <w:lvlText w:val=""/>
      <w:lvlJc w:val="left"/>
      <w:pPr>
        <w:ind w:left="2160" w:hanging="360"/>
      </w:pPr>
      <w:rPr>
        <w:rFonts w:ascii="Wingdings" w:hAnsi="Wingdings" w:hint="default"/>
      </w:rPr>
    </w:lvl>
    <w:lvl w:ilvl="3" w:tplc="008094A8">
      <w:start w:val="1"/>
      <w:numFmt w:val="bullet"/>
      <w:lvlText w:val=""/>
      <w:lvlJc w:val="left"/>
      <w:pPr>
        <w:ind w:left="2880" w:hanging="360"/>
      </w:pPr>
      <w:rPr>
        <w:rFonts w:ascii="Symbol" w:hAnsi="Symbol" w:hint="default"/>
      </w:rPr>
    </w:lvl>
    <w:lvl w:ilvl="4" w:tplc="5BC4D0EC">
      <w:start w:val="1"/>
      <w:numFmt w:val="bullet"/>
      <w:lvlText w:val="o"/>
      <w:lvlJc w:val="left"/>
      <w:pPr>
        <w:ind w:left="3600" w:hanging="360"/>
      </w:pPr>
      <w:rPr>
        <w:rFonts w:ascii="Courier New" w:hAnsi="Courier New" w:hint="default"/>
      </w:rPr>
    </w:lvl>
    <w:lvl w:ilvl="5" w:tplc="714E5054">
      <w:start w:val="1"/>
      <w:numFmt w:val="bullet"/>
      <w:lvlText w:val=""/>
      <w:lvlJc w:val="left"/>
      <w:pPr>
        <w:ind w:left="4320" w:hanging="360"/>
      </w:pPr>
      <w:rPr>
        <w:rFonts w:ascii="Wingdings" w:hAnsi="Wingdings" w:hint="default"/>
      </w:rPr>
    </w:lvl>
    <w:lvl w:ilvl="6" w:tplc="10AE47E8">
      <w:start w:val="1"/>
      <w:numFmt w:val="bullet"/>
      <w:lvlText w:val=""/>
      <w:lvlJc w:val="left"/>
      <w:pPr>
        <w:ind w:left="5040" w:hanging="360"/>
      </w:pPr>
      <w:rPr>
        <w:rFonts w:ascii="Symbol" w:hAnsi="Symbol" w:hint="default"/>
      </w:rPr>
    </w:lvl>
    <w:lvl w:ilvl="7" w:tplc="E49823C2">
      <w:start w:val="1"/>
      <w:numFmt w:val="bullet"/>
      <w:lvlText w:val="o"/>
      <w:lvlJc w:val="left"/>
      <w:pPr>
        <w:ind w:left="5760" w:hanging="360"/>
      </w:pPr>
      <w:rPr>
        <w:rFonts w:ascii="Courier New" w:hAnsi="Courier New" w:hint="default"/>
      </w:rPr>
    </w:lvl>
    <w:lvl w:ilvl="8" w:tplc="4EC09552">
      <w:start w:val="1"/>
      <w:numFmt w:val="bullet"/>
      <w:lvlText w:val=""/>
      <w:lvlJc w:val="left"/>
      <w:pPr>
        <w:ind w:left="6480" w:hanging="360"/>
      </w:pPr>
      <w:rPr>
        <w:rFonts w:ascii="Wingdings" w:hAnsi="Wingdings" w:hint="default"/>
      </w:rPr>
    </w:lvl>
  </w:abstractNum>
  <w:abstractNum w:abstractNumId="213" w15:restartNumberingAfterBreak="0">
    <w:nsid w:val="588F5281"/>
    <w:multiLevelType w:val="hybridMultilevel"/>
    <w:tmpl w:val="FFFFFFFF"/>
    <w:lvl w:ilvl="0" w:tplc="1B7250DE">
      <w:start w:val="1"/>
      <w:numFmt w:val="bullet"/>
      <w:lvlText w:val=""/>
      <w:lvlJc w:val="left"/>
      <w:pPr>
        <w:ind w:left="720" w:hanging="360"/>
      </w:pPr>
      <w:rPr>
        <w:rFonts w:ascii="Symbol" w:hAnsi="Symbol" w:hint="default"/>
      </w:rPr>
    </w:lvl>
    <w:lvl w:ilvl="1" w:tplc="EB941182">
      <w:start w:val="1"/>
      <w:numFmt w:val="bullet"/>
      <w:lvlText w:val="o"/>
      <w:lvlJc w:val="left"/>
      <w:pPr>
        <w:ind w:left="1440" w:hanging="360"/>
      </w:pPr>
      <w:rPr>
        <w:rFonts w:ascii="Courier New" w:hAnsi="Courier New" w:hint="default"/>
      </w:rPr>
    </w:lvl>
    <w:lvl w:ilvl="2" w:tplc="F9C6B716">
      <w:start w:val="1"/>
      <w:numFmt w:val="bullet"/>
      <w:lvlText w:val=""/>
      <w:lvlJc w:val="left"/>
      <w:pPr>
        <w:ind w:left="2160" w:hanging="360"/>
      </w:pPr>
      <w:rPr>
        <w:rFonts w:ascii="Wingdings" w:hAnsi="Wingdings" w:hint="default"/>
      </w:rPr>
    </w:lvl>
    <w:lvl w:ilvl="3" w:tplc="4C269E92">
      <w:start w:val="1"/>
      <w:numFmt w:val="bullet"/>
      <w:lvlText w:val=""/>
      <w:lvlJc w:val="left"/>
      <w:pPr>
        <w:ind w:left="2880" w:hanging="360"/>
      </w:pPr>
      <w:rPr>
        <w:rFonts w:ascii="Symbol" w:hAnsi="Symbol" w:hint="default"/>
      </w:rPr>
    </w:lvl>
    <w:lvl w:ilvl="4" w:tplc="D69EE6C4">
      <w:start w:val="1"/>
      <w:numFmt w:val="bullet"/>
      <w:lvlText w:val="o"/>
      <w:lvlJc w:val="left"/>
      <w:pPr>
        <w:ind w:left="3600" w:hanging="360"/>
      </w:pPr>
      <w:rPr>
        <w:rFonts w:ascii="Courier New" w:hAnsi="Courier New" w:hint="default"/>
      </w:rPr>
    </w:lvl>
    <w:lvl w:ilvl="5" w:tplc="94DC5298">
      <w:start w:val="1"/>
      <w:numFmt w:val="bullet"/>
      <w:lvlText w:val=""/>
      <w:lvlJc w:val="left"/>
      <w:pPr>
        <w:ind w:left="4320" w:hanging="360"/>
      </w:pPr>
      <w:rPr>
        <w:rFonts w:ascii="Wingdings" w:hAnsi="Wingdings" w:hint="default"/>
      </w:rPr>
    </w:lvl>
    <w:lvl w:ilvl="6" w:tplc="1B9EC0F4">
      <w:start w:val="1"/>
      <w:numFmt w:val="bullet"/>
      <w:lvlText w:val=""/>
      <w:lvlJc w:val="left"/>
      <w:pPr>
        <w:ind w:left="5040" w:hanging="360"/>
      </w:pPr>
      <w:rPr>
        <w:rFonts w:ascii="Symbol" w:hAnsi="Symbol" w:hint="default"/>
      </w:rPr>
    </w:lvl>
    <w:lvl w:ilvl="7" w:tplc="CD909DCE">
      <w:start w:val="1"/>
      <w:numFmt w:val="bullet"/>
      <w:lvlText w:val="o"/>
      <w:lvlJc w:val="left"/>
      <w:pPr>
        <w:ind w:left="5760" w:hanging="360"/>
      </w:pPr>
      <w:rPr>
        <w:rFonts w:ascii="Courier New" w:hAnsi="Courier New" w:hint="default"/>
      </w:rPr>
    </w:lvl>
    <w:lvl w:ilvl="8" w:tplc="82321BA8">
      <w:start w:val="1"/>
      <w:numFmt w:val="bullet"/>
      <w:lvlText w:val=""/>
      <w:lvlJc w:val="left"/>
      <w:pPr>
        <w:ind w:left="6480" w:hanging="360"/>
      </w:pPr>
      <w:rPr>
        <w:rFonts w:ascii="Wingdings" w:hAnsi="Wingdings" w:hint="default"/>
      </w:rPr>
    </w:lvl>
  </w:abstractNum>
  <w:abstractNum w:abstractNumId="214" w15:restartNumberingAfterBreak="0">
    <w:nsid w:val="58A04ADF"/>
    <w:multiLevelType w:val="multilevel"/>
    <w:tmpl w:val="061A7B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5" w15:restartNumberingAfterBreak="0">
    <w:nsid w:val="59CB49B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6" w15:restartNumberingAfterBreak="0">
    <w:nsid w:val="5A18199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7" w15:restartNumberingAfterBreak="0">
    <w:nsid w:val="5A37BD98"/>
    <w:multiLevelType w:val="hybridMultilevel"/>
    <w:tmpl w:val="FFFFFFFF"/>
    <w:lvl w:ilvl="0" w:tplc="7056EDC0">
      <w:start w:val="1"/>
      <w:numFmt w:val="bullet"/>
      <w:lvlText w:val=""/>
      <w:lvlJc w:val="left"/>
      <w:pPr>
        <w:ind w:left="720" w:hanging="360"/>
      </w:pPr>
      <w:rPr>
        <w:rFonts w:ascii="Symbol" w:hAnsi="Symbol" w:hint="default"/>
      </w:rPr>
    </w:lvl>
    <w:lvl w:ilvl="1" w:tplc="9A9E45EC">
      <w:start w:val="1"/>
      <w:numFmt w:val="bullet"/>
      <w:lvlText w:val="o"/>
      <w:lvlJc w:val="left"/>
      <w:pPr>
        <w:ind w:left="1440" w:hanging="360"/>
      </w:pPr>
      <w:rPr>
        <w:rFonts w:ascii="Courier New" w:hAnsi="Courier New" w:hint="default"/>
      </w:rPr>
    </w:lvl>
    <w:lvl w:ilvl="2" w:tplc="023E82A8">
      <w:start w:val="1"/>
      <w:numFmt w:val="bullet"/>
      <w:lvlText w:val=""/>
      <w:lvlJc w:val="left"/>
      <w:pPr>
        <w:ind w:left="2160" w:hanging="360"/>
      </w:pPr>
      <w:rPr>
        <w:rFonts w:ascii="Wingdings" w:hAnsi="Wingdings" w:hint="default"/>
      </w:rPr>
    </w:lvl>
    <w:lvl w:ilvl="3" w:tplc="F2DA2BC8">
      <w:start w:val="1"/>
      <w:numFmt w:val="bullet"/>
      <w:lvlText w:val=""/>
      <w:lvlJc w:val="left"/>
      <w:pPr>
        <w:ind w:left="2880" w:hanging="360"/>
      </w:pPr>
      <w:rPr>
        <w:rFonts w:ascii="Symbol" w:hAnsi="Symbol" w:hint="default"/>
      </w:rPr>
    </w:lvl>
    <w:lvl w:ilvl="4" w:tplc="06A65122">
      <w:start w:val="1"/>
      <w:numFmt w:val="bullet"/>
      <w:lvlText w:val="o"/>
      <w:lvlJc w:val="left"/>
      <w:pPr>
        <w:ind w:left="3600" w:hanging="360"/>
      </w:pPr>
      <w:rPr>
        <w:rFonts w:ascii="Courier New" w:hAnsi="Courier New" w:hint="default"/>
      </w:rPr>
    </w:lvl>
    <w:lvl w:ilvl="5" w:tplc="EBACCF2C">
      <w:start w:val="1"/>
      <w:numFmt w:val="bullet"/>
      <w:lvlText w:val=""/>
      <w:lvlJc w:val="left"/>
      <w:pPr>
        <w:ind w:left="4320" w:hanging="360"/>
      </w:pPr>
      <w:rPr>
        <w:rFonts w:ascii="Wingdings" w:hAnsi="Wingdings" w:hint="default"/>
      </w:rPr>
    </w:lvl>
    <w:lvl w:ilvl="6" w:tplc="4E86DBE0">
      <w:start w:val="1"/>
      <w:numFmt w:val="bullet"/>
      <w:lvlText w:val=""/>
      <w:lvlJc w:val="left"/>
      <w:pPr>
        <w:ind w:left="5040" w:hanging="360"/>
      </w:pPr>
      <w:rPr>
        <w:rFonts w:ascii="Symbol" w:hAnsi="Symbol" w:hint="default"/>
      </w:rPr>
    </w:lvl>
    <w:lvl w:ilvl="7" w:tplc="DA42B33C">
      <w:start w:val="1"/>
      <w:numFmt w:val="bullet"/>
      <w:lvlText w:val="o"/>
      <w:lvlJc w:val="left"/>
      <w:pPr>
        <w:ind w:left="5760" w:hanging="360"/>
      </w:pPr>
      <w:rPr>
        <w:rFonts w:ascii="Courier New" w:hAnsi="Courier New" w:hint="default"/>
      </w:rPr>
    </w:lvl>
    <w:lvl w:ilvl="8" w:tplc="AA68CC36">
      <w:start w:val="1"/>
      <w:numFmt w:val="bullet"/>
      <w:lvlText w:val=""/>
      <w:lvlJc w:val="left"/>
      <w:pPr>
        <w:ind w:left="6480" w:hanging="360"/>
      </w:pPr>
      <w:rPr>
        <w:rFonts w:ascii="Wingdings" w:hAnsi="Wingdings" w:hint="default"/>
      </w:rPr>
    </w:lvl>
  </w:abstractNum>
  <w:abstractNum w:abstractNumId="218" w15:restartNumberingAfterBreak="0">
    <w:nsid w:val="5ABF1DB6"/>
    <w:multiLevelType w:val="hybridMultilevel"/>
    <w:tmpl w:val="1E5E74CC"/>
    <w:lvl w:ilvl="0" w:tplc="7848C2B8">
      <w:start w:val="1"/>
      <w:numFmt w:val="bullet"/>
      <w:lvlText w:val=""/>
      <w:lvlJc w:val="left"/>
      <w:pPr>
        <w:ind w:left="720" w:hanging="360"/>
      </w:pPr>
      <w:rPr>
        <w:rFonts w:ascii="Symbol" w:hAnsi="Symbol" w:hint="default"/>
      </w:rPr>
    </w:lvl>
    <w:lvl w:ilvl="1" w:tplc="A17467E2" w:tentative="1">
      <w:start w:val="1"/>
      <w:numFmt w:val="bullet"/>
      <w:lvlText w:val="o"/>
      <w:lvlJc w:val="left"/>
      <w:pPr>
        <w:ind w:left="1440" w:hanging="360"/>
      </w:pPr>
      <w:rPr>
        <w:rFonts w:ascii="Courier New" w:hAnsi="Courier New" w:hint="default"/>
      </w:rPr>
    </w:lvl>
    <w:lvl w:ilvl="2" w:tplc="C35A0690" w:tentative="1">
      <w:start w:val="1"/>
      <w:numFmt w:val="bullet"/>
      <w:lvlText w:val=""/>
      <w:lvlJc w:val="left"/>
      <w:pPr>
        <w:ind w:left="2160" w:hanging="360"/>
      </w:pPr>
      <w:rPr>
        <w:rFonts w:ascii="Wingdings" w:hAnsi="Wingdings" w:hint="default"/>
      </w:rPr>
    </w:lvl>
    <w:lvl w:ilvl="3" w:tplc="07AE20F8" w:tentative="1">
      <w:start w:val="1"/>
      <w:numFmt w:val="bullet"/>
      <w:lvlText w:val=""/>
      <w:lvlJc w:val="left"/>
      <w:pPr>
        <w:ind w:left="2880" w:hanging="360"/>
      </w:pPr>
      <w:rPr>
        <w:rFonts w:ascii="Symbol" w:hAnsi="Symbol" w:hint="default"/>
      </w:rPr>
    </w:lvl>
    <w:lvl w:ilvl="4" w:tplc="16B8E22C" w:tentative="1">
      <w:start w:val="1"/>
      <w:numFmt w:val="bullet"/>
      <w:lvlText w:val="o"/>
      <w:lvlJc w:val="left"/>
      <w:pPr>
        <w:ind w:left="3600" w:hanging="360"/>
      </w:pPr>
      <w:rPr>
        <w:rFonts w:ascii="Courier New" w:hAnsi="Courier New" w:hint="default"/>
      </w:rPr>
    </w:lvl>
    <w:lvl w:ilvl="5" w:tplc="329E22FC" w:tentative="1">
      <w:start w:val="1"/>
      <w:numFmt w:val="bullet"/>
      <w:lvlText w:val=""/>
      <w:lvlJc w:val="left"/>
      <w:pPr>
        <w:ind w:left="4320" w:hanging="360"/>
      </w:pPr>
      <w:rPr>
        <w:rFonts w:ascii="Wingdings" w:hAnsi="Wingdings" w:hint="default"/>
      </w:rPr>
    </w:lvl>
    <w:lvl w:ilvl="6" w:tplc="75F262E6" w:tentative="1">
      <w:start w:val="1"/>
      <w:numFmt w:val="bullet"/>
      <w:lvlText w:val=""/>
      <w:lvlJc w:val="left"/>
      <w:pPr>
        <w:ind w:left="5040" w:hanging="360"/>
      </w:pPr>
      <w:rPr>
        <w:rFonts w:ascii="Symbol" w:hAnsi="Symbol" w:hint="default"/>
      </w:rPr>
    </w:lvl>
    <w:lvl w:ilvl="7" w:tplc="839A50A2" w:tentative="1">
      <w:start w:val="1"/>
      <w:numFmt w:val="bullet"/>
      <w:lvlText w:val="o"/>
      <w:lvlJc w:val="left"/>
      <w:pPr>
        <w:ind w:left="5760" w:hanging="360"/>
      </w:pPr>
      <w:rPr>
        <w:rFonts w:ascii="Courier New" w:hAnsi="Courier New" w:hint="default"/>
      </w:rPr>
    </w:lvl>
    <w:lvl w:ilvl="8" w:tplc="D3306620" w:tentative="1">
      <w:start w:val="1"/>
      <w:numFmt w:val="bullet"/>
      <w:lvlText w:val=""/>
      <w:lvlJc w:val="left"/>
      <w:pPr>
        <w:ind w:left="6480" w:hanging="360"/>
      </w:pPr>
      <w:rPr>
        <w:rFonts w:ascii="Wingdings" w:hAnsi="Wingdings" w:hint="default"/>
      </w:rPr>
    </w:lvl>
  </w:abstractNum>
  <w:abstractNum w:abstractNumId="219" w15:restartNumberingAfterBreak="0">
    <w:nsid w:val="5B9E0CB8"/>
    <w:multiLevelType w:val="hybridMultilevel"/>
    <w:tmpl w:val="49F2251A"/>
    <w:lvl w:ilvl="0" w:tplc="6A84D950">
      <w:start w:val="1"/>
      <w:numFmt w:val="bullet"/>
      <w:lvlText w:val=""/>
      <w:lvlJc w:val="left"/>
      <w:pPr>
        <w:ind w:left="720" w:hanging="360"/>
      </w:pPr>
      <w:rPr>
        <w:rFonts w:ascii="Symbol" w:hAnsi="Symbol" w:hint="default"/>
      </w:rPr>
    </w:lvl>
    <w:lvl w:ilvl="1" w:tplc="6068EF7C" w:tentative="1">
      <w:start w:val="1"/>
      <w:numFmt w:val="bullet"/>
      <w:lvlText w:val="o"/>
      <w:lvlJc w:val="left"/>
      <w:pPr>
        <w:ind w:left="1440" w:hanging="360"/>
      </w:pPr>
      <w:rPr>
        <w:rFonts w:ascii="Courier New" w:hAnsi="Courier New" w:hint="default"/>
      </w:rPr>
    </w:lvl>
    <w:lvl w:ilvl="2" w:tplc="05B6866C" w:tentative="1">
      <w:start w:val="1"/>
      <w:numFmt w:val="bullet"/>
      <w:lvlText w:val=""/>
      <w:lvlJc w:val="left"/>
      <w:pPr>
        <w:ind w:left="2160" w:hanging="360"/>
      </w:pPr>
      <w:rPr>
        <w:rFonts w:ascii="Wingdings" w:hAnsi="Wingdings" w:hint="default"/>
      </w:rPr>
    </w:lvl>
    <w:lvl w:ilvl="3" w:tplc="45CAC542" w:tentative="1">
      <w:start w:val="1"/>
      <w:numFmt w:val="bullet"/>
      <w:lvlText w:val=""/>
      <w:lvlJc w:val="left"/>
      <w:pPr>
        <w:ind w:left="2880" w:hanging="360"/>
      </w:pPr>
      <w:rPr>
        <w:rFonts w:ascii="Symbol" w:hAnsi="Symbol" w:hint="default"/>
      </w:rPr>
    </w:lvl>
    <w:lvl w:ilvl="4" w:tplc="23BC3D1E" w:tentative="1">
      <w:start w:val="1"/>
      <w:numFmt w:val="bullet"/>
      <w:lvlText w:val="o"/>
      <w:lvlJc w:val="left"/>
      <w:pPr>
        <w:ind w:left="3600" w:hanging="360"/>
      </w:pPr>
      <w:rPr>
        <w:rFonts w:ascii="Courier New" w:hAnsi="Courier New" w:hint="default"/>
      </w:rPr>
    </w:lvl>
    <w:lvl w:ilvl="5" w:tplc="2D9AD87A" w:tentative="1">
      <w:start w:val="1"/>
      <w:numFmt w:val="bullet"/>
      <w:lvlText w:val=""/>
      <w:lvlJc w:val="left"/>
      <w:pPr>
        <w:ind w:left="4320" w:hanging="360"/>
      </w:pPr>
      <w:rPr>
        <w:rFonts w:ascii="Wingdings" w:hAnsi="Wingdings" w:hint="default"/>
      </w:rPr>
    </w:lvl>
    <w:lvl w:ilvl="6" w:tplc="691499C6" w:tentative="1">
      <w:start w:val="1"/>
      <w:numFmt w:val="bullet"/>
      <w:lvlText w:val=""/>
      <w:lvlJc w:val="left"/>
      <w:pPr>
        <w:ind w:left="5040" w:hanging="360"/>
      </w:pPr>
      <w:rPr>
        <w:rFonts w:ascii="Symbol" w:hAnsi="Symbol" w:hint="default"/>
      </w:rPr>
    </w:lvl>
    <w:lvl w:ilvl="7" w:tplc="E886FCC6" w:tentative="1">
      <w:start w:val="1"/>
      <w:numFmt w:val="bullet"/>
      <w:lvlText w:val="o"/>
      <w:lvlJc w:val="left"/>
      <w:pPr>
        <w:ind w:left="5760" w:hanging="360"/>
      </w:pPr>
      <w:rPr>
        <w:rFonts w:ascii="Courier New" w:hAnsi="Courier New" w:hint="default"/>
      </w:rPr>
    </w:lvl>
    <w:lvl w:ilvl="8" w:tplc="F99C6398" w:tentative="1">
      <w:start w:val="1"/>
      <w:numFmt w:val="bullet"/>
      <w:lvlText w:val=""/>
      <w:lvlJc w:val="left"/>
      <w:pPr>
        <w:ind w:left="6480" w:hanging="360"/>
      </w:pPr>
      <w:rPr>
        <w:rFonts w:ascii="Wingdings" w:hAnsi="Wingdings" w:hint="default"/>
      </w:rPr>
    </w:lvl>
  </w:abstractNum>
  <w:abstractNum w:abstractNumId="220" w15:restartNumberingAfterBreak="0">
    <w:nsid w:val="5C1AD6F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1" w15:restartNumberingAfterBreak="0">
    <w:nsid w:val="5CB22D0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2" w15:restartNumberingAfterBreak="0">
    <w:nsid w:val="5D03B49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3" w15:restartNumberingAfterBreak="0">
    <w:nsid w:val="5D4A3BD7"/>
    <w:multiLevelType w:val="hybridMultilevel"/>
    <w:tmpl w:val="EBFE1030"/>
    <w:lvl w:ilvl="0" w:tplc="6DFCD882">
      <w:start w:val="1"/>
      <w:numFmt w:val="bullet"/>
      <w:lvlText w:val=""/>
      <w:lvlJc w:val="left"/>
      <w:pPr>
        <w:ind w:left="1146" w:hanging="360"/>
      </w:pPr>
      <w:rPr>
        <w:rFonts w:ascii="Symbol" w:hAnsi="Symbol" w:hint="default"/>
      </w:rPr>
    </w:lvl>
    <w:lvl w:ilvl="1" w:tplc="738C58D8" w:tentative="1">
      <w:start w:val="1"/>
      <w:numFmt w:val="bullet"/>
      <w:lvlText w:val="o"/>
      <w:lvlJc w:val="left"/>
      <w:pPr>
        <w:ind w:left="1866" w:hanging="360"/>
      </w:pPr>
      <w:rPr>
        <w:rFonts w:ascii="Courier New" w:hAnsi="Courier New" w:hint="default"/>
      </w:rPr>
    </w:lvl>
    <w:lvl w:ilvl="2" w:tplc="BADC335E" w:tentative="1">
      <w:start w:val="1"/>
      <w:numFmt w:val="bullet"/>
      <w:lvlText w:val=""/>
      <w:lvlJc w:val="left"/>
      <w:pPr>
        <w:ind w:left="2586" w:hanging="360"/>
      </w:pPr>
      <w:rPr>
        <w:rFonts w:ascii="Wingdings" w:hAnsi="Wingdings" w:hint="default"/>
      </w:rPr>
    </w:lvl>
    <w:lvl w:ilvl="3" w:tplc="293C58DA" w:tentative="1">
      <w:start w:val="1"/>
      <w:numFmt w:val="bullet"/>
      <w:lvlText w:val=""/>
      <w:lvlJc w:val="left"/>
      <w:pPr>
        <w:ind w:left="3306" w:hanging="360"/>
      </w:pPr>
      <w:rPr>
        <w:rFonts w:ascii="Symbol" w:hAnsi="Symbol" w:hint="default"/>
      </w:rPr>
    </w:lvl>
    <w:lvl w:ilvl="4" w:tplc="38C8D0F4" w:tentative="1">
      <w:start w:val="1"/>
      <w:numFmt w:val="bullet"/>
      <w:lvlText w:val="o"/>
      <w:lvlJc w:val="left"/>
      <w:pPr>
        <w:ind w:left="4026" w:hanging="360"/>
      </w:pPr>
      <w:rPr>
        <w:rFonts w:ascii="Courier New" w:hAnsi="Courier New" w:hint="default"/>
      </w:rPr>
    </w:lvl>
    <w:lvl w:ilvl="5" w:tplc="9FECC53A" w:tentative="1">
      <w:start w:val="1"/>
      <w:numFmt w:val="bullet"/>
      <w:lvlText w:val=""/>
      <w:lvlJc w:val="left"/>
      <w:pPr>
        <w:ind w:left="4746" w:hanging="360"/>
      </w:pPr>
      <w:rPr>
        <w:rFonts w:ascii="Wingdings" w:hAnsi="Wingdings" w:hint="default"/>
      </w:rPr>
    </w:lvl>
    <w:lvl w:ilvl="6" w:tplc="F3663B4C" w:tentative="1">
      <w:start w:val="1"/>
      <w:numFmt w:val="bullet"/>
      <w:lvlText w:val=""/>
      <w:lvlJc w:val="left"/>
      <w:pPr>
        <w:ind w:left="5466" w:hanging="360"/>
      </w:pPr>
      <w:rPr>
        <w:rFonts w:ascii="Symbol" w:hAnsi="Symbol" w:hint="default"/>
      </w:rPr>
    </w:lvl>
    <w:lvl w:ilvl="7" w:tplc="2D6C0840" w:tentative="1">
      <w:start w:val="1"/>
      <w:numFmt w:val="bullet"/>
      <w:lvlText w:val="o"/>
      <w:lvlJc w:val="left"/>
      <w:pPr>
        <w:ind w:left="6186" w:hanging="360"/>
      </w:pPr>
      <w:rPr>
        <w:rFonts w:ascii="Courier New" w:hAnsi="Courier New" w:hint="default"/>
      </w:rPr>
    </w:lvl>
    <w:lvl w:ilvl="8" w:tplc="EEBC4FB6" w:tentative="1">
      <w:start w:val="1"/>
      <w:numFmt w:val="bullet"/>
      <w:lvlText w:val=""/>
      <w:lvlJc w:val="left"/>
      <w:pPr>
        <w:ind w:left="6906" w:hanging="360"/>
      </w:pPr>
      <w:rPr>
        <w:rFonts w:ascii="Wingdings" w:hAnsi="Wingdings" w:hint="default"/>
      </w:rPr>
    </w:lvl>
  </w:abstractNum>
  <w:abstractNum w:abstractNumId="224" w15:restartNumberingAfterBreak="0">
    <w:nsid w:val="5D6C5370"/>
    <w:multiLevelType w:val="hybridMultilevel"/>
    <w:tmpl w:val="72327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5" w15:restartNumberingAfterBreak="0">
    <w:nsid w:val="5D8D2377"/>
    <w:multiLevelType w:val="hybridMultilevel"/>
    <w:tmpl w:val="712C22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6" w15:restartNumberingAfterBreak="0">
    <w:nsid w:val="5DCEFAF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7" w15:restartNumberingAfterBreak="0">
    <w:nsid w:val="5F6E9FB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8" w15:restartNumberingAfterBreak="0">
    <w:nsid w:val="5FE36FA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9" w15:restartNumberingAfterBreak="0">
    <w:nsid w:val="5FF65B9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0" w15:restartNumberingAfterBreak="0">
    <w:nsid w:val="607B19F3"/>
    <w:multiLevelType w:val="hybridMultilevel"/>
    <w:tmpl w:val="FFFFFFFF"/>
    <w:lvl w:ilvl="0" w:tplc="8AD6A26A">
      <w:start w:val="1"/>
      <w:numFmt w:val="decimal"/>
      <w:lvlText w:val="%1."/>
      <w:lvlJc w:val="left"/>
      <w:pPr>
        <w:ind w:left="720" w:hanging="360"/>
      </w:pPr>
    </w:lvl>
    <w:lvl w:ilvl="1" w:tplc="584239E6">
      <w:start w:val="1"/>
      <w:numFmt w:val="lowerLetter"/>
      <w:lvlText w:val="%2."/>
      <w:lvlJc w:val="left"/>
      <w:pPr>
        <w:ind w:left="1440" w:hanging="360"/>
      </w:pPr>
    </w:lvl>
    <w:lvl w:ilvl="2" w:tplc="B296BDAC">
      <w:start w:val="1"/>
      <w:numFmt w:val="lowerRoman"/>
      <w:lvlText w:val="%3."/>
      <w:lvlJc w:val="right"/>
      <w:pPr>
        <w:ind w:left="2160" w:hanging="180"/>
      </w:pPr>
    </w:lvl>
    <w:lvl w:ilvl="3" w:tplc="29FE39B2">
      <w:start w:val="1"/>
      <w:numFmt w:val="decimal"/>
      <w:lvlText w:val="%4."/>
      <w:lvlJc w:val="left"/>
      <w:pPr>
        <w:ind w:left="2880" w:hanging="360"/>
      </w:pPr>
    </w:lvl>
    <w:lvl w:ilvl="4" w:tplc="DAA81A22">
      <w:start w:val="1"/>
      <w:numFmt w:val="lowerLetter"/>
      <w:lvlText w:val="%5."/>
      <w:lvlJc w:val="left"/>
      <w:pPr>
        <w:ind w:left="3600" w:hanging="360"/>
      </w:pPr>
    </w:lvl>
    <w:lvl w:ilvl="5" w:tplc="CBE22A6E">
      <w:start w:val="1"/>
      <w:numFmt w:val="lowerRoman"/>
      <w:lvlText w:val="%6."/>
      <w:lvlJc w:val="right"/>
      <w:pPr>
        <w:ind w:left="4320" w:hanging="180"/>
      </w:pPr>
    </w:lvl>
    <w:lvl w:ilvl="6" w:tplc="1BEA446A">
      <w:start w:val="1"/>
      <w:numFmt w:val="decimal"/>
      <w:lvlText w:val="%7."/>
      <w:lvlJc w:val="left"/>
      <w:pPr>
        <w:ind w:left="5040" w:hanging="360"/>
      </w:pPr>
    </w:lvl>
    <w:lvl w:ilvl="7" w:tplc="1ACA010A">
      <w:start w:val="1"/>
      <w:numFmt w:val="lowerLetter"/>
      <w:lvlText w:val="%8."/>
      <w:lvlJc w:val="left"/>
      <w:pPr>
        <w:ind w:left="5760" w:hanging="360"/>
      </w:pPr>
    </w:lvl>
    <w:lvl w:ilvl="8" w:tplc="43AA2AFA">
      <w:start w:val="1"/>
      <w:numFmt w:val="lowerRoman"/>
      <w:lvlText w:val="%9."/>
      <w:lvlJc w:val="right"/>
      <w:pPr>
        <w:ind w:left="6480" w:hanging="180"/>
      </w:pPr>
    </w:lvl>
  </w:abstractNum>
  <w:abstractNum w:abstractNumId="231" w15:restartNumberingAfterBreak="0">
    <w:nsid w:val="60DCD52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2" w15:restartNumberingAfterBreak="0">
    <w:nsid w:val="60E01E3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3" w15:restartNumberingAfterBreak="0">
    <w:nsid w:val="6125B86B"/>
    <w:multiLevelType w:val="hybridMultilevel"/>
    <w:tmpl w:val="FFFFFFFF"/>
    <w:lvl w:ilvl="0" w:tplc="8E001248">
      <w:start w:val="1"/>
      <w:numFmt w:val="decimal"/>
      <w:lvlText w:val="%1."/>
      <w:lvlJc w:val="left"/>
      <w:pPr>
        <w:ind w:left="720" w:hanging="360"/>
      </w:pPr>
    </w:lvl>
    <w:lvl w:ilvl="1" w:tplc="D9BECDAE">
      <w:start w:val="1"/>
      <w:numFmt w:val="lowerLetter"/>
      <w:lvlText w:val="%2."/>
      <w:lvlJc w:val="left"/>
      <w:pPr>
        <w:ind w:left="1440" w:hanging="360"/>
      </w:pPr>
    </w:lvl>
    <w:lvl w:ilvl="2" w:tplc="13621CC2">
      <w:start w:val="1"/>
      <w:numFmt w:val="lowerRoman"/>
      <w:lvlText w:val="%3."/>
      <w:lvlJc w:val="right"/>
      <w:pPr>
        <w:ind w:left="2160" w:hanging="180"/>
      </w:pPr>
    </w:lvl>
    <w:lvl w:ilvl="3" w:tplc="80BE6412">
      <w:start w:val="1"/>
      <w:numFmt w:val="decimal"/>
      <w:lvlText w:val="%4."/>
      <w:lvlJc w:val="left"/>
      <w:pPr>
        <w:ind w:left="2880" w:hanging="360"/>
      </w:pPr>
    </w:lvl>
    <w:lvl w:ilvl="4" w:tplc="79CA9A10">
      <w:start w:val="1"/>
      <w:numFmt w:val="lowerLetter"/>
      <w:lvlText w:val="%5."/>
      <w:lvlJc w:val="left"/>
      <w:pPr>
        <w:ind w:left="3600" w:hanging="360"/>
      </w:pPr>
    </w:lvl>
    <w:lvl w:ilvl="5" w:tplc="CC36E3A4">
      <w:start w:val="1"/>
      <w:numFmt w:val="lowerRoman"/>
      <w:lvlText w:val="%6."/>
      <w:lvlJc w:val="right"/>
      <w:pPr>
        <w:ind w:left="4320" w:hanging="180"/>
      </w:pPr>
    </w:lvl>
    <w:lvl w:ilvl="6" w:tplc="8FF6457C">
      <w:start w:val="1"/>
      <w:numFmt w:val="decimal"/>
      <w:lvlText w:val="%7."/>
      <w:lvlJc w:val="left"/>
      <w:pPr>
        <w:ind w:left="5040" w:hanging="360"/>
      </w:pPr>
    </w:lvl>
    <w:lvl w:ilvl="7" w:tplc="1924F258">
      <w:start w:val="1"/>
      <w:numFmt w:val="lowerLetter"/>
      <w:lvlText w:val="%8."/>
      <w:lvlJc w:val="left"/>
      <w:pPr>
        <w:ind w:left="5760" w:hanging="360"/>
      </w:pPr>
    </w:lvl>
    <w:lvl w:ilvl="8" w:tplc="BBC61CA6">
      <w:start w:val="1"/>
      <w:numFmt w:val="lowerRoman"/>
      <w:lvlText w:val="%9."/>
      <w:lvlJc w:val="right"/>
      <w:pPr>
        <w:ind w:left="6480" w:hanging="180"/>
      </w:pPr>
    </w:lvl>
  </w:abstractNum>
  <w:abstractNum w:abstractNumId="234" w15:restartNumberingAfterBreak="0">
    <w:nsid w:val="61F10FB1"/>
    <w:multiLevelType w:val="hybridMultilevel"/>
    <w:tmpl w:val="6C48A43A"/>
    <w:lvl w:ilvl="0" w:tplc="EDAC9B2C">
      <w:start w:val="1"/>
      <w:numFmt w:val="decimal"/>
      <w:lvlText w:val="%1."/>
      <w:lvlJc w:val="left"/>
      <w:pPr>
        <w:ind w:left="720" w:hanging="360"/>
      </w:pPr>
    </w:lvl>
    <w:lvl w:ilvl="1" w:tplc="807691BE">
      <w:start w:val="1"/>
      <w:numFmt w:val="lowerLetter"/>
      <w:lvlText w:val="%2."/>
      <w:lvlJc w:val="left"/>
      <w:pPr>
        <w:ind w:left="1440" w:hanging="360"/>
      </w:pPr>
    </w:lvl>
    <w:lvl w:ilvl="2" w:tplc="CAFCD3B0">
      <w:start w:val="1"/>
      <w:numFmt w:val="lowerRoman"/>
      <w:lvlText w:val="%3."/>
      <w:lvlJc w:val="right"/>
      <w:pPr>
        <w:ind w:left="2160" w:hanging="180"/>
      </w:pPr>
    </w:lvl>
    <w:lvl w:ilvl="3" w:tplc="9FEA7154">
      <w:start w:val="1"/>
      <w:numFmt w:val="decimal"/>
      <w:lvlText w:val="%4."/>
      <w:lvlJc w:val="left"/>
      <w:pPr>
        <w:ind w:left="2880" w:hanging="360"/>
      </w:pPr>
    </w:lvl>
    <w:lvl w:ilvl="4" w:tplc="2D8EFD00">
      <w:start w:val="1"/>
      <w:numFmt w:val="lowerLetter"/>
      <w:lvlText w:val="%5."/>
      <w:lvlJc w:val="left"/>
      <w:pPr>
        <w:ind w:left="3600" w:hanging="360"/>
      </w:pPr>
    </w:lvl>
    <w:lvl w:ilvl="5" w:tplc="8B0E3040">
      <w:start w:val="1"/>
      <w:numFmt w:val="lowerRoman"/>
      <w:lvlText w:val="%6."/>
      <w:lvlJc w:val="right"/>
      <w:pPr>
        <w:ind w:left="4320" w:hanging="180"/>
      </w:pPr>
    </w:lvl>
    <w:lvl w:ilvl="6" w:tplc="9208C0D8">
      <w:start w:val="1"/>
      <w:numFmt w:val="decimal"/>
      <w:lvlText w:val="%7."/>
      <w:lvlJc w:val="left"/>
      <w:pPr>
        <w:ind w:left="5040" w:hanging="360"/>
      </w:pPr>
    </w:lvl>
    <w:lvl w:ilvl="7" w:tplc="C1C88A42">
      <w:start w:val="1"/>
      <w:numFmt w:val="lowerLetter"/>
      <w:lvlText w:val="%8."/>
      <w:lvlJc w:val="left"/>
      <w:pPr>
        <w:ind w:left="5760" w:hanging="360"/>
      </w:pPr>
    </w:lvl>
    <w:lvl w:ilvl="8" w:tplc="809C4576">
      <w:start w:val="1"/>
      <w:numFmt w:val="lowerRoman"/>
      <w:lvlText w:val="%9."/>
      <w:lvlJc w:val="right"/>
      <w:pPr>
        <w:ind w:left="6480" w:hanging="180"/>
      </w:pPr>
    </w:lvl>
  </w:abstractNum>
  <w:abstractNum w:abstractNumId="235" w15:restartNumberingAfterBreak="0">
    <w:nsid w:val="6205BD2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6" w15:restartNumberingAfterBreak="0">
    <w:nsid w:val="620D3920"/>
    <w:multiLevelType w:val="hybridMultilevel"/>
    <w:tmpl w:val="FFFFFFFF"/>
    <w:lvl w:ilvl="0" w:tplc="72C8CB02">
      <w:start w:val="1"/>
      <w:numFmt w:val="decimal"/>
      <w:lvlText w:val="%1."/>
      <w:lvlJc w:val="left"/>
      <w:pPr>
        <w:ind w:left="720" w:hanging="360"/>
      </w:pPr>
    </w:lvl>
    <w:lvl w:ilvl="1" w:tplc="8A06957E">
      <w:start w:val="1"/>
      <w:numFmt w:val="lowerLetter"/>
      <w:lvlText w:val="%2."/>
      <w:lvlJc w:val="left"/>
      <w:pPr>
        <w:ind w:left="1440" w:hanging="360"/>
      </w:pPr>
    </w:lvl>
    <w:lvl w:ilvl="2" w:tplc="8D823128">
      <w:start w:val="1"/>
      <w:numFmt w:val="lowerRoman"/>
      <w:lvlText w:val="%3."/>
      <w:lvlJc w:val="right"/>
      <w:pPr>
        <w:ind w:left="2160" w:hanging="180"/>
      </w:pPr>
    </w:lvl>
    <w:lvl w:ilvl="3" w:tplc="232EE3CE">
      <w:start w:val="1"/>
      <w:numFmt w:val="decimal"/>
      <w:lvlText w:val="%4."/>
      <w:lvlJc w:val="left"/>
      <w:pPr>
        <w:ind w:left="2880" w:hanging="360"/>
      </w:pPr>
    </w:lvl>
    <w:lvl w:ilvl="4" w:tplc="0B38D576">
      <w:start w:val="1"/>
      <w:numFmt w:val="lowerLetter"/>
      <w:lvlText w:val="%5."/>
      <w:lvlJc w:val="left"/>
      <w:pPr>
        <w:ind w:left="3600" w:hanging="360"/>
      </w:pPr>
    </w:lvl>
    <w:lvl w:ilvl="5" w:tplc="90941A8C">
      <w:start w:val="1"/>
      <w:numFmt w:val="lowerRoman"/>
      <w:lvlText w:val="%6."/>
      <w:lvlJc w:val="right"/>
      <w:pPr>
        <w:ind w:left="4320" w:hanging="180"/>
      </w:pPr>
    </w:lvl>
    <w:lvl w:ilvl="6" w:tplc="B0367BBA">
      <w:start w:val="1"/>
      <w:numFmt w:val="decimal"/>
      <w:lvlText w:val="%7."/>
      <w:lvlJc w:val="left"/>
      <w:pPr>
        <w:ind w:left="5040" w:hanging="360"/>
      </w:pPr>
    </w:lvl>
    <w:lvl w:ilvl="7" w:tplc="026A1F40">
      <w:start w:val="1"/>
      <w:numFmt w:val="lowerLetter"/>
      <w:lvlText w:val="%8."/>
      <w:lvlJc w:val="left"/>
      <w:pPr>
        <w:ind w:left="5760" w:hanging="360"/>
      </w:pPr>
    </w:lvl>
    <w:lvl w:ilvl="8" w:tplc="5AFA9252">
      <w:start w:val="1"/>
      <w:numFmt w:val="lowerRoman"/>
      <w:lvlText w:val="%9."/>
      <w:lvlJc w:val="right"/>
      <w:pPr>
        <w:ind w:left="6480" w:hanging="180"/>
      </w:pPr>
    </w:lvl>
  </w:abstractNum>
  <w:abstractNum w:abstractNumId="237" w15:restartNumberingAfterBreak="0">
    <w:nsid w:val="623DABA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8" w15:restartNumberingAfterBreak="0">
    <w:nsid w:val="6263552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9" w15:restartNumberingAfterBreak="0">
    <w:nsid w:val="62B461A3"/>
    <w:multiLevelType w:val="multilevel"/>
    <w:tmpl w:val="3774BC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0" w15:restartNumberingAfterBreak="0">
    <w:nsid w:val="62BBCCA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1" w15:restartNumberingAfterBreak="0">
    <w:nsid w:val="6339552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2" w15:restartNumberingAfterBreak="0">
    <w:nsid w:val="638C2C91"/>
    <w:multiLevelType w:val="multilevel"/>
    <w:tmpl w:val="3774BC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3" w15:restartNumberingAfterBreak="0">
    <w:nsid w:val="63A27DAF"/>
    <w:multiLevelType w:val="hybridMultilevel"/>
    <w:tmpl w:val="FFFFFFFF"/>
    <w:lvl w:ilvl="0" w:tplc="90129EC8">
      <w:start w:val="1"/>
      <w:numFmt w:val="bullet"/>
      <w:lvlText w:val="·"/>
      <w:lvlJc w:val="left"/>
      <w:pPr>
        <w:ind w:left="720" w:hanging="360"/>
      </w:pPr>
      <w:rPr>
        <w:rFonts w:ascii="Symbol" w:hAnsi="Symbol" w:hint="default"/>
      </w:rPr>
    </w:lvl>
    <w:lvl w:ilvl="1" w:tplc="0650891A">
      <w:start w:val="1"/>
      <w:numFmt w:val="bullet"/>
      <w:lvlText w:val="o"/>
      <w:lvlJc w:val="left"/>
      <w:pPr>
        <w:ind w:left="1440" w:hanging="360"/>
      </w:pPr>
      <w:rPr>
        <w:rFonts w:ascii="Courier New" w:hAnsi="Courier New" w:hint="default"/>
      </w:rPr>
    </w:lvl>
    <w:lvl w:ilvl="2" w:tplc="104EC00E">
      <w:start w:val="1"/>
      <w:numFmt w:val="bullet"/>
      <w:lvlText w:val=""/>
      <w:lvlJc w:val="left"/>
      <w:pPr>
        <w:ind w:left="2160" w:hanging="360"/>
      </w:pPr>
      <w:rPr>
        <w:rFonts w:ascii="Wingdings" w:hAnsi="Wingdings" w:hint="default"/>
      </w:rPr>
    </w:lvl>
    <w:lvl w:ilvl="3" w:tplc="807EC6F4">
      <w:start w:val="1"/>
      <w:numFmt w:val="bullet"/>
      <w:lvlText w:val=""/>
      <w:lvlJc w:val="left"/>
      <w:pPr>
        <w:ind w:left="2880" w:hanging="360"/>
      </w:pPr>
      <w:rPr>
        <w:rFonts w:ascii="Symbol" w:hAnsi="Symbol" w:hint="default"/>
      </w:rPr>
    </w:lvl>
    <w:lvl w:ilvl="4" w:tplc="19E834EC">
      <w:start w:val="1"/>
      <w:numFmt w:val="bullet"/>
      <w:lvlText w:val="o"/>
      <w:lvlJc w:val="left"/>
      <w:pPr>
        <w:ind w:left="3600" w:hanging="360"/>
      </w:pPr>
      <w:rPr>
        <w:rFonts w:ascii="Courier New" w:hAnsi="Courier New" w:hint="default"/>
      </w:rPr>
    </w:lvl>
    <w:lvl w:ilvl="5" w:tplc="9CA86598">
      <w:start w:val="1"/>
      <w:numFmt w:val="bullet"/>
      <w:lvlText w:val=""/>
      <w:lvlJc w:val="left"/>
      <w:pPr>
        <w:ind w:left="4320" w:hanging="360"/>
      </w:pPr>
      <w:rPr>
        <w:rFonts w:ascii="Wingdings" w:hAnsi="Wingdings" w:hint="default"/>
      </w:rPr>
    </w:lvl>
    <w:lvl w:ilvl="6" w:tplc="CF1057EE">
      <w:start w:val="1"/>
      <w:numFmt w:val="bullet"/>
      <w:lvlText w:val=""/>
      <w:lvlJc w:val="left"/>
      <w:pPr>
        <w:ind w:left="5040" w:hanging="360"/>
      </w:pPr>
      <w:rPr>
        <w:rFonts w:ascii="Symbol" w:hAnsi="Symbol" w:hint="default"/>
      </w:rPr>
    </w:lvl>
    <w:lvl w:ilvl="7" w:tplc="C8FAD0D8">
      <w:start w:val="1"/>
      <w:numFmt w:val="bullet"/>
      <w:lvlText w:val="o"/>
      <w:lvlJc w:val="left"/>
      <w:pPr>
        <w:ind w:left="5760" w:hanging="360"/>
      </w:pPr>
      <w:rPr>
        <w:rFonts w:ascii="Courier New" w:hAnsi="Courier New" w:hint="default"/>
      </w:rPr>
    </w:lvl>
    <w:lvl w:ilvl="8" w:tplc="AF9EAFD0">
      <w:start w:val="1"/>
      <w:numFmt w:val="bullet"/>
      <w:lvlText w:val=""/>
      <w:lvlJc w:val="left"/>
      <w:pPr>
        <w:ind w:left="6480" w:hanging="360"/>
      </w:pPr>
      <w:rPr>
        <w:rFonts w:ascii="Wingdings" w:hAnsi="Wingdings" w:hint="default"/>
      </w:rPr>
    </w:lvl>
  </w:abstractNum>
  <w:abstractNum w:abstractNumId="244" w15:restartNumberingAfterBreak="0">
    <w:nsid w:val="63B95AC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5" w15:restartNumberingAfterBreak="0">
    <w:nsid w:val="641B7F8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6" w15:restartNumberingAfterBreak="0">
    <w:nsid w:val="64CC35AE"/>
    <w:multiLevelType w:val="multilevel"/>
    <w:tmpl w:val="031E0C70"/>
    <w:lvl w:ilvl="0">
      <w:start w:val="1"/>
      <w:numFmt w:val="bullet"/>
      <w:lvlText w:val=""/>
      <w:lvlJc w:val="left"/>
      <w:pPr>
        <w:tabs>
          <w:tab w:val="num" w:pos="360"/>
        </w:tabs>
        <w:ind w:left="360" w:hanging="360"/>
      </w:pPr>
      <w:rPr>
        <w:rFonts w:ascii="Symbol" w:hAnsi="Symbol" w:hint="default"/>
        <w:sz w:val="20"/>
      </w:rPr>
    </w:lvl>
    <w:lvl w:ilvl="1">
      <w:start w:val="4"/>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7" w15:restartNumberingAfterBreak="0">
    <w:nsid w:val="6532E84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8" w15:restartNumberingAfterBreak="0">
    <w:nsid w:val="65A2EC9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9" w15:restartNumberingAfterBreak="0">
    <w:nsid w:val="6641905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0" w15:restartNumberingAfterBreak="0">
    <w:nsid w:val="666321F9"/>
    <w:multiLevelType w:val="hybridMultilevel"/>
    <w:tmpl w:val="E79A8F00"/>
    <w:lvl w:ilvl="0" w:tplc="A7EA4F64">
      <w:start w:val="1"/>
      <w:numFmt w:val="bullet"/>
      <w:lvlText w:val="·"/>
      <w:lvlJc w:val="left"/>
      <w:pPr>
        <w:ind w:left="720" w:hanging="360"/>
      </w:pPr>
      <w:rPr>
        <w:rFonts w:ascii="Symbol" w:hAnsi="Symbol" w:hint="default"/>
      </w:rPr>
    </w:lvl>
    <w:lvl w:ilvl="1" w:tplc="0ADAA0FA" w:tentative="1">
      <w:start w:val="1"/>
      <w:numFmt w:val="bullet"/>
      <w:lvlText w:val="o"/>
      <w:lvlJc w:val="left"/>
      <w:pPr>
        <w:ind w:left="1440" w:hanging="360"/>
      </w:pPr>
      <w:rPr>
        <w:rFonts w:ascii="Courier New" w:hAnsi="Courier New" w:hint="default"/>
      </w:rPr>
    </w:lvl>
    <w:lvl w:ilvl="2" w:tplc="1DACAB2E" w:tentative="1">
      <w:start w:val="1"/>
      <w:numFmt w:val="bullet"/>
      <w:lvlText w:val=""/>
      <w:lvlJc w:val="left"/>
      <w:pPr>
        <w:ind w:left="2160" w:hanging="360"/>
      </w:pPr>
      <w:rPr>
        <w:rFonts w:ascii="Wingdings" w:hAnsi="Wingdings" w:hint="default"/>
      </w:rPr>
    </w:lvl>
    <w:lvl w:ilvl="3" w:tplc="9A0C645A" w:tentative="1">
      <w:start w:val="1"/>
      <w:numFmt w:val="bullet"/>
      <w:lvlText w:val=""/>
      <w:lvlJc w:val="left"/>
      <w:pPr>
        <w:ind w:left="2880" w:hanging="360"/>
      </w:pPr>
      <w:rPr>
        <w:rFonts w:ascii="Symbol" w:hAnsi="Symbol" w:hint="default"/>
      </w:rPr>
    </w:lvl>
    <w:lvl w:ilvl="4" w:tplc="264A3D76" w:tentative="1">
      <w:start w:val="1"/>
      <w:numFmt w:val="bullet"/>
      <w:lvlText w:val="o"/>
      <w:lvlJc w:val="left"/>
      <w:pPr>
        <w:ind w:left="3600" w:hanging="360"/>
      </w:pPr>
      <w:rPr>
        <w:rFonts w:ascii="Courier New" w:hAnsi="Courier New" w:hint="default"/>
      </w:rPr>
    </w:lvl>
    <w:lvl w:ilvl="5" w:tplc="6BF4DA00" w:tentative="1">
      <w:start w:val="1"/>
      <w:numFmt w:val="bullet"/>
      <w:lvlText w:val=""/>
      <w:lvlJc w:val="left"/>
      <w:pPr>
        <w:ind w:left="4320" w:hanging="360"/>
      </w:pPr>
      <w:rPr>
        <w:rFonts w:ascii="Wingdings" w:hAnsi="Wingdings" w:hint="default"/>
      </w:rPr>
    </w:lvl>
    <w:lvl w:ilvl="6" w:tplc="CECA943C" w:tentative="1">
      <w:start w:val="1"/>
      <w:numFmt w:val="bullet"/>
      <w:lvlText w:val=""/>
      <w:lvlJc w:val="left"/>
      <w:pPr>
        <w:ind w:left="5040" w:hanging="360"/>
      </w:pPr>
      <w:rPr>
        <w:rFonts w:ascii="Symbol" w:hAnsi="Symbol" w:hint="default"/>
      </w:rPr>
    </w:lvl>
    <w:lvl w:ilvl="7" w:tplc="44E8D2EE" w:tentative="1">
      <w:start w:val="1"/>
      <w:numFmt w:val="bullet"/>
      <w:lvlText w:val="o"/>
      <w:lvlJc w:val="left"/>
      <w:pPr>
        <w:ind w:left="5760" w:hanging="360"/>
      </w:pPr>
      <w:rPr>
        <w:rFonts w:ascii="Courier New" w:hAnsi="Courier New" w:hint="default"/>
      </w:rPr>
    </w:lvl>
    <w:lvl w:ilvl="8" w:tplc="B3184F70" w:tentative="1">
      <w:start w:val="1"/>
      <w:numFmt w:val="bullet"/>
      <w:lvlText w:val=""/>
      <w:lvlJc w:val="left"/>
      <w:pPr>
        <w:ind w:left="6480" w:hanging="360"/>
      </w:pPr>
      <w:rPr>
        <w:rFonts w:ascii="Wingdings" w:hAnsi="Wingdings" w:hint="default"/>
      </w:rPr>
    </w:lvl>
  </w:abstractNum>
  <w:abstractNum w:abstractNumId="251" w15:restartNumberingAfterBreak="0">
    <w:nsid w:val="66D35D2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2" w15:restartNumberingAfterBreak="0">
    <w:nsid w:val="67B25ADE"/>
    <w:multiLevelType w:val="multilevel"/>
    <w:tmpl w:val="1BF6027C"/>
    <w:lvl w:ilvl="0">
      <w:start w:val="1"/>
      <w:numFmt w:val="bullet"/>
      <w:lvlText w:val=""/>
      <w:lvlJc w:val="left"/>
      <w:pPr>
        <w:ind w:left="360" w:hanging="360"/>
      </w:pPr>
      <w:rPr>
        <w:rFonts w:ascii="Symbol" w:hAnsi="Symbol" w:hint="default"/>
        <w:b/>
        <w:i w:val="0"/>
      </w:rPr>
    </w:lvl>
    <w:lvl w:ilvl="1">
      <w:start w:val="1"/>
      <w:numFmt w:val="decimal"/>
      <w:lvlText w:val="%1.%2."/>
      <w:lvlJc w:val="left"/>
      <w:pPr>
        <w:ind w:left="792" w:hanging="432"/>
      </w:pPr>
      <w:rPr>
        <w:rFonts w:hint="default"/>
        <w:b/>
        <w:i w:val="0"/>
      </w:rPr>
    </w:lvl>
    <w:lvl w:ilvl="2">
      <w:start w:val="1"/>
      <w:numFmt w:val="decimal"/>
      <w:lvlText w:val="%1.%2.%3."/>
      <w:lvlJc w:val="left"/>
      <w:pPr>
        <w:ind w:left="1224" w:hanging="504"/>
      </w:pPr>
      <w:rPr>
        <w:rFonts w:hint="default"/>
        <w:b/>
        <w:i w:val="0"/>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3" w15:restartNumberingAfterBreak="0">
    <w:nsid w:val="682B0D8A"/>
    <w:multiLevelType w:val="hybridMultilevel"/>
    <w:tmpl w:val="A036A3C0"/>
    <w:lvl w:ilvl="0" w:tplc="DFF2E2E8">
      <w:start w:val="1"/>
      <w:numFmt w:val="bullet"/>
      <w:lvlText w:val=""/>
      <w:lvlJc w:val="left"/>
      <w:pPr>
        <w:ind w:left="720" w:hanging="360"/>
      </w:pPr>
      <w:rPr>
        <w:rFonts w:ascii="Symbol" w:hAnsi="Symbol" w:hint="default"/>
      </w:rPr>
    </w:lvl>
    <w:lvl w:ilvl="1" w:tplc="8C90FB1A">
      <w:start w:val="1"/>
      <w:numFmt w:val="bullet"/>
      <w:lvlText w:val="o"/>
      <w:lvlJc w:val="left"/>
      <w:pPr>
        <w:ind w:left="1440" w:hanging="360"/>
      </w:pPr>
      <w:rPr>
        <w:rFonts w:ascii="Courier New" w:hAnsi="Courier New" w:hint="default"/>
      </w:rPr>
    </w:lvl>
    <w:lvl w:ilvl="2" w:tplc="A84CD888" w:tentative="1">
      <w:start w:val="1"/>
      <w:numFmt w:val="bullet"/>
      <w:lvlText w:val=""/>
      <w:lvlJc w:val="left"/>
      <w:pPr>
        <w:ind w:left="2160" w:hanging="360"/>
      </w:pPr>
      <w:rPr>
        <w:rFonts w:ascii="Wingdings" w:hAnsi="Wingdings" w:hint="default"/>
      </w:rPr>
    </w:lvl>
    <w:lvl w:ilvl="3" w:tplc="60EE0B22" w:tentative="1">
      <w:start w:val="1"/>
      <w:numFmt w:val="bullet"/>
      <w:lvlText w:val=""/>
      <w:lvlJc w:val="left"/>
      <w:pPr>
        <w:ind w:left="2880" w:hanging="360"/>
      </w:pPr>
      <w:rPr>
        <w:rFonts w:ascii="Symbol" w:hAnsi="Symbol" w:hint="default"/>
      </w:rPr>
    </w:lvl>
    <w:lvl w:ilvl="4" w:tplc="860CE742" w:tentative="1">
      <w:start w:val="1"/>
      <w:numFmt w:val="bullet"/>
      <w:lvlText w:val="o"/>
      <w:lvlJc w:val="left"/>
      <w:pPr>
        <w:ind w:left="3600" w:hanging="360"/>
      </w:pPr>
      <w:rPr>
        <w:rFonts w:ascii="Courier New" w:hAnsi="Courier New" w:hint="default"/>
      </w:rPr>
    </w:lvl>
    <w:lvl w:ilvl="5" w:tplc="96745FFE" w:tentative="1">
      <w:start w:val="1"/>
      <w:numFmt w:val="bullet"/>
      <w:lvlText w:val=""/>
      <w:lvlJc w:val="left"/>
      <w:pPr>
        <w:ind w:left="4320" w:hanging="360"/>
      </w:pPr>
      <w:rPr>
        <w:rFonts w:ascii="Wingdings" w:hAnsi="Wingdings" w:hint="default"/>
      </w:rPr>
    </w:lvl>
    <w:lvl w:ilvl="6" w:tplc="16B22BC4" w:tentative="1">
      <w:start w:val="1"/>
      <w:numFmt w:val="bullet"/>
      <w:lvlText w:val=""/>
      <w:lvlJc w:val="left"/>
      <w:pPr>
        <w:ind w:left="5040" w:hanging="360"/>
      </w:pPr>
      <w:rPr>
        <w:rFonts w:ascii="Symbol" w:hAnsi="Symbol" w:hint="default"/>
      </w:rPr>
    </w:lvl>
    <w:lvl w:ilvl="7" w:tplc="776E2A44" w:tentative="1">
      <w:start w:val="1"/>
      <w:numFmt w:val="bullet"/>
      <w:lvlText w:val="o"/>
      <w:lvlJc w:val="left"/>
      <w:pPr>
        <w:ind w:left="5760" w:hanging="360"/>
      </w:pPr>
      <w:rPr>
        <w:rFonts w:ascii="Courier New" w:hAnsi="Courier New" w:hint="default"/>
      </w:rPr>
    </w:lvl>
    <w:lvl w:ilvl="8" w:tplc="C45CAA18" w:tentative="1">
      <w:start w:val="1"/>
      <w:numFmt w:val="bullet"/>
      <w:lvlText w:val=""/>
      <w:lvlJc w:val="left"/>
      <w:pPr>
        <w:ind w:left="6480" w:hanging="360"/>
      </w:pPr>
      <w:rPr>
        <w:rFonts w:ascii="Wingdings" w:hAnsi="Wingdings" w:hint="default"/>
      </w:rPr>
    </w:lvl>
  </w:abstractNum>
  <w:abstractNum w:abstractNumId="254" w15:restartNumberingAfterBreak="0">
    <w:nsid w:val="6867167B"/>
    <w:multiLevelType w:val="multilevel"/>
    <w:tmpl w:val="5CE42A9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5" w15:restartNumberingAfterBreak="0">
    <w:nsid w:val="691DAE1D"/>
    <w:multiLevelType w:val="hybridMultilevel"/>
    <w:tmpl w:val="1FD47822"/>
    <w:lvl w:ilvl="0" w:tplc="45901D2A">
      <w:start w:val="1"/>
      <w:numFmt w:val="decimal"/>
      <w:lvlText w:val="%1."/>
      <w:lvlJc w:val="left"/>
      <w:pPr>
        <w:ind w:left="720" w:hanging="360"/>
      </w:pPr>
    </w:lvl>
    <w:lvl w:ilvl="1" w:tplc="39ACFA38">
      <w:start w:val="1"/>
      <w:numFmt w:val="lowerLetter"/>
      <w:lvlText w:val="%2."/>
      <w:lvlJc w:val="left"/>
      <w:pPr>
        <w:ind w:left="1440" w:hanging="360"/>
      </w:pPr>
    </w:lvl>
    <w:lvl w:ilvl="2" w:tplc="FA7400FA">
      <w:start w:val="1"/>
      <w:numFmt w:val="lowerRoman"/>
      <w:lvlText w:val="%3."/>
      <w:lvlJc w:val="right"/>
      <w:pPr>
        <w:ind w:left="2160" w:hanging="180"/>
      </w:pPr>
    </w:lvl>
    <w:lvl w:ilvl="3" w:tplc="B12C6130">
      <w:start w:val="1"/>
      <w:numFmt w:val="decimal"/>
      <w:lvlText w:val="%4."/>
      <w:lvlJc w:val="left"/>
      <w:pPr>
        <w:ind w:left="2880" w:hanging="360"/>
      </w:pPr>
    </w:lvl>
    <w:lvl w:ilvl="4" w:tplc="0BAC3D4C">
      <w:start w:val="1"/>
      <w:numFmt w:val="lowerLetter"/>
      <w:lvlText w:val="%5."/>
      <w:lvlJc w:val="left"/>
      <w:pPr>
        <w:ind w:left="3600" w:hanging="360"/>
      </w:pPr>
    </w:lvl>
    <w:lvl w:ilvl="5" w:tplc="1A9638CC">
      <w:start w:val="1"/>
      <w:numFmt w:val="lowerRoman"/>
      <w:lvlText w:val="%6."/>
      <w:lvlJc w:val="right"/>
      <w:pPr>
        <w:ind w:left="4320" w:hanging="180"/>
      </w:pPr>
    </w:lvl>
    <w:lvl w:ilvl="6" w:tplc="5936E03A">
      <w:start w:val="1"/>
      <w:numFmt w:val="decimal"/>
      <w:lvlText w:val="%7."/>
      <w:lvlJc w:val="left"/>
      <w:pPr>
        <w:ind w:left="5040" w:hanging="360"/>
      </w:pPr>
    </w:lvl>
    <w:lvl w:ilvl="7" w:tplc="CCD47E4C">
      <w:start w:val="1"/>
      <w:numFmt w:val="lowerLetter"/>
      <w:lvlText w:val="%8."/>
      <w:lvlJc w:val="left"/>
      <w:pPr>
        <w:ind w:left="5760" w:hanging="360"/>
      </w:pPr>
    </w:lvl>
    <w:lvl w:ilvl="8" w:tplc="B3487B4E">
      <w:start w:val="1"/>
      <w:numFmt w:val="lowerRoman"/>
      <w:lvlText w:val="%9."/>
      <w:lvlJc w:val="right"/>
      <w:pPr>
        <w:ind w:left="6480" w:hanging="180"/>
      </w:pPr>
    </w:lvl>
  </w:abstractNum>
  <w:abstractNum w:abstractNumId="256" w15:restartNumberingAfterBreak="0">
    <w:nsid w:val="695D5E2E"/>
    <w:multiLevelType w:val="hybridMultilevel"/>
    <w:tmpl w:val="CC380D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7" w15:restartNumberingAfterBreak="0">
    <w:nsid w:val="6995CE6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8" w15:restartNumberingAfterBreak="0">
    <w:nsid w:val="69A070F9"/>
    <w:multiLevelType w:val="multilevel"/>
    <w:tmpl w:val="B1A0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9C02822"/>
    <w:multiLevelType w:val="multilevel"/>
    <w:tmpl w:val="BE1A76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0" w15:restartNumberingAfterBreak="0">
    <w:nsid w:val="69C89BC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1" w15:restartNumberingAfterBreak="0">
    <w:nsid w:val="69D15B1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2" w15:restartNumberingAfterBreak="0">
    <w:nsid w:val="6A272CD2"/>
    <w:multiLevelType w:val="multilevel"/>
    <w:tmpl w:val="7C5E7E9A"/>
    <w:lvl w:ilvl="0">
      <w:numFmt w:val="bullet"/>
      <w:lvlText w:val="•"/>
      <w:lvlJc w:val="left"/>
      <w:pPr>
        <w:ind w:left="720" w:hanging="360"/>
      </w:pPr>
      <w:rPr>
        <w:rFonts w:ascii="Arial" w:hAnsi="Aria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3" w15:restartNumberingAfterBreak="0">
    <w:nsid w:val="6C5C34E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4" w15:restartNumberingAfterBreak="0">
    <w:nsid w:val="6C773973"/>
    <w:multiLevelType w:val="hybridMultilevel"/>
    <w:tmpl w:val="FFFFFFFF"/>
    <w:lvl w:ilvl="0" w:tplc="1F6E1B82">
      <w:start w:val="1"/>
      <w:numFmt w:val="bullet"/>
      <w:lvlText w:val=""/>
      <w:lvlJc w:val="left"/>
      <w:pPr>
        <w:ind w:left="720" w:hanging="360"/>
      </w:pPr>
      <w:rPr>
        <w:rFonts w:ascii="Symbol" w:hAnsi="Symbol" w:hint="default"/>
      </w:rPr>
    </w:lvl>
    <w:lvl w:ilvl="1" w:tplc="96C4421C">
      <w:start w:val="1"/>
      <w:numFmt w:val="bullet"/>
      <w:lvlText w:val=""/>
      <w:lvlJc w:val="left"/>
      <w:pPr>
        <w:ind w:left="1440" w:hanging="360"/>
      </w:pPr>
      <w:rPr>
        <w:rFonts w:ascii="Symbol" w:hAnsi="Symbol" w:hint="default"/>
      </w:rPr>
    </w:lvl>
    <w:lvl w:ilvl="2" w:tplc="9BEACFE4">
      <w:start w:val="1"/>
      <w:numFmt w:val="bullet"/>
      <w:lvlText w:val=""/>
      <w:lvlJc w:val="left"/>
      <w:pPr>
        <w:ind w:left="2160" w:hanging="360"/>
      </w:pPr>
      <w:rPr>
        <w:rFonts w:ascii="Wingdings" w:hAnsi="Wingdings" w:hint="default"/>
      </w:rPr>
    </w:lvl>
    <w:lvl w:ilvl="3" w:tplc="DA78BEF4">
      <w:start w:val="1"/>
      <w:numFmt w:val="bullet"/>
      <w:lvlText w:val=""/>
      <w:lvlJc w:val="left"/>
      <w:pPr>
        <w:ind w:left="2880" w:hanging="360"/>
      </w:pPr>
      <w:rPr>
        <w:rFonts w:ascii="Symbol" w:hAnsi="Symbol" w:hint="default"/>
      </w:rPr>
    </w:lvl>
    <w:lvl w:ilvl="4" w:tplc="3056A7BA">
      <w:start w:val="1"/>
      <w:numFmt w:val="bullet"/>
      <w:lvlText w:val="o"/>
      <w:lvlJc w:val="left"/>
      <w:pPr>
        <w:ind w:left="3600" w:hanging="360"/>
      </w:pPr>
      <w:rPr>
        <w:rFonts w:ascii="Courier New" w:hAnsi="Courier New" w:hint="default"/>
      </w:rPr>
    </w:lvl>
    <w:lvl w:ilvl="5" w:tplc="2F38EF0C">
      <w:start w:val="1"/>
      <w:numFmt w:val="bullet"/>
      <w:lvlText w:val=""/>
      <w:lvlJc w:val="left"/>
      <w:pPr>
        <w:ind w:left="4320" w:hanging="360"/>
      </w:pPr>
      <w:rPr>
        <w:rFonts w:ascii="Wingdings" w:hAnsi="Wingdings" w:hint="default"/>
      </w:rPr>
    </w:lvl>
    <w:lvl w:ilvl="6" w:tplc="4CA0FC20">
      <w:start w:val="1"/>
      <w:numFmt w:val="bullet"/>
      <w:lvlText w:val=""/>
      <w:lvlJc w:val="left"/>
      <w:pPr>
        <w:ind w:left="5040" w:hanging="360"/>
      </w:pPr>
      <w:rPr>
        <w:rFonts w:ascii="Symbol" w:hAnsi="Symbol" w:hint="default"/>
      </w:rPr>
    </w:lvl>
    <w:lvl w:ilvl="7" w:tplc="21B6AF6C">
      <w:start w:val="1"/>
      <w:numFmt w:val="bullet"/>
      <w:lvlText w:val="o"/>
      <w:lvlJc w:val="left"/>
      <w:pPr>
        <w:ind w:left="5760" w:hanging="360"/>
      </w:pPr>
      <w:rPr>
        <w:rFonts w:ascii="Courier New" w:hAnsi="Courier New" w:hint="default"/>
      </w:rPr>
    </w:lvl>
    <w:lvl w:ilvl="8" w:tplc="2F4000BA">
      <w:start w:val="1"/>
      <w:numFmt w:val="bullet"/>
      <w:lvlText w:val=""/>
      <w:lvlJc w:val="left"/>
      <w:pPr>
        <w:ind w:left="6480" w:hanging="360"/>
      </w:pPr>
      <w:rPr>
        <w:rFonts w:ascii="Wingdings" w:hAnsi="Wingdings" w:hint="default"/>
      </w:rPr>
    </w:lvl>
  </w:abstractNum>
  <w:abstractNum w:abstractNumId="265" w15:restartNumberingAfterBreak="0">
    <w:nsid w:val="6CC679EB"/>
    <w:multiLevelType w:val="hybridMultilevel"/>
    <w:tmpl w:val="FFFFFFFF"/>
    <w:lvl w:ilvl="0" w:tplc="2F7633D6">
      <w:start w:val="1"/>
      <w:numFmt w:val="bullet"/>
      <w:lvlText w:val=""/>
      <w:lvlJc w:val="left"/>
      <w:pPr>
        <w:ind w:left="720" w:hanging="360"/>
      </w:pPr>
      <w:rPr>
        <w:rFonts w:ascii="Symbol" w:hAnsi="Symbol" w:hint="default"/>
      </w:rPr>
    </w:lvl>
    <w:lvl w:ilvl="1" w:tplc="F4585442">
      <w:start w:val="1"/>
      <w:numFmt w:val="bullet"/>
      <w:lvlText w:val="o"/>
      <w:lvlJc w:val="left"/>
      <w:pPr>
        <w:ind w:left="1440" w:hanging="360"/>
      </w:pPr>
      <w:rPr>
        <w:rFonts w:ascii="Courier New" w:hAnsi="Courier New" w:hint="default"/>
      </w:rPr>
    </w:lvl>
    <w:lvl w:ilvl="2" w:tplc="012671A0">
      <w:start w:val="1"/>
      <w:numFmt w:val="bullet"/>
      <w:lvlText w:val=""/>
      <w:lvlJc w:val="left"/>
      <w:pPr>
        <w:ind w:left="2160" w:hanging="360"/>
      </w:pPr>
      <w:rPr>
        <w:rFonts w:ascii="Wingdings" w:hAnsi="Wingdings" w:hint="default"/>
      </w:rPr>
    </w:lvl>
    <w:lvl w:ilvl="3" w:tplc="8ABA6952">
      <w:start w:val="1"/>
      <w:numFmt w:val="bullet"/>
      <w:lvlText w:val=""/>
      <w:lvlJc w:val="left"/>
      <w:pPr>
        <w:ind w:left="2880" w:hanging="360"/>
      </w:pPr>
      <w:rPr>
        <w:rFonts w:ascii="Symbol" w:hAnsi="Symbol" w:hint="default"/>
      </w:rPr>
    </w:lvl>
    <w:lvl w:ilvl="4" w:tplc="FE6C3CFA">
      <w:start w:val="1"/>
      <w:numFmt w:val="bullet"/>
      <w:lvlText w:val="o"/>
      <w:lvlJc w:val="left"/>
      <w:pPr>
        <w:ind w:left="3600" w:hanging="360"/>
      </w:pPr>
      <w:rPr>
        <w:rFonts w:ascii="Courier New" w:hAnsi="Courier New" w:hint="default"/>
      </w:rPr>
    </w:lvl>
    <w:lvl w:ilvl="5" w:tplc="C9DEF5B2">
      <w:start w:val="1"/>
      <w:numFmt w:val="bullet"/>
      <w:lvlText w:val=""/>
      <w:lvlJc w:val="left"/>
      <w:pPr>
        <w:ind w:left="4320" w:hanging="360"/>
      </w:pPr>
      <w:rPr>
        <w:rFonts w:ascii="Wingdings" w:hAnsi="Wingdings" w:hint="default"/>
      </w:rPr>
    </w:lvl>
    <w:lvl w:ilvl="6" w:tplc="3DAEC7C2">
      <w:start w:val="1"/>
      <w:numFmt w:val="bullet"/>
      <w:lvlText w:val=""/>
      <w:lvlJc w:val="left"/>
      <w:pPr>
        <w:ind w:left="5040" w:hanging="360"/>
      </w:pPr>
      <w:rPr>
        <w:rFonts w:ascii="Symbol" w:hAnsi="Symbol" w:hint="default"/>
      </w:rPr>
    </w:lvl>
    <w:lvl w:ilvl="7" w:tplc="F076A004">
      <w:start w:val="1"/>
      <w:numFmt w:val="bullet"/>
      <w:lvlText w:val="o"/>
      <w:lvlJc w:val="left"/>
      <w:pPr>
        <w:ind w:left="5760" w:hanging="360"/>
      </w:pPr>
      <w:rPr>
        <w:rFonts w:ascii="Courier New" w:hAnsi="Courier New" w:hint="default"/>
      </w:rPr>
    </w:lvl>
    <w:lvl w:ilvl="8" w:tplc="4F92EBC8">
      <w:start w:val="1"/>
      <w:numFmt w:val="bullet"/>
      <w:lvlText w:val=""/>
      <w:lvlJc w:val="left"/>
      <w:pPr>
        <w:ind w:left="6480" w:hanging="360"/>
      </w:pPr>
      <w:rPr>
        <w:rFonts w:ascii="Wingdings" w:hAnsi="Wingdings" w:hint="default"/>
      </w:rPr>
    </w:lvl>
  </w:abstractNum>
  <w:abstractNum w:abstractNumId="266" w15:restartNumberingAfterBreak="0">
    <w:nsid w:val="6CD7517F"/>
    <w:multiLevelType w:val="hybridMultilevel"/>
    <w:tmpl w:val="6156BCB8"/>
    <w:lvl w:ilvl="0" w:tplc="0809000F">
      <w:start w:val="1"/>
      <w:numFmt w:val="decimal"/>
      <w:lvlText w:val="%1."/>
      <w:lvlJc w:val="left"/>
      <w:pPr>
        <w:ind w:left="360" w:hanging="360"/>
      </w:p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67" w15:restartNumberingAfterBreak="0">
    <w:nsid w:val="6D04D56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8" w15:restartNumberingAfterBreak="0">
    <w:nsid w:val="6D3763E0"/>
    <w:multiLevelType w:val="hybridMultilevel"/>
    <w:tmpl w:val="FFFFFFFF"/>
    <w:lvl w:ilvl="0" w:tplc="25A81EB4">
      <w:start w:val="1"/>
      <w:numFmt w:val="bullet"/>
      <w:lvlText w:val=""/>
      <w:lvlJc w:val="left"/>
      <w:pPr>
        <w:ind w:left="720" w:hanging="360"/>
      </w:pPr>
      <w:rPr>
        <w:rFonts w:ascii="Symbol" w:hAnsi="Symbol" w:hint="default"/>
      </w:rPr>
    </w:lvl>
    <w:lvl w:ilvl="1" w:tplc="21CE2218">
      <w:start w:val="1"/>
      <w:numFmt w:val="bullet"/>
      <w:lvlText w:val="o"/>
      <w:lvlJc w:val="left"/>
      <w:pPr>
        <w:ind w:left="1440" w:hanging="360"/>
      </w:pPr>
      <w:rPr>
        <w:rFonts w:ascii="Courier New" w:hAnsi="Courier New" w:hint="default"/>
      </w:rPr>
    </w:lvl>
    <w:lvl w:ilvl="2" w:tplc="389AFA3A">
      <w:start w:val="1"/>
      <w:numFmt w:val="bullet"/>
      <w:lvlText w:val=""/>
      <w:lvlJc w:val="left"/>
      <w:pPr>
        <w:ind w:left="2160" w:hanging="360"/>
      </w:pPr>
      <w:rPr>
        <w:rFonts w:ascii="Wingdings" w:hAnsi="Wingdings" w:hint="default"/>
      </w:rPr>
    </w:lvl>
    <w:lvl w:ilvl="3" w:tplc="05667D56">
      <w:start w:val="1"/>
      <w:numFmt w:val="bullet"/>
      <w:lvlText w:val=""/>
      <w:lvlJc w:val="left"/>
      <w:pPr>
        <w:ind w:left="2880" w:hanging="360"/>
      </w:pPr>
      <w:rPr>
        <w:rFonts w:ascii="Symbol" w:hAnsi="Symbol" w:hint="default"/>
      </w:rPr>
    </w:lvl>
    <w:lvl w:ilvl="4" w:tplc="B6F20AFC">
      <w:start w:val="1"/>
      <w:numFmt w:val="bullet"/>
      <w:lvlText w:val="o"/>
      <w:lvlJc w:val="left"/>
      <w:pPr>
        <w:ind w:left="3600" w:hanging="360"/>
      </w:pPr>
      <w:rPr>
        <w:rFonts w:ascii="Courier New" w:hAnsi="Courier New" w:hint="default"/>
      </w:rPr>
    </w:lvl>
    <w:lvl w:ilvl="5" w:tplc="A476EF4C">
      <w:start w:val="1"/>
      <w:numFmt w:val="bullet"/>
      <w:lvlText w:val=""/>
      <w:lvlJc w:val="left"/>
      <w:pPr>
        <w:ind w:left="4320" w:hanging="360"/>
      </w:pPr>
      <w:rPr>
        <w:rFonts w:ascii="Wingdings" w:hAnsi="Wingdings" w:hint="default"/>
      </w:rPr>
    </w:lvl>
    <w:lvl w:ilvl="6" w:tplc="BB96159C">
      <w:start w:val="1"/>
      <w:numFmt w:val="bullet"/>
      <w:lvlText w:val=""/>
      <w:lvlJc w:val="left"/>
      <w:pPr>
        <w:ind w:left="5040" w:hanging="360"/>
      </w:pPr>
      <w:rPr>
        <w:rFonts w:ascii="Symbol" w:hAnsi="Symbol" w:hint="default"/>
      </w:rPr>
    </w:lvl>
    <w:lvl w:ilvl="7" w:tplc="890E6C56">
      <w:start w:val="1"/>
      <w:numFmt w:val="bullet"/>
      <w:lvlText w:val="o"/>
      <w:lvlJc w:val="left"/>
      <w:pPr>
        <w:ind w:left="5760" w:hanging="360"/>
      </w:pPr>
      <w:rPr>
        <w:rFonts w:ascii="Courier New" w:hAnsi="Courier New" w:hint="default"/>
      </w:rPr>
    </w:lvl>
    <w:lvl w:ilvl="8" w:tplc="B53412A4">
      <w:start w:val="1"/>
      <w:numFmt w:val="bullet"/>
      <w:lvlText w:val=""/>
      <w:lvlJc w:val="left"/>
      <w:pPr>
        <w:ind w:left="6480" w:hanging="360"/>
      </w:pPr>
      <w:rPr>
        <w:rFonts w:ascii="Wingdings" w:hAnsi="Wingdings" w:hint="default"/>
      </w:rPr>
    </w:lvl>
  </w:abstractNum>
  <w:abstractNum w:abstractNumId="269" w15:restartNumberingAfterBreak="0">
    <w:nsid w:val="6DB14F5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0" w15:restartNumberingAfterBreak="0">
    <w:nsid w:val="6E0981EF"/>
    <w:multiLevelType w:val="hybridMultilevel"/>
    <w:tmpl w:val="FFFFFFFF"/>
    <w:lvl w:ilvl="0" w:tplc="52C02690">
      <w:start w:val="1"/>
      <w:numFmt w:val="bullet"/>
      <w:lvlText w:val=""/>
      <w:lvlJc w:val="left"/>
      <w:pPr>
        <w:ind w:left="720" w:hanging="360"/>
      </w:pPr>
      <w:rPr>
        <w:rFonts w:ascii="Symbol" w:hAnsi="Symbol" w:hint="default"/>
      </w:rPr>
    </w:lvl>
    <w:lvl w:ilvl="1" w:tplc="A53A366C">
      <w:start w:val="1"/>
      <w:numFmt w:val="bullet"/>
      <w:lvlText w:val=""/>
      <w:lvlJc w:val="left"/>
      <w:pPr>
        <w:ind w:left="1440" w:hanging="360"/>
      </w:pPr>
      <w:rPr>
        <w:rFonts w:ascii="Symbol" w:hAnsi="Symbol" w:hint="default"/>
      </w:rPr>
    </w:lvl>
    <w:lvl w:ilvl="2" w:tplc="2890A82C">
      <w:start w:val="1"/>
      <w:numFmt w:val="bullet"/>
      <w:lvlText w:val=""/>
      <w:lvlJc w:val="left"/>
      <w:pPr>
        <w:ind w:left="2160" w:hanging="360"/>
      </w:pPr>
      <w:rPr>
        <w:rFonts w:ascii="Wingdings" w:hAnsi="Wingdings" w:hint="default"/>
      </w:rPr>
    </w:lvl>
    <w:lvl w:ilvl="3" w:tplc="0B180134">
      <w:start w:val="1"/>
      <w:numFmt w:val="bullet"/>
      <w:lvlText w:val=""/>
      <w:lvlJc w:val="left"/>
      <w:pPr>
        <w:ind w:left="2880" w:hanging="360"/>
      </w:pPr>
      <w:rPr>
        <w:rFonts w:ascii="Symbol" w:hAnsi="Symbol" w:hint="default"/>
      </w:rPr>
    </w:lvl>
    <w:lvl w:ilvl="4" w:tplc="93FA4F8C">
      <w:start w:val="1"/>
      <w:numFmt w:val="bullet"/>
      <w:lvlText w:val="o"/>
      <w:lvlJc w:val="left"/>
      <w:pPr>
        <w:ind w:left="3600" w:hanging="360"/>
      </w:pPr>
      <w:rPr>
        <w:rFonts w:ascii="Courier New" w:hAnsi="Courier New" w:hint="default"/>
      </w:rPr>
    </w:lvl>
    <w:lvl w:ilvl="5" w:tplc="0BC4DE66">
      <w:start w:val="1"/>
      <w:numFmt w:val="bullet"/>
      <w:lvlText w:val=""/>
      <w:lvlJc w:val="left"/>
      <w:pPr>
        <w:ind w:left="4320" w:hanging="360"/>
      </w:pPr>
      <w:rPr>
        <w:rFonts w:ascii="Wingdings" w:hAnsi="Wingdings" w:hint="default"/>
      </w:rPr>
    </w:lvl>
    <w:lvl w:ilvl="6" w:tplc="98381092">
      <w:start w:val="1"/>
      <w:numFmt w:val="bullet"/>
      <w:lvlText w:val=""/>
      <w:lvlJc w:val="left"/>
      <w:pPr>
        <w:ind w:left="5040" w:hanging="360"/>
      </w:pPr>
      <w:rPr>
        <w:rFonts w:ascii="Symbol" w:hAnsi="Symbol" w:hint="default"/>
      </w:rPr>
    </w:lvl>
    <w:lvl w:ilvl="7" w:tplc="345C0ABA">
      <w:start w:val="1"/>
      <w:numFmt w:val="bullet"/>
      <w:lvlText w:val="o"/>
      <w:lvlJc w:val="left"/>
      <w:pPr>
        <w:ind w:left="5760" w:hanging="360"/>
      </w:pPr>
      <w:rPr>
        <w:rFonts w:ascii="Courier New" w:hAnsi="Courier New" w:hint="default"/>
      </w:rPr>
    </w:lvl>
    <w:lvl w:ilvl="8" w:tplc="D3EA5C0A">
      <w:start w:val="1"/>
      <w:numFmt w:val="bullet"/>
      <w:lvlText w:val=""/>
      <w:lvlJc w:val="left"/>
      <w:pPr>
        <w:ind w:left="6480" w:hanging="360"/>
      </w:pPr>
      <w:rPr>
        <w:rFonts w:ascii="Wingdings" w:hAnsi="Wingdings" w:hint="default"/>
      </w:rPr>
    </w:lvl>
  </w:abstractNum>
  <w:abstractNum w:abstractNumId="271" w15:restartNumberingAfterBreak="0">
    <w:nsid w:val="6E36435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2" w15:restartNumberingAfterBreak="0">
    <w:nsid w:val="6E812D8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3" w15:restartNumberingAfterBreak="0">
    <w:nsid w:val="6F531920"/>
    <w:multiLevelType w:val="multilevel"/>
    <w:tmpl w:val="348A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06CB3C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5" w15:restartNumberingAfterBreak="0">
    <w:nsid w:val="70B77841"/>
    <w:multiLevelType w:val="hybridMultilevel"/>
    <w:tmpl w:val="69A0911C"/>
    <w:lvl w:ilvl="0" w:tplc="AFA259CC">
      <w:start w:val="1"/>
      <w:numFmt w:val="bullet"/>
      <w:lvlText w:val=""/>
      <w:lvlJc w:val="left"/>
      <w:pPr>
        <w:ind w:left="720" w:hanging="360"/>
      </w:pPr>
      <w:rPr>
        <w:rFonts w:ascii="Symbol" w:hAnsi="Symbol" w:hint="default"/>
      </w:rPr>
    </w:lvl>
    <w:lvl w:ilvl="1" w:tplc="68CCE11E" w:tentative="1">
      <w:start w:val="1"/>
      <w:numFmt w:val="bullet"/>
      <w:lvlText w:val="o"/>
      <w:lvlJc w:val="left"/>
      <w:pPr>
        <w:ind w:left="1440" w:hanging="360"/>
      </w:pPr>
      <w:rPr>
        <w:rFonts w:ascii="Courier New" w:hAnsi="Courier New" w:hint="default"/>
      </w:rPr>
    </w:lvl>
    <w:lvl w:ilvl="2" w:tplc="F1945750" w:tentative="1">
      <w:start w:val="1"/>
      <w:numFmt w:val="bullet"/>
      <w:lvlText w:val=""/>
      <w:lvlJc w:val="left"/>
      <w:pPr>
        <w:ind w:left="2160" w:hanging="360"/>
      </w:pPr>
      <w:rPr>
        <w:rFonts w:ascii="Wingdings" w:hAnsi="Wingdings" w:hint="default"/>
      </w:rPr>
    </w:lvl>
    <w:lvl w:ilvl="3" w:tplc="EF2C0C06" w:tentative="1">
      <w:start w:val="1"/>
      <w:numFmt w:val="bullet"/>
      <w:lvlText w:val=""/>
      <w:lvlJc w:val="left"/>
      <w:pPr>
        <w:ind w:left="2880" w:hanging="360"/>
      </w:pPr>
      <w:rPr>
        <w:rFonts w:ascii="Symbol" w:hAnsi="Symbol" w:hint="default"/>
      </w:rPr>
    </w:lvl>
    <w:lvl w:ilvl="4" w:tplc="BB8ED080" w:tentative="1">
      <w:start w:val="1"/>
      <w:numFmt w:val="bullet"/>
      <w:lvlText w:val="o"/>
      <w:lvlJc w:val="left"/>
      <w:pPr>
        <w:ind w:left="3600" w:hanging="360"/>
      </w:pPr>
      <w:rPr>
        <w:rFonts w:ascii="Courier New" w:hAnsi="Courier New" w:hint="default"/>
      </w:rPr>
    </w:lvl>
    <w:lvl w:ilvl="5" w:tplc="5A003F9A" w:tentative="1">
      <w:start w:val="1"/>
      <w:numFmt w:val="bullet"/>
      <w:lvlText w:val=""/>
      <w:lvlJc w:val="left"/>
      <w:pPr>
        <w:ind w:left="4320" w:hanging="360"/>
      </w:pPr>
      <w:rPr>
        <w:rFonts w:ascii="Wingdings" w:hAnsi="Wingdings" w:hint="default"/>
      </w:rPr>
    </w:lvl>
    <w:lvl w:ilvl="6" w:tplc="8932DA7C" w:tentative="1">
      <w:start w:val="1"/>
      <w:numFmt w:val="bullet"/>
      <w:lvlText w:val=""/>
      <w:lvlJc w:val="left"/>
      <w:pPr>
        <w:ind w:left="5040" w:hanging="360"/>
      </w:pPr>
      <w:rPr>
        <w:rFonts w:ascii="Symbol" w:hAnsi="Symbol" w:hint="default"/>
      </w:rPr>
    </w:lvl>
    <w:lvl w:ilvl="7" w:tplc="61BA8792" w:tentative="1">
      <w:start w:val="1"/>
      <w:numFmt w:val="bullet"/>
      <w:lvlText w:val="o"/>
      <w:lvlJc w:val="left"/>
      <w:pPr>
        <w:ind w:left="5760" w:hanging="360"/>
      </w:pPr>
      <w:rPr>
        <w:rFonts w:ascii="Courier New" w:hAnsi="Courier New" w:hint="default"/>
      </w:rPr>
    </w:lvl>
    <w:lvl w:ilvl="8" w:tplc="58900952" w:tentative="1">
      <w:start w:val="1"/>
      <w:numFmt w:val="bullet"/>
      <w:lvlText w:val=""/>
      <w:lvlJc w:val="left"/>
      <w:pPr>
        <w:ind w:left="6480" w:hanging="360"/>
      </w:pPr>
      <w:rPr>
        <w:rFonts w:ascii="Wingdings" w:hAnsi="Wingdings" w:hint="default"/>
      </w:rPr>
    </w:lvl>
  </w:abstractNum>
  <w:abstractNum w:abstractNumId="276" w15:restartNumberingAfterBreak="0">
    <w:nsid w:val="70F36F03"/>
    <w:multiLevelType w:val="multilevel"/>
    <w:tmpl w:val="377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1AE7FB0"/>
    <w:multiLevelType w:val="hybridMultilevel"/>
    <w:tmpl w:val="C8167CA4"/>
    <w:lvl w:ilvl="0" w:tplc="3702D04C">
      <w:start w:val="1"/>
      <w:numFmt w:val="bullet"/>
      <w:lvlText w:val=""/>
      <w:lvlJc w:val="left"/>
      <w:pPr>
        <w:ind w:left="872" w:hanging="360"/>
      </w:pPr>
      <w:rPr>
        <w:rFonts w:ascii="Symbol" w:hAnsi="Symbol" w:hint="default"/>
      </w:rPr>
    </w:lvl>
    <w:lvl w:ilvl="1" w:tplc="80384F02">
      <w:start w:val="1"/>
      <w:numFmt w:val="bullet"/>
      <w:lvlText w:val="o"/>
      <w:lvlJc w:val="left"/>
      <w:pPr>
        <w:ind w:left="1592" w:hanging="360"/>
      </w:pPr>
      <w:rPr>
        <w:rFonts w:ascii="Courier New" w:hAnsi="Courier New" w:hint="default"/>
      </w:rPr>
    </w:lvl>
    <w:lvl w:ilvl="2" w:tplc="9482DDC4" w:tentative="1">
      <w:start w:val="1"/>
      <w:numFmt w:val="bullet"/>
      <w:lvlText w:val=""/>
      <w:lvlJc w:val="left"/>
      <w:pPr>
        <w:ind w:left="2312" w:hanging="360"/>
      </w:pPr>
      <w:rPr>
        <w:rFonts w:ascii="Wingdings" w:hAnsi="Wingdings" w:hint="default"/>
      </w:rPr>
    </w:lvl>
    <w:lvl w:ilvl="3" w:tplc="4BB61512" w:tentative="1">
      <w:start w:val="1"/>
      <w:numFmt w:val="bullet"/>
      <w:lvlText w:val=""/>
      <w:lvlJc w:val="left"/>
      <w:pPr>
        <w:ind w:left="3032" w:hanging="360"/>
      </w:pPr>
      <w:rPr>
        <w:rFonts w:ascii="Symbol" w:hAnsi="Symbol" w:hint="default"/>
      </w:rPr>
    </w:lvl>
    <w:lvl w:ilvl="4" w:tplc="D69EEB12" w:tentative="1">
      <w:start w:val="1"/>
      <w:numFmt w:val="bullet"/>
      <w:lvlText w:val="o"/>
      <w:lvlJc w:val="left"/>
      <w:pPr>
        <w:ind w:left="3752" w:hanging="360"/>
      </w:pPr>
      <w:rPr>
        <w:rFonts w:ascii="Courier New" w:hAnsi="Courier New" w:hint="default"/>
      </w:rPr>
    </w:lvl>
    <w:lvl w:ilvl="5" w:tplc="9C18EF12" w:tentative="1">
      <w:start w:val="1"/>
      <w:numFmt w:val="bullet"/>
      <w:lvlText w:val=""/>
      <w:lvlJc w:val="left"/>
      <w:pPr>
        <w:ind w:left="4472" w:hanging="360"/>
      </w:pPr>
      <w:rPr>
        <w:rFonts w:ascii="Wingdings" w:hAnsi="Wingdings" w:hint="default"/>
      </w:rPr>
    </w:lvl>
    <w:lvl w:ilvl="6" w:tplc="077C83E6" w:tentative="1">
      <w:start w:val="1"/>
      <w:numFmt w:val="bullet"/>
      <w:lvlText w:val=""/>
      <w:lvlJc w:val="left"/>
      <w:pPr>
        <w:ind w:left="5192" w:hanging="360"/>
      </w:pPr>
      <w:rPr>
        <w:rFonts w:ascii="Symbol" w:hAnsi="Symbol" w:hint="default"/>
      </w:rPr>
    </w:lvl>
    <w:lvl w:ilvl="7" w:tplc="7DF0DAFE" w:tentative="1">
      <w:start w:val="1"/>
      <w:numFmt w:val="bullet"/>
      <w:lvlText w:val="o"/>
      <w:lvlJc w:val="left"/>
      <w:pPr>
        <w:ind w:left="5912" w:hanging="360"/>
      </w:pPr>
      <w:rPr>
        <w:rFonts w:ascii="Courier New" w:hAnsi="Courier New" w:hint="default"/>
      </w:rPr>
    </w:lvl>
    <w:lvl w:ilvl="8" w:tplc="FA60BA6A" w:tentative="1">
      <w:start w:val="1"/>
      <w:numFmt w:val="bullet"/>
      <w:lvlText w:val=""/>
      <w:lvlJc w:val="left"/>
      <w:pPr>
        <w:ind w:left="6632" w:hanging="360"/>
      </w:pPr>
      <w:rPr>
        <w:rFonts w:ascii="Wingdings" w:hAnsi="Wingdings" w:hint="default"/>
      </w:rPr>
    </w:lvl>
  </w:abstractNum>
  <w:abstractNum w:abstractNumId="278" w15:restartNumberingAfterBreak="0">
    <w:nsid w:val="71B752C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9" w15:restartNumberingAfterBreak="0">
    <w:nsid w:val="72531AD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0" w15:restartNumberingAfterBreak="0">
    <w:nsid w:val="7356007D"/>
    <w:multiLevelType w:val="multilevel"/>
    <w:tmpl w:val="3774BC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1" w15:restartNumberingAfterBreak="0">
    <w:nsid w:val="736FBF8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2" w15:restartNumberingAfterBreak="0">
    <w:nsid w:val="74FE6FA5"/>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3" w15:restartNumberingAfterBreak="0">
    <w:nsid w:val="753552F2"/>
    <w:multiLevelType w:val="multilevel"/>
    <w:tmpl w:val="73E4549C"/>
    <w:lvl w:ilvl="0">
      <w:start w:val="1"/>
      <w:numFmt w:val="bullet"/>
      <w:lvlText w:val=""/>
      <w:lvlJc w:val="left"/>
      <w:pPr>
        <w:ind w:left="360" w:hanging="360"/>
      </w:pPr>
      <w:rPr>
        <w:rFonts w:ascii="Symbol" w:hAnsi="Symbol" w:hint="default"/>
        <w:b/>
        <w:i w:val="0"/>
      </w:rPr>
    </w:lvl>
    <w:lvl w:ilvl="1">
      <w:start w:val="1"/>
      <w:numFmt w:val="decimal"/>
      <w:lvlText w:val="%1.%2."/>
      <w:lvlJc w:val="left"/>
      <w:pPr>
        <w:ind w:left="792" w:hanging="432"/>
      </w:pPr>
      <w:rPr>
        <w:rFonts w:hint="default"/>
        <w:b/>
        <w:i w:val="0"/>
      </w:rPr>
    </w:lvl>
    <w:lvl w:ilvl="2">
      <w:start w:val="1"/>
      <w:numFmt w:val="decimal"/>
      <w:lvlText w:val="%1.%2.%3."/>
      <w:lvlJc w:val="left"/>
      <w:pPr>
        <w:ind w:left="1224" w:hanging="504"/>
      </w:pPr>
      <w:rPr>
        <w:rFonts w:hint="default"/>
        <w:b/>
        <w:i w:val="0"/>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4" w15:restartNumberingAfterBreak="0">
    <w:nsid w:val="753E2778"/>
    <w:multiLevelType w:val="hybridMultilevel"/>
    <w:tmpl w:val="BD32D806"/>
    <w:lvl w:ilvl="0" w:tplc="EE802442">
      <w:start w:val="1"/>
      <w:numFmt w:val="bullet"/>
      <w:lvlText w:val=""/>
      <w:lvlJc w:val="left"/>
      <w:pPr>
        <w:ind w:left="720" w:hanging="360"/>
      </w:pPr>
      <w:rPr>
        <w:rFonts w:ascii="Symbol" w:hAnsi="Symbol" w:hint="default"/>
      </w:rPr>
    </w:lvl>
    <w:lvl w:ilvl="1" w:tplc="4B987708" w:tentative="1">
      <w:start w:val="1"/>
      <w:numFmt w:val="bullet"/>
      <w:lvlText w:val="o"/>
      <w:lvlJc w:val="left"/>
      <w:pPr>
        <w:ind w:left="1440" w:hanging="360"/>
      </w:pPr>
      <w:rPr>
        <w:rFonts w:ascii="Courier New" w:hAnsi="Courier New" w:hint="default"/>
      </w:rPr>
    </w:lvl>
    <w:lvl w:ilvl="2" w:tplc="C8F63282" w:tentative="1">
      <w:start w:val="1"/>
      <w:numFmt w:val="bullet"/>
      <w:lvlText w:val=""/>
      <w:lvlJc w:val="left"/>
      <w:pPr>
        <w:ind w:left="2160" w:hanging="360"/>
      </w:pPr>
      <w:rPr>
        <w:rFonts w:ascii="Wingdings" w:hAnsi="Wingdings" w:hint="default"/>
      </w:rPr>
    </w:lvl>
    <w:lvl w:ilvl="3" w:tplc="131C8838" w:tentative="1">
      <w:start w:val="1"/>
      <w:numFmt w:val="bullet"/>
      <w:lvlText w:val=""/>
      <w:lvlJc w:val="left"/>
      <w:pPr>
        <w:ind w:left="2880" w:hanging="360"/>
      </w:pPr>
      <w:rPr>
        <w:rFonts w:ascii="Symbol" w:hAnsi="Symbol" w:hint="default"/>
      </w:rPr>
    </w:lvl>
    <w:lvl w:ilvl="4" w:tplc="60701F80" w:tentative="1">
      <w:start w:val="1"/>
      <w:numFmt w:val="bullet"/>
      <w:lvlText w:val="o"/>
      <w:lvlJc w:val="left"/>
      <w:pPr>
        <w:ind w:left="3600" w:hanging="360"/>
      </w:pPr>
      <w:rPr>
        <w:rFonts w:ascii="Courier New" w:hAnsi="Courier New" w:hint="default"/>
      </w:rPr>
    </w:lvl>
    <w:lvl w:ilvl="5" w:tplc="F10CFC1E" w:tentative="1">
      <w:start w:val="1"/>
      <w:numFmt w:val="bullet"/>
      <w:lvlText w:val=""/>
      <w:lvlJc w:val="left"/>
      <w:pPr>
        <w:ind w:left="4320" w:hanging="360"/>
      </w:pPr>
      <w:rPr>
        <w:rFonts w:ascii="Wingdings" w:hAnsi="Wingdings" w:hint="default"/>
      </w:rPr>
    </w:lvl>
    <w:lvl w:ilvl="6" w:tplc="945AD46C" w:tentative="1">
      <w:start w:val="1"/>
      <w:numFmt w:val="bullet"/>
      <w:lvlText w:val=""/>
      <w:lvlJc w:val="left"/>
      <w:pPr>
        <w:ind w:left="5040" w:hanging="360"/>
      </w:pPr>
      <w:rPr>
        <w:rFonts w:ascii="Symbol" w:hAnsi="Symbol" w:hint="default"/>
      </w:rPr>
    </w:lvl>
    <w:lvl w:ilvl="7" w:tplc="D1E49580" w:tentative="1">
      <w:start w:val="1"/>
      <w:numFmt w:val="bullet"/>
      <w:lvlText w:val="o"/>
      <w:lvlJc w:val="left"/>
      <w:pPr>
        <w:ind w:left="5760" w:hanging="360"/>
      </w:pPr>
      <w:rPr>
        <w:rFonts w:ascii="Courier New" w:hAnsi="Courier New" w:hint="default"/>
      </w:rPr>
    </w:lvl>
    <w:lvl w:ilvl="8" w:tplc="B61E4092" w:tentative="1">
      <w:start w:val="1"/>
      <w:numFmt w:val="bullet"/>
      <w:lvlText w:val=""/>
      <w:lvlJc w:val="left"/>
      <w:pPr>
        <w:ind w:left="6480" w:hanging="360"/>
      </w:pPr>
      <w:rPr>
        <w:rFonts w:ascii="Wingdings" w:hAnsi="Wingdings" w:hint="default"/>
      </w:rPr>
    </w:lvl>
  </w:abstractNum>
  <w:abstractNum w:abstractNumId="285" w15:restartNumberingAfterBreak="0">
    <w:nsid w:val="7544537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6" w15:restartNumberingAfterBreak="0">
    <w:nsid w:val="76667586"/>
    <w:multiLevelType w:val="multilevel"/>
    <w:tmpl w:val="1BF6027C"/>
    <w:lvl w:ilvl="0">
      <w:start w:val="1"/>
      <w:numFmt w:val="bullet"/>
      <w:lvlText w:val=""/>
      <w:lvlJc w:val="left"/>
      <w:pPr>
        <w:ind w:left="360" w:hanging="360"/>
      </w:pPr>
      <w:rPr>
        <w:rFonts w:ascii="Symbol" w:hAnsi="Symbol" w:hint="default"/>
        <w:b/>
        <w:i w:val="0"/>
      </w:rPr>
    </w:lvl>
    <w:lvl w:ilvl="1">
      <w:start w:val="1"/>
      <w:numFmt w:val="decimal"/>
      <w:lvlText w:val="%1.%2."/>
      <w:lvlJc w:val="left"/>
      <w:pPr>
        <w:ind w:left="792" w:hanging="432"/>
      </w:pPr>
      <w:rPr>
        <w:rFonts w:hint="default"/>
        <w:b/>
        <w:i w:val="0"/>
      </w:rPr>
    </w:lvl>
    <w:lvl w:ilvl="2">
      <w:start w:val="1"/>
      <w:numFmt w:val="decimal"/>
      <w:lvlText w:val="%1.%2.%3."/>
      <w:lvlJc w:val="left"/>
      <w:pPr>
        <w:ind w:left="1224" w:hanging="504"/>
      </w:pPr>
      <w:rPr>
        <w:rFonts w:hint="default"/>
        <w:b/>
        <w:i w:val="0"/>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7" w15:restartNumberingAfterBreak="0">
    <w:nsid w:val="76A2FBF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8" w15:restartNumberingAfterBreak="0">
    <w:nsid w:val="784AB83F"/>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9" w15:restartNumberingAfterBreak="0">
    <w:nsid w:val="78D6F11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0" w15:restartNumberingAfterBreak="0">
    <w:nsid w:val="790175C8"/>
    <w:multiLevelType w:val="hybridMultilevel"/>
    <w:tmpl w:val="1884D952"/>
    <w:lvl w:ilvl="0" w:tplc="A00458D6">
      <w:start w:val="1"/>
      <w:numFmt w:val="bullet"/>
      <w:lvlText w:val=""/>
      <w:lvlJc w:val="left"/>
      <w:pPr>
        <w:ind w:left="720" w:hanging="360"/>
      </w:pPr>
      <w:rPr>
        <w:rFonts w:ascii="Symbol" w:hAnsi="Symbol" w:hint="default"/>
      </w:rPr>
    </w:lvl>
    <w:lvl w:ilvl="1" w:tplc="82906250">
      <w:start w:val="1"/>
      <w:numFmt w:val="bullet"/>
      <w:lvlText w:val="o"/>
      <w:lvlJc w:val="left"/>
      <w:pPr>
        <w:ind w:left="1440" w:hanging="360"/>
      </w:pPr>
      <w:rPr>
        <w:rFonts w:ascii="Courier New" w:hAnsi="Courier New" w:hint="default"/>
      </w:rPr>
    </w:lvl>
    <w:lvl w:ilvl="2" w:tplc="2D187B9A" w:tentative="1">
      <w:start w:val="1"/>
      <w:numFmt w:val="bullet"/>
      <w:lvlText w:val=""/>
      <w:lvlJc w:val="left"/>
      <w:pPr>
        <w:ind w:left="2160" w:hanging="360"/>
      </w:pPr>
      <w:rPr>
        <w:rFonts w:ascii="Wingdings" w:hAnsi="Wingdings" w:hint="default"/>
      </w:rPr>
    </w:lvl>
    <w:lvl w:ilvl="3" w:tplc="312CE03C" w:tentative="1">
      <w:start w:val="1"/>
      <w:numFmt w:val="bullet"/>
      <w:lvlText w:val=""/>
      <w:lvlJc w:val="left"/>
      <w:pPr>
        <w:ind w:left="2880" w:hanging="360"/>
      </w:pPr>
      <w:rPr>
        <w:rFonts w:ascii="Symbol" w:hAnsi="Symbol" w:hint="default"/>
      </w:rPr>
    </w:lvl>
    <w:lvl w:ilvl="4" w:tplc="1AAEEECE" w:tentative="1">
      <w:start w:val="1"/>
      <w:numFmt w:val="bullet"/>
      <w:lvlText w:val="o"/>
      <w:lvlJc w:val="left"/>
      <w:pPr>
        <w:ind w:left="3600" w:hanging="360"/>
      </w:pPr>
      <w:rPr>
        <w:rFonts w:ascii="Courier New" w:hAnsi="Courier New" w:hint="default"/>
      </w:rPr>
    </w:lvl>
    <w:lvl w:ilvl="5" w:tplc="046CF3C8" w:tentative="1">
      <w:start w:val="1"/>
      <w:numFmt w:val="bullet"/>
      <w:lvlText w:val=""/>
      <w:lvlJc w:val="left"/>
      <w:pPr>
        <w:ind w:left="4320" w:hanging="360"/>
      </w:pPr>
      <w:rPr>
        <w:rFonts w:ascii="Wingdings" w:hAnsi="Wingdings" w:hint="default"/>
      </w:rPr>
    </w:lvl>
    <w:lvl w:ilvl="6" w:tplc="08C4BB92" w:tentative="1">
      <w:start w:val="1"/>
      <w:numFmt w:val="bullet"/>
      <w:lvlText w:val=""/>
      <w:lvlJc w:val="left"/>
      <w:pPr>
        <w:ind w:left="5040" w:hanging="360"/>
      </w:pPr>
      <w:rPr>
        <w:rFonts w:ascii="Symbol" w:hAnsi="Symbol" w:hint="default"/>
      </w:rPr>
    </w:lvl>
    <w:lvl w:ilvl="7" w:tplc="49247A28" w:tentative="1">
      <w:start w:val="1"/>
      <w:numFmt w:val="bullet"/>
      <w:lvlText w:val="o"/>
      <w:lvlJc w:val="left"/>
      <w:pPr>
        <w:ind w:left="5760" w:hanging="360"/>
      </w:pPr>
      <w:rPr>
        <w:rFonts w:ascii="Courier New" w:hAnsi="Courier New" w:hint="default"/>
      </w:rPr>
    </w:lvl>
    <w:lvl w:ilvl="8" w:tplc="EC806FDC" w:tentative="1">
      <w:start w:val="1"/>
      <w:numFmt w:val="bullet"/>
      <w:lvlText w:val=""/>
      <w:lvlJc w:val="left"/>
      <w:pPr>
        <w:ind w:left="6480" w:hanging="360"/>
      </w:pPr>
      <w:rPr>
        <w:rFonts w:ascii="Wingdings" w:hAnsi="Wingdings" w:hint="default"/>
      </w:rPr>
    </w:lvl>
  </w:abstractNum>
  <w:abstractNum w:abstractNumId="291" w15:restartNumberingAfterBreak="0">
    <w:nsid w:val="790D829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2" w15:restartNumberingAfterBreak="0">
    <w:nsid w:val="79CA079D"/>
    <w:multiLevelType w:val="multilevel"/>
    <w:tmpl w:val="377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A420E30"/>
    <w:multiLevelType w:val="multilevel"/>
    <w:tmpl w:val="3774BC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4" w15:restartNumberingAfterBreak="0">
    <w:nsid w:val="7AD2A73A"/>
    <w:multiLevelType w:val="hybridMultilevel"/>
    <w:tmpl w:val="FFFFFFFF"/>
    <w:lvl w:ilvl="0" w:tplc="678E37A4">
      <w:start w:val="1"/>
      <w:numFmt w:val="decimal"/>
      <w:lvlText w:val="%1."/>
      <w:lvlJc w:val="left"/>
      <w:pPr>
        <w:ind w:left="360" w:hanging="360"/>
      </w:pPr>
    </w:lvl>
    <w:lvl w:ilvl="1" w:tplc="E2EE6F72">
      <w:start w:val="1"/>
      <w:numFmt w:val="lowerLetter"/>
      <w:lvlText w:val="%2."/>
      <w:lvlJc w:val="left"/>
      <w:pPr>
        <w:ind w:left="1080" w:hanging="360"/>
      </w:pPr>
    </w:lvl>
    <w:lvl w:ilvl="2" w:tplc="EF6A591A">
      <w:start w:val="1"/>
      <w:numFmt w:val="lowerRoman"/>
      <w:lvlText w:val="%3."/>
      <w:lvlJc w:val="right"/>
      <w:pPr>
        <w:ind w:left="1800" w:hanging="180"/>
      </w:pPr>
    </w:lvl>
    <w:lvl w:ilvl="3" w:tplc="CE005D82">
      <w:start w:val="1"/>
      <w:numFmt w:val="decimal"/>
      <w:lvlText w:val="%4."/>
      <w:lvlJc w:val="left"/>
      <w:pPr>
        <w:ind w:left="2880" w:hanging="360"/>
      </w:pPr>
    </w:lvl>
    <w:lvl w:ilvl="4" w:tplc="C1544B00">
      <w:start w:val="1"/>
      <w:numFmt w:val="lowerLetter"/>
      <w:lvlText w:val="%5."/>
      <w:lvlJc w:val="left"/>
      <w:pPr>
        <w:ind w:left="3600" w:hanging="360"/>
      </w:pPr>
    </w:lvl>
    <w:lvl w:ilvl="5" w:tplc="B484D766">
      <w:start w:val="1"/>
      <w:numFmt w:val="lowerRoman"/>
      <w:lvlText w:val="%6."/>
      <w:lvlJc w:val="right"/>
      <w:pPr>
        <w:ind w:left="4320" w:hanging="180"/>
      </w:pPr>
    </w:lvl>
    <w:lvl w:ilvl="6" w:tplc="EC2CD270">
      <w:start w:val="1"/>
      <w:numFmt w:val="decimal"/>
      <w:lvlText w:val="%7."/>
      <w:lvlJc w:val="left"/>
      <w:pPr>
        <w:ind w:left="5040" w:hanging="360"/>
      </w:pPr>
    </w:lvl>
    <w:lvl w:ilvl="7" w:tplc="A7A870D0">
      <w:start w:val="1"/>
      <w:numFmt w:val="lowerLetter"/>
      <w:lvlText w:val="%8."/>
      <w:lvlJc w:val="left"/>
      <w:pPr>
        <w:ind w:left="5760" w:hanging="360"/>
      </w:pPr>
    </w:lvl>
    <w:lvl w:ilvl="8" w:tplc="7BACD642">
      <w:start w:val="1"/>
      <w:numFmt w:val="lowerRoman"/>
      <w:lvlText w:val="%9."/>
      <w:lvlJc w:val="right"/>
      <w:pPr>
        <w:ind w:left="6480" w:hanging="180"/>
      </w:pPr>
    </w:lvl>
  </w:abstractNum>
  <w:abstractNum w:abstractNumId="295" w15:restartNumberingAfterBreak="0">
    <w:nsid w:val="7B7F919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6" w15:restartNumberingAfterBreak="0">
    <w:nsid w:val="7BCA2BF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7" w15:restartNumberingAfterBreak="0">
    <w:nsid w:val="7D07090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8" w15:restartNumberingAfterBreak="0">
    <w:nsid w:val="7E6829D2"/>
    <w:multiLevelType w:val="hybridMultilevel"/>
    <w:tmpl w:val="27CAEF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9" w15:restartNumberingAfterBreak="0">
    <w:nsid w:val="7EFA0EE4"/>
    <w:multiLevelType w:val="multilevel"/>
    <w:tmpl w:val="BB10C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F4126F1"/>
    <w:multiLevelType w:val="multilevel"/>
    <w:tmpl w:val="377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F4257BB"/>
    <w:multiLevelType w:val="hybridMultilevel"/>
    <w:tmpl w:val="FFFFFFFF"/>
    <w:lvl w:ilvl="0" w:tplc="F7F865CE">
      <w:start w:val="1"/>
      <w:numFmt w:val="bullet"/>
      <w:lvlText w:val=""/>
      <w:lvlJc w:val="left"/>
      <w:pPr>
        <w:ind w:left="720" w:hanging="360"/>
      </w:pPr>
      <w:rPr>
        <w:rFonts w:ascii="Symbol" w:hAnsi="Symbol" w:hint="default"/>
      </w:rPr>
    </w:lvl>
    <w:lvl w:ilvl="1" w:tplc="E982B112">
      <w:start w:val="1"/>
      <w:numFmt w:val="bullet"/>
      <w:lvlText w:val="o"/>
      <w:lvlJc w:val="left"/>
      <w:pPr>
        <w:ind w:left="1440" w:hanging="360"/>
      </w:pPr>
      <w:rPr>
        <w:rFonts w:ascii="Courier New" w:hAnsi="Courier New" w:hint="default"/>
      </w:rPr>
    </w:lvl>
    <w:lvl w:ilvl="2" w:tplc="B184BF5C">
      <w:start w:val="1"/>
      <w:numFmt w:val="bullet"/>
      <w:lvlText w:val=""/>
      <w:lvlJc w:val="left"/>
      <w:pPr>
        <w:ind w:left="2160" w:hanging="360"/>
      </w:pPr>
      <w:rPr>
        <w:rFonts w:ascii="Wingdings" w:hAnsi="Wingdings" w:hint="default"/>
      </w:rPr>
    </w:lvl>
    <w:lvl w:ilvl="3" w:tplc="DE645008">
      <w:start w:val="1"/>
      <w:numFmt w:val="bullet"/>
      <w:lvlText w:val=""/>
      <w:lvlJc w:val="left"/>
      <w:pPr>
        <w:ind w:left="2880" w:hanging="360"/>
      </w:pPr>
      <w:rPr>
        <w:rFonts w:ascii="Symbol" w:hAnsi="Symbol" w:hint="default"/>
      </w:rPr>
    </w:lvl>
    <w:lvl w:ilvl="4" w:tplc="C6FE7EE2">
      <w:start w:val="1"/>
      <w:numFmt w:val="bullet"/>
      <w:lvlText w:val="o"/>
      <w:lvlJc w:val="left"/>
      <w:pPr>
        <w:ind w:left="3600" w:hanging="360"/>
      </w:pPr>
      <w:rPr>
        <w:rFonts w:ascii="Courier New" w:hAnsi="Courier New" w:hint="default"/>
      </w:rPr>
    </w:lvl>
    <w:lvl w:ilvl="5" w:tplc="04826FA6">
      <w:start w:val="1"/>
      <w:numFmt w:val="bullet"/>
      <w:lvlText w:val=""/>
      <w:lvlJc w:val="left"/>
      <w:pPr>
        <w:ind w:left="4320" w:hanging="360"/>
      </w:pPr>
      <w:rPr>
        <w:rFonts w:ascii="Wingdings" w:hAnsi="Wingdings" w:hint="default"/>
      </w:rPr>
    </w:lvl>
    <w:lvl w:ilvl="6" w:tplc="B07647BA">
      <w:start w:val="1"/>
      <w:numFmt w:val="bullet"/>
      <w:lvlText w:val=""/>
      <w:lvlJc w:val="left"/>
      <w:pPr>
        <w:ind w:left="5040" w:hanging="360"/>
      </w:pPr>
      <w:rPr>
        <w:rFonts w:ascii="Symbol" w:hAnsi="Symbol" w:hint="default"/>
      </w:rPr>
    </w:lvl>
    <w:lvl w:ilvl="7" w:tplc="3C40CBCA">
      <w:start w:val="1"/>
      <w:numFmt w:val="bullet"/>
      <w:lvlText w:val="o"/>
      <w:lvlJc w:val="left"/>
      <w:pPr>
        <w:ind w:left="5760" w:hanging="360"/>
      </w:pPr>
      <w:rPr>
        <w:rFonts w:ascii="Courier New" w:hAnsi="Courier New" w:hint="default"/>
      </w:rPr>
    </w:lvl>
    <w:lvl w:ilvl="8" w:tplc="994EEAFA">
      <w:start w:val="1"/>
      <w:numFmt w:val="bullet"/>
      <w:lvlText w:val=""/>
      <w:lvlJc w:val="left"/>
      <w:pPr>
        <w:ind w:left="6480" w:hanging="360"/>
      </w:pPr>
      <w:rPr>
        <w:rFonts w:ascii="Wingdings" w:hAnsi="Wingdings" w:hint="default"/>
      </w:rPr>
    </w:lvl>
  </w:abstractNum>
  <w:abstractNum w:abstractNumId="302" w15:restartNumberingAfterBreak="0">
    <w:nsid w:val="7FA60EB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3" w15:restartNumberingAfterBreak="0">
    <w:nsid w:val="7FB21F2A"/>
    <w:multiLevelType w:val="hybridMultilevel"/>
    <w:tmpl w:val="A96C2806"/>
    <w:lvl w:ilvl="0" w:tplc="516E5DF4">
      <w:start w:val="1"/>
      <w:numFmt w:val="bullet"/>
      <w:lvlText w:val=""/>
      <w:lvlJc w:val="left"/>
      <w:pPr>
        <w:ind w:left="720" w:hanging="360"/>
      </w:pPr>
      <w:rPr>
        <w:rFonts w:ascii="Symbol" w:hAnsi="Symbol" w:hint="default"/>
      </w:rPr>
    </w:lvl>
    <w:lvl w:ilvl="1" w:tplc="D3C6EE4C" w:tentative="1">
      <w:start w:val="1"/>
      <w:numFmt w:val="bullet"/>
      <w:lvlText w:val="o"/>
      <w:lvlJc w:val="left"/>
      <w:pPr>
        <w:ind w:left="1440" w:hanging="360"/>
      </w:pPr>
      <w:rPr>
        <w:rFonts w:ascii="Courier New" w:hAnsi="Courier New" w:hint="default"/>
      </w:rPr>
    </w:lvl>
    <w:lvl w:ilvl="2" w:tplc="8236CF80" w:tentative="1">
      <w:start w:val="1"/>
      <w:numFmt w:val="bullet"/>
      <w:lvlText w:val=""/>
      <w:lvlJc w:val="left"/>
      <w:pPr>
        <w:ind w:left="2160" w:hanging="360"/>
      </w:pPr>
      <w:rPr>
        <w:rFonts w:ascii="Wingdings" w:hAnsi="Wingdings" w:hint="default"/>
      </w:rPr>
    </w:lvl>
    <w:lvl w:ilvl="3" w:tplc="18EC5FB0" w:tentative="1">
      <w:start w:val="1"/>
      <w:numFmt w:val="bullet"/>
      <w:lvlText w:val=""/>
      <w:lvlJc w:val="left"/>
      <w:pPr>
        <w:ind w:left="2880" w:hanging="360"/>
      </w:pPr>
      <w:rPr>
        <w:rFonts w:ascii="Symbol" w:hAnsi="Symbol" w:hint="default"/>
      </w:rPr>
    </w:lvl>
    <w:lvl w:ilvl="4" w:tplc="3704123C" w:tentative="1">
      <w:start w:val="1"/>
      <w:numFmt w:val="bullet"/>
      <w:lvlText w:val="o"/>
      <w:lvlJc w:val="left"/>
      <w:pPr>
        <w:ind w:left="3600" w:hanging="360"/>
      </w:pPr>
      <w:rPr>
        <w:rFonts w:ascii="Courier New" w:hAnsi="Courier New" w:hint="default"/>
      </w:rPr>
    </w:lvl>
    <w:lvl w:ilvl="5" w:tplc="F5FED4D4" w:tentative="1">
      <w:start w:val="1"/>
      <w:numFmt w:val="bullet"/>
      <w:lvlText w:val=""/>
      <w:lvlJc w:val="left"/>
      <w:pPr>
        <w:ind w:left="4320" w:hanging="360"/>
      </w:pPr>
      <w:rPr>
        <w:rFonts w:ascii="Wingdings" w:hAnsi="Wingdings" w:hint="default"/>
      </w:rPr>
    </w:lvl>
    <w:lvl w:ilvl="6" w:tplc="44E2E89C" w:tentative="1">
      <w:start w:val="1"/>
      <w:numFmt w:val="bullet"/>
      <w:lvlText w:val=""/>
      <w:lvlJc w:val="left"/>
      <w:pPr>
        <w:ind w:left="5040" w:hanging="360"/>
      </w:pPr>
      <w:rPr>
        <w:rFonts w:ascii="Symbol" w:hAnsi="Symbol" w:hint="default"/>
      </w:rPr>
    </w:lvl>
    <w:lvl w:ilvl="7" w:tplc="51826960" w:tentative="1">
      <w:start w:val="1"/>
      <w:numFmt w:val="bullet"/>
      <w:lvlText w:val="o"/>
      <w:lvlJc w:val="left"/>
      <w:pPr>
        <w:ind w:left="5760" w:hanging="360"/>
      </w:pPr>
      <w:rPr>
        <w:rFonts w:ascii="Courier New" w:hAnsi="Courier New" w:hint="default"/>
      </w:rPr>
    </w:lvl>
    <w:lvl w:ilvl="8" w:tplc="E116850E" w:tentative="1">
      <w:start w:val="1"/>
      <w:numFmt w:val="bullet"/>
      <w:lvlText w:val=""/>
      <w:lvlJc w:val="left"/>
      <w:pPr>
        <w:ind w:left="6480" w:hanging="360"/>
      </w:pPr>
      <w:rPr>
        <w:rFonts w:ascii="Wingdings" w:hAnsi="Wingdings" w:hint="default"/>
      </w:rPr>
    </w:lvl>
  </w:abstractNum>
  <w:num w:numId="1" w16cid:durableId="1434472981">
    <w:abstractNumId w:val="140"/>
  </w:num>
  <w:num w:numId="2" w16cid:durableId="665520622">
    <w:abstractNumId w:val="156"/>
  </w:num>
  <w:num w:numId="3" w16cid:durableId="703752580">
    <w:abstractNumId w:val="201"/>
  </w:num>
  <w:num w:numId="4" w16cid:durableId="224221249">
    <w:abstractNumId w:val="120"/>
  </w:num>
  <w:num w:numId="5" w16cid:durableId="414521434">
    <w:abstractNumId w:val="264"/>
  </w:num>
  <w:num w:numId="6" w16cid:durableId="2060785982">
    <w:abstractNumId w:val="69"/>
  </w:num>
  <w:num w:numId="7" w16cid:durableId="213663625">
    <w:abstractNumId w:val="270"/>
  </w:num>
  <w:num w:numId="8" w16cid:durableId="1509101514">
    <w:abstractNumId w:val="268"/>
  </w:num>
  <w:num w:numId="9" w16cid:durableId="2069916496">
    <w:abstractNumId w:val="175"/>
  </w:num>
  <w:num w:numId="10" w16cid:durableId="959991514">
    <w:abstractNumId w:val="157"/>
  </w:num>
  <w:num w:numId="11" w16cid:durableId="884024840">
    <w:abstractNumId w:val="13"/>
  </w:num>
  <w:num w:numId="12" w16cid:durableId="1092700407">
    <w:abstractNumId w:val="108"/>
  </w:num>
  <w:num w:numId="13" w16cid:durableId="248269740">
    <w:abstractNumId w:val="29"/>
  </w:num>
  <w:num w:numId="14" w16cid:durableId="1916888785">
    <w:abstractNumId w:val="59"/>
  </w:num>
  <w:num w:numId="15" w16cid:durableId="332418829">
    <w:abstractNumId w:val="28"/>
  </w:num>
  <w:num w:numId="16" w16cid:durableId="1790396090">
    <w:abstractNumId w:val="170"/>
  </w:num>
  <w:num w:numId="17" w16cid:durableId="560680113">
    <w:abstractNumId w:val="25"/>
  </w:num>
  <w:num w:numId="18" w16cid:durableId="637298399">
    <w:abstractNumId w:val="203"/>
  </w:num>
  <w:num w:numId="19" w16cid:durableId="1860311888">
    <w:abstractNumId w:val="187"/>
  </w:num>
  <w:num w:numId="20" w16cid:durableId="62335083">
    <w:abstractNumId w:val="76"/>
  </w:num>
  <w:num w:numId="21" w16cid:durableId="720910226">
    <w:abstractNumId w:val="185"/>
  </w:num>
  <w:num w:numId="22" w16cid:durableId="1460878121">
    <w:abstractNumId w:val="83"/>
  </w:num>
  <w:num w:numId="23" w16cid:durableId="2045983790">
    <w:abstractNumId w:val="289"/>
  </w:num>
  <w:num w:numId="24" w16cid:durableId="816991982">
    <w:abstractNumId w:val="260"/>
  </w:num>
  <w:num w:numId="25" w16cid:durableId="520122880">
    <w:abstractNumId w:val="196"/>
  </w:num>
  <w:num w:numId="26" w16cid:durableId="2132556582">
    <w:abstractNumId w:val="221"/>
  </w:num>
  <w:num w:numId="27" w16cid:durableId="30618370">
    <w:abstractNumId w:val="238"/>
  </w:num>
  <w:num w:numId="28" w16cid:durableId="1101678877">
    <w:abstractNumId w:val="245"/>
  </w:num>
  <w:num w:numId="29" w16cid:durableId="850216700">
    <w:abstractNumId w:val="58"/>
  </w:num>
  <w:num w:numId="30" w16cid:durableId="90973175">
    <w:abstractNumId w:val="10"/>
  </w:num>
  <w:num w:numId="31" w16cid:durableId="382143412">
    <w:abstractNumId w:val="131"/>
  </w:num>
  <w:num w:numId="32" w16cid:durableId="1159268544">
    <w:abstractNumId w:val="271"/>
  </w:num>
  <w:num w:numId="33" w16cid:durableId="1377044794">
    <w:abstractNumId w:val="176"/>
  </w:num>
  <w:num w:numId="34" w16cid:durableId="310907175">
    <w:abstractNumId w:val="17"/>
  </w:num>
  <w:num w:numId="35" w16cid:durableId="1218279229">
    <w:abstractNumId w:val="125"/>
  </w:num>
  <w:num w:numId="36" w16cid:durableId="85925464">
    <w:abstractNumId w:val="153"/>
  </w:num>
  <w:num w:numId="37" w16cid:durableId="291251006">
    <w:abstractNumId w:val="195"/>
  </w:num>
  <w:num w:numId="38" w16cid:durableId="1380518375">
    <w:abstractNumId w:val="12"/>
  </w:num>
  <w:num w:numId="39" w16cid:durableId="1254170498">
    <w:abstractNumId w:val="206"/>
  </w:num>
  <w:num w:numId="40" w16cid:durableId="1291977086">
    <w:abstractNumId w:val="50"/>
  </w:num>
  <w:num w:numId="41" w16cid:durableId="1537085380">
    <w:abstractNumId w:val="269"/>
  </w:num>
  <w:num w:numId="42" w16cid:durableId="797071705">
    <w:abstractNumId w:val="209"/>
  </w:num>
  <w:num w:numId="43" w16cid:durableId="146630275">
    <w:abstractNumId w:val="215"/>
  </w:num>
  <w:num w:numId="44" w16cid:durableId="1873955423">
    <w:abstractNumId w:val="126"/>
  </w:num>
  <w:num w:numId="45" w16cid:durableId="908658478">
    <w:abstractNumId w:val="55"/>
  </w:num>
  <w:num w:numId="46" w16cid:durableId="1389838987">
    <w:abstractNumId w:val="68"/>
  </w:num>
  <w:num w:numId="47" w16cid:durableId="90591455">
    <w:abstractNumId w:val="114"/>
  </w:num>
  <w:num w:numId="48" w16cid:durableId="224802423">
    <w:abstractNumId w:val="121"/>
  </w:num>
  <w:num w:numId="49" w16cid:durableId="979769461">
    <w:abstractNumId w:val="107"/>
  </w:num>
  <w:num w:numId="50" w16cid:durableId="1688436613">
    <w:abstractNumId w:val="141"/>
  </w:num>
  <w:num w:numId="51" w16cid:durableId="1342779483">
    <w:abstractNumId w:val="181"/>
  </w:num>
  <w:num w:numId="52" w16cid:durableId="1933855333">
    <w:abstractNumId w:val="168"/>
  </w:num>
  <w:num w:numId="53" w16cid:durableId="2055807093">
    <w:abstractNumId w:val="57"/>
  </w:num>
  <w:num w:numId="54" w16cid:durableId="885485967">
    <w:abstractNumId w:val="73"/>
  </w:num>
  <w:num w:numId="55" w16cid:durableId="1561476671">
    <w:abstractNumId w:val="285"/>
  </w:num>
  <w:num w:numId="56" w16cid:durableId="1758012470">
    <w:abstractNumId w:val="9"/>
  </w:num>
  <w:num w:numId="57" w16cid:durableId="36205697">
    <w:abstractNumId w:val="189"/>
  </w:num>
  <w:num w:numId="58" w16cid:durableId="1180661579">
    <w:abstractNumId w:val="155"/>
  </w:num>
  <w:num w:numId="59" w16cid:durableId="471479609">
    <w:abstractNumId w:val="35"/>
  </w:num>
  <w:num w:numId="60" w16cid:durableId="1692683949">
    <w:abstractNumId w:val="288"/>
  </w:num>
  <w:num w:numId="61" w16cid:durableId="1457018153">
    <w:abstractNumId w:val="1"/>
  </w:num>
  <w:num w:numId="62" w16cid:durableId="1537353453">
    <w:abstractNumId w:val="235"/>
  </w:num>
  <w:num w:numId="63" w16cid:durableId="1073812704">
    <w:abstractNumId w:val="138"/>
  </w:num>
  <w:num w:numId="64" w16cid:durableId="1801873269">
    <w:abstractNumId w:val="282"/>
  </w:num>
  <w:num w:numId="65" w16cid:durableId="1799101695">
    <w:abstractNumId w:val="77"/>
  </w:num>
  <w:num w:numId="66" w16cid:durableId="809174510">
    <w:abstractNumId w:val="237"/>
  </w:num>
  <w:num w:numId="67" w16cid:durableId="1352680764">
    <w:abstractNumId w:val="291"/>
  </w:num>
  <w:num w:numId="68" w16cid:durableId="122968211">
    <w:abstractNumId w:val="22"/>
  </w:num>
  <w:num w:numId="69" w16cid:durableId="1384789768">
    <w:abstractNumId w:val="208"/>
  </w:num>
  <w:num w:numId="70" w16cid:durableId="958873575">
    <w:abstractNumId w:val="110"/>
  </w:num>
  <w:num w:numId="71" w16cid:durableId="37627043">
    <w:abstractNumId w:val="119"/>
  </w:num>
  <w:num w:numId="72" w16cid:durableId="1256279610">
    <w:abstractNumId w:val="134"/>
  </w:num>
  <w:num w:numId="73" w16cid:durableId="1915777675">
    <w:abstractNumId w:val="197"/>
  </w:num>
  <w:num w:numId="74" w16cid:durableId="945040106">
    <w:abstractNumId w:val="5"/>
  </w:num>
  <w:num w:numId="75" w16cid:durableId="445851181">
    <w:abstractNumId w:val="38"/>
  </w:num>
  <w:num w:numId="76" w16cid:durableId="2057699963">
    <w:abstractNumId w:val="220"/>
  </w:num>
  <w:num w:numId="77" w16cid:durableId="2125267221">
    <w:abstractNumId w:val="244"/>
  </w:num>
  <w:num w:numId="78" w16cid:durableId="2061858938">
    <w:abstractNumId w:val="105"/>
  </w:num>
  <w:num w:numId="79" w16cid:durableId="305403087">
    <w:abstractNumId w:val="173"/>
  </w:num>
  <w:num w:numId="80" w16cid:durableId="1896889275">
    <w:abstractNumId w:val="169"/>
  </w:num>
  <w:num w:numId="81" w16cid:durableId="16202309">
    <w:abstractNumId w:val="297"/>
  </w:num>
  <w:num w:numId="82" w16cid:durableId="805048214">
    <w:abstractNumId w:val="200"/>
  </w:num>
  <w:num w:numId="83" w16cid:durableId="170799537">
    <w:abstractNumId w:val="287"/>
  </w:num>
  <w:num w:numId="84" w16cid:durableId="2018848536">
    <w:abstractNumId w:val="192"/>
  </w:num>
  <w:num w:numId="85" w16cid:durableId="1054811275">
    <w:abstractNumId w:val="231"/>
  </w:num>
  <w:num w:numId="86" w16cid:durableId="969938540">
    <w:abstractNumId w:val="46"/>
  </w:num>
  <w:num w:numId="87" w16cid:durableId="890270502">
    <w:abstractNumId w:val="261"/>
  </w:num>
  <w:num w:numId="88" w16cid:durableId="504513691">
    <w:abstractNumId w:val="60"/>
  </w:num>
  <w:num w:numId="89" w16cid:durableId="1110390157">
    <w:abstractNumId w:val="96"/>
  </w:num>
  <w:num w:numId="90" w16cid:durableId="314528964">
    <w:abstractNumId w:val="103"/>
  </w:num>
  <w:num w:numId="91" w16cid:durableId="215551256">
    <w:abstractNumId w:val="42"/>
  </w:num>
  <w:num w:numId="92" w16cid:durableId="141624254">
    <w:abstractNumId w:val="152"/>
  </w:num>
  <w:num w:numId="93" w16cid:durableId="1177307035">
    <w:abstractNumId w:val="248"/>
  </w:num>
  <w:num w:numId="94" w16cid:durableId="575288958">
    <w:abstractNumId w:val="6"/>
  </w:num>
  <w:num w:numId="95" w16cid:durableId="1733700601">
    <w:abstractNumId w:val="240"/>
  </w:num>
  <w:num w:numId="96" w16cid:durableId="1415711071">
    <w:abstractNumId w:val="14"/>
  </w:num>
  <w:num w:numId="97" w16cid:durableId="1041242876">
    <w:abstractNumId w:val="130"/>
  </w:num>
  <w:num w:numId="98" w16cid:durableId="1758164344">
    <w:abstractNumId w:val="144"/>
  </w:num>
  <w:num w:numId="99" w16cid:durableId="952177604">
    <w:abstractNumId w:val="34"/>
  </w:num>
  <w:num w:numId="100" w16cid:durableId="1384673403">
    <w:abstractNumId w:val="178"/>
  </w:num>
  <w:num w:numId="101" w16cid:durableId="756756661">
    <w:abstractNumId w:val="241"/>
  </w:num>
  <w:num w:numId="102" w16cid:durableId="327832317">
    <w:abstractNumId w:val="278"/>
  </w:num>
  <w:num w:numId="103" w16cid:durableId="1179782664">
    <w:abstractNumId w:val="249"/>
  </w:num>
  <w:num w:numId="104" w16cid:durableId="1749108252">
    <w:abstractNumId w:val="2"/>
  </w:num>
  <w:num w:numId="105" w16cid:durableId="1178085060">
    <w:abstractNumId w:val="51"/>
  </w:num>
  <w:num w:numId="106" w16cid:durableId="541089350">
    <w:abstractNumId w:val="37"/>
  </w:num>
  <w:num w:numId="107" w16cid:durableId="912856154">
    <w:abstractNumId w:val="263"/>
  </w:num>
  <w:num w:numId="108" w16cid:durableId="186607304">
    <w:abstractNumId w:val="251"/>
  </w:num>
  <w:num w:numId="109" w16cid:durableId="897016376">
    <w:abstractNumId w:val="190"/>
  </w:num>
  <w:num w:numId="110" w16cid:durableId="1474907686">
    <w:abstractNumId w:val="89"/>
  </w:num>
  <w:num w:numId="111" w16cid:durableId="88082840">
    <w:abstractNumId w:val="26"/>
  </w:num>
  <w:num w:numId="112" w16cid:durableId="641421680">
    <w:abstractNumId w:val="70"/>
  </w:num>
  <w:num w:numId="113" w16cid:durableId="1292513693">
    <w:abstractNumId w:val="183"/>
  </w:num>
  <w:num w:numId="114" w16cid:durableId="1326206634">
    <w:abstractNumId w:val="184"/>
  </w:num>
  <w:num w:numId="115" w16cid:durableId="582493372">
    <w:abstractNumId w:val="228"/>
  </w:num>
  <w:num w:numId="116" w16cid:durableId="1220050434">
    <w:abstractNumId w:val="49"/>
  </w:num>
  <w:num w:numId="117" w16cid:durableId="1761095060">
    <w:abstractNumId w:val="210"/>
  </w:num>
  <w:num w:numId="118" w16cid:durableId="804393011">
    <w:abstractNumId w:val="64"/>
  </w:num>
  <w:num w:numId="119" w16cid:durableId="948313346">
    <w:abstractNumId w:val="24"/>
  </w:num>
  <w:num w:numId="120" w16cid:durableId="1222592862">
    <w:abstractNumId w:val="94"/>
  </w:num>
  <w:num w:numId="121" w16cid:durableId="1186215615">
    <w:abstractNumId w:val="97"/>
  </w:num>
  <w:num w:numId="122" w16cid:durableId="1522861907">
    <w:abstractNumId w:val="226"/>
  </w:num>
  <w:num w:numId="123" w16cid:durableId="355236372">
    <w:abstractNumId w:val="32"/>
  </w:num>
  <w:num w:numId="124" w16cid:durableId="298268479">
    <w:abstractNumId w:val="82"/>
  </w:num>
  <w:num w:numId="125" w16cid:durableId="896286259">
    <w:abstractNumId w:val="227"/>
  </w:num>
  <w:num w:numId="126" w16cid:durableId="1053776905">
    <w:abstractNumId w:val="100"/>
  </w:num>
  <w:num w:numId="127" w16cid:durableId="86923810">
    <w:abstractNumId w:val="193"/>
  </w:num>
  <w:num w:numId="128" w16cid:durableId="498038740">
    <w:abstractNumId w:val="118"/>
  </w:num>
  <w:num w:numId="129" w16cid:durableId="994531700">
    <w:abstractNumId w:val="207"/>
  </w:num>
  <w:num w:numId="130" w16cid:durableId="2140301023">
    <w:abstractNumId w:val="272"/>
  </w:num>
  <w:num w:numId="131" w16cid:durableId="1955866218">
    <w:abstractNumId w:val="180"/>
  </w:num>
  <w:num w:numId="132" w16cid:durableId="700596634">
    <w:abstractNumId w:val="139"/>
  </w:num>
  <w:num w:numId="133" w16cid:durableId="610747681">
    <w:abstractNumId w:val="27"/>
  </w:num>
  <w:num w:numId="134" w16cid:durableId="1520661699">
    <w:abstractNumId w:val="302"/>
  </w:num>
  <w:num w:numId="135" w16cid:durableId="5256567">
    <w:abstractNumId w:val="247"/>
  </w:num>
  <w:num w:numId="136" w16cid:durableId="1573078283">
    <w:abstractNumId w:val="216"/>
  </w:num>
  <w:num w:numId="137" w16cid:durableId="1702198208">
    <w:abstractNumId w:val="116"/>
  </w:num>
  <w:num w:numId="138" w16cid:durableId="787623843">
    <w:abstractNumId w:val="0"/>
  </w:num>
  <w:num w:numId="139" w16cid:durableId="285889246">
    <w:abstractNumId w:val="232"/>
  </w:num>
  <w:num w:numId="140" w16cid:durableId="1486121887">
    <w:abstractNumId w:val="295"/>
  </w:num>
  <w:num w:numId="141" w16cid:durableId="1658727104">
    <w:abstractNumId w:val="296"/>
  </w:num>
  <w:num w:numId="142" w16cid:durableId="436563153">
    <w:abstractNumId w:val="104"/>
  </w:num>
  <w:num w:numId="143" w16cid:durableId="1584988352">
    <w:abstractNumId w:val="122"/>
  </w:num>
  <w:num w:numId="144" w16cid:durableId="1975212564">
    <w:abstractNumId w:val="257"/>
  </w:num>
  <w:num w:numId="145" w16cid:durableId="1255284082">
    <w:abstractNumId w:val="31"/>
  </w:num>
  <w:num w:numId="146" w16cid:durableId="449668543">
    <w:abstractNumId w:val="274"/>
  </w:num>
  <w:num w:numId="147" w16cid:durableId="1561212275">
    <w:abstractNumId w:val="279"/>
  </w:num>
  <w:num w:numId="148" w16cid:durableId="1427068781">
    <w:abstractNumId w:val="267"/>
  </w:num>
  <w:num w:numId="149" w16cid:durableId="119615659">
    <w:abstractNumId w:val="19"/>
  </w:num>
  <w:num w:numId="150" w16cid:durableId="53892276">
    <w:abstractNumId w:val="47"/>
  </w:num>
  <w:num w:numId="151" w16cid:durableId="142427368">
    <w:abstractNumId w:val="71"/>
  </w:num>
  <w:num w:numId="152" w16cid:durableId="354768601">
    <w:abstractNumId w:val="123"/>
  </w:num>
  <w:num w:numId="153" w16cid:durableId="2146310436">
    <w:abstractNumId w:val="79"/>
  </w:num>
  <w:num w:numId="154" w16cid:durableId="1298953250">
    <w:abstractNumId w:val="222"/>
  </w:num>
  <w:num w:numId="155" w16cid:durableId="592713353">
    <w:abstractNumId w:val="281"/>
  </w:num>
  <w:num w:numId="156" w16cid:durableId="2134977729">
    <w:abstractNumId w:val="158"/>
  </w:num>
  <w:num w:numId="157" w16cid:durableId="833225516">
    <w:abstractNumId w:val="93"/>
  </w:num>
  <w:num w:numId="158" w16cid:durableId="729839168">
    <w:abstractNumId w:val="229"/>
  </w:num>
  <w:num w:numId="159" w16cid:durableId="1565872333">
    <w:abstractNumId w:val="52"/>
  </w:num>
  <w:num w:numId="160" w16cid:durableId="504784792">
    <w:abstractNumId w:val="213"/>
  </w:num>
  <w:num w:numId="161" w16cid:durableId="2013485149">
    <w:abstractNumId w:val="39"/>
  </w:num>
  <w:num w:numId="162" w16cid:durableId="257716533">
    <w:abstractNumId w:val="177"/>
  </w:num>
  <w:num w:numId="163" w16cid:durableId="1274366845">
    <w:abstractNumId w:val="136"/>
  </w:num>
  <w:num w:numId="164" w16cid:durableId="863980287">
    <w:abstractNumId w:val="74"/>
  </w:num>
  <w:num w:numId="165" w16cid:durableId="1509825906">
    <w:abstractNumId w:val="161"/>
  </w:num>
  <w:num w:numId="166" w16cid:durableId="626544715">
    <w:abstractNumId w:val="265"/>
  </w:num>
  <w:num w:numId="167" w16cid:durableId="1835492897">
    <w:abstractNumId w:val="234"/>
  </w:num>
  <w:num w:numId="168" w16cid:durableId="1772894176">
    <w:abstractNumId w:val="80"/>
  </w:num>
  <w:num w:numId="169" w16cid:durableId="352221624">
    <w:abstractNumId w:val="236"/>
  </w:num>
  <w:num w:numId="170" w16cid:durableId="1558783736">
    <w:abstractNumId w:val="88"/>
  </w:num>
  <w:num w:numId="171" w16cid:durableId="1197541468">
    <w:abstractNumId w:val="171"/>
  </w:num>
  <w:num w:numId="172" w16cid:durableId="1327131445">
    <w:abstractNumId w:val="56"/>
  </w:num>
  <w:num w:numId="173" w16cid:durableId="2016180742">
    <w:abstractNumId w:val="294"/>
  </w:num>
  <w:num w:numId="174" w16cid:durableId="1151602801">
    <w:abstractNumId w:val="117"/>
  </w:num>
  <w:num w:numId="175" w16cid:durableId="88280802">
    <w:abstractNumId w:val="111"/>
  </w:num>
  <w:num w:numId="176" w16cid:durableId="1646426054">
    <w:abstractNumId w:val="106"/>
  </w:num>
  <w:num w:numId="177" w16cid:durableId="805665590">
    <w:abstractNumId w:val="167"/>
  </w:num>
  <w:num w:numId="178" w16cid:durableId="148979650">
    <w:abstractNumId w:val="98"/>
  </w:num>
  <w:num w:numId="179" w16cid:durableId="793599338">
    <w:abstractNumId w:val="214"/>
  </w:num>
  <w:num w:numId="180" w16cid:durableId="163320306">
    <w:abstractNumId w:val="163"/>
  </w:num>
  <w:num w:numId="181" w16cid:durableId="883830397">
    <w:abstractNumId w:val="92"/>
  </w:num>
  <w:num w:numId="182" w16cid:durableId="676998825">
    <w:abstractNumId w:val="145"/>
  </w:num>
  <w:num w:numId="183" w16cid:durableId="1969507672">
    <w:abstractNumId w:val="45"/>
  </w:num>
  <w:num w:numId="184" w16cid:durableId="919287318">
    <w:abstractNumId w:val="259"/>
  </w:num>
  <w:num w:numId="185" w16cid:durableId="810906620">
    <w:abstractNumId w:val="154"/>
  </w:num>
  <w:num w:numId="186" w16cid:durableId="1773549285">
    <w:abstractNumId w:val="246"/>
  </w:num>
  <w:num w:numId="187" w16cid:durableId="461122386">
    <w:abstractNumId w:val="90"/>
  </w:num>
  <w:num w:numId="188" w16cid:durableId="697199561">
    <w:abstractNumId w:val="75"/>
  </w:num>
  <w:num w:numId="189" w16cid:durableId="766775604">
    <w:abstractNumId w:val="179"/>
  </w:num>
  <w:num w:numId="190" w16cid:durableId="1719238436">
    <w:abstractNumId w:val="293"/>
  </w:num>
  <w:num w:numId="191" w16cid:durableId="1482694527">
    <w:abstractNumId w:val="280"/>
  </w:num>
  <w:num w:numId="192" w16cid:durableId="1182667070">
    <w:abstractNumId w:val="159"/>
  </w:num>
  <w:num w:numId="193" w16cid:durableId="697849630">
    <w:abstractNumId w:val="182"/>
  </w:num>
  <w:num w:numId="194" w16cid:durableId="926575760">
    <w:abstractNumId w:val="239"/>
  </w:num>
  <w:num w:numId="195" w16cid:durableId="389234686">
    <w:abstractNumId w:val="242"/>
  </w:num>
  <w:num w:numId="196" w16cid:durableId="1164202172">
    <w:abstractNumId w:val="11"/>
  </w:num>
  <w:num w:numId="197" w16cid:durableId="325866470">
    <w:abstractNumId w:val="48"/>
  </w:num>
  <w:num w:numId="198" w16cid:durableId="1818454998">
    <w:abstractNumId w:val="84"/>
  </w:num>
  <w:num w:numId="199" w16cid:durableId="890656625">
    <w:abstractNumId w:val="166"/>
  </w:num>
  <w:num w:numId="200" w16cid:durableId="1840775503">
    <w:abstractNumId w:val="7"/>
  </w:num>
  <w:num w:numId="201" w16cid:durableId="396048444">
    <w:abstractNumId w:val="33"/>
  </w:num>
  <w:num w:numId="202" w16cid:durableId="498927466">
    <w:abstractNumId w:val="142"/>
  </w:num>
  <w:num w:numId="203" w16cid:durableId="1851681492">
    <w:abstractNumId w:val="43"/>
  </w:num>
  <w:num w:numId="204" w16cid:durableId="308902208">
    <w:abstractNumId w:val="273"/>
  </w:num>
  <w:num w:numId="205" w16cid:durableId="1332558784">
    <w:abstractNumId w:val="258"/>
  </w:num>
  <w:num w:numId="206" w16cid:durableId="708183760">
    <w:abstractNumId w:val="194"/>
  </w:num>
  <w:num w:numId="207" w16cid:durableId="440607420">
    <w:abstractNumId w:val="174"/>
  </w:num>
  <w:num w:numId="208" w16cid:durableId="1016083421">
    <w:abstractNumId w:val="91"/>
  </w:num>
  <w:num w:numId="209" w16cid:durableId="1440681055">
    <w:abstractNumId w:val="276"/>
  </w:num>
  <w:num w:numId="210" w16cid:durableId="1361933167">
    <w:abstractNumId w:val="300"/>
  </w:num>
  <w:num w:numId="211" w16cid:durableId="1242103976">
    <w:abstractNumId w:val="292"/>
  </w:num>
  <w:num w:numId="212" w16cid:durableId="1387755668">
    <w:abstractNumId w:val="54"/>
  </w:num>
  <w:num w:numId="213" w16cid:durableId="1728721812">
    <w:abstractNumId w:val="102"/>
  </w:num>
  <w:num w:numId="214" w16cid:durableId="291792088">
    <w:abstractNumId w:val="44"/>
  </w:num>
  <w:num w:numId="215" w16cid:durableId="1125124172">
    <w:abstractNumId w:val="162"/>
  </w:num>
  <w:num w:numId="216" w16cid:durableId="651107210">
    <w:abstractNumId w:val="202"/>
  </w:num>
  <w:num w:numId="217" w16cid:durableId="752624326">
    <w:abstractNumId w:val="286"/>
  </w:num>
  <w:num w:numId="218" w16cid:durableId="1399981020">
    <w:abstractNumId w:val="283"/>
  </w:num>
  <w:num w:numId="219" w16cid:durableId="1000431141">
    <w:abstractNumId w:val="252"/>
  </w:num>
  <w:num w:numId="220" w16cid:durableId="1396585206">
    <w:abstractNumId w:val="63"/>
  </w:num>
  <w:num w:numId="221" w16cid:durableId="7366269">
    <w:abstractNumId w:val="36"/>
  </w:num>
  <w:num w:numId="222" w16cid:durableId="1841970201">
    <w:abstractNumId w:val="218"/>
  </w:num>
  <w:num w:numId="223" w16cid:durableId="1828090405">
    <w:abstractNumId w:val="191"/>
  </w:num>
  <w:num w:numId="224" w16cid:durableId="491063852">
    <w:abstractNumId w:val="199"/>
  </w:num>
  <w:num w:numId="225" w16cid:durableId="1800538446">
    <w:abstractNumId w:val="129"/>
  </w:num>
  <w:num w:numId="226" w16cid:durableId="1418399588">
    <w:abstractNumId w:val="65"/>
  </w:num>
  <w:num w:numId="227" w16cid:durableId="512768251">
    <w:abstractNumId w:val="146"/>
  </w:num>
  <w:num w:numId="228" w16cid:durableId="693505300">
    <w:abstractNumId w:val="223"/>
  </w:num>
  <w:num w:numId="229" w16cid:durableId="1564833687">
    <w:abstractNumId w:val="148"/>
  </w:num>
  <w:num w:numId="230" w16cid:durableId="652872373">
    <w:abstractNumId w:val="290"/>
  </w:num>
  <w:num w:numId="231" w16cid:durableId="410392647">
    <w:abstractNumId w:val="53"/>
  </w:num>
  <w:num w:numId="232" w16cid:durableId="1739403648">
    <w:abstractNumId w:val="151"/>
  </w:num>
  <w:num w:numId="233" w16cid:durableId="1298681901">
    <w:abstractNumId w:val="85"/>
  </w:num>
  <w:num w:numId="234" w16cid:durableId="9450049">
    <w:abstractNumId w:val="87"/>
  </w:num>
  <w:num w:numId="235" w16cid:durableId="805900353">
    <w:abstractNumId w:val="160"/>
  </w:num>
  <w:num w:numId="236" w16cid:durableId="1206983432">
    <w:abstractNumId w:val="135"/>
  </w:num>
  <w:num w:numId="237" w16cid:durableId="2103187282">
    <w:abstractNumId w:val="253"/>
  </w:num>
  <w:num w:numId="238" w16cid:durableId="349064460">
    <w:abstractNumId w:val="303"/>
  </w:num>
  <w:num w:numId="239" w16cid:durableId="138040848">
    <w:abstractNumId w:val="250"/>
  </w:num>
  <w:num w:numId="240" w16cid:durableId="14696537">
    <w:abstractNumId w:val="124"/>
  </w:num>
  <w:num w:numId="241" w16cid:durableId="399519350">
    <w:abstractNumId w:val="254"/>
  </w:num>
  <w:num w:numId="242" w16cid:durableId="766002660">
    <w:abstractNumId w:val="95"/>
  </w:num>
  <w:num w:numId="243" w16cid:durableId="1718045284">
    <w:abstractNumId w:val="61"/>
  </w:num>
  <w:num w:numId="244" w16cid:durableId="122502112">
    <w:abstractNumId w:val="112"/>
  </w:num>
  <w:num w:numId="245" w16cid:durableId="1110735839">
    <w:abstractNumId w:val="275"/>
  </w:num>
  <w:num w:numId="246" w16cid:durableId="1589653466">
    <w:abstractNumId w:val="18"/>
  </w:num>
  <w:num w:numId="247" w16cid:durableId="314073267">
    <w:abstractNumId w:val="186"/>
  </w:num>
  <w:num w:numId="248" w16cid:durableId="1401438325">
    <w:abstractNumId w:val="147"/>
  </w:num>
  <w:num w:numId="249" w16cid:durableId="573397549">
    <w:abstractNumId w:val="243"/>
  </w:num>
  <w:num w:numId="250" w16cid:durableId="39718311">
    <w:abstractNumId w:val="149"/>
  </w:num>
  <w:num w:numId="251" w16cid:durableId="1092894826">
    <w:abstractNumId w:val="284"/>
  </w:num>
  <w:num w:numId="252" w16cid:durableId="712728258">
    <w:abstractNumId w:val="277"/>
  </w:num>
  <w:num w:numId="253" w16cid:durableId="896167503">
    <w:abstractNumId w:val="21"/>
  </w:num>
  <w:num w:numId="254" w16cid:durableId="691152095">
    <w:abstractNumId w:val="219"/>
  </w:num>
  <w:num w:numId="255" w16cid:durableId="1747994760">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790562287">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310066088">
    <w:abstractNumId w:val="211"/>
  </w:num>
  <w:num w:numId="258" w16cid:durableId="535511870">
    <w:abstractNumId w:val="81"/>
  </w:num>
  <w:num w:numId="259" w16cid:durableId="1874154559">
    <w:abstractNumId w:val="115"/>
  </w:num>
  <w:num w:numId="260" w16cid:durableId="1078943337">
    <w:abstractNumId w:val="133"/>
  </w:num>
  <w:num w:numId="261" w16cid:durableId="1029259984">
    <w:abstractNumId w:val="23"/>
  </w:num>
  <w:num w:numId="262" w16cid:durableId="1906530638">
    <w:abstractNumId w:val="20"/>
  </w:num>
  <w:num w:numId="263" w16cid:durableId="354505195">
    <w:abstractNumId w:val="164"/>
  </w:num>
  <w:num w:numId="264" w16cid:durableId="2017075235">
    <w:abstractNumId w:val="8"/>
  </w:num>
  <w:num w:numId="265" w16cid:durableId="1850486251">
    <w:abstractNumId w:val="198"/>
  </w:num>
  <w:num w:numId="266" w16cid:durableId="1061754225">
    <w:abstractNumId w:val="262"/>
  </w:num>
  <w:num w:numId="267" w16cid:durableId="2079471394">
    <w:abstractNumId w:val="66"/>
  </w:num>
  <w:num w:numId="268" w16cid:durableId="1263607727">
    <w:abstractNumId w:val="101"/>
  </w:num>
  <w:num w:numId="269" w16cid:durableId="1555431841">
    <w:abstractNumId w:val="217"/>
  </w:num>
  <w:num w:numId="270" w16cid:durableId="2016180779">
    <w:abstractNumId w:val="3"/>
  </w:num>
  <w:num w:numId="271" w16cid:durableId="370618666">
    <w:abstractNumId w:val="233"/>
  </w:num>
  <w:num w:numId="272" w16cid:durableId="621155381">
    <w:abstractNumId w:val="301"/>
  </w:num>
  <w:num w:numId="273" w16cid:durableId="249896198">
    <w:abstractNumId w:val="132"/>
  </w:num>
  <w:num w:numId="274" w16cid:durableId="1153789500">
    <w:abstractNumId w:val="128"/>
  </w:num>
  <w:num w:numId="275" w16cid:durableId="165219083">
    <w:abstractNumId w:val="225"/>
  </w:num>
  <w:num w:numId="276" w16cid:durableId="1021737292">
    <w:abstractNumId w:val="127"/>
  </w:num>
  <w:num w:numId="277" w16cid:durableId="1594053569">
    <w:abstractNumId w:val="150"/>
  </w:num>
  <w:num w:numId="278" w16cid:durableId="1440755577">
    <w:abstractNumId w:val="62"/>
  </w:num>
  <w:num w:numId="279" w16cid:durableId="1792094874">
    <w:abstractNumId w:val="4"/>
  </w:num>
  <w:num w:numId="280" w16cid:durableId="116530739">
    <w:abstractNumId w:val="204"/>
  </w:num>
  <w:num w:numId="281" w16cid:durableId="1142387136">
    <w:abstractNumId w:val="255"/>
  </w:num>
  <w:num w:numId="282" w16cid:durableId="538203011">
    <w:abstractNumId w:val="41"/>
  </w:num>
  <w:num w:numId="283" w16cid:durableId="859860418">
    <w:abstractNumId w:val="143"/>
  </w:num>
  <w:num w:numId="284" w16cid:durableId="635263289">
    <w:abstractNumId w:val="188"/>
  </w:num>
  <w:num w:numId="285" w16cid:durableId="854003051">
    <w:abstractNumId w:val="86"/>
  </w:num>
  <w:num w:numId="286" w16cid:durableId="1231191874">
    <w:abstractNumId w:val="30"/>
  </w:num>
  <w:num w:numId="287" w16cid:durableId="1226527582">
    <w:abstractNumId w:val="99"/>
  </w:num>
  <w:num w:numId="288" w16cid:durableId="98959639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1377243148">
    <w:abstractNumId w:val="299"/>
  </w:num>
  <w:num w:numId="290" w16cid:durableId="1114715126">
    <w:abstractNumId w:val="137"/>
  </w:num>
  <w:num w:numId="291" w16cid:durableId="1516185878">
    <w:abstractNumId w:val="212"/>
  </w:num>
  <w:num w:numId="292" w16cid:durableId="532618778">
    <w:abstractNumId w:val="40"/>
  </w:num>
  <w:num w:numId="293" w16cid:durableId="845486394">
    <w:abstractNumId w:val="256"/>
  </w:num>
  <w:num w:numId="294" w16cid:durableId="1178229466">
    <w:abstractNumId w:val="266"/>
  </w:num>
  <w:num w:numId="295" w16cid:durableId="1997759937">
    <w:abstractNumId w:val="72"/>
  </w:num>
  <w:num w:numId="296" w16cid:durableId="1466317532">
    <w:abstractNumId w:val="16"/>
  </w:num>
  <w:num w:numId="297" w16cid:durableId="1043598366">
    <w:abstractNumId w:val="67"/>
  </w:num>
  <w:num w:numId="298" w16cid:durableId="571500113">
    <w:abstractNumId w:val="15"/>
  </w:num>
  <w:num w:numId="299" w16cid:durableId="64374705">
    <w:abstractNumId w:val="230"/>
  </w:num>
  <w:num w:numId="300" w16cid:durableId="1387485039">
    <w:abstractNumId w:val="165"/>
  </w:num>
  <w:num w:numId="301" w16cid:durableId="1601062336">
    <w:abstractNumId w:val="78"/>
  </w:num>
  <w:num w:numId="302" w16cid:durableId="758720841">
    <w:abstractNumId w:val="298"/>
  </w:num>
  <w:num w:numId="303" w16cid:durableId="1525821120">
    <w:abstractNumId w:val="113"/>
  </w:num>
  <w:num w:numId="304" w16cid:durableId="1214585802">
    <w:abstractNumId w:val="224"/>
  </w:num>
  <w:numIdMacAtCleanup w:val="30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na Amri">
    <w15:presenceInfo w15:providerId="AD" w15:userId="S::emna.amri_cysec.com#ext#@ebu1.onmicrosoft.com::198b6239-e780-447b-8eb5-b46743bb73b9"/>
  </w15:person>
  <w15:person w15:author="Darko Ratkaj">
    <w15:presenceInfo w15:providerId="None" w15:userId="Darko Ratkaj"/>
  </w15:person>
  <w15:person w15:author="g.landi">
    <w15:presenceInfo w15:providerId="AD" w15:userId="S::g.landi_nextworks.it#ext#@ebu1.onmicrosoft.com::b9503b9a-f8d8-4cc2-afa6-ad4544b237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283"/>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9DD"/>
    <w:rsid w:val="00000675"/>
    <w:rsid w:val="000009F6"/>
    <w:rsid w:val="00000A9C"/>
    <w:rsid w:val="00000F9A"/>
    <w:rsid w:val="00000FEC"/>
    <w:rsid w:val="00001082"/>
    <w:rsid w:val="000011E3"/>
    <w:rsid w:val="0000146E"/>
    <w:rsid w:val="00001657"/>
    <w:rsid w:val="0000190B"/>
    <w:rsid w:val="000024D0"/>
    <w:rsid w:val="000025C9"/>
    <w:rsid w:val="00002690"/>
    <w:rsid w:val="00002AA6"/>
    <w:rsid w:val="00002DDA"/>
    <w:rsid w:val="00003D61"/>
    <w:rsid w:val="000043B3"/>
    <w:rsid w:val="00004DA7"/>
    <w:rsid w:val="00005D67"/>
    <w:rsid w:val="00005EFA"/>
    <w:rsid w:val="0000601A"/>
    <w:rsid w:val="00006469"/>
    <w:rsid w:val="0000646B"/>
    <w:rsid w:val="00006B91"/>
    <w:rsid w:val="00007BE6"/>
    <w:rsid w:val="000105F3"/>
    <w:rsid w:val="00010729"/>
    <w:rsid w:val="00010798"/>
    <w:rsid w:val="00010800"/>
    <w:rsid w:val="00010A26"/>
    <w:rsid w:val="00011118"/>
    <w:rsid w:val="0001114D"/>
    <w:rsid w:val="00011316"/>
    <w:rsid w:val="00011FC0"/>
    <w:rsid w:val="00012395"/>
    <w:rsid w:val="00012412"/>
    <w:rsid w:val="00012AA0"/>
    <w:rsid w:val="00012BD2"/>
    <w:rsid w:val="00012D55"/>
    <w:rsid w:val="00012D5F"/>
    <w:rsid w:val="00012F10"/>
    <w:rsid w:val="000135EB"/>
    <w:rsid w:val="000138DE"/>
    <w:rsid w:val="00013967"/>
    <w:rsid w:val="00013CB6"/>
    <w:rsid w:val="00013D06"/>
    <w:rsid w:val="00014218"/>
    <w:rsid w:val="00014504"/>
    <w:rsid w:val="000145B3"/>
    <w:rsid w:val="0001472D"/>
    <w:rsid w:val="0001492A"/>
    <w:rsid w:val="00014D63"/>
    <w:rsid w:val="00015419"/>
    <w:rsid w:val="000155C2"/>
    <w:rsid w:val="00015B84"/>
    <w:rsid w:val="00015C0E"/>
    <w:rsid w:val="000162D0"/>
    <w:rsid w:val="000164CD"/>
    <w:rsid w:val="000167E3"/>
    <w:rsid w:val="00017C2A"/>
    <w:rsid w:val="00017D0F"/>
    <w:rsid w:val="00017E4F"/>
    <w:rsid w:val="000202D4"/>
    <w:rsid w:val="000205B1"/>
    <w:rsid w:val="00020B30"/>
    <w:rsid w:val="00020F6A"/>
    <w:rsid w:val="00021200"/>
    <w:rsid w:val="00021765"/>
    <w:rsid w:val="0002187A"/>
    <w:rsid w:val="00021955"/>
    <w:rsid w:val="00021F89"/>
    <w:rsid w:val="00022504"/>
    <w:rsid w:val="0002256F"/>
    <w:rsid w:val="00022798"/>
    <w:rsid w:val="00022952"/>
    <w:rsid w:val="00022996"/>
    <w:rsid w:val="00022D3B"/>
    <w:rsid w:val="00022DA8"/>
    <w:rsid w:val="00022E2D"/>
    <w:rsid w:val="00022F87"/>
    <w:rsid w:val="000230EC"/>
    <w:rsid w:val="0002311D"/>
    <w:rsid w:val="0002336D"/>
    <w:rsid w:val="00023822"/>
    <w:rsid w:val="00023BA4"/>
    <w:rsid w:val="000240E1"/>
    <w:rsid w:val="00024A7B"/>
    <w:rsid w:val="00025153"/>
    <w:rsid w:val="000251C5"/>
    <w:rsid w:val="000257B5"/>
    <w:rsid w:val="00025F6F"/>
    <w:rsid w:val="00026290"/>
    <w:rsid w:val="0002643A"/>
    <w:rsid w:val="000266C3"/>
    <w:rsid w:val="00026D14"/>
    <w:rsid w:val="00026DDB"/>
    <w:rsid w:val="00027143"/>
    <w:rsid w:val="0002760C"/>
    <w:rsid w:val="00027D90"/>
    <w:rsid w:val="00027EF8"/>
    <w:rsid w:val="00030083"/>
    <w:rsid w:val="00030650"/>
    <w:rsid w:val="00030819"/>
    <w:rsid w:val="00030A17"/>
    <w:rsid w:val="00030D38"/>
    <w:rsid w:val="00030D4C"/>
    <w:rsid w:val="00030E23"/>
    <w:rsid w:val="00031628"/>
    <w:rsid w:val="00031A67"/>
    <w:rsid w:val="00032105"/>
    <w:rsid w:val="00032657"/>
    <w:rsid w:val="00033139"/>
    <w:rsid w:val="000339DE"/>
    <w:rsid w:val="00033A46"/>
    <w:rsid w:val="00033B39"/>
    <w:rsid w:val="00033EA8"/>
    <w:rsid w:val="00034845"/>
    <w:rsid w:val="000348EB"/>
    <w:rsid w:val="00034968"/>
    <w:rsid w:val="000349A7"/>
    <w:rsid w:val="00034B80"/>
    <w:rsid w:val="00035536"/>
    <w:rsid w:val="0003585F"/>
    <w:rsid w:val="0003592B"/>
    <w:rsid w:val="0003603D"/>
    <w:rsid w:val="0003624A"/>
    <w:rsid w:val="000362E7"/>
    <w:rsid w:val="000362EF"/>
    <w:rsid w:val="0003664E"/>
    <w:rsid w:val="00036B81"/>
    <w:rsid w:val="00036C6E"/>
    <w:rsid w:val="00036F5D"/>
    <w:rsid w:val="00036F8C"/>
    <w:rsid w:val="00037174"/>
    <w:rsid w:val="000371F4"/>
    <w:rsid w:val="00037591"/>
    <w:rsid w:val="0003781A"/>
    <w:rsid w:val="00037CB0"/>
    <w:rsid w:val="00040827"/>
    <w:rsid w:val="000409B5"/>
    <w:rsid w:val="00040A54"/>
    <w:rsid w:val="00040FF8"/>
    <w:rsid w:val="000412C3"/>
    <w:rsid w:val="000412F3"/>
    <w:rsid w:val="00041951"/>
    <w:rsid w:val="00041992"/>
    <w:rsid w:val="00041E44"/>
    <w:rsid w:val="00041F77"/>
    <w:rsid w:val="00042048"/>
    <w:rsid w:val="00042073"/>
    <w:rsid w:val="00042447"/>
    <w:rsid w:val="0004271A"/>
    <w:rsid w:val="00042DAB"/>
    <w:rsid w:val="00043743"/>
    <w:rsid w:val="00043F11"/>
    <w:rsid w:val="000447BA"/>
    <w:rsid w:val="000447D5"/>
    <w:rsid w:val="00044CC8"/>
    <w:rsid w:val="00044D14"/>
    <w:rsid w:val="00045992"/>
    <w:rsid w:val="00045AC5"/>
    <w:rsid w:val="00045B36"/>
    <w:rsid w:val="00045CA4"/>
    <w:rsid w:val="00045F75"/>
    <w:rsid w:val="00046622"/>
    <w:rsid w:val="000466D2"/>
    <w:rsid w:val="00046A8E"/>
    <w:rsid w:val="00046B1C"/>
    <w:rsid w:val="00047261"/>
    <w:rsid w:val="000473BF"/>
    <w:rsid w:val="000474E7"/>
    <w:rsid w:val="000474EC"/>
    <w:rsid w:val="00047929"/>
    <w:rsid w:val="000503E5"/>
    <w:rsid w:val="00050550"/>
    <w:rsid w:val="00050553"/>
    <w:rsid w:val="0005102C"/>
    <w:rsid w:val="000510A9"/>
    <w:rsid w:val="000514E7"/>
    <w:rsid w:val="0005150C"/>
    <w:rsid w:val="000519A0"/>
    <w:rsid w:val="00051FEA"/>
    <w:rsid w:val="000527E2"/>
    <w:rsid w:val="00052856"/>
    <w:rsid w:val="00052A24"/>
    <w:rsid w:val="00052A91"/>
    <w:rsid w:val="00052B42"/>
    <w:rsid w:val="000537E5"/>
    <w:rsid w:val="00053843"/>
    <w:rsid w:val="000540FA"/>
    <w:rsid w:val="00054259"/>
    <w:rsid w:val="000544E2"/>
    <w:rsid w:val="0005467C"/>
    <w:rsid w:val="00054E06"/>
    <w:rsid w:val="00055342"/>
    <w:rsid w:val="0005568B"/>
    <w:rsid w:val="0005589B"/>
    <w:rsid w:val="00055923"/>
    <w:rsid w:val="00055A18"/>
    <w:rsid w:val="00055D5C"/>
    <w:rsid w:val="00055D5F"/>
    <w:rsid w:val="00056175"/>
    <w:rsid w:val="000576B2"/>
    <w:rsid w:val="000576D5"/>
    <w:rsid w:val="000576DD"/>
    <w:rsid w:val="00057A12"/>
    <w:rsid w:val="00057A29"/>
    <w:rsid w:val="00057A5F"/>
    <w:rsid w:val="00057BD8"/>
    <w:rsid w:val="00060261"/>
    <w:rsid w:val="0006036A"/>
    <w:rsid w:val="00060ED3"/>
    <w:rsid w:val="00061556"/>
    <w:rsid w:val="000615B7"/>
    <w:rsid w:val="00061692"/>
    <w:rsid w:val="00061742"/>
    <w:rsid w:val="00061D42"/>
    <w:rsid w:val="00061D83"/>
    <w:rsid w:val="0006203C"/>
    <w:rsid w:val="000620C3"/>
    <w:rsid w:val="000628D1"/>
    <w:rsid w:val="00062A93"/>
    <w:rsid w:val="00063876"/>
    <w:rsid w:val="00063B1E"/>
    <w:rsid w:val="00063C95"/>
    <w:rsid w:val="00064B37"/>
    <w:rsid w:val="00064E02"/>
    <w:rsid w:val="00064EC9"/>
    <w:rsid w:val="00065175"/>
    <w:rsid w:val="0006533E"/>
    <w:rsid w:val="000671BD"/>
    <w:rsid w:val="000678DC"/>
    <w:rsid w:val="00067C0C"/>
    <w:rsid w:val="00067D30"/>
    <w:rsid w:val="000704A4"/>
    <w:rsid w:val="00070C20"/>
    <w:rsid w:val="00071122"/>
    <w:rsid w:val="00071133"/>
    <w:rsid w:val="00071146"/>
    <w:rsid w:val="00071575"/>
    <w:rsid w:val="000716C7"/>
    <w:rsid w:val="00071984"/>
    <w:rsid w:val="00071FC3"/>
    <w:rsid w:val="000725E5"/>
    <w:rsid w:val="0007271C"/>
    <w:rsid w:val="00072778"/>
    <w:rsid w:val="000727B4"/>
    <w:rsid w:val="00072C4D"/>
    <w:rsid w:val="00073C33"/>
    <w:rsid w:val="000740F7"/>
    <w:rsid w:val="000742CE"/>
    <w:rsid w:val="00074333"/>
    <w:rsid w:val="00074803"/>
    <w:rsid w:val="00074E77"/>
    <w:rsid w:val="00074FC3"/>
    <w:rsid w:val="00074FC8"/>
    <w:rsid w:val="00074FE6"/>
    <w:rsid w:val="00074FFE"/>
    <w:rsid w:val="000752F2"/>
    <w:rsid w:val="0007538C"/>
    <w:rsid w:val="00075643"/>
    <w:rsid w:val="000756A5"/>
    <w:rsid w:val="000757AB"/>
    <w:rsid w:val="000759B0"/>
    <w:rsid w:val="0007647E"/>
    <w:rsid w:val="00076A01"/>
    <w:rsid w:val="00077171"/>
    <w:rsid w:val="00077373"/>
    <w:rsid w:val="0007749D"/>
    <w:rsid w:val="0007764C"/>
    <w:rsid w:val="0007776E"/>
    <w:rsid w:val="000778E4"/>
    <w:rsid w:val="000779C5"/>
    <w:rsid w:val="00077B72"/>
    <w:rsid w:val="00077D9E"/>
    <w:rsid w:val="00077EC0"/>
    <w:rsid w:val="0008007C"/>
    <w:rsid w:val="00080171"/>
    <w:rsid w:val="00080930"/>
    <w:rsid w:val="00080EF5"/>
    <w:rsid w:val="00080F8B"/>
    <w:rsid w:val="00081212"/>
    <w:rsid w:val="000817C9"/>
    <w:rsid w:val="00082AA2"/>
    <w:rsid w:val="00082AEC"/>
    <w:rsid w:val="0008338A"/>
    <w:rsid w:val="00083591"/>
    <w:rsid w:val="00083AD0"/>
    <w:rsid w:val="00084033"/>
    <w:rsid w:val="00084719"/>
    <w:rsid w:val="000849CA"/>
    <w:rsid w:val="00084F43"/>
    <w:rsid w:val="00085216"/>
    <w:rsid w:val="0008580D"/>
    <w:rsid w:val="00085D2A"/>
    <w:rsid w:val="0008634D"/>
    <w:rsid w:val="0008657C"/>
    <w:rsid w:val="00086EAD"/>
    <w:rsid w:val="00086F0C"/>
    <w:rsid w:val="00087635"/>
    <w:rsid w:val="00087820"/>
    <w:rsid w:val="00087C41"/>
    <w:rsid w:val="0009019C"/>
    <w:rsid w:val="000906D3"/>
    <w:rsid w:val="00090776"/>
    <w:rsid w:val="000908EB"/>
    <w:rsid w:val="000909CB"/>
    <w:rsid w:val="000909EB"/>
    <w:rsid w:val="00090A88"/>
    <w:rsid w:val="00090E42"/>
    <w:rsid w:val="0009125B"/>
    <w:rsid w:val="00091357"/>
    <w:rsid w:val="000913EF"/>
    <w:rsid w:val="000914EF"/>
    <w:rsid w:val="00091523"/>
    <w:rsid w:val="00091573"/>
    <w:rsid w:val="0009178F"/>
    <w:rsid w:val="000920F9"/>
    <w:rsid w:val="000921EC"/>
    <w:rsid w:val="00092254"/>
    <w:rsid w:val="000923CA"/>
    <w:rsid w:val="00092748"/>
    <w:rsid w:val="000932A9"/>
    <w:rsid w:val="000935F0"/>
    <w:rsid w:val="00093EF1"/>
    <w:rsid w:val="000942C2"/>
    <w:rsid w:val="0009438D"/>
    <w:rsid w:val="00094B99"/>
    <w:rsid w:val="00094ECF"/>
    <w:rsid w:val="00094F15"/>
    <w:rsid w:val="000950F9"/>
    <w:rsid w:val="0009544D"/>
    <w:rsid w:val="00095662"/>
    <w:rsid w:val="0009582C"/>
    <w:rsid w:val="00095911"/>
    <w:rsid w:val="00095AA5"/>
    <w:rsid w:val="00095C77"/>
    <w:rsid w:val="00095F21"/>
    <w:rsid w:val="00096142"/>
    <w:rsid w:val="00096274"/>
    <w:rsid w:val="0009685D"/>
    <w:rsid w:val="00096889"/>
    <w:rsid w:val="00096B14"/>
    <w:rsid w:val="00096F80"/>
    <w:rsid w:val="0009770D"/>
    <w:rsid w:val="00097B47"/>
    <w:rsid w:val="00097BB5"/>
    <w:rsid w:val="00097D89"/>
    <w:rsid w:val="00097F76"/>
    <w:rsid w:val="000A03B5"/>
    <w:rsid w:val="000A0499"/>
    <w:rsid w:val="000A066F"/>
    <w:rsid w:val="000A0961"/>
    <w:rsid w:val="000A09A4"/>
    <w:rsid w:val="000A120F"/>
    <w:rsid w:val="000A1290"/>
    <w:rsid w:val="000A1A28"/>
    <w:rsid w:val="000A1A42"/>
    <w:rsid w:val="000A1DE6"/>
    <w:rsid w:val="000A2056"/>
    <w:rsid w:val="000A2446"/>
    <w:rsid w:val="000A3254"/>
    <w:rsid w:val="000A3394"/>
    <w:rsid w:val="000A3873"/>
    <w:rsid w:val="000A3FDD"/>
    <w:rsid w:val="000A3FE8"/>
    <w:rsid w:val="000A4020"/>
    <w:rsid w:val="000A43F3"/>
    <w:rsid w:val="000A4628"/>
    <w:rsid w:val="000A4939"/>
    <w:rsid w:val="000A4B59"/>
    <w:rsid w:val="000A4EC4"/>
    <w:rsid w:val="000A5341"/>
    <w:rsid w:val="000A5B01"/>
    <w:rsid w:val="000A5B0E"/>
    <w:rsid w:val="000A5B13"/>
    <w:rsid w:val="000A5D4F"/>
    <w:rsid w:val="000A5E92"/>
    <w:rsid w:val="000A6277"/>
    <w:rsid w:val="000A6319"/>
    <w:rsid w:val="000A6429"/>
    <w:rsid w:val="000A6B33"/>
    <w:rsid w:val="000A6BD8"/>
    <w:rsid w:val="000A6D23"/>
    <w:rsid w:val="000A6FDA"/>
    <w:rsid w:val="000A75E4"/>
    <w:rsid w:val="000A7C62"/>
    <w:rsid w:val="000A7CF6"/>
    <w:rsid w:val="000A7D68"/>
    <w:rsid w:val="000A7D7F"/>
    <w:rsid w:val="000A7FA5"/>
    <w:rsid w:val="000B0525"/>
    <w:rsid w:val="000B07A0"/>
    <w:rsid w:val="000B0F5F"/>
    <w:rsid w:val="000B1281"/>
    <w:rsid w:val="000B1680"/>
    <w:rsid w:val="000B186B"/>
    <w:rsid w:val="000B18B9"/>
    <w:rsid w:val="000B1F97"/>
    <w:rsid w:val="000B20C7"/>
    <w:rsid w:val="000B2456"/>
    <w:rsid w:val="000B266F"/>
    <w:rsid w:val="000B2924"/>
    <w:rsid w:val="000B29DB"/>
    <w:rsid w:val="000B2CC2"/>
    <w:rsid w:val="000B31B5"/>
    <w:rsid w:val="000B34DE"/>
    <w:rsid w:val="000B3666"/>
    <w:rsid w:val="000B36A8"/>
    <w:rsid w:val="000B3A1E"/>
    <w:rsid w:val="000B3C91"/>
    <w:rsid w:val="000B3D05"/>
    <w:rsid w:val="000B3DEA"/>
    <w:rsid w:val="000B3DF2"/>
    <w:rsid w:val="000B3E7E"/>
    <w:rsid w:val="000B4113"/>
    <w:rsid w:val="000B45C8"/>
    <w:rsid w:val="000B46EF"/>
    <w:rsid w:val="000B5541"/>
    <w:rsid w:val="000B57A2"/>
    <w:rsid w:val="000B5935"/>
    <w:rsid w:val="000B5A86"/>
    <w:rsid w:val="000B5AD8"/>
    <w:rsid w:val="000B682B"/>
    <w:rsid w:val="000B6DB0"/>
    <w:rsid w:val="000B70A4"/>
    <w:rsid w:val="000B7250"/>
    <w:rsid w:val="000B7261"/>
    <w:rsid w:val="000B73ED"/>
    <w:rsid w:val="000B7F23"/>
    <w:rsid w:val="000C04AB"/>
    <w:rsid w:val="000C0811"/>
    <w:rsid w:val="000C0BDA"/>
    <w:rsid w:val="000C0CB3"/>
    <w:rsid w:val="000C0FEF"/>
    <w:rsid w:val="000C10AC"/>
    <w:rsid w:val="000C1555"/>
    <w:rsid w:val="000C184A"/>
    <w:rsid w:val="000C1881"/>
    <w:rsid w:val="000C1BDA"/>
    <w:rsid w:val="000C1E78"/>
    <w:rsid w:val="000C1F4A"/>
    <w:rsid w:val="000C2B3D"/>
    <w:rsid w:val="000C31C2"/>
    <w:rsid w:val="000C32B8"/>
    <w:rsid w:val="000C3A25"/>
    <w:rsid w:val="000C3B54"/>
    <w:rsid w:val="000C3D49"/>
    <w:rsid w:val="000C4F19"/>
    <w:rsid w:val="000C4F51"/>
    <w:rsid w:val="000C52A0"/>
    <w:rsid w:val="000C545D"/>
    <w:rsid w:val="000C55D1"/>
    <w:rsid w:val="000C5C13"/>
    <w:rsid w:val="000C5F29"/>
    <w:rsid w:val="000C6609"/>
    <w:rsid w:val="000C6F9C"/>
    <w:rsid w:val="000C7707"/>
    <w:rsid w:val="000C79AA"/>
    <w:rsid w:val="000D0386"/>
    <w:rsid w:val="000D1318"/>
    <w:rsid w:val="000D146B"/>
    <w:rsid w:val="000D14F5"/>
    <w:rsid w:val="000D1598"/>
    <w:rsid w:val="000D1B43"/>
    <w:rsid w:val="000D20F1"/>
    <w:rsid w:val="000D22F4"/>
    <w:rsid w:val="000D26C7"/>
    <w:rsid w:val="000D2B55"/>
    <w:rsid w:val="000D2FA5"/>
    <w:rsid w:val="000D3031"/>
    <w:rsid w:val="000D3073"/>
    <w:rsid w:val="000D34A3"/>
    <w:rsid w:val="000D41F3"/>
    <w:rsid w:val="000D48CC"/>
    <w:rsid w:val="000D4E56"/>
    <w:rsid w:val="000D515B"/>
    <w:rsid w:val="000D51AA"/>
    <w:rsid w:val="000D5684"/>
    <w:rsid w:val="000D5801"/>
    <w:rsid w:val="000D5A98"/>
    <w:rsid w:val="000D5BA6"/>
    <w:rsid w:val="000D5D88"/>
    <w:rsid w:val="000D6656"/>
    <w:rsid w:val="000D67B0"/>
    <w:rsid w:val="000D68E9"/>
    <w:rsid w:val="000D6FA4"/>
    <w:rsid w:val="000D7751"/>
    <w:rsid w:val="000D786B"/>
    <w:rsid w:val="000D7B0C"/>
    <w:rsid w:val="000D7B7D"/>
    <w:rsid w:val="000D7E84"/>
    <w:rsid w:val="000D7EEC"/>
    <w:rsid w:val="000D7FC4"/>
    <w:rsid w:val="000E0381"/>
    <w:rsid w:val="000E03F6"/>
    <w:rsid w:val="000E0980"/>
    <w:rsid w:val="000E0B67"/>
    <w:rsid w:val="000E1361"/>
    <w:rsid w:val="000E1370"/>
    <w:rsid w:val="000E1493"/>
    <w:rsid w:val="000E19AB"/>
    <w:rsid w:val="000E19E5"/>
    <w:rsid w:val="000E1D9D"/>
    <w:rsid w:val="000E2482"/>
    <w:rsid w:val="000E27CF"/>
    <w:rsid w:val="000E2915"/>
    <w:rsid w:val="000E2A5B"/>
    <w:rsid w:val="000E2AC3"/>
    <w:rsid w:val="000E2ADE"/>
    <w:rsid w:val="000E2CF8"/>
    <w:rsid w:val="000E2E51"/>
    <w:rsid w:val="000E3098"/>
    <w:rsid w:val="000E318B"/>
    <w:rsid w:val="000E356F"/>
    <w:rsid w:val="000E3750"/>
    <w:rsid w:val="000E377F"/>
    <w:rsid w:val="000E37AA"/>
    <w:rsid w:val="000E3A56"/>
    <w:rsid w:val="000E3E11"/>
    <w:rsid w:val="000E445D"/>
    <w:rsid w:val="000E45A2"/>
    <w:rsid w:val="000E48C5"/>
    <w:rsid w:val="000E4C5F"/>
    <w:rsid w:val="000E4C70"/>
    <w:rsid w:val="000E5598"/>
    <w:rsid w:val="000E662A"/>
    <w:rsid w:val="000E7503"/>
    <w:rsid w:val="000E789B"/>
    <w:rsid w:val="000E7959"/>
    <w:rsid w:val="000E7D8E"/>
    <w:rsid w:val="000F0225"/>
    <w:rsid w:val="000F041B"/>
    <w:rsid w:val="000F0A62"/>
    <w:rsid w:val="000F0D84"/>
    <w:rsid w:val="000F10DE"/>
    <w:rsid w:val="000F1362"/>
    <w:rsid w:val="000F1789"/>
    <w:rsid w:val="000F20E5"/>
    <w:rsid w:val="000F21BF"/>
    <w:rsid w:val="000F224B"/>
    <w:rsid w:val="000F2867"/>
    <w:rsid w:val="000F2C30"/>
    <w:rsid w:val="000F2D29"/>
    <w:rsid w:val="000F36A9"/>
    <w:rsid w:val="000F3A43"/>
    <w:rsid w:val="000F3A62"/>
    <w:rsid w:val="000F3CF9"/>
    <w:rsid w:val="000F3F58"/>
    <w:rsid w:val="000F4956"/>
    <w:rsid w:val="000F4B7E"/>
    <w:rsid w:val="000F5225"/>
    <w:rsid w:val="000F56B9"/>
    <w:rsid w:val="000F5888"/>
    <w:rsid w:val="000F5F55"/>
    <w:rsid w:val="000F60C5"/>
    <w:rsid w:val="000F628E"/>
    <w:rsid w:val="000F661B"/>
    <w:rsid w:val="000F6A0A"/>
    <w:rsid w:val="000F6A5F"/>
    <w:rsid w:val="000F73CD"/>
    <w:rsid w:val="000F770B"/>
    <w:rsid w:val="000F7823"/>
    <w:rsid w:val="000F78BD"/>
    <w:rsid w:val="000F79CD"/>
    <w:rsid w:val="000F7A7C"/>
    <w:rsid w:val="000FC5D1"/>
    <w:rsid w:val="00100599"/>
    <w:rsid w:val="00100704"/>
    <w:rsid w:val="00100A35"/>
    <w:rsid w:val="00100B01"/>
    <w:rsid w:val="00100FAD"/>
    <w:rsid w:val="001012FB"/>
    <w:rsid w:val="00101441"/>
    <w:rsid w:val="00102217"/>
    <w:rsid w:val="001025E1"/>
    <w:rsid w:val="001025FD"/>
    <w:rsid w:val="00102DE0"/>
    <w:rsid w:val="00103673"/>
    <w:rsid w:val="0010377E"/>
    <w:rsid w:val="00103863"/>
    <w:rsid w:val="00103DBF"/>
    <w:rsid w:val="001040D6"/>
    <w:rsid w:val="00104817"/>
    <w:rsid w:val="00104966"/>
    <w:rsid w:val="00104A36"/>
    <w:rsid w:val="00104D02"/>
    <w:rsid w:val="00104E28"/>
    <w:rsid w:val="001055DB"/>
    <w:rsid w:val="00106161"/>
    <w:rsid w:val="0010623F"/>
    <w:rsid w:val="001063B9"/>
    <w:rsid w:val="00106610"/>
    <w:rsid w:val="001069CB"/>
    <w:rsid w:val="00106EE6"/>
    <w:rsid w:val="001072F9"/>
    <w:rsid w:val="00107476"/>
    <w:rsid w:val="00107C5A"/>
    <w:rsid w:val="00107E08"/>
    <w:rsid w:val="001101D1"/>
    <w:rsid w:val="00110A6B"/>
    <w:rsid w:val="00110D44"/>
    <w:rsid w:val="00110E65"/>
    <w:rsid w:val="001115A3"/>
    <w:rsid w:val="001117F2"/>
    <w:rsid w:val="0011203B"/>
    <w:rsid w:val="00112142"/>
    <w:rsid w:val="0011225E"/>
    <w:rsid w:val="00112A3C"/>
    <w:rsid w:val="00112C7D"/>
    <w:rsid w:val="00112D45"/>
    <w:rsid w:val="00112D7C"/>
    <w:rsid w:val="001136E2"/>
    <w:rsid w:val="00113760"/>
    <w:rsid w:val="001137E0"/>
    <w:rsid w:val="00113A23"/>
    <w:rsid w:val="00113A44"/>
    <w:rsid w:val="00113B99"/>
    <w:rsid w:val="00113CDF"/>
    <w:rsid w:val="001140A0"/>
    <w:rsid w:val="0011466E"/>
    <w:rsid w:val="001147CB"/>
    <w:rsid w:val="001148B3"/>
    <w:rsid w:val="00115401"/>
    <w:rsid w:val="001156CC"/>
    <w:rsid w:val="001156FC"/>
    <w:rsid w:val="001158BF"/>
    <w:rsid w:val="00115F1A"/>
    <w:rsid w:val="001162BB"/>
    <w:rsid w:val="0012027C"/>
    <w:rsid w:val="0012059F"/>
    <w:rsid w:val="001209EC"/>
    <w:rsid w:val="00120DF6"/>
    <w:rsid w:val="00121070"/>
    <w:rsid w:val="001212DD"/>
    <w:rsid w:val="001216BB"/>
    <w:rsid w:val="001216DE"/>
    <w:rsid w:val="00121DE8"/>
    <w:rsid w:val="00122107"/>
    <w:rsid w:val="00122121"/>
    <w:rsid w:val="001225BA"/>
    <w:rsid w:val="0012269A"/>
    <w:rsid w:val="001229ED"/>
    <w:rsid w:val="00122A68"/>
    <w:rsid w:val="00122DB7"/>
    <w:rsid w:val="00123003"/>
    <w:rsid w:val="0012323F"/>
    <w:rsid w:val="001234A6"/>
    <w:rsid w:val="00123825"/>
    <w:rsid w:val="00123BA0"/>
    <w:rsid w:val="00123F23"/>
    <w:rsid w:val="00123F61"/>
    <w:rsid w:val="00124681"/>
    <w:rsid w:val="00124AFA"/>
    <w:rsid w:val="00124ED2"/>
    <w:rsid w:val="00125A77"/>
    <w:rsid w:val="00125B0A"/>
    <w:rsid w:val="00125B6B"/>
    <w:rsid w:val="0012655C"/>
    <w:rsid w:val="00126950"/>
    <w:rsid w:val="0012699F"/>
    <w:rsid w:val="00126A81"/>
    <w:rsid w:val="00126BB3"/>
    <w:rsid w:val="00126D1E"/>
    <w:rsid w:val="00126DFE"/>
    <w:rsid w:val="001272C9"/>
    <w:rsid w:val="001275BE"/>
    <w:rsid w:val="00127E4D"/>
    <w:rsid w:val="00130693"/>
    <w:rsid w:val="00130F29"/>
    <w:rsid w:val="00131097"/>
    <w:rsid w:val="001311CC"/>
    <w:rsid w:val="001312CB"/>
    <w:rsid w:val="001313F4"/>
    <w:rsid w:val="00131541"/>
    <w:rsid w:val="00131F20"/>
    <w:rsid w:val="00132447"/>
    <w:rsid w:val="0013252F"/>
    <w:rsid w:val="001326D1"/>
    <w:rsid w:val="00132886"/>
    <w:rsid w:val="00132998"/>
    <w:rsid w:val="00132CC6"/>
    <w:rsid w:val="00132DA7"/>
    <w:rsid w:val="001331E9"/>
    <w:rsid w:val="00133244"/>
    <w:rsid w:val="001332B8"/>
    <w:rsid w:val="00133444"/>
    <w:rsid w:val="001339EF"/>
    <w:rsid w:val="00133AB9"/>
    <w:rsid w:val="0013418A"/>
    <w:rsid w:val="00135012"/>
    <w:rsid w:val="00135482"/>
    <w:rsid w:val="001354DB"/>
    <w:rsid w:val="001365F7"/>
    <w:rsid w:val="0013668E"/>
    <w:rsid w:val="00136715"/>
    <w:rsid w:val="00136E75"/>
    <w:rsid w:val="00137041"/>
    <w:rsid w:val="001371C2"/>
    <w:rsid w:val="00137BF3"/>
    <w:rsid w:val="001404F9"/>
    <w:rsid w:val="00140566"/>
    <w:rsid w:val="00140DFF"/>
    <w:rsid w:val="00141399"/>
    <w:rsid w:val="001413C8"/>
    <w:rsid w:val="00141A24"/>
    <w:rsid w:val="00141AD9"/>
    <w:rsid w:val="00141CAB"/>
    <w:rsid w:val="00141DBE"/>
    <w:rsid w:val="00143142"/>
    <w:rsid w:val="001431AD"/>
    <w:rsid w:val="0014337C"/>
    <w:rsid w:val="00143572"/>
    <w:rsid w:val="001439AE"/>
    <w:rsid w:val="00143CC8"/>
    <w:rsid w:val="00143E45"/>
    <w:rsid w:val="0014401B"/>
    <w:rsid w:val="00144411"/>
    <w:rsid w:val="001445EE"/>
    <w:rsid w:val="00144BB0"/>
    <w:rsid w:val="00144CE0"/>
    <w:rsid w:val="00144D5E"/>
    <w:rsid w:val="00144E8A"/>
    <w:rsid w:val="00144F1E"/>
    <w:rsid w:val="00144FB7"/>
    <w:rsid w:val="0014506E"/>
    <w:rsid w:val="00145522"/>
    <w:rsid w:val="00145959"/>
    <w:rsid w:val="00145A15"/>
    <w:rsid w:val="00145B57"/>
    <w:rsid w:val="001466B8"/>
    <w:rsid w:val="0014704A"/>
    <w:rsid w:val="001474AC"/>
    <w:rsid w:val="00147872"/>
    <w:rsid w:val="001501BA"/>
    <w:rsid w:val="00150375"/>
    <w:rsid w:val="001506A4"/>
    <w:rsid w:val="00150B9E"/>
    <w:rsid w:val="00151060"/>
    <w:rsid w:val="001519B7"/>
    <w:rsid w:val="00152537"/>
    <w:rsid w:val="0015283D"/>
    <w:rsid w:val="00152B62"/>
    <w:rsid w:val="00152DB7"/>
    <w:rsid w:val="00152F2F"/>
    <w:rsid w:val="00152F45"/>
    <w:rsid w:val="00153117"/>
    <w:rsid w:val="00153B71"/>
    <w:rsid w:val="00153F05"/>
    <w:rsid w:val="0015409F"/>
    <w:rsid w:val="00154572"/>
    <w:rsid w:val="00154761"/>
    <w:rsid w:val="00154C79"/>
    <w:rsid w:val="0015512A"/>
    <w:rsid w:val="0015513F"/>
    <w:rsid w:val="0015566B"/>
    <w:rsid w:val="001556CD"/>
    <w:rsid w:val="001557BA"/>
    <w:rsid w:val="00155DD3"/>
    <w:rsid w:val="0015693F"/>
    <w:rsid w:val="00156CA8"/>
    <w:rsid w:val="001570A0"/>
    <w:rsid w:val="00157420"/>
    <w:rsid w:val="0015778F"/>
    <w:rsid w:val="001578A8"/>
    <w:rsid w:val="00157B52"/>
    <w:rsid w:val="00160125"/>
    <w:rsid w:val="001606F5"/>
    <w:rsid w:val="00160821"/>
    <w:rsid w:val="0016086B"/>
    <w:rsid w:val="00160C74"/>
    <w:rsid w:val="00160D50"/>
    <w:rsid w:val="00160FBA"/>
    <w:rsid w:val="00161803"/>
    <w:rsid w:val="00161C4F"/>
    <w:rsid w:val="00161DD3"/>
    <w:rsid w:val="00161EE0"/>
    <w:rsid w:val="00161FC6"/>
    <w:rsid w:val="001627B7"/>
    <w:rsid w:val="00162895"/>
    <w:rsid w:val="00162EFB"/>
    <w:rsid w:val="00162F19"/>
    <w:rsid w:val="001630F5"/>
    <w:rsid w:val="00163CF8"/>
    <w:rsid w:val="00163FD1"/>
    <w:rsid w:val="00164012"/>
    <w:rsid w:val="00164256"/>
    <w:rsid w:val="001647E8"/>
    <w:rsid w:val="00164888"/>
    <w:rsid w:val="00164CB5"/>
    <w:rsid w:val="00164CDF"/>
    <w:rsid w:val="00164F62"/>
    <w:rsid w:val="00165089"/>
    <w:rsid w:val="00165AC8"/>
    <w:rsid w:val="00165BC3"/>
    <w:rsid w:val="001662EE"/>
    <w:rsid w:val="00166563"/>
    <w:rsid w:val="001667DB"/>
    <w:rsid w:val="001668C0"/>
    <w:rsid w:val="00166AAE"/>
    <w:rsid w:val="00166B7F"/>
    <w:rsid w:val="001673AA"/>
    <w:rsid w:val="0016754F"/>
    <w:rsid w:val="0016766E"/>
    <w:rsid w:val="00167AF5"/>
    <w:rsid w:val="00170060"/>
    <w:rsid w:val="00170354"/>
    <w:rsid w:val="0017062A"/>
    <w:rsid w:val="00171993"/>
    <w:rsid w:val="00171A0E"/>
    <w:rsid w:val="00171F39"/>
    <w:rsid w:val="001720D6"/>
    <w:rsid w:val="00172282"/>
    <w:rsid w:val="0017232D"/>
    <w:rsid w:val="001724EC"/>
    <w:rsid w:val="00172E73"/>
    <w:rsid w:val="00173122"/>
    <w:rsid w:val="00173735"/>
    <w:rsid w:val="00173CB5"/>
    <w:rsid w:val="00173F3B"/>
    <w:rsid w:val="00174C78"/>
    <w:rsid w:val="001750F0"/>
    <w:rsid w:val="0017554C"/>
    <w:rsid w:val="00175973"/>
    <w:rsid w:val="00176180"/>
    <w:rsid w:val="00176642"/>
    <w:rsid w:val="00176BF6"/>
    <w:rsid w:val="001770BC"/>
    <w:rsid w:val="0017795E"/>
    <w:rsid w:val="00177A62"/>
    <w:rsid w:val="00177C31"/>
    <w:rsid w:val="00177E99"/>
    <w:rsid w:val="00180280"/>
    <w:rsid w:val="00180538"/>
    <w:rsid w:val="0018077E"/>
    <w:rsid w:val="0018103B"/>
    <w:rsid w:val="00181204"/>
    <w:rsid w:val="001812F4"/>
    <w:rsid w:val="00181493"/>
    <w:rsid w:val="0018151F"/>
    <w:rsid w:val="00181644"/>
    <w:rsid w:val="001819C7"/>
    <w:rsid w:val="00181F66"/>
    <w:rsid w:val="0018214D"/>
    <w:rsid w:val="00182181"/>
    <w:rsid w:val="0018232D"/>
    <w:rsid w:val="00182412"/>
    <w:rsid w:val="001826AC"/>
    <w:rsid w:val="001826C6"/>
    <w:rsid w:val="001827FC"/>
    <w:rsid w:val="00182DE5"/>
    <w:rsid w:val="001834AB"/>
    <w:rsid w:val="001835A3"/>
    <w:rsid w:val="00183716"/>
    <w:rsid w:val="001837E8"/>
    <w:rsid w:val="00183C69"/>
    <w:rsid w:val="001847A4"/>
    <w:rsid w:val="00184FFC"/>
    <w:rsid w:val="00185019"/>
    <w:rsid w:val="00185072"/>
    <w:rsid w:val="001851E8"/>
    <w:rsid w:val="0018523A"/>
    <w:rsid w:val="0018578D"/>
    <w:rsid w:val="0018597F"/>
    <w:rsid w:val="00185A4C"/>
    <w:rsid w:val="00185B19"/>
    <w:rsid w:val="00185DAA"/>
    <w:rsid w:val="00185F07"/>
    <w:rsid w:val="001861D0"/>
    <w:rsid w:val="001867CB"/>
    <w:rsid w:val="00186E08"/>
    <w:rsid w:val="0018775B"/>
    <w:rsid w:val="001877C3"/>
    <w:rsid w:val="001878E7"/>
    <w:rsid w:val="00187B8D"/>
    <w:rsid w:val="00187F84"/>
    <w:rsid w:val="001900BA"/>
    <w:rsid w:val="00190271"/>
    <w:rsid w:val="00190A05"/>
    <w:rsid w:val="00190E51"/>
    <w:rsid w:val="001910DB"/>
    <w:rsid w:val="00191179"/>
    <w:rsid w:val="00191581"/>
    <w:rsid w:val="001917D7"/>
    <w:rsid w:val="00191A6B"/>
    <w:rsid w:val="0019217A"/>
    <w:rsid w:val="001921F5"/>
    <w:rsid w:val="001923FB"/>
    <w:rsid w:val="001929B1"/>
    <w:rsid w:val="00192B05"/>
    <w:rsid w:val="00192B10"/>
    <w:rsid w:val="00192BB3"/>
    <w:rsid w:val="00192E97"/>
    <w:rsid w:val="001931AC"/>
    <w:rsid w:val="00193869"/>
    <w:rsid w:val="00193AEC"/>
    <w:rsid w:val="00193D0F"/>
    <w:rsid w:val="00194699"/>
    <w:rsid w:val="00194782"/>
    <w:rsid w:val="00194FA5"/>
    <w:rsid w:val="0019550B"/>
    <w:rsid w:val="00195542"/>
    <w:rsid w:val="0019572A"/>
    <w:rsid w:val="00195751"/>
    <w:rsid w:val="001957AC"/>
    <w:rsid w:val="001964D0"/>
    <w:rsid w:val="001964E4"/>
    <w:rsid w:val="001965B1"/>
    <w:rsid w:val="00196733"/>
    <w:rsid w:val="00197430"/>
    <w:rsid w:val="00197762"/>
    <w:rsid w:val="00197A0E"/>
    <w:rsid w:val="00197BE1"/>
    <w:rsid w:val="00197DF1"/>
    <w:rsid w:val="00197F65"/>
    <w:rsid w:val="001A0312"/>
    <w:rsid w:val="001A06ED"/>
    <w:rsid w:val="001A0AB1"/>
    <w:rsid w:val="001A0B5F"/>
    <w:rsid w:val="001A0D25"/>
    <w:rsid w:val="001A0E86"/>
    <w:rsid w:val="001A1527"/>
    <w:rsid w:val="001A16B8"/>
    <w:rsid w:val="001A17E3"/>
    <w:rsid w:val="001A1809"/>
    <w:rsid w:val="001A1FDC"/>
    <w:rsid w:val="001A2638"/>
    <w:rsid w:val="001A2F11"/>
    <w:rsid w:val="001A3477"/>
    <w:rsid w:val="001A3494"/>
    <w:rsid w:val="001A3CB9"/>
    <w:rsid w:val="001A4009"/>
    <w:rsid w:val="001A405A"/>
    <w:rsid w:val="001A4119"/>
    <w:rsid w:val="001A420F"/>
    <w:rsid w:val="001A45CA"/>
    <w:rsid w:val="001A4739"/>
    <w:rsid w:val="001A5177"/>
    <w:rsid w:val="001A59BB"/>
    <w:rsid w:val="001A5BA4"/>
    <w:rsid w:val="001A5EC7"/>
    <w:rsid w:val="001A60EF"/>
    <w:rsid w:val="001A6A9E"/>
    <w:rsid w:val="001A6CB1"/>
    <w:rsid w:val="001A6EF0"/>
    <w:rsid w:val="001A77CE"/>
    <w:rsid w:val="001A7C4A"/>
    <w:rsid w:val="001B03C0"/>
    <w:rsid w:val="001B13C0"/>
    <w:rsid w:val="001B1808"/>
    <w:rsid w:val="001B1CBD"/>
    <w:rsid w:val="001B1CF3"/>
    <w:rsid w:val="001B206C"/>
    <w:rsid w:val="001B222B"/>
    <w:rsid w:val="001B22EA"/>
    <w:rsid w:val="001B24B7"/>
    <w:rsid w:val="001B279F"/>
    <w:rsid w:val="001B27D1"/>
    <w:rsid w:val="001B2A2B"/>
    <w:rsid w:val="001B2B59"/>
    <w:rsid w:val="001B3363"/>
    <w:rsid w:val="001B3639"/>
    <w:rsid w:val="001B3E46"/>
    <w:rsid w:val="001B4045"/>
    <w:rsid w:val="001B455D"/>
    <w:rsid w:val="001B45E2"/>
    <w:rsid w:val="001B4803"/>
    <w:rsid w:val="001B490C"/>
    <w:rsid w:val="001B596B"/>
    <w:rsid w:val="001B59B7"/>
    <w:rsid w:val="001B5FEC"/>
    <w:rsid w:val="001B613A"/>
    <w:rsid w:val="001B65A3"/>
    <w:rsid w:val="001B65B9"/>
    <w:rsid w:val="001B6A16"/>
    <w:rsid w:val="001B6A60"/>
    <w:rsid w:val="001B6BBF"/>
    <w:rsid w:val="001B6FF4"/>
    <w:rsid w:val="001B7541"/>
    <w:rsid w:val="001B789C"/>
    <w:rsid w:val="001B78F5"/>
    <w:rsid w:val="001B7F93"/>
    <w:rsid w:val="001C073C"/>
    <w:rsid w:val="001C0D1E"/>
    <w:rsid w:val="001C107A"/>
    <w:rsid w:val="001C10E5"/>
    <w:rsid w:val="001C11DE"/>
    <w:rsid w:val="001C13C2"/>
    <w:rsid w:val="001C28C6"/>
    <w:rsid w:val="001C2993"/>
    <w:rsid w:val="001C2BC5"/>
    <w:rsid w:val="001C2E99"/>
    <w:rsid w:val="001C3357"/>
    <w:rsid w:val="001C3884"/>
    <w:rsid w:val="001C3A65"/>
    <w:rsid w:val="001C4287"/>
    <w:rsid w:val="001C4474"/>
    <w:rsid w:val="001C4727"/>
    <w:rsid w:val="001C4D4C"/>
    <w:rsid w:val="001C5226"/>
    <w:rsid w:val="001C524C"/>
    <w:rsid w:val="001C52B8"/>
    <w:rsid w:val="001C54CD"/>
    <w:rsid w:val="001C5FEA"/>
    <w:rsid w:val="001C6516"/>
    <w:rsid w:val="001C6787"/>
    <w:rsid w:val="001C6789"/>
    <w:rsid w:val="001C695D"/>
    <w:rsid w:val="001C6FC3"/>
    <w:rsid w:val="001C7469"/>
    <w:rsid w:val="001C7536"/>
    <w:rsid w:val="001C77DA"/>
    <w:rsid w:val="001C7AE7"/>
    <w:rsid w:val="001C7C6C"/>
    <w:rsid w:val="001C7E60"/>
    <w:rsid w:val="001C7EEE"/>
    <w:rsid w:val="001D038D"/>
    <w:rsid w:val="001D0696"/>
    <w:rsid w:val="001D09B9"/>
    <w:rsid w:val="001D0EE9"/>
    <w:rsid w:val="001D18D5"/>
    <w:rsid w:val="001D1BFF"/>
    <w:rsid w:val="001D1CC8"/>
    <w:rsid w:val="001D1E5C"/>
    <w:rsid w:val="001D1E74"/>
    <w:rsid w:val="001D1F7B"/>
    <w:rsid w:val="001D2A06"/>
    <w:rsid w:val="001D2DFF"/>
    <w:rsid w:val="001D2E31"/>
    <w:rsid w:val="001D301C"/>
    <w:rsid w:val="001D30C2"/>
    <w:rsid w:val="001D35E7"/>
    <w:rsid w:val="001D3724"/>
    <w:rsid w:val="001D3896"/>
    <w:rsid w:val="001D467E"/>
    <w:rsid w:val="001D46DF"/>
    <w:rsid w:val="001D4EF0"/>
    <w:rsid w:val="001D4F03"/>
    <w:rsid w:val="001D4F42"/>
    <w:rsid w:val="001D5012"/>
    <w:rsid w:val="001D510E"/>
    <w:rsid w:val="001D54EE"/>
    <w:rsid w:val="001D5866"/>
    <w:rsid w:val="001D5F07"/>
    <w:rsid w:val="001D5FEC"/>
    <w:rsid w:val="001D6059"/>
    <w:rsid w:val="001D697F"/>
    <w:rsid w:val="001D6B42"/>
    <w:rsid w:val="001D7BD6"/>
    <w:rsid w:val="001D7D4F"/>
    <w:rsid w:val="001E0212"/>
    <w:rsid w:val="001E042A"/>
    <w:rsid w:val="001E0664"/>
    <w:rsid w:val="001E0A8A"/>
    <w:rsid w:val="001E0DCB"/>
    <w:rsid w:val="001E0E04"/>
    <w:rsid w:val="001E0EC8"/>
    <w:rsid w:val="001E0F29"/>
    <w:rsid w:val="001E158B"/>
    <w:rsid w:val="001E15C5"/>
    <w:rsid w:val="001E188F"/>
    <w:rsid w:val="001E18B0"/>
    <w:rsid w:val="001E1B6D"/>
    <w:rsid w:val="001E1B7A"/>
    <w:rsid w:val="001E1B97"/>
    <w:rsid w:val="001E1C55"/>
    <w:rsid w:val="001E1DB7"/>
    <w:rsid w:val="001E23B1"/>
    <w:rsid w:val="001E27AA"/>
    <w:rsid w:val="001E2AFF"/>
    <w:rsid w:val="001E2C16"/>
    <w:rsid w:val="001E2CA8"/>
    <w:rsid w:val="001E2CFA"/>
    <w:rsid w:val="001E2DAC"/>
    <w:rsid w:val="001E3134"/>
    <w:rsid w:val="001E332A"/>
    <w:rsid w:val="001E3363"/>
    <w:rsid w:val="001E3911"/>
    <w:rsid w:val="001E39AD"/>
    <w:rsid w:val="001E3B48"/>
    <w:rsid w:val="001E3D10"/>
    <w:rsid w:val="001E456E"/>
    <w:rsid w:val="001E4C7D"/>
    <w:rsid w:val="001E4E49"/>
    <w:rsid w:val="001E4F04"/>
    <w:rsid w:val="001E5841"/>
    <w:rsid w:val="001E59F9"/>
    <w:rsid w:val="001E62EC"/>
    <w:rsid w:val="001E6E18"/>
    <w:rsid w:val="001E6FD7"/>
    <w:rsid w:val="001E718B"/>
    <w:rsid w:val="001E72AF"/>
    <w:rsid w:val="001E75E3"/>
    <w:rsid w:val="001E772A"/>
    <w:rsid w:val="001E7C2B"/>
    <w:rsid w:val="001F08D5"/>
    <w:rsid w:val="001F090C"/>
    <w:rsid w:val="001F0A26"/>
    <w:rsid w:val="001F0C38"/>
    <w:rsid w:val="001F1388"/>
    <w:rsid w:val="001F1ACB"/>
    <w:rsid w:val="001F1BA3"/>
    <w:rsid w:val="001F20EA"/>
    <w:rsid w:val="001F2157"/>
    <w:rsid w:val="001F27F7"/>
    <w:rsid w:val="001F2A3A"/>
    <w:rsid w:val="001F2E73"/>
    <w:rsid w:val="001F3759"/>
    <w:rsid w:val="001F3859"/>
    <w:rsid w:val="001F387B"/>
    <w:rsid w:val="001F389B"/>
    <w:rsid w:val="001F3A51"/>
    <w:rsid w:val="001F41B1"/>
    <w:rsid w:val="001F4209"/>
    <w:rsid w:val="001F4376"/>
    <w:rsid w:val="001F44A5"/>
    <w:rsid w:val="001F4FB4"/>
    <w:rsid w:val="001F4FBE"/>
    <w:rsid w:val="001F557A"/>
    <w:rsid w:val="001F5878"/>
    <w:rsid w:val="001F58C1"/>
    <w:rsid w:val="001F5CFC"/>
    <w:rsid w:val="001F6033"/>
    <w:rsid w:val="001F6A35"/>
    <w:rsid w:val="001F6F57"/>
    <w:rsid w:val="001F74CB"/>
    <w:rsid w:val="001F7B64"/>
    <w:rsid w:val="001F7C1D"/>
    <w:rsid w:val="001F7D25"/>
    <w:rsid w:val="001F7E5A"/>
    <w:rsid w:val="001F7FD0"/>
    <w:rsid w:val="0020017C"/>
    <w:rsid w:val="002006EF"/>
    <w:rsid w:val="00200743"/>
    <w:rsid w:val="00200761"/>
    <w:rsid w:val="002007C3"/>
    <w:rsid w:val="0020093D"/>
    <w:rsid w:val="00200E10"/>
    <w:rsid w:val="00201F0F"/>
    <w:rsid w:val="00201F50"/>
    <w:rsid w:val="00201FD1"/>
    <w:rsid w:val="0020244A"/>
    <w:rsid w:val="00202461"/>
    <w:rsid w:val="0020252A"/>
    <w:rsid w:val="00202707"/>
    <w:rsid w:val="00202C42"/>
    <w:rsid w:val="00203238"/>
    <w:rsid w:val="00203386"/>
    <w:rsid w:val="00203588"/>
    <w:rsid w:val="002035A0"/>
    <w:rsid w:val="0020373F"/>
    <w:rsid w:val="002039BA"/>
    <w:rsid w:val="00203A54"/>
    <w:rsid w:val="00203F08"/>
    <w:rsid w:val="002040AD"/>
    <w:rsid w:val="0020443A"/>
    <w:rsid w:val="002047BD"/>
    <w:rsid w:val="00204EA6"/>
    <w:rsid w:val="0020526B"/>
    <w:rsid w:val="00205520"/>
    <w:rsid w:val="00205685"/>
    <w:rsid w:val="00205802"/>
    <w:rsid w:val="002059E4"/>
    <w:rsid w:val="00206751"/>
    <w:rsid w:val="00206A65"/>
    <w:rsid w:val="0020707D"/>
    <w:rsid w:val="00207A3B"/>
    <w:rsid w:val="00207B0B"/>
    <w:rsid w:val="00207BB5"/>
    <w:rsid w:val="00207C97"/>
    <w:rsid w:val="00207E5F"/>
    <w:rsid w:val="00207EC1"/>
    <w:rsid w:val="00207F7B"/>
    <w:rsid w:val="00210164"/>
    <w:rsid w:val="00210DF4"/>
    <w:rsid w:val="00211034"/>
    <w:rsid w:val="00211298"/>
    <w:rsid w:val="002115FB"/>
    <w:rsid w:val="002116D3"/>
    <w:rsid w:val="00211807"/>
    <w:rsid w:val="00211E07"/>
    <w:rsid w:val="00211F19"/>
    <w:rsid w:val="00212317"/>
    <w:rsid w:val="00213219"/>
    <w:rsid w:val="00213556"/>
    <w:rsid w:val="00213922"/>
    <w:rsid w:val="002142C8"/>
    <w:rsid w:val="00215015"/>
    <w:rsid w:val="00215057"/>
    <w:rsid w:val="0021522B"/>
    <w:rsid w:val="0021543D"/>
    <w:rsid w:val="00215A47"/>
    <w:rsid w:val="00215CD3"/>
    <w:rsid w:val="00216229"/>
    <w:rsid w:val="00216338"/>
    <w:rsid w:val="00216608"/>
    <w:rsid w:val="0021698E"/>
    <w:rsid w:val="00216B33"/>
    <w:rsid w:val="00216BA1"/>
    <w:rsid w:val="00216DBC"/>
    <w:rsid w:val="00217580"/>
    <w:rsid w:val="0021776A"/>
    <w:rsid w:val="00217B07"/>
    <w:rsid w:val="00217B0B"/>
    <w:rsid w:val="00217D82"/>
    <w:rsid w:val="0022039C"/>
    <w:rsid w:val="002204B2"/>
    <w:rsid w:val="00220581"/>
    <w:rsid w:val="00220862"/>
    <w:rsid w:val="002209B9"/>
    <w:rsid w:val="00220DC1"/>
    <w:rsid w:val="00220F0E"/>
    <w:rsid w:val="002210F2"/>
    <w:rsid w:val="0022147F"/>
    <w:rsid w:val="0022155B"/>
    <w:rsid w:val="00221656"/>
    <w:rsid w:val="00221803"/>
    <w:rsid w:val="00221BAF"/>
    <w:rsid w:val="00221E61"/>
    <w:rsid w:val="00222425"/>
    <w:rsid w:val="002225C9"/>
    <w:rsid w:val="0022268F"/>
    <w:rsid w:val="002229CF"/>
    <w:rsid w:val="00222B89"/>
    <w:rsid w:val="00222C3A"/>
    <w:rsid w:val="00222DDB"/>
    <w:rsid w:val="00222F56"/>
    <w:rsid w:val="00223075"/>
    <w:rsid w:val="002234E2"/>
    <w:rsid w:val="00223AA0"/>
    <w:rsid w:val="002240CF"/>
    <w:rsid w:val="002243D7"/>
    <w:rsid w:val="0022472B"/>
    <w:rsid w:val="00224D97"/>
    <w:rsid w:val="00224E1D"/>
    <w:rsid w:val="002254F4"/>
    <w:rsid w:val="002257FE"/>
    <w:rsid w:val="00225810"/>
    <w:rsid w:val="0022602D"/>
    <w:rsid w:val="00226756"/>
    <w:rsid w:val="002268A7"/>
    <w:rsid w:val="00226A6A"/>
    <w:rsid w:val="00226BBD"/>
    <w:rsid w:val="002270E8"/>
    <w:rsid w:val="00227746"/>
    <w:rsid w:val="0022798E"/>
    <w:rsid w:val="00227D0F"/>
    <w:rsid w:val="002306A2"/>
    <w:rsid w:val="00230F5F"/>
    <w:rsid w:val="00231281"/>
    <w:rsid w:val="002312B4"/>
    <w:rsid w:val="00231675"/>
    <w:rsid w:val="00231B63"/>
    <w:rsid w:val="002322BA"/>
    <w:rsid w:val="002324EC"/>
    <w:rsid w:val="0023267C"/>
    <w:rsid w:val="00232715"/>
    <w:rsid w:val="00232D0A"/>
    <w:rsid w:val="00232E32"/>
    <w:rsid w:val="00232EC4"/>
    <w:rsid w:val="00232ECF"/>
    <w:rsid w:val="00232FEC"/>
    <w:rsid w:val="00233762"/>
    <w:rsid w:val="00233876"/>
    <w:rsid w:val="00233E5F"/>
    <w:rsid w:val="0023445C"/>
    <w:rsid w:val="00234597"/>
    <w:rsid w:val="00234D82"/>
    <w:rsid w:val="002355D0"/>
    <w:rsid w:val="00235674"/>
    <w:rsid w:val="002356BB"/>
    <w:rsid w:val="002363E7"/>
    <w:rsid w:val="002364F0"/>
    <w:rsid w:val="00236F51"/>
    <w:rsid w:val="00236F5E"/>
    <w:rsid w:val="0023792A"/>
    <w:rsid w:val="00237B5F"/>
    <w:rsid w:val="0024052D"/>
    <w:rsid w:val="002408C3"/>
    <w:rsid w:val="00240C0B"/>
    <w:rsid w:val="0024137B"/>
    <w:rsid w:val="002417C2"/>
    <w:rsid w:val="00241EB8"/>
    <w:rsid w:val="00242C45"/>
    <w:rsid w:val="00242F2F"/>
    <w:rsid w:val="0024351D"/>
    <w:rsid w:val="00243FC8"/>
    <w:rsid w:val="0024422B"/>
    <w:rsid w:val="00244AA1"/>
    <w:rsid w:val="00244B54"/>
    <w:rsid w:val="00245351"/>
    <w:rsid w:val="00245619"/>
    <w:rsid w:val="0024573B"/>
    <w:rsid w:val="00245F7C"/>
    <w:rsid w:val="002461CB"/>
    <w:rsid w:val="002463CC"/>
    <w:rsid w:val="0024641B"/>
    <w:rsid w:val="002466BB"/>
    <w:rsid w:val="002469D7"/>
    <w:rsid w:val="00246D5F"/>
    <w:rsid w:val="00246F84"/>
    <w:rsid w:val="00246FE9"/>
    <w:rsid w:val="0024738A"/>
    <w:rsid w:val="0024742A"/>
    <w:rsid w:val="002479DD"/>
    <w:rsid w:val="00247D63"/>
    <w:rsid w:val="002500A7"/>
    <w:rsid w:val="00250D7E"/>
    <w:rsid w:val="00251281"/>
    <w:rsid w:val="00251684"/>
    <w:rsid w:val="00251B6E"/>
    <w:rsid w:val="00251C6B"/>
    <w:rsid w:val="00251C73"/>
    <w:rsid w:val="002522F0"/>
    <w:rsid w:val="002524BD"/>
    <w:rsid w:val="0025271B"/>
    <w:rsid w:val="0025273C"/>
    <w:rsid w:val="00253020"/>
    <w:rsid w:val="00253412"/>
    <w:rsid w:val="00253A7F"/>
    <w:rsid w:val="00253BD8"/>
    <w:rsid w:val="00253C45"/>
    <w:rsid w:val="00253E3F"/>
    <w:rsid w:val="00254090"/>
    <w:rsid w:val="00254920"/>
    <w:rsid w:val="00254AA2"/>
    <w:rsid w:val="00255208"/>
    <w:rsid w:val="00255304"/>
    <w:rsid w:val="002557AE"/>
    <w:rsid w:val="0025597C"/>
    <w:rsid w:val="00255A1C"/>
    <w:rsid w:val="00255CB2"/>
    <w:rsid w:val="00255D44"/>
    <w:rsid w:val="002562EA"/>
    <w:rsid w:val="0025644A"/>
    <w:rsid w:val="002569B7"/>
    <w:rsid w:val="00256F2B"/>
    <w:rsid w:val="00257248"/>
    <w:rsid w:val="002578DD"/>
    <w:rsid w:val="002602D5"/>
    <w:rsid w:val="002604F9"/>
    <w:rsid w:val="0026073D"/>
    <w:rsid w:val="00260881"/>
    <w:rsid w:val="00260AF5"/>
    <w:rsid w:val="002613E4"/>
    <w:rsid w:val="0026169C"/>
    <w:rsid w:val="00261B23"/>
    <w:rsid w:val="00261DF6"/>
    <w:rsid w:val="002626D6"/>
    <w:rsid w:val="002637D6"/>
    <w:rsid w:val="002638B3"/>
    <w:rsid w:val="00263A30"/>
    <w:rsid w:val="002641F4"/>
    <w:rsid w:val="0026437E"/>
    <w:rsid w:val="00264A5D"/>
    <w:rsid w:val="00265027"/>
    <w:rsid w:val="002652B2"/>
    <w:rsid w:val="00265801"/>
    <w:rsid w:val="002659A3"/>
    <w:rsid w:val="00265A3F"/>
    <w:rsid w:val="00265B82"/>
    <w:rsid w:val="00265EE2"/>
    <w:rsid w:val="002661AE"/>
    <w:rsid w:val="00266A76"/>
    <w:rsid w:val="00266F7D"/>
    <w:rsid w:val="00266FB9"/>
    <w:rsid w:val="002675DA"/>
    <w:rsid w:val="00267F81"/>
    <w:rsid w:val="00267F89"/>
    <w:rsid w:val="002704DB"/>
    <w:rsid w:val="002707C3"/>
    <w:rsid w:val="00270C6F"/>
    <w:rsid w:val="00270D9B"/>
    <w:rsid w:val="00270F4F"/>
    <w:rsid w:val="00271D12"/>
    <w:rsid w:val="0027270B"/>
    <w:rsid w:val="00272716"/>
    <w:rsid w:val="00272AC5"/>
    <w:rsid w:val="00272CAA"/>
    <w:rsid w:val="00273145"/>
    <w:rsid w:val="00273A19"/>
    <w:rsid w:val="00273C3D"/>
    <w:rsid w:val="00273D0A"/>
    <w:rsid w:val="002745AF"/>
    <w:rsid w:val="00274DA9"/>
    <w:rsid w:val="00275417"/>
    <w:rsid w:val="002756EF"/>
    <w:rsid w:val="0027571D"/>
    <w:rsid w:val="00275760"/>
    <w:rsid w:val="00275944"/>
    <w:rsid w:val="002759B7"/>
    <w:rsid w:val="00275B02"/>
    <w:rsid w:val="00275B13"/>
    <w:rsid w:val="00275C08"/>
    <w:rsid w:val="0027623E"/>
    <w:rsid w:val="00276561"/>
    <w:rsid w:val="0027658F"/>
    <w:rsid w:val="00276606"/>
    <w:rsid w:val="00276751"/>
    <w:rsid w:val="002767D8"/>
    <w:rsid w:val="00276BE0"/>
    <w:rsid w:val="00276C77"/>
    <w:rsid w:val="00276E2F"/>
    <w:rsid w:val="00276F8F"/>
    <w:rsid w:val="00277487"/>
    <w:rsid w:val="00277575"/>
    <w:rsid w:val="0027798F"/>
    <w:rsid w:val="00277A04"/>
    <w:rsid w:val="00280390"/>
    <w:rsid w:val="00280568"/>
    <w:rsid w:val="00280DD2"/>
    <w:rsid w:val="00281090"/>
    <w:rsid w:val="00281260"/>
    <w:rsid w:val="00281309"/>
    <w:rsid w:val="002815C8"/>
    <w:rsid w:val="00281A86"/>
    <w:rsid w:val="00281EF0"/>
    <w:rsid w:val="00282131"/>
    <w:rsid w:val="0028244B"/>
    <w:rsid w:val="002824D0"/>
    <w:rsid w:val="00282A0A"/>
    <w:rsid w:val="00282D9F"/>
    <w:rsid w:val="0028307D"/>
    <w:rsid w:val="0028327B"/>
    <w:rsid w:val="002832A3"/>
    <w:rsid w:val="0028349B"/>
    <w:rsid w:val="002839DE"/>
    <w:rsid w:val="00283C07"/>
    <w:rsid w:val="00284097"/>
    <w:rsid w:val="002841DF"/>
    <w:rsid w:val="002843D0"/>
    <w:rsid w:val="002845F6"/>
    <w:rsid w:val="002845F9"/>
    <w:rsid w:val="00284861"/>
    <w:rsid w:val="00284884"/>
    <w:rsid w:val="00284992"/>
    <w:rsid w:val="0028499C"/>
    <w:rsid w:val="00284A03"/>
    <w:rsid w:val="00284C00"/>
    <w:rsid w:val="002851FD"/>
    <w:rsid w:val="00285706"/>
    <w:rsid w:val="00285795"/>
    <w:rsid w:val="00285AA8"/>
    <w:rsid w:val="00286253"/>
    <w:rsid w:val="00286325"/>
    <w:rsid w:val="00286551"/>
    <w:rsid w:val="00286754"/>
    <w:rsid w:val="002868D9"/>
    <w:rsid w:val="00286CEA"/>
    <w:rsid w:val="00286D54"/>
    <w:rsid w:val="00287267"/>
    <w:rsid w:val="0028727B"/>
    <w:rsid w:val="00287501"/>
    <w:rsid w:val="002877AF"/>
    <w:rsid w:val="002879F5"/>
    <w:rsid w:val="00287DBE"/>
    <w:rsid w:val="0029008D"/>
    <w:rsid w:val="00290324"/>
    <w:rsid w:val="0029096F"/>
    <w:rsid w:val="00290BA3"/>
    <w:rsid w:val="00291042"/>
    <w:rsid w:val="002910D1"/>
    <w:rsid w:val="00291637"/>
    <w:rsid w:val="0029165D"/>
    <w:rsid w:val="00291798"/>
    <w:rsid w:val="00291877"/>
    <w:rsid w:val="002919CB"/>
    <w:rsid w:val="00291B58"/>
    <w:rsid w:val="00291C2E"/>
    <w:rsid w:val="00291D14"/>
    <w:rsid w:val="00292186"/>
    <w:rsid w:val="00292498"/>
    <w:rsid w:val="002926AD"/>
    <w:rsid w:val="00292AEA"/>
    <w:rsid w:val="00292EB2"/>
    <w:rsid w:val="00293809"/>
    <w:rsid w:val="00293901"/>
    <w:rsid w:val="00294001"/>
    <w:rsid w:val="00294586"/>
    <w:rsid w:val="00295033"/>
    <w:rsid w:val="00295103"/>
    <w:rsid w:val="002953CA"/>
    <w:rsid w:val="002956AC"/>
    <w:rsid w:val="002958CE"/>
    <w:rsid w:val="00295A2F"/>
    <w:rsid w:val="002961AB"/>
    <w:rsid w:val="00296E06"/>
    <w:rsid w:val="0029722A"/>
    <w:rsid w:val="002973B2"/>
    <w:rsid w:val="002976F8"/>
    <w:rsid w:val="00297701"/>
    <w:rsid w:val="00297A17"/>
    <w:rsid w:val="00297AE1"/>
    <w:rsid w:val="00297E93"/>
    <w:rsid w:val="00297F25"/>
    <w:rsid w:val="002A04FA"/>
    <w:rsid w:val="002A0707"/>
    <w:rsid w:val="002A0BB9"/>
    <w:rsid w:val="002A13AF"/>
    <w:rsid w:val="002A1ACF"/>
    <w:rsid w:val="002A2108"/>
    <w:rsid w:val="002A228B"/>
    <w:rsid w:val="002A2369"/>
    <w:rsid w:val="002A2399"/>
    <w:rsid w:val="002A2CD7"/>
    <w:rsid w:val="002A2F57"/>
    <w:rsid w:val="002A3C72"/>
    <w:rsid w:val="002A3E3C"/>
    <w:rsid w:val="002A3E4D"/>
    <w:rsid w:val="002A42EE"/>
    <w:rsid w:val="002A4525"/>
    <w:rsid w:val="002A49C2"/>
    <w:rsid w:val="002A49EA"/>
    <w:rsid w:val="002A5ACA"/>
    <w:rsid w:val="002A5D3F"/>
    <w:rsid w:val="002A5DA5"/>
    <w:rsid w:val="002A60C8"/>
    <w:rsid w:val="002A6392"/>
    <w:rsid w:val="002A642D"/>
    <w:rsid w:val="002A64D0"/>
    <w:rsid w:val="002A672B"/>
    <w:rsid w:val="002A6963"/>
    <w:rsid w:val="002A6AC9"/>
    <w:rsid w:val="002A74D1"/>
    <w:rsid w:val="002A76D9"/>
    <w:rsid w:val="002A7813"/>
    <w:rsid w:val="002A7BA3"/>
    <w:rsid w:val="002A7C7B"/>
    <w:rsid w:val="002A7C7C"/>
    <w:rsid w:val="002A7E37"/>
    <w:rsid w:val="002A7E93"/>
    <w:rsid w:val="002B00C8"/>
    <w:rsid w:val="002B02D7"/>
    <w:rsid w:val="002B0BAC"/>
    <w:rsid w:val="002B0C81"/>
    <w:rsid w:val="002B0E24"/>
    <w:rsid w:val="002B133B"/>
    <w:rsid w:val="002B1414"/>
    <w:rsid w:val="002B14A9"/>
    <w:rsid w:val="002B1B3B"/>
    <w:rsid w:val="002B23F6"/>
    <w:rsid w:val="002B27E1"/>
    <w:rsid w:val="002B2858"/>
    <w:rsid w:val="002B2C60"/>
    <w:rsid w:val="002B2D51"/>
    <w:rsid w:val="002B35D2"/>
    <w:rsid w:val="002B3746"/>
    <w:rsid w:val="002B375B"/>
    <w:rsid w:val="002B40DD"/>
    <w:rsid w:val="002B4522"/>
    <w:rsid w:val="002B4A3B"/>
    <w:rsid w:val="002B4ADE"/>
    <w:rsid w:val="002B4DDA"/>
    <w:rsid w:val="002B4E7D"/>
    <w:rsid w:val="002B4F87"/>
    <w:rsid w:val="002B5088"/>
    <w:rsid w:val="002B50B0"/>
    <w:rsid w:val="002B5108"/>
    <w:rsid w:val="002B5A83"/>
    <w:rsid w:val="002B5B86"/>
    <w:rsid w:val="002B5D2B"/>
    <w:rsid w:val="002B649A"/>
    <w:rsid w:val="002B64B6"/>
    <w:rsid w:val="002B6BEF"/>
    <w:rsid w:val="002B71A7"/>
    <w:rsid w:val="002B7A2C"/>
    <w:rsid w:val="002B7D11"/>
    <w:rsid w:val="002B7DCE"/>
    <w:rsid w:val="002B7FA2"/>
    <w:rsid w:val="002C016B"/>
    <w:rsid w:val="002C02A8"/>
    <w:rsid w:val="002C0491"/>
    <w:rsid w:val="002C0EA7"/>
    <w:rsid w:val="002C10F4"/>
    <w:rsid w:val="002C1493"/>
    <w:rsid w:val="002C1B42"/>
    <w:rsid w:val="002C27A9"/>
    <w:rsid w:val="002C2B60"/>
    <w:rsid w:val="002C2D3B"/>
    <w:rsid w:val="002C2DBE"/>
    <w:rsid w:val="002C3025"/>
    <w:rsid w:val="002C3356"/>
    <w:rsid w:val="002C36AB"/>
    <w:rsid w:val="002C3A8D"/>
    <w:rsid w:val="002C4374"/>
    <w:rsid w:val="002C453C"/>
    <w:rsid w:val="002C4567"/>
    <w:rsid w:val="002C51FA"/>
    <w:rsid w:val="002C5A05"/>
    <w:rsid w:val="002C6491"/>
    <w:rsid w:val="002C66F5"/>
    <w:rsid w:val="002C67BE"/>
    <w:rsid w:val="002C6C11"/>
    <w:rsid w:val="002C6D4C"/>
    <w:rsid w:val="002C6D62"/>
    <w:rsid w:val="002C6EB9"/>
    <w:rsid w:val="002C71B3"/>
    <w:rsid w:val="002C74ED"/>
    <w:rsid w:val="002C7ACC"/>
    <w:rsid w:val="002D01FE"/>
    <w:rsid w:val="002D07EC"/>
    <w:rsid w:val="002D093A"/>
    <w:rsid w:val="002D09D6"/>
    <w:rsid w:val="002D122C"/>
    <w:rsid w:val="002D12D6"/>
    <w:rsid w:val="002D149C"/>
    <w:rsid w:val="002D1586"/>
    <w:rsid w:val="002D15D1"/>
    <w:rsid w:val="002D1728"/>
    <w:rsid w:val="002D1C60"/>
    <w:rsid w:val="002D1CCC"/>
    <w:rsid w:val="002D28CA"/>
    <w:rsid w:val="002D29B7"/>
    <w:rsid w:val="002D2A6C"/>
    <w:rsid w:val="002D2A76"/>
    <w:rsid w:val="002D2B26"/>
    <w:rsid w:val="002D2B53"/>
    <w:rsid w:val="002D2D00"/>
    <w:rsid w:val="002D312E"/>
    <w:rsid w:val="002D354F"/>
    <w:rsid w:val="002D3ADC"/>
    <w:rsid w:val="002D3D47"/>
    <w:rsid w:val="002D3DFC"/>
    <w:rsid w:val="002D410B"/>
    <w:rsid w:val="002D4175"/>
    <w:rsid w:val="002D476D"/>
    <w:rsid w:val="002D486A"/>
    <w:rsid w:val="002D4979"/>
    <w:rsid w:val="002D4BA9"/>
    <w:rsid w:val="002D52BA"/>
    <w:rsid w:val="002D5320"/>
    <w:rsid w:val="002D56DE"/>
    <w:rsid w:val="002D570A"/>
    <w:rsid w:val="002D5A3E"/>
    <w:rsid w:val="002D655C"/>
    <w:rsid w:val="002D65E5"/>
    <w:rsid w:val="002D6CF5"/>
    <w:rsid w:val="002D6F2A"/>
    <w:rsid w:val="002D6F5F"/>
    <w:rsid w:val="002D7411"/>
    <w:rsid w:val="002D79CE"/>
    <w:rsid w:val="002D7AE9"/>
    <w:rsid w:val="002D7C18"/>
    <w:rsid w:val="002D7F77"/>
    <w:rsid w:val="002D7FD8"/>
    <w:rsid w:val="002E0179"/>
    <w:rsid w:val="002E036A"/>
    <w:rsid w:val="002E03B9"/>
    <w:rsid w:val="002E0586"/>
    <w:rsid w:val="002E0658"/>
    <w:rsid w:val="002E06D1"/>
    <w:rsid w:val="002E081E"/>
    <w:rsid w:val="002E0F91"/>
    <w:rsid w:val="002E1010"/>
    <w:rsid w:val="002E1C20"/>
    <w:rsid w:val="002E1CC1"/>
    <w:rsid w:val="002E252C"/>
    <w:rsid w:val="002E2696"/>
    <w:rsid w:val="002E29F3"/>
    <w:rsid w:val="002E2A41"/>
    <w:rsid w:val="002E2B2D"/>
    <w:rsid w:val="002E2D4F"/>
    <w:rsid w:val="002E3142"/>
    <w:rsid w:val="002E33EA"/>
    <w:rsid w:val="002E3A81"/>
    <w:rsid w:val="002E3AE3"/>
    <w:rsid w:val="002E3B5A"/>
    <w:rsid w:val="002E4436"/>
    <w:rsid w:val="002E4619"/>
    <w:rsid w:val="002E4A80"/>
    <w:rsid w:val="002E4B81"/>
    <w:rsid w:val="002E4C3A"/>
    <w:rsid w:val="002E4D7D"/>
    <w:rsid w:val="002E4E2F"/>
    <w:rsid w:val="002E5816"/>
    <w:rsid w:val="002E5881"/>
    <w:rsid w:val="002E5F41"/>
    <w:rsid w:val="002E5FB9"/>
    <w:rsid w:val="002E6455"/>
    <w:rsid w:val="002E6507"/>
    <w:rsid w:val="002E67E9"/>
    <w:rsid w:val="002E6AC2"/>
    <w:rsid w:val="002E748B"/>
    <w:rsid w:val="002E784A"/>
    <w:rsid w:val="002E78A3"/>
    <w:rsid w:val="002E7A7C"/>
    <w:rsid w:val="002F006F"/>
    <w:rsid w:val="002F043B"/>
    <w:rsid w:val="002F083D"/>
    <w:rsid w:val="002F0CDE"/>
    <w:rsid w:val="002F1351"/>
    <w:rsid w:val="002F159D"/>
    <w:rsid w:val="002F1F1F"/>
    <w:rsid w:val="002F2ADD"/>
    <w:rsid w:val="002F2C7F"/>
    <w:rsid w:val="002F31B2"/>
    <w:rsid w:val="002F32A0"/>
    <w:rsid w:val="002F3739"/>
    <w:rsid w:val="002F3957"/>
    <w:rsid w:val="002F3ED4"/>
    <w:rsid w:val="002F4043"/>
    <w:rsid w:val="002F4064"/>
    <w:rsid w:val="002F4535"/>
    <w:rsid w:val="002F5127"/>
    <w:rsid w:val="002F575E"/>
    <w:rsid w:val="002F5D54"/>
    <w:rsid w:val="002F5EE8"/>
    <w:rsid w:val="002F5F6A"/>
    <w:rsid w:val="002F6DA0"/>
    <w:rsid w:val="002F7088"/>
    <w:rsid w:val="002F7314"/>
    <w:rsid w:val="002F739B"/>
    <w:rsid w:val="002F7484"/>
    <w:rsid w:val="002F7AF1"/>
    <w:rsid w:val="002F7FBA"/>
    <w:rsid w:val="00300015"/>
    <w:rsid w:val="00300DCE"/>
    <w:rsid w:val="00300FC8"/>
    <w:rsid w:val="003012D6"/>
    <w:rsid w:val="0030139F"/>
    <w:rsid w:val="003013E7"/>
    <w:rsid w:val="00301800"/>
    <w:rsid w:val="00301960"/>
    <w:rsid w:val="00301E15"/>
    <w:rsid w:val="0030209C"/>
    <w:rsid w:val="0030228E"/>
    <w:rsid w:val="003022BD"/>
    <w:rsid w:val="00302405"/>
    <w:rsid w:val="00302432"/>
    <w:rsid w:val="0030273A"/>
    <w:rsid w:val="00302801"/>
    <w:rsid w:val="0030336E"/>
    <w:rsid w:val="00303A1E"/>
    <w:rsid w:val="00303B11"/>
    <w:rsid w:val="00303CF1"/>
    <w:rsid w:val="003045F2"/>
    <w:rsid w:val="00305106"/>
    <w:rsid w:val="0030582E"/>
    <w:rsid w:val="00305A9E"/>
    <w:rsid w:val="0030609C"/>
    <w:rsid w:val="00306307"/>
    <w:rsid w:val="0030656E"/>
    <w:rsid w:val="00306F24"/>
    <w:rsid w:val="00306FBA"/>
    <w:rsid w:val="0030734D"/>
    <w:rsid w:val="00307436"/>
    <w:rsid w:val="00307622"/>
    <w:rsid w:val="0030790B"/>
    <w:rsid w:val="00307BC5"/>
    <w:rsid w:val="00307D1D"/>
    <w:rsid w:val="00307E91"/>
    <w:rsid w:val="003102AF"/>
    <w:rsid w:val="00310D4A"/>
    <w:rsid w:val="00310FE7"/>
    <w:rsid w:val="003110A8"/>
    <w:rsid w:val="00311591"/>
    <w:rsid w:val="003118F6"/>
    <w:rsid w:val="00311B67"/>
    <w:rsid w:val="00311C92"/>
    <w:rsid w:val="00312099"/>
    <w:rsid w:val="00312411"/>
    <w:rsid w:val="00313097"/>
    <w:rsid w:val="003132E4"/>
    <w:rsid w:val="003140F4"/>
    <w:rsid w:val="00314513"/>
    <w:rsid w:val="003147DD"/>
    <w:rsid w:val="0031491E"/>
    <w:rsid w:val="00314F89"/>
    <w:rsid w:val="00315039"/>
    <w:rsid w:val="00315743"/>
    <w:rsid w:val="0031668F"/>
    <w:rsid w:val="00316A32"/>
    <w:rsid w:val="00316C1D"/>
    <w:rsid w:val="00316D48"/>
    <w:rsid w:val="0031719B"/>
    <w:rsid w:val="0031746C"/>
    <w:rsid w:val="00317F3C"/>
    <w:rsid w:val="0032060C"/>
    <w:rsid w:val="00320CB3"/>
    <w:rsid w:val="00320FA4"/>
    <w:rsid w:val="00321011"/>
    <w:rsid w:val="003218D3"/>
    <w:rsid w:val="003218FF"/>
    <w:rsid w:val="00321BF7"/>
    <w:rsid w:val="00321CD3"/>
    <w:rsid w:val="00321FC9"/>
    <w:rsid w:val="0032239A"/>
    <w:rsid w:val="00322AE6"/>
    <w:rsid w:val="00322DD1"/>
    <w:rsid w:val="003236DD"/>
    <w:rsid w:val="00323B4A"/>
    <w:rsid w:val="00323C45"/>
    <w:rsid w:val="00323C5D"/>
    <w:rsid w:val="00323D76"/>
    <w:rsid w:val="0032462B"/>
    <w:rsid w:val="00324F56"/>
    <w:rsid w:val="00324FF1"/>
    <w:rsid w:val="0032565C"/>
    <w:rsid w:val="00325883"/>
    <w:rsid w:val="00326336"/>
    <w:rsid w:val="00326624"/>
    <w:rsid w:val="003269C1"/>
    <w:rsid w:val="00326A95"/>
    <w:rsid w:val="00326BAB"/>
    <w:rsid w:val="00327161"/>
    <w:rsid w:val="00327921"/>
    <w:rsid w:val="00327D80"/>
    <w:rsid w:val="00327EB3"/>
    <w:rsid w:val="00330163"/>
    <w:rsid w:val="003301C5"/>
    <w:rsid w:val="00330303"/>
    <w:rsid w:val="0033038C"/>
    <w:rsid w:val="003303B6"/>
    <w:rsid w:val="00330439"/>
    <w:rsid w:val="00330A72"/>
    <w:rsid w:val="00330D5E"/>
    <w:rsid w:val="00331098"/>
    <w:rsid w:val="00331335"/>
    <w:rsid w:val="003314C6"/>
    <w:rsid w:val="00331A9B"/>
    <w:rsid w:val="00331AFD"/>
    <w:rsid w:val="00331C7F"/>
    <w:rsid w:val="00331EAD"/>
    <w:rsid w:val="003321F4"/>
    <w:rsid w:val="003326DC"/>
    <w:rsid w:val="0033315B"/>
    <w:rsid w:val="00333265"/>
    <w:rsid w:val="00333659"/>
    <w:rsid w:val="00333726"/>
    <w:rsid w:val="003338EB"/>
    <w:rsid w:val="00333A7A"/>
    <w:rsid w:val="003342B7"/>
    <w:rsid w:val="00334303"/>
    <w:rsid w:val="00334364"/>
    <w:rsid w:val="0033441A"/>
    <w:rsid w:val="003345B0"/>
    <w:rsid w:val="00334AFF"/>
    <w:rsid w:val="00334C7E"/>
    <w:rsid w:val="00334C94"/>
    <w:rsid w:val="00334FFE"/>
    <w:rsid w:val="0033518B"/>
    <w:rsid w:val="00335232"/>
    <w:rsid w:val="00335490"/>
    <w:rsid w:val="00335723"/>
    <w:rsid w:val="00335F40"/>
    <w:rsid w:val="00336060"/>
    <w:rsid w:val="00336503"/>
    <w:rsid w:val="0033677F"/>
    <w:rsid w:val="003367DC"/>
    <w:rsid w:val="00336B51"/>
    <w:rsid w:val="00336E68"/>
    <w:rsid w:val="00336F1D"/>
    <w:rsid w:val="00337362"/>
    <w:rsid w:val="0033761D"/>
    <w:rsid w:val="00337F14"/>
    <w:rsid w:val="0034010F"/>
    <w:rsid w:val="00340916"/>
    <w:rsid w:val="00340E69"/>
    <w:rsid w:val="00341838"/>
    <w:rsid w:val="00341ADB"/>
    <w:rsid w:val="00341D9B"/>
    <w:rsid w:val="00342246"/>
    <w:rsid w:val="003422B8"/>
    <w:rsid w:val="003425BE"/>
    <w:rsid w:val="00342611"/>
    <w:rsid w:val="0034298C"/>
    <w:rsid w:val="00342A4E"/>
    <w:rsid w:val="00342BEA"/>
    <w:rsid w:val="00342F72"/>
    <w:rsid w:val="0034353C"/>
    <w:rsid w:val="00343733"/>
    <w:rsid w:val="00343785"/>
    <w:rsid w:val="003437B9"/>
    <w:rsid w:val="003439C3"/>
    <w:rsid w:val="0034401F"/>
    <w:rsid w:val="0034463F"/>
    <w:rsid w:val="003447A2"/>
    <w:rsid w:val="00344B3C"/>
    <w:rsid w:val="0034500C"/>
    <w:rsid w:val="00345103"/>
    <w:rsid w:val="00345182"/>
    <w:rsid w:val="00345413"/>
    <w:rsid w:val="003457E5"/>
    <w:rsid w:val="00345986"/>
    <w:rsid w:val="00345F14"/>
    <w:rsid w:val="00345FBE"/>
    <w:rsid w:val="003461BE"/>
    <w:rsid w:val="00346591"/>
    <w:rsid w:val="00346EEB"/>
    <w:rsid w:val="00346F57"/>
    <w:rsid w:val="00347055"/>
    <w:rsid w:val="00347FE8"/>
    <w:rsid w:val="00350D91"/>
    <w:rsid w:val="00350EAC"/>
    <w:rsid w:val="003510A7"/>
    <w:rsid w:val="00351435"/>
    <w:rsid w:val="0035156A"/>
    <w:rsid w:val="00351696"/>
    <w:rsid w:val="00352371"/>
    <w:rsid w:val="00352393"/>
    <w:rsid w:val="0035259F"/>
    <w:rsid w:val="003525E4"/>
    <w:rsid w:val="00352632"/>
    <w:rsid w:val="00352799"/>
    <w:rsid w:val="00352A2E"/>
    <w:rsid w:val="00352A99"/>
    <w:rsid w:val="00352BDC"/>
    <w:rsid w:val="00353310"/>
    <w:rsid w:val="0035340F"/>
    <w:rsid w:val="0035374B"/>
    <w:rsid w:val="00353B7A"/>
    <w:rsid w:val="00353F2B"/>
    <w:rsid w:val="00354079"/>
    <w:rsid w:val="003540D2"/>
    <w:rsid w:val="00354DBE"/>
    <w:rsid w:val="00355386"/>
    <w:rsid w:val="003557B5"/>
    <w:rsid w:val="00355A36"/>
    <w:rsid w:val="00355D8E"/>
    <w:rsid w:val="0035631B"/>
    <w:rsid w:val="0035639E"/>
    <w:rsid w:val="0035660C"/>
    <w:rsid w:val="0035666D"/>
    <w:rsid w:val="003568CA"/>
    <w:rsid w:val="00356C56"/>
    <w:rsid w:val="00356D19"/>
    <w:rsid w:val="00356F0A"/>
    <w:rsid w:val="00356F26"/>
    <w:rsid w:val="00357161"/>
    <w:rsid w:val="003575C2"/>
    <w:rsid w:val="003576F0"/>
    <w:rsid w:val="0035774C"/>
    <w:rsid w:val="00357989"/>
    <w:rsid w:val="00357A1A"/>
    <w:rsid w:val="00360146"/>
    <w:rsid w:val="00360B01"/>
    <w:rsid w:val="00360F9E"/>
    <w:rsid w:val="003613CB"/>
    <w:rsid w:val="003618C8"/>
    <w:rsid w:val="00361B76"/>
    <w:rsid w:val="00362304"/>
    <w:rsid w:val="003625EF"/>
    <w:rsid w:val="00362681"/>
    <w:rsid w:val="00362A5C"/>
    <w:rsid w:val="00362BE0"/>
    <w:rsid w:val="00362E97"/>
    <w:rsid w:val="0036315C"/>
    <w:rsid w:val="003633D1"/>
    <w:rsid w:val="0036363D"/>
    <w:rsid w:val="003636A5"/>
    <w:rsid w:val="003636F5"/>
    <w:rsid w:val="00363758"/>
    <w:rsid w:val="00363D0C"/>
    <w:rsid w:val="00363EF9"/>
    <w:rsid w:val="00364A2B"/>
    <w:rsid w:val="0036520B"/>
    <w:rsid w:val="0036538F"/>
    <w:rsid w:val="00365617"/>
    <w:rsid w:val="00365918"/>
    <w:rsid w:val="00365A97"/>
    <w:rsid w:val="00365F09"/>
    <w:rsid w:val="00365F5D"/>
    <w:rsid w:val="0036610F"/>
    <w:rsid w:val="0036638E"/>
    <w:rsid w:val="00366772"/>
    <w:rsid w:val="003667F6"/>
    <w:rsid w:val="00366B00"/>
    <w:rsid w:val="00366C69"/>
    <w:rsid w:val="00367283"/>
    <w:rsid w:val="00367307"/>
    <w:rsid w:val="003674B0"/>
    <w:rsid w:val="00367797"/>
    <w:rsid w:val="003701B5"/>
    <w:rsid w:val="003708E7"/>
    <w:rsid w:val="00370DC8"/>
    <w:rsid w:val="00370DDE"/>
    <w:rsid w:val="003717E9"/>
    <w:rsid w:val="00371825"/>
    <w:rsid w:val="0037194A"/>
    <w:rsid w:val="0037202E"/>
    <w:rsid w:val="00372513"/>
    <w:rsid w:val="00372E16"/>
    <w:rsid w:val="003732B2"/>
    <w:rsid w:val="0037341B"/>
    <w:rsid w:val="0037376A"/>
    <w:rsid w:val="00373967"/>
    <w:rsid w:val="00373AB9"/>
    <w:rsid w:val="00373CDF"/>
    <w:rsid w:val="00373DE7"/>
    <w:rsid w:val="0037435F"/>
    <w:rsid w:val="00374600"/>
    <w:rsid w:val="003746F8"/>
    <w:rsid w:val="00374F2A"/>
    <w:rsid w:val="0037578F"/>
    <w:rsid w:val="00375CE6"/>
    <w:rsid w:val="0037600D"/>
    <w:rsid w:val="00376418"/>
    <w:rsid w:val="003765C6"/>
    <w:rsid w:val="00376B3E"/>
    <w:rsid w:val="00376BE2"/>
    <w:rsid w:val="003773B2"/>
    <w:rsid w:val="0037784A"/>
    <w:rsid w:val="00380169"/>
    <w:rsid w:val="003801C1"/>
    <w:rsid w:val="003802A5"/>
    <w:rsid w:val="0038052F"/>
    <w:rsid w:val="0038080F"/>
    <w:rsid w:val="00381162"/>
    <w:rsid w:val="003814BA"/>
    <w:rsid w:val="003816E5"/>
    <w:rsid w:val="0038184F"/>
    <w:rsid w:val="003819CF"/>
    <w:rsid w:val="00381B18"/>
    <w:rsid w:val="00381DF0"/>
    <w:rsid w:val="00382026"/>
    <w:rsid w:val="00382593"/>
    <w:rsid w:val="003828CB"/>
    <w:rsid w:val="00382ABB"/>
    <w:rsid w:val="00382D7F"/>
    <w:rsid w:val="00382E1B"/>
    <w:rsid w:val="00383889"/>
    <w:rsid w:val="003838F1"/>
    <w:rsid w:val="0038424C"/>
    <w:rsid w:val="00384262"/>
    <w:rsid w:val="0038428E"/>
    <w:rsid w:val="00384426"/>
    <w:rsid w:val="00384622"/>
    <w:rsid w:val="003847A8"/>
    <w:rsid w:val="00384912"/>
    <w:rsid w:val="003849D9"/>
    <w:rsid w:val="00384F26"/>
    <w:rsid w:val="0038559F"/>
    <w:rsid w:val="003856F7"/>
    <w:rsid w:val="003859D0"/>
    <w:rsid w:val="00385A8C"/>
    <w:rsid w:val="00386531"/>
    <w:rsid w:val="003877D7"/>
    <w:rsid w:val="00387A16"/>
    <w:rsid w:val="00387A2C"/>
    <w:rsid w:val="00390533"/>
    <w:rsid w:val="003907FB"/>
    <w:rsid w:val="00390D55"/>
    <w:rsid w:val="00390DAA"/>
    <w:rsid w:val="00390FC8"/>
    <w:rsid w:val="00391378"/>
    <w:rsid w:val="003916CD"/>
    <w:rsid w:val="003918E3"/>
    <w:rsid w:val="00391C1D"/>
    <w:rsid w:val="00392CAA"/>
    <w:rsid w:val="00392DEF"/>
    <w:rsid w:val="00393123"/>
    <w:rsid w:val="003932E4"/>
    <w:rsid w:val="003934D7"/>
    <w:rsid w:val="00393725"/>
    <w:rsid w:val="0039417E"/>
    <w:rsid w:val="00394AE0"/>
    <w:rsid w:val="00394FA0"/>
    <w:rsid w:val="00395007"/>
    <w:rsid w:val="00395868"/>
    <w:rsid w:val="00395B4D"/>
    <w:rsid w:val="00395E3B"/>
    <w:rsid w:val="00395E9C"/>
    <w:rsid w:val="00395F71"/>
    <w:rsid w:val="00395FF3"/>
    <w:rsid w:val="0039667C"/>
    <w:rsid w:val="00396ACB"/>
    <w:rsid w:val="00396BED"/>
    <w:rsid w:val="00396DC7"/>
    <w:rsid w:val="0039721B"/>
    <w:rsid w:val="00397A96"/>
    <w:rsid w:val="00397C56"/>
    <w:rsid w:val="003A0C35"/>
    <w:rsid w:val="003A14A0"/>
    <w:rsid w:val="003A168A"/>
    <w:rsid w:val="003A1AAB"/>
    <w:rsid w:val="003A1B58"/>
    <w:rsid w:val="003A1C81"/>
    <w:rsid w:val="003A22D7"/>
    <w:rsid w:val="003A2475"/>
    <w:rsid w:val="003A24EB"/>
    <w:rsid w:val="003A2DBB"/>
    <w:rsid w:val="003A3308"/>
    <w:rsid w:val="003A3625"/>
    <w:rsid w:val="003A391E"/>
    <w:rsid w:val="003A3BBE"/>
    <w:rsid w:val="003A3BCA"/>
    <w:rsid w:val="003A3CF5"/>
    <w:rsid w:val="003A43BC"/>
    <w:rsid w:val="003A4D39"/>
    <w:rsid w:val="003A5099"/>
    <w:rsid w:val="003A5312"/>
    <w:rsid w:val="003A5A06"/>
    <w:rsid w:val="003A5C09"/>
    <w:rsid w:val="003A5DA8"/>
    <w:rsid w:val="003A6155"/>
    <w:rsid w:val="003A6197"/>
    <w:rsid w:val="003A652D"/>
    <w:rsid w:val="003A6954"/>
    <w:rsid w:val="003A6D3C"/>
    <w:rsid w:val="003A6F08"/>
    <w:rsid w:val="003A6F95"/>
    <w:rsid w:val="003A7371"/>
    <w:rsid w:val="003A754C"/>
    <w:rsid w:val="003A767F"/>
    <w:rsid w:val="003A769C"/>
    <w:rsid w:val="003A7793"/>
    <w:rsid w:val="003A780B"/>
    <w:rsid w:val="003A7B83"/>
    <w:rsid w:val="003A7F93"/>
    <w:rsid w:val="003B0294"/>
    <w:rsid w:val="003B0435"/>
    <w:rsid w:val="003B05A2"/>
    <w:rsid w:val="003B079F"/>
    <w:rsid w:val="003B0BBD"/>
    <w:rsid w:val="003B10DF"/>
    <w:rsid w:val="003B1570"/>
    <w:rsid w:val="003B1686"/>
    <w:rsid w:val="003B17D5"/>
    <w:rsid w:val="003B19AB"/>
    <w:rsid w:val="003B1D6C"/>
    <w:rsid w:val="003B1F6F"/>
    <w:rsid w:val="003B2E7C"/>
    <w:rsid w:val="003B30D2"/>
    <w:rsid w:val="003B3267"/>
    <w:rsid w:val="003B37F2"/>
    <w:rsid w:val="003B3BF8"/>
    <w:rsid w:val="003B3FE1"/>
    <w:rsid w:val="003B43AB"/>
    <w:rsid w:val="003B4474"/>
    <w:rsid w:val="003B4B68"/>
    <w:rsid w:val="003B4E1B"/>
    <w:rsid w:val="003B56D7"/>
    <w:rsid w:val="003B57A1"/>
    <w:rsid w:val="003B5D0D"/>
    <w:rsid w:val="003B627A"/>
    <w:rsid w:val="003B64B7"/>
    <w:rsid w:val="003B6744"/>
    <w:rsid w:val="003B6B1D"/>
    <w:rsid w:val="003B6DEB"/>
    <w:rsid w:val="003B6DFC"/>
    <w:rsid w:val="003B6FA8"/>
    <w:rsid w:val="003B702E"/>
    <w:rsid w:val="003B7132"/>
    <w:rsid w:val="003B71D4"/>
    <w:rsid w:val="003B77A2"/>
    <w:rsid w:val="003B7850"/>
    <w:rsid w:val="003B799D"/>
    <w:rsid w:val="003B7E4C"/>
    <w:rsid w:val="003C00CC"/>
    <w:rsid w:val="003C0321"/>
    <w:rsid w:val="003C04FE"/>
    <w:rsid w:val="003C05C4"/>
    <w:rsid w:val="003C0B55"/>
    <w:rsid w:val="003C0DD4"/>
    <w:rsid w:val="003C0E3C"/>
    <w:rsid w:val="003C130F"/>
    <w:rsid w:val="003C1C5A"/>
    <w:rsid w:val="003C1C74"/>
    <w:rsid w:val="003C28D2"/>
    <w:rsid w:val="003C2B03"/>
    <w:rsid w:val="003C2D6A"/>
    <w:rsid w:val="003C3231"/>
    <w:rsid w:val="003C332A"/>
    <w:rsid w:val="003C341E"/>
    <w:rsid w:val="003C36B8"/>
    <w:rsid w:val="003C3E04"/>
    <w:rsid w:val="003C41B3"/>
    <w:rsid w:val="003C441E"/>
    <w:rsid w:val="003C458D"/>
    <w:rsid w:val="003C499B"/>
    <w:rsid w:val="003C4AAA"/>
    <w:rsid w:val="003C4FC5"/>
    <w:rsid w:val="003C5111"/>
    <w:rsid w:val="003C524C"/>
    <w:rsid w:val="003C55AF"/>
    <w:rsid w:val="003C55D9"/>
    <w:rsid w:val="003C5732"/>
    <w:rsid w:val="003C5A91"/>
    <w:rsid w:val="003C6BD1"/>
    <w:rsid w:val="003C6CFA"/>
    <w:rsid w:val="003C7120"/>
    <w:rsid w:val="003C74EA"/>
    <w:rsid w:val="003C751A"/>
    <w:rsid w:val="003C77AB"/>
    <w:rsid w:val="003D0E2A"/>
    <w:rsid w:val="003D20E6"/>
    <w:rsid w:val="003D31EA"/>
    <w:rsid w:val="003D3607"/>
    <w:rsid w:val="003D3828"/>
    <w:rsid w:val="003D39A3"/>
    <w:rsid w:val="003D3A02"/>
    <w:rsid w:val="003D3B1A"/>
    <w:rsid w:val="003D3E83"/>
    <w:rsid w:val="003D3F34"/>
    <w:rsid w:val="003D40D4"/>
    <w:rsid w:val="003D4385"/>
    <w:rsid w:val="003D45E4"/>
    <w:rsid w:val="003D45FE"/>
    <w:rsid w:val="003D47F9"/>
    <w:rsid w:val="003D4A10"/>
    <w:rsid w:val="003D4B72"/>
    <w:rsid w:val="003D4FAE"/>
    <w:rsid w:val="003D4FCA"/>
    <w:rsid w:val="003D5C32"/>
    <w:rsid w:val="003D5C46"/>
    <w:rsid w:val="003D60E9"/>
    <w:rsid w:val="003D634D"/>
    <w:rsid w:val="003D6E97"/>
    <w:rsid w:val="003D7028"/>
    <w:rsid w:val="003D70D3"/>
    <w:rsid w:val="003D7217"/>
    <w:rsid w:val="003D73CF"/>
    <w:rsid w:val="003D7583"/>
    <w:rsid w:val="003D7598"/>
    <w:rsid w:val="003D75A8"/>
    <w:rsid w:val="003D765A"/>
    <w:rsid w:val="003D7675"/>
    <w:rsid w:val="003D7FE4"/>
    <w:rsid w:val="003E009B"/>
    <w:rsid w:val="003E048B"/>
    <w:rsid w:val="003E0597"/>
    <w:rsid w:val="003E0A56"/>
    <w:rsid w:val="003E0D55"/>
    <w:rsid w:val="003E0D68"/>
    <w:rsid w:val="003E1551"/>
    <w:rsid w:val="003E1713"/>
    <w:rsid w:val="003E1E9E"/>
    <w:rsid w:val="003E20D3"/>
    <w:rsid w:val="003E381E"/>
    <w:rsid w:val="003E38FC"/>
    <w:rsid w:val="003E3A8B"/>
    <w:rsid w:val="003E3D3C"/>
    <w:rsid w:val="003E3D40"/>
    <w:rsid w:val="003E4201"/>
    <w:rsid w:val="003E4370"/>
    <w:rsid w:val="003E4564"/>
    <w:rsid w:val="003E4700"/>
    <w:rsid w:val="003E5367"/>
    <w:rsid w:val="003E55B6"/>
    <w:rsid w:val="003E55FF"/>
    <w:rsid w:val="003E59D0"/>
    <w:rsid w:val="003E623F"/>
    <w:rsid w:val="003E6758"/>
    <w:rsid w:val="003E6DC2"/>
    <w:rsid w:val="003E73C1"/>
    <w:rsid w:val="003E7472"/>
    <w:rsid w:val="003E75D0"/>
    <w:rsid w:val="003E79F8"/>
    <w:rsid w:val="003F0017"/>
    <w:rsid w:val="003F050F"/>
    <w:rsid w:val="003F0561"/>
    <w:rsid w:val="003F08D6"/>
    <w:rsid w:val="003F08FE"/>
    <w:rsid w:val="003F0B1D"/>
    <w:rsid w:val="003F0C57"/>
    <w:rsid w:val="003F14BC"/>
    <w:rsid w:val="003F16BD"/>
    <w:rsid w:val="003F1886"/>
    <w:rsid w:val="003F1975"/>
    <w:rsid w:val="003F1DA5"/>
    <w:rsid w:val="003F2706"/>
    <w:rsid w:val="003F2A16"/>
    <w:rsid w:val="003F2F55"/>
    <w:rsid w:val="003F2FCF"/>
    <w:rsid w:val="003F3143"/>
    <w:rsid w:val="003F35BE"/>
    <w:rsid w:val="003F385E"/>
    <w:rsid w:val="003F3B2B"/>
    <w:rsid w:val="003F3F0A"/>
    <w:rsid w:val="003F3F6B"/>
    <w:rsid w:val="003F419A"/>
    <w:rsid w:val="003F4328"/>
    <w:rsid w:val="003F44F2"/>
    <w:rsid w:val="003F4568"/>
    <w:rsid w:val="003F45BF"/>
    <w:rsid w:val="003F55F3"/>
    <w:rsid w:val="003F58A0"/>
    <w:rsid w:val="003F5C78"/>
    <w:rsid w:val="003F5E1D"/>
    <w:rsid w:val="003F6216"/>
    <w:rsid w:val="003F6A33"/>
    <w:rsid w:val="003F6B1A"/>
    <w:rsid w:val="003F6B24"/>
    <w:rsid w:val="003F6D6D"/>
    <w:rsid w:val="003F6F5A"/>
    <w:rsid w:val="003F6F73"/>
    <w:rsid w:val="003F752F"/>
    <w:rsid w:val="003F7602"/>
    <w:rsid w:val="003F78C5"/>
    <w:rsid w:val="003F78C8"/>
    <w:rsid w:val="003F7BF4"/>
    <w:rsid w:val="00400351"/>
    <w:rsid w:val="0040045D"/>
    <w:rsid w:val="004005A6"/>
    <w:rsid w:val="004008C4"/>
    <w:rsid w:val="00400C37"/>
    <w:rsid w:val="00400E05"/>
    <w:rsid w:val="004013B1"/>
    <w:rsid w:val="004014D0"/>
    <w:rsid w:val="00401928"/>
    <w:rsid w:val="0040192E"/>
    <w:rsid w:val="00402274"/>
    <w:rsid w:val="004023B9"/>
    <w:rsid w:val="00402691"/>
    <w:rsid w:val="0040279A"/>
    <w:rsid w:val="00402920"/>
    <w:rsid w:val="00402B48"/>
    <w:rsid w:val="0040345B"/>
    <w:rsid w:val="00403539"/>
    <w:rsid w:val="00403817"/>
    <w:rsid w:val="00403840"/>
    <w:rsid w:val="00403BB4"/>
    <w:rsid w:val="00403EE5"/>
    <w:rsid w:val="00403F37"/>
    <w:rsid w:val="004044D2"/>
    <w:rsid w:val="004046D4"/>
    <w:rsid w:val="0040475A"/>
    <w:rsid w:val="00404D5C"/>
    <w:rsid w:val="00404E3A"/>
    <w:rsid w:val="00405237"/>
    <w:rsid w:val="004052F6"/>
    <w:rsid w:val="00405F94"/>
    <w:rsid w:val="00406283"/>
    <w:rsid w:val="0040635E"/>
    <w:rsid w:val="004063C6"/>
    <w:rsid w:val="00406A5E"/>
    <w:rsid w:val="00406DB2"/>
    <w:rsid w:val="00406DD9"/>
    <w:rsid w:val="00407157"/>
    <w:rsid w:val="00407256"/>
    <w:rsid w:val="00407347"/>
    <w:rsid w:val="00407353"/>
    <w:rsid w:val="00407A16"/>
    <w:rsid w:val="00407C6F"/>
    <w:rsid w:val="00407EF3"/>
    <w:rsid w:val="00410217"/>
    <w:rsid w:val="00410508"/>
    <w:rsid w:val="00410699"/>
    <w:rsid w:val="00410829"/>
    <w:rsid w:val="00410B80"/>
    <w:rsid w:val="00410C28"/>
    <w:rsid w:val="00410EAC"/>
    <w:rsid w:val="00411789"/>
    <w:rsid w:val="00411D81"/>
    <w:rsid w:val="00412197"/>
    <w:rsid w:val="00412568"/>
    <w:rsid w:val="00412582"/>
    <w:rsid w:val="00412858"/>
    <w:rsid w:val="00412D84"/>
    <w:rsid w:val="004135C3"/>
    <w:rsid w:val="00413753"/>
    <w:rsid w:val="00413A67"/>
    <w:rsid w:val="00413BA7"/>
    <w:rsid w:val="00413DFD"/>
    <w:rsid w:val="00413E9B"/>
    <w:rsid w:val="0041457A"/>
    <w:rsid w:val="00414F25"/>
    <w:rsid w:val="00414F4D"/>
    <w:rsid w:val="004150CB"/>
    <w:rsid w:val="0041518D"/>
    <w:rsid w:val="0041543C"/>
    <w:rsid w:val="0041581B"/>
    <w:rsid w:val="004159FA"/>
    <w:rsid w:val="00416018"/>
    <w:rsid w:val="004161D9"/>
    <w:rsid w:val="0041622B"/>
    <w:rsid w:val="00416479"/>
    <w:rsid w:val="0041659B"/>
    <w:rsid w:val="004166AE"/>
    <w:rsid w:val="00416A5C"/>
    <w:rsid w:val="00416BC9"/>
    <w:rsid w:val="00417567"/>
    <w:rsid w:val="004176B6"/>
    <w:rsid w:val="004176BE"/>
    <w:rsid w:val="00417DAB"/>
    <w:rsid w:val="00417F91"/>
    <w:rsid w:val="004203A0"/>
    <w:rsid w:val="0042079F"/>
    <w:rsid w:val="00420CC5"/>
    <w:rsid w:val="00420DBE"/>
    <w:rsid w:val="004211F6"/>
    <w:rsid w:val="0042127F"/>
    <w:rsid w:val="00421522"/>
    <w:rsid w:val="0042178C"/>
    <w:rsid w:val="004217E8"/>
    <w:rsid w:val="0042193B"/>
    <w:rsid w:val="00421CF3"/>
    <w:rsid w:val="00421D31"/>
    <w:rsid w:val="004223BB"/>
    <w:rsid w:val="004225E6"/>
    <w:rsid w:val="00422BBF"/>
    <w:rsid w:val="00422CE3"/>
    <w:rsid w:val="00422EB4"/>
    <w:rsid w:val="0042364C"/>
    <w:rsid w:val="004239CD"/>
    <w:rsid w:val="00423D95"/>
    <w:rsid w:val="00424350"/>
    <w:rsid w:val="004247CB"/>
    <w:rsid w:val="00424910"/>
    <w:rsid w:val="0042529E"/>
    <w:rsid w:val="00425406"/>
    <w:rsid w:val="0042563F"/>
    <w:rsid w:val="00425867"/>
    <w:rsid w:val="004268FF"/>
    <w:rsid w:val="004273D4"/>
    <w:rsid w:val="00427783"/>
    <w:rsid w:val="004279BB"/>
    <w:rsid w:val="00427A5A"/>
    <w:rsid w:val="00427ABA"/>
    <w:rsid w:val="00427BC4"/>
    <w:rsid w:val="004306D7"/>
    <w:rsid w:val="004308B9"/>
    <w:rsid w:val="00430A9D"/>
    <w:rsid w:val="00430AE1"/>
    <w:rsid w:val="00430EFC"/>
    <w:rsid w:val="004312E0"/>
    <w:rsid w:val="004316D0"/>
    <w:rsid w:val="0043187E"/>
    <w:rsid w:val="00431A35"/>
    <w:rsid w:val="00431A39"/>
    <w:rsid w:val="00431B60"/>
    <w:rsid w:val="00431F59"/>
    <w:rsid w:val="004326E9"/>
    <w:rsid w:val="00432737"/>
    <w:rsid w:val="004328AE"/>
    <w:rsid w:val="00432AFC"/>
    <w:rsid w:val="00432C4F"/>
    <w:rsid w:val="00432D25"/>
    <w:rsid w:val="0043316C"/>
    <w:rsid w:val="00433402"/>
    <w:rsid w:val="00433B91"/>
    <w:rsid w:val="00433F45"/>
    <w:rsid w:val="004341C6"/>
    <w:rsid w:val="004346A1"/>
    <w:rsid w:val="004348F5"/>
    <w:rsid w:val="00434D78"/>
    <w:rsid w:val="0043551E"/>
    <w:rsid w:val="00435815"/>
    <w:rsid w:val="004358AB"/>
    <w:rsid w:val="00435AAF"/>
    <w:rsid w:val="00435B14"/>
    <w:rsid w:val="00435BF8"/>
    <w:rsid w:val="00435C25"/>
    <w:rsid w:val="0043643E"/>
    <w:rsid w:val="004368E9"/>
    <w:rsid w:val="00436AE8"/>
    <w:rsid w:val="00436C1A"/>
    <w:rsid w:val="00437A84"/>
    <w:rsid w:val="00437D9D"/>
    <w:rsid w:val="00437F66"/>
    <w:rsid w:val="00437FEE"/>
    <w:rsid w:val="00440434"/>
    <w:rsid w:val="00440B09"/>
    <w:rsid w:val="00440E86"/>
    <w:rsid w:val="00441465"/>
    <w:rsid w:val="004415A1"/>
    <w:rsid w:val="00441B21"/>
    <w:rsid w:val="00441C0E"/>
    <w:rsid w:val="00441C6D"/>
    <w:rsid w:val="00441E39"/>
    <w:rsid w:val="00442196"/>
    <w:rsid w:val="00442250"/>
    <w:rsid w:val="0044231F"/>
    <w:rsid w:val="0044259F"/>
    <w:rsid w:val="00442AFB"/>
    <w:rsid w:val="00443148"/>
    <w:rsid w:val="00443347"/>
    <w:rsid w:val="00443705"/>
    <w:rsid w:val="00443CB9"/>
    <w:rsid w:val="00443EE4"/>
    <w:rsid w:val="004440B5"/>
    <w:rsid w:val="00444399"/>
    <w:rsid w:val="00444500"/>
    <w:rsid w:val="00444632"/>
    <w:rsid w:val="00444B00"/>
    <w:rsid w:val="00444C03"/>
    <w:rsid w:val="00444EBD"/>
    <w:rsid w:val="00444FAF"/>
    <w:rsid w:val="004451FF"/>
    <w:rsid w:val="0044537B"/>
    <w:rsid w:val="00445773"/>
    <w:rsid w:val="0044580E"/>
    <w:rsid w:val="00445877"/>
    <w:rsid w:val="004458D0"/>
    <w:rsid w:val="00445AFA"/>
    <w:rsid w:val="00445CBC"/>
    <w:rsid w:val="004463EA"/>
    <w:rsid w:val="00446B42"/>
    <w:rsid w:val="00447599"/>
    <w:rsid w:val="00447694"/>
    <w:rsid w:val="004477A1"/>
    <w:rsid w:val="00447966"/>
    <w:rsid w:val="00447CD9"/>
    <w:rsid w:val="00447FED"/>
    <w:rsid w:val="0045008D"/>
    <w:rsid w:val="004500F9"/>
    <w:rsid w:val="00450227"/>
    <w:rsid w:val="00450CE0"/>
    <w:rsid w:val="00450D8C"/>
    <w:rsid w:val="00451CDC"/>
    <w:rsid w:val="0045273D"/>
    <w:rsid w:val="00452AAB"/>
    <w:rsid w:val="00452C2A"/>
    <w:rsid w:val="00453344"/>
    <w:rsid w:val="00453848"/>
    <w:rsid w:val="004539DE"/>
    <w:rsid w:val="004539FD"/>
    <w:rsid w:val="00453DB3"/>
    <w:rsid w:val="00454B7D"/>
    <w:rsid w:val="00454BE3"/>
    <w:rsid w:val="00455004"/>
    <w:rsid w:val="004556C4"/>
    <w:rsid w:val="00455B80"/>
    <w:rsid w:val="00455BDB"/>
    <w:rsid w:val="00455F3E"/>
    <w:rsid w:val="0045619C"/>
    <w:rsid w:val="0045626C"/>
    <w:rsid w:val="004565A3"/>
    <w:rsid w:val="004574B3"/>
    <w:rsid w:val="00457CBD"/>
    <w:rsid w:val="00457DC9"/>
    <w:rsid w:val="00457E74"/>
    <w:rsid w:val="0046014A"/>
    <w:rsid w:val="0046044D"/>
    <w:rsid w:val="00460547"/>
    <w:rsid w:val="00461BCD"/>
    <w:rsid w:val="00461CE0"/>
    <w:rsid w:val="00461E01"/>
    <w:rsid w:val="00461E72"/>
    <w:rsid w:val="00462752"/>
    <w:rsid w:val="00463451"/>
    <w:rsid w:val="00463486"/>
    <w:rsid w:val="0046393C"/>
    <w:rsid w:val="0046399A"/>
    <w:rsid w:val="00463A30"/>
    <w:rsid w:val="00463D34"/>
    <w:rsid w:val="00463ECB"/>
    <w:rsid w:val="00463F24"/>
    <w:rsid w:val="00463F63"/>
    <w:rsid w:val="004645B8"/>
    <w:rsid w:val="004646CA"/>
    <w:rsid w:val="00464BF9"/>
    <w:rsid w:val="00464DC2"/>
    <w:rsid w:val="004657AA"/>
    <w:rsid w:val="004658C3"/>
    <w:rsid w:val="00465A13"/>
    <w:rsid w:val="00465E41"/>
    <w:rsid w:val="00465E85"/>
    <w:rsid w:val="00466714"/>
    <w:rsid w:val="00466861"/>
    <w:rsid w:val="00466AF2"/>
    <w:rsid w:val="00466C6C"/>
    <w:rsid w:val="00466CF2"/>
    <w:rsid w:val="0046718A"/>
    <w:rsid w:val="004672CD"/>
    <w:rsid w:val="0046756C"/>
    <w:rsid w:val="00467F17"/>
    <w:rsid w:val="00470357"/>
    <w:rsid w:val="004703A3"/>
    <w:rsid w:val="004703F3"/>
    <w:rsid w:val="00470517"/>
    <w:rsid w:val="004707E2"/>
    <w:rsid w:val="00470A3B"/>
    <w:rsid w:val="00470D70"/>
    <w:rsid w:val="004711DE"/>
    <w:rsid w:val="0047128B"/>
    <w:rsid w:val="004717FC"/>
    <w:rsid w:val="004719FE"/>
    <w:rsid w:val="00471C5F"/>
    <w:rsid w:val="004725F2"/>
    <w:rsid w:val="004729C3"/>
    <w:rsid w:val="00472FEA"/>
    <w:rsid w:val="00473007"/>
    <w:rsid w:val="004734C0"/>
    <w:rsid w:val="00473A2A"/>
    <w:rsid w:val="00473A35"/>
    <w:rsid w:val="00473B69"/>
    <w:rsid w:val="00473F3D"/>
    <w:rsid w:val="00473F97"/>
    <w:rsid w:val="00474037"/>
    <w:rsid w:val="00474263"/>
    <w:rsid w:val="0047442F"/>
    <w:rsid w:val="004745DE"/>
    <w:rsid w:val="00474D56"/>
    <w:rsid w:val="00474E09"/>
    <w:rsid w:val="00474EF5"/>
    <w:rsid w:val="0047588C"/>
    <w:rsid w:val="00475D6E"/>
    <w:rsid w:val="00475FDC"/>
    <w:rsid w:val="004762CB"/>
    <w:rsid w:val="00476657"/>
    <w:rsid w:val="00476946"/>
    <w:rsid w:val="00476A29"/>
    <w:rsid w:val="00476E0E"/>
    <w:rsid w:val="004773E7"/>
    <w:rsid w:val="0047741D"/>
    <w:rsid w:val="0047785A"/>
    <w:rsid w:val="00477A79"/>
    <w:rsid w:val="00477BD4"/>
    <w:rsid w:val="004804B9"/>
    <w:rsid w:val="0048060A"/>
    <w:rsid w:val="00481738"/>
    <w:rsid w:val="00481823"/>
    <w:rsid w:val="00481F73"/>
    <w:rsid w:val="0048206E"/>
    <w:rsid w:val="004828CA"/>
    <w:rsid w:val="00482F40"/>
    <w:rsid w:val="00483899"/>
    <w:rsid w:val="00483D1E"/>
    <w:rsid w:val="00484009"/>
    <w:rsid w:val="00484A5B"/>
    <w:rsid w:val="00484DA6"/>
    <w:rsid w:val="00484EFE"/>
    <w:rsid w:val="00484F13"/>
    <w:rsid w:val="00485130"/>
    <w:rsid w:val="004852AD"/>
    <w:rsid w:val="00485371"/>
    <w:rsid w:val="00485438"/>
    <w:rsid w:val="00485589"/>
    <w:rsid w:val="00485A05"/>
    <w:rsid w:val="00485BC5"/>
    <w:rsid w:val="00485D01"/>
    <w:rsid w:val="00485E7B"/>
    <w:rsid w:val="00486360"/>
    <w:rsid w:val="00486885"/>
    <w:rsid w:val="00486D3C"/>
    <w:rsid w:val="00486D45"/>
    <w:rsid w:val="00487C98"/>
    <w:rsid w:val="00487CAD"/>
    <w:rsid w:val="00487CDD"/>
    <w:rsid w:val="00487DFE"/>
    <w:rsid w:val="00487E5D"/>
    <w:rsid w:val="004903D3"/>
    <w:rsid w:val="004906A5"/>
    <w:rsid w:val="004907EE"/>
    <w:rsid w:val="00490956"/>
    <w:rsid w:val="00490AA0"/>
    <w:rsid w:val="00490CDB"/>
    <w:rsid w:val="0049238E"/>
    <w:rsid w:val="00492770"/>
    <w:rsid w:val="00492A04"/>
    <w:rsid w:val="00492B40"/>
    <w:rsid w:val="00493388"/>
    <w:rsid w:val="0049346A"/>
    <w:rsid w:val="00493920"/>
    <w:rsid w:val="00493BC5"/>
    <w:rsid w:val="00493DBA"/>
    <w:rsid w:val="0049410D"/>
    <w:rsid w:val="00494B77"/>
    <w:rsid w:val="00494F26"/>
    <w:rsid w:val="00495388"/>
    <w:rsid w:val="00496E8D"/>
    <w:rsid w:val="0049788E"/>
    <w:rsid w:val="00497949"/>
    <w:rsid w:val="00497B9B"/>
    <w:rsid w:val="00497D15"/>
    <w:rsid w:val="00497EB3"/>
    <w:rsid w:val="004A0887"/>
    <w:rsid w:val="004A0B96"/>
    <w:rsid w:val="004A10C6"/>
    <w:rsid w:val="004A1B26"/>
    <w:rsid w:val="004A20C8"/>
    <w:rsid w:val="004A220F"/>
    <w:rsid w:val="004A255B"/>
    <w:rsid w:val="004A26BE"/>
    <w:rsid w:val="004A276D"/>
    <w:rsid w:val="004A2868"/>
    <w:rsid w:val="004A293A"/>
    <w:rsid w:val="004A2960"/>
    <w:rsid w:val="004A3203"/>
    <w:rsid w:val="004A3273"/>
    <w:rsid w:val="004A327E"/>
    <w:rsid w:val="004A3514"/>
    <w:rsid w:val="004A3B1C"/>
    <w:rsid w:val="004A3C24"/>
    <w:rsid w:val="004A3C29"/>
    <w:rsid w:val="004A3F14"/>
    <w:rsid w:val="004A3F61"/>
    <w:rsid w:val="004A4336"/>
    <w:rsid w:val="004A436D"/>
    <w:rsid w:val="004A4AB4"/>
    <w:rsid w:val="004A4D51"/>
    <w:rsid w:val="004A4FAE"/>
    <w:rsid w:val="004A550D"/>
    <w:rsid w:val="004A578F"/>
    <w:rsid w:val="004A6413"/>
    <w:rsid w:val="004A7944"/>
    <w:rsid w:val="004A7C1A"/>
    <w:rsid w:val="004A7DE2"/>
    <w:rsid w:val="004A7ECC"/>
    <w:rsid w:val="004A7EF3"/>
    <w:rsid w:val="004B0245"/>
    <w:rsid w:val="004B0643"/>
    <w:rsid w:val="004B07EA"/>
    <w:rsid w:val="004B0929"/>
    <w:rsid w:val="004B18B2"/>
    <w:rsid w:val="004B198C"/>
    <w:rsid w:val="004B1C1A"/>
    <w:rsid w:val="004B1E02"/>
    <w:rsid w:val="004B1E8C"/>
    <w:rsid w:val="004B263C"/>
    <w:rsid w:val="004B2D61"/>
    <w:rsid w:val="004B30AF"/>
    <w:rsid w:val="004B3120"/>
    <w:rsid w:val="004B313E"/>
    <w:rsid w:val="004B3597"/>
    <w:rsid w:val="004B3651"/>
    <w:rsid w:val="004B3A7E"/>
    <w:rsid w:val="004B3CD8"/>
    <w:rsid w:val="004B46D6"/>
    <w:rsid w:val="004B4752"/>
    <w:rsid w:val="004B4986"/>
    <w:rsid w:val="004B4B0F"/>
    <w:rsid w:val="004B4C1F"/>
    <w:rsid w:val="004B4F4B"/>
    <w:rsid w:val="004B54AB"/>
    <w:rsid w:val="004B571A"/>
    <w:rsid w:val="004B585D"/>
    <w:rsid w:val="004B59FD"/>
    <w:rsid w:val="004B5BE7"/>
    <w:rsid w:val="004B5CC6"/>
    <w:rsid w:val="004B5E41"/>
    <w:rsid w:val="004B604F"/>
    <w:rsid w:val="004B6448"/>
    <w:rsid w:val="004B6E21"/>
    <w:rsid w:val="004B6E8E"/>
    <w:rsid w:val="004B7534"/>
    <w:rsid w:val="004B7841"/>
    <w:rsid w:val="004B7B5F"/>
    <w:rsid w:val="004C0392"/>
    <w:rsid w:val="004C0733"/>
    <w:rsid w:val="004C0F6E"/>
    <w:rsid w:val="004C0FCC"/>
    <w:rsid w:val="004C1613"/>
    <w:rsid w:val="004C16EF"/>
    <w:rsid w:val="004C1850"/>
    <w:rsid w:val="004C192A"/>
    <w:rsid w:val="004C1A98"/>
    <w:rsid w:val="004C2086"/>
    <w:rsid w:val="004C2605"/>
    <w:rsid w:val="004C2A0D"/>
    <w:rsid w:val="004C2F72"/>
    <w:rsid w:val="004C3319"/>
    <w:rsid w:val="004C34EB"/>
    <w:rsid w:val="004C35E9"/>
    <w:rsid w:val="004C3C0D"/>
    <w:rsid w:val="004C3FB4"/>
    <w:rsid w:val="004C4078"/>
    <w:rsid w:val="004C416E"/>
    <w:rsid w:val="004C4182"/>
    <w:rsid w:val="004C43C4"/>
    <w:rsid w:val="004C43EB"/>
    <w:rsid w:val="004C50F5"/>
    <w:rsid w:val="004C514E"/>
    <w:rsid w:val="004C5368"/>
    <w:rsid w:val="004C538B"/>
    <w:rsid w:val="004C54D7"/>
    <w:rsid w:val="004C5B60"/>
    <w:rsid w:val="004C5CA4"/>
    <w:rsid w:val="004C6D5A"/>
    <w:rsid w:val="004C6E91"/>
    <w:rsid w:val="004C6FB9"/>
    <w:rsid w:val="004C70D5"/>
    <w:rsid w:val="004C73E9"/>
    <w:rsid w:val="004C7728"/>
    <w:rsid w:val="004C7842"/>
    <w:rsid w:val="004C7990"/>
    <w:rsid w:val="004C79D5"/>
    <w:rsid w:val="004C7AE4"/>
    <w:rsid w:val="004C7B6C"/>
    <w:rsid w:val="004C7D63"/>
    <w:rsid w:val="004D027C"/>
    <w:rsid w:val="004D0B39"/>
    <w:rsid w:val="004D0BA1"/>
    <w:rsid w:val="004D0DED"/>
    <w:rsid w:val="004D0E5F"/>
    <w:rsid w:val="004D0E6A"/>
    <w:rsid w:val="004D172E"/>
    <w:rsid w:val="004D1BBF"/>
    <w:rsid w:val="004D1C80"/>
    <w:rsid w:val="004D1E93"/>
    <w:rsid w:val="004D2224"/>
    <w:rsid w:val="004D2A5D"/>
    <w:rsid w:val="004D2BE0"/>
    <w:rsid w:val="004D2FC6"/>
    <w:rsid w:val="004D303F"/>
    <w:rsid w:val="004D32D3"/>
    <w:rsid w:val="004D33D8"/>
    <w:rsid w:val="004D3516"/>
    <w:rsid w:val="004D3525"/>
    <w:rsid w:val="004D3700"/>
    <w:rsid w:val="004D41FE"/>
    <w:rsid w:val="004D4708"/>
    <w:rsid w:val="004D4DBE"/>
    <w:rsid w:val="004D4E9B"/>
    <w:rsid w:val="004D52DB"/>
    <w:rsid w:val="004D55FF"/>
    <w:rsid w:val="004D5F9B"/>
    <w:rsid w:val="004D601A"/>
    <w:rsid w:val="004D6042"/>
    <w:rsid w:val="004D6969"/>
    <w:rsid w:val="004D6A97"/>
    <w:rsid w:val="004D6C1F"/>
    <w:rsid w:val="004D7502"/>
    <w:rsid w:val="004D7807"/>
    <w:rsid w:val="004E007A"/>
    <w:rsid w:val="004E02EA"/>
    <w:rsid w:val="004E0A9A"/>
    <w:rsid w:val="004E0D23"/>
    <w:rsid w:val="004E295E"/>
    <w:rsid w:val="004E2AA2"/>
    <w:rsid w:val="004E2CD8"/>
    <w:rsid w:val="004E31AD"/>
    <w:rsid w:val="004E39AA"/>
    <w:rsid w:val="004E3D46"/>
    <w:rsid w:val="004E4210"/>
    <w:rsid w:val="004E4895"/>
    <w:rsid w:val="004E4ABC"/>
    <w:rsid w:val="004E4F26"/>
    <w:rsid w:val="004E521C"/>
    <w:rsid w:val="004E55AB"/>
    <w:rsid w:val="004E55BF"/>
    <w:rsid w:val="004E57A8"/>
    <w:rsid w:val="004E59DC"/>
    <w:rsid w:val="004E68CE"/>
    <w:rsid w:val="004E6C97"/>
    <w:rsid w:val="004E6EB8"/>
    <w:rsid w:val="004E701D"/>
    <w:rsid w:val="004E733A"/>
    <w:rsid w:val="004E73A5"/>
    <w:rsid w:val="004E7875"/>
    <w:rsid w:val="004E79E3"/>
    <w:rsid w:val="004E7AF6"/>
    <w:rsid w:val="004F00D6"/>
    <w:rsid w:val="004F0563"/>
    <w:rsid w:val="004F0AAA"/>
    <w:rsid w:val="004F10C6"/>
    <w:rsid w:val="004F17BC"/>
    <w:rsid w:val="004F1945"/>
    <w:rsid w:val="004F19A7"/>
    <w:rsid w:val="004F19CD"/>
    <w:rsid w:val="004F19EA"/>
    <w:rsid w:val="004F1A04"/>
    <w:rsid w:val="004F2511"/>
    <w:rsid w:val="004F33F9"/>
    <w:rsid w:val="004F35AE"/>
    <w:rsid w:val="004F438C"/>
    <w:rsid w:val="004F4CB6"/>
    <w:rsid w:val="004F5200"/>
    <w:rsid w:val="004F580F"/>
    <w:rsid w:val="004F5B42"/>
    <w:rsid w:val="004F5BEA"/>
    <w:rsid w:val="004F5E45"/>
    <w:rsid w:val="004F5F91"/>
    <w:rsid w:val="004F60C3"/>
    <w:rsid w:val="004F6644"/>
    <w:rsid w:val="004F6E65"/>
    <w:rsid w:val="004F6F0D"/>
    <w:rsid w:val="004F6F7B"/>
    <w:rsid w:val="004F72BE"/>
    <w:rsid w:val="004F73E1"/>
    <w:rsid w:val="004F756F"/>
    <w:rsid w:val="004F7B31"/>
    <w:rsid w:val="004F7BC8"/>
    <w:rsid w:val="004F7C18"/>
    <w:rsid w:val="004F7C38"/>
    <w:rsid w:val="004F7DB1"/>
    <w:rsid w:val="004F7E1D"/>
    <w:rsid w:val="00500169"/>
    <w:rsid w:val="00500965"/>
    <w:rsid w:val="005009A9"/>
    <w:rsid w:val="00500A8A"/>
    <w:rsid w:val="00500C09"/>
    <w:rsid w:val="00500F89"/>
    <w:rsid w:val="00501A69"/>
    <w:rsid w:val="00501ADE"/>
    <w:rsid w:val="00501FBE"/>
    <w:rsid w:val="00502038"/>
    <w:rsid w:val="0050205B"/>
    <w:rsid w:val="005021B2"/>
    <w:rsid w:val="00502429"/>
    <w:rsid w:val="00502778"/>
    <w:rsid w:val="005029DD"/>
    <w:rsid w:val="00503908"/>
    <w:rsid w:val="00503C68"/>
    <w:rsid w:val="00503CD0"/>
    <w:rsid w:val="0050452C"/>
    <w:rsid w:val="00504C34"/>
    <w:rsid w:val="00504DF5"/>
    <w:rsid w:val="005050DA"/>
    <w:rsid w:val="00505115"/>
    <w:rsid w:val="00505491"/>
    <w:rsid w:val="005054A8"/>
    <w:rsid w:val="005058FF"/>
    <w:rsid w:val="0050653A"/>
    <w:rsid w:val="005067C2"/>
    <w:rsid w:val="00506B31"/>
    <w:rsid w:val="00507A89"/>
    <w:rsid w:val="00507BC5"/>
    <w:rsid w:val="005100B2"/>
    <w:rsid w:val="005101A8"/>
    <w:rsid w:val="00510453"/>
    <w:rsid w:val="00510728"/>
    <w:rsid w:val="00510BB3"/>
    <w:rsid w:val="00510F40"/>
    <w:rsid w:val="00511327"/>
    <w:rsid w:val="005113B0"/>
    <w:rsid w:val="0051144D"/>
    <w:rsid w:val="00511B3F"/>
    <w:rsid w:val="005120AE"/>
    <w:rsid w:val="0051237C"/>
    <w:rsid w:val="00512E76"/>
    <w:rsid w:val="00513016"/>
    <w:rsid w:val="005133BE"/>
    <w:rsid w:val="00513498"/>
    <w:rsid w:val="0051364E"/>
    <w:rsid w:val="005138E8"/>
    <w:rsid w:val="00513B1C"/>
    <w:rsid w:val="005140BE"/>
    <w:rsid w:val="005149C0"/>
    <w:rsid w:val="00514C54"/>
    <w:rsid w:val="0051502B"/>
    <w:rsid w:val="0051541F"/>
    <w:rsid w:val="00515B2F"/>
    <w:rsid w:val="00515F31"/>
    <w:rsid w:val="00516396"/>
    <w:rsid w:val="005163C9"/>
    <w:rsid w:val="0051641C"/>
    <w:rsid w:val="0051642D"/>
    <w:rsid w:val="005164CB"/>
    <w:rsid w:val="00516796"/>
    <w:rsid w:val="00516CF8"/>
    <w:rsid w:val="00516D0C"/>
    <w:rsid w:val="00516E28"/>
    <w:rsid w:val="00517175"/>
    <w:rsid w:val="005175D7"/>
    <w:rsid w:val="0052083B"/>
    <w:rsid w:val="00520A91"/>
    <w:rsid w:val="00520B79"/>
    <w:rsid w:val="00521675"/>
    <w:rsid w:val="00521C99"/>
    <w:rsid w:val="00521ECE"/>
    <w:rsid w:val="0052237D"/>
    <w:rsid w:val="005229E8"/>
    <w:rsid w:val="00522D2B"/>
    <w:rsid w:val="00522EDE"/>
    <w:rsid w:val="00522FC4"/>
    <w:rsid w:val="005232FC"/>
    <w:rsid w:val="0052338E"/>
    <w:rsid w:val="00523592"/>
    <w:rsid w:val="00523897"/>
    <w:rsid w:val="005239C6"/>
    <w:rsid w:val="00523D48"/>
    <w:rsid w:val="0052406B"/>
    <w:rsid w:val="005242C5"/>
    <w:rsid w:val="00524475"/>
    <w:rsid w:val="00524513"/>
    <w:rsid w:val="005246C5"/>
    <w:rsid w:val="00524933"/>
    <w:rsid w:val="00524C64"/>
    <w:rsid w:val="00524FD1"/>
    <w:rsid w:val="005251C2"/>
    <w:rsid w:val="0052530A"/>
    <w:rsid w:val="00525348"/>
    <w:rsid w:val="00525D99"/>
    <w:rsid w:val="00525EBE"/>
    <w:rsid w:val="00526F42"/>
    <w:rsid w:val="005273B3"/>
    <w:rsid w:val="005273CB"/>
    <w:rsid w:val="005276D1"/>
    <w:rsid w:val="005276D5"/>
    <w:rsid w:val="005277BD"/>
    <w:rsid w:val="00527B0A"/>
    <w:rsid w:val="00527E66"/>
    <w:rsid w:val="00527ECE"/>
    <w:rsid w:val="005308C9"/>
    <w:rsid w:val="00530902"/>
    <w:rsid w:val="0053104D"/>
    <w:rsid w:val="0053110C"/>
    <w:rsid w:val="0053114B"/>
    <w:rsid w:val="005313B1"/>
    <w:rsid w:val="005314BF"/>
    <w:rsid w:val="005314C0"/>
    <w:rsid w:val="0053177F"/>
    <w:rsid w:val="00531A0D"/>
    <w:rsid w:val="00531B88"/>
    <w:rsid w:val="00531C5F"/>
    <w:rsid w:val="00531DB0"/>
    <w:rsid w:val="0053245B"/>
    <w:rsid w:val="00532577"/>
    <w:rsid w:val="005327A4"/>
    <w:rsid w:val="00532C23"/>
    <w:rsid w:val="00532CCE"/>
    <w:rsid w:val="00533129"/>
    <w:rsid w:val="00533268"/>
    <w:rsid w:val="00533316"/>
    <w:rsid w:val="00533645"/>
    <w:rsid w:val="00533FC7"/>
    <w:rsid w:val="00534073"/>
    <w:rsid w:val="0053463D"/>
    <w:rsid w:val="00534699"/>
    <w:rsid w:val="00534AA9"/>
    <w:rsid w:val="00534C4F"/>
    <w:rsid w:val="00535236"/>
    <w:rsid w:val="005353F2"/>
    <w:rsid w:val="00535AF0"/>
    <w:rsid w:val="00535C1E"/>
    <w:rsid w:val="00535C7E"/>
    <w:rsid w:val="00536451"/>
    <w:rsid w:val="005368E6"/>
    <w:rsid w:val="005375D5"/>
    <w:rsid w:val="00537A12"/>
    <w:rsid w:val="00537A9B"/>
    <w:rsid w:val="00537E59"/>
    <w:rsid w:val="00540234"/>
    <w:rsid w:val="00540423"/>
    <w:rsid w:val="005409AB"/>
    <w:rsid w:val="00541586"/>
    <w:rsid w:val="00541927"/>
    <w:rsid w:val="0054198E"/>
    <w:rsid w:val="00541C8F"/>
    <w:rsid w:val="0054288E"/>
    <w:rsid w:val="005428C1"/>
    <w:rsid w:val="00542CB3"/>
    <w:rsid w:val="0054369A"/>
    <w:rsid w:val="00543EF0"/>
    <w:rsid w:val="005441CE"/>
    <w:rsid w:val="00544909"/>
    <w:rsid w:val="00544C9F"/>
    <w:rsid w:val="00544D39"/>
    <w:rsid w:val="00544F39"/>
    <w:rsid w:val="00544F9A"/>
    <w:rsid w:val="0054524E"/>
    <w:rsid w:val="005452D1"/>
    <w:rsid w:val="00545410"/>
    <w:rsid w:val="0054574F"/>
    <w:rsid w:val="00545B49"/>
    <w:rsid w:val="00545D0A"/>
    <w:rsid w:val="00545E48"/>
    <w:rsid w:val="00545EAD"/>
    <w:rsid w:val="00546160"/>
    <w:rsid w:val="0054621B"/>
    <w:rsid w:val="005463A8"/>
    <w:rsid w:val="0054643B"/>
    <w:rsid w:val="005465BF"/>
    <w:rsid w:val="005465E8"/>
    <w:rsid w:val="0054714F"/>
    <w:rsid w:val="0054718A"/>
    <w:rsid w:val="005473FC"/>
    <w:rsid w:val="00547617"/>
    <w:rsid w:val="00550253"/>
    <w:rsid w:val="005502A7"/>
    <w:rsid w:val="005502D1"/>
    <w:rsid w:val="00550445"/>
    <w:rsid w:val="005509B8"/>
    <w:rsid w:val="00550A2E"/>
    <w:rsid w:val="00550D7E"/>
    <w:rsid w:val="00550F49"/>
    <w:rsid w:val="0055162C"/>
    <w:rsid w:val="00551681"/>
    <w:rsid w:val="00551994"/>
    <w:rsid w:val="00551B3C"/>
    <w:rsid w:val="00551D9B"/>
    <w:rsid w:val="00552329"/>
    <w:rsid w:val="00552651"/>
    <w:rsid w:val="00552A27"/>
    <w:rsid w:val="005538B3"/>
    <w:rsid w:val="00554219"/>
    <w:rsid w:val="00554528"/>
    <w:rsid w:val="005546CC"/>
    <w:rsid w:val="00554987"/>
    <w:rsid w:val="005549E2"/>
    <w:rsid w:val="00554A9C"/>
    <w:rsid w:val="00554D21"/>
    <w:rsid w:val="005550FE"/>
    <w:rsid w:val="0055518C"/>
    <w:rsid w:val="005556C0"/>
    <w:rsid w:val="00555764"/>
    <w:rsid w:val="00555F2A"/>
    <w:rsid w:val="00556703"/>
    <w:rsid w:val="00556879"/>
    <w:rsid w:val="005569A4"/>
    <w:rsid w:val="00556D2C"/>
    <w:rsid w:val="00556F42"/>
    <w:rsid w:val="0055773F"/>
    <w:rsid w:val="00557F7F"/>
    <w:rsid w:val="00557FFC"/>
    <w:rsid w:val="005601AF"/>
    <w:rsid w:val="00560A54"/>
    <w:rsid w:val="00560E04"/>
    <w:rsid w:val="00560E2C"/>
    <w:rsid w:val="005610A3"/>
    <w:rsid w:val="005611EE"/>
    <w:rsid w:val="0056130D"/>
    <w:rsid w:val="0056136A"/>
    <w:rsid w:val="00561379"/>
    <w:rsid w:val="0056149C"/>
    <w:rsid w:val="005614EE"/>
    <w:rsid w:val="00561905"/>
    <w:rsid w:val="00561988"/>
    <w:rsid w:val="005622B4"/>
    <w:rsid w:val="00562473"/>
    <w:rsid w:val="0056264A"/>
    <w:rsid w:val="00562678"/>
    <w:rsid w:val="00562759"/>
    <w:rsid w:val="00562FDD"/>
    <w:rsid w:val="00563013"/>
    <w:rsid w:val="0056364E"/>
    <w:rsid w:val="005636F3"/>
    <w:rsid w:val="00563860"/>
    <w:rsid w:val="00563873"/>
    <w:rsid w:val="00563AFC"/>
    <w:rsid w:val="00563C88"/>
    <w:rsid w:val="00563EAB"/>
    <w:rsid w:val="005644E4"/>
    <w:rsid w:val="005645AA"/>
    <w:rsid w:val="00564E0E"/>
    <w:rsid w:val="00564EAC"/>
    <w:rsid w:val="005653C0"/>
    <w:rsid w:val="005656A8"/>
    <w:rsid w:val="00565B1A"/>
    <w:rsid w:val="00565FF9"/>
    <w:rsid w:val="0056606A"/>
    <w:rsid w:val="005667E8"/>
    <w:rsid w:val="00566928"/>
    <w:rsid w:val="00566DCE"/>
    <w:rsid w:val="00567326"/>
    <w:rsid w:val="0056791F"/>
    <w:rsid w:val="0056798C"/>
    <w:rsid w:val="00567D1A"/>
    <w:rsid w:val="005704F6"/>
    <w:rsid w:val="005706B9"/>
    <w:rsid w:val="00570DAF"/>
    <w:rsid w:val="00570F75"/>
    <w:rsid w:val="00571683"/>
    <w:rsid w:val="00571815"/>
    <w:rsid w:val="00571859"/>
    <w:rsid w:val="005720B3"/>
    <w:rsid w:val="0057214B"/>
    <w:rsid w:val="0057239A"/>
    <w:rsid w:val="005732C2"/>
    <w:rsid w:val="00573473"/>
    <w:rsid w:val="0057353A"/>
    <w:rsid w:val="0057376B"/>
    <w:rsid w:val="005738AB"/>
    <w:rsid w:val="00574CE9"/>
    <w:rsid w:val="00574F0E"/>
    <w:rsid w:val="00574F3E"/>
    <w:rsid w:val="005753B8"/>
    <w:rsid w:val="00575567"/>
    <w:rsid w:val="005757E1"/>
    <w:rsid w:val="00575F50"/>
    <w:rsid w:val="005769FF"/>
    <w:rsid w:val="00576EF0"/>
    <w:rsid w:val="00576FA2"/>
    <w:rsid w:val="00577C99"/>
    <w:rsid w:val="00577FE3"/>
    <w:rsid w:val="005801B9"/>
    <w:rsid w:val="005801E0"/>
    <w:rsid w:val="00580338"/>
    <w:rsid w:val="00580538"/>
    <w:rsid w:val="005807F2"/>
    <w:rsid w:val="00580A9F"/>
    <w:rsid w:val="00580D15"/>
    <w:rsid w:val="00580D87"/>
    <w:rsid w:val="00581245"/>
    <w:rsid w:val="00581633"/>
    <w:rsid w:val="00581BA9"/>
    <w:rsid w:val="0058202E"/>
    <w:rsid w:val="00582112"/>
    <w:rsid w:val="00582B37"/>
    <w:rsid w:val="00582C55"/>
    <w:rsid w:val="00582DA9"/>
    <w:rsid w:val="00582F63"/>
    <w:rsid w:val="005831E6"/>
    <w:rsid w:val="00583230"/>
    <w:rsid w:val="0058377F"/>
    <w:rsid w:val="00583DDB"/>
    <w:rsid w:val="00583F0C"/>
    <w:rsid w:val="00584128"/>
    <w:rsid w:val="00584848"/>
    <w:rsid w:val="005848E0"/>
    <w:rsid w:val="00584909"/>
    <w:rsid w:val="00584E0B"/>
    <w:rsid w:val="005852F1"/>
    <w:rsid w:val="005854B8"/>
    <w:rsid w:val="00585806"/>
    <w:rsid w:val="005858A7"/>
    <w:rsid w:val="00585974"/>
    <w:rsid w:val="00585BD7"/>
    <w:rsid w:val="00585FF6"/>
    <w:rsid w:val="00586165"/>
    <w:rsid w:val="005863D6"/>
    <w:rsid w:val="005866F0"/>
    <w:rsid w:val="005869C9"/>
    <w:rsid w:val="00587416"/>
    <w:rsid w:val="00587A3E"/>
    <w:rsid w:val="00587D4B"/>
    <w:rsid w:val="00587EBB"/>
    <w:rsid w:val="005905DE"/>
    <w:rsid w:val="0059064F"/>
    <w:rsid w:val="00590A32"/>
    <w:rsid w:val="00590AA4"/>
    <w:rsid w:val="00590D41"/>
    <w:rsid w:val="00590DDA"/>
    <w:rsid w:val="00590F27"/>
    <w:rsid w:val="00591015"/>
    <w:rsid w:val="005918A2"/>
    <w:rsid w:val="0059245E"/>
    <w:rsid w:val="00592772"/>
    <w:rsid w:val="00592FC5"/>
    <w:rsid w:val="00593B00"/>
    <w:rsid w:val="00593D86"/>
    <w:rsid w:val="00594259"/>
    <w:rsid w:val="005944EE"/>
    <w:rsid w:val="005946C3"/>
    <w:rsid w:val="0059486A"/>
    <w:rsid w:val="005949CB"/>
    <w:rsid w:val="00595587"/>
    <w:rsid w:val="00595815"/>
    <w:rsid w:val="00595816"/>
    <w:rsid w:val="00595B76"/>
    <w:rsid w:val="00595E36"/>
    <w:rsid w:val="00595E8B"/>
    <w:rsid w:val="00596013"/>
    <w:rsid w:val="005961F6"/>
    <w:rsid w:val="00596DA3"/>
    <w:rsid w:val="00597ED8"/>
    <w:rsid w:val="00597F22"/>
    <w:rsid w:val="005A049D"/>
    <w:rsid w:val="005A0671"/>
    <w:rsid w:val="005A08BC"/>
    <w:rsid w:val="005A0A9C"/>
    <w:rsid w:val="005A0ACC"/>
    <w:rsid w:val="005A167E"/>
    <w:rsid w:val="005A16E3"/>
    <w:rsid w:val="005A1880"/>
    <w:rsid w:val="005A1A00"/>
    <w:rsid w:val="005A1AA8"/>
    <w:rsid w:val="005A2625"/>
    <w:rsid w:val="005A26E7"/>
    <w:rsid w:val="005A2884"/>
    <w:rsid w:val="005A2F42"/>
    <w:rsid w:val="005A2FBD"/>
    <w:rsid w:val="005A35BD"/>
    <w:rsid w:val="005A3952"/>
    <w:rsid w:val="005A3A43"/>
    <w:rsid w:val="005A3F4F"/>
    <w:rsid w:val="005A41E3"/>
    <w:rsid w:val="005A47D1"/>
    <w:rsid w:val="005A5006"/>
    <w:rsid w:val="005A55AB"/>
    <w:rsid w:val="005A59D8"/>
    <w:rsid w:val="005A5A2E"/>
    <w:rsid w:val="005A5B0D"/>
    <w:rsid w:val="005A5B4C"/>
    <w:rsid w:val="005A6175"/>
    <w:rsid w:val="005A655D"/>
    <w:rsid w:val="005A6614"/>
    <w:rsid w:val="005A68E7"/>
    <w:rsid w:val="005A6BF6"/>
    <w:rsid w:val="005A6F1C"/>
    <w:rsid w:val="005A7112"/>
    <w:rsid w:val="005A791E"/>
    <w:rsid w:val="005A7932"/>
    <w:rsid w:val="005A7BA9"/>
    <w:rsid w:val="005A7CBD"/>
    <w:rsid w:val="005A7D47"/>
    <w:rsid w:val="005B02A7"/>
    <w:rsid w:val="005B0C28"/>
    <w:rsid w:val="005B0F8F"/>
    <w:rsid w:val="005B183C"/>
    <w:rsid w:val="005B1F7E"/>
    <w:rsid w:val="005B2020"/>
    <w:rsid w:val="005B2989"/>
    <w:rsid w:val="005B2B28"/>
    <w:rsid w:val="005B2B96"/>
    <w:rsid w:val="005B2C71"/>
    <w:rsid w:val="005B2CEE"/>
    <w:rsid w:val="005B2DAF"/>
    <w:rsid w:val="005B2EFB"/>
    <w:rsid w:val="005B2F3C"/>
    <w:rsid w:val="005B2F42"/>
    <w:rsid w:val="005B33CC"/>
    <w:rsid w:val="005B36E4"/>
    <w:rsid w:val="005B3B59"/>
    <w:rsid w:val="005B3FB6"/>
    <w:rsid w:val="005B4F79"/>
    <w:rsid w:val="005B50AB"/>
    <w:rsid w:val="005B513E"/>
    <w:rsid w:val="005B55C2"/>
    <w:rsid w:val="005B570F"/>
    <w:rsid w:val="005B5C82"/>
    <w:rsid w:val="005B5E70"/>
    <w:rsid w:val="005B5EFD"/>
    <w:rsid w:val="005B67C5"/>
    <w:rsid w:val="005B682B"/>
    <w:rsid w:val="005B6C64"/>
    <w:rsid w:val="005B6DF1"/>
    <w:rsid w:val="005B6F41"/>
    <w:rsid w:val="005B7E98"/>
    <w:rsid w:val="005B7F05"/>
    <w:rsid w:val="005C002B"/>
    <w:rsid w:val="005C04C5"/>
    <w:rsid w:val="005C0744"/>
    <w:rsid w:val="005C09AE"/>
    <w:rsid w:val="005C09D4"/>
    <w:rsid w:val="005C0A16"/>
    <w:rsid w:val="005C239E"/>
    <w:rsid w:val="005C2589"/>
    <w:rsid w:val="005C2886"/>
    <w:rsid w:val="005C28DA"/>
    <w:rsid w:val="005C2D23"/>
    <w:rsid w:val="005C325B"/>
    <w:rsid w:val="005C3A22"/>
    <w:rsid w:val="005C4022"/>
    <w:rsid w:val="005C40DC"/>
    <w:rsid w:val="005C42C1"/>
    <w:rsid w:val="005C459F"/>
    <w:rsid w:val="005C50AE"/>
    <w:rsid w:val="005C5120"/>
    <w:rsid w:val="005C5308"/>
    <w:rsid w:val="005C637C"/>
    <w:rsid w:val="005C6A0F"/>
    <w:rsid w:val="005C6A58"/>
    <w:rsid w:val="005C773D"/>
    <w:rsid w:val="005C777B"/>
    <w:rsid w:val="005C7E26"/>
    <w:rsid w:val="005C7E52"/>
    <w:rsid w:val="005D011B"/>
    <w:rsid w:val="005D033C"/>
    <w:rsid w:val="005D08A9"/>
    <w:rsid w:val="005D0A8D"/>
    <w:rsid w:val="005D0E7D"/>
    <w:rsid w:val="005D11A7"/>
    <w:rsid w:val="005D17EC"/>
    <w:rsid w:val="005D1964"/>
    <w:rsid w:val="005D1B94"/>
    <w:rsid w:val="005D1F9F"/>
    <w:rsid w:val="005D29D7"/>
    <w:rsid w:val="005D2DF8"/>
    <w:rsid w:val="005D3063"/>
    <w:rsid w:val="005D31B1"/>
    <w:rsid w:val="005D3387"/>
    <w:rsid w:val="005D352A"/>
    <w:rsid w:val="005D37A3"/>
    <w:rsid w:val="005D399E"/>
    <w:rsid w:val="005D3CD4"/>
    <w:rsid w:val="005D3E16"/>
    <w:rsid w:val="005D3FE7"/>
    <w:rsid w:val="005D406F"/>
    <w:rsid w:val="005D41B2"/>
    <w:rsid w:val="005D4347"/>
    <w:rsid w:val="005D4618"/>
    <w:rsid w:val="005D46FD"/>
    <w:rsid w:val="005D4C74"/>
    <w:rsid w:val="005D5891"/>
    <w:rsid w:val="005D5A1E"/>
    <w:rsid w:val="005D5C92"/>
    <w:rsid w:val="005D64A2"/>
    <w:rsid w:val="005D691B"/>
    <w:rsid w:val="005D6A3A"/>
    <w:rsid w:val="005D6E80"/>
    <w:rsid w:val="005D6E99"/>
    <w:rsid w:val="005D7668"/>
    <w:rsid w:val="005D78DE"/>
    <w:rsid w:val="005E0121"/>
    <w:rsid w:val="005E06FB"/>
    <w:rsid w:val="005E089E"/>
    <w:rsid w:val="005E0CFE"/>
    <w:rsid w:val="005E0F8B"/>
    <w:rsid w:val="005E1480"/>
    <w:rsid w:val="005E1A6E"/>
    <w:rsid w:val="005E1ADD"/>
    <w:rsid w:val="005E2004"/>
    <w:rsid w:val="005E26D1"/>
    <w:rsid w:val="005E2799"/>
    <w:rsid w:val="005E27AB"/>
    <w:rsid w:val="005E2B08"/>
    <w:rsid w:val="005E2C98"/>
    <w:rsid w:val="005E34BA"/>
    <w:rsid w:val="005E3E8D"/>
    <w:rsid w:val="005E3FF1"/>
    <w:rsid w:val="005E465B"/>
    <w:rsid w:val="005E4D08"/>
    <w:rsid w:val="005E5436"/>
    <w:rsid w:val="005E5D07"/>
    <w:rsid w:val="005E60AC"/>
    <w:rsid w:val="005E641D"/>
    <w:rsid w:val="005E681F"/>
    <w:rsid w:val="005E682A"/>
    <w:rsid w:val="005E6FC5"/>
    <w:rsid w:val="005E70FE"/>
    <w:rsid w:val="005E71B4"/>
    <w:rsid w:val="005E7C77"/>
    <w:rsid w:val="005F0158"/>
    <w:rsid w:val="005F035D"/>
    <w:rsid w:val="005F040A"/>
    <w:rsid w:val="005F09DC"/>
    <w:rsid w:val="005F0BE8"/>
    <w:rsid w:val="005F0C79"/>
    <w:rsid w:val="005F109D"/>
    <w:rsid w:val="005F1104"/>
    <w:rsid w:val="005F19CF"/>
    <w:rsid w:val="005F1A7A"/>
    <w:rsid w:val="005F1C94"/>
    <w:rsid w:val="005F21FB"/>
    <w:rsid w:val="005F2338"/>
    <w:rsid w:val="005F2584"/>
    <w:rsid w:val="005F2851"/>
    <w:rsid w:val="005F28C8"/>
    <w:rsid w:val="005F2ACE"/>
    <w:rsid w:val="005F2D8F"/>
    <w:rsid w:val="005F2EB0"/>
    <w:rsid w:val="005F316B"/>
    <w:rsid w:val="005F3E2B"/>
    <w:rsid w:val="005F3EF3"/>
    <w:rsid w:val="005F4F00"/>
    <w:rsid w:val="005F4F28"/>
    <w:rsid w:val="005F511F"/>
    <w:rsid w:val="005F5156"/>
    <w:rsid w:val="005F5B7D"/>
    <w:rsid w:val="005F5D96"/>
    <w:rsid w:val="005F6191"/>
    <w:rsid w:val="005F62B5"/>
    <w:rsid w:val="005F68A4"/>
    <w:rsid w:val="005F6CB3"/>
    <w:rsid w:val="005F6E26"/>
    <w:rsid w:val="005F703B"/>
    <w:rsid w:val="005F73B6"/>
    <w:rsid w:val="005F74ED"/>
    <w:rsid w:val="005F7520"/>
    <w:rsid w:val="005F7684"/>
    <w:rsid w:val="005F7698"/>
    <w:rsid w:val="005F7716"/>
    <w:rsid w:val="005F771F"/>
    <w:rsid w:val="005F7D7E"/>
    <w:rsid w:val="00600278"/>
    <w:rsid w:val="00601321"/>
    <w:rsid w:val="006015BD"/>
    <w:rsid w:val="00601EA5"/>
    <w:rsid w:val="00601F44"/>
    <w:rsid w:val="00602296"/>
    <w:rsid w:val="006026C3"/>
    <w:rsid w:val="00602E32"/>
    <w:rsid w:val="006034EE"/>
    <w:rsid w:val="006035B7"/>
    <w:rsid w:val="00603759"/>
    <w:rsid w:val="00603A53"/>
    <w:rsid w:val="00603BAC"/>
    <w:rsid w:val="00603C2F"/>
    <w:rsid w:val="00604144"/>
    <w:rsid w:val="00604173"/>
    <w:rsid w:val="0060427B"/>
    <w:rsid w:val="00604319"/>
    <w:rsid w:val="006044EB"/>
    <w:rsid w:val="0060459B"/>
    <w:rsid w:val="006045F7"/>
    <w:rsid w:val="006046B7"/>
    <w:rsid w:val="00604EC5"/>
    <w:rsid w:val="0060565E"/>
    <w:rsid w:val="006058EB"/>
    <w:rsid w:val="00605C80"/>
    <w:rsid w:val="00605FE5"/>
    <w:rsid w:val="006067B9"/>
    <w:rsid w:val="006070D5"/>
    <w:rsid w:val="00607127"/>
    <w:rsid w:val="00607160"/>
    <w:rsid w:val="00607262"/>
    <w:rsid w:val="006073A6"/>
    <w:rsid w:val="006075DB"/>
    <w:rsid w:val="006076C8"/>
    <w:rsid w:val="006076D5"/>
    <w:rsid w:val="00610808"/>
    <w:rsid w:val="00611684"/>
    <w:rsid w:val="00611690"/>
    <w:rsid w:val="0061197C"/>
    <w:rsid w:val="00611C81"/>
    <w:rsid w:val="00611C9E"/>
    <w:rsid w:val="00611CF2"/>
    <w:rsid w:val="00611F36"/>
    <w:rsid w:val="00612359"/>
    <w:rsid w:val="0061236B"/>
    <w:rsid w:val="00612550"/>
    <w:rsid w:val="00612593"/>
    <w:rsid w:val="00612B86"/>
    <w:rsid w:val="00612C43"/>
    <w:rsid w:val="00613480"/>
    <w:rsid w:val="006138F8"/>
    <w:rsid w:val="0061391A"/>
    <w:rsid w:val="006139E4"/>
    <w:rsid w:val="00613A0D"/>
    <w:rsid w:val="00613E1A"/>
    <w:rsid w:val="0061405B"/>
    <w:rsid w:val="00614C3F"/>
    <w:rsid w:val="00615142"/>
    <w:rsid w:val="00615789"/>
    <w:rsid w:val="00615833"/>
    <w:rsid w:val="00615A33"/>
    <w:rsid w:val="006160D3"/>
    <w:rsid w:val="006160D9"/>
    <w:rsid w:val="006163EE"/>
    <w:rsid w:val="00617027"/>
    <w:rsid w:val="0061713B"/>
    <w:rsid w:val="00617694"/>
    <w:rsid w:val="006179CF"/>
    <w:rsid w:val="00617DD9"/>
    <w:rsid w:val="00617DF3"/>
    <w:rsid w:val="00617E1E"/>
    <w:rsid w:val="006208A9"/>
    <w:rsid w:val="00620FBF"/>
    <w:rsid w:val="0062169F"/>
    <w:rsid w:val="006216F7"/>
    <w:rsid w:val="00621724"/>
    <w:rsid w:val="00622042"/>
    <w:rsid w:val="0062277F"/>
    <w:rsid w:val="00622900"/>
    <w:rsid w:val="00622C92"/>
    <w:rsid w:val="00622E7C"/>
    <w:rsid w:val="00622EE0"/>
    <w:rsid w:val="0062353A"/>
    <w:rsid w:val="00623B8D"/>
    <w:rsid w:val="00623D55"/>
    <w:rsid w:val="006241F4"/>
    <w:rsid w:val="006247B6"/>
    <w:rsid w:val="00624B27"/>
    <w:rsid w:val="00624E00"/>
    <w:rsid w:val="0062506A"/>
    <w:rsid w:val="00625162"/>
    <w:rsid w:val="006255DD"/>
    <w:rsid w:val="0062677D"/>
    <w:rsid w:val="00626D02"/>
    <w:rsid w:val="006270A1"/>
    <w:rsid w:val="0062744B"/>
    <w:rsid w:val="006278C6"/>
    <w:rsid w:val="006301E7"/>
    <w:rsid w:val="00630256"/>
    <w:rsid w:val="0063038C"/>
    <w:rsid w:val="006306DE"/>
    <w:rsid w:val="0063121A"/>
    <w:rsid w:val="00631825"/>
    <w:rsid w:val="00631B59"/>
    <w:rsid w:val="00631C23"/>
    <w:rsid w:val="00632168"/>
    <w:rsid w:val="0063230A"/>
    <w:rsid w:val="00632377"/>
    <w:rsid w:val="0063241F"/>
    <w:rsid w:val="00632793"/>
    <w:rsid w:val="00633171"/>
    <w:rsid w:val="00633272"/>
    <w:rsid w:val="00633714"/>
    <w:rsid w:val="0063382B"/>
    <w:rsid w:val="00633A48"/>
    <w:rsid w:val="006342E6"/>
    <w:rsid w:val="006344A0"/>
    <w:rsid w:val="0063474D"/>
    <w:rsid w:val="0063490E"/>
    <w:rsid w:val="006350BE"/>
    <w:rsid w:val="00635378"/>
    <w:rsid w:val="006355F1"/>
    <w:rsid w:val="00636886"/>
    <w:rsid w:val="00636A4D"/>
    <w:rsid w:val="00636AF5"/>
    <w:rsid w:val="00636B04"/>
    <w:rsid w:val="00636BAD"/>
    <w:rsid w:val="00637059"/>
    <w:rsid w:val="006379B6"/>
    <w:rsid w:val="00637A7F"/>
    <w:rsid w:val="00637CD4"/>
    <w:rsid w:val="00637E0E"/>
    <w:rsid w:val="00640624"/>
    <w:rsid w:val="00640CEA"/>
    <w:rsid w:val="00640EA8"/>
    <w:rsid w:val="0064138C"/>
    <w:rsid w:val="006415F4"/>
    <w:rsid w:val="00641A17"/>
    <w:rsid w:val="00641D73"/>
    <w:rsid w:val="0064258F"/>
    <w:rsid w:val="006428D8"/>
    <w:rsid w:val="0064293E"/>
    <w:rsid w:val="00642947"/>
    <w:rsid w:val="006429A4"/>
    <w:rsid w:val="0064346D"/>
    <w:rsid w:val="00643B26"/>
    <w:rsid w:val="00643B7A"/>
    <w:rsid w:val="00644A5B"/>
    <w:rsid w:val="00644A9D"/>
    <w:rsid w:val="0064530D"/>
    <w:rsid w:val="0064535E"/>
    <w:rsid w:val="00646ADF"/>
    <w:rsid w:val="006470B3"/>
    <w:rsid w:val="0064747B"/>
    <w:rsid w:val="00647CEE"/>
    <w:rsid w:val="00647F45"/>
    <w:rsid w:val="006502B8"/>
    <w:rsid w:val="006502CD"/>
    <w:rsid w:val="00650A7E"/>
    <w:rsid w:val="00650E59"/>
    <w:rsid w:val="00651904"/>
    <w:rsid w:val="00651AD1"/>
    <w:rsid w:val="00651C8C"/>
    <w:rsid w:val="006521A9"/>
    <w:rsid w:val="006524CF"/>
    <w:rsid w:val="00652552"/>
    <w:rsid w:val="00652F8B"/>
    <w:rsid w:val="0065311E"/>
    <w:rsid w:val="0065365C"/>
    <w:rsid w:val="00653C80"/>
    <w:rsid w:val="00653EB3"/>
    <w:rsid w:val="00654000"/>
    <w:rsid w:val="006549BD"/>
    <w:rsid w:val="00654C1C"/>
    <w:rsid w:val="0065532F"/>
    <w:rsid w:val="0065553D"/>
    <w:rsid w:val="00655A1A"/>
    <w:rsid w:val="00655D00"/>
    <w:rsid w:val="006567A9"/>
    <w:rsid w:val="00656BB0"/>
    <w:rsid w:val="00656D64"/>
    <w:rsid w:val="0065710C"/>
    <w:rsid w:val="00657317"/>
    <w:rsid w:val="006575C5"/>
    <w:rsid w:val="00657A15"/>
    <w:rsid w:val="00657C15"/>
    <w:rsid w:val="00660A22"/>
    <w:rsid w:val="00660BF2"/>
    <w:rsid w:val="00660D93"/>
    <w:rsid w:val="00660D95"/>
    <w:rsid w:val="00661127"/>
    <w:rsid w:val="006617C1"/>
    <w:rsid w:val="00661959"/>
    <w:rsid w:val="0066208C"/>
    <w:rsid w:val="0066248F"/>
    <w:rsid w:val="00662C30"/>
    <w:rsid w:val="006633FD"/>
    <w:rsid w:val="0066344D"/>
    <w:rsid w:val="00663730"/>
    <w:rsid w:val="00663799"/>
    <w:rsid w:val="006638B2"/>
    <w:rsid w:val="00663AEA"/>
    <w:rsid w:val="00663DE5"/>
    <w:rsid w:val="00663F16"/>
    <w:rsid w:val="006640FD"/>
    <w:rsid w:val="00664685"/>
    <w:rsid w:val="006647D0"/>
    <w:rsid w:val="00664976"/>
    <w:rsid w:val="006649F8"/>
    <w:rsid w:val="00665286"/>
    <w:rsid w:val="0066563E"/>
    <w:rsid w:val="00665EDA"/>
    <w:rsid w:val="00665FB0"/>
    <w:rsid w:val="0066616F"/>
    <w:rsid w:val="006661C0"/>
    <w:rsid w:val="0066639B"/>
    <w:rsid w:val="00666A9B"/>
    <w:rsid w:val="00666ACB"/>
    <w:rsid w:val="0066731E"/>
    <w:rsid w:val="00667687"/>
    <w:rsid w:val="00667C59"/>
    <w:rsid w:val="00667D6B"/>
    <w:rsid w:val="006703D8"/>
    <w:rsid w:val="00670871"/>
    <w:rsid w:val="00670C65"/>
    <w:rsid w:val="00670F7D"/>
    <w:rsid w:val="00671452"/>
    <w:rsid w:val="0067159A"/>
    <w:rsid w:val="00671661"/>
    <w:rsid w:val="00671CA9"/>
    <w:rsid w:val="00672090"/>
    <w:rsid w:val="0067228F"/>
    <w:rsid w:val="006728CC"/>
    <w:rsid w:val="00672C1E"/>
    <w:rsid w:val="0067384B"/>
    <w:rsid w:val="00674093"/>
    <w:rsid w:val="006742AB"/>
    <w:rsid w:val="00674971"/>
    <w:rsid w:val="00674ACA"/>
    <w:rsid w:val="00674BFB"/>
    <w:rsid w:val="0067529E"/>
    <w:rsid w:val="00675DB6"/>
    <w:rsid w:val="00675EB5"/>
    <w:rsid w:val="00675EEA"/>
    <w:rsid w:val="00675F57"/>
    <w:rsid w:val="00676074"/>
    <w:rsid w:val="0067626E"/>
    <w:rsid w:val="00676313"/>
    <w:rsid w:val="00676812"/>
    <w:rsid w:val="0067790D"/>
    <w:rsid w:val="00680108"/>
    <w:rsid w:val="0068045C"/>
    <w:rsid w:val="0068062A"/>
    <w:rsid w:val="00680D60"/>
    <w:rsid w:val="00680E19"/>
    <w:rsid w:val="00681326"/>
    <w:rsid w:val="00681414"/>
    <w:rsid w:val="006814B5"/>
    <w:rsid w:val="00681763"/>
    <w:rsid w:val="00681F4D"/>
    <w:rsid w:val="006823F9"/>
    <w:rsid w:val="00682928"/>
    <w:rsid w:val="00682AF4"/>
    <w:rsid w:val="00682E7C"/>
    <w:rsid w:val="006830BB"/>
    <w:rsid w:val="006837CF"/>
    <w:rsid w:val="00683976"/>
    <w:rsid w:val="00683BC6"/>
    <w:rsid w:val="00683F65"/>
    <w:rsid w:val="00684977"/>
    <w:rsid w:val="00684AE9"/>
    <w:rsid w:val="00684C51"/>
    <w:rsid w:val="0068524E"/>
    <w:rsid w:val="006852B4"/>
    <w:rsid w:val="00685544"/>
    <w:rsid w:val="00685988"/>
    <w:rsid w:val="00685BD9"/>
    <w:rsid w:val="00685F3B"/>
    <w:rsid w:val="00685F91"/>
    <w:rsid w:val="00686544"/>
    <w:rsid w:val="00686723"/>
    <w:rsid w:val="0068705D"/>
    <w:rsid w:val="00687E0D"/>
    <w:rsid w:val="00690075"/>
    <w:rsid w:val="00690158"/>
    <w:rsid w:val="00690598"/>
    <w:rsid w:val="006905CB"/>
    <w:rsid w:val="006906A2"/>
    <w:rsid w:val="00690707"/>
    <w:rsid w:val="00690C19"/>
    <w:rsid w:val="00691798"/>
    <w:rsid w:val="006917C4"/>
    <w:rsid w:val="00691FD5"/>
    <w:rsid w:val="006927B3"/>
    <w:rsid w:val="006927E1"/>
    <w:rsid w:val="006929B7"/>
    <w:rsid w:val="00692ACF"/>
    <w:rsid w:val="00692EF3"/>
    <w:rsid w:val="0069311F"/>
    <w:rsid w:val="00694C64"/>
    <w:rsid w:val="00694E54"/>
    <w:rsid w:val="0069581E"/>
    <w:rsid w:val="00695B65"/>
    <w:rsid w:val="00695CD1"/>
    <w:rsid w:val="00695D83"/>
    <w:rsid w:val="00696705"/>
    <w:rsid w:val="006968A0"/>
    <w:rsid w:val="00696ABF"/>
    <w:rsid w:val="00696F74"/>
    <w:rsid w:val="0069730B"/>
    <w:rsid w:val="006976F2"/>
    <w:rsid w:val="00697CDD"/>
    <w:rsid w:val="00697E67"/>
    <w:rsid w:val="00697F5E"/>
    <w:rsid w:val="006A007C"/>
    <w:rsid w:val="006A0407"/>
    <w:rsid w:val="006A06A8"/>
    <w:rsid w:val="006A0BB0"/>
    <w:rsid w:val="006A0C7E"/>
    <w:rsid w:val="006A0F28"/>
    <w:rsid w:val="006A13FF"/>
    <w:rsid w:val="006A1509"/>
    <w:rsid w:val="006A1C04"/>
    <w:rsid w:val="006A1E40"/>
    <w:rsid w:val="006A2442"/>
    <w:rsid w:val="006A2500"/>
    <w:rsid w:val="006A2971"/>
    <w:rsid w:val="006A2CB6"/>
    <w:rsid w:val="006A2ED0"/>
    <w:rsid w:val="006A2ED6"/>
    <w:rsid w:val="006A322E"/>
    <w:rsid w:val="006A3351"/>
    <w:rsid w:val="006A37E1"/>
    <w:rsid w:val="006A3CBB"/>
    <w:rsid w:val="006A408B"/>
    <w:rsid w:val="006A4139"/>
    <w:rsid w:val="006A43CF"/>
    <w:rsid w:val="006A46E2"/>
    <w:rsid w:val="006A4A7E"/>
    <w:rsid w:val="006A4B3B"/>
    <w:rsid w:val="006A5789"/>
    <w:rsid w:val="006A5D8C"/>
    <w:rsid w:val="006A5E7A"/>
    <w:rsid w:val="006A6506"/>
    <w:rsid w:val="006A673D"/>
    <w:rsid w:val="006A67E4"/>
    <w:rsid w:val="006A6809"/>
    <w:rsid w:val="006A6CF6"/>
    <w:rsid w:val="006A6FD3"/>
    <w:rsid w:val="006A73F5"/>
    <w:rsid w:val="006A7798"/>
    <w:rsid w:val="006A7C37"/>
    <w:rsid w:val="006A7F9E"/>
    <w:rsid w:val="006B01FA"/>
    <w:rsid w:val="006B0772"/>
    <w:rsid w:val="006B0896"/>
    <w:rsid w:val="006B0C87"/>
    <w:rsid w:val="006B0D55"/>
    <w:rsid w:val="006B0DE6"/>
    <w:rsid w:val="006B10D1"/>
    <w:rsid w:val="006B14E8"/>
    <w:rsid w:val="006B1A28"/>
    <w:rsid w:val="006B1A40"/>
    <w:rsid w:val="006B1CB5"/>
    <w:rsid w:val="006B1FA2"/>
    <w:rsid w:val="006B1FCF"/>
    <w:rsid w:val="006B21B1"/>
    <w:rsid w:val="006B245A"/>
    <w:rsid w:val="006B2811"/>
    <w:rsid w:val="006B2B48"/>
    <w:rsid w:val="006B2D43"/>
    <w:rsid w:val="006B2DB3"/>
    <w:rsid w:val="006B385B"/>
    <w:rsid w:val="006B3A59"/>
    <w:rsid w:val="006B400D"/>
    <w:rsid w:val="006B41AE"/>
    <w:rsid w:val="006B488B"/>
    <w:rsid w:val="006B4909"/>
    <w:rsid w:val="006B4A62"/>
    <w:rsid w:val="006B50F8"/>
    <w:rsid w:val="006B5184"/>
    <w:rsid w:val="006B5460"/>
    <w:rsid w:val="006B5581"/>
    <w:rsid w:val="006B574D"/>
    <w:rsid w:val="006B63D7"/>
    <w:rsid w:val="006B63EE"/>
    <w:rsid w:val="006B64FE"/>
    <w:rsid w:val="006B6769"/>
    <w:rsid w:val="006B677E"/>
    <w:rsid w:val="006B67AF"/>
    <w:rsid w:val="006B6A35"/>
    <w:rsid w:val="006B6C80"/>
    <w:rsid w:val="006B7064"/>
    <w:rsid w:val="006B73A3"/>
    <w:rsid w:val="006B756A"/>
    <w:rsid w:val="006B75E0"/>
    <w:rsid w:val="006B7913"/>
    <w:rsid w:val="006B7BC5"/>
    <w:rsid w:val="006B7C28"/>
    <w:rsid w:val="006C00D2"/>
    <w:rsid w:val="006C04F4"/>
    <w:rsid w:val="006C0614"/>
    <w:rsid w:val="006C0D92"/>
    <w:rsid w:val="006C0EF7"/>
    <w:rsid w:val="006C1144"/>
    <w:rsid w:val="006C1200"/>
    <w:rsid w:val="006C16E6"/>
    <w:rsid w:val="006C17A4"/>
    <w:rsid w:val="006C1B51"/>
    <w:rsid w:val="006C1FB1"/>
    <w:rsid w:val="006C20D2"/>
    <w:rsid w:val="006C2487"/>
    <w:rsid w:val="006C2752"/>
    <w:rsid w:val="006C29BC"/>
    <w:rsid w:val="006C2AA2"/>
    <w:rsid w:val="006C2B0B"/>
    <w:rsid w:val="006C2B6F"/>
    <w:rsid w:val="006C2E46"/>
    <w:rsid w:val="006C31CF"/>
    <w:rsid w:val="006C320F"/>
    <w:rsid w:val="006C37E8"/>
    <w:rsid w:val="006C3893"/>
    <w:rsid w:val="006C38DF"/>
    <w:rsid w:val="006C3CEE"/>
    <w:rsid w:val="006C431D"/>
    <w:rsid w:val="006C488B"/>
    <w:rsid w:val="006C499D"/>
    <w:rsid w:val="006C5727"/>
    <w:rsid w:val="006C57BB"/>
    <w:rsid w:val="006C5A17"/>
    <w:rsid w:val="006C5A84"/>
    <w:rsid w:val="006C5AA4"/>
    <w:rsid w:val="006C61E1"/>
    <w:rsid w:val="006C62BE"/>
    <w:rsid w:val="006C6324"/>
    <w:rsid w:val="006C648D"/>
    <w:rsid w:val="006C68FA"/>
    <w:rsid w:val="006C6AB8"/>
    <w:rsid w:val="006C6B8C"/>
    <w:rsid w:val="006C6BEC"/>
    <w:rsid w:val="006C6D2D"/>
    <w:rsid w:val="006C6E5B"/>
    <w:rsid w:val="006C6ECE"/>
    <w:rsid w:val="006C6F8C"/>
    <w:rsid w:val="006C7350"/>
    <w:rsid w:val="006C7484"/>
    <w:rsid w:val="006C7595"/>
    <w:rsid w:val="006C7FD7"/>
    <w:rsid w:val="006D0200"/>
    <w:rsid w:val="006D02E7"/>
    <w:rsid w:val="006D0738"/>
    <w:rsid w:val="006D0DB5"/>
    <w:rsid w:val="006D0EB6"/>
    <w:rsid w:val="006D1068"/>
    <w:rsid w:val="006D11BB"/>
    <w:rsid w:val="006D12DA"/>
    <w:rsid w:val="006D1504"/>
    <w:rsid w:val="006D1959"/>
    <w:rsid w:val="006D1AE2"/>
    <w:rsid w:val="006D2313"/>
    <w:rsid w:val="006D2556"/>
    <w:rsid w:val="006D29B1"/>
    <w:rsid w:val="006D2DDF"/>
    <w:rsid w:val="006D32AF"/>
    <w:rsid w:val="006D35F3"/>
    <w:rsid w:val="006D3835"/>
    <w:rsid w:val="006D3D37"/>
    <w:rsid w:val="006D3DC2"/>
    <w:rsid w:val="006D412D"/>
    <w:rsid w:val="006D4472"/>
    <w:rsid w:val="006D4E2A"/>
    <w:rsid w:val="006D5097"/>
    <w:rsid w:val="006D5207"/>
    <w:rsid w:val="006D53C7"/>
    <w:rsid w:val="006D5596"/>
    <w:rsid w:val="006D5ADE"/>
    <w:rsid w:val="006D5D87"/>
    <w:rsid w:val="006D6048"/>
    <w:rsid w:val="006D624D"/>
    <w:rsid w:val="006D6601"/>
    <w:rsid w:val="006D6EE5"/>
    <w:rsid w:val="006D7242"/>
    <w:rsid w:val="006D75FB"/>
    <w:rsid w:val="006E0D7A"/>
    <w:rsid w:val="006E0DB3"/>
    <w:rsid w:val="006E0E55"/>
    <w:rsid w:val="006E0EDF"/>
    <w:rsid w:val="006E152B"/>
    <w:rsid w:val="006E1751"/>
    <w:rsid w:val="006E1B11"/>
    <w:rsid w:val="006E1BCD"/>
    <w:rsid w:val="006E20AC"/>
    <w:rsid w:val="006E236D"/>
    <w:rsid w:val="006E3729"/>
    <w:rsid w:val="006E3969"/>
    <w:rsid w:val="006E3F9D"/>
    <w:rsid w:val="006E4046"/>
    <w:rsid w:val="006E44E0"/>
    <w:rsid w:val="006E4526"/>
    <w:rsid w:val="006E4854"/>
    <w:rsid w:val="006E4D4B"/>
    <w:rsid w:val="006E4E26"/>
    <w:rsid w:val="006E5A3C"/>
    <w:rsid w:val="006E5DF2"/>
    <w:rsid w:val="006E5EBE"/>
    <w:rsid w:val="006E6171"/>
    <w:rsid w:val="006E6196"/>
    <w:rsid w:val="006E623B"/>
    <w:rsid w:val="006E6602"/>
    <w:rsid w:val="006E6815"/>
    <w:rsid w:val="006E68F2"/>
    <w:rsid w:val="006E79E2"/>
    <w:rsid w:val="006E7A7B"/>
    <w:rsid w:val="006E7D6F"/>
    <w:rsid w:val="006E7DF5"/>
    <w:rsid w:val="006F0241"/>
    <w:rsid w:val="006F03E6"/>
    <w:rsid w:val="006F059B"/>
    <w:rsid w:val="006F1312"/>
    <w:rsid w:val="006F14B0"/>
    <w:rsid w:val="006F1A75"/>
    <w:rsid w:val="006F1BBC"/>
    <w:rsid w:val="006F21A4"/>
    <w:rsid w:val="006F21B4"/>
    <w:rsid w:val="006F22CE"/>
    <w:rsid w:val="006F26EB"/>
    <w:rsid w:val="006F2879"/>
    <w:rsid w:val="006F299F"/>
    <w:rsid w:val="006F2CDF"/>
    <w:rsid w:val="006F3C5C"/>
    <w:rsid w:val="006F3D56"/>
    <w:rsid w:val="006F41C8"/>
    <w:rsid w:val="006F50D3"/>
    <w:rsid w:val="006F5E5F"/>
    <w:rsid w:val="006F60FC"/>
    <w:rsid w:val="006F6382"/>
    <w:rsid w:val="006F63C5"/>
    <w:rsid w:val="006F6FA3"/>
    <w:rsid w:val="006F7E76"/>
    <w:rsid w:val="00700100"/>
    <w:rsid w:val="00700412"/>
    <w:rsid w:val="0070086E"/>
    <w:rsid w:val="007008AD"/>
    <w:rsid w:val="00700D82"/>
    <w:rsid w:val="007011C9"/>
    <w:rsid w:val="0070126F"/>
    <w:rsid w:val="0070176E"/>
    <w:rsid w:val="00701D7B"/>
    <w:rsid w:val="00702AAD"/>
    <w:rsid w:val="00702CC4"/>
    <w:rsid w:val="00703441"/>
    <w:rsid w:val="00703767"/>
    <w:rsid w:val="00703869"/>
    <w:rsid w:val="0070390D"/>
    <w:rsid w:val="00704442"/>
    <w:rsid w:val="00704710"/>
    <w:rsid w:val="00704789"/>
    <w:rsid w:val="00704CAF"/>
    <w:rsid w:val="00704DEA"/>
    <w:rsid w:val="00705126"/>
    <w:rsid w:val="007055E9"/>
    <w:rsid w:val="007056C0"/>
    <w:rsid w:val="00705F2A"/>
    <w:rsid w:val="0070602A"/>
    <w:rsid w:val="007066AC"/>
    <w:rsid w:val="00706AAA"/>
    <w:rsid w:val="00706C95"/>
    <w:rsid w:val="00706CA1"/>
    <w:rsid w:val="00706D71"/>
    <w:rsid w:val="0070711D"/>
    <w:rsid w:val="007074DC"/>
    <w:rsid w:val="007075D7"/>
    <w:rsid w:val="00707857"/>
    <w:rsid w:val="007101BD"/>
    <w:rsid w:val="00710314"/>
    <w:rsid w:val="007104CE"/>
    <w:rsid w:val="007107EE"/>
    <w:rsid w:val="007108C1"/>
    <w:rsid w:val="00710B44"/>
    <w:rsid w:val="00710BAF"/>
    <w:rsid w:val="00710F51"/>
    <w:rsid w:val="00711181"/>
    <w:rsid w:val="0071119B"/>
    <w:rsid w:val="0071157E"/>
    <w:rsid w:val="00711653"/>
    <w:rsid w:val="007117BD"/>
    <w:rsid w:val="00711A1F"/>
    <w:rsid w:val="00711A68"/>
    <w:rsid w:val="00711AA9"/>
    <w:rsid w:val="00711AC2"/>
    <w:rsid w:val="00711B8E"/>
    <w:rsid w:val="00711D10"/>
    <w:rsid w:val="00712006"/>
    <w:rsid w:val="007125FB"/>
    <w:rsid w:val="007127ED"/>
    <w:rsid w:val="00712D26"/>
    <w:rsid w:val="00712F3E"/>
    <w:rsid w:val="00712F75"/>
    <w:rsid w:val="0071333F"/>
    <w:rsid w:val="0071342B"/>
    <w:rsid w:val="00713680"/>
    <w:rsid w:val="00713848"/>
    <w:rsid w:val="00713A39"/>
    <w:rsid w:val="00713B63"/>
    <w:rsid w:val="00713B7C"/>
    <w:rsid w:val="00713D6E"/>
    <w:rsid w:val="00714260"/>
    <w:rsid w:val="00714CDC"/>
    <w:rsid w:val="007154BC"/>
    <w:rsid w:val="00715997"/>
    <w:rsid w:val="00715C62"/>
    <w:rsid w:val="00715EE4"/>
    <w:rsid w:val="0071619E"/>
    <w:rsid w:val="0071639F"/>
    <w:rsid w:val="0071660E"/>
    <w:rsid w:val="00716AAA"/>
    <w:rsid w:val="00716C26"/>
    <w:rsid w:val="00716E6E"/>
    <w:rsid w:val="00716EE3"/>
    <w:rsid w:val="007170D2"/>
    <w:rsid w:val="0071737E"/>
    <w:rsid w:val="00717544"/>
    <w:rsid w:val="00717A9C"/>
    <w:rsid w:val="007205FE"/>
    <w:rsid w:val="00720F0E"/>
    <w:rsid w:val="007214B0"/>
    <w:rsid w:val="0072175A"/>
    <w:rsid w:val="00721C19"/>
    <w:rsid w:val="00721D73"/>
    <w:rsid w:val="00721DAC"/>
    <w:rsid w:val="00721E9F"/>
    <w:rsid w:val="0072228F"/>
    <w:rsid w:val="00722362"/>
    <w:rsid w:val="007225BC"/>
    <w:rsid w:val="0072260C"/>
    <w:rsid w:val="007226AB"/>
    <w:rsid w:val="00722915"/>
    <w:rsid w:val="007229F2"/>
    <w:rsid w:val="00722AAD"/>
    <w:rsid w:val="0072333F"/>
    <w:rsid w:val="007233F9"/>
    <w:rsid w:val="00723930"/>
    <w:rsid w:val="00724310"/>
    <w:rsid w:val="00724411"/>
    <w:rsid w:val="00724A0A"/>
    <w:rsid w:val="00724CBE"/>
    <w:rsid w:val="007254CD"/>
    <w:rsid w:val="00725983"/>
    <w:rsid w:val="00725F7F"/>
    <w:rsid w:val="007260BA"/>
    <w:rsid w:val="0072629E"/>
    <w:rsid w:val="007262C1"/>
    <w:rsid w:val="007266B3"/>
    <w:rsid w:val="00727561"/>
    <w:rsid w:val="007278E7"/>
    <w:rsid w:val="007278E9"/>
    <w:rsid w:val="0072792A"/>
    <w:rsid w:val="00727C70"/>
    <w:rsid w:val="00727E29"/>
    <w:rsid w:val="007303B7"/>
    <w:rsid w:val="00730503"/>
    <w:rsid w:val="007307A9"/>
    <w:rsid w:val="0073095A"/>
    <w:rsid w:val="00730D7F"/>
    <w:rsid w:val="00730DAC"/>
    <w:rsid w:val="00730FDC"/>
    <w:rsid w:val="00731456"/>
    <w:rsid w:val="00731CBB"/>
    <w:rsid w:val="0073218F"/>
    <w:rsid w:val="0073245D"/>
    <w:rsid w:val="007328B8"/>
    <w:rsid w:val="007330F7"/>
    <w:rsid w:val="007333D6"/>
    <w:rsid w:val="007333E0"/>
    <w:rsid w:val="007337F9"/>
    <w:rsid w:val="00733FAE"/>
    <w:rsid w:val="007344F8"/>
    <w:rsid w:val="00734967"/>
    <w:rsid w:val="00734ADF"/>
    <w:rsid w:val="00734B3B"/>
    <w:rsid w:val="00734B50"/>
    <w:rsid w:val="00734F61"/>
    <w:rsid w:val="007350D3"/>
    <w:rsid w:val="007351EB"/>
    <w:rsid w:val="00735968"/>
    <w:rsid w:val="007359CA"/>
    <w:rsid w:val="00735B69"/>
    <w:rsid w:val="00735F01"/>
    <w:rsid w:val="00735FC2"/>
    <w:rsid w:val="0073607B"/>
    <w:rsid w:val="00736095"/>
    <w:rsid w:val="007366D9"/>
    <w:rsid w:val="00736A1B"/>
    <w:rsid w:val="00736CA8"/>
    <w:rsid w:val="00737250"/>
    <w:rsid w:val="007375AD"/>
    <w:rsid w:val="00737DAD"/>
    <w:rsid w:val="00737FCE"/>
    <w:rsid w:val="00740836"/>
    <w:rsid w:val="007408A2"/>
    <w:rsid w:val="00740B7E"/>
    <w:rsid w:val="00740DB8"/>
    <w:rsid w:val="00741439"/>
    <w:rsid w:val="007415A7"/>
    <w:rsid w:val="0074163F"/>
    <w:rsid w:val="00741C35"/>
    <w:rsid w:val="00741CC6"/>
    <w:rsid w:val="00741E3F"/>
    <w:rsid w:val="00741ECD"/>
    <w:rsid w:val="0074200E"/>
    <w:rsid w:val="0074238E"/>
    <w:rsid w:val="007423A7"/>
    <w:rsid w:val="007427E4"/>
    <w:rsid w:val="00742EE6"/>
    <w:rsid w:val="0074324F"/>
    <w:rsid w:val="00743384"/>
    <w:rsid w:val="00743D71"/>
    <w:rsid w:val="007441C6"/>
    <w:rsid w:val="0074447D"/>
    <w:rsid w:val="0074458A"/>
    <w:rsid w:val="00744773"/>
    <w:rsid w:val="00744A8C"/>
    <w:rsid w:val="00744E09"/>
    <w:rsid w:val="00744EA5"/>
    <w:rsid w:val="00745120"/>
    <w:rsid w:val="00745ACA"/>
    <w:rsid w:val="00745DB3"/>
    <w:rsid w:val="007465B0"/>
    <w:rsid w:val="007475E1"/>
    <w:rsid w:val="00747639"/>
    <w:rsid w:val="00747911"/>
    <w:rsid w:val="00747BED"/>
    <w:rsid w:val="007500F8"/>
    <w:rsid w:val="007502EC"/>
    <w:rsid w:val="0075037A"/>
    <w:rsid w:val="007504ED"/>
    <w:rsid w:val="0075097A"/>
    <w:rsid w:val="00750A39"/>
    <w:rsid w:val="00750BC6"/>
    <w:rsid w:val="00751A6E"/>
    <w:rsid w:val="00751A83"/>
    <w:rsid w:val="00751AF1"/>
    <w:rsid w:val="007520EC"/>
    <w:rsid w:val="00752422"/>
    <w:rsid w:val="00752840"/>
    <w:rsid w:val="00752CE3"/>
    <w:rsid w:val="00753248"/>
    <w:rsid w:val="007532E9"/>
    <w:rsid w:val="00753391"/>
    <w:rsid w:val="00753BA0"/>
    <w:rsid w:val="00754228"/>
    <w:rsid w:val="00754691"/>
    <w:rsid w:val="007548AE"/>
    <w:rsid w:val="00754DF3"/>
    <w:rsid w:val="00755008"/>
    <w:rsid w:val="007553DA"/>
    <w:rsid w:val="00755513"/>
    <w:rsid w:val="007556FB"/>
    <w:rsid w:val="0075581E"/>
    <w:rsid w:val="00755CB4"/>
    <w:rsid w:val="00755F48"/>
    <w:rsid w:val="00755FF2"/>
    <w:rsid w:val="007560EA"/>
    <w:rsid w:val="007560F5"/>
    <w:rsid w:val="00756405"/>
    <w:rsid w:val="007569FA"/>
    <w:rsid w:val="00756A7A"/>
    <w:rsid w:val="00756CDE"/>
    <w:rsid w:val="0075706F"/>
    <w:rsid w:val="00757466"/>
    <w:rsid w:val="00757B6D"/>
    <w:rsid w:val="00760210"/>
    <w:rsid w:val="007605E1"/>
    <w:rsid w:val="00760764"/>
    <w:rsid w:val="00760A62"/>
    <w:rsid w:val="00760C4E"/>
    <w:rsid w:val="007613EB"/>
    <w:rsid w:val="007613FC"/>
    <w:rsid w:val="0076147A"/>
    <w:rsid w:val="00761CE2"/>
    <w:rsid w:val="00762232"/>
    <w:rsid w:val="00762753"/>
    <w:rsid w:val="007628BD"/>
    <w:rsid w:val="0076296D"/>
    <w:rsid w:val="00762AF0"/>
    <w:rsid w:val="00762EB3"/>
    <w:rsid w:val="00762FCF"/>
    <w:rsid w:val="007632AB"/>
    <w:rsid w:val="007634CC"/>
    <w:rsid w:val="0076399A"/>
    <w:rsid w:val="00763CD8"/>
    <w:rsid w:val="0076412B"/>
    <w:rsid w:val="007648F7"/>
    <w:rsid w:val="00765062"/>
    <w:rsid w:val="00765703"/>
    <w:rsid w:val="007658AF"/>
    <w:rsid w:val="00765D35"/>
    <w:rsid w:val="00765E6A"/>
    <w:rsid w:val="0076605C"/>
    <w:rsid w:val="00766906"/>
    <w:rsid w:val="00766992"/>
    <w:rsid w:val="0076743A"/>
    <w:rsid w:val="007676A3"/>
    <w:rsid w:val="0076792D"/>
    <w:rsid w:val="00767985"/>
    <w:rsid w:val="00767F23"/>
    <w:rsid w:val="0077038D"/>
    <w:rsid w:val="007703B2"/>
    <w:rsid w:val="00770680"/>
    <w:rsid w:val="0077079C"/>
    <w:rsid w:val="007707D1"/>
    <w:rsid w:val="00770B9F"/>
    <w:rsid w:val="007710DE"/>
    <w:rsid w:val="00771AFC"/>
    <w:rsid w:val="00771DA1"/>
    <w:rsid w:val="00771FC5"/>
    <w:rsid w:val="00772019"/>
    <w:rsid w:val="007726C1"/>
    <w:rsid w:val="007728A8"/>
    <w:rsid w:val="00772EB2"/>
    <w:rsid w:val="00773435"/>
    <w:rsid w:val="00773481"/>
    <w:rsid w:val="007737D0"/>
    <w:rsid w:val="007738C1"/>
    <w:rsid w:val="00773A2C"/>
    <w:rsid w:val="007740DF"/>
    <w:rsid w:val="007743CD"/>
    <w:rsid w:val="0077444E"/>
    <w:rsid w:val="00774574"/>
    <w:rsid w:val="0077520D"/>
    <w:rsid w:val="007757C6"/>
    <w:rsid w:val="00775AFB"/>
    <w:rsid w:val="00775F3D"/>
    <w:rsid w:val="007760CA"/>
    <w:rsid w:val="00776373"/>
    <w:rsid w:val="0077648B"/>
    <w:rsid w:val="00776620"/>
    <w:rsid w:val="00776C03"/>
    <w:rsid w:val="00776C87"/>
    <w:rsid w:val="00776F8C"/>
    <w:rsid w:val="00777063"/>
    <w:rsid w:val="00777188"/>
    <w:rsid w:val="00777536"/>
    <w:rsid w:val="00777607"/>
    <w:rsid w:val="0077788C"/>
    <w:rsid w:val="00777BC0"/>
    <w:rsid w:val="00777EF5"/>
    <w:rsid w:val="007802AA"/>
    <w:rsid w:val="00780349"/>
    <w:rsid w:val="0078034A"/>
    <w:rsid w:val="0078048C"/>
    <w:rsid w:val="0078062D"/>
    <w:rsid w:val="007806ED"/>
    <w:rsid w:val="00780EAC"/>
    <w:rsid w:val="00780F32"/>
    <w:rsid w:val="00781B63"/>
    <w:rsid w:val="00781F85"/>
    <w:rsid w:val="0078239C"/>
    <w:rsid w:val="007826AD"/>
    <w:rsid w:val="007827F5"/>
    <w:rsid w:val="0078319D"/>
    <w:rsid w:val="00783221"/>
    <w:rsid w:val="00783414"/>
    <w:rsid w:val="007837D9"/>
    <w:rsid w:val="00783832"/>
    <w:rsid w:val="00783D44"/>
    <w:rsid w:val="00784330"/>
    <w:rsid w:val="007843B1"/>
    <w:rsid w:val="00784571"/>
    <w:rsid w:val="007848EE"/>
    <w:rsid w:val="00784B5D"/>
    <w:rsid w:val="007853A5"/>
    <w:rsid w:val="007853CA"/>
    <w:rsid w:val="0078549D"/>
    <w:rsid w:val="00785EF9"/>
    <w:rsid w:val="00786092"/>
    <w:rsid w:val="0078665F"/>
    <w:rsid w:val="00786927"/>
    <w:rsid w:val="00786B64"/>
    <w:rsid w:val="00786FAF"/>
    <w:rsid w:val="007871B2"/>
    <w:rsid w:val="00787435"/>
    <w:rsid w:val="00787815"/>
    <w:rsid w:val="00789000"/>
    <w:rsid w:val="007901B2"/>
    <w:rsid w:val="007905E4"/>
    <w:rsid w:val="00790636"/>
    <w:rsid w:val="00790B8A"/>
    <w:rsid w:val="00790DCF"/>
    <w:rsid w:val="00791417"/>
    <w:rsid w:val="007914BB"/>
    <w:rsid w:val="007916BE"/>
    <w:rsid w:val="00791B8D"/>
    <w:rsid w:val="00791E9D"/>
    <w:rsid w:val="007920EF"/>
    <w:rsid w:val="00792875"/>
    <w:rsid w:val="007929E0"/>
    <w:rsid w:val="00792A47"/>
    <w:rsid w:val="00792C2C"/>
    <w:rsid w:val="00793208"/>
    <w:rsid w:val="00794508"/>
    <w:rsid w:val="00794784"/>
    <w:rsid w:val="00794D7C"/>
    <w:rsid w:val="007950DE"/>
    <w:rsid w:val="00795127"/>
    <w:rsid w:val="007952EB"/>
    <w:rsid w:val="0079531F"/>
    <w:rsid w:val="007956CC"/>
    <w:rsid w:val="00795A43"/>
    <w:rsid w:val="00795B6F"/>
    <w:rsid w:val="00795E76"/>
    <w:rsid w:val="00796038"/>
    <w:rsid w:val="007960F0"/>
    <w:rsid w:val="007960FD"/>
    <w:rsid w:val="007961BC"/>
    <w:rsid w:val="00796DCD"/>
    <w:rsid w:val="00796E3E"/>
    <w:rsid w:val="007972CC"/>
    <w:rsid w:val="00797390"/>
    <w:rsid w:val="007973C3"/>
    <w:rsid w:val="0079752B"/>
    <w:rsid w:val="00797570"/>
    <w:rsid w:val="00797783"/>
    <w:rsid w:val="007977A2"/>
    <w:rsid w:val="0079793A"/>
    <w:rsid w:val="007A0023"/>
    <w:rsid w:val="007A026B"/>
    <w:rsid w:val="007A0366"/>
    <w:rsid w:val="007A0693"/>
    <w:rsid w:val="007A07B4"/>
    <w:rsid w:val="007A0845"/>
    <w:rsid w:val="007A0B3B"/>
    <w:rsid w:val="007A130F"/>
    <w:rsid w:val="007A1424"/>
    <w:rsid w:val="007A1A6B"/>
    <w:rsid w:val="007A1AD7"/>
    <w:rsid w:val="007A1B71"/>
    <w:rsid w:val="007A1CDF"/>
    <w:rsid w:val="007A1E3E"/>
    <w:rsid w:val="007A27F8"/>
    <w:rsid w:val="007A2820"/>
    <w:rsid w:val="007A2853"/>
    <w:rsid w:val="007A2A6E"/>
    <w:rsid w:val="007A2B5C"/>
    <w:rsid w:val="007A2E44"/>
    <w:rsid w:val="007A2EE3"/>
    <w:rsid w:val="007A323A"/>
    <w:rsid w:val="007A323E"/>
    <w:rsid w:val="007A3481"/>
    <w:rsid w:val="007A35AA"/>
    <w:rsid w:val="007A3802"/>
    <w:rsid w:val="007A3A75"/>
    <w:rsid w:val="007A3A93"/>
    <w:rsid w:val="007A3DDC"/>
    <w:rsid w:val="007A4535"/>
    <w:rsid w:val="007A4642"/>
    <w:rsid w:val="007A495F"/>
    <w:rsid w:val="007A5386"/>
    <w:rsid w:val="007A5AF9"/>
    <w:rsid w:val="007A5C2A"/>
    <w:rsid w:val="007A61E5"/>
    <w:rsid w:val="007A61E6"/>
    <w:rsid w:val="007A658E"/>
    <w:rsid w:val="007A6712"/>
    <w:rsid w:val="007A6787"/>
    <w:rsid w:val="007A6DCA"/>
    <w:rsid w:val="007A6FF1"/>
    <w:rsid w:val="007A70A6"/>
    <w:rsid w:val="007A7507"/>
    <w:rsid w:val="007A7B55"/>
    <w:rsid w:val="007A7BC2"/>
    <w:rsid w:val="007A7BD4"/>
    <w:rsid w:val="007A7D36"/>
    <w:rsid w:val="007B005D"/>
    <w:rsid w:val="007B0A70"/>
    <w:rsid w:val="007B0AA6"/>
    <w:rsid w:val="007B0E66"/>
    <w:rsid w:val="007B0E84"/>
    <w:rsid w:val="007B0E85"/>
    <w:rsid w:val="007B0FC4"/>
    <w:rsid w:val="007B10A6"/>
    <w:rsid w:val="007B156F"/>
    <w:rsid w:val="007B1632"/>
    <w:rsid w:val="007B24A7"/>
    <w:rsid w:val="007B258F"/>
    <w:rsid w:val="007B2915"/>
    <w:rsid w:val="007B2953"/>
    <w:rsid w:val="007B30BB"/>
    <w:rsid w:val="007B33AF"/>
    <w:rsid w:val="007B3402"/>
    <w:rsid w:val="007B351B"/>
    <w:rsid w:val="007B3A33"/>
    <w:rsid w:val="007B3BF7"/>
    <w:rsid w:val="007B430F"/>
    <w:rsid w:val="007B45F2"/>
    <w:rsid w:val="007B495A"/>
    <w:rsid w:val="007B5720"/>
    <w:rsid w:val="007B5B5E"/>
    <w:rsid w:val="007B5CBC"/>
    <w:rsid w:val="007B5EFA"/>
    <w:rsid w:val="007B65BF"/>
    <w:rsid w:val="007B668B"/>
    <w:rsid w:val="007B6925"/>
    <w:rsid w:val="007B6F1E"/>
    <w:rsid w:val="007B72C1"/>
    <w:rsid w:val="007B7DB6"/>
    <w:rsid w:val="007B7DBB"/>
    <w:rsid w:val="007C0270"/>
    <w:rsid w:val="007C05BE"/>
    <w:rsid w:val="007C0FA0"/>
    <w:rsid w:val="007C10B5"/>
    <w:rsid w:val="007C13BB"/>
    <w:rsid w:val="007C1590"/>
    <w:rsid w:val="007C1832"/>
    <w:rsid w:val="007C1860"/>
    <w:rsid w:val="007C195C"/>
    <w:rsid w:val="007C19A2"/>
    <w:rsid w:val="007C28D7"/>
    <w:rsid w:val="007C2B5F"/>
    <w:rsid w:val="007C317C"/>
    <w:rsid w:val="007C33E0"/>
    <w:rsid w:val="007C34CF"/>
    <w:rsid w:val="007C389E"/>
    <w:rsid w:val="007C3A1A"/>
    <w:rsid w:val="007C3AF2"/>
    <w:rsid w:val="007C3BB0"/>
    <w:rsid w:val="007C40BB"/>
    <w:rsid w:val="007C4537"/>
    <w:rsid w:val="007C49E8"/>
    <w:rsid w:val="007C55AC"/>
    <w:rsid w:val="007C55BF"/>
    <w:rsid w:val="007C59AB"/>
    <w:rsid w:val="007C6103"/>
    <w:rsid w:val="007C6245"/>
    <w:rsid w:val="007C6309"/>
    <w:rsid w:val="007C6FA9"/>
    <w:rsid w:val="007C71FE"/>
    <w:rsid w:val="007C724C"/>
    <w:rsid w:val="007C757C"/>
    <w:rsid w:val="007C79CC"/>
    <w:rsid w:val="007C79CF"/>
    <w:rsid w:val="007D066E"/>
    <w:rsid w:val="007D0854"/>
    <w:rsid w:val="007D098C"/>
    <w:rsid w:val="007D0D92"/>
    <w:rsid w:val="007D0DDE"/>
    <w:rsid w:val="007D0E43"/>
    <w:rsid w:val="007D1A18"/>
    <w:rsid w:val="007D1AB4"/>
    <w:rsid w:val="007D1F13"/>
    <w:rsid w:val="007D272F"/>
    <w:rsid w:val="007D2B63"/>
    <w:rsid w:val="007D2E03"/>
    <w:rsid w:val="007D2ED9"/>
    <w:rsid w:val="007D329E"/>
    <w:rsid w:val="007D3A35"/>
    <w:rsid w:val="007D3BA9"/>
    <w:rsid w:val="007D3D0E"/>
    <w:rsid w:val="007D4400"/>
    <w:rsid w:val="007D48A9"/>
    <w:rsid w:val="007D4B25"/>
    <w:rsid w:val="007D4B3F"/>
    <w:rsid w:val="007D4BDA"/>
    <w:rsid w:val="007D4CB6"/>
    <w:rsid w:val="007D5156"/>
    <w:rsid w:val="007D556F"/>
    <w:rsid w:val="007D55D6"/>
    <w:rsid w:val="007D560C"/>
    <w:rsid w:val="007D564D"/>
    <w:rsid w:val="007D57C3"/>
    <w:rsid w:val="007D5B12"/>
    <w:rsid w:val="007D5C6F"/>
    <w:rsid w:val="007D6676"/>
    <w:rsid w:val="007D6E08"/>
    <w:rsid w:val="007D742D"/>
    <w:rsid w:val="007D78AA"/>
    <w:rsid w:val="007D7DF6"/>
    <w:rsid w:val="007D7F27"/>
    <w:rsid w:val="007E0094"/>
    <w:rsid w:val="007E0207"/>
    <w:rsid w:val="007E0350"/>
    <w:rsid w:val="007E0456"/>
    <w:rsid w:val="007E08C6"/>
    <w:rsid w:val="007E08D3"/>
    <w:rsid w:val="007E0938"/>
    <w:rsid w:val="007E09C9"/>
    <w:rsid w:val="007E0DBA"/>
    <w:rsid w:val="007E0EAA"/>
    <w:rsid w:val="007E1434"/>
    <w:rsid w:val="007E1928"/>
    <w:rsid w:val="007E1AB9"/>
    <w:rsid w:val="007E21E3"/>
    <w:rsid w:val="007E2314"/>
    <w:rsid w:val="007E2349"/>
    <w:rsid w:val="007E2597"/>
    <w:rsid w:val="007E2D0D"/>
    <w:rsid w:val="007E2E49"/>
    <w:rsid w:val="007E2E54"/>
    <w:rsid w:val="007E3210"/>
    <w:rsid w:val="007E362B"/>
    <w:rsid w:val="007E39FE"/>
    <w:rsid w:val="007E3D71"/>
    <w:rsid w:val="007E4356"/>
    <w:rsid w:val="007E4BCA"/>
    <w:rsid w:val="007E4CBA"/>
    <w:rsid w:val="007E4CF8"/>
    <w:rsid w:val="007E52B9"/>
    <w:rsid w:val="007E560A"/>
    <w:rsid w:val="007E5625"/>
    <w:rsid w:val="007E58CC"/>
    <w:rsid w:val="007E6876"/>
    <w:rsid w:val="007E6954"/>
    <w:rsid w:val="007E6B24"/>
    <w:rsid w:val="007E73AE"/>
    <w:rsid w:val="007E7F62"/>
    <w:rsid w:val="007F0331"/>
    <w:rsid w:val="007F04AF"/>
    <w:rsid w:val="007F0681"/>
    <w:rsid w:val="007F0A80"/>
    <w:rsid w:val="007F0D60"/>
    <w:rsid w:val="007F0FDE"/>
    <w:rsid w:val="007F154E"/>
    <w:rsid w:val="007F1845"/>
    <w:rsid w:val="007F18ED"/>
    <w:rsid w:val="007F1A9B"/>
    <w:rsid w:val="007F1CA9"/>
    <w:rsid w:val="007F1D3D"/>
    <w:rsid w:val="007F238E"/>
    <w:rsid w:val="007F242A"/>
    <w:rsid w:val="007F25E9"/>
    <w:rsid w:val="007F2634"/>
    <w:rsid w:val="007F2811"/>
    <w:rsid w:val="007F2A50"/>
    <w:rsid w:val="007F2FA8"/>
    <w:rsid w:val="007F3AAA"/>
    <w:rsid w:val="007F3CB5"/>
    <w:rsid w:val="007F3F50"/>
    <w:rsid w:val="007F420A"/>
    <w:rsid w:val="007F4AF9"/>
    <w:rsid w:val="007F4AFF"/>
    <w:rsid w:val="007F5094"/>
    <w:rsid w:val="007F5347"/>
    <w:rsid w:val="007F5694"/>
    <w:rsid w:val="007F58A1"/>
    <w:rsid w:val="007F58AC"/>
    <w:rsid w:val="007F59E5"/>
    <w:rsid w:val="007F5DDE"/>
    <w:rsid w:val="007F62E6"/>
    <w:rsid w:val="007F645A"/>
    <w:rsid w:val="007F6DEF"/>
    <w:rsid w:val="007F731D"/>
    <w:rsid w:val="007F7BF2"/>
    <w:rsid w:val="007F7C68"/>
    <w:rsid w:val="007F7C84"/>
    <w:rsid w:val="007F7CFB"/>
    <w:rsid w:val="00800464"/>
    <w:rsid w:val="00800837"/>
    <w:rsid w:val="00800F0C"/>
    <w:rsid w:val="00800F4C"/>
    <w:rsid w:val="00801035"/>
    <w:rsid w:val="00801326"/>
    <w:rsid w:val="0080149F"/>
    <w:rsid w:val="00801748"/>
    <w:rsid w:val="00801953"/>
    <w:rsid w:val="00802318"/>
    <w:rsid w:val="008024E7"/>
    <w:rsid w:val="00802649"/>
    <w:rsid w:val="00802A62"/>
    <w:rsid w:val="008031D4"/>
    <w:rsid w:val="0080363F"/>
    <w:rsid w:val="00803920"/>
    <w:rsid w:val="00803A98"/>
    <w:rsid w:val="008041EB"/>
    <w:rsid w:val="008049EC"/>
    <w:rsid w:val="00804BCA"/>
    <w:rsid w:val="00804CDF"/>
    <w:rsid w:val="00804DF8"/>
    <w:rsid w:val="00804F35"/>
    <w:rsid w:val="00804FE4"/>
    <w:rsid w:val="008051C5"/>
    <w:rsid w:val="008051CB"/>
    <w:rsid w:val="00805214"/>
    <w:rsid w:val="008052BE"/>
    <w:rsid w:val="008054B3"/>
    <w:rsid w:val="0080563A"/>
    <w:rsid w:val="00805711"/>
    <w:rsid w:val="00805965"/>
    <w:rsid w:val="00805D96"/>
    <w:rsid w:val="008069F9"/>
    <w:rsid w:val="0080751E"/>
    <w:rsid w:val="008075E2"/>
    <w:rsid w:val="008076C5"/>
    <w:rsid w:val="008077D0"/>
    <w:rsid w:val="008077F5"/>
    <w:rsid w:val="008078F3"/>
    <w:rsid w:val="00807B2E"/>
    <w:rsid w:val="00807F4D"/>
    <w:rsid w:val="00810600"/>
    <w:rsid w:val="00810867"/>
    <w:rsid w:val="00811105"/>
    <w:rsid w:val="008114EB"/>
    <w:rsid w:val="00811934"/>
    <w:rsid w:val="008124F8"/>
    <w:rsid w:val="00812A80"/>
    <w:rsid w:val="00812AF9"/>
    <w:rsid w:val="00812C0E"/>
    <w:rsid w:val="00812C3B"/>
    <w:rsid w:val="008131AD"/>
    <w:rsid w:val="008139C3"/>
    <w:rsid w:val="00813CC3"/>
    <w:rsid w:val="00813E56"/>
    <w:rsid w:val="008141D8"/>
    <w:rsid w:val="008142FC"/>
    <w:rsid w:val="00814388"/>
    <w:rsid w:val="0081440E"/>
    <w:rsid w:val="0081448B"/>
    <w:rsid w:val="008145BC"/>
    <w:rsid w:val="00814CAC"/>
    <w:rsid w:val="00814FA9"/>
    <w:rsid w:val="00815017"/>
    <w:rsid w:val="008150BA"/>
    <w:rsid w:val="0081552D"/>
    <w:rsid w:val="008156C9"/>
    <w:rsid w:val="00815756"/>
    <w:rsid w:val="00815816"/>
    <w:rsid w:val="008158AA"/>
    <w:rsid w:val="00815B38"/>
    <w:rsid w:val="0081605F"/>
    <w:rsid w:val="00816159"/>
    <w:rsid w:val="008162AF"/>
    <w:rsid w:val="00816730"/>
    <w:rsid w:val="00816A71"/>
    <w:rsid w:val="00816B51"/>
    <w:rsid w:val="00817577"/>
    <w:rsid w:val="0081766C"/>
    <w:rsid w:val="00817BA2"/>
    <w:rsid w:val="00817C0B"/>
    <w:rsid w:val="00820240"/>
    <w:rsid w:val="0082047C"/>
    <w:rsid w:val="0082092B"/>
    <w:rsid w:val="00820A05"/>
    <w:rsid w:val="00820B0C"/>
    <w:rsid w:val="00820CBF"/>
    <w:rsid w:val="00820D6E"/>
    <w:rsid w:val="00820FC2"/>
    <w:rsid w:val="0082117A"/>
    <w:rsid w:val="008211E0"/>
    <w:rsid w:val="00821291"/>
    <w:rsid w:val="008213B4"/>
    <w:rsid w:val="00821429"/>
    <w:rsid w:val="008215B5"/>
    <w:rsid w:val="00821D0C"/>
    <w:rsid w:val="00821DC0"/>
    <w:rsid w:val="00822858"/>
    <w:rsid w:val="008228EB"/>
    <w:rsid w:val="00822C55"/>
    <w:rsid w:val="00822DCD"/>
    <w:rsid w:val="00822F64"/>
    <w:rsid w:val="008237E2"/>
    <w:rsid w:val="00823A3E"/>
    <w:rsid w:val="00823BFB"/>
    <w:rsid w:val="00823C0D"/>
    <w:rsid w:val="00823DDA"/>
    <w:rsid w:val="00824040"/>
    <w:rsid w:val="00824198"/>
    <w:rsid w:val="0082484D"/>
    <w:rsid w:val="00824979"/>
    <w:rsid w:val="00824BCF"/>
    <w:rsid w:val="00824D14"/>
    <w:rsid w:val="00824F81"/>
    <w:rsid w:val="00825177"/>
    <w:rsid w:val="008257E3"/>
    <w:rsid w:val="00825F68"/>
    <w:rsid w:val="00826003"/>
    <w:rsid w:val="008260CF"/>
    <w:rsid w:val="00826AB0"/>
    <w:rsid w:val="00826CA8"/>
    <w:rsid w:val="00826CD6"/>
    <w:rsid w:val="00826D39"/>
    <w:rsid w:val="00826DA2"/>
    <w:rsid w:val="00826FC1"/>
    <w:rsid w:val="008275B8"/>
    <w:rsid w:val="008278D3"/>
    <w:rsid w:val="008301EB"/>
    <w:rsid w:val="0083030C"/>
    <w:rsid w:val="0083055B"/>
    <w:rsid w:val="008305C0"/>
    <w:rsid w:val="008306C8"/>
    <w:rsid w:val="00830B3B"/>
    <w:rsid w:val="00831105"/>
    <w:rsid w:val="008313A6"/>
    <w:rsid w:val="00831AB5"/>
    <w:rsid w:val="00831AC2"/>
    <w:rsid w:val="00831D83"/>
    <w:rsid w:val="008325B6"/>
    <w:rsid w:val="008326FD"/>
    <w:rsid w:val="00832FC3"/>
    <w:rsid w:val="008334C8"/>
    <w:rsid w:val="008337FD"/>
    <w:rsid w:val="00833AEE"/>
    <w:rsid w:val="00833BC8"/>
    <w:rsid w:val="008347CB"/>
    <w:rsid w:val="008347D5"/>
    <w:rsid w:val="00834A59"/>
    <w:rsid w:val="00834A72"/>
    <w:rsid w:val="008353D3"/>
    <w:rsid w:val="0083556F"/>
    <w:rsid w:val="0083565D"/>
    <w:rsid w:val="00835899"/>
    <w:rsid w:val="008360AE"/>
    <w:rsid w:val="008361EB"/>
    <w:rsid w:val="00836209"/>
    <w:rsid w:val="0083650E"/>
    <w:rsid w:val="00836A1B"/>
    <w:rsid w:val="00836C7E"/>
    <w:rsid w:val="00836DF1"/>
    <w:rsid w:val="008376A0"/>
    <w:rsid w:val="0083774A"/>
    <w:rsid w:val="0083DB96"/>
    <w:rsid w:val="008401A6"/>
    <w:rsid w:val="00840474"/>
    <w:rsid w:val="00840481"/>
    <w:rsid w:val="00840555"/>
    <w:rsid w:val="00840858"/>
    <w:rsid w:val="00840BAF"/>
    <w:rsid w:val="00841C2F"/>
    <w:rsid w:val="0084271B"/>
    <w:rsid w:val="00842A88"/>
    <w:rsid w:val="00842C72"/>
    <w:rsid w:val="00842E05"/>
    <w:rsid w:val="00842F4D"/>
    <w:rsid w:val="0084374C"/>
    <w:rsid w:val="00843D3B"/>
    <w:rsid w:val="00844172"/>
    <w:rsid w:val="008444FF"/>
    <w:rsid w:val="008446F1"/>
    <w:rsid w:val="00845088"/>
    <w:rsid w:val="00845719"/>
    <w:rsid w:val="00846245"/>
    <w:rsid w:val="008465BC"/>
    <w:rsid w:val="00846721"/>
    <w:rsid w:val="00846992"/>
    <w:rsid w:val="00846E3E"/>
    <w:rsid w:val="00846FF1"/>
    <w:rsid w:val="00847074"/>
    <w:rsid w:val="0084754D"/>
    <w:rsid w:val="00847C97"/>
    <w:rsid w:val="00847E43"/>
    <w:rsid w:val="00850092"/>
    <w:rsid w:val="00850152"/>
    <w:rsid w:val="0085024D"/>
    <w:rsid w:val="0085053E"/>
    <w:rsid w:val="00850CD0"/>
    <w:rsid w:val="008510EF"/>
    <w:rsid w:val="00851D17"/>
    <w:rsid w:val="00851E11"/>
    <w:rsid w:val="00851E17"/>
    <w:rsid w:val="00852725"/>
    <w:rsid w:val="008527A6"/>
    <w:rsid w:val="00852A5C"/>
    <w:rsid w:val="00852C45"/>
    <w:rsid w:val="00852C9A"/>
    <w:rsid w:val="00852D85"/>
    <w:rsid w:val="00852EF2"/>
    <w:rsid w:val="008530ED"/>
    <w:rsid w:val="008530EF"/>
    <w:rsid w:val="00853329"/>
    <w:rsid w:val="0085361F"/>
    <w:rsid w:val="008536FC"/>
    <w:rsid w:val="008539CD"/>
    <w:rsid w:val="00853EB6"/>
    <w:rsid w:val="0085441B"/>
    <w:rsid w:val="008544C1"/>
    <w:rsid w:val="008544D2"/>
    <w:rsid w:val="00854AB5"/>
    <w:rsid w:val="00854D39"/>
    <w:rsid w:val="00854EE9"/>
    <w:rsid w:val="0085572F"/>
    <w:rsid w:val="00855DD0"/>
    <w:rsid w:val="008561E3"/>
    <w:rsid w:val="008561FD"/>
    <w:rsid w:val="00856C2F"/>
    <w:rsid w:val="00857732"/>
    <w:rsid w:val="0085798B"/>
    <w:rsid w:val="00857F7B"/>
    <w:rsid w:val="008601F9"/>
    <w:rsid w:val="0086028F"/>
    <w:rsid w:val="008604C8"/>
    <w:rsid w:val="008604E6"/>
    <w:rsid w:val="00860503"/>
    <w:rsid w:val="00860B9D"/>
    <w:rsid w:val="00861172"/>
    <w:rsid w:val="00861703"/>
    <w:rsid w:val="008617DF"/>
    <w:rsid w:val="008619F3"/>
    <w:rsid w:val="008625D0"/>
    <w:rsid w:val="00862791"/>
    <w:rsid w:val="00862C0E"/>
    <w:rsid w:val="00862C88"/>
    <w:rsid w:val="00863076"/>
    <w:rsid w:val="008630AB"/>
    <w:rsid w:val="008638E4"/>
    <w:rsid w:val="00863BDA"/>
    <w:rsid w:val="00863D37"/>
    <w:rsid w:val="008642B4"/>
    <w:rsid w:val="0086468E"/>
    <w:rsid w:val="00864DBC"/>
    <w:rsid w:val="00864F4E"/>
    <w:rsid w:val="008653B2"/>
    <w:rsid w:val="008653B6"/>
    <w:rsid w:val="00865435"/>
    <w:rsid w:val="00865528"/>
    <w:rsid w:val="00865563"/>
    <w:rsid w:val="00865656"/>
    <w:rsid w:val="00865737"/>
    <w:rsid w:val="0086575E"/>
    <w:rsid w:val="00866134"/>
    <w:rsid w:val="008664DB"/>
    <w:rsid w:val="008664EA"/>
    <w:rsid w:val="00866647"/>
    <w:rsid w:val="008669CC"/>
    <w:rsid w:val="00866B81"/>
    <w:rsid w:val="00866C97"/>
    <w:rsid w:val="0086725C"/>
    <w:rsid w:val="0086738A"/>
    <w:rsid w:val="00867A37"/>
    <w:rsid w:val="00867B0A"/>
    <w:rsid w:val="00867E9D"/>
    <w:rsid w:val="00870146"/>
    <w:rsid w:val="00870226"/>
    <w:rsid w:val="00870245"/>
    <w:rsid w:val="008706A7"/>
    <w:rsid w:val="00870D9F"/>
    <w:rsid w:val="0087277A"/>
    <w:rsid w:val="00872A95"/>
    <w:rsid w:val="00872AE9"/>
    <w:rsid w:val="00872B3D"/>
    <w:rsid w:val="00873ACD"/>
    <w:rsid w:val="00873E3B"/>
    <w:rsid w:val="0087473A"/>
    <w:rsid w:val="00874982"/>
    <w:rsid w:val="00874B56"/>
    <w:rsid w:val="00874EFD"/>
    <w:rsid w:val="0087534E"/>
    <w:rsid w:val="0087552E"/>
    <w:rsid w:val="0087573F"/>
    <w:rsid w:val="0087574F"/>
    <w:rsid w:val="00875E00"/>
    <w:rsid w:val="00875EB8"/>
    <w:rsid w:val="00875EC0"/>
    <w:rsid w:val="008762A1"/>
    <w:rsid w:val="0087653D"/>
    <w:rsid w:val="00876635"/>
    <w:rsid w:val="00876C7F"/>
    <w:rsid w:val="00876CC2"/>
    <w:rsid w:val="00877453"/>
    <w:rsid w:val="00877C94"/>
    <w:rsid w:val="00877CE2"/>
    <w:rsid w:val="00877F45"/>
    <w:rsid w:val="0088001C"/>
    <w:rsid w:val="008802D4"/>
    <w:rsid w:val="008807EB"/>
    <w:rsid w:val="00880CCD"/>
    <w:rsid w:val="00880E1E"/>
    <w:rsid w:val="00880E8E"/>
    <w:rsid w:val="008810CD"/>
    <w:rsid w:val="008811C8"/>
    <w:rsid w:val="00881329"/>
    <w:rsid w:val="00881427"/>
    <w:rsid w:val="00881501"/>
    <w:rsid w:val="00881834"/>
    <w:rsid w:val="00881911"/>
    <w:rsid w:val="00881AAB"/>
    <w:rsid w:val="00881C30"/>
    <w:rsid w:val="00882015"/>
    <w:rsid w:val="008820BF"/>
    <w:rsid w:val="008820D3"/>
    <w:rsid w:val="00882313"/>
    <w:rsid w:val="008823ED"/>
    <w:rsid w:val="00882681"/>
    <w:rsid w:val="00882AC0"/>
    <w:rsid w:val="00882BFD"/>
    <w:rsid w:val="00883353"/>
    <w:rsid w:val="00883652"/>
    <w:rsid w:val="00883789"/>
    <w:rsid w:val="0088389A"/>
    <w:rsid w:val="008839F4"/>
    <w:rsid w:val="00883B22"/>
    <w:rsid w:val="00883C1E"/>
    <w:rsid w:val="008846F8"/>
    <w:rsid w:val="00884BF9"/>
    <w:rsid w:val="00884E32"/>
    <w:rsid w:val="00885057"/>
    <w:rsid w:val="00885202"/>
    <w:rsid w:val="008852ED"/>
    <w:rsid w:val="008857EA"/>
    <w:rsid w:val="00885800"/>
    <w:rsid w:val="00885887"/>
    <w:rsid w:val="00885EEF"/>
    <w:rsid w:val="008866F1"/>
    <w:rsid w:val="00886907"/>
    <w:rsid w:val="0088705D"/>
    <w:rsid w:val="008878D8"/>
    <w:rsid w:val="008901D9"/>
    <w:rsid w:val="008903A1"/>
    <w:rsid w:val="008903B7"/>
    <w:rsid w:val="00890427"/>
    <w:rsid w:val="00891418"/>
    <w:rsid w:val="0089154A"/>
    <w:rsid w:val="0089175E"/>
    <w:rsid w:val="00891B1A"/>
    <w:rsid w:val="00891D09"/>
    <w:rsid w:val="008922E6"/>
    <w:rsid w:val="00892B9B"/>
    <w:rsid w:val="00892EBD"/>
    <w:rsid w:val="0089451D"/>
    <w:rsid w:val="00894792"/>
    <w:rsid w:val="00894A8C"/>
    <w:rsid w:val="00894B1C"/>
    <w:rsid w:val="00894EA1"/>
    <w:rsid w:val="00894EB2"/>
    <w:rsid w:val="008955B3"/>
    <w:rsid w:val="008955BE"/>
    <w:rsid w:val="00895AD3"/>
    <w:rsid w:val="00895C33"/>
    <w:rsid w:val="00897618"/>
    <w:rsid w:val="0089767D"/>
    <w:rsid w:val="0089779A"/>
    <w:rsid w:val="00897999"/>
    <w:rsid w:val="00897C20"/>
    <w:rsid w:val="0089A4D8"/>
    <w:rsid w:val="008A01EB"/>
    <w:rsid w:val="008A123F"/>
    <w:rsid w:val="008A13C4"/>
    <w:rsid w:val="008A1CF5"/>
    <w:rsid w:val="008A200A"/>
    <w:rsid w:val="008A23D2"/>
    <w:rsid w:val="008A2723"/>
    <w:rsid w:val="008A2C8A"/>
    <w:rsid w:val="008A3411"/>
    <w:rsid w:val="008A342E"/>
    <w:rsid w:val="008A37EF"/>
    <w:rsid w:val="008A384C"/>
    <w:rsid w:val="008A3D7A"/>
    <w:rsid w:val="008A3E5B"/>
    <w:rsid w:val="008A4661"/>
    <w:rsid w:val="008A48A9"/>
    <w:rsid w:val="008A4EBB"/>
    <w:rsid w:val="008A517D"/>
    <w:rsid w:val="008A54DF"/>
    <w:rsid w:val="008A5598"/>
    <w:rsid w:val="008A5875"/>
    <w:rsid w:val="008A5A17"/>
    <w:rsid w:val="008A5CE5"/>
    <w:rsid w:val="008A5EF0"/>
    <w:rsid w:val="008A5F34"/>
    <w:rsid w:val="008A5F82"/>
    <w:rsid w:val="008A6026"/>
    <w:rsid w:val="008A60B7"/>
    <w:rsid w:val="008A6438"/>
    <w:rsid w:val="008A670F"/>
    <w:rsid w:val="008A6C1E"/>
    <w:rsid w:val="008A6CBF"/>
    <w:rsid w:val="008A6EF1"/>
    <w:rsid w:val="008A726A"/>
    <w:rsid w:val="008A7532"/>
    <w:rsid w:val="008A7CFF"/>
    <w:rsid w:val="008B0739"/>
    <w:rsid w:val="008B0BC2"/>
    <w:rsid w:val="008B1025"/>
    <w:rsid w:val="008B121B"/>
    <w:rsid w:val="008B15FB"/>
    <w:rsid w:val="008B17E0"/>
    <w:rsid w:val="008B18DF"/>
    <w:rsid w:val="008B1D7D"/>
    <w:rsid w:val="008B1EDF"/>
    <w:rsid w:val="008B260B"/>
    <w:rsid w:val="008B2A96"/>
    <w:rsid w:val="008B2BF5"/>
    <w:rsid w:val="008B3084"/>
    <w:rsid w:val="008B3B62"/>
    <w:rsid w:val="008B3C52"/>
    <w:rsid w:val="008B3EDD"/>
    <w:rsid w:val="008B40B8"/>
    <w:rsid w:val="008B4854"/>
    <w:rsid w:val="008B4B26"/>
    <w:rsid w:val="008B56D2"/>
    <w:rsid w:val="008B6065"/>
    <w:rsid w:val="008B61E0"/>
    <w:rsid w:val="008B625B"/>
    <w:rsid w:val="008B668D"/>
    <w:rsid w:val="008B6C90"/>
    <w:rsid w:val="008B7B8D"/>
    <w:rsid w:val="008B7BD7"/>
    <w:rsid w:val="008B7C17"/>
    <w:rsid w:val="008B7C57"/>
    <w:rsid w:val="008C061D"/>
    <w:rsid w:val="008C08AD"/>
    <w:rsid w:val="008C1137"/>
    <w:rsid w:val="008C1496"/>
    <w:rsid w:val="008C1C19"/>
    <w:rsid w:val="008C1DAB"/>
    <w:rsid w:val="008C1E49"/>
    <w:rsid w:val="008C1FC4"/>
    <w:rsid w:val="008C24F3"/>
    <w:rsid w:val="008C25EC"/>
    <w:rsid w:val="008C29EA"/>
    <w:rsid w:val="008C308F"/>
    <w:rsid w:val="008C313D"/>
    <w:rsid w:val="008C3CD4"/>
    <w:rsid w:val="008C3F30"/>
    <w:rsid w:val="008C43E3"/>
    <w:rsid w:val="008C4661"/>
    <w:rsid w:val="008C48BA"/>
    <w:rsid w:val="008C495F"/>
    <w:rsid w:val="008C501A"/>
    <w:rsid w:val="008C50B8"/>
    <w:rsid w:val="008C517D"/>
    <w:rsid w:val="008C572C"/>
    <w:rsid w:val="008C5C23"/>
    <w:rsid w:val="008C60A0"/>
    <w:rsid w:val="008C6507"/>
    <w:rsid w:val="008C74BD"/>
    <w:rsid w:val="008C7D54"/>
    <w:rsid w:val="008D05F9"/>
    <w:rsid w:val="008D06A0"/>
    <w:rsid w:val="008D06F1"/>
    <w:rsid w:val="008D0864"/>
    <w:rsid w:val="008D0872"/>
    <w:rsid w:val="008D0991"/>
    <w:rsid w:val="008D12CB"/>
    <w:rsid w:val="008D1578"/>
    <w:rsid w:val="008D1CB0"/>
    <w:rsid w:val="008D21C1"/>
    <w:rsid w:val="008D221E"/>
    <w:rsid w:val="008D2872"/>
    <w:rsid w:val="008D29EF"/>
    <w:rsid w:val="008D2B53"/>
    <w:rsid w:val="008D33FD"/>
    <w:rsid w:val="008D3643"/>
    <w:rsid w:val="008D3F2E"/>
    <w:rsid w:val="008D3FE5"/>
    <w:rsid w:val="008D404A"/>
    <w:rsid w:val="008D433B"/>
    <w:rsid w:val="008D4A68"/>
    <w:rsid w:val="008D4B68"/>
    <w:rsid w:val="008D4EF3"/>
    <w:rsid w:val="008D5ED4"/>
    <w:rsid w:val="008D62C0"/>
    <w:rsid w:val="008D6333"/>
    <w:rsid w:val="008D6514"/>
    <w:rsid w:val="008D66FE"/>
    <w:rsid w:val="008D670C"/>
    <w:rsid w:val="008D6893"/>
    <w:rsid w:val="008D6A51"/>
    <w:rsid w:val="008D6E90"/>
    <w:rsid w:val="008D6FA1"/>
    <w:rsid w:val="008D70BE"/>
    <w:rsid w:val="008D70F0"/>
    <w:rsid w:val="008D75F2"/>
    <w:rsid w:val="008D77E4"/>
    <w:rsid w:val="008D7C91"/>
    <w:rsid w:val="008E0398"/>
    <w:rsid w:val="008E0AD1"/>
    <w:rsid w:val="008E190E"/>
    <w:rsid w:val="008E1D48"/>
    <w:rsid w:val="008E26B9"/>
    <w:rsid w:val="008E2B26"/>
    <w:rsid w:val="008E2D4A"/>
    <w:rsid w:val="008E3115"/>
    <w:rsid w:val="008E31D5"/>
    <w:rsid w:val="008E379C"/>
    <w:rsid w:val="008E3863"/>
    <w:rsid w:val="008E38EB"/>
    <w:rsid w:val="008E40EF"/>
    <w:rsid w:val="008E449D"/>
    <w:rsid w:val="008E4E01"/>
    <w:rsid w:val="008E5275"/>
    <w:rsid w:val="008E581B"/>
    <w:rsid w:val="008E6073"/>
    <w:rsid w:val="008E64AF"/>
    <w:rsid w:val="008E660B"/>
    <w:rsid w:val="008E6644"/>
    <w:rsid w:val="008E69F7"/>
    <w:rsid w:val="008E6B0E"/>
    <w:rsid w:val="008E6DB8"/>
    <w:rsid w:val="008E6E94"/>
    <w:rsid w:val="008E6F0A"/>
    <w:rsid w:val="008E774E"/>
    <w:rsid w:val="008F055A"/>
    <w:rsid w:val="008F0991"/>
    <w:rsid w:val="008F11BC"/>
    <w:rsid w:val="008F1211"/>
    <w:rsid w:val="008F126E"/>
    <w:rsid w:val="008F1947"/>
    <w:rsid w:val="008F1C3F"/>
    <w:rsid w:val="008F1DA8"/>
    <w:rsid w:val="008F2268"/>
    <w:rsid w:val="008F24C6"/>
    <w:rsid w:val="008F2783"/>
    <w:rsid w:val="008F2ED2"/>
    <w:rsid w:val="008F359F"/>
    <w:rsid w:val="008F3797"/>
    <w:rsid w:val="008F3A91"/>
    <w:rsid w:val="008F3BC8"/>
    <w:rsid w:val="008F4145"/>
    <w:rsid w:val="008F42B3"/>
    <w:rsid w:val="008F4625"/>
    <w:rsid w:val="008F4630"/>
    <w:rsid w:val="008F4E4A"/>
    <w:rsid w:val="008F57DA"/>
    <w:rsid w:val="008F5A9E"/>
    <w:rsid w:val="008F5B19"/>
    <w:rsid w:val="008F5CBC"/>
    <w:rsid w:val="008F6B70"/>
    <w:rsid w:val="008F6D3E"/>
    <w:rsid w:val="008F729C"/>
    <w:rsid w:val="008F79B5"/>
    <w:rsid w:val="008F7D54"/>
    <w:rsid w:val="00900750"/>
    <w:rsid w:val="00900BD2"/>
    <w:rsid w:val="00900D89"/>
    <w:rsid w:val="00900E0B"/>
    <w:rsid w:val="009010C1"/>
    <w:rsid w:val="009014B7"/>
    <w:rsid w:val="0090157C"/>
    <w:rsid w:val="0090169E"/>
    <w:rsid w:val="0090180D"/>
    <w:rsid w:val="00901876"/>
    <w:rsid w:val="00902238"/>
    <w:rsid w:val="009024DF"/>
    <w:rsid w:val="009026EC"/>
    <w:rsid w:val="009029C8"/>
    <w:rsid w:val="00902CAB"/>
    <w:rsid w:val="00902F97"/>
    <w:rsid w:val="009032D1"/>
    <w:rsid w:val="009034A0"/>
    <w:rsid w:val="009035BF"/>
    <w:rsid w:val="00903A33"/>
    <w:rsid w:val="00903F70"/>
    <w:rsid w:val="0090421A"/>
    <w:rsid w:val="00904843"/>
    <w:rsid w:val="00904FD4"/>
    <w:rsid w:val="009053F4"/>
    <w:rsid w:val="00905527"/>
    <w:rsid w:val="00905843"/>
    <w:rsid w:val="009058B1"/>
    <w:rsid w:val="009058FB"/>
    <w:rsid w:val="0090593F"/>
    <w:rsid w:val="00905ACC"/>
    <w:rsid w:val="00906237"/>
    <w:rsid w:val="009063C7"/>
    <w:rsid w:val="00906591"/>
    <w:rsid w:val="00906652"/>
    <w:rsid w:val="0090674B"/>
    <w:rsid w:val="009069C3"/>
    <w:rsid w:val="00906A26"/>
    <w:rsid w:val="00906F5F"/>
    <w:rsid w:val="0090715F"/>
    <w:rsid w:val="00907555"/>
    <w:rsid w:val="00907B3E"/>
    <w:rsid w:val="00907B69"/>
    <w:rsid w:val="00907D40"/>
    <w:rsid w:val="00910772"/>
    <w:rsid w:val="009109B4"/>
    <w:rsid w:val="00910A04"/>
    <w:rsid w:val="00910D6A"/>
    <w:rsid w:val="00910E72"/>
    <w:rsid w:val="009112AD"/>
    <w:rsid w:val="00911354"/>
    <w:rsid w:val="00911902"/>
    <w:rsid w:val="00911976"/>
    <w:rsid w:val="0091238A"/>
    <w:rsid w:val="00912422"/>
    <w:rsid w:val="00912470"/>
    <w:rsid w:val="00912B2A"/>
    <w:rsid w:val="00912EEA"/>
    <w:rsid w:val="00912F2C"/>
    <w:rsid w:val="0091342A"/>
    <w:rsid w:val="009135C6"/>
    <w:rsid w:val="009136D5"/>
    <w:rsid w:val="009136E8"/>
    <w:rsid w:val="0091391E"/>
    <w:rsid w:val="00913A87"/>
    <w:rsid w:val="00913CF0"/>
    <w:rsid w:val="00913D5E"/>
    <w:rsid w:val="00913E5B"/>
    <w:rsid w:val="00914148"/>
    <w:rsid w:val="00914660"/>
    <w:rsid w:val="00915836"/>
    <w:rsid w:val="0091587A"/>
    <w:rsid w:val="0091588A"/>
    <w:rsid w:val="00915EDA"/>
    <w:rsid w:val="009165B3"/>
    <w:rsid w:val="00916611"/>
    <w:rsid w:val="00916E09"/>
    <w:rsid w:val="00917299"/>
    <w:rsid w:val="00917613"/>
    <w:rsid w:val="00917686"/>
    <w:rsid w:val="009177EB"/>
    <w:rsid w:val="00917E3B"/>
    <w:rsid w:val="009202AE"/>
    <w:rsid w:val="00920925"/>
    <w:rsid w:val="00920E90"/>
    <w:rsid w:val="009214CB"/>
    <w:rsid w:val="0092163F"/>
    <w:rsid w:val="00921824"/>
    <w:rsid w:val="00922622"/>
    <w:rsid w:val="009227AF"/>
    <w:rsid w:val="009228BA"/>
    <w:rsid w:val="00922EC4"/>
    <w:rsid w:val="009230FB"/>
    <w:rsid w:val="009233FA"/>
    <w:rsid w:val="0092398A"/>
    <w:rsid w:val="00923A90"/>
    <w:rsid w:val="00923B15"/>
    <w:rsid w:val="00923F4D"/>
    <w:rsid w:val="00924143"/>
    <w:rsid w:val="009242D9"/>
    <w:rsid w:val="009243AC"/>
    <w:rsid w:val="00924424"/>
    <w:rsid w:val="00924854"/>
    <w:rsid w:val="00924BAE"/>
    <w:rsid w:val="00924D3E"/>
    <w:rsid w:val="00924DE0"/>
    <w:rsid w:val="00924E33"/>
    <w:rsid w:val="00925DB9"/>
    <w:rsid w:val="009260E3"/>
    <w:rsid w:val="009263F0"/>
    <w:rsid w:val="0092665F"/>
    <w:rsid w:val="00926A5B"/>
    <w:rsid w:val="00926BAC"/>
    <w:rsid w:val="00926FCE"/>
    <w:rsid w:val="0092735E"/>
    <w:rsid w:val="00927B26"/>
    <w:rsid w:val="009300CD"/>
    <w:rsid w:val="0093064A"/>
    <w:rsid w:val="00930869"/>
    <w:rsid w:val="00930B55"/>
    <w:rsid w:val="00930EAF"/>
    <w:rsid w:val="0093181B"/>
    <w:rsid w:val="00931CF1"/>
    <w:rsid w:val="00931E0B"/>
    <w:rsid w:val="00932112"/>
    <w:rsid w:val="0093246E"/>
    <w:rsid w:val="00932ABD"/>
    <w:rsid w:val="00932BF5"/>
    <w:rsid w:val="00932CB7"/>
    <w:rsid w:val="00932F67"/>
    <w:rsid w:val="0093392A"/>
    <w:rsid w:val="00933F06"/>
    <w:rsid w:val="009340A7"/>
    <w:rsid w:val="00934275"/>
    <w:rsid w:val="009344E1"/>
    <w:rsid w:val="00935254"/>
    <w:rsid w:val="0093525E"/>
    <w:rsid w:val="009352BF"/>
    <w:rsid w:val="00936DA3"/>
    <w:rsid w:val="0093711B"/>
    <w:rsid w:val="00937598"/>
    <w:rsid w:val="00937856"/>
    <w:rsid w:val="00937893"/>
    <w:rsid w:val="00937F25"/>
    <w:rsid w:val="00940673"/>
    <w:rsid w:val="00940721"/>
    <w:rsid w:val="00940B20"/>
    <w:rsid w:val="00940C2F"/>
    <w:rsid w:val="00940F95"/>
    <w:rsid w:val="0094162B"/>
    <w:rsid w:val="00941C09"/>
    <w:rsid w:val="00941D75"/>
    <w:rsid w:val="0094209A"/>
    <w:rsid w:val="009420AF"/>
    <w:rsid w:val="009422EC"/>
    <w:rsid w:val="00942401"/>
    <w:rsid w:val="00942A1A"/>
    <w:rsid w:val="00942EAF"/>
    <w:rsid w:val="00942EB5"/>
    <w:rsid w:val="00942EF2"/>
    <w:rsid w:val="009430EF"/>
    <w:rsid w:val="0094311C"/>
    <w:rsid w:val="00943295"/>
    <w:rsid w:val="009434D6"/>
    <w:rsid w:val="009436B9"/>
    <w:rsid w:val="00943D07"/>
    <w:rsid w:val="00943F4F"/>
    <w:rsid w:val="00944549"/>
    <w:rsid w:val="00944ACF"/>
    <w:rsid w:val="00944B79"/>
    <w:rsid w:val="00944C1A"/>
    <w:rsid w:val="00944FAF"/>
    <w:rsid w:val="0094502B"/>
    <w:rsid w:val="00945042"/>
    <w:rsid w:val="009455A4"/>
    <w:rsid w:val="009459DD"/>
    <w:rsid w:val="00945F40"/>
    <w:rsid w:val="00945F48"/>
    <w:rsid w:val="0094633B"/>
    <w:rsid w:val="009465E8"/>
    <w:rsid w:val="00946A92"/>
    <w:rsid w:val="00946CE1"/>
    <w:rsid w:val="00947116"/>
    <w:rsid w:val="009473A2"/>
    <w:rsid w:val="009475B8"/>
    <w:rsid w:val="0095039D"/>
    <w:rsid w:val="00950FDD"/>
    <w:rsid w:val="0095137C"/>
    <w:rsid w:val="00951434"/>
    <w:rsid w:val="0095154B"/>
    <w:rsid w:val="00951D42"/>
    <w:rsid w:val="009521D0"/>
    <w:rsid w:val="00952355"/>
    <w:rsid w:val="009524C0"/>
    <w:rsid w:val="00952530"/>
    <w:rsid w:val="0095279C"/>
    <w:rsid w:val="00952925"/>
    <w:rsid w:val="00952AB2"/>
    <w:rsid w:val="00952EC9"/>
    <w:rsid w:val="00952ECC"/>
    <w:rsid w:val="00952FCA"/>
    <w:rsid w:val="0095321C"/>
    <w:rsid w:val="009534B3"/>
    <w:rsid w:val="0095404F"/>
    <w:rsid w:val="009540FB"/>
    <w:rsid w:val="0095447F"/>
    <w:rsid w:val="009547D6"/>
    <w:rsid w:val="00954BDD"/>
    <w:rsid w:val="009555A3"/>
    <w:rsid w:val="00955BE4"/>
    <w:rsid w:val="009560DE"/>
    <w:rsid w:val="00956327"/>
    <w:rsid w:val="009563A8"/>
    <w:rsid w:val="0095650B"/>
    <w:rsid w:val="0095666D"/>
    <w:rsid w:val="009570FA"/>
    <w:rsid w:val="00957325"/>
    <w:rsid w:val="0095740D"/>
    <w:rsid w:val="009574C4"/>
    <w:rsid w:val="0095781E"/>
    <w:rsid w:val="00957A53"/>
    <w:rsid w:val="00957F48"/>
    <w:rsid w:val="00957FB6"/>
    <w:rsid w:val="00960321"/>
    <w:rsid w:val="009606FD"/>
    <w:rsid w:val="009607AA"/>
    <w:rsid w:val="00960A66"/>
    <w:rsid w:val="00960AE4"/>
    <w:rsid w:val="00960B16"/>
    <w:rsid w:val="0096115D"/>
    <w:rsid w:val="0096138B"/>
    <w:rsid w:val="009619B8"/>
    <w:rsid w:val="00961B9F"/>
    <w:rsid w:val="00961D10"/>
    <w:rsid w:val="009621EB"/>
    <w:rsid w:val="0096227D"/>
    <w:rsid w:val="009624A6"/>
    <w:rsid w:val="009627FF"/>
    <w:rsid w:val="00962887"/>
    <w:rsid w:val="00962965"/>
    <w:rsid w:val="00963256"/>
    <w:rsid w:val="00963359"/>
    <w:rsid w:val="009634E4"/>
    <w:rsid w:val="0096356A"/>
    <w:rsid w:val="009637B7"/>
    <w:rsid w:val="00963961"/>
    <w:rsid w:val="009645DC"/>
    <w:rsid w:val="00964930"/>
    <w:rsid w:val="00964D01"/>
    <w:rsid w:val="009650E5"/>
    <w:rsid w:val="009651EE"/>
    <w:rsid w:val="00965330"/>
    <w:rsid w:val="009657B2"/>
    <w:rsid w:val="00965BF4"/>
    <w:rsid w:val="00965D3E"/>
    <w:rsid w:val="0096634E"/>
    <w:rsid w:val="009664B9"/>
    <w:rsid w:val="00966A4F"/>
    <w:rsid w:val="009670D1"/>
    <w:rsid w:val="00967535"/>
    <w:rsid w:val="009679EC"/>
    <w:rsid w:val="00967DD5"/>
    <w:rsid w:val="0096A3FA"/>
    <w:rsid w:val="009700A8"/>
    <w:rsid w:val="00970680"/>
    <w:rsid w:val="009706C2"/>
    <w:rsid w:val="00970E0A"/>
    <w:rsid w:val="00970F3B"/>
    <w:rsid w:val="009710A6"/>
    <w:rsid w:val="00971172"/>
    <w:rsid w:val="00971543"/>
    <w:rsid w:val="00971798"/>
    <w:rsid w:val="00971CCB"/>
    <w:rsid w:val="00972247"/>
    <w:rsid w:val="009729EF"/>
    <w:rsid w:val="00972D19"/>
    <w:rsid w:val="00972F0C"/>
    <w:rsid w:val="00973197"/>
    <w:rsid w:val="0097351A"/>
    <w:rsid w:val="00973581"/>
    <w:rsid w:val="00974151"/>
    <w:rsid w:val="009741CA"/>
    <w:rsid w:val="00974FBF"/>
    <w:rsid w:val="00975038"/>
    <w:rsid w:val="0097537A"/>
    <w:rsid w:val="009754AD"/>
    <w:rsid w:val="009756A0"/>
    <w:rsid w:val="00975AC1"/>
    <w:rsid w:val="0097603B"/>
    <w:rsid w:val="009764EF"/>
    <w:rsid w:val="00976CA4"/>
    <w:rsid w:val="009774DE"/>
    <w:rsid w:val="00980A7C"/>
    <w:rsid w:val="00980F40"/>
    <w:rsid w:val="00981055"/>
    <w:rsid w:val="00981286"/>
    <w:rsid w:val="009814F0"/>
    <w:rsid w:val="00981933"/>
    <w:rsid w:val="00981B67"/>
    <w:rsid w:val="00981BB0"/>
    <w:rsid w:val="00982295"/>
    <w:rsid w:val="009822CF"/>
    <w:rsid w:val="009826B5"/>
    <w:rsid w:val="0098298D"/>
    <w:rsid w:val="00982AF9"/>
    <w:rsid w:val="00982F31"/>
    <w:rsid w:val="00982FB7"/>
    <w:rsid w:val="00983239"/>
    <w:rsid w:val="00983592"/>
    <w:rsid w:val="00983CAE"/>
    <w:rsid w:val="00984384"/>
    <w:rsid w:val="009845CB"/>
    <w:rsid w:val="00984671"/>
    <w:rsid w:val="00984687"/>
    <w:rsid w:val="00984977"/>
    <w:rsid w:val="009849A1"/>
    <w:rsid w:val="00985367"/>
    <w:rsid w:val="0098568D"/>
    <w:rsid w:val="00985C8E"/>
    <w:rsid w:val="00986C61"/>
    <w:rsid w:val="00986E77"/>
    <w:rsid w:val="0098716F"/>
    <w:rsid w:val="009872AA"/>
    <w:rsid w:val="009873F0"/>
    <w:rsid w:val="0098795D"/>
    <w:rsid w:val="00987992"/>
    <w:rsid w:val="00987C20"/>
    <w:rsid w:val="0099044C"/>
    <w:rsid w:val="00990C95"/>
    <w:rsid w:val="00990D30"/>
    <w:rsid w:val="0099119C"/>
    <w:rsid w:val="009911CF"/>
    <w:rsid w:val="0099141B"/>
    <w:rsid w:val="009915FB"/>
    <w:rsid w:val="00991CD0"/>
    <w:rsid w:val="00991E29"/>
    <w:rsid w:val="00991E92"/>
    <w:rsid w:val="009920AD"/>
    <w:rsid w:val="00992AE9"/>
    <w:rsid w:val="00992EA1"/>
    <w:rsid w:val="009938B1"/>
    <w:rsid w:val="0099432E"/>
    <w:rsid w:val="009945F9"/>
    <w:rsid w:val="00994623"/>
    <w:rsid w:val="00994BD0"/>
    <w:rsid w:val="0099569A"/>
    <w:rsid w:val="00995B54"/>
    <w:rsid w:val="00996226"/>
    <w:rsid w:val="00996562"/>
    <w:rsid w:val="009967E9"/>
    <w:rsid w:val="00996840"/>
    <w:rsid w:val="009968F3"/>
    <w:rsid w:val="00996BB4"/>
    <w:rsid w:val="00996F3B"/>
    <w:rsid w:val="00996FDD"/>
    <w:rsid w:val="00997034"/>
    <w:rsid w:val="009975AC"/>
    <w:rsid w:val="009A0138"/>
    <w:rsid w:val="009A0212"/>
    <w:rsid w:val="009A056F"/>
    <w:rsid w:val="009A0628"/>
    <w:rsid w:val="009A083B"/>
    <w:rsid w:val="009A0EF6"/>
    <w:rsid w:val="009A0FCB"/>
    <w:rsid w:val="009A177F"/>
    <w:rsid w:val="009A187F"/>
    <w:rsid w:val="009A19DA"/>
    <w:rsid w:val="009A1A80"/>
    <w:rsid w:val="009A214D"/>
    <w:rsid w:val="009A2464"/>
    <w:rsid w:val="009A2799"/>
    <w:rsid w:val="009A2888"/>
    <w:rsid w:val="009A2937"/>
    <w:rsid w:val="009A2C5F"/>
    <w:rsid w:val="009A2FEE"/>
    <w:rsid w:val="009A31DB"/>
    <w:rsid w:val="009A3D09"/>
    <w:rsid w:val="009A3ED1"/>
    <w:rsid w:val="009A4773"/>
    <w:rsid w:val="009A48FF"/>
    <w:rsid w:val="009A5AB9"/>
    <w:rsid w:val="009A5EAF"/>
    <w:rsid w:val="009A5F28"/>
    <w:rsid w:val="009A647C"/>
    <w:rsid w:val="009A65F0"/>
    <w:rsid w:val="009A6728"/>
    <w:rsid w:val="009A6AFE"/>
    <w:rsid w:val="009A6E7F"/>
    <w:rsid w:val="009A6E88"/>
    <w:rsid w:val="009A71CD"/>
    <w:rsid w:val="009A7A4F"/>
    <w:rsid w:val="009A7AB6"/>
    <w:rsid w:val="009A7D3C"/>
    <w:rsid w:val="009A7F7E"/>
    <w:rsid w:val="009B009D"/>
    <w:rsid w:val="009B07F4"/>
    <w:rsid w:val="009B095C"/>
    <w:rsid w:val="009B0AA5"/>
    <w:rsid w:val="009B0D05"/>
    <w:rsid w:val="009B0D34"/>
    <w:rsid w:val="009B0E04"/>
    <w:rsid w:val="009B11EF"/>
    <w:rsid w:val="009B124E"/>
    <w:rsid w:val="009B1369"/>
    <w:rsid w:val="009B13B7"/>
    <w:rsid w:val="009B177F"/>
    <w:rsid w:val="009B1A85"/>
    <w:rsid w:val="009B1EFC"/>
    <w:rsid w:val="009B24C2"/>
    <w:rsid w:val="009B2696"/>
    <w:rsid w:val="009B297B"/>
    <w:rsid w:val="009B2AD1"/>
    <w:rsid w:val="009B2EDA"/>
    <w:rsid w:val="009B31AE"/>
    <w:rsid w:val="009B3340"/>
    <w:rsid w:val="009B37FE"/>
    <w:rsid w:val="009B3B04"/>
    <w:rsid w:val="009B3F9C"/>
    <w:rsid w:val="009B4152"/>
    <w:rsid w:val="009B4369"/>
    <w:rsid w:val="009B467F"/>
    <w:rsid w:val="009B5562"/>
    <w:rsid w:val="009B5FDC"/>
    <w:rsid w:val="009B6558"/>
    <w:rsid w:val="009B68C1"/>
    <w:rsid w:val="009B6951"/>
    <w:rsid w:val="009B6C04"/>
    <w:rsid w:val="009B6DC8"/>
    <w:rsid w:val="009B6E77"/>
    <w:rsid w:val="009B6F7F"/>
    <w:rsid w:val="009B7095"/>
    <w:rsid w:val="009C011D"/>
    <w:rsid w:val="009C0142"/>
    <w:rsid w:val="009C0241"/>
    <w:rsid w:val="009C0B5B"/>
    <w:rsid w:val="009C0CD7"/>
    <w:rsid w:val="009C1075"/>
    <w:rsid w:val="009C1322"/>
    <w:rsid w:val="009C1521"/>
    <w:rsid w:val="009C1A2C"/>
    <w:rsid w:val="009C216A"/>
    <w:rsid w:val="009C25DB"/>
    <w:rsid w:val="009C2D04"/>
    <w:rsid w:val="009C3162"/>
    <w:rsid w:val="009C37E1"/>
    <w:rsid w:val="009C3933"/>
    <w:rsid w:val="009C4155"/>
    <w:rsid w:val="009C41CB"/>
    <w:rsid w:val="009C4607"/>
    <w:rsid w:val="009C4943"/>
    <w:rsid w:val="009C498A"/>
    <w:rsid w:val="009C49A0"/>
    <w:rsid w:val="009C4A72"/>
    <w:rsid w:val="009C4AAF"/>
    <w:rsid w:val="009C4F01"/>
    <w:rsid w:val="009C5119"/>
    <w:rsid w:val="009C546D"/>
    <w:rsid w:val="009C57AC"/>
    <w:rsid w:val="009C69F8"/>
    <w:rsid w:val="009C6ABC"/>
    <w:rsid w:val="009C7068"/>
    <w:rsid w:val="009C7329"/>
    <w:rsid w:val="009C73A4"/>
    <w:rsid w:val="009C7B00"/>
    <w:rsid w:val="009C7B9C"/>
    <w:rsid w:val="009C7D0A"/>
    <w:rsid w:val="009C7D1D"/>
    <w:rsid w:val="009C7ECF"/>
    <w:rsid w:val="009D0801"/>
    <w:rsid w:val="009D0831"/>
    <w:rsid w:val="009D0CA5"/>
    <w:rsid w:val="009D0F8E"/>
    <w:rsid w:val="009D11B3"/>
    <w:rsid w:val="009D1A32"/>
    <w:rsid w:val="009D1E16"/>
    <w:rsid w:val="009D2BF1"/>
    <w:rsid w:val="009D2C2B"/>
    <w:rsid w:val="009D326E"/>
    <w:rsid w:val="009D32E8"/>
    <w:rsid w:val="009D3B71"/>
    <w:rsid w:val="009D3FBD"/>
    <w:rsid w:val="009D41E5"/>
    <w:rsid w:val="009D479F"/>
    <w:rsid w:val="009D4C2B"/>
    <w:rsid w:val="009D4C40"/>
    <w:rsid w:val="009D4C6A"/>
    <w:rsid w:val="009D4D59"/>
    <w:rsid w:val="009D4FE8"/>
    <w:rsid w:val="009D5000"/>
    <w:rsid w:val="009D5016"/>
    <w:rsid w:val="009D529B"/>
    <w:rsid w:val="009D55AB"/>
    <w:rsid w:val="009D5A8C"/>
    <w:rsid w:val="009D655D"/>
    <w:rsid w:val="009D6599"/>
    <w:rsid w:val="009D67AF"/>
    <w:rsid w:val="009D6B51"/>
    <w:rsid w:val="009D7113"/>
    <w:rsid w:val="009D7656"/>
    <w:rsid w:val="009D7BCF"/>
    <w:rsid w:val="009D7C61"/>
    <w:rsid w:val="009D7CA7"/>
    <w:rsid w:val="009E02EB"/>
    <w:rsid w:val="009E0352"/>
    <w:rsid w:val="009E03F5"/>
    <w:rsid w:val="009E045F"/>
    <w:rsid w:val="009E04E9"/>
    <w:rsid w:val="009E0651"/>
    <w:rsid w:val="009E06ED"/>
    <w:rsid w:val="009E07DA"/>
    <w:rsid w:val="009E0CF2"/>
    <w:rsid w:val="009E0FAA"/>
    <w:rsid w:val="009E1378"/>
    <w:rsid w:val="009E154D"/>
    <w:rsid w:val="009E15D8"/>
    <w:rsid w:val="009E1BFF"/>
    <w:rsid w:val="009E2146"/>
    <w:rsid w:val="009E2434"/>
    <w:rsid w:val="009E2AD2"/>
    <w:rsid w:val="009E2DEC"/>
    <w:rsid w:val="009E30B1"/>
    <w:rsid w:val="009E3579"/>
    <w:rsid w:val="009E37E8"/>
    <w:rsid w:val="009E3FAF"/>
    <w:rsid w:val="009E4670"/>
    <w:rsid w:val="009E4974"/>
    <w:rsid w:val="009E4D22"/>
    <w:rsid w:val="009E55CB"/>
    <w:rsid w:val="009E5653"/>
    <w:rsid w:val="009E5A69"/>
    <w:rsid w:val="009E5EA6"/>
    <w:rsid w:val="009E66EB"/>
    <w:rsid w:val="009E6723"/>
    <w:rsid w:val="009E6AD0"/>
    <w:rsid w:val="009E6D0F"/>
    <w:rsid w:val="009E75F7"/>
    <w:rsid w:val="009E764F"/>
    <w:rsid w:val="009E7700"/>
    <w:rsid w:val="009E7710"/>
    <w:rsid w:val="009E7B93"/>
    <w:rsid w:val="009E7C44"/>
    <w:rsid w:val="009F05B7"/>
    <w:rsid w:val="009F1DAF"/>
    <w:rsid w:val="009F20E6"/>
    <w:rsid w:val="009F23DE"/>
    <w:rsid w:val="009F23FE"/>
    <w:rsid w:val="009F2B64"/>
    <w:rsid w:val="009F2D8C"/>
    <w:rsid w:val="009F2EEA"/>
    <w:rsid w:val="009F2F83"/>
    <w:rsid w:val="009F333B"/>
    <w:rsid w:val="009F3A89"/>
    <w:rsid w:val="009F3C05"/>
    <w:rsid w:val="009F411D"/>
    <w:rsid w:val="009F42DE"/>
    <w:rsid w:val="009F4562"/>
    <w:rsid w:val="009F4A57"/>
    <w:rsid w:val="009F4CDB"/>
    <w:rsid w:val="009F5277"/>
    <w:rsid w:val="009F54DE"/>
    <w:rsid w:val="009F5B58"/>
    <w:rsid w:val="009F5CB2"/>
    <w:rsid w:val="009F5D5D"/>
    <w:rsid w:val="009F61DA"/>
    <w:rsid w:val="009F644C"/>
    <w:rsid w:val="009F6463"/>
    <w:rsid w:val="009F6499"/>
    <w:rsid w:val="009F6621"/>
    <w:rsid w:val="009F6C87"/>
    <w:rsid w:val="009F6F47"/>
    <w:rsid w:val="009F7858"/>
    <w:rsid w:val="009F79CA"/>
    <w:rsid w:val="009F7C0E"/>
    <w:rsid w:val="00A0042B"/>
    <w:rsid w:val="00A00FD2"/>
    <w:rsid w:val="00A018B2"/>
    <w:rsid w:val="00A01B51"/>
    <w:rsid w:val="00A02481"/>
    <w:rsid w:val="00A02534"/>
    <w:rsid w:val="00A027DF"/>
    <w:rsid w:val="00A029E8"/>
    <w:rsid w:val="00A02A68"/>
    <w:rsid w:val="00A0319B"/>
    <w:rsid w:val="00A0320F"/>
    <w:rsid w:val="00A04132"/>
    <w:rsid w:val="00A043EC"/>
    <w:rsid w:val="00A0493E"/>
    <w:rsid w:val="00A04CA4"/>
    <w:rsid w:val="00A04F62"/>
    <w:rsid w:val="00A050FF"/>
    <w:rsid w:val="00A060D1"/>
    <w:rsid w:val="00A06532"/>
    <w:rsid w:val="00A065B9"/>
    <w:rsid w:val="00A06617"/>
    <w:rsid w:val="00A0669A"/>
    <w:rsid w:val="00A06732"/>
    <w:rsid w:val="00A069CB"/>
    <w:rsid w:val="00A06B31"/>
    <w:rsid w:val="00A06DF7"/>
    <w:rsid w:val="00A072E9"/>
    <w:rsid w:val="00A073CC"/>
    <w:rsid w:val="00A07621"/>
    <w:rsid w:val="00A0777A"/>
    <w:rsid w:val="00A07C61"/>
    <w:rsid w:val="00A10164"/>
    <w:rsid w:val="00A107A8"/>
    <w:rsid w:val="00A108E3"/>
    <w:rsid w:val="00A10F95"/>
    <w:rsid w:val="00A11152"/>
    <w:rsid w:val="00A119E4"/>
    <w:rsid w:val="00A11E2F"/>
    <w:rsid w:val="00A1221E"/>
    <w:rsid w:val="00A12648"/>
    <w:rsid w:val="00A130C0"/>
    <w:rsid w:val="00A13110"/>
    <w:rsid w:val="00A131A3"/>
    <w:rsid w:val="00A132DF"/>
    <w:rsid w:val="00A138D3"/>
    <w:rsid w:val="00A146C4"/>
    <w:rsid w:val="00A15629"/>
    <w:rsid w:val="00A15905"/>
    <w:rsid w:val="00A15B7C"/>
    <w:rsid w:val="00A15D7B"/>
    <w:rsid w:val="00A15EEC"/>
    <w:rsid w:val="00A15F6C"/>
    <w:rsid w:val="00A16310"/>
    <w:rsid w:val="00A167DA"/>
    <w:rsid w:val="00A16B5D"/>
    <w:rsid w:val="00A16E10"/>
    <w:rsid w:val="00A16E8F"/>
    <w:rsid w:val="00A16F62"/>
    <w:rsid w:val="00A17040"/>
    <w:rsid w:val="00A171A8"/>
    <w:rsid w:val="00A17543"/>
    <w:rsid w:val="00A176C0"/>
    <w:rsid w:val="00A179C4"/>
    <w:rsid w:val="00A2014A"/>
    <w:rsid w:val="00A20163"/>
    <w:rsid w:val="00A20386"/>
    <w:rsid w:val="00A2052E"/>
    <w:rsid w:val="00A20728"/>
    <w:rsid w:val="00A209D7"/>
    <w:rsid w:val="00A20AC1"/>
    <w:rsid w:val="00A21141"/>
    <w:rsid w:val="00A2118E"/>
    <w:rsid w:val="00A212CD"/>
    <w:rsid w:val="00A21775"/>
    <w:rsid w:val="00A21ACC"/>
    <w:rsid w:val="00A22326"/>
    <w:rsid w:val="00A22E27"/>
    <w:rsid w:val="00A231A2"/>
    <w:rsid w:val="00A23321"/>
    <w:rsid w:val="00A2348A"/>
    <w:rsid w:val="00A23521"/>
    <w:rsid w:val="00A23886"/>
    <w:rsid w:val="00A238E0"/>
    <w:rsid w:val="00A23FEB"/>
    <w:rsid w:val="00A24003"/>
    <w:rsid w:val="00A24589"/>
    <w:rsid w:val="00A2460E"/>
    <w:rsid w:val="00A24B4F"/>
    <w:rsid w:val="00A25743"/>
    <w:rsid w:val="00A25A3E"/>
    <w:rsid w:val="00A25D5E"/>
    <w:rsid w:val="00A260B7"/>
    <w:rsid w:val="00A2646E"/>
    <w:rsid w:val="00A26821"/>
    <w:rsid w:val="00A26A59"/>
    <w:rsid w:val="00A26D3C"/>
    <w:rsid w:val="00A26DFD"/>
    <w:rsid w:val="00A26FC2"/>
    <w:rsid w:val="00A270D0"/>
    <w:rsid w:val="00A27821"/>
    <w:rsid w:val="00A27A37"/>
    <w:rsid w:val="00A27C73"/>
    <w:rsid w:val="00A27E12"/>
    <w:rsid w:val="00A30342"/>
    <w:rsid w:val="00A303D6"/>
    <w:rsid w:val="00A30860"/>
    <w:rsid w:val="00A30F00"/>
    <w:rsid w:val="00A31379"/>
    <w:rsid w:val="00A31574"/>
    <w:rsid w:val="00A3159D"/>
    <w:rsid w:val="00A3172F"/>
    <w:rsid w:val="00A318E6"/>
    <w:rsid w:val="00A31A3D"/>
    <w:rsid w:val="00A31C2E"/>
    <w:rsid w:val="00A31CC5"/>
    <w:rsid w:val="00A320C6"/>
    <w:rsid w:val="00A321E7"/>
    <w:rsid w:val="00A3222E"/>
    <w:rsid w:val="00A3226E"/>
    <w:rsid w:val="00A32340"/>
    <w:rsid w:val="00A327DC"/>
    <w:rsid w:val="00A32B09"/>
    <w:rsid w:val="00A32B3C"/>
    <w:rsid w:val="00A32BD0"/>
    <w:rsid w:val="00A32D6E"/>
    <w:rsid w:val="00A32E83"/>
    <w:rsid w:val="00A33307"/>
    <w:rsid w:val="00A33819"/>
    <w:rsid w:val="00A33B1E"/>
    <w:rsid w:val="00A33BE1"/>
    <w:rsid w:val="00A35057"/>
    <w:rsid w:val="00A3550C"/>
    <w:rsid w:val="00A35C98"/>
    <w:rsid w:val="00A36300"/>
    <w:rsid w:val="00A36410"/>
    <w:rsid w:val="00A3644E"/>
    <w:rsid w:val="00A3709A"/>
    <w:rsid w:val="00A3749B"/>
    <w:rsid w:val="00A37558"/>
    <w:rsid w:val="00A37582"/>
    <w:rsid w:val="00A37A69"/>
    <w:rsid w:val="00A404D4"/>
    <w:rsid w:val="00A406BF"/>
    <w:rsid w:val="00A40A92"/>
    <w:rsid w:val="00A40C4C"/>
    <w:rsid w:val="00A411EE"/>
    <w:rsid w:val="00A417CB"/>
    <w:rsid w:val="00A4234C"/>
    <w:rsid w:val="00A4276A"/>
    <w:rsid w:val="00A42E12"/>
    <w:rsid w:val="00A43025"/>
    <w:rsid w:val="00A431DB"/>
    <w:rsid w:val="00A437A2"/>
    <w:rsid w:val="00A44161"/>
    <w:rsid w:val="00A44404"/>
    <w:rsid w:val="00A44472"/>
    <w:rsid w:val="00A446D9"/>
    <w:rsid w:val="00A458D0"/>
    <w:rsid w:val="00A45E93"/>
    <w:rsid w:val="00A45F7B"/>
    <w:rsid w:val="00A45F9F"/>
    <w:rsid w:val="00A4609B"/>
    <w:rsid w:val="00A460F1"/>
    <w:rsid w:val="00A46339"/>
    <w:rsid w:val="00A472CF"/>
    <w:rsid w:val="00A477D4"/>
    <w:rsid w:val="00A478D6"/>
    <w:rsid w:val="00A47BC4"/>
    <w:rsid w:val="00A47DEE"/>
    <w:rsid w:val="00A503D9"/>
    <w:rsid w:val="00A505EB"/>
    <w:rsid w:val="00A5064F"/>
    <w:rsid w:val="00A51C4A"/>
    <w:rsid w:val="00A51FAF"/>
    <w:rsid w:val="00A5245F"/>
    <w:rsid w:val="00A52468"/>
    <w:rsid w:val="00A52745"/>
    <w:rsid w:val="00A52E9D"/>
    <w:rsid w:val="00A5317E"/>
    <w:rsid w:val="00A53786"/>
    <w:rsid w:val="00A537D2"/>
    <w:rsid w:val="00A53D1C"/>
    <w:rsid w:val="00A53D26"/>
    <w:rsid w:val="00A54038"/>
    <w:rsid w:val="00A54258"/>
    <w:rsid w:val="00A54569"/>
    <w:rsid w:val="00A54B65"/>
    <w:rsid w:val="00A54FDF"/>
    <w:rsid w:val="00A550F6"/>
    <w:rsid w:val="00A550FF"/>
    <w:rsid w:val="00A55388"/>
    <w:rsid w:val="00A558E4"/>
    <w:rsid w:val="00A55C39"/>
    <w:rsid w:val="00A55D8D"/>
    <w:rsid w:val="00A55F43"/>
    <w:rsid w:val="00A56163"/>
    <w:rsid w:val="00A56356"/>
    <w:rsid w:val="00A56977"/>
    <w:rsid w:val="00A56DE0"/>
    <w:rsid w:val="00A571D4"/>
    <w:rsid w:val="00A573AD"/>
    <w:rsid w:val="00A573B1"/>
    <w:rsid w:val="00A57987"/>
    <w:rsid w:val="00A60465"/>
    <w:rsid w:val="00A60C48"/>
    <w:rsid w:val="00A60DD1"/>
    <w:rsid w:val="00A61388"/>
    <w:rsid w:val="00A61CFF"/>
    <w:rsid w:val="00A61E22"/>
    <w:rsid w:val="00A62E5F"/>
    <w:rsid w:val="00A6317E"/>
    <w:rsid w:val="00A631D9"/>
    <w:rsid w:val="00A6348C"/>
    <w:rsid w:val="00A6389E"/>
    <w:rsid w:val="00A6400A"/>
    <w:rsid w:val="00A64114"/>
    <w:rsid w:val="00A6453D"/>
    <w:rsid w:val="00A64999"/>
    <w:rsid w:val="00A64AB7"/>
    <w:rsid w:val="00A64B80"/>
    <w:rsid w:val="00A6546A"/>
    <w:rsid w:val="00A65A25"/>
    <w:rsid w:val="00A65AED"/>
    <w:rsid w:val="00A65B65"/>
    <w:rsid w:val="00A660FF"/>
    <w:rsid w:val="00A66291"/>
    <w:rsid w:val="00A668B6"/>
    <w:rsid w:val="00A66CC4"/>
    <w:rsid w:val="00A66CE3"/>
    <w:rsid w:val="00A66D60"/>
    <w:rsid w:val="00A66D9F"/>
    <w:rsid w:val="00A671BB"/>
    <w:rsid w:val="00A674B7"/>
    <w:rsid w:val="00A675CB"/>
    <w:rsid w:val="00A704BD"/>
    <w:rsid w:val="00A70C1B"/>
    <w:rsid w:val="00A70E87"/>
    <w:rsid w:val="00A70FFD"/>
    <w:rsid w:val="00A71165"/>
    <w:rsid w:val="00A71357"/>
    <w:rsid w:val="00A71500"/>
    <w:rsid w:val="00A716F5"/>
    <w:rsid w:val="00A717EB"/>
    <w:rsid w:val="00A71871"/>
    <w:rsid w:val="00A71D0A"/>
    <w:rsid w:val="00A71D9D"/>
    <w:rsid w:val="00A71ECA"/>
    <w:rsid w:val="00A722D0"/>
    <w:rsid w:val="00A7246D"/>
    <w:rsid w:val="00A7271B"/>
    <w:rsid w:val="00A7298E"/>
    <w:rsid w:val="00A72B5B"/>
    <w:rsid w:val="00A72D0B"/>
    <w:rsid w:val="00A72E3A"/>
    <w:rsid w:val="00A732DF"/>
    <w:rsid w:val="00A7333E"/>
    <w:rsid w:val="00A73AB9"/>
    <w:rsid w:val="00A73B38"/>
    <w:rsid w:val="00A73BB4"/>
    <w:rsid w:val="00A740A6"/>
    <w:rsid w:val="00A742BE"/>
    <w:rsid w:val="00A74300"/>
    <w:rsid w:val="00A74610"/>
    <w:rsid w:val="00A74AA1"/>
    <w:rsid w:val="00A74C88"/>
    <w:rsid w:val="00A752F9"/>
    <w:rsid w:val="00A75447"/>
    <w:rsid w:val="00A7595C"/>
    <w:rsid w:val="00A75C2B"/>
    <w:rsid w:val="00A75D42"/>
    <w:rsid w:val="00A75DF7"/>
    <w:rsid w:val="00A760D4"/>
    <w:rsid w:val="00A76326"/>
    <w:rsid w:val="00A763C2"/>
    <w:rsid w:val="00A76541"/>
    <w:rsid w:val="00A76949"/>
    <w:rsid w:val="00A76ABE"/>
    <w:rsid w:val="00A7702F"/>
    <w:rsid w:val="00A77059"/>
    <w:rsid w:val="00A772B3"/>
    <w:rsid w:val="00A77928"/>
    <w:rsid w:val="00A80047"/>
    <w:rsid w:val="00A80489"/>
    <w:rsid w:val="00A80504"/>
    <w:rsid w:val="00A8055A"/>
    <w:rsid w:val="00A80C04"/>
    <w:rsid w:val="00A80FDD"/>
    <w:rsid w:val="00A812E6"/>
    <w:rsid w:val="00A82210"/>
    <w:rsid w:val="00A822E8"/>
    <w:rsid w:val="00A825C2"/>
    <w:rsid w:val="00A828CF"/>
    <w:rsid w:val="00A829DF"/>
    <w:rsid w:val="00A83208"/>
    <w:rsid w:val="00A83631"/>
    <w:rsid w:val="00A83A8A"/>
    <w:rsid w:val="00A83D5D"/>
    <w:rsid w:val="00A83FC2"/>
    <w:rsid w:val="00A8426E"/>
    <w:rsid w:val="00A8431F"/>
    <w:rsid w:val="00A84C8C"/>
    <w:rsid w:val="00A85451"/>
    <w:rsid w:val="00A85525"/>
    <w:rsid w:val="00A858E2"/>
    <w:rsid w:val="00A86392"/>
    <w:rsid w:val="00A8685C"/>
    <w:rsid w:val="00A86EC8"/>
    <w:rsid w:val="00A878AC"/>
    <w:rsid w:val="00A90014"/>
    <w:rsid w:val="00A900EF"/>
    <w:rsid w:val="00A90B52"/>
    <w:rsid w:val="00A90F01"/>
    <w:rsid w:val="00A91E0E"/>
    <w:rsid w:val="00A92022"/>
    <w:rsid w:val="00A921B6"/>
    <w:rsid w:val="00A9253F"/>
    <w:rsid w:val="00A92BD2"/>
    <w:rsid w:val="00A92C4A"/>
    <w:rsid w:val="00A92E1A"/>
    <w:rsid w:val="00A92F22"/>
    <w:rsid w:val="00A93229"/>
    <w:rsid w:val="00A9365D"/>
    <w:rsid w:val="00A93950"/>
    <w:rsid w:val="00A93979"/>
    <w:rsid w:val="00A939C6"/>
    <w:rsid w:val="00A93F97"/>
    <w:rsid w:val="00A941C7"/>
    <w:rsid w:val="00A941F7"/>
    <w:rsid w:val="00A943DE"/>
    <w:rsid w:val="00A94641"/>
    <w:rsid w:val="00A94CEE"/>
    <w:rsid w:val="00A952EE"/>
    <w:rsid w:val="00A954B2"/>
    <w:rsid w:val="00A9555A"/>
    <w:rsid w:val="00A963AC"/>
    <w:rsid w:val="00A96BB5"/>
    <w:rsid w:val="00A97CCB"/>
    <w:rsid w:val="00A97DA0"/>
    <w:rsid w:val="00AA0056"/>
    <w:rsid w:val="00AA03BB"/>
    <w:rsid w:val="00AA13F3"/>
    <w:rsid w:val="00AA1869"/>
    <w:rsid w:val="00AA1EB8"/>
    <w:rsid w:val="00AA27E2"/>
    <w:rsid w:val="00AA2AE5"/>
    <w:rsid w:val="00AA2C86"/>
    <w:rsid w:val="00AA31DF"/>
    <w:rsid w:val="00AA3A2F"/>
    <w:rsid w:val="00AA402D"/>
    <w:rsid w:val="00AA42BA"/>
    <w:rsid w:val="00AA4651"/>
    <w:rsid w:val="00AA475F"/>
    <w:rsid w:val="00AA477D"/>
    <w:rsid w:val="00AA4AAB"/>
    <w:rsid w:val="00AA4AB1"/>
    <w:rsid w:val="00AA4EA1"/>
    <w:rsid w:val="00AA4EAA"/>
    <w:rsid w:val="00AA51A8"/>
    <w:rsid w:val="00AA5407"/>
    <w:rsid w:val="00AA5426"/>
    <w:rsid w:val="00AA5C29"/>
    <w:rsid w:val="00AA6358"/>
    <w:rsid w:val="00AA6437"/>
    <w:rsid w:val="00AA66B5"/>
    <w:rsid w:val="00AA67B3"/>
    <w:rsid w:val="00AA7109"/>
    <w:rsid w:val="00AA7DF2"/>
    <w:rsid w:val="00AA7EF0"/>
    <w:rsid w:val="00AB02DF"/>
    <w:rsid w:val="00AB055C"/>
    <w:rsid w:val="00AB0885"/>
    <w:rsid w:val="00AB0921"/>
    <w:rsid w:val="00AB093A"/>
    <w:rsid w:val="00AB0CE5"/>
    <w:rsid w:val="00AB0D45"/>
    <w:rsid w:val="00AB14CB"/>
    <w:rsid w:val="00AB1516"/>
    <w:rsid w:val="00AB1579"/>
    <w:rsid w:val="00AB1F55"/>
    <w:rsid w:val="00AB2242"/>
    <w:rsid w:val="00AB2B97"/>
    <w:rsid w:val="00AB2C13"/>
    <w:rsid w:val="00AB36DA"/>
    <w:rsid w:val="00AB3876"/>
    <w:rsid w:val="00AB39E0"/>
    <w:rsid w:val="00AB4AEA"/>
    <w:rsid w:val="00AB4BC5"/>
    <w:rsid w:val="00AB4C01"/>
    <w:rsid w:val="00AB4C52"/>
    <w:rsid w:val="00AB4FAC"/>
    <w:rsid w:val="00AB5387"/>
    <w:rsid w:val="00AB54BB"/>
    <w:rsid w:val="00AB5B0F"/>
    <w:rsid w:val="00AB5C22"/>
    <w:rsid w:val="00AB6265"/>
    <w:rsid w:val="00AB6BF5"/>
    <w:rsid w:val="00AB6D30"/>
    <w:rsid w:val="00AB6E6B"/>
    <w:rsid w:val="00AB76F5"/>
    <w:rsid w:val="00AB7856"/>
    <w:rsid w:val="00AB7954"/>
    <w:rsid w:val="00AB7A7A"/>
    <w:rsid w:val="00AC013F"/>
    <w:rsid w:val="00AC01A9"/>
    <w:rsid w:val="00AC0284"/>
    <w:rsid w:val="00AC0470"/>
    <w:rsid w:val="00AC1C49"/>
    <w:rsid w:val="00AC1C71"/>
    <w:rsid w:val="00AC254F"/>
    <w:rsid w:val="00AC286C"/>
    <w:rsid w:val="00AC2AE8"/>
    <w:rsid w:val="00AC2D9F"/>
    <w:rsid w:val="00AC2F80"/>
    <w:rsid w:val="00AC39E4"/>
    <w:rsid w:val="00AC3D23"/>
    <w:rsid w:val="00AC40A4"/>
    <w:rsid w:val="00AC42D1"/>
    <w:rsid w:val="00AC5853"/>
    <w:rsid w:val="00AC5A11"/>
    <w:rsid w:val="00AC5C8D"/>
    <w:rsid w:val="00AC5DDD"/>
    <w:rsid w:val="00AC6597"/>
    <w:rsid w:val="00AC6746"/>
    <w:rsid w:val="00AC69A6"/>
    <w:rsid w:val="00AC6AC4"/>
    <w:rsid w:val="00AC6C63"/>
    <w:rsid w:val="00AC6D68"/>
    <w:rsid w:val="00AC6F2E"/>
    <w:rsid w:val="00AC7561"/>
    <w:rsid w:val="00AD0149"/>
    <w:rsid w:val="00AD0EB1"/>
    <w:rsid w:val="00AD15AF"/>
    <w:rsid w:val="00AD1982"/>
    <w:rsid w:val="00AD19E1"/>
    <w:rsid w:val="00AD1BED"/>
    <w:rsid w:val="00AD1E42"/>
    <w:rsid w:val="00AD1EF7"/>
    <w:rsid w:val="00AD267E"/>
    <w:rsid w:val="00AD2B0B"/>
    <w:rsid w:val="00AD2B92"/>
    <w:rsid w:val="00AD2EF9"/>
    <w:rsid w:val="00AD317B"/>
    <w:rsid w:val="00AD374E"/>
    <w:rsid w:val="00AD3C67"/>
    <w:rsid w:val="00AD3DD2"/>
    <w:rsid w:val="00AD4457"/>
    <w:rsid w:val="00AD4615"/>
    <w:rsid w:val="00AD4755"/>
    <w:rsid w:val="00AD490F"/>
    <w:rsid w:val="00AD4D2B"/>
    <w:rsid w:val="00AD4EFE"/>
    <w:rsid w:val="00AD50EA"/>
    <w:rsid w:val="00AD54B7"/>
    <w:rsid w:val="00AD5625"/>
    <w:rsid w:val="00AD58C5"/>
    <w:rsid w:val="00AD6575"/>
    <w:rsid w:val="00AD6B1D"/>
    <w:rsid w:val="00AD6C0D"/>
    <w:rsid w:val="00AD6C1A"/>
    <w:rsid w:val="00AD6DB9"/>
    <w:rsid w:val="00AD7728"/>
    <w:rsid w:val="00AD7B7C"/>
    <w:rsid w:val="00AD7B94"/>
    <w:rsid w:val="00AD7C6D"/>
    <w:rsid w:val="00ADA60A"/>
    <w:rsid w:val="00AE05CF"/>
    <w:rsid w:val="00AE05D6"/>
    <w:rsid w:val="00AE092E"/>
    <w:rsid w:val="00AE1483"/>
    <w:rsid w:val="00AE1746"/>
    <w:rsid w:val="00AE19AB"/>
    <w:rsid w:val="00AE1AE9"/>
    <w:rsid w:val="00AE2085"/>
    <w:rsid w:val="00AE211E"/>
    <w:rsid w:val="00AE2232"/>
    <w:rsid w:val="00AE27AB"/>
    <w:rsid w:val="00AE2C2A"/>
    <w:rsid w:val="00AE2DFD"/>
    <w:rsid w:val="00AE35CE"/>
    <w:rsid w:val="00AE37BD"/>
    <w:rsid w:val="00AE38B7"/>
    <w:rsid w:val="00AE3AF5"/>
    <w:rsid w:val="00AE4062"/>
    <w:rsid w:val="00AE40B5"/>
    <w:rsid w:val="00AE4249"/>
    <w:rsid w:val="00AE42A9"/>
    <w:rsid w:val="00AE451A"/>
    <w:rsid w:val="00AE46D5"/>
    <w:rsid w:val="00AE4A2F"/>
    <w:rsid w:val="00AE4A45"/>
    <w:rsid w:val="00AE4E32"/>
    <w:rsid w:val="00AE687E"/>
    <w:rsid w:val="00AE6AB6"/>
    <w:rsid w:val="00AE709B"/>
    <w:rsid w:val="00AE7214"/>
    <w:rsid w:val="00AE7A75"/>
    <w:rsid w:val="00AE7A83"/>
    <w:rsid w:val="00AF035E"/>
    <w:rsid w:val="00AF09E1"/>
    <w:rsid w:val="00AF0B79"/>
    <w:rsid w:val="00AF0B7C"/>
    <w:rsid w:val="00AF0E09"/>
    <w:rsid w:val="00AF1118"/>
    <w:rsid w:val="00AF11A2"/>
    <w:rsid w:val="00AF144C"/>
    <w:rsid w:val="00AF1506"/>
    <w:rsid w:val="00AF1902"/>
    <w:rsid w:val="00AF221C"/>
    <w:rsid w:val="00AF23F7"/>
    <w:rsid w:val="00AF28AA"/>
    <w:rsid w:val="00AF2DD3"/>
    <w:rsid w:val="00AF339D"/>
    <w:rsid w:val="00AF35C4"/>
    <w:rsid w:val="00AF37EA"/>
    <w:rsid w:val="00AF38E6"/>
    <w:rsid w:val="00AF3C15"/>
    <w:rsid w:val="00AF4014"/>
    <w:rsid w:val="00AF4025"/>
    <w:rsid w:val="00AF4174"/>
    <w:rsid w:val="00AF4674"/>
    <w:rsid w:val="00AF46F2"/>
    <w:rsid w:val="00AF47AF"/>
    <w:rsid w:val="00AF52DF"/>
    <w:rsid w:val="00AF581F"/>
    <w:rsid w:val="00AF58CA"/>
    <w:rsid w:val="00AF6640"/>
    <w:rsid w:val="00AF6848"/>
    <w:rsid w:val="00AF6934"/>
    <w:rsid w:val="00AF6BB5"/>
    <w:rsid w:val="00AF6E35"/>
    <w:rsid w:val="00AF72C1"/>
    <w:rsid w:val="00AF754F"/>
    <w:rsid w:val="00AF771F"/>
    <w:rsid w:val="00AF77F6"/>
    <w:rsid w:val="00AF7919"/>
    <w:rsid w:val="00AF79E5"/>
    <w:rsid w:val="00AF7B58"/>
    <w:rsid w:val="00AF7E9E"/>
    <w:rsid w:val="00B0061E"/>
    <w:rsid w:val="00B00733"/>
    <w:rsid w:val="00B00C57"/>
    <w:rsid w:val="00B0107C"/>
    <w:rsid w:val="00B01BAC"/>
    <w:rsid w:val="00B01C32"/>
    <w:rsid w:val="00B01ED8"/>
    <w:rsid w:val="00B020DC"/>
    <w:rsid w:val="00B02194"/>
    <w:rsid w:val="00B02445"/>
    <w:rsid w:val="00B0297B"/>
    <w:rsid w:val="00B02C13"/>
    <w:rsid w:val="00B02ED6"/>
    <w:rsid w:val="00B03D85"/>
    <w:rsid w:val="00B0494A"/>
    <w:rsid w:val="00B04E10"/>
    <w:rsid w:val="00B04F62"/>
    <w:rsid w:val="00B05653"/>
    <w:rsid w:val="00B058D4"/>
    <w:rsid w:val="00B05E33"/>
    <w:rsid w:val="00B0637A"/>
    <w:rsid w:val="00B06381"/>
    <w:rsid w:val="00B06461"/>
    <w:rsid w:val="00B06553"/>
    <w:rsid w:val="00B06623"/>
    <w:rsid w:val="00B06646"/>
    <w:rsid w:val="00B0672C"/>
    <w:rsid w:val="00B0725C"/>
    <w:rsid w:val="00B073B0"/>
    <w:rsid w:val="00B0743A"/>
    <w:rsid w:val="00B07524"/>
    <w:rsid w:val="00B0775A"/>
    <w:rsid w:val="00B07B18"/>
    <w:rsid w:val="00B07C63"/>
    <w:rsid w:val="00B10115"/>
    <w:rsid w:val="00B105A2"/>
    <w:rsid w:val="00B10B28"/>
    <w:rsid w:val="00B10D63"/>
    <w:rsid w:val="00B10DB7"/>
    <w:rsid w:val="00B10E1B"/>
    <w:rsid w:val="00B1176B"/>
    <w:rsid w:val="00B11BD0"/>
    <w:rsid w:val="00B11C25"/>
    <w:rsid w:val="00B12BFF"/>
    <w:rsid w:val="00B12D4F"/>
    <w:rsid w:val="00B12D5A"/>
    <w:rsid w:val="00B12FF5"/>
    <w:rsid w:val="00B1366B"/>
    <w:rsid w:val="00B13AF2"/>
    <w:rsid w:val="00B141BD"/>
    <w:rsid w:val="00B148CD"/>
    <w:rsid w:val="00B148E4"/>
    <w:rsid w:val="00B1497B"/>
    <w:rsid w:val="00B14F7D"/>
    <w:rsid w:val="00B1509B"/>
    <w:rsid w:val="00B150D1"/>
    <w:rsid w:val="00B1522E"/>
    <w:rsid w:val="00B1530E"/>
    <w:rsid w:val="00B15ED8"/>
    <w:rsid w:val="00B16068"/>
    <w:rsid w:val="00B1666F"/>
    <w:rsid w:val="00B167CA"/>
    <w:rsid w:val="00B167DC"/>
    <w:rsid w:val="00B16F13"/>
    <w:rsid w:val="00B17156"/>
    <w:rsid w:val="00B1748C"/>
    <w:rsid w:val="00B175CB"/>
    <w:rsid w:val="00B175FC"/>
    <w:rsid w:val="00B1791E"/>
    <w:rsid w:val="00B1797E"/>
    <w:rsid w:val="00B17A3B"/>
    <w:rsid w:val="00B1CEE7"/>
    <w:rsid w:val="00B204BE"/>
    <w:rsid w:val="00B20762"/>
    <w:rsid w:val="00B208FE"/>
    <w:rsid w:val="00B20B8A"/>
    <w:rsid w:val="00B213D0"/>
    <w:rsid w:val="00B2164B"/>
    <w:rsid w:val="00B217A6"/>
    <w:rsid w:val="00B21963"/>
    <w:rsid w:val="00B21A4D"/>
    <w:rsid w:val="00B220F2"/>
    <w:rsid w:val="00B2224C"/>
    <w:rsid w:val="00B22652"/>
    <w:rsid w:val="00B227AE"/>
    <w:rsid w:val="00B22C5E"/>
    <w:rsid w:val="00B2321C"/>
    <w:rsid w:val="00B237E8"/>
    <w:rsid w:val="00B23801"/>
    <w:rsid w:val="00B2383F"/>
    <w:rsid w:val="00B23D61"/>
    <w:rsid w:val="00B23E61"/>
    <w:rsid w:val="00B24175"/>
    <w:rsid w:val="00B247B2"/>
    <w:rsid w:val="00B24848"/>
    <w:rsid w:val="00B249D0"/>
    <w:rsid w:val="00B24BD4"/>
    <w:rsid w:val="00B24D3D"/>
    <w:rsid w:val="00B25182"/>
    <w:rsid w:val="00B2519D"/>
    <w:rsid w:val="00B25384"/>
    <w:rsid w:val="00B254BB"/>
    <w:rsid w:val="00B259B6"/>
    <w:rsid w:val="00B25DA4"/>
    <w:rsid w:val="00B26010"/>
    <w:rsid w:val="00B26571"/>
    <w:rsid w:val="00B26682"/>
    <w:rsid w:val="00B267FA"/>
    <w:rsid w:val="00B268FF"/>
    <w:rsid w:val="00B2715B"/>
    <w:rsid w:val="00B27879"/>
    <w:rsid w:val="00B27A7F"/>
    <w:rsid w:val="00B27BA5"/>
    <w:rsid w:val="00B27C1A"/>
    <w:rsid w:val="00B27F7B"/>
    <w:rsid w:val="00B27F9A"/>
    <w:rsid w:val="00B309CA"/>
    <w:rsid w:val="00B30D4B"/>
    <w:rsid w:val="00B31A8F"/>
    <w:rsid w:val="00B31FD1"/>
    <w:rsid w:val="00B32067"/>
    <w:rsid w:val="00B321E7"/>
    <w:rsid w:val="00B32877"/>
    <w:rsid w:val="00B32DCC"/>
    <w:rsid w:val="00B32F6E"/>
    <w:rsid w:val="00B33279"/>
    <w:rsid w:val="00B335A9"/>
    <w:rsid w:val="00B33B91"/>
    <w:rsid w:val="00B33C39"/>
    <w:rsid w:val="00B33C76"/>
    <w:rsid w:val="00B33FE9"/>
    <w:rsid w:val="00B34034"/>
    <w:rsid w:val="00B34190"/>
    <w:rsid w:val="00B342A1"/>
    <w:rsid w:val="00B342ED"/>
    <w:rsid w:val="00B34382"/>
    <w:rsid w:val="00B34506"/>
    <w:rsid w:val="00B34EFC"/>
    <w:rsid w:val="00B35478"/>
    <w:rsid w:val="00B355DB"/>
    <w:rsid w:val="00B359DA"/>
    <w:rsid w:val="00B35B4A"/>
    <w:rsid w:val="00B35B88"/>
    <w:rsid w:val="00B35F34"/>
    <w:rsid w:val="00B36335"/>
    <w:rsid w:val="00B364CA"/>
    <w:rsid w:val="00B366B3"/>
    <w:rsid w:val="00B367E8"/>
    <w:rsid w:val="00B36F41"/>
    <w:rsid w:val="00B37277"/>
    <w:rsid w:val="00B37301"/>
    <w:rsid w:val="00B3730E"/>
    <w:rsid w:val="00B37396"/>
    <w:rsid w:val="00B376DF"/>
    <w:rsid w:val="00B37702"/>
    <w:rsid w:val="00B3794C"/>
    <w:rsid w:val="00B37B04"/>
    <w:rsid w:val="00B37B98"/>
    <w:rsid w:val="00B37C99"/>
    <w:rsid w:val="00B37F67"/>
    <w:rsid w:val="00B40113"/>
    <w:rsid w:val="00B404EE"/>
    <w:rsid w:val="00B408A8"/>
    <w:rsid w:val="00B40F07"/>
    <w:rsid w:val="00B410F4"/>
    <w:rsid w:val="00B417E9"/>
    <w:rsid w:val="00B4192F"/>
    <w:rsid w:val="00B41955"/>
    <w:rsid w:val="00B41D4C"/>
    <w:rsid w:val="00B41F26"/>
    <w:rsid w:val="00B41F4D"/>
    <w:rsid w:val="00B42591"/>
    <w:rsid w:val="00B42B34"/>
    <w:rsid w:val="00B42EE5"/>
    <w:rsid w:val="00B42F54"/>
    <w:rsid w:val="00B43344"/>
    <w:rsid w:val="00B4338B"/>
    <w:rsid w:val="00B433F1"/>
    <w:rsid w:val="00B43427"/>
    <w:rsid w:val="00B436E3"/>
    <w:rsid w:val="00B4391C"/>
    <w:rsid w:val="00B43C46"/>
    <w:rsid w:val="00B4410A"/>
    <w:rsid w:val="00B44687"/>
    <w:rsid w:val="00B446A9"/>
    <w:rsid w:val="00B45231"/>
    <w:rsid w:val="00B4586E"/>
    <w:rsid w:val="00B458F8"/>
    <w:rsid w:val="00B459C5"/>
    <w:rsid w:val="00B45B29"/>
    <w:rsid w:val="00B45C45"/>
    <w:rsid w:val="00B45E1E"/>
    <w:rsid w:val="00B45E88"/>
    <w:rsid w:val="00B461D2"/>
    <w:rsid w:val="00B465B6"/>
    <w:rsid w:val="00B46B37"/>
    <w:rsid w:val="00B46D2B"/>
    <w:rsid w:val="00B46FB3"/>
    <w:rsid w:val="00B4759E"/>
    <w:rsid w:val="00B47653"/>
    <w:rsid w:val="00B47687"/>
    <w:rsid w:val="00B476FD"/>
    <w:rsid w:val="00B4773E"/>
    <w:rsid w:val="00B47F11"/>
    <w:rsid w:val="00B508E8"/>
    <w:rsid w:val="00B519B8"/>
    <w:rsid w:val="00B51FD2"/>
    <w:rsid w:val="00B521E3"/>
    <w:rsid w:val="00B528FB"/>
    <w:rsid w:val="00B5310E"/>
    <w:rsid w:val="00B535E3"/>
    <w:rsid w:val="00B53A63"/>
    <w:rsid w:val="00B54990"/>
    <w:rsid w:val="00B550FA"/>
    <w:rsid w:val="00B557AA"/>
    <w:rsid w:val="00B55955"/>
    <w:rsid w:val="00B55AAE"/>
    <w:rsid w:val="00B55C41"/>
    <w:rsid w:val="00B560BF"/>
    <w:rsid w:val="00B56355"/>
    <w:rsid w:val="00B5647A"/>
    <w:rsid w:val="00B56C8C"/>
    <w:rsid w:val="00B56E1B"/>
    <w:rsid w:val="00B5730B"/>
    <w:rsid w:val="00B57707"/>
    <w:rsid w:val="00B578B4"/>
    <w:rsid w:val="00B57B1E"/>
    <w:rsid w:val="00B60203"/>
    <w:rsid w:val="00B602A7"/>
    <w:rsid w:val="00B604C9"/>
    <w:rsid w:val="00B612EA"/>
    <w:rsid w:val="00B614E3"/>
    <w:rsid w:val="00B6156A"/>
    <w:rsid w:val="00B61C55"/>
    <w:rsid w:val="00B61D8F"/>
    <w:rsid w:val="00B61E52"/>
    <w:rsid w:val="00B62404"/>
    <w:rsid w:val="00B628FC"/>
    <w:rsid w:val="00B62EBC"/>
    <w:rsid w:val="00B6301D"/>
    <w:rsid w:val="00B6351C"/>
    <w:rsid w:val="00B63666"/>
    <w:rsid w:val="00B63951"/>
    <w:rsid w:val="00B63B2A"/>
    <w:rsid w:val="00B63D9A"/>
    <w:rsid w:val="00B6418E"/>
    <w:rsid w:val="00B641CA"/>
    <w:rsid w:val="00B641E6"/>
    <w:rsid w:val="00B643EE"/>
    <w:rsid w:val="00B64839"/>
    <w:rsid w:val="00B64DB0"/>
    <w:rsid w:val="00B64E3A"/>
    <w:rsid w:val="00B653FC"/>
    <w:rsid w:val="00B65CA3"/>
    <w:rsid w:val="00B65F69"/>
    <w:rsid w:val="00B66287"/>
    <w:rsid w:val="00B66A43"/>
    <w:rsid w:val="00B67447"/>
    <w:rsid w:val="00B6779C"/>
    <w:rsid w:val="00B6792F"/>
    <w:rsid w:val="00B67BFD"/>
    <w:rsid w:val="00B70618"/>
    <w:rsid w:val="00B70698"/>
    <w:rsid w:val="00B715CF"/>
    <w:rsid w:val="00B71804"/>
    <w:rsid w:val="00B71BAB"/>
    <w:rsid w:val="00B71F88"/>
    <w:rsid w:val="00B72DCC"/>
    <w:rsid w:val="00B73511"/>
    <w:rsid w:val="00B736E6"/>
    <w:rsid w:val="00B742C3"/>
    <w:rsid w:val="00B74405"/>
    <w:rsid w:val="00B744C5"/>
    <w:rsid w:val="00B74CF6"/>
    <w:rsid w:val="00B74E63"/>
    <w:rsid w:val="00B74F15"/>
    <w:rsid w:val="00B75241"/>
    <w:rsid w:val="00B75256"/>
    <w:rsid w:val="00B7534A"/>
    <w:rsid w:val="00B75389"/>
    <w:rsid w:val="00B758C4"/>
    <w:rsid w:val="00B75AA7"/>
    <w:rsid w:val="00B762C0"/>
    <w:rsid w:val="00B76368"/>
    <w:rsid w:val="00B76447"/>
    <w:rsid w:val="00B766A7"/>
    <w:rsid w:val="00B76B87"/>
    <w:rsid w:val="00B76F63"/>
    <w:rsid w:val="00B7705C"/>
    <w:rsid w:val="00B771FE"/>
    <w:rsid w:val="00B77369"/>
    <w:rsid w:val="00B77447"/>
    <w:rsid w:val="00B775D4"/>
    <w:rsid w:val="00B77739"/>
    <w:rsid w:val="00B777CE"/>
    <w:rsid w:val="00B778FB"/>
    <w:rsid w:val="00B77A15"/>
    <w:rsid w:val="00B77AB7"/>
    <w:rsid w:val="00B77FF0"/>
    <w:rsid w:val="00B80809"/>
    <w:rsid w:val="00B80F08"/>
    <w:rsid w:val="00B811A7"/>
    <w:rsid w:val="00B811FC"/>
    <w:rsid w:val="00B81872"/>
    <w:rsid w:val="00B81993"/>
    <w:rsid w:val="00B81BFA"/>
    <w:rsid w:val="00B81FBB"/>
    <w:rsid w:val="00B8215C"/>
    <w:rsid w:val="00B82328"/>
    <w:rsid w:val="00B825DF"/>
    <w:rsid w:val="00B82696"/>
    <w:rsid w:val="00B82B0E"/>
    <w:rsid w:val="00B82C3D"/>
    <w:rsid w:val="00B84485"/>
    <w:rsid w:val="00B845EA"/>
    <w:rsid w:val="00B84C69"/>
    <w:rsid w:val="00B84C80"/>
    <w:rsid w:val="00B84DD2"/>
    <w:rsid w:val="00B85199"/>
    <w:rsid w:val="00B851B1"/>
    <w:rsid w:val="00B85967"/>
    <w:rsid w:val="00B85C9E"/>
    <w:rsid w:val="00B85FC1"/>
    <w:rsid w:val="00B862A3"/>
    <w:rsid w:val="00B867E7"/>
    <w:rsid w:val="00B86AE7"/>
    <w:rsid w:val="00B8744C"/>
    <w:rsid w:val="00B87A78"/>
    <w:rsid w:val="00B87C82"/>
    <w:rsid w:val="00B87E77"/>
    <w:rsid w:val="00B900B0"/>
    <w:rsid w:val="00B9039E"/>
    <w:rsid w:val="00B906A6"/>
    <w:rsid w:val="00B90EE8"/>
    <w:rsid w:val="00B91474"/>
    <w:rsid w:val="00B917D6"/>
    <w:rsid w:val="00B91A16"/>
    <w:rsid w:val="00B91B18"/>
    <w:rsid w:val="00B91E94"/>
    <w:rsid w:val="00B923C7"/>
    <w:rsid w:val="00B92640"/>
    <w:rsid w:val="00B92C82"/>
    <w:rsid w:val="00B93764"/>
    <w:rsid w:val="00B939EA"/>
    <w:rsid w:val="00B93BD7"/>
    <w:rsid w:val="00B93F6E"/>
    <w:rsid w:val="00B94D22"/>
    <w:rsid w:val="00B95167"/>
    <w:rsid w:val="00B951D1"/>
    <w:rsid w:val="00B9543D"/>
    <w:rsid w:val="00B95554"/>
    <w:rsid w:val="00B95BB1"/>
    <w:rsid w:val="00B96194"/>
    <w:rsid w:val="00B961FB"/>
    <w:rsid w:val="00B9624C"/>
    <w:rsid w:val="00B96605"/>
    <w:rsid w:val="00B967A0"/>
    <w:rsid w:val="00B96C55"/>
    <w:rsid w:val="00B96C90"/>
    <w:rsid w:val="00B96CAA"/>
    <w:rsid w:val="00B96E52"/>
    <w:rsid w:val="00B97236"/>
    <w:rsid w:val="00B97516"/>
    <w:rsid w:val="00B97ABE"/>
    <w:rsid w:val="00B97AC6"/>
    <w:rsid w:val="00B97BA6"/>
    <w:rsid w:val="00BA0259"/>
    <w:rsid w:val="00BA073F"/>
    <w:rsid w:val="00BA081E"/>
    <w:rsid w:val="00BA0979"/>
    <w:rsid w:val="00BA0F17"/>
    <w:rsid w:val="00BA2D7D"/>
    <w:rsid w:val="00BA2DED"/>
    <w:rsid w:val="00BA326B"/>
    <w:rsid w:val="00BA3B7F"/>
    <w:rsid w:val="00BA41E6"/>
    <w:rsid w:val="00BA4629"/>
    <w:rsid w:val="00BA5AE0"/>
    <w:rsid w:val="00BA6047"/>
    <w:rsid w:val="00BA618B"/>
    <w:rsid w:val="00BA618C"/>
    <w:rsid w:val="00BA7066"/>
    <w:rsid w:val="00BA72EC"/>
    <w:rsid w:val="00BA730C"/>
    <w:rsid w:val="00BA750B"/>
    <w:rsid w:val="00BA7BF3"/>
    <w:rsid w:val="00BB01DF"/>
    <w:rsid w:val="00BB0493"/>
    <w:rsid w:val="00BB06A5"/>
    <w:rsid w:val="00BB09CA"/>
    <w:rsid w:val="00BB0FF7"/>
    <w:rsid w:val="00BB11D6"/>
    <w:rsid w:val="00BB129A"/>
    <w:rsid w:val="00BB168C"/>
    <w:rsid w:val="00BB1813"/>
    <w:rsid w:val="00BB1AB2"/>
    <w:rsid w:val="00BB1FF5"/>
    <w:rsid w:val="00BB2834"/>
    <w:rsid w:val="00BB31F1"/>
    <w:rsid w:val="00BB3A60"/>
    <w:rsid w:val="00BB3ACA"/>
    <w:rsid w:val="00BB3DE3"/>
    <w:rsid w:val="00BB41AF"/>
    <w:rsid w:val="00BB439C"/>
    <w:rsid w:val="00BB45AB"/>
    <w:rsid w:val="00BB45F4"/>
    <w:rsid w:val="00BB51C3"/>
    <w:rsid w:val="00BB53F3"/>
    <w:rsid w:val="00BB5598"/>
    <w:rsid w:val="00BB5781"/>
    <w:rsid w:val="00BB589F"/>
    <w:rsid w:val="00BB5A08"/>
    <w:rsid w:val="00BB5C7E"/>
    <w:rsid w:val="00BB5C9B"/>
    <w:rsid w:val="00BB5DBB"/>
    <w:rsid w:val="00BB5F42"/>
    <w:rsid w:val="00BB5FDD"/>
    <w:rsid w:val="00BB6009"/>
    <w:rsid w:val="00BB61DD"/>
    <w:rsid w:val="00BB6502"/>
    <w:rsid w:val="00BB6695"/>
    <w:rsid w:val="00BB66F2"/>
    <w:rsid w:val="00BB6C2E"/>
    <w:rsid w:val="00BB6D3A"/>
    <w:rsid w:val="00BB7121"/>
    <w:rsid w:val="00BB73D4"/>
    <w:rsid w:val="00BB757D"/>
    <w:rsid w:val="00BB7895"/>
    <w:rsid w:val="00BB7C14"/>
    <w:rsid w:val="00BB7DA0"/>
    <w:rsid w:val="00BB7E5C"/>
    <w:rsid w:val="00BC060A"/>
    <w:rsid w:val="00BC0695"/>
    <w:rsid w:val="00BC06CB"/>
    <w:rsid w:val="00BC0956"/>
    <w:rsid w:val="00BC0963"/>
    <w:rsid w:val="00BC0EC3"/>
    <w:rsid w:val="00BC0ED3"/>
    <w:rsid w:val="00BC1236"/>
    <w:rsid w:val="00BC1B02"/>
    <w:rsid w:val="00BC1F68"/>
    <w:rsid w:val="00BC1FB0"/>
    <w:rsid w:val="00BC270E"/>
    <w:rsid w:val="00BC29F7"/>
    <w:rsid w:val="00BC2BDA"/>
    <w:rsid w:val="00BC2CE0"/>
    <w:rsid w:val="00BC334D"/>
    <w:rsid w:val="00BC3B2F"/>
    <w:rsid w:val="00BC3C62"/>
    <w:rsid w:val="00BC3EA5"/>
    <w:rsid w:val="00BC3EB0"/>
    <w:rsid w:val="00BC41D5"/>
    <w:rsid w:val="00BC42F6"/>
    <w:rsid w:val="00BC4739"/>
    <w:rsid w:val="00BC4944"/>
    <w:rsid w:val="00BC4BBC"/>
    <w:rsid w:val="00BC4D72"/>
    <w:rsid w:val="00BC5376"/>
    <w:rsid w:val="00BC55DC"/>
    <w:rsid w:val="00BC5697"/>
    <w:rsid w:val="00BC5871"/>
    <w:rsid w:val="00BC5C48"/>
    <w:rsid w:val="00BC5DF0"/>
    <w:rsid w:val="00BC61FF"/>
    <w:rsid w:val="00BC65C9"/>
    <w:rsid w:val="00BC669A"/>
    <w:rsid w:val="00BC6749"/>
    <w:rsid w:val="00BC6A29"/>
    <w:rsid w:val="00BC72BD"/>
    <w:rsid w:val="00BC76FF"/>
    <w:rsid w:val="00BC78C9"/>
    <w:rsid w:val="00BC7D88"/>
    <w:rsid w:val="00BD077A"/>
    <w:rsid w:val="00BD0814"/>
    <w:rsid w:val="00BD0A57"/>
    <w:rsid w:val="00BD1202"/>
    <w:rsid w:val="00BD180F"/>
    <w:rsid w:val="00BD1912"/>
    <w:rsid w:val="00BD1D9B"/>
    <w:rsid w:val="00BD1DE6"/>
    <w:rsid w:val="00BD2265"/>
    <w:rsid w:val="00BD26AE"/>
    <w:rsid w:val="00BD27FF"/>
    <w:rsid w:val="00BD2BB0"/>
    <w:rsid w:val="00BD2BC3"/>
    <w:rsid w:val="00BD2BE9"/>
    <w:rsid w:val="00BD2D2D"/>
    <w:rsid w:val="00BD2E83"/>
    <w:rsid w:val="00BD3047"/>
    <w:rsid w:val="00BD30F7"/>
    <w:rsid w:val="00BD324F"/>
    <w:rsid w:val="00BD33BC"/>
    <w:rsid w:val="00BD34DE"/>
    <w:rsid w:val="00BD3669"/>
    <w:rsid w:val="00BD391D"/>
    <w:rsid w:val="00BD3940"/>
    <w:rsid w:val="00BD405F"/>
    <w:rsid w:val="00BD4A3C"/>
    <w:rsid w:val="00BD4E7D"/>
    <w:rsid w:val="00BD51DA"/>
    <w:rsid w:val="00BD5EC1"/>
    <w:rsid w:val="00BD6360"/>
    <w:rsid w:val="00BD65CC"/>
    <w:rsid w:val="00BD6896"/>
    <w:rsid w:val="00BD6968"/>
    <w:rsid w:val="00BD6DBF"/>
    <w:rsid w:val="00BD6E52"/>
    <w:rsid w:val="00BD6FEF"/>
    <w:rsid w:val="00BD73CB"/>
    <w:rsid w:val="00BD77BA"/>
    <w:rsid w:val="00BD7C77"/>
    <w:rsid w:val="00BD7DAA"/>
    <w:rsid w:val="00BE00A4"/>
    <w:rsid w:val="00BE00B1"/>
    <w:rsid w:val="00BE04E0"/>
    <w:rsid w:val="00BE04F3"/>
    <w:rsid w:val="00BE0E63"/>
    <w:rsid w:val="00BE0ECA"/>
    <w:rsid w:val="00BE13C4"/>
    <w:rsid w:val="00BE2106"/>
    <w:rsid w:val="00BE234E"/>
    <w:rsid w:val="00BE3083"/>
    <w:rsid w:val="00BE32B4"/>
    <w:rsid w:val="00BE362A"/>
    <w:rsid w:val="00BE3795"/>
    <w:rsid w:val="00BE38B7"/>
    <w:rsid w:val="00BE3975"/>
    <w:rsid w:val="00BE3EF5"/>
    <w:rsid w:val="00BE3FD4"/>
    <w:rsid w:val="00BE41BE"/>
    <w:rsid w:val="00BE4FD2"/>
    <w:rsid w:val="00BE5D62"/>
    <w:rsid w:val="00BE6115"/>
    <w:rsid w:val="00BE653A"/>
    <w:rsid w:val="00BE6951"/>
    <w:rsid w:val="00BE6C5D"/>
    <w:rsid w:val="00BE7286"/>
    <w:rsid w:val="00BE731D"/>
    <w:rsid w:val="00BE77DD"/>
    <w:rsid w:val="00BE7893"/>
    <w:rsid w:val="00BE7950"/>
    <w:rsid w:val="00BE7B40"/>
    <w:rsid w:val="00BE7B63"/>
    <w:rsid w:val="00BE7BB9"/>
    <w:rsid w:val="00BE7C4D"/>
    <w:rsid w:val="00BF096F"/>
    <w:rsid w:val="00BF09B2"/>
    <w:rsid w:val="00BF0A26"/>
    <w:rsid w:val="00BF0AF2"/>
    <w:rsid w:val="00BF0B67"/>
    <w:rsid w:val="00BF0C3E"/>
    <w:rsid w:val="00BF0D5B"/>
    <w:rsid w:val="00BF0F21"/>
    <w:rsid w:val="00BF25EC"/>
    <w:rsid w:val="00BF2AC3"/>
    <w:rsid w:val="00BF2C1B"/>
    <w:rsid w:val="00BF371E"/>
    <w:rsid w:val="00BF3A18"/>
    <w:rsid w:val="00BF3DE4"/>
    <w:rsid w:val="00BF430A"/>
    <w:rsid w:val="00BF4A12"/>
    <w:rsid w:val="00BF4D3E"/>
    <w:rsid w:val="00BF5108"/>
    <w:rsid w:val="00BF5688"/>
    <w:rsid w:val="00BF568B"/>
    <w:rsid w:val="00BF5C86"/>
    <w:rsid w:val="00BF5E16"/>
    <w:rsid w:val="00BF616B"/>
    <w:rsid w:val="00BF6253"/>
    <w:rsid w:val="00BF639F"/>
    <w:rsid w:val="00BF6967"/>
    <w:rsid w:val="00BF6989"/>
    <w:rsid w:val="00BF6DD9"/>
    <w:rsid w:val="00BF7437"/>
    <w:rsid w:val="00BF7EAD"/>
    <w:rsid w:val="00C00EDA"/>
    <w:rsid w:val="00C00F1C"/>
    <w:rsid w:val="00C01639"/>
    <w:rsid w:val="00C01B12"/>
    <w:rsid w:val="00C02BA0"/>
    <w:rsid w:val="00C032B1"/>
    <w:rsid w:val="00C0372B"/>
    <w:rsid w:val="00C03B2C"/>
    <w:rsid w:val="00C03BA5"/>
    <w:rsid w:val="00C04474"/>
    <w:rsid w:val="00C04554"/>
    <w:rsid w:val="00C04961"/>
    <w:rsid w:val="00C04AD1"/>
    <w:rsid w:val="00C067EC"/>
    <w:rsid w:val="00C06996"/>
    <w:rsid w:val="00C07182"/>
    <w:rsid w:val="00C0742E"/>
    <w:rsid w:val="00C07F48"/>
    <w:rsid w:val="00C100F1"/>
    <w:rsid w:val="00C10116"/>
    <w:rsid w:val="00C10BDC"/>
    <w:rsid w:val="00C10C0A"/>
    <w:rsid w:val="00C10C46"/>
    <w:rsid w:val="00C11042"/>
    <w:rsid w:val="00C11E5E"/>
    <w:rsid w:val="00C120B7"/>
    <w:rsid w:val="00C12798"/>
    <w:rsid w:val="00C12BA3"/>
    <w:rsid w:val="00C130EB"/>
    <w:rsid w:val="00C134AD"/>
    <w:rsid w:val="00C13BDB"/>
    <w:rsid w:val="00C13DBF"/>
    <w:rsid w:val="00C13EA7"/>
    <w:rsid w:val="00C1401B"/>
    <w:rsid w:val="00C14754"/>
    <w:rsid w:val="00C157F3"/>
    <w:rsid w:val="00C1625A"/>
    <w:rsid w:val="00C16333"/>
    <w:rsid w:val="00C16E95"/>
    <w:rsid w:val="00C16F56"/>
    <w:rsid w:val="00C16FA6"/>
    <w:rsid w:val="00C17156"/>
    <w:rsid w:val="00C17287"/>
    <w:rsid w:val="00C17BB5"/>
    <w:rsid w:val="00C20423"/>
    <w:rsid w:val="00C206C3"/>
    <w:rsid w:val="00C212B9"/>
    <w:rsid w:val="00C21502"/>
    <w:rsid w:val="00C21727"/>
    <w:rsid w:val="00C2186E"/>
    <w:rsid w:val="00C22265"/>
    <w:rsid w:val="00C2227C"/>
    <w:rsid w:val="00C22742"/>
    <w:rsid w:val="00C228A4"/>
    <w:rsid w:val="00C231D8"/>
    <w:rsid w:val="00C236C3"/>
    <w:rsid w:val="00C2373A"/>
    <w:rsid w:val="00C23967"/>
    <w:rsid w:val="00C23B91"/>
    <w:rsid w:val="00C2413C"/>
    <w:rsid w:val="00C2457A"/>
    <w:rsid w:val="00C2474A"/>
    <w:rsid w:val="00C249B9"/>
    <w:rsid w:val="00C249DB"/>
    <w:rsid w:val="00C24CDE"/>
    <w:rsid w:val="00C25154"/>
    <w:rsid w:val="00C253E0"/>
    <w:rsid w:val="00C25A19"/>
    <w:rsid w:val="00C25F78"/>
    <w:rsid w:val="00C2632E"/>
    <w:rsid w:val="00C26413"/>
    <w:rsid w:val="00C26504"/>
    <w:rsid w:val="00C26886"/>
    <w:rsid w:val="00C26B4F"/>
    <w:rsid w:val="00C26D81"/>
    <w:rsid w:val="00C26DC6"/>
    <w:rsid w:val="00C26F38"/>
    <w:rsid w:val="00C27108"/>
    <w:rsid w:val="00C2735D"/>
    <w:rsid w:val="00C27370"/>
    <w:rsid w:val="00C27431"/>
    <w:rsid w:val="00C27448"/>
    <w:rsid w:val="00C2758B"/>
    <w:rsid w:val="00C2759A"/>
    <w:rsid w:val="00C27843"/>
    <w:rsid w:val="00C278FC"/>
    <w:rsid w:val="00C2793B"/>
    <w:rsid w:val="00C27BEF"/>
    <w:rsid w:val="00C3012E"/>
    <w:rsid w:val="00C302DA"/>
    <w:rsid w:val="00C3046D"/>
    <w:rsid w:val="00C30666"/>
    <w:rsid w:val="00C306DC"/>
    <w:rsid w:val="00C309A6"/>
    <w:rsid w:val="00C31441"/>
    <w:rsid w:val="00C3168E"/>
    <w:rsid w:val="00C316E4"/>
    <w:rsid w:val="00C317CF"/>
    <w:rsid w:val="00C31927"/>
    <w:rsid w:val="00C319FB"/>
    <w:rsid w:val="00C31A6A"/>
    <w:rsid w:val="00C31F07"/>
    <w:rsid w:val="00C31F64"/>
    <w:rsid w:val="00C31FCE"/>
    <w:rsid w:val="00C321B7"/>
    <w:rsid w:val="00C3225C"/>
    <w:rsid w:val="00C32742"/>
    <w:rsid w:val="00C327D7"/>
    <w:rsid w:val="00C32942"/>
    <w:rsid w:val="00C32A13"/>
    <w:rsid w:val="00C32ACE"/>
    <w:rsid w:val="00C334E3"/>
    <w:rsid w:val="00C33757"/>
    <w:rsid w:val="00C346FA"/>
    <w:rsid w:val="00C34AE7"/>
    <w:rsid w:val="00C34B51"/>
    <w:rsid w:val="00C34BAD"/>
    <w:rsid w:val="00C34CAF"/>
    <w:rsid w:val="00C34E1C"/>
    <w:rsid w:val="00C34E3B"/>
    <w:rsid w:val="00C34F38"/>
    <w:rsid w:val="00C35429"/>
    <w:rsid w:val="00C35702"/>
    <w:rsid w:val="00C35759"/>
    <w:rsid w:val="00C3588D"/>
    <w:rsid w:val="00C369A1"/>
    <w:rsid w:val="00C36C19"/>
    <w:rsid w:val="00C37021"/>
    <w:rsid w:val="00C3741C"/>
    <w:rsid w:val="00C376BA"/>
    <w:rsid w:val="00C37726"/>
    <w:rsid w:val="00C37854"/>
    <w:rsid w:val="00C40184"/>
    <w:rsid w:val="00C40335"/>
    <w:rsid w:val="00C4084F"/>
    <w:rsid w:val="00C409C0"/>
    <w:rsid w:val="00C40D9C"/>
    <w:rsid w:val="00C40EAF"/>
    <w:rsid w:val="00C411BE"/>
    <w:rsid w:val="00C41264"/>
    <w:rsid w:val="00C41330"/>
    <w:rsid w:val="00C415BD"/>
    <w:rsid w:val="00C41966"/>
    <w:rsid w:val="00C41C03"/>
    <w:rsid w:val="00C41D1E"/>
    <w:rsid w:val="00C42266"/>
    <w:rsid w:val="00C42319"/>
    <w:rsid w:val="00C4246C"/>
    <w:rsid w:val="00C42472"/>
    <w:rsid w:val="00C42DCC"/>
    <w:rsid w:val="00C42DE2"/>
    <w:rsid w:val="00C434B6"/>
    <w:rsid w:val="00C43703"/>
    <w:rsid w:val="00C43E89"/>
    <w:rsid w:val="00C441E2"/>
    <w:rsid w:val="00C44248"/>
    <w:rsid w:val="00C44534"/>
    <w:rsid w:val="00C44A5F"/>
    <w:rsid w:val="00C44C60"/>
    <w:rsid w:val="00C451A9"/>
    <w:rsid w:val="00C459DF"/>
    <w:rsid w:val="00C45AC5"/>
    <w:rsid w:val="00C45AF0"/>
    <w:rsid w:val="00C45C64"/>
    <w:rsid w:val="00C462A9"/>
    <w:rsid w:val="00C464E4"/>
    <w:rsid w:val="00C46938"/>
    <w:rsid w:val="00C46D60"/>
    <w:rsid w:val="00C46DCA"/>
    <w:rsid w:val="00C46DE5"/>
    <w:rsid w:val="00C5025C"/>
    <w:rsid w:val="00C5070F"/>
    <w:rsid w:val="00C509C4"/>
    <w:rsid w:val="00C50EBE"/>
    <w:rsid w:val="00C5106F"/>
    <w:rsid w:val="00C51554"/>
    <w:rsid w:val="00C5195D"/>
    <w:rsid w:val="00C51BF7"/>
    <w:rsid w:val="00C5254C"/>
    <w:rsid w:val="00C52640"/>
    <w:rsid w:val="00C52A20"/>
    <w:rsid w:val="00C52F8A"/>
    <w:rsid w:val="00C53BC5"/>
    <w:rsid w:val="00C53C11"/>
    <w:rsid w:val="00C53D38"/>
    <w:rsid w:val="00C53F55"/>
    <w:rsid w:val="00C54276"/>
    <w:rsid w:val="00C5429A"/>
    <w:rsid w:val="00C5439F"/>
    <w:rsid w:val="00C5446E"/>
    <w:rsid w:val="00C54971"/>
    <w:rsid w:val="00C54BB7"/>
    <w:rsid w:val="00C54BD3"/>
    <w:rsid w:val="00C54D35"/>
    <w:rsid w:val="00C54E2E"/>
    <w:rsid w:val="00C559FA"/>
    <w:rsid w:val="00C55CB4"/>
    <w:rsid w:val="00C55ED0"/>
    <w:rsid w:val="00C5639F"/>
    <w:rsid w:val="00C567CB"/>
    <w:rsid w:val="00C5704D"/>
    <w:rsid w:val="00C5708B"/>
    <w:rsid w:val="00C5787B"/>
    <w:rsid w:val="00C579E4"/>
    <w:rsid w:val="00C57A9C"/>
    <w:rsid w:val="00C57C31"/>
    <w:rsid w:val="00C57CAF"/>
    <w:rsid w:val="00C57DEF"/>
    <w:rsid w:val="00C57FB6"/>
    <w:rsid w:val="00C60276"/>
    <w:rsid w:val="00C602A8"/>
    <w:rsid w:val="00C602CA"/>
    <w:rsid w:val="00C60B55"/>
    <w:rsid w:val="00C6114A"/>
    <w:rsid w:val="00C612B9"/>
    <w:rsid w:val="00C61401"/>
    <w:rsid w:val="00C617C3"/>
    <w:rsid w:val="00C61817"/>
    <w:rsid w:val="00C6190C"/>
    <w:rsid w:val="00C6198E"/>
    <w:rsid w:val="00C61A4E"/>
    <w:rsid w:val="00C61BF8"/>
    <w:rsid w:val="00C61D3D"/>
    <w:rsid w:val="00C61EBD"/>
    <w:rsid w:val="00C6242C"/>
    <w:rsid w:val="00C625E9"/>
    <w:rsid w:val="00C62C36"/>
    <w:rsid w:val="00C62CB9"/>
    <w:rsid w:val="00C644B1"/>
    <w:rsid w:val="00C6458E"/>
    <w:rsid w:val="00C6472F"/>
    <w:rsid w:val="00C64935"/>
    <w:rsid w:val="00C64A88"/>
    <w:rsid w:val="00C6576C"/>
    <w:rsid w:val="00C65EED"/>
    <w:rsid w:val="00C66013"/>
    <w:rsid w:val="00C66A71"/>
    <w:rsid w:val="00C66AD2"/>
    <w:rsid w:val="00C67B17"/>
    <w:rsid w:val="00C7001B"/>
    <w:rsid w:val="00C705E9"/>
    <w:rsid w:val="00C7074D"/>
    <w:rsid w:val="00C71201"/>
    <w:rsid w:val="00C714D9"/>
    <w:rsid w:val="00C715D5"/>
    <w:rsid w:val="00C7195A"/>
    <w:rsid w:val="00C71D4E"/>
    <w:rsid w:val="00C72273"/>
    <w:rsid w:val="00C729F1"/>
    <w:rsid w:val="00C73647"/>
    <w:rsid w:val="00C73833"/>
    <w:rsid w:val="00C73872"/>
    <w:rsid w:val="00C73A77"/>
    <w:rsid w:val="00C73CA5"/>
    <w:rsid w:val="00C742BE"/>
    <w:rsid w:val="00C7434A"/>
    <w:rsid w:val="00C74881"/>
    <w:rsid w:val="00C749E3"/>
    <w:rsid w:val="00C74C2B"/>
    <w:rsid w:val="00C74E16"/>
    <w:rsid w:val="00C74FAE"/>
    <w:rsid w:val="00C758CB"/>
    <w:rsid w:val="00C75950"/>
    <w:rsid w:val="00C75E05"/>
    <w:rsid w:val="00C76188"/>
    <w:rsid w:val="00C764C9"/>
    <w:rsid w:val="00C76771"/>
    <w:rsid w:val="00C76AB9"/>
    <w:rsid w:val="00C7716C"/>
    <w:rsid w:val="00C7721D"/>
    <w:rsid w:val="00C77773"/>
    <w:rsid w:val="00C77810"/>
    <w:rsid w:val="00C77857"/>
    <w:rsid w:val="00C778A4"/>
    <w:rsid w:val="00C77B20"/>
    <w:rsid w:val="00C77F1F"/>
    <w:rsid w:val="00C80238"/>
    <w:rsid w:val="00C80437"/>
    <w:rsid w:val="00C808DC"/>
    <w:rsid w:val="00C809A7"/>
    <w:rsid w:val="00C80CF6"/>
    <w:rsid w:val="00C80E88"/>
    <w:rsid w:val="00C81448"/>
    <w:rsid w:val="00C815AA"/>
    <w:rsid w:val="00C81BE5"/>
    <w:rsid w:val="00C826E4"/>
    <w:rsid w:val="00C827A0"/>
    <w:rsid w:val="00C82E59"/>
    <w:rsid w:val="00C836D2"/>
    <w:rsid w:val="00C83C6F"/>
    <w:rsid w:val="00C84388"/>
    <w:rsid w:val="00C84522"/>
    <w:rsid w:val="00C84536"/>
    <w:rsid w:val="00C84806"/>
    <w:rsid w:val="00C84BDF"/>
    <w:rsid w:val="00C854EA"/>
    <w:rsid w:val="00C85C33"/>
    <w:rsid w:val="00C86257"/>
    <w:rsid w:val="00C8655B"/>
    <w:rsid w:val="00C86803"/>
    <w:rsid w:val="00C8688D"/>
    <w:rsid w:val="00C86C5C"/>
    <w:rsid w:val="00C8707C"/>
    <w:rsid w:val="00C8763C"/>
    <w:rsid w:val="00C87C98"/>
    <w:rsid w:val="00C9036F"/>
    <w:rsid w:val="00C90519"/>
    <w:rsid w:val="00C91076"/>
    <w:rsid w:val="00C911B1"/>
    <w:rsid w:val="00C91443"/>
    <w:rsid w:val="00C9156B"/>
    <w:rsid w:val="00C91A3D"/>
    <w:rsid w:val="00C91E0A"/>
    <w:rsid w:val="00C91F0D"/>
    <w:rsid w:val="00C92406"/>
    <w:rsid w:val="00C9263B"/>
    <w:rsid w:val="00C92AF3"/>
    <w:rsid w:val="00C92BC8"/>
    <w:rsid w:val="00C92F0E"/>
    <w:rsid w:val="00C92F81"/>
    <w:rsid w:val="00C93047"/>
    <w:rsid w:val="00C93253"/>
    <w:rsid w:val="00C933AC"/>
    <w:rsid w:val="00C936C2"/>
    <w:rsid w:val="00C9378A"/>
    <w:rsid w:val="00C9395E"/>
    <w:rsid w:val="00C93D27"/>
    <w:rsid w:val="00C94DA0"/>
    <w:rsid w:val="00C94DD6"/>
    <w:rsid w:val="00C955EB"/>
    <w:rsid w:val="00C957A2"/>
    <w:rsid w:val="00C96294"/>
    <w:rsid w:val="00C96414"/>
    <w:rsid w:val="00C96653"/>
    <w:rsid w:val="00C96B60"/>
    <w:rsid w:val="00C96FA3"/>
    <w:rsid w:val="00C96FF9"/>
    <w:rsid w:val="00C970C4"/>
    <w:rsid w:val="00C97118"/>
    <w:rsid w:val="00C971EA"/>
    <w:rsid w:val="00C971EC"/>
    <w:rsid w:val="00C97428"/>
    <w:rsid w:val="00C9749E"/>
    <w:rsid w:val="00C974C9"/>
    <w:rsid w:val="00C97714"/>
    <w:rsid w:val="00C97844"/>
    <w:rsid w:val="00C97916"/>
    <w:rsid w:val="00C9791F"/>
    <w:rsid w:val="00C979C1"/>
    <w:rsid w:val="00C97BD2"/>
    <w:rsid w:val="00C97BDB"/>
    <w:rsid w:val="00CA002B"/>
    <w:rsid w:val="00CA03F5"/>
    <w:rsid w:val="00CA03F8"/>
    <w:rsid w:val="00CA056C"/>
    <w:rsid w:val="00CA0588"/>
    <w:rsid w:val="00CA0657"/>
    <w:rsid w:val="00CA070E"/>
    <w:rsid w:val="00CA08C4"/>
    <w:rsid w:val="00CA0C64"/>
    <w:rsid w:val="00CA11E6"/>
    <w:rsid w:val="00CA1431"/>
    <w:rsid w:val="00CA1747"/>
    <w:rsid w:val="00CA1E39"/>
    <w:rsid w:val="00CA1ED5"/>
    <w:rsid w:val="00CA2600"/>
    <w:rsid w:val="00CA2641"/>
    <w:rsid w:val="00CA33BC"/>
    <w:rsid w:val="00CA3679"/>
    <w:rsid w:val="00CA3864"/>
    <w:rsid w:val="00CA39DA"/>
    <w:rsid w:val="00CA403E"/>
    <w:rsid w:val="00CA4150"/>
    <w:rsid w:val="00CA4290"/>
    <w:rsid w:val="00CA49F4"/>
    <w:rsid w:val="00CA4A7F"/>
    <w:rsid w:val="00CA4ED4"/>
    <w:rsid w:val="00CA4FF5"/>
    <w:rsid w:val="00CA52BD"/>
    <w:rsid w:val="00CA5332"/>
    <w:rsid w:val="00CA53B2"/>
    <w:rsid w:val="00CA569E"/>
    <w:rsid w:val="00CA5703"/>
    <w:rsid w:val="00CA5790"/>
    <w:rsid w:val="00CA57AC"/>
    <w:rsid w:val="00CA585A"/>
    <w:rsid w:val="00CA5AD6"/>
    <w:rsid w:val="00CA5CEE"/>
    <w:rsid w:val="00CA5D05"/>
    <w:rsid w:val="00CA5E46"/>
    <w:rsid w:val="00CA6079"/>
    <w:rsid w:val="00CA60E5"/>
    <w:rsid w:val="00CA62DC"/>
    <w:rsid w:val="00CA635F"/>
    <w:rsid w:val="00CA6491"/>
    <w:rsid w:val="00CA6877"/>
    <w:rsid w:val="00CA6D15"/>
    <w:rsid w:val="00CA724C"/>
    <w:rsid w:val="00CA725E"/>
    <w:rsid w:val="00CA772D"/>
    <w:rsid w:val="00CB00AA"/>
    <w:rsid w:val="00CB029E"/>
    <w:rsid w:val="00CB0A33"/>
    <w:rsid w:val="00CB0FD4"/>
    <w:rsid w:val="00CB15C5"/>
    <w:rsid w:val="00CB1692"/>
    <w:rsid w:val="00CB1A8B"/>
    <w:rsid w:val="00CB20E4"/>
    <w:rsid w:val="00CB24DA"/>
    <w:rsid w:val="00CB24FE"/>
    <w:rsid w:val="00CB2850"/>
    <w:rsid w:val="00CB3110"/>
    <w:rsid w:val="00CB317A"/>
    <w:rsid w:val="00CB32DF"/>
    <w:rsid w:val="00CB3655"/>
    <w:rsid w:val="00CB37D2"/>
    <w:rsid w:val="00CB42F0"/>
    <w:rsid w:val="00CB42F8"/>
    <w:rsid w:val="00CB432A"/>
    <w:rsid w:val="00CB482C"/>
    <w:rsid w:val="00CB503F"/>
    <w:rsid w:val="00CB511C"/>
    <w:rsid w:val="00CB52D0"/>
    <w:rsid w:val="00CB5F0E"/>
    <w:rsid w:val="00CB620B"/>
    <w:rsid w:val="00CB691A"/>
    <w:rsid w:val="00CB6AB2"/>
    <w:rsid w:val="00CB7008"/>
    <w:rsid w:val="00CB7495"/>
    <w:rsid w:val="00CB764A"/>
    <w:rsid w:val="00CB79BD"/>
    <w:rsid w:val="00CB7ABC"/>
    <w:rsid w:val="00CB7C33"/>
    <w:rsid w:val="00CC0319"/>
    <w:rsid w:val="00CC07F0"/>
    <w:rsid w:val="00CC093B"/>
    <w:rsid w:val="00CC0CF6"/>
    <w:rsid w:val="00CC0E57"/>
    <w:rsid w:val="00CC0FBE"/>
    <w:rsid w:val="00CC152E"/>
    <w:rsid w:val="00CC170E"/>
    <w:rsid w:val="00CC18DF"/>
    <w:rsid w:val="00CC23B2"/>
    <w:rsid w:val="00CC2B35"/>
    <w:rsid w:val="00CC341D"/>
    <w:rsid w:val="00CC36DA"/>
    <w:rsid w:val="00CC3A56"/>
    <w:rsid w:val="00CC42E5"/>
    <w:rsid w:val="00CC4325"/>
    <w:rsid w:val="00CC457D"/>
    <w:rsid w:val="00CC4768"/>
    <w:rsid w:val="00CC50D9"/>
    <w:rsid w:val="00CC51E7"/>
    <w:rsid w:val="00CC5233"/>
    <w:rsid w:val="00CC595C"/>
    <w:rsid w:val="00CC60AF"/>
    <w:rsid w:val="00CC6304"/>
    <w:rsid w:val="00CC6567"/>
    <w:rsid w:val="00CC65E7"/>
    <w:rsid w:val="00CC6621"/>
    <w:rsid w:val="00CC664E"/>
    <w:rsid w:val="00CC6C2F"/>
    <w:rsid w:val="00CC7206"/>
    <w:rsid w:val="00CC74B5"/>
    <w:rsid w:val="00CC7F45"/>
    <w:rsid w:val="00CC7F74"/>
    <w:rsid w:val="00CD0309"/>
    <w:rsid w:val="00CD03D1"/>
    <w:rsid w:val="00CD051E"/>
    <w:rsid w:val="00CD07BA"/>
    <w:rsid w:val="00CD0A6B"/>
    <w:rsid w:val="00CD1021"/>
    <w:rsid w:val="00CD183B"/>
    <w:rsid w:val="00CD1859"/>
    <w:rsid w:val="00CD1B49"/>
    <w:rsid w:val="00CD22E6"/>
    <w:rsid w:val="00CD22F1"/>
    <w:rsid w:val="00CD2327"/>
    <w:rsid w:val="00CD2381"/>
    <w:rsid w:val="00CD25EF"/>
    <w:rsid w:val="00CD26EB"/>
    <w:rsid w:val="00CD279C"/>
    <w:rsid w:val="00CD28BA"/>
    <w:rsid w:val="00CD28C0"/>
    <w:rsid w:val="00CD3094"/>
    <w:rsid w:val="00CD311A"/>
    <w:rsid w:val="00CD312B"/>
    <w:rsid w:val="00CD32CA"/>
    <w:rsid w:val="00CD352B"/>
    <w:rsid w:val="00CD3870"/>
    <w:rsid w:val="00CD3E22"/>
    <w:rsid w:val="00CD3F13"/>
    <w:rsid w:val="00CD4125"/>
    <w:rsid w:val="00CD5147"/>
    <w:rsid w:val="00CD549A"/>
    <w:rsid w:val="00CD5810"/>
    <w:rsid w:val="00CD5A55"/>
    <w:rsid w:val="00CD5CD6"/>
    <w:rsid w:val="00CD5D34"/>
    <w:rsid w:val="00CD6694"/>
    <w:rsid w:val="00CD6A3D"/>
    <w:rsid w:val="00CD6CA7"/>
    <w:rsid w:val="00CD6DC6"/>
    <w:rsid w:val="00CD6FEB"/>
    <w:rsid w:val="00CD7052"/>
    <w:rsid w:val="00CE0580"/>
    <w:rsid w:val="00CE0A72"/>
    <w:rsid w:val="00CE0AFC"/>
    <w:rsid w:val="00CE0EA0"/>
    <w:rsid w:val="00CE11C7"/>
    <w:rsid w:val="00CE1E96"/>
    <w:rsid w:val="00CE25EC"/>
    <w:rsid w:val="00CE2A27"/>
    <w:rsid w:val="00CE2AD9"/>
    <w:rsid w:val="00CE2D7C"/>
    <w:rsid w:val="00CE339A"/>
    <w:rsid w:val="00CE3620"/>
    <w:rsid w:val="00CE3761"/>
    <w:rsid w:val="00CE37C5"/>
    <w:rsid w:val="00CE39F8"/>
    <w:rsid w:val="00CE3FEA"/>
    <w:rsid w:val="00CE408E"/>
    <w:rsid w:val="00CE4226"/>
    <w:rsid w:val="00CE423C"/>
    <w:rsid w:val="00CE4623"/>
    <w:rsid w:val="00CE4692"/>
    <w:rsid w:val="00CE51D4"/>
    <w:rsid w:val="00CE5244"/>
    <w:rsid w:val="00CE527C"/>
    <w:rsid w:val="00CE53F2"/>
    <w:rsid w:val="00CE556A"/>
    <w:rsid w:val="00CE55EC"/>
    <w:rsid w:val="00CE5838"/>
    <w:rsid w:val="00CE5A18"/>
    <w:rsid w:val="00CE5B19"/>
    <w:rsid w:val="00CE64AE"/>
    <w:rsid w:val="00CE6B73"/>
    <w:rsid w:val="00CE72B4"/>
    <w:rsid w:val="00CE776C"/>
    <w:rsid w:val="00CE7DFA"/>
    <w:rsid w:val="00CE7F36"/>
    <w:rsid w:val="00CF01CD"/>
    <w:rsid w:val="00CF0484"/>
    <w:rsid w:val="00CF05AD"/>
    <w:rsid w:val="00CF077C"/>
    <w:rsid w:val="00CF078F"/>
    <w:rsid w:val="00CF09B3"/>
    <w:rsid w:val="00CF0A49"/>
    <w:rsid w:val="00CF0AB2"/>
    <w:rsid w:val="00CF0EC3"/>
    <w:rsid w:val="00CF10B0"/>
    <w:rsid w:val="00CF118B"/>
    <w:rsid w:val="00CF16DF"/>
    <w:rsid w:val="00CF250C"/>
    <w:rsid w:val="00CF2E3C"/>
    <w:rsid w:val="00CF305E"/>
    <w:rsid w:val="00CF32BA"/>
    <w:rsid w:val="00CF3651"/>
    <w:rsid w:val="00CF3BA1"/>
    <w:rsid w:val="00CF3BC9"/>
    <w:rsid w:val="00CF3EDC"/>
    <w:rsid w:val="00CF3F81"/>
    <w:rsid w:val="00CF40A4"/>
    <w:rsid w:val="00CF40E5"/>
    <w:rsid w:val="00CF57C7"/>
    <w:rsid w:val="00CF5D63"/>
    <w:rsid w:val="00CF5E4F"/>
    <w:rsid w:val="00CF5EB9"/>
    <w:rsid w:val="00CF60F5"/>
    <w:rsid w:val="00CF639A"/>
    <w:rsid w:val="00CF6D6F"/>
    <w:rsid w:val="00CF6F75"/>
    <w:rsid w:val="00CF74BD"/>
    <w:rsid w:val="00CF7626"/>
    <w:rsid w:val="00CF76CB"/>
    <w:rsid w:val="00CF7DD3"/>
    <w:rsid w:val="00D002D1"/>
    <w:rsid w:val="00D002EB"/>
    <w:rsid w:val="00D005FD"/>
    <w:rsid w:val="00D00A75"/>
    <w:rsid w:val="00D00C9B"/>
    <w:rsid w:val="00D0108D"/>
    <w:rsid w:val="00D01515"/>
    <w:rsid w:val="00D01563"/>
    <w:rsid w:val="00D01EA7"/>
    <w:rsid w:val="00D020E8"/>
    <w:rsid w:val="00D022AF"/>
    <w:rsid w:val="00D0247A"/>
    <w:rsid w:val="00D026D9"/>
    <w:rsid w:val="00D02BB1"/>
    <w:rsid w:val="00D02C51"/>
    <w:rsid w:val="00D03481"/>
    <w:rsid w:val="00D034CE"/>
    <w:rsid w:val="00D039B5"/>
    <w:rsid w:val="00D03CE1"/>
    <w:rsid w:val="00D03D23"/>
    <w:rsid w:val="00D03F1F"/>
    <w:rsid w:val="00D050BE"/>
    <w:rsid w:val="00D05449"/>
    <w:rsid w:val="00D05761"/>
    <w:rsid w:val="00D05B1B"/>
    <w:rsid w:val="00D05BC5"/>
    <w:rsid w:val="00D061FF"/>
    <w:rsid w:val="00D0699E"/>
    <w:rsid w:val="00D06A9A"/>
    <w:rsid w:val="00D06D2B"/>
    <w:rsid w:val="00D0732D"/>
    <w:rsid w:val="00D075CD"/>
    <w:rsid w:val="00D07936"/>
    <w:rsid w:val="00D07A57"/>
    <w:rsid w:val="00D07BAB"/>
    <w:rsid w:val="00D101EF"/>
    <w:rsid w:val="00D10B41"/>
    <w:rsid w:val="00D11237"/>
    <w:rsid w:val="00D11398"/>
    <w:rsid w:val="00D11525"/>
    <w:rsid w:val="00D1165A"/>
    <w:rsid w:val="00D11DBC"/>
    <w:rsid w:val="00D1231E"/>
    <w:rsid w:val="00D12916"/>
    <w:rsid w:val="00D12A38"/>
    <w:rsid w:val="00D12A87"/>
    <w:rsid w:val="00D12B89"/>
    <w:rsid w:val="00D12D97"/>
    <w:rsid w:val="00D12DF8"/>
    <w:rsid w:val="00D13274"/>
    <w:rsid w:val="00D13547"/>
    <w:rsid w:val="00D13CB7"/>
    <w:rsid w:val="00D1421D"/>
    <w:rsid w:val="00D14450"/>
    <w:rsid w:val="00D146B3"/>
    <w:rsid w:val="00D14789"/>
    <w:rsid w:val="00D1555F"/>
    <w:rsid w:val="00D158F7"/>
    <w:rsid w:val="00D16139"/>
    <w:rsid w:val="00D16213"/>
    <w:rsid w:val="00D1663F"/>
    <w:rsid w:val="00D16BE2"/>
    <w:rsid w:val="00D16D90"/>
    <w:rsid w:val="00D16F2E"/>
    <w:rsid w:val="00D1782A"/>
    <w:rsid w:val="00D1788C"/>
    <w:rsid w:val="00D17C84"/>
    <w:rsid w:val="00D17FAC"/>
    <w:rsid w:val="00D202D8"/>
    <w:rsid w:val="00D20810"/>
    <w:rsid w:val="00D208B1"/>
    <w:rsid w:val="00D20AEC"/>
    <w:rsid w:val="00D20FE7"/>
    <w:rsid w:val="00D21851"/>
    <w:rsid w:val="00D2194E"/>
    <w:rsid w:val="00D21995"/>
    <w:rsid w:val="00D21A39"/>
    <w:rsid w:val="00D21C52"/>
    <w:rsid w:val="00D221B8"/>
    <w:rsid w:val="00D229FD"/>
    <w:rsid w:val="00D22BA8"/>
    <w:rsid w:val="00D232B4"/>
    <w:rsid w:val="00D23515"/>
    <w:rsid w:val="00D2381F"/>
    <w:rsid w:val="00D23C16"/>
    <w:rsid w:val="00D23F52"/>
    <w:rsid w:val="00D242F4"/>
    <w:rsid w:val="00D24607"/>
    <w:rsid w:val="00D247E3"/>
    <w:rsid w:val="00D249E1"/>
    <w:rsid w:val="00D24D4A"/>
    <w:rsid w:val="00D24F68"/>
    <w:rsid w:val="00D25037"/>
    <w:rsid w:val="00D25176"/>
    <w:rsid w:val="00D258EA"/>
    <w:rsid w:val="00D259F8"/>
    <w:rsid w:val="00D25EA7"/>
    <w:rsid w:val="00D264D5"/>
    <w:rsid w:val="00D2650C"/>
    <w:rsid w:val="00D26698"/>
    <w:rsid w:val="00D26785"/>
    <w:rsid w:val="00D26EEC"/>
    <w:rsid w:val="00D273C4"/>
    <w:rsid w:val="00D2740B"/>
    <w:rsid w:val="00D27EFA"/>
    <w:rsid w:val="00D30079"/>
    <w:rsid w:val="00D300CB"/>
    <w:rsid w:val="00D301CF"/>
    <w:rsid w:val="00D3050E"/>
    <w:rsid w:val="00D30540"/>
    <w:rsid w:val="00D305FC"/>
    <w:rsid w:val="00D308D2"/>
    <w:rsid w:val="00D3110E"/>
    <w:rsid w:val="00D31304"/>
    <w:rsid w:val="00D31494"/>
    <w:rsid w:val="00D31998"/>
    <w:rsid w:val="00D31CC2"/>
    <w:rsid w:val="00D3216F"/>
    <w:rsid w:val="00D32565"/>
    <w:rsid w:val="00D32E9A"/>
    <w:rsid w:val="00D32F6D"/>
    <w:rsid w:val="00D3305F"/>
    <w:rsid w:val="00D33334"/>
    <w:rsid w:val="00D33368"/>
    <w:rsid w:val="00D33685"/>
    <w:rsid w:val="00D336CC"/>
    <w:rsid w:val="00D33CEC"/>
    <w:rsid w:val="00D34730"/>
    <w:rsid w:val="00D35192"/>
    <w:rsid w:val="00D35ABE"/>
    <w:rsid w:val="00D362A5"/>
    <w:rsid w:val="00D3640B"/>
    <w:rsid w:val="00D36B84"/>
    <w:rsid w:val="00D36C6A"/>
    <w:rsid w:val="00D36DEF"/>
    <w:rsid w:val="00D3712D"/>
    <w:rsid w:val="00D374F5"/>
    <w:rsid w:val="00D375C4"/>
    <w:rsid w:val="00D37868"/>
    <w:rsid w:val="00D378D0"/>
    <w:rsid w:val="00D37DCC"/>
    <w:rsid w:val="00D40D7F"/>
    <w:rsid w:val="00D413D2"/>
    <w:rsid w:val="00D417F6"/>
    <w:rsid w:val="00D418A3"/>
    <w:rsid w:val="00D41E37"/>
    <w:rsid w:val="00D421A6"/>
    <w:rsid w:val="00D4229A"/>
    <w:rsid w:val="00D42916"/>
    <w:rsid w:val="00D42A56"/>
    <w:rsid w:val="00D42B4E"/>
    <w:rsid w:val="00D438C3"/>
    <w:rsid w:val="00D43A52"/>
    <w:rsid w:val="00D43AA6"/>
    <w:rsid w:val="00D43C47"/>
    <w:rsid w:val="00D43EA4"/>
    <w:rsid w:val="00D43FCD"/>
    <w:rsid w:val="00D44161"/>
    <w:rsid w:val="00D443F9"/>
    <w:rsid w:val="00D445BF"/>
    <w:rsid w:val="00D445C6"/>
    <w:rsid w:val="00D44660"/>
    <w:rsid w:val="00D449BE"/>
    <w:rsid w:val="00D4503F"/>
    <w:rsid w:val="00D4531C"/>
    <w:rsid w:val="00D457DB"/>
    <w:rsid w:val="00D45803"/>
    <w:rsid w:val="00D45851"/>
    <w:rsid w:val="00D45B90"/>
    <w:rsid w:val="00D460BB"/>
    <w:rsid w:val="00D462A2"/>
    <w:rsid w:val="00D46833"/>
    <w:rsid w:val="00D468A1"/>
    <w:rsid w:val="00D46FF5"/>
    <w:rsid w:val="00D4725B"/>
    <w:rsid w:val="00D47A52"/>
    <w:rsid w:val="00D47BE5"/>
    <w:rsid w:val="00D47E61"/>
    <w:rsid w:val="00D4CA49"/>
    <w:rsid w:val="00D503B0"/>
    <w:rsid w:val="00D5062D"/>
    <w:rsid w:val="00D5063A"/>
    <w:rsid w:val="00D50F23"/>
    <w:rsid w:val="00D50F2D"/>
    <w:rsid w:val="00D50FCC"/>
    <w:rsid w:val="00D50FE9"/>
    <w:rsid w:val="00D51218"/>
    <w:rsid w:val="00D515AF"/>
    <w:rsid w:val="00D51B6D"/>
    <w:rsid w:val="00D51E4C"/>
    <w:rsid w:val="00D51F59"/>
    <w:rsid w:val="00D51FB3"/>
    <w:rsid w:val="00D52089"/>
    <w:rsid w:val="00D52115"/>
    <w:rsid w:val="00D522BF"/>
    <w:rsid w:val="00D52A3D"/>
    <w:rsid w:val="00D52B7F"/>
    <w:rsid w:val="00D52CA8"/>
    <w:rsid w:val="00D538C7"/>
    <w:rsid w:val="00D539B3"/>
    <w:rsid w:val="00D53F33"/>
    <w:rsid w:val="00D5423B"/>
    <w:rsid w:val="00D542B8"/>
    <w:rsid w:val="00D5430B"/>
    <w:rsid w:val="00D54428"/>
    <w:rsid w:val="00D54604"/>
    <w:rsid w:val="00D5481C"/>
    <w:rsid w:val="00D54948"/>
    <w:rsid w:val="00D55427"/>
    <w:rsid w:val="00D559F0"/>
    <w:rsid w:val="00D55EE1"/>
    <w:rsid w:val="00D56016"/>
    <w:rsid w:val="00D56104"/>
    <w:rsid w:val="00D561E2"/>
    <w:rsid w:val="00D56987"/>
    <w:rsid w:val="00D56A0D"/>
    <w:rsid w:val="00D56E21"/>
    <w:rsid w:val="00D5715B"/>
    <w:rsid w:val="00D573D8"/>
    <w:rsid w:val="00D57B7B"/>
    <w:rsid w:val="00D57C6A"/>
    <w:rsid w:val="00D600F7"/>
    <w:rsid w:val="00D60136"/>
    <w:rsid w:val="00D604B8"/>
    <w:rsid w:val="00D6109F"/>
    <w:rsid w:val="00D6192E"/>
    <w:rsid w:val="00D622C1"/>
    <w:rsid w:val="00D62569"/>
    <w:rsid w:val="00D627F4"/>
    <w:rsid w:val="00D62A8C"/>
    <w:rsid w:val="00D62D32"/>
    <w:rsid w:val="00D62F13"/>
    <w:rsid w:val="00D63F9E"/>
    <w:rsid w:val="00D64424"/>
    <w:rsid w:val="00D64B54"/>
    <w:rsid w:val="00D6505E"/>
    <w:rsid w:val="00D651E7"/>
    <w:rsid w:val="00D65307"/>
    <w:rsid w:val="00D65571"/>
    <w:rsid w:val="00D658EC"/>
    <w:rsid w:val="00D65BFA"/>
    <w:rsid w:val="00D65DEB"/>
    <w:rsid w:val="00D66B1A"/>
    <w:rsid w:val="00D6715E"/>
    <w:rsid w:val="00D67584"/>
    <w:rsid w:val="00D67955"/>
    <w:rsid w:val="00D70827"/>
    <w:rsid w:val="00D70AB9"/>
    <w:rsid w:val="00D71092"/>
    <w:rsid w:val="00D7112A"/>
    <w:rsid w:val="00D7180E"/>
    <w:rsid w:val="00D7184C"/>
    <w:rsid w:val="00D71D24"/>
    <w:rsid w:val="00D72110"/>
    <w:rsid w:val="00D726DE"/>
    <w:rsid w:val="00D72D1E"/>
    <w:rsid w:val="00D72DB8"/>
    <w:rsid w:val="00D73FD9"/>
    <w:rsid w:val="00D744BB"/>
    <w:rsid w:val="00D74948"/>
    <w:rsid w:val="00D750A0"/>
    <w:rsid w:val="00D75DE2"/>
    <w:rsid w:val="00D75ECD"/>
    <w:rsid w:val="00D765A0"/>
    <w:rsid w:val="00D765BD"/>
    <w:rsid w:val="00D7667A"/>
    <w:rsid w:val="00D76CD7"/>
    <w:rsid w:val="00D77652"/>
    <w:rsid w:val="00D77914"/>
    <w:rsid w:val="00D77ADD"/>
    <w:rsid w:val="00D811C0"/>
    <w:rsid w:val="00D812A3"/>
    <w:rsid w:val="00D8167A"/>
    <w:rsid w:val="00D816A1"/>
    <w:rsid w:val="00D81DC9"/>
    <w:rsid w:val="00D82692"/>
    <w:rsid w:val="00D8281A"/>
    <w:rsid w:val="00D828AA"/>
    <w:rsid w:val="00D82ED6"/>
    <w:rsid w:val="00D82F08"/>
    <w:rsid w:val="00D838D3"/>
    <w:rsid w:val="00D83C89"/>
    <w:rsid w:val="00D83F70"/>
    <w:rsid w:val="00D84DF8"/>
    <w:rsid w:val="00D851CB"/>
    <w:rsid w:val="00D85315"/>
    <w:rsid w:val="00D8549D"/>
    <w:rsid w:val="00D85643"/>
    <w:rsid w:val="00D858DE"/>
    <w:rsid w:val="00D85955"/>
    <w:rsid w:val="00D85A51"/>
    <w:rsid w:val="00D85BF1"/>
    <w:rsid w:val="00D861D7"/>
    <w:rsid w:val="00D86270"/>
    <w:rsid w:val="00D862CA"/>
    <w:rsid w:val="00D86470"/>
    <w:rsid w:val="00D8663F"/>
    <w:rsid w:val="00D86790"/>
    <w:rsid w:val="00D867D5"/>
    <w:rsid w:val="00D867EA"/>
    <w:rsid w:val="00D86C8F"/>
    <w:rsid w:val="00D86D25"/>
    <w:rsid w:val="00D87176"/>
    <w:rsid w:val="00D872E8"/>
    <w:rsid w:val="00D87439"/>
    <w:rsid w:val="00D879AF"/>
    <w:rsid w:val="00D90033"/>
    <w:rsid w:val="00D9017B"/>
    <w:rsid w:val="00D904B7"/>
    <w:rsid w:val="00D905D8"/>
    <w:rsid w:val="00D9066A"/>
    <w:rsid w:val="00D90736"/>
    <w:rsid w:val="00D90E97"/>
    <w:rsid w:val="00D90FE5"/>
    <w:rsid w:val="00D917BA"/>
    <w:rsid w:val="00D91D34"/>
    <w:rsid w:val="00D91E90"/>
    <w:rsid w:val="00D923AC"/>
    <w:rsid w:val="00D925C4"/>
    <w:rsid w:val="00D92B60"/>
    <w:rsid w:val="00D9304F"/>
    <w:rsid w:val="00D93427"/>
    <w:rsid w:val="00D93663"/>
    <w:rsid w:val="00D939F3"/>
    <w:rsid w:val="00D93B13"/>
    <w:rsid w:val="00D93BA3"/>
    <w:rsid w:val="00D93C6F"/>
    <w:rsid w:val="00D942E9"/>
    <w:rsid w:val="00D94C7B"/>
    <w:rsid w:val="00D94FE4"/>
    <w:rsid w:val="00D9504F"/>
    <w:rsid w:val="00D95194"/>
    <w:rsid w:val="00D95586"/>
    <w:rsid w:val="00D9574D"/>
    <w:rsid w:val="00D95D3D"/>
    <w:rsid w:val="00D96308"/>
    <w:rsid w:val="00D968BC"/>
    <w:rsid w:val="00D969CA"/>
    <w:rsid w:val="00D96B91"/>
    <w:rsid w:val="00D96CBD"/>
    <w:rsid w:val="00D96FE2"/>
    <w:rsid w:val="00D97BAA"/>
    <w:rsid w:val="00DA018B"/>
    <w:rsid w:val="00DA02C0"/>
    <w:rsid w:val="00DA0321"/>
    <w:rsid w:val="00DA0389"/>
    <w:rsid w:val="00DA071E"/>
    <w:rsid w:val="00DA07D5"/>
    <w:rsid w:val="00DA0938"/>
    <w:rsid w:val="00DA0A8C"/>
    <w:rsid w:val="00DA0B99"/>
    <w:rsid w:val="00DA0E67"/>
    <w:rsid w:val="00DA14C9"/>
    <w:rsid w:val="00DA183C"/>
    <w:rsid w:val="00DA1867"/>
    <w:rsid w:val="00DA1F33"/>
    <w:rsid w:val="00DA2F1A"/>
    <w:rsid w:val="00DA36B0"/>
    <w:rsid w:val="00DA38EE"/>
    <w:rsid w:val="00DA3CAE"/>
    <w:rsid w:val="00DA400E"/>
    <w:rsid w:val="00DA4578"/>
    <w:rsid w:val="00DA4BE1"/>
    <w:rsid w:val="00DA5334"/>
    <w:rsid w:val="00DA55B1"/>
    <w:rsid w:val="00DA5667"/>
    <w:rsid w:val="00DA5A42"/>
    <w:rsid w:val="00DA5E7F"/>
    <w:rsid w:val="00DA60AB"/>
    <w:rsid w:val="00DA60CF"/>
    <w:rsid w:val="00DA615F"/>
    <w:rsid w:val="00DA62A6"/>
    <w:rsid w:val="00DA6BDD"/>
    <w:rsid w:val="00DA6C92"/>
    <w:rsid w:val="00DA70AF"/>
    <w:rsid w:val="00DA7901"/>
    <w:rsid w:val="00DA7C35"/>
    <w:rsid w:val="00DA7D76"/>
    <w:rsid w:val="00DB0114"/>
    <w:rsid w:val="00DB033E"/>
    <w:rsid w:val="00DB055B"/>
    <w:rsid w:val="00DB0585"/>
    <w:rsid w:val="00DB0738"/>
    <w:rsid w:val="00DB07A8"/>
    <w:rsid w:val="00DB0BE2"/>
    <w:rsid w:val="00DB0F49"/>
    <w:rsid w:val="00DB108E"/>
    <w:rsid w:val="00DB10AE"/>
    <w:rsid w:val="00DB11D3"/>
    <w:rsid w:val="00DB1514"/>
    <w:rsid w:val="00DB151D"/>
    <w:rsid w:val="00DB154C"/>
    <w:rsid w:val="00DB1FC6"/>
    <w:rsid w:val="00DB2231"/>
    <w:rsid w:val="00DB266C"/>
    <w:rsid w:val="00DB2718"/>
    <w:rsid w:val="00DB279A"/>
    <w:rsid w:val="00DB2AA4"/>
    <w:rsid w:val="00DB2CB7"/>
    <w:rsid w:val="00DB2CC4"/>
    <w:rsid w:val="00DB2ED4"/>
    <w:rsid w:val="00DB2FB4"/>
    <w:rsid w:val="00DB3582"/>
    <w:rsid w:val="00DB3755"/>
    <w:rsid w:val="00DB3A2A"/>
    <w:rsid w:val="00DB3E5E"/>
    <w:rsid w:val="00DB3FCC"/>
    <w:rsid w:val="00DB403A"/>
    <w:rsid w:val="00DB410D"/>
    <w:rsid w:val="00DB44FA"/>
    <w:rsid w:val="00DB4746"/>
    <w:rsid w:val="00DB4EA5"/>
    <w:rsid w:val="00DB5191"/>
    <w:rsid w:val="00DB58EB"/>
    <w:rsid w:val="00DB6055"/>
    <w:rsid w:val="00DB6316"/>
    <w:rsid w:val="00DB6647"/>
    <w:rsid w:val="00DB6BF1"/>
    <w:rsid w:val="00DB6E08"/>
    <w:rsid w:val="00DB6F2E"/>
    <w:rsid w:val="00DB7098"/>
    <w:rsid w:val="00DB77B9"/>
    <w:rsid w:val="00DB7AF0"/>
    <w:rsid w:val="00DB7E73"/>
    <w:rsid w:val="00DB7E9F"/>
    <w:rsid w:val="00DC02F3"/>
    <w:rsid w:val="00DC03EC"/>
    <w:rsid w:val="00DC0722"/>
    <w:rsid w:val="00DC075E"/>
    <w:rsid w:val="00DC0FB4"/>
    <w:rsid w:val="00DC11E0"/>
    <w:rsid w:val="00DC1264"/>
    <w:rsid w:val="00DC14DE"/>
    <w:rsid w:val="00DC17B4"/>
    <w:rsid w:val="00DC1A03"/>
    <w:rsid w:val="00DC1AE9"/>
    <w:rsid w:val="00DC1AF6"/>
    <w:rsid w:val="00DC20A1"/>
    <w:rsid w:val="00DC3088"/>
    <w:rsid w:val="00DC3428"/>
    <w:rsid w:val="00DC3803"/>
    <w:rsid w:val="00DC385F"/>
    <w:rsid w:val="00DC42D5"/>
    <w:rsid w:val="00DC4355"/>
    <w:rsid w:val="00DC4605"/>
    <w:rsid w:val="00DC4724"/>
    <w:rsid w:val="00DC4C1D"/>
    <w:rsid w:val="00DC4F18"/>
    <w:rsid w:val="00DC4F88"/>
    <w:rsid w:val="00DC5542"/>
    <w:rsid w:val="00DC556A"/>
    <w:rsid w:val="00DC6163"/>
    <w:rsid w:val="00DC6816"/>
    <w:rsid w:val="00DC6A51"/>
    <w:rsid w:val="00DC6D44"/>
    <w:rsid w:val="00DC7AF2"/>
    <w:rsid w:val="00DC7E57"/>
    <w:rsid w:val="00DC7F82"/>
    <w:rsid w:val="00DD0091"/>
    <w:rsid w:val="00DD0451"/>
    <w:rsid w:val="00DD0A50"/>
    <w:rsid w:val="00DD1262"/>
    <w:rsid w:val="00DD1364"/>
    <w:rsid w:val="00DD2505"/>
    <w:rsid w:val="00DD281D"/>
    <w:rsid w:val="00DD2DDA"/>
    <w:rsid w:val="00DD2EA9"/>
    <w:rsid w:val="00DD2F04"/>
    <w:rsid w:val="00DD320A"/>
    <w:rsid w:val="00DD3398"/>
    <w:rsid w:val="00DD34A2"/>
    <w:rsid w:val="00DD380B"/>
    <w:rsid w:val="00DD3AFC"/>
    <w:rsid w:val="00DD3C72"/>
    <w:rsid w:val="00DD4869"/>
    <w:rsid w:val="00DD4C0C"/>
    <w:rsid w:val="00DD4C7D"/>
    <w:rsid w:val="00DD4CF6"/>
    <w:rsid w:val="00DD4E9F"/>
    <w:rsid w:val="00DD5120"/>
    <w:rsid w:val="00DD52EC"/>
    <w:rsid w:val="00DD5423"/>
    <w:rsid w:val="00DD5676"/>
    <w:rsid w:val="00DD5A58"/>
    <w:rsid w:val="00DD5ACC"/>
    <w:rsid w:val="00DD5B70"/>
    <w:rsid w:val="00DD6306"/>
    <w:rsid w:val="00DD6756"/>
    <w:rsid w:val="00DD6A00"/>
    <w:rsid w:val="00DD6F74"/>
    <w:rsid w:val="00DD6F8B"/>
    <w:rsid w:val="00DD73B3"/>
    <w:rsid w:val="00DD747B"/>
    <w:rsid w:val="00DD7660"/>
    <w:rsid w:val="00DE0040"/>
    <w:rsid w:val="00DE020C"/>
    <w:rsid w:val="00DE068E"/>
    <w:rsid w:val="00DE0B10"/>
    <w:rsid w:val="00DE0ECF"/>
    <w:rsid w:val="00DE1034"/>
    <w:rsid w:val="00DE10F1"/>
    <w:rsid w:val="00DE11E4"/>
    <w:rsid w:val="00DE134A"/>
    <w:rsid w:val="00DE1770"/>
    <w:rsid w:val="00DE182A"/>
    <w:rsid w:val="00DE21F8"/>
    <w:rsid w:val="00DE2CA2"/>
    <w:rsid w:val="00DE2CC5"/>
    <w:rsid w:val="00DE2FF5"/>
    <w:rsid w:val="00DE39D7"/>
    <w:rsid w:val="00DE3ACB"/>
    <w:rsid w:val="00DE3ACD"/>
    <w:rsid w:val="00DE3D20"/>
    <w:rsid w:val="00DE3D31"/>
    <w:rsid w:val="00DE40B9"/>
    <w:rsid w:val="00DE4C3B"/>
    <w:rsid w:val="00DE504B"/>
    <w:rsid w:val="00DE50D7"/>
    <w:rsid w:val="00DE52FE"/>
    <w:rsid w:val="00DE595B"/>
    <w:rsid w:val="00DE5CF7"/>
    <w:rsid w:val="00DE5E0F"/>
    <w:rsid w:val="00DE6522"/>
    <w:rsid w:val="00DE675E"/>
    <w:rsid w:val="00DE694F"/>
    <w:rsid w:val="00DE6B5C"/>
    <w:rsid w:val="00DE768A"/>
    <w:rsid w:val="00DE7847"/>
    <w:rsid w:val="00DE7C1E"/>
    <w:rsid w:val="00DE7E18"/>
    <w:rsid w:val="00DE7F1C"/>
    <w:rsid w:val="00DF0261"/>
    <w:rsid w:val="00DF0451"/>
    <w:rsid w:val="00DF07FB"/>
    <w:rsid w:val="00DF0904"/>
    <w:rsid w:val="00DF0D72"/>
    <w:rsid w:val="00DF1020"/>
    <w:rsid w:val="00DF126D"/>
    <w:rsid w:val="00DF1B07"/>
    <w:rsid w:val="00DF1C39"/>
    <w:rsid w:val="00DF1E50"/>
    <w:rsid w:val="00DF214C"/>
    <w:rsid w:val="00DF2A00"/>
    <w:rsid w:val="00DF31E7"/>
    <w:rsid w:val="00DF31EE"/>
    <w:rsid w:val="00DF3354"/>
    <w:rsid w:val="00DF3850"/>
    <w:rsid w:val="00DF410F"/>
    <w:rsid w:val="00DF4113"/>
    <w:rsid w:val="00DF416D"/>
    <w:rsid w:val="00DF42CA"/>
    <w:rsid w:val="00DF4340"/>
    <w:rsid w:val="00DF4363"/>
    <w:rsid w:val="00DF47FE"/>
    <w:rsid w:val="00DF4839"/>
    <w:rsid w:val="00DF4AFF"/>
    <w:rsid w:val="00DF4F59"/>
    <w:rsid w:val="00DF4F5D"/>
    <w:rsid w:val="00DF5067"/>
    <w:rsid w:val="00DF5558"/>
    <w:rsid w:val="00DF5719"/>
    <w:rsid w:val="00DF5859"/>
    <w:rsid w:val="00DF5F9A"/>
    <w:rsid w:val="00DF60D4"/>
    <w:rsid w:val="00DF6270"/>
    <w:rsid w:val="00DF6E60"/>
    <w:rsid w:val="00DF6F2B"/>
    <w:rsid w:val="00DF70EC"/>
    <w:rsid w:val="00DF71D8"/>
    <w:rsid w:val="00DF71E4"/>
    <w:rsid w:val="00DF74E2"/>
    <w:rsid w:val="00DF758F"/>
    <w:rsid w:val="00DF75CA"/>
    <w:rsid w:val="00DF782A"/>
    <w:rsid w:val="00DF7C53"/>
    <w:rsid w:val="00DF7D01"/>
    <w:rsid w:val="00DF7F01"/>
    <w:rsid w:val="00E00061"/>
    <w:rsid w:val="00E000F6"/>
    <w:rsid w:val="00E00BB8"/>
    <w:rsid w:val="00E011EC"/>
    <w:rsid w:val="00E013B4"/>
    <w:rsid w:val="00E01409"/>
    <w:rsid w:val="00E014A6"/>
    <w:rsid w:val="00E017E7"/>
    <w:rsid w:val="00E0188D"/>
    <w:rsid w:val="00E01FDE"/>
    <w:rsid w:val="00E02304"/>
    <w:rsid w:val="00E0286C"/>
    <w:rsid w:val="00E02D94"/>
    <w:rsid w:val="00E02E45"/>
    <w:rsid w:val="00E0307C"/>
    <w:rsid w:val="00E0378E"/>
    <w:rsid w:val="00E03B23"/>
    <w:rsid w:val="00E04314"/>
    <w:rsid w:val="00E043E8"/>
    <w:rsid w:val="00E045FF"/>
    <w:rsid w:val="00E04B75"/>
    <w:rsid w:val="00E053C4"/>
    <w:rsid w:val="00E05912"/>
    <w:rsid w:val="00E05B08"/>
    <w:rsid w:val="00E062C7"/>
    <w:rsid w:val="00E065FD"/>
    <w:rsid w:val="00E066B7"/>
    <w:rsid w:val="00E067DA"/>
    <w:rsid w:val="00E06EF9"/>
    <w:rsid w:val="00E06FEF"/>
    <w:rsid w:val="00E07303"/>
    <w:rsid w:val="00E07BC2"/>
    <w:rsid w:val="00E07C2C"/>
    <w:rsid w:val="00E07D9C"/>
    <w:rsid w:val="00E07EF3"/>
    <w:rsid w:val="00E100FE"/>
    <w:rsid w:val="00E10667"/>
    <w:rsid w:val="00E114DC"/>
    <w:rsid w:val="00E1161E"/>
    <w:rsid w:val="00E11B61"/>
    <w:rsid w:val="00E11C76"/>
    <w:rsid w:val="00E11DF6"/>
    <w:rsid w:val="00E1210B"/>
    <w:rsid w:val="00E12873"/>
    <w:rsid w:val="00E129C5"/>
    <w:rsid w:val="00E12D54"/>
    <w:rsid w:val="00E1306C"/>
    <w:rsid w:val="00E130D4"/>
    <w:rsid w:val="00E133EE"/>
    <w:rsid w:val="00E139AC"/>
    <w:rsid w:val="00E142C3"/>
    <w:rsid w:val="00E1454A"/>
    <w:rsid w:val="00E14599"/>
    <w:rsid w:val="00E14654"/>
    <w:rsid w:val="00E14656"/>
    <w:rsid w:val="00E1492B"/>
    <w:rsid w:val="00E14B52"/>
    <w:rsid w:val="00E14BA0"/>
    <w:rsid w:val="00E14CF3"/>
    <w:rsid w:val="00E14D82"/>
    <w:rsid w:val="00E1527E"/>
    <w:rsid w:val="00E15A3D"/>
    <w:rsid w:val="00E15CE0"/>
    <w:rsid w:val="00E16476"/>
    <w:rsid w:val="00E16510"/>
    <w:rsid w:val="00E166F6"/>
    <w:rsid w:val="00E16758"/>
    <w:rsid w:val="00E167A3"/>
    <w:rsid w:val="00E16A12"/>
    <w:rsid w:val="00E16B91"/>
    <w:rsid w:val="00E16F82"/>
    <w:rsid w:val="00E17154"/>
    <w:rsid w:val="00E17455"/>
    <w:rsid w:val="00E17FB1"/>
    <w:rsid w:val="00E207E3"/>
    <w:rsid w:val="00E20AF5"/>
    <w:rsid w:val="00E20DF5"/>
    <w:rsid w:val="00E20E53"/>
    <w:rsid w:val="00E2135B"/>
    <w:rsid w:val="00E213C6"/>
    <w:rsid w:val="00E2167D"/>
    <w:rsid w:val="00E2171A"/>
    <w:rsid w:val="00E219B3"/>
    <w:rsid w:val="00E21AA9"/>
    <w:rsid w:val="00E22842"/>
    <w:rsid w:val="00E22F3B"/>
    <w:rsid w:val="00E2339F"/>
    <w:rsid w:val="00E23C4A"/>
    <w:rsid w:val="00E23FAF"/>
    <w:rsid w:val="00E24038"/>
    <w:rsid w:val="00E248B2"/>
    <w:rsid w:val="00E24D9E"/>
    <w:rsid w:val="00E24DF9"/>
    <w:rsid w:val="00E25079"/>
    <w:rsid w:val="00E2516A"/>
    <w:rsid w:val="00E260FF"/>
    <w:rsid w:val="00E2672B"/>
    <w:rsid w:val="00E2692B"/>
    <w:rsid w:val="00E2698E"/>
    <w:rsid w:val="00E269AC"/>
    <w:rsid w:val="00E26FF9"/>
    <w:rsid w:val="00E2704A"/>
    <w:rsid w:val="00E272F9"/>
    <w:rsid w:val="00E273DE"/>
    <w:rsid w:val="00E2775C"/>
    <w:rsid w:val="00E27D09"/>
    <w:rsid w:val="00E30507"/>
    <w:rsid w:val="00E30FFA"/>
    <w:rsid w:val="00E314C5"/>
    <w:rsid w:val="00E31A9A"/>
    <w:rsid w:val="00E3243C"/>
    <w:rsid w:val="00E326E2"/>
    <w:rsid w:val="00E32C3B"/>
    <w:rsid w:val="00E32CD5"/>
    <w:rsid w:val="00E32FB8"/>
    <w:rsid w:val="00E33053"/>
    <w:rsid w:val="00E3318A"/>
    <w:rsid w:val="00E333EC"/>
    <w:rsid w:val="00E33786"/>
    <w:rsid w:val="00E33808"/>
    <w:rsid w:val="00E342A9"/>
    <w:rsid w:val="00E34833"/>
    <w:rsid w:val="00E349F4"/>
    <w:rsid w:val="00E34FD0"/>
    <w:rsid w:val="00E35246"/>
    <w:rsid w:val="00E3571C"/>
    <w:rsid w:val="00E357F1"/>
    <w:rsid w:val="00E35C85"/>
    <w:rsid w:val="00E35F0A"/>
    <w:rsid w:val="00E36233"/>
    <w:rsid w:val="00E363A3"/>
    <w:rsid w:val="00E364C3"/>
    <w:rsid w:val="00E364D9"/>
    <w:rsid w:val="00E36B5E"/>
    <w:rsid w:val="00E3700E"/>
    <w:rsid w:val="00E376D5"/>
    <w:rsid w:val="00E3AA74"/>
    <w:rsid w:val="00E4019B"/>
    <w:rsid w:val="00E40295"/>
    <w:rsid w:val="00E4045F"/>
    <w:rsid w:val="00E40517"/>
    <w:rsid w:val="00E40881"/>
    <w:rsid w:val="00E40AC4"/>
    <w:rsid w:val="00E40C6A"/>
    <w:rsid w:val="00E40D04"/>
    <w:rsid w:val="00E4147E"/>
    <w:rsid w:val="00E41AA6"/>
    <w:rsid w:val="00E41CFB"/>
    <w:rsid w:val="00E41E10"/>
    <w:rsid w:val="00E41E6A"/>
    <w:rsid w:val="00E41F9A"/>
    <w:rsid w:val="00E4208A"/>
    <w:rsid w:val="00E4208C"/>
    <w:rsid w:val="00E423B7"/>
    <w:rsid w:val="00E423F7"/>
    <w:rsid w:val="00E426C3"/>
    <w:rsid w:val="00E42DCC"/>
    <w:rsid w:val="00E433C7"/>
    <w:rsid w:val="00E437D8"/>
    <w:rsid w:val="00E43C24"/>
    <w:rsid w:val="00E43C2E"/>
    <w:rsid w:val="00E43D4B"/>
    <w:rsid w:val="00E43D5B"/>
    <w:rsid w:val="00E43DE3"/>
    <w:rsid w:val="00E443AD"/>
    <w:rsid w:val="00E444A7"/>
    <w:rsid w:val="00E445D4"/>
    <w:rsid w:val="00E447B0"/>
    <w:rsid w:val="00E44BB2"/>
    <w:rsid w:val="00E44BCA"/>
    <w:rsid w:val="00E44CBA"/>
    <w:rsid w:val="00E4510A"/>
    <w:rsid w:val="00E45329"/>
    <w:rsid w:val="00E45C71"/>
    <w:rsid w:val="00E46145"/>
    <w:rsid w:val="00E46185"/>
    <w:rsid w:val="00E46265"/>
    <w:rsid w:val="00E463F6"/>
    <w:rsid w:val="00E4672B"/>
    <w:rsid w:val="00E46AB7"/>
    <w:rsid w:val="00E46B9A"/>
    <w:rsid w:val="00E47AE2"/>
    <w:rsid w:val="00E47DFC"/>
    <w:rsid w:val="00E47F5F"/>
    <w:rsid w:val="00E50586"/>
    <w:rsid w:val="00E505CA"/>
    <w:rsid w:val="00E50776"/>
    <w:rsid w:val="00E50CAE"/>
    <w:rsid w:val="00E50E81"/>
    <w:rsid w:val="00E5114C"/>
    <w:rsid w:val="00E5127F"/>
    <w:rsid w:val="00E5131A"/>
    <w:rsid w:val="00E516C3"/>
    <w:rsid w:val="00E5174B"/>
    <w:rsid w:val="00E518F4"/>
    <w:rsid w:val="00E51F62"/>
    <w:rsid w:val="00E52277"/>
    <w:rsid w:val="00E523FB"/>
    <w:rsid w:val="00E52DE9"/>
    <w:rsid w:val="00E534DB"/>
    <w:rsid w:val="00E53623"/>
    <w:rsid w:val="00E538FF"/>
    <w:rsid w:val="00E53BBE"/>
    <w:rsid w:val="00E53E7E"/>
    <w:rsid w:val="00E544AB"/>
    <w:rsid w:val="00E54ACE"/>
    <w:rsid w:val="00E54BE2"/>
    <w:rsid w:val="00E54C32"/>
    <w:rsid w:val="00E54E9E"/>
    <w:rsid w:val="00E54EF9"/>
    <w:rsid w:val="00E5558B"/>
    <w:rsid w:val="00E56000"/>
    <w:rsid w:val="00E56003"/>
    <w:rsid w:val="00E56015"/>
    <w:rsid w:val="00E561F1"/>
    <w:rsid w:val="00E56367"/>
    <w:rsid w:val="00E56384"/>
    <w:rsid w:val="00E569AD"/>
    <w:rsid w:val="00E569E8"/>
    <w:rsid w:val="00E5739A"/>
    <w:rsid w:val="00E57711"/>
    <w:rsid w:val="00E57F25"/>
    <w:rsid w:val="00E57F3C"/>
    <w:rsid w:val="00E57FC6"/>
    <w:rsid w:val="00E60089"/>
    <w:rsid w:val="00E60359"/>
    <w:rsid w:val="00E60C6F"/>
    <w:rsid w:val="00E60CE2"/>
    <w:rsid w:val="00E60F38"/>
    <w:rsid w:val="00E61BAB"/>
    <w:rsid w:val="00E62620"/>
    <w:rsid w:val="00E62F78"/>
    <w:rsid w:val="00E63481"/>
    <w:rsid w:val="00E6371B"/>
    <w:rsid w:val="00E6392A"/>
    <w:rsid w:val="00E63ADF"/>
    <w:rsid w:val="00E63F8F"/>
    <w:rsid w:val="00E64496"/>
    <w:rsid w:val="00E649DC"/>
    <w:rsid w:val="00E64A4E"/>
    <w:rsid w:val="00E6503F"/>
    <w:rsid w:val="00E651DE"/>
    <w:rsid w:val="00E65229"/>
    <w:rsid w:val="00E65660"/>
    <w:rsid w:val="00E65A17"/>
    <w:rsid w:val="00E65BEF"/>
    <w:rsid w:val="00E65C8C"/>
    <w:rsid w:val="00E6634E"/>
    <w:rsid w:val="00E6672E"/>
    <w:rsid w:val="00E66746"/>
    <w:rsid w:val="00E668EE"/>
    <w:rsid w:val="00E66A5F"/>
    <w:rsid w:val="00E6703F"/>
    <w:rsid w:val="00E70118"/>
    <w:rsid w:val="00E70204"/>
    <w:rsid w:val="00E70373"/>
    <w:rsid w:val="00E70463"/>
    <w:rsid w:val="00E709D4"/>
    <w:rsid w:val="00E70A75"/>
    <w:rsid w:val="00E70C34"/>
    <w:rsid w:val="00E71519"/>
    <w:rsid w:val="00E71577"/>
    <w:rsid w:val="00E71C24"/>
    <w:rsid w:val="00E71E8B"/>
    <w:rsid w:val="00E72127"/>
    <w:rsid w:val="00E72AD4"/>
    <w:rsid w:val="00E7312E"/>
    <w:rsid w:val="00E734AB"/>
    <w:rsid w:val="00E73659"/>
    <w:rsid w:val="00E737E7"/>
    <w:rsid w:val="00E73F03"/>
    <w:rsid w:val="00E74274"/>
    <w:rsid w:val="00E7440A"/>
    <w:rsid w:val="00E74F94"/>
    <w:rsid w:val="00E75656"/>
    <w:rsid w:val="00E75E26"/>
    <w:rsid w:val="00E763CC"/>
    <w:rsid w:val="00E76524"/>
    <w:rsid w:val="00E76707"/>
    <w:rsid w:val="00E76C25"/>
    <w:rsid w:val="00E76D65"/>
    <w:rsid w:val="00E7747D"/>
    <w:rsid w:val="00E77916"/>
    <w:rsid w:val="00E779FD"/>
    <w:rsid w:val="00E801CA"/>
    <w:rsid w:val="00E806FE"/>
    <w:rsid w:val="00E80861"/>
    <w:rsid w:val="00E81403"/>
    <w:rsid w:val="00E81559"/>
    <w:rsid w:val="00E81BE5"/>
    <w:rsid w:val="00E825FC"/>
    <w:rsid w:val="00E82700"/>
    <w:rsid w:val="00E828CC"/>
    <w:rsid w:val="00E82D11"/>
    <w:rsid w:val="00E830EC"/>
    <w:rsid w:val="00E835B0"/>
    <w:rsid w:val="00E836FA"/>
    <w:rsid w:val="00E84703"/>
    <w:rsid w:val="00E8486A"/>
    <w:rsid w:val="00E848AF"/>
    <w:rsid w:val="00E8556C"/>
    <w:rsid w:val="00E8595B"/>
    <w:rsid w:val="00E85A14"/>
    <w:rsid w:val="00E85C08"/>
    <w:rsid w:val="00E86721"/>
    <w:rsid w:val="00E8680A"/>
    <w:rsid w:val="00E86ED0"/>
    <w:rsid w:val="00E86FFD"/>
    <w:rsid w:val="00E8722F"/>
    <w:rsid w:val="00E87774"/>
    <w:rsid w:val="00E87AB0"/>
    <w:rsid w:val="00E87F40"/>
    <w:rsid w:val="00E90064"/>
    <w:rsid w:val="00E90331"/>
    <w:rsid w:val="00E903C2"/>
    <w:rsid w:val="00E9040A"/>
    <w:rsid w:val="00E909C2"/>
    <w:rsid w:val="00E90C35"/>
    <w:rsid w:val="00E914AD"/>
    <w:rsid w:val="00E917B3"/>
    <w:rsid w:val="00E91917"/>
    <w:rsid w:val="00E91B01"/>
    <w:rsid w:val="00E9252B"/>
    <w:rsid w:val="00E928D4"/>
    <w:rsid w:val="00E929A9"/>
    <w:rsid w:val="00E93AFD"/>
    <w:rsid w:val="00E945ED"/>
    <w:rsid w:val="00E94790"/>
    <w:rsid w:val="00E94E62"/>
    <w:rsid w:val="00E94F5C"/>
    <w:rsid w:val="00E9522F"/>
    <w:rsid w:val="00E9533D"/>
    <w:rsid w:val="00E9540B"/>
    <w:rsid w:val="00E955FC"/>
    <w:rsid w:val="00E9581E"/>
    <w:rsid w:val="00E95CEC"/>
    <w:rsid w:val="00E95FC4"/>
    <w:rsid w:val="00E96009"/>
    <w:rsid w:val="00E960A3"/>
    <w:rsid w:val="00E960D7"/>
    <w:rsid w:val="00E96188"/>
    <w:rsid w:val="00E9629D"/>
    <w:rsid w:val="00E965F9"/>
    <w:rsid w:val="00E967A1"/>
    <w:rsid w:val="00E96E4A"/>
    <w:rsid w:val="00E97976"/>
    <w:rsid w:val="00E97BAA"/>
    <w:rsid w:val="00E97BEC"/>
    <w:rsid w:val="00E97D7D"/>
    <w:rsid w:val="00E97EB2"/>
    <w:rsid w:val="00E97F71"/>
    <w:rsid w:val="00EA02E3"/>
    <w:rsid w:val="00EA06FC"/>
    <w:rsid w:val="00EA0C32"/>
    <w:rsid w:val="00EA0F40"/>
    <w:rsid w:val="00EA0FB1"/>
    <w:rsid w:val="00EA155D"/>
    <w:rsid w:val="00EA1BED"/>
    <w:rsid w:val="00EA2030"/>
    <w:rsid w:val="00EA232C"/>
    <w:rsid w:val="00EA2998"/>
    <w:rsid w:val="00EA2A39"/>
    <w:rsid w:val="00EA308C"/>
    <w:rsid w:val="00EA372A"/>
    <w:rsid w:val="00EA3AE7"/>
    <w:rsid w:val="00EA3B8E"/>
    <w:rsid w:val="00EA3C99"/>
    <w:rsid w:val="00EA4013"/>
    <w:rsid w:val="00EA40C7"/>
    <w:rsid w:val="00EA486B"/>
    <w:rsid w:val="00EA4BBF"/>
    <w:rsid w:val="00EA4BC4"/>
    <w:rsid w:val="00EA5179"/>
    <w:rsid w:val="00EA51A9"/>
    <w:rsid w:val="00EA5ABF"/>
    <w:rsid w:val="00EA5DB4"/>
    <w:rsid w:val="00EA5FD8"/>
    <w:rsid w:val="00EA5FED"/>
    <w:rsid w:val="00EA6452"/>
    <w:rsid w:val="00EA7024"/>
    <w:rsid w:val="00EA75DA"/>
    <w:rsid w:val="00EA7799"/>
    <w:rsid w:val="00EA7845"/>
    <w:rsid w:val="00EA7C2F"/>
    <w:rsid w:val="00EA7C39"/>
    <w:rsid w:val="00EA7E24"/>
    <w:rsid w:val="00EB0270"/>
    <w:rsid w:val="00EB02F5"/>
    <w:rsid w:val="00EB05CB"/>
    <w:rsid w:val="00EB0B6C"/>
    <w:rsid w:val="00EB0C22"/>
    <w:rsid w:val="00EB0CB8"/>
    <w:rsid w:val="00EB115C"/>
    <w:rsid w:val="00EB1242"/>
    <w:rsid w:val="00EB13CD"/>
    <w:rsid w:val="00EB151B"/>
    <w:rsid w:val="00EB1975"/>
    <w:rsid w:val="00EB2006"/>
    <w:rsid w:val="00EB206D"/>
    <w:rsid w:val="00EB253F"/>
    <w:rsid w:val="00EB2671"/>
    <w:rsid w:val="00EB2704"/>
    <w:rsid w:val="00EB2E0D"/>
    <w:rsid w:val="00EB32AB"/>
    <w:rsid w:val="00EB3425"/>
    <w:rsid w:val="00EB40ED"/>
    <w:rsid w:val="00EB43B2"/>
    <w:rsid w:val="00EB443F"/>
    <w:rsid w:val="00EB538E"/>
    <w:rsid w:val="00EB5439"/>
    <w:rsid w:val="00EB55EF"/>
    <w:rsid w:val="00EB5EC3"/>
    <w:rsid w:val="00EB660F"/>
    <w:rsid w:val="00EB6637"/>
    <w:rsid w:val="00EB6898"/>
    <w:rsid w:val="00EB6963"/>
    <w:rsid w:val="00EB7367"/>
    <w:rsid w:val="00EB73BC"/>
    <w:rsid w:val="00EB7441"/>
    <w:rsid w:val="00EB749D"/>
    <w:rsid w:val="00EB77B5"/>
    <w:rsid w:val="00EB78C4"/>
    <w:rsid w:val="00EB79E5"/>
    <w:rsid w:val="00EB7A24"/>
    <w:rsid w:val="00EB7AB8"/>
    <w:rsid w:val="00EC0597"/>
    <w:rsid w:val="00EC093E"/>
    <w:rsid w:val="00EC09FF"/>
    <w:rsid w:val="00EC0DCC"/>
    <w:rsid w:val="00EC0EC6"/>
    <w:rsid w:val="00EC0EF7"/>
    <w:rsid w:val="00EC0FD9"/>
    <w:rsid w:val="00EC11E1"/>
    <w:rsid w:val="00EC12C1"/>
    <w:rsid w:val="00EC1633"/>
    <w:rsid w:val="00EC16AE"/>
    <w:rsid w:val="00EC16E5"/>
    <w:rsid w:val="00EC184F"/>
    <w:rsid w:val="00EC1F00"/>
    <w:rsid w:val="00EC2125"/>
    <w:rsid w:val="00EC22C8"/>
    <w:rsid w:val="00EC2966"/>
    <w:rsid w:val="00EC29F6"/>
    <w:rsid w:val="00EC2C57"/>
    <w:rsid w:val="00EC2CB0"/>
    <w:rsid w:val="00EC32B3"/>
    <w:rsid w:val="00EC3395"/>
    <w:rsid w:val="00EC346C"/>
    <w:rsid w:val="00EC3F17"/>
    <w:rsid w:val="00EC3FD3"/>
    <w:rsid w:val="00EC43D1"/>
    <w:rsid w:val="00EC4755"/>
    <w:rsid w:val="00EC50DA"/>
    <w:rsid w:val="00EC56BC"/>
    <w:rsid w:val="00EC5775"/>
    <w:rsid w:val="00EC583A"/>
    <w:rsid w:val="00EC5D91"/>
    <w:rsid w:val="00EC5DBF"/>
    <w:rsid w:val="00EC631E"/>
    <w:rsid w:val="00EC6373"/>
    <w:rsid w:val="00EC63D4"/>
    <w:rsid w:val="00EC7F63"/>
    <w:rsid w:val="00ED0018"/>
    <w:rsid w:val="00ED0238"/>
    <w:rsid w:val="00ED078C"/>
    <w:rsid w:val="00ED0822"/>
    <w:rsid w:val="00ED0D72"/>
    <w:rsid w:val="00ED12C6"/>
    <w:rsid w:val="00ED138D"/>
    <w:rsid w:val="00ED214C"/>
    <w:rsid w:val="00ED2249"/>
    <w:rsid w:val="00ED25BB"/>
    <w:rsid w:val="00ED37E2"/>
    <w:rsid w:val="00ED3D2F"/>
    <w:rsid w:val="00ED4A81"/>
    <w:rsid w:val="00ED4D92"/>
    <w:rsid w:val="00ED57F9"/>
    <w:rsid w:val="00ED5925"/>
    <w:rsid w:val="00ED599B"/>
    <w:rsid w:val="00ED5C80"/>
    <w:rsid w:val="00ED6C90"/>
    <w:rsid w:val="00ED7104"/>
    <w:rsid w:val="00ED713F"/>
    <w:rsid w:val="00ED718D"/>
    <w:rsid w:val="00ED735C"/>
    <w:rsid w:val="00ED77D8"/>
    <w:rsid w:val="00ED7846"/>
    <w:rsid w:val="00ED7AE3"/>
    <w:rsid w:val="00ED7F36"/>
    <w:rsid w:val="00EE022B"/>
    <w:rsid w:val="00EE082D"/>
    <w:rsid w:val="00EE099D"/>
    <w:rsid w:val="00EE0A4C"/>
    <w:rsid w:val="00EE0A80"/>
    <w:rsid w:val="00EE0C62"/>
    <w:rsid w:val="00EE1538"/>
    <w:rsid w:val="00EE25F8"/>
    <w:rsid w:val="00EE3031"/>
    <w:rsid w:val="00EE366D"/>
    <w:rsid w:val="00EE3695"/>
    <w:rsid w:val="00EE39E7"/>
    <w:rsid w:val="00EE3ACB"/>
    <w:rsid w:val="00EE3C2F"/>
    <w:rsid w:val="00EE3CD9"/>
    <w:rsid w:val="00EE4290"/>
    <w:rsid w:val="00EE4355"/>
    <w:rsid w:val="00EE4391"/>
    <w:rsid w:val="00EE4803"/>
    <w:rsid w:val="00EE5C54"/>
    <w:rsid w:val="00EE5CD3"/>
    <w:rsid w:val="00EE62CE"/>
    <w:rsid w:val="00EE6CFC"/>
    <w:rsid w:val="00EE7162"/>
    <w:rsid w:val="00EE7725"/>
    <w:rsid w:val="00EE77BA"/>
    <w:rsid w:val="00EE7B92"/>
    <w:rsid w:val="00EE7CFC"/>
    <w:rsid w:val="00EE7E45"/>
    <w:rsid w:val="00EF0637"/>
    <w:rsid w:val="00EF06A6"/>
    <w:rsid w:val="00EF0A4E"/>
    <w:rsid w:val="00EF0ABD"/>
    <w:rsid w:val="00EF13AB"/>
    <w:rsid w:val="00EF145A"/>
    <w:rsid w:val="00EF1BE2"/>
    <w:rsid w:val="00EF1D94"/>
    <w:rsid w:val="00EF1DEA"/>
    <w:rsid w:val="00EF1E5E"/>
    <w:rsid w:val="00EF22EC"/>
    <w:rsid w:val="00EF2449"/>
    <w:rsid w:val="00EF2B68"/>
    <w:rsid w:val="00EF2BDF"/>
    <w:rsid w:val="00EF2D92"/>
    <w:rsid w:val="00EF2DA5"/>
    <w:rsid w:val="00EF2E42"/>
    <w:rsid w:val="00EF2EC6"/>
    <w:rsid w:val="00EF3009"/>
    <w:rsid w:val="00EF34DA"/>
    <w:rsid w:val="00EF3633"/>
    <w:rsid w:val="00EF3646"/>
    <w:rsid w:val="00EF3C80"/>
    <w:rsid w:val="00EF3E0B"/>
    <w:rsid w:val="00EF3E2F"/>
    <w:rsid w:val="00EF3F93"/>
    <w:rsid w:val="00EF4188"/>
    <w:rsid w:val="00EF45A9"/>
    <w:rsid w:val="00EF4E1A"/>
    <w:rsid w:val="00EF56ED"/>
    <w:rsid w:val="00EF5729"/>
    <w:rsid w:val="00EF58C6"/>
    <w:rsid w:val="00EF5AB6"/>
    <w:rsid w:val="00EF5C96"/>
    <w:rsid w:val="00EF5CBF"/>
    <w:rsid w:val="00EF5EBB"/>
    <w:rsid w:val="00EF655E"/>
    <w:rsid w:val="00EF66BE"/>
    <w:rsid w:val="00EF6E1E"/>
    <w:rsid w:val="00EF708B"/>
    <w:rsid w:val="00EF7356"/>
    <w:rsid w:val="00EF7795"/>
    <w:rsid w:val="00F00266"/>
    <w:rsid w:val="00F00882"/>
    <w:rsid w:val="00F009ED"/>
    <w:rsid w:val="00F00C19"/>
    <w:rsid w:val="00F00E43"/>
    <w:rsid w:val="00F01040"/>
    <w:rsid w:val="00F010B6"/>
    <w:rsid w:val="00F012DA"/>
    <w:rsid w:val="00F02444"/>
    <w:rsid w:val="00F025BA"/>
    <w:rsid w:val="00F02B41"/>
    <w:rsid w:val="00F03855"/>
    <w:rsid w:val="00F03A73"/>
    <w:rsid w:val="00F03D03"/>
    <w:rsid w:val="00F03DF4"/>
    <w:rsid w:val="00F04083"/>
    <w:rsid w:val="00F04197"/>
    <w:rsid w:val="00F042EC"/>
    <w:rsid w:val="00F04EA8"/>
    <w:rsid w:val="00F051EE"/>
    <w:rsid w:val="00F05438"/>
    <w:rsid w:val="00F05AD1"/>
    <w:rsid w:val="00F05B8D"/>
    <w:rsid w:val="00F05D56"/>
    <w:rsid w:val="00F05F10"/>
    <w:rsid w:val="00F06181"/>
    <w:rsid w:val="00F06913"/>
    <w:rsid w:val="00F06FFF"/>
    <w:rsid w:val="00F07241"/>
    <w:rsid w:val="00F07373"/>
    <w:rsid w:val="00F0798E"/>
    <w:rsid w:val="00F079A7"/>
    <w:rsid w:val="00F07A2A"/>
    <w:rsid w:val="00F10355"/>
    <w:rsid w:val="00F114EB"/>
    <w:rsid w:val="00F115DF"/>
    <w:rsid w:val="00F115ED"/>
    <w:rsid w:val="00F11A9E"/>
    <w:rsid w:val="00F11AD0"/>
    <w:rsid w:val="00F11E55"/>
    <w:rsid w:val="00F1202A"/>
    <w:rsid w:val="00F122D4"/>
    <w:rsid w:val="00F1248D"/>
    <w:rsid w:val="00F12756"/>
    <w:rsid w:val="00F12AC4"/>
    <w:rsid w:val="00F12DBC"/>
    <w:rsid w:val="00F135F5"/>
    <w:rsid w:val="00F137F3"/>
    <w:rsid w:val="00F13BF5"/>
    <w:rsid w:val="00F13C47"/>
    <w:rsid w:val="00F13CAC"/>
    <w:rsid w:val="00F14230"/>
    <w:rsid w:val="00F1459D"/>
    <w:rsid w:val="00F14825"/>
    <w:rsid w:val="00F148F0"/>
    <w:rsid w:val="00F1548E"/>
    <w:rsid w:val="00F155D0"/>
    <w:rsid w:val="00F1571E"/>
    <w:rsid w:val="00F15A32"/>
    <w:rsid w:val="00F17190"/>
    <w:rsid w:val="00F177F2"/>
    <w:rsid w:val="00F17901"/>
    <w:rsid w:val="00F17A8A"/>
    <w:rsid w:val="00F17C69"/>
    <w:rsid w:val="00F17D83"/>
    <w:rsid w:val="00F17E45"/>
    <w:rsid w:val="00F17FD2"/>
    <w:rsid w:val="00F209AD"/>
    <w:rsid w:val="00F20C8B"/>
    <w:rsid w:val="00F20D76"/>
    <w:rsid w:val="00F20F3C"/>
    <w:rsid w:val="00F210AC"/>
    <w:rsid w:val="00F21166"/>
    <w:rsid w:val="00F216C6"/>
    <w:rsid w:val="00F21841"/>
    <w:rsid w:val="00F219F4"/>
    <w:rsid w:val="00F21BDB"/>
    <w:rsid w:val="00F21E49"/>
    <w:rsid w:val="00F2311E"/>
    <w:rsid w:val="00F231F1"/>
    <w:rsid w:val="00F23258"/>
    <w:rsid w:val="00F23399"/>
    <w:rsid w:val="00F235B1"/>
    <w:rsid w:val="00F238D0"/>
    <w:rsid w:val="00F23CA8"/>
    <w:rsid w:val="00F23D56"/>
    <w:rsid w:val="00F23D60"/>
    <w:rsid w:val="00F23EF8"/>
    <w:rsid w:val="00F23FFB"/>
    <w:rsid w:val="00F2400E"/>
    <w:rsid w:val="00F240D9"/>
    <w:rsid w:val="00F243B7"/>
    <w:rsid w:val="00F248F7"/>
    <w:rsid w:val="00F25245"/>
    <w:rsid w:val="00F252A7"/>
    <w:rsid w:val="00F25BBE"/>
    <w:rsid w:val="00F25CAE"/>
    <w:rsid w:val="00F25E62"/>
    <w:rsid w:val="00F260EE"/>
    <w:rsid w:val="00F26182"/>
    <w:rsid w:val="00F262C8"/>
    <w:rsid w:val="00F266CF"/>
    <w:rsid w:val="00F26972"/>
    <w:rsid w:val="00F269E9"/>
    <w:rsid w:val="00F26CB3"/>
    <w:rsid w:val="00F27043"/>
    <w:rsid w:val="00F2708A"/>
    <w:rsid w:val="00F27545"/>
    <w:rsid w:val="00F27696"/>
    <w:rsid w:val="00F27956"/>
    <w:rsid w:val="00F27B81"/>
    <w:rsid w:val="00F30BC1"/>
    <w:rsid w:val="00F3108C"/>
    <w:rsid w:val="00F315EF"/>
    <w:rsid w:val="00F3167F"/>
    <w:rsid w:val="00F317A4"/>
    <w:rsid w:val="00F317F8"/>
    <w:rsid w:val="00F318FD"/>
    <w:rsid w:val="00F31B4D"/>
    <w:rsid w:val="00F31CFC"/>
    <w:rsid w:val="00F31F48"/>
    <w:rsid w:val="00F31FD4"/>
    <w:rsid w:val="00F320C2"/>
    <w:rsid w:val="00F3228E"/>
    <w:rsid w:val="00F325DE"/>
    <w:rsid w:val="00F32622"/>
    <w:rsid w:val="00F326AD"/>
    <w:rsid w:val="00F32F66"/>
    <w:rsid w:val="00F32F7D"/>
    <w:rsid w:val="00F3343E"/>
    <w:rsid w:val="00F3377F"/>
    <w:rsid w:val="00F33DAD"/>
    <w:rsid w:val="00F342DB"/>
    <w:rsid w:val="00F342E1"/>
    <w:rsid w:val="00F346E3"/>
    <w:rsid w:val="00F3475E"/>
    <w:rsid w:val="00F353EC"/>
    <w:rsid w:val="00F35480"/>
    <w:rsid w:val="00F35597"/>
    <w:rsid w:val="00F359A2"/>
    <w:rsid w:val="00F359E9"/>
    <w:rsid w:val="00F35CB4"/>
    <w:rsid w:val="00F35D74"/>
    <w:rsid w:val="00F36001"/>
    <w:rsid w:val="00F36187"/>
    <w:rsid w:val="00F364BD"/>
    <w:rsid w:val="00F36592"/>
    <w:rsid w:val="00F36DB7"/>
    <w:rsid w:val="00F36EE1"/>
    <w:rsid w:val="00F37083"/>
    <w:rsid w:val="00F371C7"/>
    <w:rsid w:val="00F376A7"/>
    <w:rsid w:val="00F37943"/>
    <w:rsid w:val="00F3798F"/>
    <w:rsid w:val="00F37ADE"/>
    <w:rsid w:val="00F37BFF"/>
    <w:rsid w:val="00F37EA9"/>
    <w:rsid w:val="00F37EBB"/>
    <w:rsid w:val="00F40210"/>
    <w:rsid w:val="00F407C8"/>
    <w:rsid w:val="00F40C52"/>
    <w:rsid w:val="00F40E22"/>
    <w:rsid w:val="00F40F81"/>
    <w:rsid w:val="00F411B4"/>
    <w:rsid w:val="00F412AB"/>
    <w:rsid w:val="00F4141F"/>
    <w:rsid w:val="00F418FC"/>
    <w:rsid w:val="00F419A7"/>
    <w:rsid w:val="00F41A34"/>
    <w:rsid w:val="00F41B69"/>
    <w:rsid w:val="00F41C56"/>
    <w:rsid w:val="00F41F09"/>
    <w:rsid w:val="00F429E9"/>
    <w:rsid w:val="00F42BCF"/>
    <w:rsid w:val="00F42E08"/>
    <w:rsid w:val="00F42ED7"/>
    <w:rsid w:val="00F43A69"/>
    <w:rsid w:val="00F4400F"/>
    <w:rsid w:val="00F4441B"/>
    <w:rsid w:val="00F4445B"/>
    <w:rsid w:val="00F444C6"/>
    <w:rsid w:val="00F4483C"/>
    <w:rsid w:val="00F44F36"/>
    <w:rsid w:val="00F457D5"/>
    <w:rsid w:val="00F45B46"/>
    <w:rsid w:val="00F460BB"/>
    <w:rsid w:val="00F463C7"/>
    <w:rsid w:val="00F46633"/>
    <w:rsid w:val="00F46A93"/>
    <w:rsid w:val="00F46BE4"/>
    <w:rsid w:val="00F47332"/>
    <w:rsid w:val="00F47711"/>
    <w:rsid w:val="00F4774F"/>
    <w:rsid w:val="00F47CDB"/>
    <w:rsid w:val="00F50A41"/>
    <w:rsid w:val="00F51146"/>
    <w:rsid w:val="00F51206"/>
    <w:rsid w:val="00F51E18"/>
    <w:rsid w:val="00F5212D"/>
    <w:rsid w:val="00F52EC9"/>
    <w:rsid w:val="00F52FB2"/>
    <w:rsid w:val="00F52FEF"/>
    <w:rsid w:val="00F5308B"/>
    <w:rsid w:val="00F53B57"/>
    <w:rsid w:val="00F540C1"/>
    <w:rsid w:val="00F541F4"/>
    <w:rsid w:val="00F5448F"/>
    <w:rsid w:val="00F546A9"/>
    <w:rsid w:val="00F54753"/>
    <w:rsid w:val="00F54CE5"/>
    <w:rsid w:val="00F55024"/>
    <w:rsid w:val="00F552E6"/>
    <w:rsid w:val="00F557CD"/>
    <w:rsid w:val="00F5585C"/>
    <w:rsid w:val="00F5585D"/>
    <w:rsid w:val="00F55B3B"/>
    <w:rsid w:val="00F55FF7"/>
    <w:rsid w:val="00F561CA"/>
    <w:rsid w:val="00F563F7"/>
    <w:rsid w:val="00F56AB4"/>
    <w:rsid w:val="00F56AB5"/>
    <w:rsid w:val="00F56D68"/>
    <w:rsid w:val="00F56DCF"/>
    <w:rsid w:val="00F56DFA"/>
    <w:rsid w:val="00F570D1"/>
    <w:rsid w:val="00F574DA"/>
    <w:rsid w:val="00F575BC"/>
    <w:rsid w:val="00F5767A"/>
    <w:rsid w:val="00F57BFA"/>
    <w:rsid w:val="00F57EC5"/>
    <w:rsid w:val="00F5AD4A"/>
    <w:rsid w:val="00F60396"/>
    <w:rsid w:val="00F605D0"/>
    <w:rsid w:val="00F606DE"/>
    <w:rsid w:val="00F60986"/>
    <w:rsid w:val="00F61616"/>
    <w:rsid w:val="00F61CB1"/>
    <w:rsid w:val="00F6216A"/>
    <w:rsid w:val="00F623AB"/>
    <w:rsid w:val="00F624DE"/>
    <w:rsid w:val="00F625F1"/>
    <w:rsid w:val="00F6293C"/>
    <w:rsid w:val="00F62A10"/>
    <w:rsid w:val="00F62A20"/>
    <w:rsid w:val="00F62BAF"/>
    <w:rsid w:val="00F63006"/>
    <w:rsid w:val="00F6300B"/>
    <w:rsid w:val="00F63043"/>
    <w:rsid w:val="00F63725"/>
    <w:rsid w:val="00F63D54"/>
    <w:rsid w:val="00F63DAA"/>
    <w:rsid w:val="00F6443A"/>
    <w:rsid w:val="00F645B7"/>
    <w:rsid w:val="00F6485F"/>
    <w:rsid w:val="00F648F9"/>
    <w:rsid w:val="00F6496F"/>
    <w:rsid w:val="00F64A80"/>
    <w:rsid w:val="00F64D2C"/>
    <w:rsid w:val="00F64F31"/>
    <w:rsid w:val="00F65258"/>
    <w:rsid w:val="00F65530"/>
    <w:rsid w:val="00F655F6"/>
    <w:rsid w:val="00F65709"/>
    <w:rsid w:val="00F65A9C"/>
    <w:rsid w:val="00F6649C"/>
    <w:rsid w:val="00F66764"/>
    <w:rsid w:val="00F66913"/>
    <w:rsid w:val="00F669A5"/>
    <w:rsid w:val="00F66D4C"/>
    <w:rsid w:val="00F66EDF"/>
    <w:rsid w:val="00F67052"/>
    <w:rsid w:val="00F6712A"/>
    <w:rsid w:val="00F67572"/>
    <w:rsid w:val="00F67DE6"/>
    <w:rsid w:val="00F7063C"/>
    <w:rsid w:val="00F70848"/>
    <w:rsid w:val="00F70934"/>
    <w:rsid w:val="00F709BF"/>
    <w:rsid w:val="00F70B25"/>
    <w:rsid w:val="00F70BBC"/>
    <w:rsid w:val="00F70C7F"/>
    <w:rsid w:val="00F70EC3"/>
    <w:rsid w:val="00F70F80"/>
    <w:rsid w:val="00F71486"/>
    <w:rsid w:val="00F7191A"/>
    <w:rsid w:val="00F71A94"/>
    <w:rsid w:val="00F71ACB"/>
    <w:rsid w:val="00F71BDE"/>
    <w:rsid w:val="00F71CAB"/>
    <w:rsid w:val="00F72054"/>
    <w:rsid w:val="00F720E6"/>
    <w:rsid w:val="00F721C1"/>
    <w:rsid w:val="00F727A1"/>
    <w:rsid w:val="00F728F1"/>
    <w:rsid w:val="00F72F59"/>
    <w:rsid w:val="00F730AC"/>
    <w:rsid w:val="00F738A9"/>
    <w:rsid w:val="00F739F0"/>
    <w:rsid w:val="00F73F63"/>
    <w:rsid w:val="00F743D6"/>
    <w:rsid w:val="00F74473"/>
    <w:rsid w:val="00F74481"/>
    <w:rsid w:val="00F7459E"/>
    <w:rsid w:val="00F751A2"/>
    <w:rsid w:val="00F753BC"/>
    <w:rsid w:val="00F7544D"/>
    <w:rsid w:val="00F75F07"/>
    <w:rsid w:val="00F76033"/>
    <w:rsid w:val="00F76201"/>
    <w:rsid w:val="00F763F3"/>
    <w:rsid w:val="00F76698"/>
    <w:rsid w:val="00F769E9"/>
    <w:rsid w:val="00F76C10"/>
    <w:rsid w:val="00F76D3F"/>
    <w:rsid w:val="00F76D7E"/>
    <w:rsid w:val="00F76FD7"/>
    <w:rsid w:val="00F7737A"/>
    <w:rsid w:val="00F77555"/>
    <w:rsid w:val="00F775E2"/>
    <w:rsid w:val="00F77602"/>
    <w:rsid w:val="00F800F2"/>
    <w:rsid w:val="00F8037C"/>
    <w:rsid w:val="00F803FE"/>
    <w:rsid w:val="00F81754"/>
    <w:rsid w:val="00F8193B"/>
    <w:rsid w:val="00F819D2"/>
    <w:rsid w:val="00F819E2"/>
    <w:rsid w:val="00F826FE"/>
    <w:rsid w:val="00F82A79"/>
    <w:rsid w:val="00F82B6F"/>
    <w:rsid w:val="00F830F1"/>
    <w:rsid w:val="00F83147"/>
    <w:rsid w:val="00F83267"/>
    <w:rsid w:val="00F836B3"/>
    <w:rsid w:val="00F83AFE"/>
    <w:rsid w:val="00F840F1"/>
    <w:rsid w:val="00F8433A"/>
    <w:rsid w:val="00F84A34"/>
    <w:rsid w:val="00F84A93"/>
    <w:rsid w:val="00F84D78"/>
    <w:rsid w:val="00F8518C"/>
    <w:rsid w:val="00F855AA"/>
    <w:rsid w:val="00F85851"/>
    <w:rsid w:val="00F8593C"/>
    <w:rsid w:val="00F85BDD"/>
    <w:rsid w:val="00F85C60"/>
    <w:rsid w:val="00F85D44"/>
    <w:rsid w:val="00F86210"/>
    <w:rsid w:val="00F8639B"/>
    <w:rsid w:val="00F8649A"/>
    <w:rsid w:val="00F873C0"/>
    <w:rsid w:val="00F87601"/>
    <w:rsid w:val="00F90088"/>
    <w:rsid w:val="00F90518"/>
    <w:rsid w:val="00F90547"/>
    <w:rsid w:val="00F905D8"/>
    <w:rsid w:val="00F90791"/>
    <w:rsid w:val="00F90897"/>
    <w:rsid w:val="00F90D04"/>
    <w:rsid w:val="00F90E03"/>
    <w:rsid w:val="00F910A4"/>
    <w:rsid w:val="00F91476"/>
    <w:rsid w:val="00F915B2"/>
    <w:rsid w:val="00F91692"/>
    <w:rsid w:val="00F9177F"/>
    <w:rsid w:val="00F91895"/>
    <w:rsid w:val="00F91A20"/>
    <w:rsid w:val="00F91A69"/>
    <w:rsid w:val="00F92701"/>
    <w:rsid w:val="00F92AF3"/>
    <w:rsid w:val="00F93020"/>
    <w:rsid w:val="00F932C5"/>
    <w:rsid w:val="00F93A19"/>
    <w:rsid w:val="00F93A8F"/>
    <w:rsid w:val="00F93C41"/>
    <w:rsid w:val="00F93C60"/>
    <w:rsid w:val="00F93E8A"/>
    <w:rsid w:val="00F93FB3"/>
    <w:rsid w:val="00F9401A"/>
    <w:rsid w:val="00F94475"/>
    <w:rsid w:val="00F944A1"/>
    <w:rsid w:val="00F947BF"/>
    <w:rsid w:val="00F94A03"/>
    <w:rsid w:val="00F94ABB"/>
    <w:rsid w:val="00F952F2"/>
    <w:rsid w:val="00F9555A"/>
    <w:rsid w:val="00F9555B"/>
    <w:rsid w:val="00F95668"/>
    <w:rsid w:val="00F957C1"/>
    <w:rsid w:val="00F95996"/>
    <w:rsid w:val="00F959FA"/>
    <w:rsid w:val="00F96231"/>
    <w:rsid w:val="00F96876"/>
    <w:rsid w:val="00F96A59"/>
    <w:rsid w:val="00F96EC0"/>
    <w:rsid w:val="00F97386"/>
    <w:rsid w:val="00F97885"/>
    <w:rsid w:val="00F97B1F"/>
    <w:rsid w:val="00F97C4B"/>
    <w:rsid w:val="00F97D1E"/>
    <w:rsid w:val="00F97DAC"/>
    <w:rsid w:val="00F97FA3"/>
    <w:rsid w:val="00FA0469"/>
    <w:rsid w:val="00FA04CE"/>
    <w:rsid w:val="00FA05F7"/>
    <w:rsid w:val="00FA061E"/>
    <w:rsid w:val="00FA07A8"/>
    <w:rsid w:val="00FA0898"/>
    <w:rsid w:val="00FA0FF1"/>
    <w:rsid w:val="00FA1153"/>
    <w:rsid w:val="00FA1371"/>
    <w:rsid w:val="00FA1C86"/>
    <w:rsid w:val="00FA26B5"/>
    <w:rsid w:val="00FA2781"/>
    <w:rsid w:val="00FA28BB"/>
    <w:rsid w:val="00FA2C3B"/>
    <w:rsid w:val="00FA2FCA"/>
    <w:rsid w:val="00FA2FD4"/>
    <w:rsid w:val="00FA3173"/>
    <w:rsid w:val="00FA3472"/>
    <w:rsid w:val="00FA3592"/>
    <w:rsid w:val="00FA36A5"/>
    <w:rsid w:val="00FA3778"/>
    <w:rsid w:val="00FA3ED8"/>
    <w:rsid w:val="00FA42A5"/>
    <w:rsid w:val="00FA4639"/>
    <w:rsid w:val="00FA4697"/>
    <w:rsid w:val="00FA4A83"/>
    <w:rsid w:val="00FA4BEB"/>
    <w:rsid w:val="00FA4C25"/>
    <w:rsid w:val="00FA4D96"/>
    <w:rsid w:val="00FA5CFD"/>
    <w:rsid w:val="00FA6134"/>
    <w:rsid w:val="00FA676F"/>
    <w:rsid w:val="00FA6C0F"/>
    <w:rsid w:val="00FA7282"/>
    <w:rsid w:val="00FA7C43"/>
    <w:rsid w:val="00FB02B6"/>
    <w:rsid w:val="00FB033E"/>
    <w:rsid w:val="00FB03B5"/>
    <w:rsid w:val="00FB0507"/>
    <w:rsid w:val="00FB070A"/>
    <w:rsid w:val="00FB084D"/>
    <w:rsid w:val="00FB0BCC"/>
    <w:rsid w:val="00FB0ECA"/>
    <w:rsid w:val="00FB1997"/>
    <w:rsid w:val="00FB2781"/>
    <w:rsid w:val="00FB28FD"/>
    <w:rsid w:val="00FB2E70"/>
    <w:rsid w:val="00FB3504"/>
    <w:rsid w:val="00FB3E7C"/>
    <w:rsid w:val="00FB44A6"/>
    <w:rsid w:val="00FB476A"/>
    <w:rsid w:val="00FB488E"/>
    <w:rsid w:val="00FB48D0"/>
    <w:rsid w:val="00FB48FC"/>
    <w:rsid w:val="00FB496C"/>
    <w:rsid w:val="00FB4DE2"/>
    <w:rsid w:val="00FB5731"/>
    <w:rsid w:val="00FB59A8"/>
    <w:rsid w:val="00FB5C26"/>
    <w:rsid w:val="00FB5E4A"/>
    <w:rsid w:val="00FB6A12"/>
    <w:rsid w:val="00FB6AEB"/>
    <w:rsid w:val="00FB71CB"/>
    <w:rsid w:val="00FB72DF"/>
    <w:rsid w:val="00FB7435"/>
    <w:rsid w:val="00FB773F"/>
    <w:rsid w:val="00FB7773"/>
    <w:rsid w:val="00FB77F6"/>
    <w:rsid w:val="00FC0E4B"/>
    <w:rsid w:val="00FC0FEE"/>
    <w:rsid w:val="00FC10DD"/>
    <w:rsid w:val="00FC189D"/>
    <w:rsid w:val="00FC2070"/>
    <w:rsid w:val="00FC2322"/>
    <w:rsid w:val="00FC296F"/>
    <w:rsid w:val="00FC2C3F"/>
    <w:rsid w:val="00FC30AF"/>
    <w:rsid w:val="00FC3381"/>
    <w:rsid w:val="00FC37D1"/>
    <w:rsid w:val="00FC38B3"/>
    <w:rsid w:val="00FC3A13"/>
    <w:rsid w:val="00FC3A3D"/>
    <w:rsid w:val="00FC3B94"/>
    <w:rsid w:val="00FC3DC1"/>
    <w:rsid w:val="00FC3F51"/>
    <w:rsid w:val="00FC44A6"/>
    <w:rsid w:val="00FC4521"/>
    <w:rsid w:val="00FC4BA6"/>
    <w:rsid w:val="00FC4E0E"/>
    <w:rsid w:val="00FC4F08"/>
    <w:rsid w:val="00FC4FF7"/>
    <w:rsid w:val="00FC541C"/>
    <w:rsid w:val="00FC5525"/>
    <w:rsid w:val="00FC5A01"/>
    <w:rsid w:val="00FC5BE9"/>
    <w:rsid w:val="00FC5CE4"/>
    <w:rsid w:val="00FC5DB5"/>
    <w:rsid w:val="00FC618C"/>
    <w:rsid w:val="00FC689E"/>
    <w:rsid w:val="00FC6BDE"/>
    <w:rsid w:val="00FC6C14"/>
    <w:rsid w:val="00FC6FC7"/>
    <w:rsid w:val="00FC74F5"/>
    <w:rsid w:val="00FC75B6"/>
    <w:rsid w:val="00FC75DA"/>
    <w:rsid w:val="00FC7670"/>
    <w:rsid w:val="00FC76A8"/>
    <w:rsid w:val="00FC76B3"/>
    <w:rsid w:val="00FC7988"/>
    <w:rsid w:val="00FC7DE6"/>
    <w:rsid w:val="00FD0526"/>
    <w:rsid w:val="00FD08C3"/>
    <w:rsid w:val="00FD0D45"/>
    <w:rsid w:val="00FD2229"/>
    <w:rsid w:val="00FD22ED"/>
    <w:rsid w:val="00FD2457"/>
    <w:rsid w:val="00FD24D1"/>
    <w:rsid w:val="00FD2D67"/>
    <w:rsid w:val="00FD2FD6"/>
    <w:rsid w:val="00FD3418"/>
    <w:rsid w:val="00FD34F1"/>
    <w:rsid w:val="00FD3EA5"/>
    <w:rsid w:val="00FD3FF2"/>
    <w:rsid w:val="00FD4391"/>
    <w:rsid w:val="00FD444C"/>
    <w:rsid w:val="00FD4EE1"/>
    <w:rsid w:val="00FD4FE1"/>
    <w:rsid w:val="00FD5098"/>
    <w:rsid w:val="00FD512D"/>
    <w:rsid w:val="00FD586B"/>
    <w:rsid w:val="00FD5B02"/>
    <w:rsid w:val="00FD5B3F"/>
    <w:rsid w:val="00FD5EA2"/>
    <w:rsid w:val="00FD6036"/>
    <w:rsid w:val="00FD62B3"/>
    <w:rsid w:val="00FD659C"/>
    <w:rsid w:val="00FD6634"/>
    <w:rsid w:val="00FD6BFF"/>
    <w:rsid w:val="00FD7747"/>
    <w:rsid w:val="00FD7AFC"/>
    <w:rsid w:val="00FD7B46"/>
    <w:rsid w:val="00FD7D48"/>
    <w:rsid w:val="00FD7D5C"/>
    <w:rsid w:val="00FD7FC4"/>
    <w:rsid w:val="00FE060C"/>
    <w:rsid w:val="00FE07C0"/>
    <w:rsid w:val="00FE07D5"/>
    <w:rsid w:val="00FE07EE"/>
    <w:rsid w:val="00FE0E3D"/>
    <w:rsid w:val="00FE149A"/>
    <w:rsid w:val="00FE16C3"/>
    <w:rsid w:val="00FE18E0"/>
    <w:rsid w:val="00FE1C48"/>
    <w:rsid w:val="00FE20C4"/>
    <w:rsid w:val="00FE2134"/>
    <w:rsid w:val="00FE2143"/>
    <w:rsid w:val="00FE2810"/>
    <w:rsid w:val="00FE285B"/>
    <w:rsid w:val="00FE2953"/>
    <w:rsid w:val="00FE303D"/>
    <w:rsid w:val="00FE3099"/>
    <w:rsid w:val="00FE315A"/>
    <w:rsid w:val="00FE31BE"/>
    <w:rsid w:val="00FE360B"/>
    <w:rsid w:val="00FE38E0"/>
    <w:rsid w:val="00FE3AAA"/>
    <w:rsid w:val="00FE3B8E"/>
    <w:rsid w:val="00FE3E71"/>
    <w:rsid w:val="00FE3FD8"/>
    <w:rsid w:val="00FE403E"/>
    <w:rsid w:val="00FE4635"/>
    <w:rsid w:val="00FE4902"/>
    <w:rsid w:val="00FE4924"/>
    <w:rsid w:val="00FE5243"/>
    <w:rsid w:val="00FE5375"/>
    <w:rsid w:val="00FE53DA"/>
    <w:rsid w:val="00FE543F"/>
    <w:rsid w:val="00FE5A59"/>
    <w:rsid w:val="00FE5B45"/>
    <w:rsid w:val="00FE60E3"/>
    <w:rsid w:val="00FE61F1"/>
    <w:rsid w:val="00FE6598"/>
    <w:rsid w:val="00FE678E"/>
    <w:rsid w:val="00FE6B68"/>
    <w:rsid w:val="00FE765D"/>
    <w:rsid w:val="00FE7E32"/>
    <w:rsid w:val="00FF006A"/>
    <w:rsid w:val="00FF03F1"/>
    <w:rsid w:val="00FF0454"/>
    <w:rsid w:val="00FF05DC"/>
    <w:rsid w:val="00FF0614"/>
    <w:rsid w:val="00FF0D1B"/>
    <w:rsid w:val="00FF1201"/>
    <w:rsid w:val="00FF13CD"/>
    <w:rsid w:val="00FF1792"/>
    <w:rsid w:val="00FF1AAE"/>
    <w:rsid w:val="00FF1B2B"/>
    <w:rsid w:val="00FF205B"/>
    <w:rsid w:val="00FF287A"/>
    <w:rsid w:val="00FF2C13"/>
    <w:rsid w:val="00FF2D1E"/>
    <w:rsid w:val="00FF2D58"/>
    <w:rsid w:val="00FF2FF9"/>
    <w:rsid w:val="00FF3232"/>
    <w:rsid w:val="00FF366C"/>
    <w:rsid w:val="00FF3A11"/>
    <w:rsid w:val="00FF3BAB"/>
    <w:rsid w:val="00FF48D5"/>
    <w:rsid w:val="00FF4913"/>
    <w:rsid w:val="00FF4B90"/>
    <w:rsid w:val="00FF4C98"/>
    <w:rsid w:val="00FF4EC6"/>
    <w:rsid w:val="00FF4F0B"/>
    <w:rsid w:val="00FF50C3"/>
    <w:rsid w:val="00FF5306"/>
    <w:rsid w:val="00FF54AA"/>
    <w:rsid w:val="00FF575D"/>
    <w:rsid w:val="00FF5762"/>
    <w:rsid w:val="00FF5A67"/>
    <w:rsid w:val="00FF5BAC"/>
    <w:rsid w:val="00FF5EC0"/>
    <w:rsid w:val="00FF6802"/>
    <w:rsid w:val="00FF6832"/>
    <w:rsid w:val="00FF6974"/>
    <w:rsid w:val="00FF71CC"/>
    <w:rsid w:val="00FF72ED"/>
    <w:rsid w:val="00FF74CC"/>
    <w:rsid w:val="00FF77CB"/>
    <w:rsid w:val="00FF788D"/>
    <w:rsid w:val="00FF7992"/>
    <w:rsid w:val="00FF7B1C"/>
    <w:rsid w:val="00FF7BFD"/>
    <w:rsid w:val="00FF7FE5"/>
    <w:rsid w:val="010132B7"/>
    <w:rsid w:val="010CF64F"/>
    <w:rsid w:val="010D7409"/>
    <w:rsid w:val="011571F4"/>
    <w:rsid w:val="01195964"/>
    <w:rsid w:val="012CA1CF"/>
    <w:rsid w:val="01355EDE"/>
    <w:rsid w:val="014A3921"/>
    <w:rsid w:val="014DAEF5"/>
    <w:rsid w:val="014DFFCD"/>
    <w:rsid w:val="014FD8BF"/>
    <w:rsid w:val="01552824"/>
    <w:rsid w:val="0155EC46"/>
    <w:rsid w:val="016A7236"/>
    <w:rsid w:val="016F2558"/>
    <w:rsid w:val="018509AE"/>
    <w:rsid w:val="0185BE28"/>
    <w:rsid w:val="0198B005"/>
    <w:rsid w:val="019D47AF"/>
    <w:rsid w:val="01A0E1AC"/>
    <w:rsid w:val="01A32D2D"/>
    <w:rsid w:val="01AFB5BF"/>
    <w:rsid w:val="01B10E02"/>
    <w:rsid w:val="01B3099A"/>
    <w:rsid w:val="01B410F5"/>
    <w:rsid w:val="01BCED32"/>
    <w:rsid w:val="01CB83BC"/>
    <w:rsid w:val="01CFF3F1"/>
    <w:rsid w:val="01EC66F6"/>
    <w:rsid w:val="01F3F4C0"/>
    <w:rsid w:val="020487C7"/>
    <w:rsid w:val="02124966"/>
    <w:rsid w:val="0212A2D5"/>
    <w:rsid w:val="021334FD"/>
    <w:rsid w:val="0213C62B"/>
    <w:rsid w:val="0214CB94"/>
    <w:rsid w:val="0215C90D"/>
    <w:rsid w:val="021DD13A"/>
    <w:rsid w:val="02214F8A"/>
    <w:rsid w:val="02299B8F"/>
    <w:rsid w:val="0248E2C6"/>
    <w:rsid w:val="024A5648"/>
    <w:rsid w:val="025DF6A2"/>
    <w:rsid w:val="0269FDBF"/>
    <w:rsid w:val="026B4054"/>
    <w:rsid w:val="026EAAE0"/>
    <w:rsid w:val="027EA963"/>
    <w:rsid w:val="0284BA30"/>
    <w:rsid w:val="02888AA7"/>
    <w:rsid w:val="028C52DD"/>
    <w:rsid w:val="0292D37C"/>
    <w:rsid w:val="02A19041"/>
    <w:rsid w:val="02A1BC56"/>
    <w:rsid w:val="02A35566"/>
    <w:rsid w:val="02A8253E"/>
    <w:rsid w:val="02ABF662"/>
    <w:rsid w:val="02AFEB8A"/>
    <w:rsid w:val="02B06778"/>
    <w:rsid w:val="02B4462E"/>
    <w:rsid w:val="02B906A1"/>
    <w:rsid w:val="02B91377"/>
    <w:rsid w:val="02C35EEC"/>
    <w:rsid w:val="02D32390"/>
    <w:rsid w:val="02D4BD1D"/>
    <w:rsid w:val="02D6650B"/>
    <w:rsid w:val="02D6BE2C"/>
    <w:rsid w:val="02E1A9FF"/>
    <w:rsid w:val="02E76741"/>
    <w:rsid w:val="02E9032A"/>
    <w:rsid w:val="02F09AAF"/>
    <w:rsid w:val="02F28B64"/>
    <w:rsid w:val="0305915D"/>
    <w:rsid w:val="030B2347"/>
    <w:rsid w:val="0314969B"/>
    <w:rsid w:val="031775F7"/>
    <w:rsid w:val="031CE7E1"/>
    <w:rsid w:val="032A0280"/>
    <w:rsid w:val="032A4A14"/>
    <w:rsid w:val="0336713C"/>
    <w:rsid w:val="033772D6"/>
    <w:rsid w:val="0339394F"/>
    <w:rsid w:val="0358570F"/>
    <w:rsid w:val="03617C2A"/>
    <w:rsid w:val="037BB1B9"/>
    <w:rsid w:val="03854F14"/>
    <w:rsid w:val="03916E52"/>
    <w:rsid w:val="0392A76D"/>
    <w:rsid w:val="039E4444"/>
    <w:rsid w:val="03B719A3"/>
    <w:rsid w:val="03BFDF3D"/>
    <w:rsid w:val="03C45C5B"/>
    <w:rsid w:val="03D11FDB"/>
    <w:rsid w:val="03D177DF"/>
    <w:rsid w:val="03D314F0"/>
    <w:rsid w:val="03D470C9"/>
    <w:rsid w:val="03D60200"/>
    <w:rsid w:val="03D6CFCE"/>
    <w:rsid w:val="03DF197B"/>
    <w:rsid w:val="03E1347C"/>
    <w:rsid w:val="03E45EFA"/>
    <w:rsid w:val="03EB82C5"/>
    <w:rsid w:val="03FC5DEB"/>
    <w:rsid w:val="0403C348"/>
    <w:rsid w:val="0403F4CE"/>
    <w:rsid w:val="04140D6B"/>
    <w:rsid w:val="0415E62A"/>
    <w:rsid w:val="04195F13"/>
    <w:rsid w:val="042A063D"/>
    <w:rsid w:val="042C92E6"/>
    <w:rsid w:val="042E1B39"/>
    <w:rsid w:val="042E1BD4"/>
    <w:rsid w:val="0431AD6C"/>
    <w:rsid w:val="04321231"/>
    <w:rsid w:val="0435156C"/>
    <w:rsid w:val="0443A9E0"/>
    <w:rsid w:val="0443C20E"/>
    <w:rsid w:val="044768B8"/>
    <w:rsid w:val="044C6816"/>
    <w:rsid w:val="046042A6"/>
    <w:rsid w:val="04671A02"/>
    <w:rsid w:val="046803AC"/>
    <w:rsid w:val="046982AA"/>
    <w:rsid w:val="046BF2D0"/>
    <w:rsid w:val="0471DF68"/>
    <w:rsid w:val="0484F543"/>
    <w:rsid w:val="04972373"/>
    <w:rsid w:val="049C2DE1"/>
    <w:rsid w:val="049E47F9"/>
    <w:rsid w:val="04A18ED0"/>
    <w:rsid w:val="04A67269"/>
    <w:rsid w:val="04C4B2F6"/>
    <w:rsid w:val="04E41FF4"/>
    <w:rsid w:val="04F73E61"/>
    <w:rsid w:val="0505E76E"/>
    <w:rsid w:val="0519B71C"/>
    <w:rsid w:val="051BE379"/>
    <w:rsid w:val="051E6499"/>
    <w:rsid w:val="051F2C7F"/>
    <w:rsid w:val="05208E3C"/>
    <w:rsid w:val="0520CDA0"/>
    <w:rsid w:val="05238B7C"/>
    <w:rsid w:val="0527306E"/>
    <w:rsid w:val="052BA127"/>
    <w:rsid w:val="05339CBB"/>
    <w:rsid w:val="053B76F0"/>
    <w:rsid w:val="05444CF7"/>
    <w:rsid w:val="0546752A"/>
    <w:rsid w:val="05483CD7"/>
    <w:rsid w:val="055A4E19"/>
    <w:rsid w:val="055ADBA2"/>
    <w:rsid w:val="056851C4"/>
    <w:rsid w:val="05763394"/>
    <w:rsid w:val="05780375"/>
    <w:rsid w:val="057E578F"/>
    <w:rsid w:val="05843325"/>
    <w:rsid w:val="058448F6"/>
    <w:rsid w:val="058683DA"/>
    <w:rsid w:val="0593034B"/>
    <w:rsid w:val="059E9742"/>
    <w:rsid w:val="05A0C9C4"/>
    <w:rsid w:val="05A3175C"/>
    <w:rsid w:val="05A46F48"/>
    <w:rsid w:val="05C31CB4"/>
    <w:rsid w:val="05CD5F03"/>
    <w:rsid w:val="05D32F1E"/>
    <w:rsid w:val="05F09AB0"/>
    <w:rsid w:val="05FB0A64"/>
    <w:rsid w:val="0601C2A5"/>
    <w:rsid w:val="06020B6A"/>
    <w:rsid w:val="061B2A93"/>
    <w:rsid w:val="062768B8"/>
    <w:rsid w:val="062E9802"/>
    <w:rsid w:val="064D94CA"/>
    <w:rsid w:val="06534842"/>
    <w:rsid w:val="065D3EEE"/>
    <w:rsid w:val="0666642C"/>
    <w:rsid w:val="066B22BE"/>
    <w:rsid w:val="06702FB0"/>
    <w:rsid w:val="0676D3FE"/>
    <w:rsid w:val="06795D85"/>
    <w:rsid w:val="067960FE"/>
    <w:rsid w:val="0685288F"/>
    <w:rsid w:val="069CB1F0"/>
    <w:rsid w:val="06A1EEB8"/>
    <w:rsid w:val="06A72C9F"/>
    <w:rsid w:val="06A92914"/>
    <w:rsid w:val="06A9FCDB"/>
    <w:rsid w:val="06AE85FC"/>
    <w:rsid w:val="06B8DE82"/>
    <w:rsid w:val="06BAA398"/>
    <w:rsid w:val="06BD6E33"/>
    <w:rsid w:val="06C47E7E"/>
    <w:rsid w:val="06CC31ED"/>
    <w:rsid w:val="06D7AEBF"/>
    <w:rsid w:val="06D7DECB"/>
    <w:rsid w:val="06DF8D9F"/>
    <w:rsid w:val="06E17EB9"/>
    <w:rsid w:val="06E97039"/>
    <w:rsid w:val="06EC40E9"/>
    <w:rsid w:val="06F8DF48"/>
    <w:rsid w:val="0708765B"/>
    <w:rsid w:val="0710F1FE"/>
    <w:rsid w:val="0716A071"/>
    <w:rsid w:val="071A3CC2"/>
    <w:rsid w:val="071CE035"/>
    <w:rsid w:val="071D0501"/>
    <w:rsid w:val="071F47A3"/>
    <w:rsid w:val="07307CCA"/>
    <w:rsid w:val="0731DEC2"/>
    <w:rsid w:val="073B1801"/>
    <w:rsid w:val="073E37D8"/>
    <w:rsid w:val="07428DEB"/>
    <w:rsid w:val="0742F737"/>
    <w:rsid w:val="0745E561"/>
    <w:rsid w:val="074CAA92"/>
    <w:rsid w:val="075C8C11"/>
    <w:rsid w:val="076F78BD"/>
    <w:rsid w:val="07818BB8"/>
    <w:rsid w:val="07894EBD"/>
    <w:rsid w:val="0791841B"/>
    <w:rsid w:val="07947437"/>
    <w:rsid w:val="07972608"/>
    <w:rsid w:val="07978A9C"/>
    <w:rsid w:val="0799B844"/>
    <w:rsid w:val="07A844AE"/>
    <w:rsid w:val="07AB2B40"/>
    <w:rsid w:val="07ADB855"/>
    <w:rsid w:val="07B87FF1"/>
    <w:rsid w:val="07B8D4FF"/>
    <w:rsid w:val="07C09E64"/>
    <w:rsid w:val="07C0A500"/>
    <w:rsid w:val="07C9E91A"/>
    <w:rsid w:val="07CBF6E2"/>
    <w:rsid w:val="07D290C7"/>
    <w:rsid w:val="07D34B23"/>
    <w:rsid w:val="07D41C12"/>
    <w:rsid w:val="07DA1B35"/>
    <w:rsid w:val="07DA6D13"/>
    <w:rsid w:val="07DF3D94"/>
    <w:rsid w:val="07E22956"/>
    <w:rsid w:val="07EF08DF"/>
    <w:rsid w:val="07FBE325"/>
    <w:rsid w:val="080DF72D"/>
    <w:rsid w:val="081046A9"/>
    <w:rsid w:val="0812A8A5"/>
    <w:rsid w:val="0814A635"/>
    <w:rsid w:val="0815713C"/>
    <w:rsid w:val="082DE661"/>
    <w:rsid w:val="084DAA69"/>
    <w:rsid w:val="0855A698"/>
    <w:rsid w:val="08576D4E"/>
    <w:rsid w:val="0860669F"/>
    <w:rsid w:val="0865EAF7"/>
    <w:rsid w:val="086975A4"/>
    <w:rsid w:val="0877C300"/>
    <w:rsid w:val="087EB057"/>
    <w:rsid w:val="0886C925"/>
    <w:rsid w:val="0891D70E"/>
    <w:rsid w:val="089D0F89"/>
    <w:rsid w:val="089E88AB"/>
    <w:rsid w:val="08A188CE"/>
    <w:rsid w:val="08A8108F"/>
    <w:rsid w:val="08B1AD88"/>
    <w:rsid w:val="08B3041B"/>
    <w:rsid w:val="08BACCA1"/>
    <w:rsid w:val="08C8EC7B"/>
    <w:rsid w:val="08CCC05E"/>
    <w:rsid w:val="08CDF0E2"/>
    <w:rsid w:val="08CEC5A2"/>
    <w:rsid w:val="08D0FCBD"/>
    <w:rsid w:val="08D23FF3"/>
    <w:rsid w:val="08D423E6"/>
    <w:rsid w:val="08DB03A0"/>
    <w:rsid w:val="08DDA263"/>
    <w:rsid w:val="08EA7D6F"/>
    <w:rsid w:val="08EAD49B"/>
    <w:rsid w:val="08EFF480"/>
    <w:rsid w:val="08F71A79"/>
    <w:rsid w:val="091123C6"/>
    <w:rsid w:val="0923FA80"/>
    <w:rsid w:val="0933702F"/>
    <w:rsid w:val="093B3811"/>
    <w:rsid w:val="093FA108"/>
    <w:rsid w:val="0941655F"/>
    <w:rsid w:val="0941CC1E"/>
    <w:rsid w:val="095D68C5"/>
    <w:rsid w:val="095D8FDC"/>
    <w:rsid w:val="095EA7A3"/>
    <w:rsid w:val="0960F1F2"/>
    <w:rsid w:val="097034FA"/>
    <w:rsid w:val="09706172"/>
    <w:rsid w:val="09745021"/>
    <w:rsid w:val="0978EF04"/>
    <w:rsid w:val="0980F91F"/>
    <w:rsid w:val="09816399"/>
    <w:rsid w:val="09967E2B"/>
    <w:rsid w:val="099EE28C"/>
    <w:rsid w:val="09A46D9A"/>
    <w:rsid w:val="09A57F34"/>
    <w:rsid w:val="09AEE6C7"/>
    <w:rsid w:val="09B79EFE"/>
    <w:rsid w:val="09C8124C"/>
    <w:rsid w:val="09C94B9C"/>
    <w:rsid w:val="09CAE891"/>
    <w:rsid w:val="09D52275"/>
    <w:rsid w:val="09DC3F0D"/>
    <w:rsid w:val="09E45868"/>
    <w:rsid w:val="09F2B0B0"/>
    <w:rsid w:val="09F72EF9"/>
    <w:rsid w:val="0A14061C"/>
    <w:rsid w:val="0A1BBCDA"/>
    <w:rsid w:val="0A230184"/>
    <w:rsid w:val="0A2936D5"/>
    <w:rsid w:val="0A2A5EC7"/>
    <w:rsid w:val="0A32924E"/>
    <w:rsid w:val="0A3BF369"/>
    <w:rsid w:val="0A4B389A"/>
    <w:rsid w:val="0A4D00AC"/>
    <w:rsid w:val="0A51F868"/>
    <w:rsid w:val="0A55FBAC"/>
    <w:rsid w:val="0A5CF5CD"/>
    <w:rsid w:val="0A6F6955"/>
    <w:rsid w:val="0A7733B8"/>
    <w:rsid w:val="0A7EA066"/>
    <w:rsid w:val="0A876083"/>
    <w:rsid w:val="0A8A0BAC"/>
    <w:rsid w:val="0A8F542D"/>
    <w:rsid w:val="0A9C5311"/>
    <w:rsid w:val="0A9E0144"/>
    <w:rsid w:val="0AA06D12"/>
    <w:rsid w:val="0AAA4DE1"/>
    <w:rsid w:val="0AB44A1C"/>
    <w:rsid w:val="0ABE8683"/>
    <w:rsid w:val="0ACA284E"/>
    <w:rsid w:val="0AECE6CE"/>
    <w:rsid w:val="0AEED1C4"/>
    <w:rsid w:val="0AEEDC5D"/>
    <w:rsid w:val="0AF082E7"/>
    <w:rsid w:val="0AF3D657"/>
    <w:rsid w:val="0B1101C8"/>
    <w:rsid w:val="0B122D47"/>
    <w:rsid w:val="0B1B3538"/>
    <w:rsid w:val="0B1EE876"/>
    <w:rsid w:val="0B24BDE4"/>
    <w:rsid w:val="0B2777BA"/>
    <w:rsid w:val="0B2C39DB"/>
    <w:rsid w:val="0B30B6C3"/>
    <w:rsid w:val="0B31901F"/>
    <w:rsid w:val="0B439E1B"/>
    <w:rsid w:val="0B54A398"/>
    <w:rsid w:val="0B5C2055"/>
    <w:rsid w:val="0B5F3D16"/>
    <w:rsid w:val="0B60E018"/>
    <w:rsid w:val="0B7604A1"/>
    <w:rsid w:val="0B842254"/>
    <w:rsid w:val="0B9F3A15"/>
    <w:rsid w:val="0BA0C08B"/>
    <w:rsid w:val="0BA3618C"/>
    <w:rsid w:val="0BAD24B3"/>
    <w:rsid w:val="0BB4B26D"/>
    <w:rsid w:val="0BBA38FF"/>
    <w:rsid w:val="0BCEBB85"/>
    <w:rsid w:val="0BD106A4"/>
    <w:rsid w:val="0BD4FDFD"/>
    <w:rsid w:val="0BD94BA4"/>
    <w:rsid w:val="0BDAFCDB"/>
    <w:rsid w:val="0BDE67E9"/>
    <w:rsid w:val="0BEB6C22"/>
    <w:rsid w:val="0C0101A6"/>
    <w:rsid w:val="0C0C7EAC"/>
    <w:rsid w:val="0C18240F"/>
    <w:rsid w:val="0C22DCC1"/>
    <w:rsid w:val="0C236CD2"/>
    <w:rsid w:val="0C2BB568"/>
    <w:rsid w:val="0C2BD092"/>
    <w:rsid w:val="0C4A5063"/>
    <w:rsid w:val="0C4DD790"/>
    <w:rsid w:val="0C4DD820"/>
    <w:rsid w:val="0C551AD6"/>
    <w:rsid w:val="0C5522A8"/>
    <w:rsid w:val="0C597BC7"/>
    <w:rsid w:val="0C5A0E2F"/>
    <w:rsid w:val="0C6E7024"/>
    <w:rsid w:val="0C723478"/>
    <w:rsid w:val="0C787F70"/>
    <w:rsid w:val="0C7A2720"/>
    <w:rsid w:val="0C83EA1E"/>
    <w:rsid w:val="0C863996"/>
    <w:rsid w:val="0C86ABED"/>
    <w:rsid w:val="0C991F5F"/>
    <w:rsid w:val="0C9A4871"/>
    <w:rsid w:val="0C9B73AB"/>
    <w:rsid w:val="0CA193FE"/>
    <w:rsid w:val="0CAA04DB"/>
    <w:rsid w:val="0CAC28BA"/>
    <w:rsid w:val="0CAF78B9"/>
    <w:rsid w:val="0CB44A16"/>
    <w:rsid w:val="0CB742F6"/>
    <w:rsid w:val="0CB7D683"/>
    <w:rsid w:val="0CCC74C4"/>
    <w:rsid w:val="0CDE3045"/>
    <w:rsid w:val="0CE6DD1E"/>
    <w:rsid w:val="0CEA7B58"/>
    <w:rsid w:val="0CF8B43D"/>
    <w:rsid w:val="0D18D819"/>
    <w:rsid w:val="0D1EB178"/>
    <w:rsid w:val="0D23120A"/>
    <w:rsid w:val="0D306BCF"/>
    <w:rsid w:val="0D3495E6"/>
    <w:rsid w:val="0D407638"/>
    <w:rsid w:val="0D48126B"/>
    <w:rsid w:val="0D6282CA"/>
    <w:rsid w:val="0D65F74D"/>
    <w:rsid w:val="0D6B8823"/>
    <w:rsid w:val="0D6D8B19"/>
    <w:rsid w:val="0D6F044D"/>
    <w:rsid w:val="0D6F3F06"/>
    <w:rsid w:val="0D7DB1DE"/>
    <w:rsid w:val="0DA2553B"/>
    <w:rsid w:val="0DA3E503"/>
    <w:rsid w:val="0DA60A4E"/>
    <w:rsid w:val="0DAC7B69"/>
    <w:rsid w:val="0DAEA0C1"/>
    <w:rsid w:val="0DC2E7B2"/>
    <w:rsid w:val="0DC3462A"/>
    <w:rsid w:val="0DCA4BAA"/>
    <w:rsid w:val="0DCAC18A"/>
    <w:rsid w:val="0DE649A7"/>
    <w:rsid w:val="0DEAEB77"/>
    <w:rsid w:val="0DF2D889"/>
    <w:rsid w:val="0DF9948F"/>
    <w:rsid w:val="0DFEE33E"/>
    <w:rsid w:val="0E0A0A1A"/>
    <w:rsid w:val="0E235D6D"/>
    <w:rsid w:val="0E24DF92"/>
    <w:rsid w:val="0E26999C"/>
    <w:rsid w:val="0E295300"/>
    <w:rsid w:val="0E2D9CCE"/>
    <w:rsid w:val="0E2F4436"/>
    <w:rsid w:val="0E46C6F9"/>
    <w:rsid w:val="0E49AF4B"/>
    <w:rsid w:val="0E52510B"/>
    <w:rsid w:val="0E5B07A9"/>
    <w:rsid w:val="0E5E8CBC"/>
    <w:rsid w:val="0E69782B"/>
    <w:rsid w:val="0E6AF587"/>
    <w:rsid w:val="0E6EBFC5"/>
    <w:rsid w:val="0E7FA3F0"/>
    <w:rsid w:val="0E805743"/>
    <w:rsid w:val="0E86F294"/>
    <w:rsid w:val="0E8EA3A2"/>
    <w:rsid w:val="0E91C8F4"/>
    <w:rsid w:val="0E9F556E"/>
    <w:rsid w:val="0EA59938"/>
    <w:rsid w:val="0EB7E285"/>
    <w:rsid w:val="0EB92586"/>
    <w:rsid w:val="0EBD4CD1"/>
    <w:rsid w:val="0ED14535"/>
    <w:rsid w:val="0EE55E12"/>
    <w:rsid w:val="0EE61559"/>
    <w:rsid w:val="0EF9F400"/>
    <w:rsid w:val="0EFC2C4D"/>
    <w:rsid w:val="0F02101F"/>
    <w:rsid w:val="0F0FF859"/>
    <w:rsid w:val="0F102BDB"/>
    <w:rsid w:val="0F115177"/>
    <w:rsid w:val="0F1A2332"/>
    <w:rsid w:val="0F1BFB59"/>
    <w:rsid w:val="0F26CCA5"/>
    <w:rsid w:val="0F32FC30"/>
    <w:rsid w:val="0F34C117"/>
    <w:rsid w:val="0F34D05D"/>
    <w:rsid w:val="0F360637"/>
    <w:rsid w:val="0F48F965"/>
    <w:rsid w:val="0F54980F"/>
    <w:rsid w:val="0F62810F"/>
    <w:rsid w:val="0F65854B"/>
    <w:rsid w:val="0F70D6B6"/>
    <w:rsid w:val="0F742CF8"/>
    <w:rsid w:val="0F75AE57"/>
    <w:rsid w:val="0F77282D"/>
    <w:rsid w:val="0F7FDD30"/>
    <w:rsid w:val="0F875481"/>
    <w:rsid w:val="0F91712F"/>
    <w:rsid w:val="0F970822"/>
    <w:rsid w:val="0FA5F8A9"/>
    <w:rsid w:val="0FA9E094"/>
    <w:rsid w:val="0FABC4F4"/>
    <w:rsid w:val="0FC643E7"/>
    <w:rsid w:val="0FC69EA8"/>
    <w:rsid w:val="0FCA8ED9"/>
    <w:rsid w:val="0FE0A3EB"/>
    <w:rsid w:val="0FE6350E"/>
    <w:rsid w:val="0FEE371B"/>
    <w:rsid w:val="0FF21B3B"/>
    <w:rsid w:val="0FF56CBE"/>
    <w:rsid w:val="0FFF96D0"/>
    <w:rsid w:val="10083F31"/>
    <w:rsid w:val="101A4540"/>
    <w:rsid w:val="101F78F7"/>
    <w:rsid w:val="10239275"/>
    <w:rsid w:val="10271E82"/>
    <w:rsid w:val="102898A1"/>
    <w:rsid w:val="102CB780"/>
    <w:rsid w:val="102E6653"/>
    <w:rsid w:val="1041862D"/>
    <w:rsid w:val="1048254D"/>
    <w:rsid w:val="1054FE2C"/>
    <w:rsid w:val="105572B5"/>
    <w:rsid w:val="105B823F"/>
    <w:rsid w:val="106AFBA3"/>
    <w:rsid w:val="106C4AA7"/>
    <w:rsid w:val="10735D49"/>
    <w:rsid w:val="10770F0E"/>
    <w:rsid w:val="107BAC2C"/>
    <w:rsid w:val="107ECB26"/>
    <w:rsid w:val="1083033B"/>
    <w:rsid w:val="108BB957"/>
    <w:rsid w:val="109395DC"/>
    <w:rsid w:val="1097D616"/>
    <w:rsid w:val="1098B429"/>
    <w:rsid w:val="10A45F46"/>
    <w:rsid w:val="10AD9E87"/>
    <w:rsid w:val="10AFBDCE"/>
    <w:rsid w:val="10BC8915"/>
    <w:rsid w:val="10C28CEA"/>
    <w:rsid w:val="10C7A2B1"/>
    <w:rsid w:val="10D02775"/>
    <w:rsid w:val="10D5408B"/>
    <w:rsid w:val="10DF5083"/>
    <w:rsid w:val="10E11A99"/>
    <w:rsid w:val="10EA3BA1"/>
    <w:rsid w:val="110121D1"/>
    <w:rsid w:val="110872D6"/>
    <w:rsid w:val="110DD261"/>
    <w:rsid w:val="1112BD48"/>
    <w:rsid w:val="112C1C65"/>
    <w:rsid w:val="1144FFAF"/>
    <w:rsid w:val="1158828B"/>
    <w:rsid w:val="115D796F"/>
    <w:rsid w:val="116082B6"/>
    <w:rsid w:val="116300FE"/>
    <w:rsid w:val="1166A42C"/>
    <w:rsid w:val="11850475"/>
    <w:rsid w:val="11887DCB"/>
    <w:rsid w:val="118BF324"/>
    <w:rsid w:val="11A02E4E"/>
    <w:rsid w:val="11A439F4"/>
    <w:rsid w:val="11A771C7"/>
    <w:rsid w:val="11A8C191"/>
    <w:rsid w:val="11AF9376"/>
    <w:rsid w:val="11B9637F"/>
    <w:rsid w:val="11CBA12C"/>
    <w:rsid w:val="11D6D47A"/>
    <w:rsid w:val="11D8B6FB"/>
    <w:rsid w:val="11DFDB2A"/>
    <w:rsid w:val="11E51BB7"/>
    <w:rsid w:val="11EA930C"/>
    <w:rsid w:val="11F1F2A5"/>
    <w:rsid w:val="11FF8FEE"/>
    <w:rsid w:val="120C3CA8"/>
    <w:rsid w:val="121E0703"/>
    <w:rsid w:val="12268C84"/>
    <w:rsid w:val="122F04AD"/>
    <w:rsid w:val="1238BC8F"/>
    <w:rsid w:val="123AE8BF"/>
    <w:rsid w:val="123D04DD"/>
    <w:rsid w:val="12400F61"/>
    <w:rsid w:val="1240A39B"/>
    <w:rsid w:val="12417B9B"/>
    <w:rsid w:val="124212FF"/>
    <w:rsid w:val="124251EC"/>
    <w:rsid w:val="1251DEAC"/>
    <w:rsid w:val="1254286F"/>
    <w:rsid w:val="125E63C1"/>
    <w:rsid w:val="12666486"/>
    <w:rsid w:val="127C75A9"/>
    <w:rsid w:val="127DD62B"/>
    <w:rsid w:val="129362BA"/>
    <w:rsid w:val="1293C24E"/>
    <w:rsid w:val="129CC6BC"/>
    <w:rsid w:val="12A0EC57"/>
    <w:rsid w:val="12A16BBB"/>
    <w:rsid w:val="12AB0FB2"/>
    <w:rsid w:val="12AB6433"/>
    <w:rsid w:val="12B57674"/>
    <w:rsid w:val="12BDB375"/>
    <w:rsid w:val="12CB51F0"/>
    <w:rsid w:val="12D1E1C7"/>
    <w:rsid w:val="12EB65A7"/>
    <w:rsid w:val="12ED0C46"/>
    <w:rsid w:val="12F072AA"/>
    <w:rsid w:val="12F2F4B9"/>
    <w:rsid w:val="130058EF"/>
    <w:rsid w:val="1300769B"/>
    <w:rsid w:val="1303FC1C"/>
    <w:rsid w:val="1305AD32"/>
    <w:rsid w:val="13235213"/>
    <w:rsid w:val="1325C9BF"/>
    <w:rsid w:val="132B939A"/>
    <w:rsid w:val="1332CAAD"/>
    <w:rsid w:val="1334DA34"/>
    <w:rsid w:val="1334E43D"/>
    <w:rsid w:val="133A6C6F"/>
    <w:rsid w:val="1348F28F"/>
    <w:rsid w:val="134A4EBB"/>
    <w:rsid w:val="134D364A"/>
    <w:rsid w:val="1367FBF4"/>
    <w:rsid w:val="13858A6D"/>
    <w:rsid w:val="138900C2"/>
    <w:rsid w:val="139FAFA9"/>
    <w:rsid w:val="13A34918"/>
    <w:rsid w:val="13A7E753"/>
    <w:rsid w:val="13B6AE7C"/>
    <w:rsid w:val="13B9B61A"/>
    <w:rsid w:val="13C7BF41"/>
    <w:rsid w:val="13C86C8B"/>
    <w:rsid w:val="13CA4CCA"/>
    <w:rsid w:val="13D152F4"/>
    <w:rsid w:val="13D1FC12"/>
    <w:rsid w:val="13D8AFB0"/>
    <w:rsid w:val="13E0DA41"/>
    <w:rsid w:val="13E31261"/>
    <w:rsid w:val="13E7FD4D"/>
    <w:rsid w:val="13EFC22C"/>
    <w:rsid w:val="13F7DE10"/>
    <w:rsid w:val="13F936C2"/>
    <w:rsid w:val="13FCCBBC"/>
    <w:rsid w:val="1419AE37"/>
    <w:rsid w:val="141AF632"/>
    <w:rsid w:val="141D67EB"/>
    <w:rsid w:val="14211898"/>
    <w:rsid w:val="142722E7"/>
    <w:rsid w:val="142A64A5"/>
    <w:rsid w:val="144073BD"/>
    <w:rsid w:val="1450AEFE"/>
    <w:rsid w:val="14561143"/>
    <w:rsid w:val="145694B1"/>
    <w:rsid w:val="147021A2"/>
    <w:rsid w:val="147D8868"/>
    <w:rsid w:val="14836D94"/>
    <w:rsid w:val="1490A0F1"/>
    <w:rsid w:val="1492F01C"/>
    <w:rsid w:val="149576DA"/>
    <w:rsid w:val="14961B9D"/>
    <w:rsid w:val="149D37FF"/>
    <w:rsid w:val="14A112E9"/>
    <w:rsid w:val="14A2A25D"/>
    <w:rsid w:val="14A90085"/>
    <w:rsid w:val="14BA0F75"/>
    <w:rsid w:val="14C17EE8"/>
    <w:rsid w:val="14C6CFA0"/>
    <w:rsid w:val="14C8A1DA"/>
    <w:rsid w:val="14CC7EAB"/>
    <w:rsid w:val="14CD2B94"/>
    <w:rsid w:val="14D35F85"/>
    <w:rsid w:val="14DBA5A0"/>
    <w:rsid w:val="14EDF892"/>
    <w:rsid w:val="14FB8889"/>
    <w:rsid w:val="14FF0F18"/>
    <w:rsid w:val="1501DEFC"/>
    <w:rsid w:val="15025E05"/>
    <w:rsid w:val="150F0AB6"/>
    <w:rsid w:val="1511EB48"/>
    <w:rsid w:val="151A1AEB"/>
    <w:rsid w:val="1520B5CB"/>
    <w:rsid w:val="152A8B53"/>
    <w:rsid w:val="153394D5"/>
    <w:rsid w:val="1537A631"/>
    <w:rsid w:val="153EFA1E"/>
    <w:rsid w:val="154CD744"/>
    <w:rsid w:val="1558D050"/>
    <w:rsid w:val="155F2178"/>
    <w:rsid w:val="1565872D"/>
    <w:rsid w:val="1568871C"/>
    <w:rsid w:val="156BDAD7"/>
    <w:rsid w:val="157265ED"/>
    <w:rsid w:val="1574565E"/>
    <w:rsid w:val="157B5683"/>
    <w:rsid w:val="158A37D5"/>
    <w:rsid w:val="158E54C4"/>
    <w:rsid w:val="15927E48"/>
    <w:rsid w:val="1592B75D"/>
    <w:rsid w:val="15932421"/>
    <w:rsid w:val="15A250CC"/>
    <w:rsid w:val="15A94CDC"/>
    <w:rsid w:val="15B2E732"/>
    <w:rsid w:val="15B3E356"/>
    <w:rsid w:val="15B6D990"/>
    <w:rsid w:val="15B8EB22"/>
    <w:rsid w:val="15BC3EB1"/>
    <w:rsid w:val="15BD0AF5"/>
    <w:rsid w:val="15CBFAB1"/>
    <w:rsid w:val="15D171A9"/>
    <w:rsid w:val="15D70E05"/>
    <w:rsid w:val="15E642E5"/>
    <w:rsid w:val="15EDD411"/>
    <w:rsid w:val="15F4E30E"/>
    <w:rsid w:val="15F72AD6"/>
    <w:rsid w:val="15FAECFD"/>
    <w:rsid w:val="15FF14D5"/>
    <w:rsid w:val="1601B197"/>
    <w:rsid w:val="1614CE60"/>
    <w:rsid w:val="161A04A7"/>
    <w:rsid w:val="1624C7F8"/>
    <w:rsid w:val="1624D0E4"/>
    <w:rsid w:val="16283D68"/>
    <w:rsid w:val="164C6C21"/>
    <w:rsid w:val="164D400C"/>
    <w:rsid w:val="165184A4"/>
    <w:rsid w:val="165BF257"/>
    <w:rsid w:val="16601105"/>
    <w:rsid w:val="1665B066"/>
    <w:rsid w:val="166EFAC0"/>
    <w:rsid w:val="16777C58"/>
    <w:rsid w:val="167EB1F6"/>
    <w:rsid w:val="1689B67D"/>
    <w:rsid w:val="168CB2B6"/>
    <w:rsid w:val="1691C59F"/>
    <w:rsid w:val="169AF2DB"/>
    <w:rsid w:val="169FF550"/>
    <w:rsid w:val="16A0E2A2"/>
    <w:rsid w:val="16A9E788"/>
    <w:rsid w:val="16B07733"/>
    <w:rsid w:val="16BBF19B"/>
    <w:rsid w:val="16BDC50D"/>
    <w:rsid w:val="16CB5764"/>
    <w:rsid w:val="16D2C322"/>
    <w:rsid w:val="16D7B497"/>
    <w:rsid w:val="16DF1DE9"/>
    <w:rsid w:val="16F34AD0"/>
    <w:rsid w:val="16FF9324"/>
    <w:rsid w:val="17067B82"/>
    <w:rsid w:val="170941E1"/>
    <w:rsid w:val="1714F70A"/>
    <w:rsid w:val="171BCCAC"/>
    <w:rsid w:val="1722441E"/>
    <w:rsid w:val="17232366"/>
    <w:rsid w:val="172706A9"/>
    <w:rsid w:val="17408F46"/>
    <w:rsid w:val="1744DA42"/>
    <w:rsid w:val="1747A7C8"/>
    <w:rsid w:val="174830A0"/>
    <w:rsid w:val="174A8E7C"/>
    <w:rsid w:val="1750DF64"/>
    <w:rsid w:val="17578DD2"/>
    <w:rsid w:val="175B05AF"/>
    <w:rsid w:val="17600F22"/>
    <w:rsid w:val="176C5C71"/>
    <w:rsid w:val="1778544B"/>
    <w:rsid w:val="1778CC1E"/>
    <w:rsid w:val="177F549E"/>
    <w:rsid w:val="177FD8FB"/>
    <w:rsid w:val="1780E413"/>
    <w:rsid w:val="17865CB4"/>
    <w:rsid w:val="17920577"/>
    <w:rsid w:val="179B325B"/>
    <w:rsid w:val="17AF140C"/>
    <w:rsid w:val="17B64DDF"/>
    <w:rsid w:val="17BD7A82"/>
    <w:rsid w:val="17BF8B85"/>
    <w:rsid w:val="17C713AC"/>
    <w:rsid w:val="17C74010"/>
    <w:rsid w:val="17C7C125"/>
    <w:rsid w:val="17C927E5"/>
    <w:rsid w:val="17E2ED5A"/>
    <w:rsid w:val="17EA7B6C"/>
    <w:rsid w:val="17EC5CAE"/>
    <w:rsid w:val="17ECE27E"/>
    <w:rsid w:val="17F06323"/>
    <w:rsid w:val="17F34442"/>
    <w:rsid w:val="17F3482D"/>
    <w:rsid w:val="17FC058E"/>
    <w:rsid w:val="180672AA"/>
    <w:rsid w:val="18155577"/>
    <w:rsid w:val="1821BD65"/>
    <w:rsid w:val="1829AFE7"/>
    <w:rsid w:val="182B6BFE"/>
    <w:rsid w:val="1839A2D8"/>
    <w:rsid w:val="183A3BBE"/>
    <w:rsid w:val="1842898C"/>
    <w:rsid w:val="184C6965"/>
    <w:rsid w:val="185159C4"/>
    <w:rsid w:val="18545BDB"/>
    <w:rsid w:val="185987A6"/>
    <w:rsid w:val="185C544C"/>
    <w:rsid w:val="1869654A"/>
    <w:rsid w:val="186F9F4A"/>
    <w:rsid w:val="1873C391"/>
    <w:rsid w:val="1873E38B"/>
    <w:rsid w:val="187E19F0"/>
    <w:rsid w:val="1884D20D"/>
    <w:rsid w:val="188B5DDA"/>
    <w:rsid w:val="189AD81B"/>
    <w:rsid w:val="18A47131"/>
    <w:rsid w:val="18BB3B80"/>
    <w:rsid w:val="18C52A53"/>
    <w:rsid w:val="18CA076B"/>
    <w:rsid w:val="18CF5E38"/>
    <w:rsid w:val="18D44039"/>
    <w:rsid w:val="18D6837F"/>
    <w:rsid w:val="18DC7303"/>
    <w:rsid w:val="18DFBD00"/>
    <w:rsid w:val="18E03A98"/>
    <w:rsid w:val="18E25B59"/>
    <w:rsid w:val="18E289EA"/>
    <w:rsid w:val="18E4ABD3"/>
    <w:rsid w:val="18EEED50"/>
    <w:rsid w:val="18F8B98C"/>
    <w:rsid w:val="190A7371"/>
    <w:rsid w:val="190DBD3A"/>
    <w:rsid w:val="19194313"/>
    <w:rsid w:val="191DF9C9"/>
    <w:rsid w:val="191FB87A"/>
    <w:rsid w:val="192D74D6"/>
    <w:rsid w:val="193A3DEE"/>
    <w:rsid w:val="193A3FDB"/>
    <w:rsid w:val="193E3B64"/>
    <w:rsid w:val="193F1DE7"/>
    <w:rsid w:val="193FD856"/>
    <w:rsid w:val="194443DC"/>
    <w:rsid w:val="19460CF4"/>
    <w:rsid w:val="19487784"/>
    <w:rsid w:val="1957BA52"/>
    <w:rsid w:val="195CDB27"/>
    <w:rsid w:val="196C2D11"/>
    <w:rsid w:val="197E00C5"/>
    <w:rsid w:val="1982E042"/>
    <w:rsid w:val="1988C8BA"/>
    <w:rsid w:val="198D1EB5"/>
    <w:rsid w:val="19982183"/>
    <w:rsid w:val="199A6727"/>
    <w:rsid w:val="199A81C7"/>
    <w:rsid w:val="199FD908"/>
    <w:rsid w:val="19A12D24"/>
    <w:rsid w:val="19A25934"/>
    <w:rsid w:val="19A5E2CF"/>
    <w:rsid w:val="19B038B8"/>
    <w:rsid w:val="19B16445"/>
    <w:rsid w:val="19BDF9C5"/>
    <w:rsid w:val="19C1C51F"/>
    <w:rsid w:val="19C47788"/>
    <w:rsid w:val="19D329E2"/>
    <w:rsid w:val="19EB2545"/>
    <w:rsid w:val="19EDB5F2"/>
    <w:rsid w:val="19EE0026"/>
    <w:rsid w:val="19EE0269"/>
    <w:rsid w:val="19EEDFB8"/>
    <w:rsid w:val="19F30638"/>
    <w:rsid w:val="19F8D36E"/>
    <w:rsid w:val="1A095FFF"/>
    <w:rsid w:val="1A12A32B"/>
    <w:rsid w:val="1A20F0F9"/>
    <w:rsid w:val="1A21D3CC"/>
    <w:rsid w:val="1A308BD0"/>
    <w:rsid w:val="1A39D7CD"/>
    <w:rsid w:val="1A4A4DC7"/>
    <w:rsid w:val="1A59F7E2"/>
    <w:rsid w:val="1A613180"/>
    <w:rsid w:val="1A634CE0"/>
    <w:rsid w:val="1A64B1EE"/>
    <w:rsid w:val="1A696A21"/>
    <w:rsid w:val="1A747679"/>
    <w:rsid w:val="1A74BF59"/>
    <w:rsid w:val="1A77655E"/>
    <w:rsid w:val="1A8EFB65"/>
    <w:rsid w:val="1A947466"/>
    <w:rsid w:val="1A9EB79F"/>
    <w:rsid w:val="1AB55645"/>
    <w:rsid w:val="1AB7C602"/>
    <w:rsid w:val="1AC0F50C"/>
    <w:rsid w:val="1AC3ADCC"/>
    <w:rsid w:val="1AC52D06"/>
    <w:rsid w:val="1ADEF709"/>
    <w:rsid w:val="1AE113FF"/>
    <w:rsid w:val="1AE17ABB"/>
    <w:rsid w:val="1AE799CB"/>
    <w:rsid w:val="1AE9BA8E"/>
    <w:rsid w:val="1AF06C07"/>
    <w:rsid w:val="1AF2563C"/>
    <w:rsid w:val="1AF308BB"/>
    <w:rsid w:val="1AF483D3"/>
    <w:rsid w:val="1AF9BBD8"/>
    <w:rsid w:val="1B08F30C"/>
    <w:rsid w:val="1B0F37E2"/>
    <w:rsid w:val="1B100EBA"/>
    <w:rsid w:val="1B132554"/>
    <w:rsid w:val="1B2339D3"/>
    <w:rsid w:val="1B2A2293"/>
    <w:rsid w:val="1B2B3335"/>
    <w:rsid w:val="1B2E2CE2"/>
    <w:rsid w:val="1B2E7AA3"/>
    <w:rsid w:val="1B40D3E2"/>
    <w:rsid w:val="1B50A450"/>
    <w:rsid w:val="1B59DE35"/>
    <w:rsid w:val="1B5CA628"/>
    <w:rsid w:val="1B60409E"/>
    <w:rsid w:val="1B6C4FF3"/>
    <w:rsid w:val="1B731AE5"/>
    <w:rsid w:val="1B740D3A"/>
    <w:rsid w:val="1B76B70E"/>
    <w:rsid w:val="1B77A7DC"/>
    <w:rsid w:val="1B7B70A9"/>
    <w:rsid w:val="1B827045"/>
    <w:rsid w:val="1B82DAFF"/>
    <w:rsid w:val="1B8A0D77"/>
    <w:rsid w:val="1B8CBC4E"/>
    <w:rsid w:val="1B9B5671"/>
    <w:rsid w:val="1B9D89DD"/>
    <w:rsid w:val="1BA2EA55"/>
    <w:rsid w:val="1BA7D7A6"/>
    <w:rsid w:val="1BAD298C"/>
    <w:rsid w:val="1BAE7970"/>
    <w:rsid w:val="1BD025A8"/>
    <w:rsid w:val="1BD5BEFF"/>
    <w:rsid w:val="1BE0FDBB"/>
    <w:rsid w:val="1BE16F95"/>
    <w:rsid w:val="1BE1E9F4"/>
    <w:rsid w:val="1BEB48A7"/>
    <w:rsid w:val="1BEC6953"/>
    <w:rsid w:val="1BECC786"/>
    <w:rsid w:val="1BF0E659"/>
    <w:rsid w:val="1BF71F61"/>
    <w:rsid w:val="1BFB438F"/>
    <w:rsid w:val="1C0241C0"/>
    <w:rsid w:val="1C02EEC2"/>
    <w:rsid w:val="1C0384A8"/>
    <w:rsid w:val="1C0869A3"/>
    <w:rsid w:val="1C10E9DE"/>
    <w:rsid w:val="1C11EE1C"/>
    <w:rsid w:val="1C13A71B"/>
    <w:rsid w:val="1C29630A"/>
    <w:rsid w:val="1C2B8C27"/>
    <w:rsid w:val="1C2D6AE2"/>
    <w:rsid w:val="1C4120FC"/>
    <w:rsid w:val="1C48F283"/>
    <w:rsid w:val="1C4BE98A"/>
    <w:rsid w:val="1C4D3B71"/>
    <w:rsid w:val="1C4E48AE"/>
    <w:rsid w:val="1C54B2B2"/>
    <w:rsid w:val="1C5D1CDD"/>
    <w:rsid w:val="1C618C1B"/>
    <w:rsid w:val="1C61EB50"/>
    <w:rsid w:val="1C645031"/>
    <w:rsid w:val="1C667734"/>
    <w:rsid w:val="1C822729"/>
    <w:rsid w:val="1C87C932"/>
    <w:rsid w:val="1C89F0DD"/>
    <w:rsid w:val="1C8C4393"/>
    <w:rsid w:val="1C9109F0"/>
    <w:rsid w:val="1C9529F5"/>
    <w:rsid w:val="1CAA4538"/>
    <w:rsid w:val="1CB906CF"/>
    <w:rsid w:val="1CB9D975"/>
    <w:rsid w:val="1CC021B4"/>
    <w:rsid w:val="1CC3CF29"/>
    <w:rsid w:val="1CD0E77D"/>
    <w:rsid w:val="1CDC8142"/>
    <w:rsid w:val="1CE2CD93"/>
    <w:rsid w:val="1CE3C458"/>
    <w:rsid w:val="1CE4216F"/>
    <w:rsid w:val="1CE8A3E7"/>
    <w:rsid w:val="1CFA0BA3"/>
    <w:rsid w:val="1D0101D8"/>
    <w:rsid w:val="1D0B68EA"/>
    <w:rsid w:val="1D0CBED2"/>
    <w:rsid w:val="1D0CEBD9"/>
    <w:rsid w:val="1D2491FC"/>
    <w:rsid w:val="1D2787F3"/>
    <w:rsid w:val="1D2A7087"/>
    <w:rsid w:val="1D34405D"/>
    <w:rsid w:val="1D3A26FF"/>
    <w:rsid w:val="1D3D18CE"/>
    <w:rsid w:val="1D50076F"/>
    <w:rsid w:val="1D571FCD"/>
    <w:rsid w:val="1D593A83"/>
    <w:rsid w:val="1D721A2F"/>
    <w:rsid w:val="1D7EC874"/>
    <w:rsid w:val="1D83DF6C"/>
    <w:rsid w:val="1D8B0F09"/>
    <w:rsid w:val="1D8B5700"/>
    <w:rsid w:val="1D93C71C"/>
    <w:rsid w:val="1D9BC33B"/>
    <w:rsid w:val="1DA3C196"/>
    <w:rsid w:val="1DA826FA"/>
    <w:rsid w:val="1DA850E7"/>
    <w:rsid w:val="1DA9D874"/>
    <w:rsid w:val="1DAEAB74"/>
    <w:rsid w:val="1DB90AA8"/>
    <w:rsid w:val="1DB9D75F"/>
    <w:rsid w:val="1DBD000F"/>
    <w:rsid w:val="1DC3B0B9"/>
    <w:rsid w:val="1DC880DA"/>
    <w:rsid w:val="1DCAD554"/>
    <w:rsid w:val="1DD81187"/>
    <w:rsid w:val="1DDB4004"/>
    <w:rsid w:val="1DE52C31"/>
    <w:rsid w:val="1DE661C6"/>
    <w:rsid w:val="1DEF4E5E"/>
    <w:rsid w:val="1DEF6EBA"/>
    <w:rsid w:val="1DEFB23C"/>
    <w:rsid w:val="1DF45DCF"/>
    <w:rsid w:val="1DF9E925"/>
    <w:rsid w:val="1DFC7B76"/>
    <w:rsid w:val="1E069E90"/>
    <w:rsid w:val="1E1053AD"/>
    <w:rsid w:val="1E12853E"/>
    <w:rsid w:val="1E1752A9"/>
    <w:rsid w:val="1E1F085C"/>
    <w:rsid w:val="1E1F7AF4"/>
    <w:rsid w:val="1E2AD002"/>
    <w:rsid w:val="1E2E0925"/>
    <w:rsid w:val="1E2F1298"/>
    <w:rsid w:val="1E39FBC1"/>
    <w:rsid w:val="1E486157"/>
    <w:rsid w:val="1E51E4BC"/>
    <w:rsid w:val="1E53A789"/>
    <w:rsid w:val="1E55279C"/>
    <w:rsid w:val="1E5853C6"/>
    <w:rsid w:val="1E5BAEA9"/>
    <w:rsid w:val="1E61288B"/>
    <w:rsid w:val="1E66E069"/>
    <w:rsid w:val="1E6A4201"/>
    <w:rsid w:val="1E6ACBCB"/>
    <w:rsid w:val="1E7878FE"/>
    <w:rsid w:val="1E7ECEDA"/>
    <w:rsid w:val="1E993BE9"/>
    <w:rsid w:val="1E9CA520"/>
    <w:rsid w:val="1E9CBF43"/>
    <w:rsid w:val="1EA4759A"/>
    <w:rsid w:val="1EBB080B"/>
    <w:rsid w:val="1EBE2189"/>
    <w:rsid w:val="1ED3684F"/>
    <w:rsid w:val="1ED461F7"/>
    <w:rsid w:val="1ED919D6"/>
    <w:rsid w:val="1EDC549B"/>
    <w:rsid w:val="1EE9CF95"/>
    <w:rsid w:val="1EED4530"/>
    <w:rsid w:val="1EFCCF89"/>
    <w:rsid w:val="1F0BE6EA"/>
    <w:rsid w:val="1F0E2703"/>
    <w:rsid w:val="1F1E7D07"/>
    <w:rsid w:val="1F2CD029"/>
    <w:rsid w:val="1F2D5898"/>
    <w:rsid w:val="1F3016DC"/>
    <w:rsid w:val="1F363866"/>
    <w:rsid w:val="1F38F658"/>
    <w:rsid w:val="1F3E51F6"/>
    <w:rsid w:val="1F4607DB"/>
    <w:rsid w:val="1F4F89AB"/>
    <w:rsid w:val="1F501CA3"/>
    <w:rsid w:val="1F62F35B"/>
    <w:rsid w:val="1F66362C"/>
    <w:rsid w:val="1F6E4A3C"/>
    <w:rsid w:val="1F6EB9E5"/>
    <w:rsid w:val="1F76CB27"/>
    <w:rsid w:val="1F805ED5"/>
    <w:rsid w:val="1F855AB5"/>
    <w:rsid w:val="1F89EF24"/>
    <w:rsid w:val="1F909F11"/>
    <w:rsid w:val="1F917ACD"/>
    <w:rsid w:val="1F92A389"/>
    <w:rsid w:val="1F940287"/>
    <w:rsid w:val="1F9595C9"/>
    <w:rsid w:val="1F9D2783"/>
    <w:rsid w:val="1F9E5564"/>
    <w:rsid w:val="1FA5C03E"/>
    <w:rsid w:val="1FB90C5A"/>
    <w:rsid w:val="1FC29049"/>
    <w:rsid w:val="1FC43E7D"/>
    <w:rsid w:val="1FC79276"/>
    <w:rsid w:val="1FCE7F11"/>
    <w:rsid w:val="1FCEA44D"/>
    <w:rsid w:val="1FD07B3B"/>
    <w:rsid w:val="1FD35391"/>
    <w:rsid w:val="1FD7C087"/>
    <w:rsid w:val="1FE4208F"/>
    <w:rsid w:val="1FEDCC96"/>
    <w:rsid w:val="1FF54B39"/>
    <w:rsid w:val="1FF7154B"/>
    <w:rsid w:val="1FFD5166"/>
    <w:rsid w:val="1FFE5284"/>
    <w:rsid w:val="1FFEF4EA"/>
    <w:rsid w:val="200082BC"/>
    <w:rsid w:val="200C8DC9"/>
    <w:rsid w:val="200CF195"/>
    <w:rsid w:val="2016291A"/>
    <w:rsid w:val="201F50C3"/>
    <w:rsid w:val="2029AEB7"/>
    <w:rsid w:val="2029EEC6"/>
    <w:rsid w:val="203878BB"/>
    <w:rsid w:val="2038DEBF"/>
    <w:rsid w:val="20417BAF"/>
    <w:rsid w:val="204EF618"/>
    <w:rsid w:val="20514DD0"/>
    <w:rsid w:val="206084C9"/>
    <w:rsid w:val="2063B30F"/>
    <w:rsid w:val="206AEA58"/>
    <w:rsid w:val="2071391A"/>
    <w:rsid w:val="20743C65"/>
    <w:rsid w:val="2083A545"/>
    <w:rsid w:val="20845D56"/>
    <w:rsid w:val="208CDB90"/>
    <w:rsid w:val="20902D95"/>
    <w:rsid w:val="20932E87"/>
    <w:rsid w:val="2093B92F"/>
    <w:rsid w:val="209620F6"/>
    <w:rsid w:val="20968864"/>
    <w:rsid w:val="209877D4"/>
    <w:rsid w:val="209BA8CA"/>
    <w:rsid w:val="20BADB43"/>
    <w:rsid w:val="20CF7ECE"/>
    <w:rsid w:val="20DD8C67"/>
    <w:rsid w:val="20E18744"/>
    <w:rsid w:val="20E55E6F"/>
    <w:rsid w:val="20ECAC59"/>
    <w:rsid w:val="20EDCEED"/>
    <w:rsid w:val="20EFCEA3"/>
    <w:rsid w:val="20F38702"/>
    <w:rsid w:val="20F45C94"/>
    <w:rsid w:val="210C8601"/>
    <w:rsid w:val="2121E24D"/>
    <w:rsid w:val="21250A8F"/>
    <w:rsid w:val="2125D244"/>
    <w:rsid w:val="212EAF09"/>
    <w:rsid w:val="2133A53A"/>
    <w:rsid w:val="21366EEB"/>
    <w:rsid w:val="213ACE67"/>
    <w:rsid w:val="21514917"/>
    <w:rsid w:val="215923D7"/>
    <w:rsid w:val="216C286F"/>
    <w:rsid w:val="216D828F"/>
    <w:rsid w:val="216E7335"/>
    <w:rsid w:val="21775A7D"/>
    <w:rsid w:val="217AED03"/>
    <w:rsid w:val="21824B46"/>
    <w:rsid w:val="2184B943"/>
    <w:rsid w:val="2187669F"/>
    <w:rsid w:val="21890505"/>
    <w:rsid w:val="21944FF9"/>
    <w:rsid w:val="219AC73B"/>
    <w:rsid w:val="219FECA2"/>
    <w:rsid w:val="21B4E8E9"/>
    <w:rsid w:val="21BBBE1B"/>
    <w:rsid w:val="21BC923F"/>
    <w:rsid w:val="21BE212B"/>
    <w:rsid w:val="21C01576"/>
    <w:rsid w:val="21C66F58"/>
    <w:rsid w:val="21C91F09"/>
    <w:rsid w:val="21CE153E"/>
    <w:rsid w:val="21CFB358"/>
    <w:rsid w:val="21D092D4"/>
    <w:rsid w:val="21D2048D"/>
    <w:rsid w:val="21D46408"/>
    <w:rsid w:val="21D88D5A"/>
    <w:rsid w:val="21DAA9C2"/>
    <w:rsid w:val="21DAD961"/>
    <w:rsid w:val="21DB8134"/>
    <w:rsid w:val="21DE627D"/>
    <w:rsid w:val="21DEC47A"/>
    <w:rsid w:val="21E0922F"/>
    <w:rsid w:val="21E5B4EC"/>
    <w:rsid w:val="21EA2E28"/>
    <w:rsid w:val="21F03CDC"/>
    <w:rsid w:val="21F7B567"/>
    <w:rsid w:val="21FA1F46"/>
    <w:rsid w:val="2205453D"/>
    <w:rsid w:val="221C53F2"/>
    <w:rsid w:val="222662C6"/>
    <w:rsid w:val="222A3F26"/>
    <w:rsid w:val="222AAD4E"/>
    <w:rsid w:val="222AE35C"/>
    <w:rsid w:val="222B1C51"/>
    <w:rsid w:val="222F6945"/>
    <w:rsid w:val="22355A18"/>
    <w:rsid w:val="223E2612"/>
    <w:rsid w:val="224571C3"/>
    <w:rsid w:val="2248B742"/>
    <w:rsid w:val="224B5C78"/>
    <w:rsid w:val="22504B8F"/>
    <w:rsid w:val="22560C3E"/>
    <w:rsid w:val="225C84B4"/>
    <w:rsid w:val="227AA6E0"/>
    <w:rsid w:val="227BEF5B"/>
    <w:rsid w:val="22815800"/>
    <w:rsid w:val="229C0ADA"/>
    <w:rsid w:val="229F79F7"/>
    <w:rsid w:val="229FD6A3"/>
    <w:rsid w:val="22A5953B"/>
    <w:rsid w:val="22CCE0AF"/>
    <w:rsid w:val="22D24244"/>
    <w:rsid w:val="22DAA7E7"/>
    <w:rsid w:val="22DFFD6E"/>
    <w:rsid w:val="22E43A90"/>
    <w:rsid w:val="22E927A0"/>
    <w:rsid w:val="22ECBC30"/>
    <w:rsid w:val="22ED08B2"/>
    <w:rsid w:val="22F08946"/>
    <w:rsid w:val="2308AA7C"/>
    <w:rsid w:val="231E445B"/>
    <w:rsid w:val="23269BA5"/>
    <w:rsid w:val="232F5CAA"/>
    <w:rsid w:val="23301FD7"/>
    <w:rsid w:val="233AAB54"/>
    <w:rsid w:val="233B6257"/>
    <w:rsid w:val="233EC891"/>
    <w:rsid w:val="233FD250"/>
    <w:rsid w:val="23486C73"/>
    <w:rsid w:val="234AC9EC"/>
    <w:rsid w:val="234E4609"/>
    <w:rsid w:val="234F4B2F"/>
    <w:rsid w:val="23522BC4"/>
    <w:rsid w:val="2355C2E4"/>
    <w:rsid w:val="235C3E18"/>
    <w:rsid w:val="235F7B5B"/>
    <w:rsid w:val="2360721F"/>
    <w:rsid w:val="23648278"/>
    <w:rsid w:val="2372BE0A"/>
    <w:rsid w:val="23768545"/>
    <w:rsid w:val="237DA23B"/>
    <w:rsid w:val="237F6AF6"/>
    <w:rsid w:val="2381EDC3"/>
    <w:rsid w:val="238BBA02"/>
    <w:rsid w:val="23907DAA"/>
    <w:rsid w:val="23973E67"/>
    <w:rsid w:val="239779C4"/>
    <w:rsid w:val="23A2DB71"/>
    <w:rsid w:val="23A4DA4D"/>
    <w:rsid w:val="23A4EB64"/>
    <w:rsid w:val="23B1A79B"/>
    <w:rsid w:val="23B8839E"/>
    <w:rsid w:val="23C62BBF"/>
    <w:rsid w:val="23CB03EF"/>
    <w:rsid w:val="23CCD5A2"/>
    <w:rsid w:val="23CD6924"/>
    <w:rsid w:val="23D01F22"/>
    <w:rsid w:val="23D036A7"/>
    <w:rsid w:val="23D06D6E"/>
    <w:rsid w:val="23D12C5A"/>
    <w:rsid w:val="23E32881"/>
    <w:rsid w:val="23FA6108"/>
    <w:rsid w:val="24026F37"/>
    <w:rsid w:val="24031D3E"/>
    <w:rsid w:val="240575D0"/>
    <w:rsid w:val="241058D4"/>
    <w:rsid w:val="242BA1B7"/>
    <w:rsid w:val="242CB390"/>
    <w:rsid w:val="242F0563"/>
    <w:rsid w:val="243E0983"/>
    <w:rsid w:val="243E5D15"/>
    <w:rsid w:val="243EBAD0"/>
    <w:rsid w:val="2442286F"/>
    <w:rsid w:val="244A2766"/>
    <w:rsid w:val="244E8B08"/>
    <w:rsid w:val="244FC18B"/>
    <w:rsid w:val="245401F0"/>
    <w:rsid w:val="245C3590"/>
    <w:rsid w:val="245C3DB8"/>
    <w:rsid w:val="246AB81A"/>
    <w:rsid w:val="246C163B"/>
    <w:rsid w:val="247319FD"/>
    <w:rsid w:val="247774F5"/>
    <w:rsid w:val="247FC007"/>
    <w:rsid w:val="248A9FEE"/>
    <w:rsid w:val="248B3A14"/>
    <w:rsid w:val="248FB984"/>
    <w:rsid w:val="2496DA03"/>
    <w:rsid w:val="24A20CC3"/>
    <w:rsid w:val="24AA3B8B"/>
    <w:rsid w:val="24B74801"/>
    <w:rsid w:val="24BD0047"/>
    <w:rsid w:val="24BD2478"/>
    <w:rsid w:val="24BEA3FC"/>
    <w:rsid w:val="24C218EB"/>
    <w:rsid w:val="24CC8753"/>
    <w:rsid w:val="24D2B327"/>
    <w:rsid w:val="24D50125"/>
    <w:rsid w:val="24D94F7A"/>
    <w:rsid w:val="24DA6EAF"/>
    <w:rsid w:val="24DF34A2"/>
    <w:rsid w:val="24E09685"/>
    <w:rsid w:val="24E4BF9C"/>
    <w:rsid w:val="24EF7ADA"/>
    <w:rsid w:val="24F20610"/>
    <w:rsid w:val="24F3227A"/>
    <w:rsid w:val="24FB8F58"/>
    <w:rsid w:val="2504C1CA"/>
    <w:rsid w:val="251779ED"/>
    <w:rsid w:val="251EE405"/>
    <w:rsid w:val="25239163"/>
    <w:rsid w:val="252D317F"/>
    <w:rsid w:val="253409AB"/>
    <w:rsid w:val="253B9D4C"/>
    <w:rsid w:val="253CF5B7"/>
    <w:rsid w:val="25567DC8"/>
    <w:rsid w:val="25570690"/>
    <w:rsid w:val="25604D24"/>
    <w:rsid w:val="25700019"/>
    <w:rsid w:val="2595A139"/>
    <w:rsid w:val="2596BEEB"/>
    <w:rsid w:val="2597C684"/>
    <w:rsid w:val="2598E1CD"/>
    <w:rsid w:val="25A18571"/>
    <w:rsid w:val="25AE12BB"/>
    <w:rsid w:val="25AEF9A8"/>
    <w:rsid w:val="25BF80EC"/>
    <w:rsid w:val="25C96233"/>
    <w:rsid w:val="25C9D28F"/>
    <w:rsid w:val="25CCB6F5"/>
    <w:rsid w:val="25D8CA22"/>
    <w:rsid w:val="25EFA486"/>
    <w:rsid w:val="25EFAEF7"/>
    <w:rsid w:val="25F03651"/>
    <w:rsid w:val="260FCCBA"/>
    <w:rsid w:val="2611AB7D"/>
    <w:rsid w:val="2618C7F4"/>
    <w:rsid w:val="26230652"/>
    <w:rsid w:val="262E8700"/>
    <w:rsid w:val="2631E084"/>
    <w:rsid w:val="26362A36"/>
    <w:rsid w:val="263F2B2F"/>
    <w:rsid w:val="264DB36C"/>
    <w:rsid w:val="2650B2D0"/>
    <w:rsid w:val="265B86C6"/>
    <w:rsid w:val="2667ADE6"/>
    <w:rsid w:val="26694742"/>
    <w:rsid w:val="266A1CF7"/>
    <w:rsid w:val="266BB067"/>
    <w:rsid w:val="266EBD83"/>
    <w:rsid w:val="266F2456"/>
    <w:rsid w:val="2671BC4B"/>
    <w:rsid w:val="2679D234"/>
    <w:rsid w:val="267C16F1"/>
    <w:rsid w:val="267F3D23"/>
    <w:rsid w:val="268A4609"/>
    <w:rsid w:val="26930416"/>
    <w:rsid w:val="2694332D"/>
    <w:rsid w:val="269EA84B"/>
    <w:rsid w:val="26A23DF4"/>
    <w:rsid w:val="26A62529"/>
    <w:rsid w:val="26A6B5E5"/>
    <w:rsid w:val="26A9F5AB"/>
    <w:rsid w:val="26ACC59B"/>
    <w:rsid w:val="26B5F080"/>
    <w:rsid w:val="26C85A38"/>
    <w:rsid w:val="26D0C8AB"/>
    <w:rsid w:val="26D7E5B8"/>
    <w:rsid w:val="26DC9D71"/>
    <w:rsid w:val="26DDA707"/>
    <w:rsid w:val="26DFA50C"/>
    <w:rsid w:val="26E14EEF"/>
    <w:rsid w:val="26E45AC6"/>
    <w:rsid w:val="26E565CC"/>
    <w:rsid w:val="26F533DE"/>
    <w:rsid w:val="27058332"/>
    <w:rsid w:val="2709D4A8"/>
    <w:rsid w:val="27118A00"/>
    <w:rsid w:val="2714B985"/>
    <w:rsid w:val="272E7237"/>
    <w:rsid w:val="272EB482"/>
    <w:rsid w:val="2732E03A"/>
    <w:rsid w:val="2734314B"/>
    <w:rsid w:val="2735B7D0"/>
    <w:rsid w:val="27399011"/>
    <w:rsid w:val="2741B98C"/>
    <w:rsid w:val="27471B28"/>
    <w:rsid w:val="274C9811"/>
    <w:rsid w:val="27546DE6"/>
    <w:rsid w:val="2758854D"/>
    <w:rsid w:val="275B9CF0"/>
    <w:rsid w:val="27663EF6"/>
    <w:rsid w:val="277721A2"/>
    <w:rsid w:val="277AB514"/>
    <w:rsid w:val="2780E957"/>
    <w:rsid w:val="278E6D05"/>
    <w:rsid w:val="27921619"/>
    <w:rsid w:val="2799103D"/>
    <w:rsid w:val="27AFF9C2"/>
    <w:rsid w:val="27B12A88"/>
    <w:rsid w:val="27BDA31E"/>
    <w:rsid w:val="27C6B0A4"/>
    <w:rsid w:val="27C74A6D"/>
    <w:rsid w:val="27C8454E"/>
    <w:rsid w:val="27C89F87"/>
    <w:rsid w:val="27CB4B5A"/>
    <w:rsid w:val="27F787BF"/>
    <w:rsid w:val="27F816D0"/>
    <w:rsid w:val="27FBD752"/>
    <w:rsid w:val="2802BC39"/>
    <w:rsid w:val="2805D167"/>
    <w:rsid w:val="280A5DF1"/>
    <w:rsid w:val="281CAF5F"/>
    <w:rsid w:val="28297E40"/>
    <w:rsid w:val="282D7210"/>
    <w:rsid w:val="28314783"/>
    <w:rsid w:val="28416D37"/>
    <w:rsid w:val="284335D1"/>
    <w:rsid w:val="284ABEFB"/>
    <w:rsid w:val="28555052"/>
    <w:rsid w:val="285F5199"/>
    <w:rsid w:val="28652C28"/>
    <w:rsid w:val="286AAC36"/>
    <w:rsid w:val="286C1E68"/>
    <w:rsid w:val="28703886"/>
    <w:rsid w:val="2875A8F8"/>
    <w:rsid w:val="2886660E"/>
    <w:rsid w:val="288732DC"/>
    <w:rsid w:val="288766DF"/>
    <w:rsid w:val="288982E0"/>
    <w:rsid w:val="288D972D"/>
    <w:rsid w:val="2898CDC9"/>
    <w:rsid w:val="28A2406F"/>
    <w:rsid w:val="28A5C99F"/>
    <w:rsid w:val="28B19360"/>
    <w:rsid w:val="28BDB508"/>
    <w:rsid w:val="28C41919"/>
    <w:rsid w:val="28C424D1"/>
    <w:rsid w:val="28C47F1E"/>
    <w:rsid w:val="28C4BE4C"/>
    <w:rsid w:val="28CB9C40"/>
    <w:rsid w:val="28D01648"/>
    <w:rsid w:val="28D96CED"/>
    <w:rsid w:val="28E8A2CA"/>
    <w:rsid w:val="28F17FB4"/>
    <w:rsid w:val="291CC3CB"/>
    <w:rsid w:val="2923938C"/>
    <w:rsid w:val="292A4D37"/>
    <w:rsid w:val="2931ABC8"/>
    <w:rsid w:val="29412F81"/>
    <w:rsid w:val="29555EB5"/>
    <w:rsid w:val="29571DB9"/>
    <w:rsid w:val="295D0D22"/>
    <w:rsid w:val="2960E8F3"/>
    <w:rsid w:val="29650C0D"/>
    <w:rsid w:val="29663B0A"/>
    <w:rsid w:val="296B86B7"/>
    <w:rsid w:val="296DD298"/>
    <w:rsid w:val="297F23F2"/>
    <w:rsid w:val="297FDD8B"/>
    <w:rsid w:val="298851D0"/>
    <w:rsid w:val="298857AF"/>
    <w:rsid w:val="298A828A"/>
    <w:rsid w:val="2992D87A"/>
    <w:rsid w:val="29A172C5"/>
    <w:rsid w:val="29A7F99E"/>
    <w:rsid w:val="29B285E1"/>
    <w:rsid w:val="29C2B804"/>
    <w:rsid w:val="29CCC407"/>
    <w:rsid w:val="29CD0115"/>
    <w:rsid w:val="29D22E1F"/>
    <w:rsid w:val="29D8925D"/>
    <w:rsid w:val="29E08019"/>
    <w:rsid w:val="29E1A13A"/>
    <w:rsid w:val="29EC2984"/>
    <w:rsid w:val="29EE7024"/>
    <w:rsid w:val="29EE92F4"/>
    <w:rsid w:val="29F2CC52"/>
    <w:rsid w:val="29F9D4DC"/>
    <w:rsid w:val="29FF2E07"/>
    <w:rsid w:val="29FFE8FE"/>
    <w:rsid w:val="2A0B9A33"/>
    <w:rsid w:val="2A0E719C"/>
    <w:rsid w:val="2A11C9BC"/>
    <w:rsid w:val="2A13638C"/>
    <w:rsid w:val="2A15746A"/>
    <w:rsid w:val="2A18DC3A"/>
    <w:rsid w:val="2A2DAB89"/>
    <w:rsid w:val="2A2DAF97"/>
    <w:rsid w:val="2A30B020"/>
    <w:rsid w:val="2A314B0C"/>
    <w:rsid w:val="2A392614"/>
    <w:rsid w:val="2A3AA166"/>
    <w:rsid w:val="2A48062E"/>
    <w:rsid w:val="2A4D887D"/>
    <w:rsid w:val="2A4FFCE7"/>
    <w:rsid w:val="2A58F578"/>
    <w:rsid w:val="2A671808"/>
    <w:rsid w:val="2A734AFF"/>
    <w:rsid w:val="2A752070"/>
    <w:rsid w:val="2A7D5BBC"/>
    <w:rsid w:val="2A896701"/>
    <w:rsid w:val="2AAA14C7"/>
    <w:rsid w:val="2AAC3B37"/>
    <w:rsid w:val="2ABEA160"/>
    <w:rsid w:val="2ABFADA4"/>
    <w:rsid w:val="2AD4854D"/>
    <w:rsid w:val="2AD631FF"/>
    <w:rsid w:val="2AD8DBAC"/>
    <w:rsid w:val="2AE9C645"/>
    <w:rsid w:val="2AEAA500"/>
    <w:rsid w:val="2AF4401F"/>
    <w:rsid w:val="2AF6C673"/>
    <w:rsid w:val="2AFBF003"/>
    <w:rsid w:val="2AFDCE1A"/>
    <w:rsid w:val="2B0131D7"/>
    <w:rsid w:val="2B0C98C9"/>
    <w:rsid w:val="2B147D6E"/>
    <w:rsid w:val="2B1C9B40"/>
    <w:rsid w:val="2B207D09"/>
    <w:rsid w:val="2B2CF1FF"/>
    <w:rsid w:val="2B30BBBD"/>
    <w:rsid w:val="2B3119CF"/>
    <w:rsid w:val="2B3C01F4"/>
    <w:rsid w:val="2B435429"/>
    <w:rsid w:val="2B4CD402"/>
    <w:rsid w:val="2B4F61A4"/>
    <w:rsid w:val="2B4FA35C"/>
    <w:rsid w:val="2B563FCA"/>
    <w:rsid w:val="2B756DDE"/>
    <w:rsid w:val="2B7EDDB7"/>
    <w:rsid w:val="2B904990"/>
    <w:rsid w:val="2B991950"/>
    <w:rsid w:val="2B9AEF66"/>
    <w:rsid w:val="2BA53C00"/>
    <w:rsid w:val="2BA7FB6F"/>
    <w:rsid w:val="2BA8AFA8"/>
    <w:rsid w:val="2BBA5A19"/>
    <w:rsid w:val="2BBA6D84"/>
    <w:rsid w:val="2BBBD3D7"/>
    <w:rsid w:val="2BBE3808"/>
    <w:rsid w:val="2BC25270"/>
    <w:rsid w:val="2BC96BDE"/>
    <w:rsid w:val="2BCFEBB0"/>
    <w:rsid w:val="2BE41D90"/>
    <w:rsid w:val="2BE6F9CE"/>
    <w:rsid w:val="2C01E30B"/>
    <w:rsid w:val="2C05DE87"/>
    <w:rsid w:val="2C06F74C"/>
    <w:rsid w:val="2C15A8CB"/>
    <w:rsid w:val="2C2B8F82"/>
    <w:rsid w:val="2C2B908A"/>
    <w:rsid w:val="2C2C03BE"/>
    <w:rsid w:val="2C428B16"/>
    <w:rsid w:val="2C4DEFAB"/>
    <w:rsid w:val="2C63574C"/>
    <w:rsid w:val="2C6BCB1B"/>
    <w:rsid w:val="2C6EF3AA"/>
    <w:rsid w:val="2C796BF8"/>
    <w:rsid w:val="2C89F58B"/>
    <w:rsid w:val="2C8ADBA8"/>
    <w:rsid w:val="2C8AEB98"/>
    <w:rsid w:val="2C9562D2"/>
    <w:rsid w:val="2C9FB5F2"/>
    <w:rsid w:val="2C9FC590"/>
    <w:rsid w:val="2CA1EBA3"/>
    <w:rsid w:val="2CA3AA60"/>
    <w:rsid w:val="2CA553F6"/>
    <w:rsid w:val="2CABBB66"/>
    <w:rsid w:val="2CC28203"/>
    <w:rsid w:val="2CC7E25F"/>
    <w:rsid w:val="2CCCAD09"/>
    <w:rsid w:val="2CCDD70A"/>
    <w:rsid w:val="2CEAABBC"/>
    <w:rsid w:val="2CF437EB"/>
    <w:rsid w:val="2D0E0363"/>
    <w:rsid w:val="2D1415F9"/>
    <w:rsid w:val="2D142D78"/>
    <w:rsid w:val="2D18898A"/>
    <w:rsid w:val="2D1921D7"/>
    <w:rsid w:val="2D2C5F15"/>
    <w:rsid w:val="2D2D1346"/>
    <w:rsid w:val="2D31E70A"/>
    <w:rsid w:val="2D3C2CD5"/>
    <w:rsid w:val="2D3C3857"/>
    <w:rsid w:val="2D3DDA2A"/>
    <w:rsid w:val="2D618F14"/>
    <w:rsid w:val="2D63B83C"/>
    <w:rsid w:val="2D6CFB5A"/>
    <w:rsid w:val="2D7E6B8F"/>
    <w:rsid w:val="2D7EBD10"/>
    <w:rsid w:val="2D84BF49"/>
    <w:rsid w:val="2D8E696B"/>
    <w:rsid w:val="2D9226C5"/>
    <w:rsid w:val="2D932D18"/>
    <w:rsid w:val="2DA80982"/>
    <w:rsid w:val="2DAC1F60"/>
    <w:rsid w:val="2DB27C3B"/>
    <w:rsid w:val="2DC43947"/>
    <w:rsid w:val="2DCBE865"/>
    <w:rsid w:val="2DCEDCA6"/>
    <w:rsid w:val="2DD17F02"/>
    <w:rsid w:val="2DD2C3C2"/>
    <w:rsid w:val="2DD317EB"/>
    <w:rsid w:val="2DD7D831"/>
    <w:rsid w:val="2DE1CC4C"/>
    <w:rsid w:val="2DEAF05E"/>
    <w:rsid w:val="2DEE95ED"/>
    <w:rsid w:val="2DF06F59"/>
    <w:rsid w:val="2DF5C30E"/>
    <w:rsid w:val="2DF7279B"/>
    <w:rsid w:val="2E0095A5"/>
    <w:rsid w:val="2E0C363A"/>
    <w:rsid w:val="2E0E310F"/>
    <w:rsid w:val="2E1A8D44"/>
    <w:rsid w:val="2E1BE963"/>
    <w:rsid w:val="2E287DE8"/>
    <w:rsid w:val="2E3675E7"/>
    <w:rsid w:val="2E36B601"/>
    <w:rsid w:val="2E387829"/>
    <w:rsid w:val="2E4687BF"/>
    <w:rsid w:val="2E4C18CF"/>
    <w:rsid w:val="2E530094"/>
    <w:rsid w:val="2E5EB2A8"/>
    <w:rsid w:val="2E5F348E"/>
    <w:rsid w:val="2E67E739"/>
    <w:rsid w:val="2E6B19C3"/>
    <w:rsid w:val="2E794177"/>
    <w:rsid w:val="2E7E0FFC"/>
    <w:rsid w:val="2E8576D2"/>
    <w:rsid w:val="2E858EBD"/>
    <w:rsid w:val="2E92B450"/>
    <w:rsid w:val="2E960786"/>
    <w:rsid w:val="2E96231F"/>
    <w:rsid w:val="2E9C5E42"/>
    <w:rsid w:val="2EA28244"/>
    <w:rsid w:val="2EAAF8F3"/>
    <w:rsid w:val="2EB5F06A"/>
    <w:rsid w:val="2EC4B9E5"/>
    <w:rsid w:val="2EC94FC7"/>
    <w:rsid w:val="2ED21843"/>
    <w:rsid w:val="2ED7FAE7"/>
    <w:rsid w:val="2EDE4822"/>
    <w:rsid w:val="2EDE9769"/>
    <w:rsid w:val="2EDFB5B7"/>
    <w:rsid w:val="2EE0FAC3"/>
    <w:rsid w:val="2EEFFE1E"/>
    <w:rsid w:val="2EF1554B"/>
    <w:rsid w:val="2EF1BC43"/>
    <w:rsid w:val="2EF88F5F"/>
    <w:rsid w:val="2F0D4E3E"/>
    <w:rsid w:val="2F16E7B7"/>
    <w:rsid w:val="2F25C4CC"/>
    <w:rsid w:val="2F3D2BED"/>
    <w:rsid w:val="2F3F8E33"/>
    <w:rsid w:val="2F403D07"/>
    <w:rsid w:val="2F43AF8F"/>
    <w:rsid w:val="2F4F085E"/>
    <w:rsid w:val="2F5CD54D"/>
    <w:rsid w:val="2F650DD5"/>
    <w:rsid w:val="2F6712DE"/>
    <w:rsid w:val="2F6BE25A"/>
    <w:rsid w:val="2F711D09"/>
    <w:rsid w:val="2F79AF97"/>
    <w:rsid w:val="2F7C0F9E"/>
    <w:rsid w:val="2F7D27D9"/>
    <w:rsid w:val="2F82E93E"/>
    <w:rsid w:val="2F952F41"/>
    <w:rsid w:val="2FA6BAC7"/>
    <w:rsid w:val="2FA75946"/>
    <w:rsid w:val="2FAF10DF"/>
    <w:rsid w:val="2FB1D41B"/>
    <w:rsid w:val="2FC01D69"/>
    <w:rsid w:val="2FC0C9CC"/>
    <w:rsid w:val="2FC63A97"/>
    <w:rsid w:val="2FC66B62"/>
    <w:rsid w:val="2FD64F10"/>
    <w:rsid w:val="2FDB5A59"/>
    <w:rsid w:val="2FE818E1"/>
    <w:rsid w:val="2FED06E1"/>
    <w:rsid w:val="2FF37E91"/>
    <w:rsid w:val="30063F2B"/>
    <w:rsid w:val="300D5CB7"/>
    <w:rsid w:val="301C207C"/>
    <w:rsid w:val="3020EE9B"/>
    <w:rsid w:val="302353E4"/>
    <w:rsid w:val="3024303C"/>
    <w:rsid w:val="30264A75"/>
    <w:rsid w:val="30369342"/>
    <w:rsid w:val="3037DD77"/>
    <w:rsid w:val="30390746"/>
    <w:rsid w:val="30391580"/>
    <w:rsid w:val="30470D01"/>
    <w:rsid w:val="304C577C"/>
    <w:rsid w:val="307CABD6"/>
    <w:rsid w:val="307F4339"/>
    <w:rsid w:val="30808560"/>
    <w:rsid w:val="308341B1"/>
    <w:rsid w:val="30947EA5"/>
    <w:rsid w:val="30A021ED"/>
    <w:rsid w:val="30AAE9BA"/>
    <w:rsid w:val="30AD661C"/>
    <w:rsid w:val="30B477D5"/>
    <w:rsid w:val="30B4E503"/>
    <w:rsid w:val="30B569FA"/>
    <w:rsid w:val="30C1CDF5"/>
    <w:rsid w:val="30CB7AC4"/>
    <w:rsid w:val="30CD24A0"/>
    <w:rsid w:val="30D856C8"/>
    <w:rsid w:val="30D8EBBE"/>
    <w:rsid w:val="30DB9975"/>
    <w:rsid w:val="30E0EC04"/>
    <w:rsid w:val="30E3072B"/>
    <w:rsid w:val="30EE01DA"/>
    <w:rsid w:val="30F50CA4"/>
    <w:rsid w:val="3104C383"/>
    <w:rsid w:val="310793D1"/>
    <w:rsid w:val="3108B8A7"/>
    <w:rsid w:val="310EC101"/>
    <w:rsid w:val="31147C2D"/>
    <w:rsid w:val="31165AA0"/>
    <w:rsid w:val="31176883"/>
    <w:rsid w:val="31224754"/>
    <w:rsid w:val="312DA064"/>
    <w:rsid w:val="3130D58A"/>
    <w:rsid w:val="31403945"/>
    <w:rsid w:val="314136C9"/>
    <w:rsid w:val="3147DE61"/>
    <w:rsid w:val="314B4D69"/>
    <w:rsid w:val="31596E5E"/>
    <w:rsid w:val="315D6811"/>
    <w:rsid w:val="316212D5"/>
    <w:rsid w:val="3164B928"/>
    <w:rsid w:val="3169937E"/>
    <w:rsid w:val="31720522"/>
    <w:rsid w:val="31797794"/>
    <w:rsid w:val="31A6C581"/>
    <w:rsid w:val="31B02C0E"/>
    <w:rsid w:val="31B0C2CF"/>
    <w:rsid w:val="31B24DB2"/>
    <w:rsid w:val="31B54527"/>
    <w:rsid w:val="31B9D1DE"/>
    <w:rsid w:val="31CA6734"/>
    <w:rsid w:val="31CC6A2F"/>
    <w:rsid w:val="31CEC45E"/>
    <w:rsid w:val="31D6DDA8"/>
    <w:rsid w:val="31DC485E"/>
    <w:rsid w:val="31DD7C81"/>
    <w:rsid w:val="31DEE461"/>
    <w:rsid w:val="31E4FD39"/>
    <w:rsid w:val="31E6C98B"/>
    <w:rsid w:val="32039628"/>
    <w:rsid w:val="320D0496"/>
    <w:rsid w:val="3212DEE1"/>
    <w:rsid w:val="3218674D"/>
    <w:rsid w:val="321C291E"/>
    <w:rsid w:val="322E61EE"/>
    <w:rsid w:val="322FDF1A"/>
    <w:rsid w:val="32341227"/>
    <w:rsid w:val="323B2693"/>
    <w:rsid w:val="32458389"/>
    <w:rsid w:val="3254E11E"/>
    <w:rsid w:val="3258792A"/>
    <w:rsid w:val="325C0431"/>
    <w:rsid w:val="32729002"/>
    <w:rsid w:val="32755518"/>
    <w:rsid w:val="32782690"/>
    <w:rsid w:val="327DD5D6"/>
    <w:rsid w:val="3283FA8A"/>
    <w:rsid w:val="328877E6"/>
    <w:rsid w:val="328A2192"/>
    <w:rsid w:val="3293899B"/>
    <w:rsid w:val="3295EB7C"/>
    <w:rsid w:val="329C4001"/>
    <w:rsid w:val="32A1DA70"/>
    <w:rsid w:val="32A979F4"/>
    <w:rsid w:val="32B6B5C6"/>
    <w:rsid w:val="32D96579"/>
    <w:rsid w:val="32EC4B19"/>
    <w:rsid w:val="32F35139"/>
    <w:rsid w:val="32FB56EB"/>
    <w:rsid w:val="32FB8D93"/>
    <w:rsid w:val="330815D9"/>
    <w:rsid w:val="330BF8EF"/>
    <w:rsid w:val="330DF8B5"/>
    <w:rsid w:val="33118300"/>
    <w:rsid w:val="3311A801"/>
    <w:rsid w:val="3315FDE1"/>
    <w:rsid w:val="331711A2"/>
    <w:rsid w:val="3317FD24"/>
    <w:rsid w:val="3319DD2A"/>
    <w:rsid w:val="331B719B"/>
    <w:rsid w:val="331F1D45"/>
    <w:rsid w:val="33216FEB"/>
    <w:rsid w:val="3325AC27"/>
    <w:rsid w:val="332747C4"/>
    <w:rsid w:val="3331C81D"/>
    <w:rsid w:val="333B656A"/>
    <w:rsid w:val="3346C871"/>
    <w:rsid w:val="33499FF2"/>
    <w:rsid w:val="3375A701"/>
    <w:rsid w:val="33907874"/>
    <w:rsid w:val="3390EA76"/>
    <w:rsid w:val="33942960"/>
    <w:rsid w:val="339429C5"/>
    <w:rsid w:val="33963594"/>
    <w:rsid w:val="33972767"/>
    <w:rsid w:val="33AB7F6A"/>
    <w:rsid w:val="33B5627D"/>
    <w:rsid w:val="33B6A834"/>
    <w:rsid w:val="33B80519"/>
    <w:rsid w:val="33B85AE1"/>
    <w:rsid w:val="33D78E81"/>
    <w:rsid w:val="33D9BC9C"/>
    <w:rsid w:val="33DCF659"/>
    <w:rsid w:val="33E6E551"/>
    <w:rsid w:val="33EF18D2"/>
    <w:rsid w:val="33F8B548"/>
    <w:rsid w:val="33FE8D3B"/>
    <w:rsid w:val="33FF0F24"/>
    <w:rsid w:val="33FF791B"/>
    <w:rsid w:val="340B52B3"/>
    <w:rsid w:val="340F650F"/>
    <w:rsid w:val="34133DD9"/>
    <w:rsid w:val="341C23A8"/>
    <w:rsid w:val="341CBE75"/>
    <w:rsid w:val="341D95C6"/>
    <w:rsid w:val="34239535"/>
    <w:rsid w:val="34248EF1"/>
    <w:rsid w:val="342BD0A8"/>
    <w:rsid w:val="342FF112"/>
    <w:rsid w:val="34357D3A"/>
    <w:rsid w:val="345428DB"/>
    <w:rsid w:val="3462A54A"/>
    <w:rsid w:val="3462D968"/>
    <w:rsid w:val="34651182"/>
    <w:rsid w:val="34697168"/>
    <w:rsid w:val="346B3951"/>
    <w:rsid w:val="347B0A35"/>
    <w:rsid w:val="34814D4F"/>
    <w:rsid w:val="3486ABD5"/>
    <w:rsid w:val="348AC06A"/>
    <w:rsid w:val="348D2F77"/>
    <w:rsid w:val="3490B181"/>
    <w:rsid w:val="34917614"/>
    <w:rsid w:val="349CC931"/>
    <w:rsid w:val="34A11506"/>
    <w:rsid w:val="34A91053"/>
    <w:rsid w:val="34AB2745"/>
    <w:rsid w:val="34AD5B50"/>
    <w:rsid w:val="34B619C1"/>
    <w:rsid w:val="34C2DFC7"/>
    <w:rsid w:val="34C4999C"/>
    <w:rsid w:val="34C5A5B0"/>
    <w:rsid w:val="34C74A44"/>
    <w:rsid w:val="34C86E63"/>
    <w:rsid w:val="34CEBA5F"/>
    <w:rsid w:val="34DD4FBB"/>
    <w:rsid w:val="34E386A3"/>
    <w:rsid w:val="34E47C0D"/>
    <w:rsid w:val="34E932F5"/>
    <w:rsid w:val="34F15BFA"/>
    <w:rsid w:val="34F97B36"/>
    <w:rsid w:val="3500FDA9"/>
    <w:rsid w:val="35100FF4"/>
    <w:rsid w:val="35146685"/>
    <w:rsid w:val="351AA545"/>
    <w:rsid w:val="351C221F"/>
    <w:rsid w:val="351F1D08"/>
    <w:rsid w:val="35260B1A"/>
    <w:rsid w:val="3528071A"/>
    <w:rsid w:val="35293A2F"/>
    <w:rsid w:val="352C1650"/>
    <w:rsid w:val="352F69C6"/>
    <w:rsid w:val="353B8992"/>
    <w:rsid w:val="354319F2"/>
    <w:rsid w:val="354796D3"/>
    <w:rsid w:val="354DD2E9"/>
    <w:rsid w:val="3559D7A0"/>
    <w:rsid w:val="35625CDE"/>
    <w:rsid w:val="356D7A13"/>
    <w:rsid w:val="357D0B73"/>
    <w:rsid w:val="357E0B2D"/>
    <w:rsid w:val="3581E871"/>
    <w:rsid w:val="3593CCE6"/>
    <w:rsid w:val="359568C1"/>
    <w:rsid w:val="359C2A0B"/>
    <w:rsid w:val="359CC216"/>
    <w:rsid w:val="35A27D12"/>
    <w:rsid w:val="35A84C5F"/>
    <w:rsid w:val="35A8BE28"/>
    <w:rsid w:val="35AF732A"/>
    <w:rsid w:val="35BE33A9"/>
    <w:rsid w:val="35C0399E"/>
    <w:rsid w:val="35C14432"/>
    <w:rsid w:val="35C5FCE4"/>
    <w:rsid w:val="35CBDB58"/>
    <w:rsid w:val="35CD8041"/>
    <w:rsid w:val="35DE25BF"/>
    <w:rsid w:val="35DEDB29"/>
    <w:rsid w:val="35F11AB2"/>
    <w:rsid w:val="35F79336"/>
    <w:rsid w:val="35FF4DAD"/>
    <w:rsid w:val="360AA7D5"/>
    <w:rsid w:val="3618DAA7"/>
    <w:rsid w:val="361B001C"/>
    <w:rsid w:val="3635E6A6"/>
    <w:rsid w:val="3637194C"/>
    <w:rsid w:val="364FD2D5"/>
    <w:rsid w:val="365AD137"/>
    <w:rsid w:val="366577ED"/>
    <w:rsid w:val="366760AF"/>
    <w:rsid w:val="366B03D5"/>
    <w:rsid w:val="366D3A8D"/>
    <w:rsid w:val="36730CFF"/>
    <w:rsid w:val="3676F0FB"/>
    <w:rsid w:val="367C745A"/>
    <w:rsid w:val="367CA731"/>
    <w:rsid w:val="369134E0"/>
    <w:rsid w:val="3691E5E0"/>
    <w:rsid w:val="3693CE22"/>
    <w:rsid w:val="36AA1C89"/>
    <w:rsid w:val="36AD9A12"/>
    <w:rsid w:val="36C19D25"/>
    <w:rsid w:val="36C7E20F"/>
    <w:rsid w:val="36CB2129"/>
    <w:rsid w:val="36E3689F"/>
    <w:rsid w:val="36E53227"/>
    <w:rsid w:val="36E62197"/>
    <w:rsid w:val="36E67A14"/>
    <w:rsid w:val="36F6CC99"/>
    <w:rsid w:val="36F82D7B"/>
    <w:rsid w:val="370C5D4C"/>
    <w:rsid w:val="371165D2"/>
    <w:rsid w:val="37136FD7"/>
    <w:rsid w:val="3720CEE7"/>
    <w:rsid w:val="372889F1"/>
    <w:rsid w:val="37443A75"/>
    <w:rsid w:val="37508ED7"/>
    <w:rsid w:val="37610C20"/>
    <w:rsid w:val="3764605F"/>
    <w:rsid w:val="377E85BE"/>
    <w:rsid w:val="3787088E"/>
    <w:rsid w:val="3788B012"/>
    <w:rsid w:val="379607C8"/>
    <w:rsid w:val="3797F1A5"/>
    <w:rsid w:val="379CBB20"/>
    <w:rsid w:val="379DBFCD"/>
    <w:rsid w:val="379F8EB6"/>
    <w:rsid w:val="37AA3361"/>
    <w:rsid w:val="37AD74EB"/>
    <w:rsid w:val="37B3E14F"/>
    <w:rsid w:val="37C3219B"/>
    <w:rsid w:val="37CC4E59"/>
    <w:rsid w:val="37D2D0AA"/>
    <w:rsid w:val="37D53181"/>
    <w:rsid w:val="37DF8F7F"/>
    <w:rsid w:val="37E3FB64"/>
    <w:rsid w:val="37ED3993"/>
    <w:rsid w:val="37F82834"/>
    <w:rsid w:val="380180CF"/>
    <w:rsid w:val="3806584D"/>
    <w:rsid w:val="380A859D"/>
    <w:rsid w:val="3813C9B1"/>
    <w:rsid w:val="381A1352"/>
    <w:rsid w:val="382469BE"/>
    <w:rsid w:val="3827C5B8"/>
    <w:rsid w:val="383D01F3"/>
    <w:rsid w:val="383D7521"/>
    <w:rsid w:val="3847DB8D"/>
    <w:rsid w:val="38596E1F"/>
    <w:rsid w:val="385D025E"/>
    <w:rsid w:val="387041DC"/>
    <w:rsid w:val="387A0B50"/>
    <w:rsid w:val="387F61BD"/>
    <w:rsid w:val="3881FC92"/>
    <w:rsid w:val="38872919"/>
    <w:rsid w:val="3894D776"/>
    <w:rsid w:val="389958B6"/>
    <w:rsid w:val="38A70622"/>
    <w:rsid w:val="38AD1810"/>
    <w:rsid w:val="38AE180E"/>
    <w:rsid w:val="38AE6D83"/>
    <w:rsid w:val="38B90CB8"/>
    <w:rsid w:val="38C4BF73"/>
    <w:rsid w:val="38C6569D"/>
    <w:rsid w:val="38CE93BE"/>
    <w:rsid w:val="38D23FDA"/>
    <w:rsid w:val="38DF2793"/>
    <w:rsid w:val="38EE1EDF"/>
    <w:rsid w:val="38FC4BCF"/>
    <w:rsid w:val="3906393E"/>
    <w:rsid w:val="390AF3CC"/>
    <w:rsid w:val="390EE12A"/>
    <w:rsid w:val="390F20DF"/>
    <w:rsid w:val="39159E36"/>
    <w:rsid w:val="39179F11"/>
    <w:rsid w:val="391925EC"/>
    <w:rsid w:val="391BA0F8"/>
    <w:rsid w:val="391D1493"/>
    <w:rsid w:val="39226C4F"/>
    <w:rsid w:val="39276EF0"/>
    <w:rsid w:val="39399DB9"/>
    <w:rsid w:val="393B342D"/>
    <w:rsid w:val="393E13D0"/>
    <w:rsid w:val="3943F330"/>
    <w:rsid w:val="39447627"/>
    <w:rsid w:val="39569537"/>
    <w:rsid w:val="395ABAAF"/>
    <w:rsid w:val="39626D86"/>
    <w:rsid w:val="396D0C76"/>
    <w:rsid w:val="396E3116"/>
    <w:rsid w:val="396ECEA2"/>
    <w:rsid w:val="396F7383"/>
    <w:rsid w:val="397123D1"/>
    <w:rsid w:val="397898F6"/>
    <w:rsid w:val="397C9A29"/>
    <w:rsid w:val="39842E17"/>
    <w:rsid w:val="3986E560"/>
    <w:rsid w:val="398CBDE0"/>
    <w:rsid w:val="39913E4C"/>
    <w:rsid w:val="3999B9F4"/>
    <w:rsid w:val="399EFE9D"/>
    <w:rsid w:val="39A3DEF0"/>
    <w:rsid w:val="39A52873"/>
    <w:rsid w:val="39A74698"/>
    <w:rsid w:val="39B53956"/>
    <w:rsid w:val="39C242F4"/>
    <w:rsid w:val="39C5AA62"/>
    <w:rsid w:val="39D278B3"/>
    <w:rsid w:val="39D3F05E"/>
    <w:rsid w:val="39DDFA25"/>
    <w:rsid w:val="39E73843"/>
    <w:rsid w:val="39ED48F4"/>
    <w:rsid w:val="39FF299D"/>
    <w:rsid w:val="3A00F6DD"/>
    <w:rsid w:val="3A0E3F88"/>
    <w:rsid w:val="3A0E5CBE"/>
    <w:rsid w:val="3A14DF79"/>
    <w:rsid w:val="3A18316C"/>
    <w:rsid w:val="3A24EA49"/>
    <w:rsid w:val="3A252EBF"/>
    <w:rsid w:val="3A254707"/>
    <w:rsid w:val="3A3691A2"/>
    <w:rsid w:val="3A3DB175"/>
    <w:rsid w:val="3A42CD5B"/>
    <w:rsid w:val="3A44BF7E"/>
    <w:rsid w:val="3A455F5B"/>
    <w:rsid w:val="3A5D4F27"/>
    <w:rsid w:val="3A634781"/>
    <w:rsid w:val="3A6B488A"/>
    <w:rsid w:val="3A7A1874"/>
    <w:rsid w:val="3A7BC273"/>
    <w:rsid w:val="3A8A655B"/>
    <w:rsid w:val="3A9C0F88"/>
    <w:rsid w:val="3AA1A605"/>
    <w:rsid w:val="3AA59CDB"/>
    <w:rsid w:val="3AAE9B58"/>
    <w:rsid w:val="3AB7ED07"/>
    <w:rsid w:val="3ACCACB7"/>
    <w:rsid w:val="3ACEE61D"/>
    <w:rsid w:val="3AD07487"/>
    <w:rsid w:val="3AD4AA82"/>
    <w:rsid w:val="3AD80F63"/>
    <w:rsid w:val="3AE69AA8"/>
    <w:rsid w:val="3AF51F22"/>
    <w:rsid w:val="3AFC7564"/>
    <w:rsid w:val="3B076681"/>
    <w:rsid w:val="3B112149"/>
    <w:rsid w:val="3B1783CF"/>
    <w:rsid w:val="3B2B4251"/>
    <w:rsid w:val="3B306B47"/>
    <w:rsid w:val="3B30A7C0"/>
    <w:rsid w:val="3B350BDE"/>
    <w:rsid w:val="3B3C4EEB"/>
    <w:rsid w:val="3B4616FB"/>
    <w:rsid w:val="3B5609E1"/>
    <w:rsid w:val="3B56B835"/>
    <w:rsid w:val="3B650103"/>
    <w:rsid w:val="3B68A766"/>
    <w:rsid w:val="3B6A6E02"/>
    <w:rsid w:val="3B6BB6A7"/>
    <w:rsid w:val="3B741FF9"/>
    <w:rsid w:val="3B792EE8"/>
    <w:rsid w:val="3B7EE32B"/>
    <w:rsid w:val="3B838E96"/>
    <w:rsid w:val="3B92382E"/>
    <w:rsid w:val="3B97D8CA"/>
    <w:rsid w:val="3B9F74CA"/>
    <w:rsid w:val="3BA125AA"/>
    <w:rsid w:val="3BA36B2F"/>
    <w:rsid w:val="3BA62AA3"/>
    <w:rsid w:val="3BAB31DB"/>
    <w:rsid w:val="3BAF6998"/>
    <w:rsid w:val="3BBAB884"/>
    <w:rsid w:val="3BC3B813"/>
    <w:rsid w:val="3BD3C6C0"/>
    <w:rsid w:val="3BD8D8FF"/>
    <w:rsid w:val="3BE3374F"/>
    <w:rsid w:val="3BEEC21C"/>
    <w:rsid w:val="3BEF0913"/>
    <w:rsid w:val="3BF5CE31"/>
    <w:rsid w:val="3BF9F2F0"/>
    <w:rsid w:val="3C053941"/>
    <w:rsid w:val="3C082D93"/>
    <w:rsid w:val="3C0CFA8C"/>
    <w:rsid w:val="3C1E762F"/>
    <w:rsid w:val="3C1FC5BA"/>
    <w:rsid w:val="3C2C1DAA"/>
    <w:rsid w:val="3C33079D"/>
    <w:rsid w:val="3C3C9CEF"/>
    <w:rsid w:val="3C3FE14E"/>
    <w:rsid w:val="3C44B1F4"/>
    <w:rsid w:val="3C49FF25"/>
    <w:rsid w:val="3C610930"/>
    <w:rsid w:val="3C6479EE"/>
    <w:rsid w:val="3C6F1E2F"/>
    <w:rsid w:val="3C7020F2"/>
    <w:rsid w:val="3C76842B"/>
    <w:rsid w:val="3C9393D0"/>
    <w:rsid w:val="3CA21E36"/>
    <w:rsid w:val="3CA5A3DC"/>
    <w:rsid w:val="3CA8E367"/>
    <w:rsid w:val="3CA96E9B"/>
    <w:rsid w:val="3CB133B7"/>
    <w:rsid w:val="3CB78C02"/>
    <w:rsid w:val="3CC0380B"/>
    <w:rsid w:val="3CC3E2A6"/>
    <w:rsid w:val="3CD444AA"/>
    <w:rsid w:val="3CE9E13F"/>
    <w:rsid w:val="3CEEF7E6"/>
    <w:rsid w:val="3CF3784C"/>
    <w:rsid w:val="3CFF8FE3"/>
    <w:rsid w:val="3D069620"/>
    <w:rsid w:val="3D0737B0"/>
    <w:rsid w:val="3D08DB47"/>
    <w:rsid w:val="3D09CA57"/>
    <w:rsid w:val="3D0F8021"/>
    <w:rsid w:val="3D14D93E"/>
    <w:rsid w:val="3D2183A8"/>
    <w:rsid w:val="3D2225D5"/>
    <w:rsid w:val="3D2A03B7"/>
    <w:rsid w:val="3D35400D"/>
    <w:rsid w:val="3D355DE2"/>
    <w:rsid w:val="3D401331"/>
    <w:rsid w:val="3D4B6592"/>
    <w:rsid w:val="3D5C852D"/>
    <w:rsid w:val="3D68775D"/>
    <w:rsid w:val="3D6D8259"/>
    <w:rsid w:val="3D71EDB0"/>
    <w:rsid w:val="3D740200"/>
    <w:rsid w:val="3D775AF7"/>
    <w:rsid w:val="3D7A3F65"/>
    <w:rsid w:val="3D7C6B02"/>
    <w:rsid w:val="3D7EEDC2"/>
    <w:rsid w:val="3D82777E"/>
    <w:rsid w:val="3D9294A4"/>
    <w:rsid w:val="3D93FEF7"/>
    <w:rsid w:val="3DA1AE96"/>
    <w:rsid w:val="3DA9D790"/>
    <w:rsid w:val="3DA9F240"/>
    <w:rsid w:val="3DB2080D"/>
    <w:rsid w:val="3DBFFB50"/>
    <w:rsid w:val="3DDF3660"/>
    <w:rsid w:val="3DF2FBD0"/>
    <w:rsid w:val="3DF540BA"/>
    <w:rsid w:val="3DF5BED4"/>
    <w:rsid w:val="3DFEB408"/>
    <w:rsid w:val="3E01E8A0"/>
    <w:rsid w:val="3E029F65"/>
    <w:rsid w:val="3E07FFFE"/>
    <w:rsid w:val="3E1386E0"/>
    <w:rsid w:val="3E156438"/>
    <w:rsid w:val="3E1C4B1F"/>
    <w:rsid w:val="3E22A311"/>
    <w:rsid w:val="3E2C75CC"/>
    <w:rsid w:val="3E3664EA"/>
    <w:rsid w:val="3E551359"/>
    <w:rsid w:val="3E58A23C"/>
    <w:rsid w:val="3E5B9206"/>
    <w:rsid w:val="3E5BBAD4"/>
    <w:rsid w:val="3E647B4D"/>
    <w:rsid w:val="3E673F14"/>
    <w:rsid w:val="3E690E5A"/>
    <w:rsid w:val="3E738B85"/>
    <w:rsid w:val="3E83F313"/>
    <w:rsid w:val="3E8A2295"/>
    <w:rsid w:val="3E95E377"/>
    <w:rsid w:val="3EA23640"/>
    <w:rsid w:val="3EA5D6CF"/>
    <w:rsid w:val="3EAC33F2"/>
    <w:rsid w:val="3EAFE2B2"/>
    <w:rsid w:val="3EBDEBC4"/>
    <w:rsid w:val="3EC16BBB"/>
    <w:rsid w:val="3EC39465"/>
    <w:rsid w:val="3EC4AF77"/>
    <w:rsid w:val="3ECE63EF"/>
    <w:rsid w:val="3EDC2B88"/>
    <w:rsid w:val="3EE2C89B"/>
    <w:rsid w:val="3EEEFC12"/>
    <w:rsid w:val="3EF24641"/>
    <w:rsid w:val="3EF8953D"/>
    <w:rsid w:val="3F034C97"/>
    <w:rsid w:val="3F056D00"/>
    <w:rsid w:val="3F074870"/>
    <w:rsid w:val="3F18B824"/>
    <w:rsid w:val="3F1BE33A"/>
    <w:rsid w:val="3F27AA09"/>
    <w:rsid w:val="3F2E7C31"/>
    <w:rsid w:val="3F2EEE35"/>
    <w:rsid w:val="3F2F4314"/>
    <w:rsid w:val="3F4453F5"/>
    <w:rsid w:val="3F454BAB"/>
    <w:rsid w:val="3F54418A"/>
    <w:rsid w:val="3F60A249"/>
    <w:rsid w:val="3F6F526F"/>
    <w:rsid w:val="3F74E624"/>
    <w:rsid w:val="3F75BF0B"/>
    <w:rsid w:val="3F783391"/>
    <w:rsid w:val="3F7869C0"/>
    <w:rsid w:val="3F7B9617"/>
    <w:rsid w:val="3F81C4BE"/>
    <w:rsid w:val="3F81E12A"/>
    <w:rsid w:val="3F8241C5"/>
    <w:rsid w:val="3F90BC03"/>
    <w:rsid w:val="3F978225"/>
    <w:rsid w:val="3F9F29C3"/>
    <w:rsid w:val="3FA6FF8B"/>
    <w:rsid w:val="3FA8BD37"/>
    <w:rsid w:val="3FA9512B"/>
    <w:rsid w:val="3FBF2102"/>
    <w:rsid w:val="3FC28C21"/>
    <w:rsid w:val="3FC761CC"/>
    <w:rsid w:val="3FCBA2D9"/>
    <w:rsid w:val="3FD474A4"/>
    <w:rsid w:val="3FDA07FA"/>
    <w:rsid w:val="3FE1CC68"/>
    <w:rsid w:val="3FE1F9CC"/>
    <w:rsid w:val="3FF03BAC"/>
    <w:rsid w:val="3FF3A43A"/>
    <w:rsid w:val="3FF3D36B"/>
    <w:rsid w:val="3FF53103"/>
    <w:rsid w:val="3FFDF8E1"/>
    <w:rsid w:val="4002B3F4"/>
    <w:rsid w:val="4003E683"/>
    <w:rsid w:val="4008EB6A"/>
    <w:rsid w:val="4014E1BE"/>
    <w:rsid w:val="401A236E"/>
    <w:rsid w:val="401E0F35"/>
    <w:rsid w:val="402E0943"/>
    <w:rsid w:val="403D328F"/>
    <w:rsid w:val="40423CC7"/>
    <w:rsid w:val="40437750"/>
    <w:rsid w:val="404C091F"/>
    <w:rsid w:val="404FD158"/>
    <w:rsid w:val="40554565"/>
    <w:rsid w:val="405D2B86"/>
    <w:rsid w:val="4074B789"/>
    <w:rsid w:val="407E2269"/>
    <w:rsid w:val="40821988"/>
    <w:rsid w:val="408E816D"/>
    <w:rsid w:val="40910D65"/>
    <w:rsid w:val="409735B7"/>
    <w:rsid w:val="409CEC60"/>
    <w:rsid w:val="40A60FD6"/>
    <w:rsid w:val="40B7DF60"/>
    <w:rsid w:val="40BB44C0"/>
    <w:rsid w:val="40C730DB"/>
    <w:rsid w:val="40D99515"/>
    <w:rsid w:val="40E4989E"/>
    <w:rsid w:val="40E6B2E3"/>
    <w:rsid w:val="40EBB521"/>
    <w:rsid w:val="40ED1472"/>
    <w:rsid w:val="40F0B37C"/>
    <w:rsid w:val="40F61CF8"/>
    <w:rsid w:val="410B4DFB"/>
    <w:rsid w:val="4112F691"/>
    <w:rsid w:val="41146374"/>
    <w:rsid w:val="4119697B"/>
    <w:rsid w:val="41205E22"/>
    <w:rsid w:val="412269B6"/>
    <w:rsid w:val="412323F4"/>
    <w:rsid w:val="41242E95"/>
    <w:rsid w:val="4127F92B"/>
    <w:rsid w:val="412AEA2D"/>
    <w:rsid w:val="412D50E6"/>
    <w:rsid w:val="414D8292"/>
    <w:rsid w:val="414E3D5F"/>
    <w:rsid w:val="41502C16"/>
    <w:rsid w:val="41528821"/>
    <w:rsid w:val="4155D469"/>
    <w:rsid w:val="41561819"/>
    <w:rsid w:val="416130EE"/>
    <w:rsid w:val="4162F868"/>
    <w:rsid w:val="4168EB21"/>
    <w:rsid w:val="4174C5B8"/>
    <w:rsid w:val="4177395A"/>
    <w:rsid w:val="4191EBD6"/>
    <w:rsid w:val="4192307B"/>
    <w:rsid w:val="4198FA20"/>
    <w:rsid w:val="419AAB65"/>
    <w:rsid w:val="419FF2BE"/>
    <w:rsid w:val="41A685A8"/>
    <w:rsid w:val="41ABE9FA"/>
    <w:rsid w:val="41AED7F8"/>
    <w:rsid w:val="41B136B2"/>
    <w:rsid w:val="41B64681"/>
    <w:rsid w:val="41BB3FEE"/>
    <w:rsid w:val="41BC835F"/>
    <w:rsid w:val="41C0DF9E"/>
    <w:rsid w:val="41CE3557"/>
    <w:rsid w:val="41D6EEBA"/>
    <w:rsid w:val="41D8A839"/>
    <w:rsid w:val="41DE14AC"/>
    <w:rsid w:val="41E3B28C"/>
    <w:rsid w:val="41EC002F"/>
    <w:rsid w:val="41F075C2"/>
    <w:rsid w:val="41F2815B"/>
    <w:rsid w:val="41F62BD2"/>
    <w:rsid w:val="41F8EC77"/>
    <w:rsid w:val="41FE05E6"/>
    <w:rsid w:val="420123F4"/>
    <w:rsid w:val="4204671F"/>
    <w:rsid w:val="42049918"/>
    <w:rsid w:val="4205D905"/>
    <w:rsid w:val="420747AB"/>
    <w:rsid w:val="420BA3F9"/>
    <w:rsid w:val="42189E89"/>
    <w:rsid w:val="421AB08A"/>
    <w:rsid w:val="4224ACDD"/>
    <w:rsid w:val="4242940A"/>
    <w:rsid w:val="4243AEAF"/>
    <w:rsid w:val="4254305E"/>
    <w:rsid w:val="4256A64D"/>
    <w:rsid w:val="425F3361"/>
    <w:rsid w:val="4276D3B3"/>
    <w:rsid w:val="4277F6CB"/>
    <w:rsid w:val="4279806D"/>
    <w:rsid w:val="427AF463"/>
    <w:rsid w:val="4281F626"/>
    <w:rsid w:val="428466F1"/>
    <w:rsid w:val="428A1CAB"/>
    <w:rsid w:val="429652DE"/>
    <w:rsid w:val="429A0A4F"/>
    <w:rsid w:val="42A29F50"/>
    <w:rsid w:val="42C6E385"/>
    <w:rsid w:val="42C8473C"/>
    <w:rsid w:val="42CEF2D6"/>
    <w:rsid w:val="42D3CAA3"/>
    <w:rsid w:val="42D72B16"/>
    <w:rsid w:val="42D99794"/>
    <w:rsid w:val="42DB4657"/>
    <w:rsid w:val="42E806AA"/>
    <w:rsid w:val="42EAFBC9"/>
    <w:rsid w:val="42F3F31E"/>
    <w:rsid w:val="42FBEB3C"/>
    <w:rsid w:val="42FF86FC"/>
    <w:rsid w:val="43098303"/>
    <w:rsid w:val="430B935E"/>
    <w:rsid w:val="4312B4DD"/>
    <w:rsid w:val="4316FC4E"/>
    <w:rsid w:val="43192FAB"/>
    <w:rsid w:val="431B7B10"/>
    <w:rsid w:val="431D3F0C"/>
    <w:rsid w:val="432D0FC7"/>
    <w:rsid w:val="43333356"/>
    <w:rsid w:val="4339B46C"/>
    <w:rsid w:val="43420470"/>
    <w:rsid w:val="4342BF5B"/>
    <w:rsid w:val="435F0EC3"/>
    <w:rsid w:val="43710423"/>
    <w:rsid w:val="43776D19"/>
    <w:rsid w:val="437774A4"/>
    <w:rsid w:val="437E8C97"/>
    <w:rsid w:val="43970A50"/>
    <w:rsid w:val="43999099"/>
    <w:rsid w:val="439D197F"/>
    <w:rsid w:val="43A201AD"/>
    <w:rsid w:val="43A722B0"/>
    <w:rsid w:val="43AA696B"/>
    <w:rsid w:val="43AD95DA"/>
    <w:rsid w:val="43B884A8"/>
    <w:rsid w:val="43BFEEE4"/>
    <w:rsid w:val="43C27EEE"/>
    <w:rsid w:val="43C51F0C"/>
    <w:rsid w:val="43C5842D"/>
    <w:rsid w:val="43CEEFF8"/>
    <w:rsid w:val="43D6DB24"/>
    <w:rsid w:val="43DF11F7"/>
    <w:rsid w:val="43E17704"/>
    <w:rsid w:val="43E8FC90"/>
    <w:rsid w:val="43EB3A94"/>
    <w:rsid w:val="440AA8E2"/>
    <w:rsid w:val="440E5799"/>
    <w:rsid w:val="44145D54"/>
    <w:rsid w:val="44225E7C"/>
    <w:rsid w:val="4433BE51"/>
    <w:rsid w:val="4435645E"/>
    <w:rsid w:val="4436CC1D"/>
    <w:rsid w:val="44536ECE"/>
    <w:rsid w:val="4461155F"/>
    <w:rsid w:val="44616BD0"/>
    <w:rsid w:val="44790127"/>
    <w:rsid w:val="4479AE49"/>
    <w:rsid w:val="448131BE"/>
    <w:rsid w:val="44898B68"/>
    <w:rsid w:val="448EA292"/>
    <w:rsid w:val="4492903F"/>
    <w:rsid w:val="449AD25A"/>
    <w:rsid w:val="449F3A5F"/>
    <w:rsid w:val="44A3393F"/>
    <w:rsid w:val="44B4BB63"/>
    <w:rsid w:val="44B556FC"/>
    <w:rsid w:val="44BEF42A"/>
    <w:rsid w:val="44CF2BC7"/>
    <w:rsid w:val="44D10D78"/>
    <w:rsid w:val="44D74384"/>
    <w:rsid w:val="44DFB542"/>
    <w:rsid w:val="44EB9C2B"/>
    <w:rsid w:val="450CC954"/>
    <w:rsid w:val="450FB8AB"/>
    <w:rsid w:val="451C70AE"/>
    <w:rsid w:val="451C8958"/>
    <w:rsid w:val="451F8DFD"/>
    <w:rsid w:val="4521F45C"/>
    <w:rsid w:val="45309D01"/>
    <w:rsid w:val="4532A163"/>
    <w:rsid w:val="453B587B"/>
    <w:rsid w:val="453E87EE"/>
    <w:rsid w:val="453F5444"/>
    <w:rsid w:val="453FCED9"/>
    <w:rsid w:val="45409E62"/>
    <w:rsid w:val="45485814"/>
    <w:rsid w:val="454874F8"/>
    <w:rsid w:val="454A40B7"/>
    <w:rsid w:val="45535BD5"/>
    <w:rsid w:val="4554B550"/>
    <w:rsid w:val="45640E25"/>
    <w:rsid w:val="4564411D"/>
    <w:rsid w:val="4565E316"/>
    <w:rsid w:val="4578A890"/>
    <w:rsid w:val="4578C96E"/>
    <w:rsid w:val="45948E57"/>
    <w:rsid w:val="45B313E7"/>
    <w:rsid w:val="45B8533B"/>
    <w:rsid w:val="45BEE95D"/>
    <w:rsid w:val="45CADDEA"/>
    <w:rsid w:val="45CB3923"/>
    <w:rsid w:val="45D3BD07"/>
    <w:rsid w:val="45F1F266"/>
    <w:rsid w:val="45F3FE8C"/>
    <w:rsid w:val="45F4D21E"/>
    <w:rsid w:val="45FB2B73"/>
    <w:rsid w:val="4603DFC5"/>
    <w:rsid w:val="460613CB"/>
    <w:rsid w:val="460FF816"/>
    <w:rsid w:val="4610F4DC"/>
    <w:rsid w:val="462246A8"/>
    <w:rsid w:val="46238131"/>
    <w:rsid w:val="462B937B"/>
    <w:rsid w:val="46341E6E"/>
    <w:rsid w:val="4636D8C8"/>
    <w:rsid w:val="463C4604"/>
    <w:rsid w:val="463FA425"/>
    <w:rsid w:val="4642F182"/>
    <w:rsid w:val="4642FF85"/>
    <w:rsid w:val="46443271"/>
    <w:rsid w:val="464A52D7"/>
    <w:rsid w:val="464D424A"/>
    <w:rsid w:val="4651B7EC"/>
    <w:rsid w:val="4651EB47"/>
    <w:rsid w:val="46541BF6"/>
    <w:rsid w:val="4656D7C9"/>
    <w:rsid w:val="4658E88A"/>
    <w:rsid w:val="46594756"/>
    <w:rsid w:val="465B3F92"/>
    <w:rsid w:val="465D224E"/>
    <w:rsid w:val="465D9D13"/>
    <w:rsid w:val="465E5817"/>
    <w:rsid w:val="4677A9C8"/>
    <w:rsid w:val="467F67D2"/>
    <w:rsid w:val="4688C6CB"/>
    <w:rsid w:val="46A016EA"/>
    <w:rsid w:val="46A8289A"/>
    <w:rsid w:val="46A8A6F9"/>
    <w:rsid w:val="46AAC7D6"/>
    <w:rsid w:val="46ABA68B"/>
    <w:rsid w:val="46B22DD0"/>
    <w:rsid w:val="46BA13B5"/>
    <w:rsid w:val="46BFF02D"/>
    <w:rsid w:val="46C48B05"/>
    <w:rsid w:val="46C4A1B0"/>
    <w:rsid w:val="46C75D97"/>
    <w:rsid w:val="46C95092"/>
    <w:rsid w:val="46C9BE8B"/>
    <w:rsid w:val="46D565C3"/>
    <w:rsid w:val="46D5F216"/>
    <w:rsid w:val="46D839D7"/>
    <w:rsid w:val="46D9765A"/>
    <w:rsid w:val="46DD2E02"/>
    <w:rsid w:val="46DDC92E"/>
    <w:rsid w:val="46E97B84"/>
    <w:rsid w:val="46F2EEBF"/>
    <w:rsid w:val="46F33DA7"/>
    <w:rsid w:val="46F893EB"/>
    <w:rsid w:val="47097338"/>
    <w:rsid w:val="4714CF76"/>
    <w:rsid w:val="4717EBE4"/>
    <w:rsid w:val="472AB9B6"/>
    <w:rsid w:val="472D98DA"/>
    <w:rsid w:val="472EFA93"/>
    <w:rsid w:val="47407CBC"/>
    <w:rsid w:val="4745B0F5"/>
    <w:rsid w:val="474DC436"/>
    <w:rsid w:val="47551C41"/>
    <w:rsid w:val="4778F668"/>
    <w:rsid w:val="47808465"/>
    <w:rsid w:val="4780F669"/>
    <w:rsid w:val="478B295B"/>
    <w:rsid w:val="479286C2"/>
    <w:rsid w:val="479E60C4"/>
    <w:rsid w:val="47A30CA7"/>
    <w:rsid w:val="47A6DFF7"/>
    <w:rsid w:val="47B0157D"/>
    <w:rsid w:val="47B349BB"/>
    <w:rsid w:val="47C28869"/>
    <w:rsid w:val="47C7A628"/>
    <w:rsid w:val="47DDF178"/>
    <w:rsid w:val="47E88502"/>
    <w:rsid w:val="47F6C14C"/>
    <w:rsid w:val="47FC4E33"/>
    <w:rsid w:val="4808E8C3"/>
    <w:rsid w:val="48134606"/>
    <w:rsid w:val="48156639"/>
    <w:rsid w:val="4820FC6E"/>
    <w:rsid w:val="4829A0BB"/>
    <w:rsid w:val="482EC7C1"/>
    <w:rsid w:val="4835795B"/>
    <w:rsid w:val="48368F88"/>
    <w:rsid w:val="48395674"/>
    <w:rsid w:val="483C975C"/>
    <w:rsid w:val="483D3BD2"/>
    <w:rsid w:val="4842119E"/>
    <w:rsid w:val="484C86E8"/>
    <w:rsid w:val="4859579A"/>
    <w:rsid w:val="485C048B"/>
    <w:rsid w:val="485E96C8"/>
    <w:rsid w:val="48747F5D"/>
    <w:rsid w:val="487C687B"/>
    <w:rsid w:val="488607CF"/>
    <w:rsid w:val="488B9F4F"/>
    <w:rsid w:val="4893B3C0"/>
    <w:rsid w:val="4898A6BB"/>
    <w:rsid w:val="48A8A61C"/>
    <w:rsid w:val="48B11AC6"/>
    <w:rsid w:val="48B172C5"/>
    <w:rsid w:val="48B43AC5"/>
    <w:rsid w:val="48C20B34"/>
    <w:rsid w:val="48D90E81"/>
    <w:rsid w:val="48D98CCE"/>
    <w:rsid w:val="48E0A5B9"/>
    <w:rsid w:val="48E41DC8"/>
    <w:rsid w:val="48E8E27C"/>
    <w:rsid w:val="48EABF13"/>
    <w:rsid w:val="48F29D1C"/>
    <w:rsid w:val="48F3772B"/>
    <w:rsid w:val="48FCAA0D"/>
    <w:rsid w:val="48FE6C66"/>
    <w:rsid w:val="48FFBC05"/>
    <w:rsid w:val="490B08F2"/>
    <w:rsid w:val="490CB26B"/>
    <w:rsid w:val="490EA6CF"/>
    <w:rsid w:val="4911C5D5"/>
    <w:rsid w:val="4923C416"/>
    <w:rsid w:val="492408FE"/>
    <w:rsid w:val="49254C1D"/>
    <w:rsid w:val="493A3C66"/>
    <w:rsid w:val="493E2BE6"/>
    <w:rsid w:val="49448D23"/>
    <w:rsid w:val="49475657"/>
    <w:rsid w:val="49487178"/>
    <w:rsid w:val="4954626F"/>
    <w:rsid w:val="49577C72"/>
    <w:rsid w:val="495B48F0"/>
    <w:rsid w:val="4974C651"/>
    <w:rsid w:val="497DAAE5"/>
    <w:rsid w:val="4989CE6D"/>
    <w:rsid w:val="498E22FE"/>
    <w:rsid w:val="49911BFE"/>
    <w:rsid w:val="499676CF"/>
    <w:rsid w:val="49A0C6F2"/>
    <w:rsid w:val="49A44C02"/>
    <w:rsid w:val="49A50D51"/>
    <w:rsid w:val="49AB2430"/>
    <w:rsid w:val="49AD4750"/>
    <w:rsid w:val="49B9A535"/>
    <w:rsid w:val="49C034C3"/>
    <w:rsid w:val="49C248BA"/>
    <w:rsid w:val="49C7CF92"/>
    <w:rsid w:val="49C9F866"/>
    <w:rsid w:val="49D2C798"/>
    <w:rsid w:val="49F27633"/>
    <w:rsid w:val="49F534E7"/>
    <w:rsid w:val="4A003010"/>
    <w:rsid w:val="4A0AED69"/>
    <w:rsid w:val="4A27E0FB"/>
    <w:rsid w:val="4A2A5AA0"/>
    <w:rsid w:val="4A31AC6A"/>
    <w:rsid w:val="4A3B1CBC"/>
    <w:rsid w:val="4A443B69"/>
    <w:rsid w:val="4A44CC9B"/>
    <w:rsid w:val="4A49F01F"/>
    <w:rsid w:val="4A567E3A"/>
    <w:rsid w:val="4A5AD158"/>
    <w:rsid w:val="4A62D77A"/>
    <w:rsid w:val="4A6777FA"/>
    <w:rsid w:val="4A69CFD9"/>
    <w:rsid w:val="4A6F5CC2"/>
    <w:rsid w:val="4A76DAC6"/>
    <w:rsid w:val="4A797DB1"/>
    <w:rsid w:val="4A8868B4"/>
    <w:rsid w:val="4A8A3201"/>
    <w:rsid w:val="4AA59C63"/>
    <w:rsid w:val="4AC238D6"/>
    <w:rsid w:val="4AC64AAB"/>
    <w:rsid w:val="4AC81432"/>
    <w:rsid w:val="4ACB1046"/>
    <w:rsid w:val="4AD6F0E8"/>
    <w:rsid w:val="4AD76CBF"/>
    <w:rsid w:val="4AE0DE0A"/>
    <w:rsid w:val="4AE72CF4"/>
    <w:rsid w:val="4AFD1A63"/>
    <w:rsid w:val="4B02FCC1"/>
    <w:rsid w:val="4B03C32B"/>
    <w:rsid w:val="4B03D912"/>
    <w:rsid w:val="4B05FBA4"/>
    <w:rsid w:val="4B08B64C"/>
    <w:rsid w:val="4B0D1665"/>
    <w:rsid w:val="4B1B4CB1"/>
    <w:rsid w:val="4B20EFCF"/>
    <w:rsid w:val="4B3868CE"/>
    <w:rsid w:val="4B482705"/>
    <w:rsid w:val="4B5AA399"/>
    <w:rsid w:val="4B5F4BA6"/>
    <w:rsid w:val="4B612567"/>
    <w:rsid w:val="4B64787D"/>
    <w:rsid w:val="4B64E266"/>
    <w:rsid w:val="4B697C9B"/>
    <w:rsid w:val="4B6C53FA"/>
    <w:rsid w:val="4B6DBF47"/>
    <w:rsid w:val="4B75301F"/>
    <w:rsid w:val="4B771287"/>
    <w:rsid w:val="4B80DAD9"/>
    <w:rsid w:val="4B83546D"/>
    <w:rsid w:val="4B89ACA9"/>
    <w:rsid w:val="4BA45BC7"/>
    <w:rsid w:val="4BA856A6"/>
    <w:rsid w:val="4BA9B4DF"/>
    <w:rsid w:val="4BB3BC3D"/>
    <w:rsid w:val="4BBE5D44"/>
    <w:rsid w:val="4BC8807A"/>
    <w:rsid w:val="4BCC6640"/>
    <w:rsid w:val="4BDA783F"/>
    <w:rsid w:val="4BDC5C35"/>
    <w:rsid w:val="4BDE6097"/>
    <w:rsid w:val="4BEA9A3A"/>
    <w:rsid w:val="4BFA693E"/>
    <w:rsid w:val="4BFBE158"/>
    <w:rsid w:val="4C0DF6D0"/>
    <w:rsid w:val="4C0E7CDC"/>
    <w:rsid w:val="4C1AEA2D"/>
    <w:rsid w:val="4C20A74D"/>
    <w:rsid w:val="4C264683"/>
    <w:rsid w:val="4C2D0F8C"/>
    <w:rsid w:val="4C347A00"/>
    <w:rsid w:val="4C381759"/>
    <w:rsid w:val="4C453276"/>
    <w:rsid w:val="4C462B58"/>
    <w:rsid w:val="4C49A2B1"/>
    <w:rsid w:val="4C4C0709"/>
    <w:rsid w:val="4C501057"/>
    <w:rsid w:val="4C52543A"/>
    <w:rsid w:val="4C58C441"/>
    <w:rsid w:val="4C62CE3A"/>
    <w:rsid w:val="4C639726"/>
    <w:rsid w:val="4C763A21"/>
    <w:rsid w:val="4C7754E7"/>
    <w:rsid w:val="4C7D01BE"/>
    <w:rsid w:val="4C85A812"/>
    <w:rsid w:val="4C943DD3"/>
    <w:rsid w:val="4C9675D9"/>
    <w:rsid w:val="4C9C461C"/>
    <w:rsid w:val="4CA051D6"/>
    <w:rsid w:val="4CA499A2"/>
    <w:rsid w:val="4CA5E274"/>
    <w:rsid w:val="4CB3A226"/>
    <w:rsid w:val="4CB56FFC"/>
    <w:rsid w:val="4CBBE3D1"/>
    <w:rsid w:val="4CBE9BF8"/>
    <w:rsid w:val="4CC12BAB"/>
    <w:rsid w:val="4CC1FE55"/>
    <w:rsid w:val="4CC8CADB"/>
    <w:rsid w:val="4CD2DB8D"/>
    <w:rsid w:val="4CD3D1D2"/>
    <w:rsid w:val="4CDB0CC2"/>
    <w:rsid w:val="4CF0E990"/>
    <w:rsid w:val="4CFA3A11"/>
    <w:rsid w:val="4D027159"/>
    <w:rsid w:val="4D027423"/>
    <w:rsid w:val="4D07FA53"/>
    <w:rsid w:val="4D096E81"/>
    <w:rsid w:val="4D183761"/>
    <w:rsid w:val="4D1857F3"/>
    <w:rsid w:val="4D1AE3CE"/>
    <w:rsid w:val="4D2443FB"/>
    <w:rsid w:val="4D264F37"/>
    <w:rsid w:val="4D2AF547"/>
    <w:rsid w:val="4D2DC125"/>
    <w:rsid w:val="4D309F96"/>
    <w:rsid w:val="4D3A6BEC"/>
    <w:rsid w:val="4D5A9A63"/>
    <w:rsid w:val="4D8BA81C"/>
    <w:rsid w:val="4D9B9B14"/>
    <w:rsid w:val="4DAA2A9F"/>
    <w:rsid w:val="4DAD19B3"/>
    <w:rsid w:val="4DBB385C"/>
    <w:rsid w:val="4DC01DEE"/>
    <w:rsid w:val="4DC375E4"/>
    <w:rsid w:val="4DD0F065"/>
    <w:rsid w:val="4DD2A07F"/>
    <w:rsid w:val="4DD454CA"/>
    <w:rsid w:val="4DE1A5F9"/>
    <w:rsid w:val="4DFC8A0D"/>
    <w:rsid w:val="4E00A620"/>
    <w:rsid w:val="4E0EBFF8"/>
    <w:rsid w:val="4E1A6F04"/>
    <w:rsid w:val="4E1BB732"/>
    <w:rsid w:val="4E24C36D"/>
    <w:rsid w:val="4E2EBEBD"/>
    <w:rsid w:val="4E38393E"/>
    <w:rsid w:val="4E48F193"/>
    <w:rsid w:val="4E4CF7EE"/>
    <w:rsid w:val="4E4D0BC8"/>
    <w:rsid w:val="4E5B19F5"/>
    <w:rsid w:val="4E670804"/>
    <w:rsid w:val="4E6927F2"/>
    <w:rsid w:val="4E696563"/>
    <w:rsid w:val="4E71577C"/>
    <w:rsid w:val="4E7994CE"/>
    <w:rsid w:val="4E802B06"/>
    <w:rsid w:val="4E857CD7"/>
    <w:rsid w:val="4E8B06CF"/>
    <w:rsid w:val="4E8B32E6"/>
    <w:rsid w:val="4E952C2B"/>
    <w:rsid w:val="4E96E94D"/>
    <w:rsid w:val="4E977862"/>
    <w:rsid w:val="4E9A8478"/>
    <w:rsid w:val="4EA1EFDF"/>
    <w:rsid w:val="4EC543BC"/>
    <w:rsid w:val="4ECA24A7"/>
    <w:rsid w:val="4ECB95BA"/>
    <w:rsid w:val="4ECEE69B"/>
    <w:rsid w:val="4ECF3C02"/>
    <w:rsid w:val="4EDAC0A3"/>
    <w:rsid w:val="4EE3ED0C"/>
    <w:rsid w:val="4EEEADEE"/>
    <w:rsid w:val="4EEEB508"/>
    <w:rsid w:val="4EF80DCB"/>
    <w:rsid w:val="4F0CEC6E"/>
    <w:rsid w:val="4F115C0A"/>
    <w:rsid w:val="4F12182A"/>
    <w:rsid w:val="4F14C8A3"/>
    <w:rsid w:val="4F18339D"/>
    <w:rsid w:val="4F1B31DE"/>
    <w:rsid w:val="4F1BC4FC"/>
    <w:rsid w:val="4F272C52"/>
    <w:rsid w:val="4F286539"/>
    <w:rsid w:val="4F2897AF"/>
    <w:rsid w:val="4F2B47A0"/>
    <w:rsid w:val="4F3B2629"/>
    <w:rsid w:val="4F403460"/>
    <w:rsid w:val="4F4A50FD"/>
    <w:rsid w:val="4F4C29B5"/>
    <w:rsid w:val="4F56965E"/>
    <w:rsid w:val="4F5719A7"/>
    <w:rsid w:val="4F5D5D13"/>
    <w:rsid w:val="4F666073"/>
    <w:rsid w:val="4F6B55BC"/>
    <w:rsid w:val="4F6D15C2"/>
    <w:rsid w:val="4F799A22"/>
    <w:rsid w:val="4F8C6834"/>
    <w:rsid w:val="4F8EF20E"/>
    <w:rsid w:val="4F90B260"/>
    <w:rsid w:val="4F92B159"/>
    <w:rsid w:val="4F9D1C19"/>
    <w:rsid w:val="4FA1F964"/>
    <w:rsid w:val="4FA91FCF"/>
    <w:rsid w:val="4FB04A38"/>
    <w:rsid w:val="4FBFA89F"/>
    <w:rsid w:val="4FC0B639"/>
    <w:rsid w:val="4FC9CCA0"/>
    <w:rsid w:val="4FD506EF"/>
    <w:rsid w:val="4FD620A8"/>
    <w:rsid w:val="4FE6B3BD"/>
    <w:rsid w:val="4FE8CCB0"/>
    <w:rsid w:val="4FEF2EAE"/>
    <w:rsid w:val="4FEF6865"/>
    <w:rsid w:val="4FEF7636"/>
    <w:rsid w:val="4FF3F818"/>
    <w:rsid w:val="4FF95095"/>
    <w:rsid w:val="50038BAF"/>
    <w:rsid w:val="500C238A"/>
    <w:rsid w:val="501D7A4F"/>
    <w:rsid w:val="501E0AE9"/>
    <w:rsid w:val="501EA5B4"/>
    <w:rsid w:val="5023833E"/>
    <w:rsid w:val="5027D1BA"/>
    <w:rsid w:val="502825CA"/>
    <w:rsid w:val="5029D9D4"/>
    <w:rsid w:val="5035527E"/>
    <w:rsid w:val="503F5B11"/>
    <w:rsid w:val="50484F65"/>
    <w:rsid w:val="504AD9B1"/>
    <w:rsid w:val="504D900E"/>
    <w:rsid w:val="505777D3"/>
    <w:rsid w:val="505B8032"/>
    <w:rsid w:val="505FC26A"/>
    <w:rsid w:val="506C552E"/>
    <w:rsid w:val="5073A54B"/>
    <w:rsid w:val="5075504A"/>
    <w:rsid w:val="508005E0"/>
    <w:rsid w:val="509169FB"/>
    <w:rsid w:val="509192CD"/>
    <w:rsid w:val="5092C031"/>
    <w:rsid w:val="50B6BFF8"/>
    <w:rsid w:val="50BE2D16"/>
    <w:rsid w:val="50BF7BA7"/>
    <w:rsid w:val="50CE5523"/>
    <w:rsid w:val="50D10A71"/>
    <w:rsid w:val="50DD685F"/>
    <w:rsid w:val="50E71168"/>
    <w:rsid w:val="50EB18B4"/>
    <w:rsid w:val="50F07305"/>
    <w:rsid w:val="50F0D1AF"/>
    <w:rsid w:val="50F37E98"/>
    <w:rsid w:val="50F6B275"/>
    <w:rsid w:val="510B0FDE"/>
    <w:rsid w:val="5110F3F9"/>
    <w:rsid w:val="5111E885"/>
    <w:rsid w:val="511395E6"/>
    <w:rsid w:val="51140819"/>
    <w:rsid w:val="51221E7D"/>
    <w:rsid w:val="51283970"/>
    <w:rsid w:val="512CE766"/>
    <w:rsid w:val="5130C6BF"/>
    <w:rsid w:val="51325BAA"/>
    <w:rsid w:val="515265C0"/>
    <w:rsid w:val="5164DAFB"/>
    <w:rsid w:val="51653AA8"/>
    <w:rsid w:val="5178B873"/>
    <w:rsid w:val="5185A54E"/>
    <w:rsid w:val="5186A6FB"/>
    <w:rsid w:val="5188A913"/>
    <w:rsid w:val="518983F0"/>
    <w:rsid w:val="519592DA"/>
    <w:rsid w:val="5196F6D7"/>
    <w:rsid w:val="51A483FD"/>
    <w:rsid w:val="51AC31BB"/>
    <w:rsid w:val="51AE3597"/>
    <w:rsid w:val="51C0FCEF"/>
    <w:rsid w:val="51C3B6E6"/>
    <w:rsid w:val="51CFA3E7"/>
    <w:rsid w:val="51DAD084"/>
    <w:rsid w:val="51DDFE08"/>
    <w:rsid w:val="51E2D140"/>
    <w:rsid w:val="51E711EA"/>
    <w:rsid w:val="51EA9943"/>
    <w:rsid w:val="51F40B09"/>
    <w:rsid w:val="51F79FC3"/>
    <w:rsid w:val="51F95098"/>
    <w:rsid w:val="520298C1"/>
    <w:rsid w:val="5202CC11"/>
    <w:rsid w:val="520E1092"/>
    <w:rsid w:val="5211FC31"/>
    <w:rsid w:val="5222D72F"/>
    <w:rsid w:val="5224D07C"/>
    <w:rsid w:val="5229732E"/>
    <w:rsid w:val="522D9267"/>
    <w:rsid w:val="5231C54A"/>
    <w:rsid w:val="52350A1C"/>
    <w:rsid w:val="52396E64"/>
    <w:rsid w:val="523E5770"/>
    <w:rsid w:val="52407022"/>
    <w:rsid w:val="52461909"/>
    <w:rsid w:val="5246420B"/>
    <w:rsid w:val="52470E26"/>
    <w:rsid w:val="524782AB"/>
    <w:rsid w:val="524F4262"/>
    <w:rsid w:val="52576BB1"/>
    <w:rsid w:val="526149C3"/>
    <w:rsid w:val="526DEB7A"/>
    <w:rsid w:val="527DFFA1"/>
    <w:rsid w:val="527F723D"/>
    <w:rsid w:val="527FB5A3"/>
    <w:rsid w:val="52800D41"/>
    <w:rsid w:val="52812329"/>
    <w:rsid w:val="52848876"/>
    <w:rsid w:val="5288C8AC"/>
    <w:rsid w:val="528F1343"/>
    <w:rsid w:val="5292D603"/>
    <w:rsid w:val="52992AA2"/>
    <w:rsid w:val="529F6299"/>
    <w:rsid w:val="52A07075"/>
    <w:rsid w:val="52A683DC"/>
    <w:rsid w:val="52AA52BA"/>
    <w:rsid w:val="52AF7C07"/>
    <w:rsid w:val="52B445E2"/>
    <w:rsid w:val="52B471B8"/>
    <w:rsid w:val="52C594CE"/>
    <w:rsid w:val="52C79F55"/>
    <w:rsid w:val="52CA5C7B"/>
    <w:rsid w:val="52D77A49"/>
    <w:rsid w:val="52E163E8"/>
    <w:rsid w:val="52E266D9"/>
    <w:rsid w:val="52F01C77"/>
    <w:rsid w:val="52F31685"/>
    <w:rsid w:val="530309D9"/>
    <w:rsid w:val="530B6432"/>
    <w:rsid w:val="5316CE2B"/>
    <w:rsid w:val="5319B46E"/>
    <w:rsid w:val="5322C2DC"/>
    <w:rsid w:val="53239311"/>
    <w:rsid w:val="5323F64D"/>
    <w:rsid w:val="5328461A"/>
    <w:rsid w:val="5343B4F1"/>
    <w:rsid w:val="5343D712"/>
    <w:rsid w:val="534507D2"/>
    <w:rsid w:val="53478BB4"/>
    <w:rsid w:val="5353E8CC"/>
    <w:rsid w:val="5355308F"/>
    <w:rsid w:val="53571C68"/>
    <w:rsid w:val="5357486D"/>
    <w:rsid w:val="535888FC"/>
    <w:rsid w:val="535C18BB"/>
    <w:rsid w:val="535C7006"/>
    <w:rsid w:val="536573F8"/>
    <w:rsid w:val="53686F19"/>
    <w:rsid w:val="53691E20"/>
    <w:rsid w:val="53742E32"/>
    <w:rsid w:val="53760073"/>
    <w:rsid w:val="537C3213"/>
    <w:rsid w:val="537CC85A"/>
    <w:rsid w:val="538D5D3D"/>
    <w:rsid w:val="53915EDC"/>
    <w:rsid w:val="539403C1"/>
    <w:rsid w:val="539AB752"/>
    <w:rsid w:val="53A50A62"/>
    <w:rsid w:val="53AA9A81"/>
    <w:rsid w:val="53AE6201"/>
    <w:rsid w:val="53AF7542"/>
    <w:rsid w:val="53BE5F3F"/>
    <w:rsid w:val="53C7BBE7"/>
    <w:rsid w:val="53CD00F4"/>
    <w:rsid w:val="53D27D23"/>
    <w:rsid w:val="53DA6CC9"/>
    <w:rsid w:val="53DB425B"/>
    <w:rsid w:val="53DB8C51"/>
    <w:rsid w:val="53DC0EDA"/>
    <w:rsid w:val="53F50D95"/>
    <w:rsid w:val="53F58AF7"/>
    <w:rsid w:val="53F6C8EA"/>
    <w:rsid w:val="53F70C59"/>
    <w:rsid w:val="5404FB7F"/>
    <w:rsid w:val="540512E1"/>
    <w:rsid w:val="54145FC2"/>
    <w:rsid w:val="54214F91"/>
    <w:rsid w:val="542C632C"/>
    <w:rsid w:val="5436464E"/>
    <w:rsid w:val="543FCF44"/>
    <w:rsid w:val="546833FB"/>
    <w:rsid w:val="54686E8F"/>
    <w:rsid w:val="546CE63D"/>
    <w:rsid w:val="546FD9D3"/>
    <w:rsid w:val="5472ADC5"/>
    <w:rsid w:val="54749494"/>
    <w:rsid w:val="547809C1"/>
    <w:rsid w:val="547F3224"/>
    <w:rsid w:val="5490E8F7"/>
    <w:rsid w:val="549B15DF"/>
    <w:rsid w:val="54AAC219"/>
    <w:rsid w:val="54BA7FD9"/>
    <w:rsid w:val="54BFBD2D"/>
    <w:rsid w:val="54D1980C"/>
    <w:rsid w:val="54D44AF5"/>
    <w:rsid w:val="54D8A7D5"/>
    <w:rsid w:val="54E50E3F"/>
    <w:rsid w:val="54EADB03"/>
    <w:rsid w:val="54ECD6AB"/>
    <w:rsid w:val="54EF8BE1"/>
    <w:rsid w:val="54FDE138"/>
    <w:rsid w:val="55011DCC"/>
    <w:rsid w:val="551C0864"/>
    <w:rsid w:val="5526CE3D"/>
    <w:rsid w:val="55283F2C"/>
    <w:rsid w:val="552A6B42"/>
    <w:rsid w:val="552B9056"/>
    <w:rsid w:val="553027E4"/>
    <w:rsid w:val="55390C44"/>
    <w:rsid w:val="553A6A21"/>
    <w:rsid w:val="55414028"/>
    <w:rsid w:val="5541EBAB"/>
    <w:rsid w:val="5547235C"/>
    <w:rsid w:val="55536CAA"/>
    <w:rsid w:val="5555FF29"/>
    <w:rsid w:val="555D1E0A"/>
    <w:rsid w:val="5562B1F8"/>
    <w:rsid w:val="5563D271"/>
    <w:rsid w:val="556B0995"/>
    <w:rsid w:val="55731F8A"/>
    <w:rsid w:val="557799D1"/>
    <w:rsid w:val="5597949C"/>
    <w:rsid w:val="559CE591"/>
    <w:rsid w:val="55AC2847"/>
    <w:rsid w:val="55BAC999"/>
    <w:rsid w:val="55C3D4A5"/>
    <w:rsid w:val="55C5DADF"/>
    <w:rsid w:val="55CA113D"/>
    <w:rsid w:val="55D4B2AF"/>
    <w:rsid w:val="55D6CD21"/>
    <w:rsid w:val="55D76280"/>
    <w:rsid w:val="55DD4E74"/>
    <w:rsid w:val="55E372EF"/>
    <w:rsid w:val="55E6FD5F"/>
    <w:rsid w:val="55F3A767"/>
    <w:rsid w:val="56090819"/>
    <w:rsid w:val="560B22FD"/>
    <w:rsid w:val="560D0D25"/>
    <w:rsid w:val="561596B0"/>
    <w:rsid w:val="5616DDC3"/>
    <w:rsid w:val="56173192"/>
    <w:rsid w:val="5617ABC3"/>
    <w:rsid w:val="561DCE07"/>
    <w:rsid w:val="561F293C"/>
    <w:rsid w:val="5625F46D"/>
    <w:rsid w:val="562D13AF"/>
    <w:rsid w:val="56333962"/>
    <w:rsid w:val="563601C9"/>
    <w:rsid w:val="56431757"/>
    <w:rsid w:val="5644D819"/>
    <w:rsid w:val="56466552"/>
    <w:rsid w:val="56563211"/>
    <w:rsid w:val="565FA7D9"/>
    <w:rsid w:val="56668BF1"/>
    <w:rsid w:val="56724D34"/>
    <w:rsid w:val="567959B5"/>
    <w:rsid w:val="5681B4BB"/>
    <w:rsid w:val="568585ED"/>
    <w:rsid w:val="568BB8D4"/>
    <w:rsid w:val="568FA955"/>
    <w:rsid w:val="569507BE"/>
    <w:rsid w:val="569E543D"/>
    <w:rsid w:val="56C43E80"/>
    <w:rsid w:val="56CA04B0"/>
    <w:rsid w:val="56CEA91C"/>
    <w:rsid w:val="56E4EC48"/>
    <w:rsid w:val="56E62616"/>
    <w:rsid w:val="56E9FBC4"/>
    <w:rsid w:val="56EACA89"/>
    <w:rsid w:val="56F0F678"/>
    <w:rsid w:val="56F63651"/>
    <w:rsid w:val="56F824F9"/>
    <w:rsid w:val="56F980D6"/>
    <w:rsid w:val="56FC1212"/>
    <w:rsid w:val="570284E9"/>
    <w:rsid w:val="57067C5E"/>
    <w:rsid w:val="570D5E8F"/>
    <w:rsid w:val="57162167"/>
    <w:rsid w:val="5717D806"/>
    <w:rsid w:val="571D021C"/>
    <w:rsid w:val="572098E8"/>
    <w:rsid w:val="5727B5F2"/>
    <w:rsid w:val="572960A5"/>
    <w:rsid w:val="572E3602"/>
    <w:rsid w:val="572E8AD4"/>
    <w:rsid w:val="572F33A1"/>
    <w:rsid w:val="573F6CD3"/>
    <w:rsid w:val="57438422"/>
    <w:rsid w:val="57515248"/>
    <w:rsid w:val="57540F75"/>
    <w:rsid w:val="5754AA92"/>
    <w:rsid w:val="575D6E57"/>
    <w:rsid w:val="575F9921"/>
    <w:rsid w:val="576DF479"/>
    <w:rsid w:val="577281F2"/>
    <w:rsid w:val="577E22A9"/>
    <w:rsid w:val="5781A306"/>
    <w:rsid w:val="578FA3B6"/>
    <w:rsid w:val="57938035"/>
    <w:rsid w:val="5793DEB3"/>
    <w:rsid w:val="579E8379"/>
    <w:rsid w:val="57A0F7BC"/>
    <w:rsid w:val="57B35783"/>
    <w:rsid w:val="57B70A9B"/>
    <w:rsid w:val="57B8D849"/>
    <w:rsid w:val="57C5AD1F"/>
    <w:rsid w:val="57CDF1C2"/>
    <w:rsid w:val="57D5EDB7"/>
    <w:rsid w:val="57D740A6"/>
    <w:rsid w:val="57D9E0F1"/>
    <w:rsid w:val="57E0796C"/>
    <w:rsid w:val="57EB5EFE"/>
    <w:rsid w:val="57FD03E4"/>
    <w:rsid w:val="580245AC"/>
    <w:rsid w:val="58080141"/>
    <w:rsid w:val="580A6DCB"/>
    <w:rsid w:val="5820E82F"/>
    <w:rsid w:val="582A4430"/>
    <w:rsid w:val="5837479E"/>
    <w:rsid w:val="583C0E21"/>
    <w:rsid w:val="583C6415"/>
    <w:rsid w:val="584937BD"/>
    <w:rsid w:val="586ECAD1"/>
    <w:rsid w:val="587AA762"/>
    <w:rsid w:val="588163C5"/>
    <w:rsid w:val="588F7DEC"/>
    <w:rsid w:val="58916D74"/>
    <w:rsid w:val="58929529"/>
    <w:rsid w:val="58A0ED7C"/>
    <w:rsid w:val="58A2F41C"/>
    <w:rsid w:val="58B848DA"/>
    <w:rsid w:val="58C23DAB"/>
    <w:rsid w:val="58D437EE"/>
    <w:rsid w:val="58D4DA93"/>
    <w:rsid w:val="58D793E5"/>
    <w:rsid w:val="58DA210A"/>
    <w:rsid w:val="58DE0A7C"/>
    <w:rsid w:val="58DED39B"/>
    <w:rsid w:val="58E4F506"/>
    <w:rsid w:val="58E6920F"/>
    <w:rsid w:val="58EACCF9"/>
    <w:rsid w:val="58F13609"/>
    <w:rsid w:val="59013AE4"/>
    <w:rsid w:val="5912F1E4"/>
    <w:rsid w:val="5916A1DE"/>
    <w:rsid w:val="5919A074"/>
    <w:rsid w:val="591A569B"/>
    <w:rsid w:val="591C5529"/>
    <w:rsid w:val="591D50B2"/>
    <w:rsid w:val="592139CF"/>
    <w:rsid w:val="5922823E"/>
    <w:rsid w:val="592741EB"/>
    <w:rsid w:val="592F53FC"/>
    <w:rsid w:val="5930A482"/>
    <w:rsid w:val="593D874B"/>
    <w:rsid w:val="59468EE7"/>
    <w:rsid w:val="59509A24"/>
    <w:rsid w:val="5954DBAC"/>
    <w:rsid w:val="596A511A"/>
    <w:rsid w:val="596DBFA0"/>
    <w:rsid w:val="59715F35"/>
    <w:rsid w:val="59767B54"/>
    <w:rsid w:val="5989576A"/>
    <w:rsid w:val="598EA84D"/>
    <w:rsid w:val="59A5678B"/>
    <w:rsid w:val="59B689E2"/>
    <w:rsid w:val="59C3309D"/>
    <w:rsid w:val="59D17B10"/>
    <w:rsid w:val="59D1C009"/>
    <w:rsid w:val="59D5E677"/>
    <w:rsid w:val="59D8A6A4"/>
    <w:rsid w:val="59DE9C31"/>
    <w:rsid w:val="59E9BCE4"/>
    <w:rsid w:val="59ECF2A5"/>
    <w:rsid w:val="59EDD7E7"/>
    <w:rsid w:val="59F55A00"/>
    <w:rsid w:val="5A20AD30"/>
    <w:rsid w:val="5A2AE853"/>
    <w:rsid w:val="5A32C02E"/>
    <w:rsid w:val="5A35F875"/>
    <w:rsid w:val="5A3D5A5C"/>
    <w:rsid w:val="5A3D9ACB"/>
    <w:rsid w:val="5A3E4132"/>
    <w:rsid w:val="5A4715AD"/>
    <w:rsid w:val="5A4AD969"/>
    <w:rsid w:val="5A4B089D"/>
    <w:rsid w:val="5A57A9DF"/>
    <w:rsid w:val="5A6CE957"/>
    <w:rsid w:val="5A6D053F"/>
    <w:rsid w:val="5A7CE066"/>
    <w:rsid w:val="5A81516E"/>
    <w:rsid w:val="5A86E331"/>
    <w:rsid w:val="5A883F92"/>
    <w:rsid w:val="5A8CB672"/>
    <w:rsid w:val="5AA629BA"/>
    <w:rsid w:val="5AAD1BC0"/>
    <w:rsid w:val="5AC1FF53"/>
    <w:rsid w:val="5AC367FF"/>
    <w:rsid w:val="5ACC7528"/>
    <w:rsid w:val="5AD58B35"/>
    <w:rsid w:val="5AD93B6B"/>
    <w:rsid w:val="5ADC2B30"/>
    <w:rsid w:val="5AE00C10"/>
    <w:rsid w:val="5AEEDC73"/>
    <w:rsid w:val="5AF605D5"/>
    <w:rsid w:val="5AFA92CB"/>
    <w:rsid w:val="5B02B77E"/>
    <w:rsid w:val="5B049BCB"/>
    <w:rsid w:val="5B06067A"/>
    <w:rsid w:val="5B07192F"/>
    <w:rsid w:val="5B0A6DF5"/>
    <w:rsid w:val="5B1918F2"/>
    <w:rsid w:val="5B198446"/>
    <w:rsid w:val="5B2311D8"/>
    <w:rsid w:val="5B26AD20"/>
    <w:rsid w:val="5B35CD1A"/>
    <w:rsid w:val="5B365986"/>
    <w:rsid w:val="5B39683E"/>
    <w:rsid w:val="5B407063"/>
    <w:rsid w:val="5B40C69A"/>
    <w:rsid w:val="5B42AEEA"/>
    <w:rsid w:val="5B49D750"/>
    <w:rsid w:val="5B64F68A"/>
    <w:rsid w:val="5B6E6B56"/>
    <w:rsid w:val="5B75A41F"/>
    <w:rsid w:val="5B81309B"/>
    <w:rsid w:val="5B86B353"/>
    <w:rsid w:val="5B917E75"/>
    <w:rsid w:val="5BA063AF"/>
    <w:rsid w:val="5BA1A4A9"/>
    <w:rsid w:val="5BB1A5FD"/>
    <w:rsid w:val="5BB1D272"/>
    <w:rsid w:val="5BB3F781"/>
    <w:rsid w:val="5BB58A6C"/>
    <w:rsid w:val="5BBF0449"/>
    <w:rsid w:val="5BCBF0D6"/>
    <w:rsid w:val="5BCEF627"/>
    <w:rsid w:val="5BD32C31"/>
    <w:rsid w:val="5BD84049"/>
    <w:rsid w:val="5BE82CCF"/>
    <w:rsid w:val="5BEE6A34"/>
    <w:rsid w:val="5BFCFC08"/>
    <w:rsid w:val="5C0FF334"/>
    <w:rsid w:val="5C101A4D"/>
    <w:rsid w:val="5C16C836"/>
    <w:rsid w:val="5C173B01"/>
    <w:rsid w:val="5C1988D1"/>
    <w:rsid w:val="5C1A00EE"/>
    <w:rsid w:val="5C28F876"/>
    <w:rsid w:val="5C2C4821"/>
    <w:rsid w:val="5C3511E2"/>
    <w:rsid w:val="5C39EC11"/>
    <w:rsid w:val="5C52D19A"/>
    <w:rsid w:val="5C53E9E0"/>
    <w:rsid w:val="5C5E9CA0"/>
    <w:rsid w:val="5C5EDC6B"/>
    <w:rsid w:val="5C6035BD"/>
    <w:rsid w:val="5C6A3D6A"/>
    <w:rsid w:val="5C72E622"/>
    <w:rsid w:val="5C76FA05"/>
    <w:rsid w:val="5C779202"/>
    <w:rsid w:val="5C77C87D"/>
    <w:rsid w:val="5C7C9382"/>
    <w:rsid w:val="5C85D248"/>
    <w:rsid w:val="5C8673CE"/>
    <w:rsid w:val="5C8E750B"/>
    <w:rsid w:val="5C9FCD82"/>
    <w:rsid w:val="5CA805F9"/>
    <w:rsid w:val="5CAD3FA2"/>
    <w:rsid w:val="5CBA5E77"/>
    <w:rsid w:val="5CC05DC5"/>
    <w:rsid w:val="5CC3474D"/>
    <w:rsid w:val="5CD8B525"/>
    <w:rsid w:val="5CDAD78B"/>
    <w:rsid w:val="5CEA74CE"/>
    <w:rsid w:val="5CF2FA00"/>
    <w:rsid w:val="5CF945E6"/>
    <w:rsid w:val="5D01046D"/>
    <w:rsid w:val="5D124594"/>
    <w:rsid w:val="5D254662"/>
    <w:rsid w:val="5D28BC9D"/>
    <w:rsid w:val="5D2E0F08"/>
    <w:rsid w:val="5D31C130"/>
    <w:rsid w:val="5D36A4F6"/>
    <w:rsid w:val="5D36F1A6"/>
    <w:rsid w:val="5D3A64BD"/>
    <w:rsid w:val="5D3CD653"/>
    <w:rsid w:val="5D471CEF"/>
    <w:rsid w:val="5D4DAAAE"/>
    <w:rsid w:val="5D54CACE"/>
    <w:rsid w:val="5D5790A0"/>
    <w:rsid w:val="5D739AF2"/>
    <w:rsid w:val="5D73BD60"/>
    <w:rsid w:val="5D76A845"/>
    <w:rsid w:val="5D831C83"/>
    <w:rsid w:val="5D870476"/>
    <w:rsid w:val="5D8FDE1A"/>
    <w:rsid w:val="5D92E554"/>
    <w:rsid w:val="5D967812"/>
    <w:rsid w:val="5D99B1AF"/>
    <w:rsid w:val="5D9B004B"/>
    <w:rsid w:val="5D9B4659"/>
    <w:rsid w:val="5DA77F31"/>
    <w:rsid w:val="5DA79B75"/>
    <w:rsid w:val="5DADF72B"/>
    <w:rsid w:val="5DB90A37"/>
    <w:rsid w:val="5DBEF2CF"/>
    <w:rsid w:val="5DC4A6D7"/>
    <w:rsid w:val="5DC6EC1D"/>
    <w:rsid w:val="5DD88845"/>
    <w:rsid w:val="5DE1290E"/>
    <w:rsid w:val="5DE2CACF"/>
    <w:rsid w:val="5DE9FF0E"/>
    <w:rsid w:val="5DED1096"/>
    <w:rsid w:val="5DEF0A45"/>
    <w:rsid w:val="5DF0BA75"/>
    <w:rsid w:val="5DF8FDA5"/>
    <w:rsid w:val="5E05F6B3"/>
    <w:rsid w:val="5E07A9C0"/>
    <w:rsid w:val="5E0D0A0E"/>
    <w:rsid w:val="5E0D20D6"/>
    <w:rsid w:val="5E114787"/>
    <w:rsid w:val="5E1793F4"/>
    <w:rsid w:val="5E19D99A"/>
    <w:rsid w:val="5E27490B"/>
    <w:rsid w:val="5E2F7086"/>
    <w:rsid w:val="5E329AA4"/>
    <w:rsid w:val="5E3431E3"/>
    <w:rsid w:val="5E369598"/>
    <w:rsid w:val="5E4EFB47"/>
    <w:rsid w:val="5E552C51"/>
    <w:rsid w:val="5E5A77E6"/>
    <w:rsid w:val="5E5BFEFE"/>
    <w:rsid w:val="5E6314FE"/>
    <w:rsid w:val="5E64995B"/>
    <w:rsid w:val="5E680485"/>
    <w:rsid w:val="5E6D5C85"/>
    <w:rsid w:val="5E6F5795"/>
    <w:rsid w:val="5E794D9F"/>
    <w:rsid w:val="5E85AA6C"/>
    <w:rsid w:val="5E8C9AA1"/>
    <w:rsid w:val="5E8D50FB"/>
    <w:rsid w:val="5E910510"/>
    <w:rsid w:val="5EA5D470"/>
    <w:rsid w:val="5EA72AAD"/>
    <w:rsid w:val="5EA9F6E5"/>
    <w:rsid w:val="5EB357BC"/>
    <w:rsid w:val="5EC9FDED"/>
    <w:rsid w:val="5EDEE295"/>
    <w:rsid w:val="5EE0A86A"/>
    <w:rsid w:val="5EE875F5"/>
    <w:rsid w:val="5EE9B0F5"/>
    <w:rsid w:val="5EEAC000"/>
    <w:rsid w:val="5EEF55D4"/>
    <w:rsid w:val="5EF297AB"/>
    <w:rsid w:val="5EF2F377"/>
    <w:rsid w:val="5EF57181"/>
    <w:rsid w:val="5EFEBF55"/>
    <w:rsid w:val="5F01CE4E"/>
    <w:rsid w:val="5F125461"/>
    <w:rsid w:val="5F1D3722"/>
    <w:rsid w:val="5F1D3F64"/>
    <w:rsid w:val="5F2026F0"/>
    <w:rsid w:val="5F287A6C"/>
    <w:rsid w:val="5F31CD02"/>
    <w:rsid w:val="5F39ADB4"/>
    <w:rsid w:val="5F3D1095"/>
    <w:rsid w:val="5F44E6B6"/>
    <w:rsid w:val="5F4DFD54"/>
    <w:rsid w:val="5F5AB941"/>
    <w:rsid w:val="5F5DF750"/>
    <w:rsid w:val="5F65B86D"/>
    <w:rsid w:val="5F676BF1"/>
    <w:rsid w:val="5F6C4624"/>
    <w:rsid w:val="5F6C64F3"/>
    <w:rsid w:val="5F6D5B6F"/>
    <w:rsid w:val="5F6F5B79"/>
    <w:rsid w:val="5F70AA3E"/>
    <w:rsid w:val="5F7AC759"/>
    <w:rsid w:val="5F7B897B"/>
    <w:rsid w:val="5F7CD2BF"/>
    <w:rsid w:val="5F80F1E1"/>
    <w:rsid w:val="5F825C96"/>
    <w:rsid w:val="5F88DBBA"/>
    <w:rsid w:val="5F93A616"/>
    <w:rsid w:val="5F9B9988"/>
    <w:rsid w:val="5F9BF581"/>
    <w:rsid w:val="5FA01CA1"/>
    <w:rsid w:val="5FA06C5F"/>
    <w:rsid w:val="5FB479B4"/>
    <w:rsid w:val="5FD46860"/>
    <w:rsid w:val="5FDA8BFC"/>
    <w:rsid w:val="5FDACC7B"/>
    <w:rsid w:val="5FDFB833"/>
    <w:rsid w:val="5FEDCDDE"/>
    <w:rsid w:val="5FEF1492"/>
    <w:rsid w:val="5FF3B0A9"/>
    <w:rsid w:val="5FFE1757"/>
    <w:rsid w:val="60000602"/>
    <w:rsid w:val="60015D36"/>
    <w:rsid w:val="60052446"/>
    <w:rsid w:val="600BB74F"/>
    <w:rsid w:val="600F6CB4"/>
    <w:rsid w:val="6017FB3B"/>
    <w:rsid w:val="6020C93C"/>
    <w:rsid w:val="60222DC1"/>
    <w:rsid w:val="60240FC5"/>
    <w:rsid w:val="60243E0B"/>
    <w:rsid w:val="6029A920"/>
    <w:rsid w:val="602C86F3"/>
    <w:rsid w:val="603FCF12"/>
    <w:rsid w:val="604134B9"/>
    <w:rsid w:val="60469903"/>
    <w:rsid w:val="60497BD0"/>
    <w:rsid w:val="604D526E"/>
    <w:rsid w:val="6050D2D7"/>
    <w:rsid w:val="605430AB"/>
    <w:rsid w:val="605ADA64"/>
    <w:rsid w:val="606065A4"/>
    <w:rsid w:val="60634FCC"/>
    <w:rsid w:val="606B649A"/>
    <w:rsid w:val="606D9374"/>
    <w:rsid w:val="6088082C"/>
    <w:rsid w:val="608D60E5"/>
    <w:rsid w:val="608FD571"/>
    <w:rsid w:val="60901A1C"/>
    <w:rsid w:val="60AFC95D"/>
    <w:rsid w:val="60B48E1B"/>
    <w:rsid w:val="60B560B0"/>
    <w:rsid w:val="60B6AE99"/>
    <w:rsid w:val="60C65786"/>
    <w:rsid w:val="60D08A56"/>
    <w:rsid w:val="60F0A21B"/>
    <w:rsid w:val="61094BED"/>
    <w:rsid w:val="6119A89B"/>
    <w:rsid w:val="61243D9A"/>
    <w:rsid w:val="61325011"/>
    <w:rsid w:val="613CB189"/>
    <w:rsid w:val="61483E72"/>
    <w:rsid w:val="61535545"/>
    <w:rsid w:val="615E220D"/>
    <w:rsid w:val="615EDA8E"/>
    <w:rsid w:val="61647F9E"/>
    <w:rsid w:val="6165E34B"/>
    <w:rsid w:val="61678363"/>
    <w:rsid w:val="61746A99"/>
    <w:rsid w:val="618DFE09"/>
    <w:rsid w:val="61985667"/>
    <w:rsid w:val="619D442B"/>
    <w:rsid w:val="61AA922D"/>
    <w:rsid w:val="61AD1584"/>
    <w:rsid w:val="61AF2F89"/>
    <w:rsid w:val="61B01C45"/>
    <w:rsid w:val="61BCC412"/>
    <w:rsid w:val="61BFE1FF"/>
    <w:rsid w:val="61C32EA0"/>
    <w:rsid w:val="61C5918E"/>
    <w:rsid w:val="61C8B7D5"/>
    <w:rsid w:val="61CF58DC"/>
    <w:rsid w:val="61D9DB56"/>
    <w:rsid w:val="61E49D3E"/>
    <w:rsid w:val="61EBBDD2"/>
    <w:rsid w:val="620E436F"/>
    <w:rsid w:val="6214DF21"/>
    <w:rsid w:val="6215A871"/>
    <w:rsid w:val="62205115"/>
    <w:rsid w:val="62205750"/>
    <w:rsid w:val="62269277"/>
    <w:rsid w:val="62284280"/>
    <w:rsid w:val="622BD5AD"/>
    <w:rsid w:val="62326384"/>
    <w:rsid w:val="62328D99"/>
    <w:rsid w:val="62329EF9"/>
    <w:rsid w:val="62359424"/>
    <w:rsid w:val="623879DC"/>
    <w:rsid w:val="6238E68B"/>
    <w:rsid w:val="62654D05"/>
    <w:rsid w:val="626936A7"/>
    <w:rsid w:val="626BB1B4"/>
    <w:rsid w:val="6276C99C"/>
    <w:rsid w:val="627B6BAE"/>
    <w:rsid w:val="628FBA44"/>
    <w:rsid w:val="629DE3E1"/>
    <w:rsid w:val="62A42F58"/>
    <w:rsid w:val="62A651BD"/>
    <w:rsid w:val="62AA10AC"/>
    <w:rsid w:val="62AB61E1"/>
    <w:rsid w:val="62B7B2B3"/>
    <w:rsid w:val="62BDDE0C"/>
    <w:rsid w:val="62C9E8AE"/>
    <w:rsid w:val="62CCF5E3"/>
    <w:rsid w:val="62D22679"/>
    <w:rsid w:val="62D40675"/>
    <w:rsid w:val="62D56F70"/>
    <w:rsid w:val="62D766C5"/>
    <w:rsid w:val="62DE7833"/>
    <w:rsid w:val="62E02BF6"/>
    <w:rsid w:val="62E24EF0"/>
    <w:rsid w:val="62E39A86"/>
    <w:rsid w:val="62E5FDBF"/>
    <w:rsid w:val="62E91BCF"/>
    <w:rsid w:val="62FCF1FB"/>
    <w:rsid w:val="630D104C"/>
    <w:rsid w:val="63101B4F"/>
    <w:rsid w:val="6314E062"/>
    <w:rsid w:val="6320E89C"/>
    <w:rsid w:val="633D7572"/>
    <w:rsid w:val="633E34CF"/>
    <w:rsid w:val="6340ABEA"/>
    <w:rsid w:val="63462C1C"/>
    <w:rsid w:val="634F8C81"/>
    <w:rsid w:val="635537B2"/>
    <w:rsid w:val="6355A7E6"/>
    <w:rsid w:val="6355DC4A"/>
    <w:rsid w:val="635973AC"/>
    <w:rsid w:val="636547C4"/>
    <w:rsid w:val="6366F8BF"/>
    <w:rsid w:val="636771DB"/>
    <w:rsid w:val="637F80D0"/>
    <w:rsid w:val="638E8EBB"/>
    <w:rsid w:val="638F5AB9"/>
    <w:rsid w:val="639065EC"/>
    <w:rsid w:val="6393C471"/>
    <w:rsid w:val="63A30CE5"/>
    <w:rsid w:val="63A3BE95"/>
    <w:rsid w:val="63ACE540"/>
    <w:rsid w:val="63B6E068"/>
    <w:rsid w:val="63B87BD2"/>
    <w:rsid w:val="63B96C54"/>
    <w:rsid w:val="63C0B398"/>
    <w:rsid w:val="63C64156"/>
    <w:rsid w:val="63C8D8AA"/>
    <w:rsid w:val="63D26C19"/>
    <w:rsid w:val="63D5DFC4"/>
    <w:rsid w:val="63D95D30"/>
    <w:rsid w:val="63E16504"/>
    <w:rsid w:val="63E8D126"/>
    <w:rsid w:val="63EE5BBD"/>
    <w:rsid w:val="63F5E704"/>
    <w:rsid w:val="63F63DDC"/>
    <w:rsid w:val="63F7C699"/>
    <w:rsid w:val="63FD11F6"/>
    <w:rsid w:val="64029A40"/>
    <w:rsid w:val="64075484"/>
    <w:rsid w:val="6409C104"/>
    <w:rsid w:val="6409C928"/>
    <w:rsid w:val="6414913F"/>
    <w:rsid w:val="64150089"/>
    <w:rsid w:val="641D1BE1"/>
    <w:rsid w:val="642354A0"/>
    <w:rsid w:val="642459FE"/>
    <w:rsid w:val="642618D7"/>
    <w:rsid w:val="64265217"/>
    <w:rsid w:val="64326EFC"/>
    <w:rsid w:val="643BBB14"/>
    <w:rsid w:val="644167F3"/>
    <w:rsid w:val="6444EE87"/>
    <w:rsid w:val="644C63D9"/>
    <w:rsid w:val="64538A64"/>
    <w:rsid w:val="6456E42A"/>
    <w:rsid w:val="6461EDBB"/>
    <w:rsid w:val="64639F2A"/>
    <w:rsid w:val="64642E56"/>
    <w:rsid w:val="646491CE"/>
    <w:rsid w:val="64668280"/>
    <w:rsid w:val="6468D3CA"/>
    <w:rsid w:val="646A41C4"/>
    <w:rsid w:val="646F921D"/>
    <w:rsid w:val="6474972E"/>
    <w:rsid w:val="647A10A3"/>
    <w:rsid w:val="6484513A"/>
    <w:rsid w:val="6488F6AE"/>
    <w:rsid w:val="6489B7FF"/>
    <w:rsid w:val="648A9212"/>
    <w:rsid w:val="64A80103"/>
    <w:rsid w:val="64A9B072"/>
    <w:rsid w:val="64A9DD28"/>
    <w:rsid w:val="64AE3563"/>
    <w:rsid w:val="64B9EF4D"/>
    <w:rsid w:val="64BB0D21"/>
    <w:rsid w:val="64C95EE6"/>
    <w:rsid w:val="64CD1793"/>
    <w:rsid w:val="64DC3AE0"/>
    <w:rsid w:val="64DC7CFA"/>
    <w:rsid w:val="64DCF960"/>
    <w:rsid w:val="64DEB2AC"/>
    <w:rsid w:val="64DF3526"/>
    <w:rsid w:val="64E51711"/>
    <w:rsid w:val="64E7606D"/>
    <w:rsid w:val="64EC5C3E"/>
    <w:rsid w:val="64F0FA33"/>
    <w:rsid w:val="650F2678"/>
    <w:rsid w:val="650FD306"/>
    <w:rsid w:val="6518159C"/>
    <w:rsid w:val="651DC4E4"/>
    <w:rsid w:val="652429DF"/>
    <w:rsid w:val="653735A9"/>
    <w:rsid w:val="653AA9C2"/>
    <w:rsid w:val="653ABAAA"/>
    <w:rsid w:val="653D529B"/>
    <w:rsid w:val="653E370A"/>
    <w:rsid w:val="6546BF62"/>
    <w:rsid w:val="6552B3BB"/>
    <w:rsid w:val="6576652D"/>
    <w:rsid w:val="65776DBE"/>
    <w:rsid w:val="65904CE4"/>
    <w:rsid w:val="659B957D"/>
    <w:rsid w:val="659CC24E"/>
    <w:rsid w:val="65A4982C"/>
    <w:rsid w:val="65BE2482"/>
    <w:rsid w:val="65C40877"/>
    <w:rsid w:val="65C4C3AE"/>
    <w:rsid w:val="65D198C7"/>
    <w:rsid w:val="65E289DB"/>
    <w:rsid w:val="65E8D0EB"/>
    <w:rsid w:val="65F4296B"/>
    <w:rsid w:val="662019D9"/>
    <w:rsid w:val="662E2FC4"/>
    <w:rsid w:val="66346FD8"/>
    <w:rsid w:val="66361759"/>
    <w:rsid w:val="663BC6CB"/>
    <w:rsid w:val="66408E0D"/>
    <w:rsid w:val="6640EBDA"/>
    <w:rsid w:val="664BC29A"/>
    <w:rsid w:val="664C2D33"/>
    <w:rsid w:val="664D29F5"/>
    <w:rsid w:val="6659FE87"/>
    <w:rsid w:val="665AB36F"/>
    <w:rsid w:val="666156A5"/>
    <w:rsid w:val="6673E264"/>
    <w:rsid w:val="667C7063"/>
    <w:rsid w:val="668058F8"/>
    <w:rsid w:val="6682F44C"/>
    <w:rsid w:val="6687AB9D"/>
    <w:rsid w:val="6690DC05"/>
    <w:rsid w:val="66944897"/>
    <w:rsid w:val="6694B4E1"/>
    <w:rsid w:val="669A906C"/>
    <w:rsid w:val="66A04EC5"/>
    <w:rsid w:val="66A891B5"/>
    <w:rsid w:val="66A9E72F"/>
    <w:rsid w:val="66AF5236"/>
    <w:rsid w:val="66BC1CC9"/>
    <w:rsid w:val="66DCD114"/>
    <w:rsid w:val="66DE750A"/>
    <w:rsid w:val="66E64941"/>
    <w:rsid w:val="66E6D033"/>
    <w:rsid w:val="66E79A37"/>
    <w:rsid w:val="66F34A9F"/>
    <w:rsid w:val="66F35477"/>
    <w:rsid w:val="66FDE581"/>
    <w:rsid w:val="670D6835"/>
    <w:rsid w:val="6714FFA4"/>
    <w:rsid w:val="67173137"/>
    <w:rsid w:val="6729DDC4"/>
    <w:rsid w:val="672C1B4A"/>
    <w:rsid w:val="67399BD3"/>
    <w:rsid w:val="67402014"/>
    <w:rsid w:val="6749F9B0"/>
    <w:rsid w:val="67557B6A"/>
    <w:rsid w:val="675932A0"/>
    <w:rsid w:val="675B86D2"/>
    <w:rsid w:val="675F7F4C"/>
    <w:rsid w:val="67666DA9"/>
    <w:rsid w:val="676B0104"/>
    <w:rsid w:val="6779DA94"/>
    <w:rsid w:val="67820122"/>
    <w:rsid w:val="67938CDE"/>
    <w:rsid w:val="67A5E5A6"/>
    <w:rsid w:val="67A69B4A"/>
    <w:rsid w:val="67B65384"/>
    <w:rsid w:val="67C110A5"/>
    <w:rsid w:val="67C138BC"/>
    <w:rsid w:val="67C5772A"/>
    <w:rsid w:val="67D64C72"/>
    <w:rsid w:val="67D7B12C"/>
    <w:rsid w:val="67D8BA4E"/>
    <w:rsid w:val="67EB03F0"/>
    <w:rsid w:val="67EC9C66"/>
    <w:rsid w:val="67F5CC24"/>
    <w:rsid w:val="67F933EA"/>
    <w:rsid w:val="67F99A7A"/>
    <w:rsid w:val="680696CA"/>
    <w:rsid w:val="68079D23"/>
    <w:rsid w:val="680B1B1A"/>
    <w:rsid w:val="680C7310"/>
    <w:rsid w:val="680DE98B"/>
    <w:rsid w:val="681E1A31"/>
    <w:rsid w:val="682A1225"/>
    <w:rsid w:val="682B43DD"/>
    <w:rsid w:val="682FE3A6"/>
    <w:rsid w:val="6835C79D"/>
    <w:rsid w:val="6838787D"/>
    <w:rsid w:val="683AFFF2"/>
    <w:rsid w:val="683F4C74"/>
    <w:rsid w:val="6848E214"/>
    <w:rsid w:val="68497DFB"/>
    <w:rsid w:val="68546A34"/>
    <w:rsid w:val="686C8AD1"/>
    <w:rsid w:val="68720E21"/>
    <w:rsid w:val="68737CBB"/>
    <w:rsid w:val="687E3CA6"/>
    <w:rsid w:val="6880CE7E"/>
    <w:rsid w:val="6888E927"/>
    <w:rsid w:val="6889C5B1"/>
    <w:rsid w:val="68928326"/>
    <w:rsid w:val="689880C5"/>
    <w:rsid w:val="689BF229"/>
    <w:rsid w:val="689F5F7C"/>
    <w:rsid w:val="68A54BEC"/>
    <w:rsid w:val="68A9412E"/>
    <w:rsid w:val="68B7418B"/>
    <w:rsid w:val="68B8207F"/>
    <w:rsid w:val="68C09FC0"/>
    <w:rsid w:val="68C0ADAF"/>
    <w:rsid w:val="68CBBA46"/>
    <w:rsid w:val="68CDA6EA"/>
    <w:rsid w:val="68D1EC50"/>
    <w:rsid w:val="68D30A12"/>
    <w:rsid w:val="68E45CAA"/>
    <w:rsid w:val="68E9DB0C"/>
    <w:rsid w:val="68ECB00D"/>
    <w:rsid w:val="68F47CDF"/>
    <w:rsid w:val="68FD8C60"/>
    <w:rsid w:val="69066E37"/>
    <w:rsid w:val="6913B1C8"/>
    <w:rsid w:val="691E9945"/>
    <w:rsid w:val="6922C74A"/>
    <w:rsid w:val="693701F2"/>
    <w:rsid w:val="69430417"/>
    <w:rsid w:val="69483EBB"/>
    <w:rsid w:val="69526A78"/>
    <w:rsid w:val="6957D484"/>
    <w:rsid w:val="695A4D68"/>
    <w:rsid w:val="695C914C"/>
    <w:rsid w:val="6964DFE8"/>
    <w:rsid w:val="6968D93A"/>
    <w:rsid w:val="696DC33A"/>
    <w:rsid w:val="6974AC6A"/>
    <w:rsid w:val="697E22D4"/>
    <w:rsid w:val="69850978"/>
    <w:rsid w:val="698A98CD"/>
    <w:rsid w:val="698DE733"/>
    <w:rsid w:val="6991C486"/>
    <w:rsid w:val="699AD48D"/>
    <w:rsid w:val="69A304FA"/>
    <w:rsid w:val="69A5BA84"/>
    <w:rsid w:val="69ACB2CB"/>
    <w:rsid w:val="69B7D8E9"/>
    <w:rsid w:val="69D48669"/>
    <w:rsid w:val="69DADF98"/>
    <w:rsid w:val="69E01802"/>
    <w:rsid w:val="69E02CE3"/>
    <w:rsid w:val="69E80BD2"/>
    <w:rsid w:val="69E922C0"/>
    <w:rsid w:val="69E9A57C"/>
    <w:rsid w:val="69EE8C95"/>
    <w:rsid w:val="69F018BD"/>
    <w:rsid w:val="69F2E27F"/>
    <w:rsid w:val="69F489A6"/>
    <w:rsid w:val="69F77229"/>
    <w:rsid w:val="6A06F5E6"/>
    <w:rsid w:val="6A07BE73"/>
    <w:rsid w:val="6A18B031"/>
    <w:rsid w:val="6A1BDA20"/>
    <w:rsid w:val="6A1E8018"/>
    <w:rsid w:val="6A1F956F"/>
    <w:rsid w:val="6A316C0F"/>
    <w:rsid w:val="6A34FAF2"/>
    <w:rsid w:val="6A432BAB"/>
    <w:rsid w:val="6A45DBF1"/>
    <w:rsid w:val="6A45F4BA"/>
    <w:rsid w:val="6A4D489C"/>
    <w:rsid w:val="6A580128"/>
    <w:rsid w:val="6A6F52B9"/>
    <w:rsid w:val="6A747C24"/>
    <w:rsid w:val="6A763F7C"/>
    <w:rsid w:val="6A766DF9"/>
    <w:rsid w:val="6A76AA45"/>
    <w:rsid w:val="6A76FF65"/>
    <w:rsid w:val="6A801880"/>
    <w:rsid w:val="6A829404"/>
    <w:rsid w:val="6A895074"/>
    <w:rsid w:val="6A896760"/>
    <w:rsid w:val="6A90ADE8"/>
    <w:rsid w:val="6A97BE85"/>
    <w:rsid w:val="6A9F277C"/>
    <w:rsid w:val="6AA2286A"/>
    <w:rsid w:val="6AAEDA17"/>
    <w:rsid w:val="6AAF7251"/>
    <w:rsid w:val="6AB703D8"/>
    <w:rsid w:val="6ABC1953"/>
    <w:rsid w:val="6ABC6428"/>
    <w:rsid w:val="6ABC7B64"/>
    <w:rsid w:val="6AC629C2"/>
    <w:rsid w:val="6ACD2EFB"/>
    <w:rsid w:val="6ADC94E1"/>
    <w:rsid w:val="6AE7C8B6"/>
    <w:rsid w:val="6AE882B2"/>
    <w:rsid w:val="6AEB4D3C"/>
    <w:rsid w:val="6AF109A4"/>
    <w:rsid w:val="6AF41B63"/>
    <w:rsid w:val="6AF55E3F"/>
    <w:rsid w:val="6AF985A8"/>
    <w:rsid w:val="6B06DFA9"/>
    <w:rsid w:val="6B1B8F57"/>
    <w:rsid w:val="6B1C3008"/>
    <w:rsid w:val="6B1E5197"/>
    <w:rsid w:val="6B2EEFF0"/>
    <w:rsid w:val="6B3B786D"/>
    <w:rsid w:val="6B428A4E"/>
    <w:rsid w:val="6B448549"/>
    <w:rsid w:val="6B4661A7"/>
    <w:rsid w:val="6B4E7AED"/>
    <w:rsid w:val="6B5D7112"/>
    <w:rsid w:val="6B70B7E5"/>
    <w:rsid w:val="6B73CF5D"/>
    <w:rsid w:val="6B79D33B"/>
    <w:rsid w:val="6B7F22E1"/>
    <w:rsid w:val="6B8B8462"/>
    <w:rsid w:val="6B94F42A"/>
    <w:rsid w:val="6B95B020"/>
    <w:rsid w:val="6B98D8ED"/>
    <w:rsid w:val="6B9A3FCD"/>
    <w:rsid w:val="6B9C3920"/>
    <w:rsid w:val="6BA21DB4"/>
    <w:rsid w:val="6BA875C6"/>
    <w:rsid w:val="6BAEBFFD"/>
    <w:rsid w:val="6BB834AC"/>
    <w:rsid w:val="6BBD1DD1"/>
    <w:rsid w:val="6BBFCC36"/>
    <w:rsid w:val="6BC145C4"/>
    <w:rsid w:val="6BCA21E5"/>
    <w:rsid w:val="6BCD0A10"/>
    <w:rsid w:val="6BD772D7"/>
    <w:rsid w:val="6BDA7EDA"/>
    <w:rsid w:val="6BE32D75"/>
    <w:rsid w:val="6BE96CA9"/>
    <w:rsid w:val="6BF8265C"/>
    <w:rsid w:val="6BF93BCD"/>
    <w:rsid w:val="6C087506"/>
    <w:rsid w:val="6C11F294"/>
    <w:rsid w:val="6C144491"/>
    <w:rsid w:val="6C1B6A2B"/>
    <w:rsid w:val="6C24A7B3"/>
    <w:rsid w:val="6C2EF535"/>
    <w:rsid w:val="6C390B54"/>
    <w:rsid w:val="6C3B872B"/>
    <w:rsid w:val="6C3EDD4C"/>
    <w:rsid w:val="6C48C107"/>
    <w:rsid w:val="6C4B6A6A"/>
    <w:rsid w:val="6C4FA7DE"/>
    <w:rsid w:val="6C51E912"/>
    <w:rsid w:val="6C57BF9D"/>
    <w:rsid w:val="6C589BF7"/>
    <w:rsid w:val="6C636324"/>
    <w:rsid w:val="6C66CB2E"/>
    <w:rsid w:val="6C6870E6"/>
    <w:rsid w:val="6C6CEE1F"/>
    <w:rsid w:val="6C6D7662"/>
    <w:rsid w:val="6C728DE6"/>
    <w:rsid w:val="6C757A45"/>
    <w:rsid w:val="6C9C2A16"/>
    <w:rsid w:val="6CA578D4"/>
    <w:rsid w:val="6CAA85E6"/>
    <w:rsid w:val="6CAEC981"/>
    <w:rsid w:val="6CAEFCC8"/>
    <w:rsid w:val="6CBF30C7"/>
    <w:rsid w:val="6CC32927"/>
    <w:rsid w:val="6CD0856F"/>
    <w:rsid w:val="6CD0F8EA"/>
    <w:rsid w:val="6CD93269"/>
    <w:rsid w:val="6CDA9ABD"/>
    <w:rsid w:val="6CEF2166"/>
    <w:rsid w:val="6CF09433"/>
    <w:rsid w:val="6CF0C603"/>
    <w:rsid w:val="6CF5CF07"/>
    <w:rsid w:val="6D062C8A"/>
    <w:rsid w:val="6D0672FC"/>
    <w:rsid w:val="6D0DF5A2"/>
    <w:rsid w:val="6D0F41D7"/>
    <w:rsid w:val="6D22685B"/>
    <w:rsid w:val="6D2D1C54"/>
    <w:rsid w:val="6D31EB5F"/>
    <w:rsid w:val="6D3B08E3"/>
    <w:rsid w:val="6D412C6E"/>
    <w:rsid w:val="6D4C15FA"/>
    <w:rsid w:val="6D4F86E4"/>
    <w:rsid w:val="6D4FBCA2"/>
    <w:rsid w:val="6D516035"/>
    <w:rsid w:val="6D51F585"/>
    <w:rsid w:val="6D5BDD11"/>
    <w:rsid w:val="6D7C521C"/>
    <w:rsid w:val="6D7F7233"/>
    <w:rsid w:val="6D873439"/>
    <w:rsid w:val="6D98710A"/>
    <w:rsid w:val="6D994B00"/>
    <w:rsid w:val="6D9E4E34"/>
    <w:rsid w:val="6D9EFBFF"/>
    <w:rsid w:val="6DA0FBFA"/>
    <w:rsid w:val="6DA41AE0"/>
    <w:rsid w:val="6DA55A2B"/>
    <w:rsid w:val="6DA5F541"/>
    <w:rsid w:val="6DA6E96B"/>
    <w:rsid w:val="6DB37B21"/>
    <w:rsid w:val="6DB77036"/>
    <w:rsid w:val="6DBBD640"/>
    <w:rsid w:val="6DBC9F7A"/>
    <w:rsid w:val="6DBE7F14"/>
    <w:rsid w:val="6DC60383"/>
    <w:rsid w:val="6DCBAA1F"/>
    <w:rsid w:val="6DD049DD"/>
    <w:rsid w:val="6DF2912C"/>
    <w:rsid w:val="6DFDA035"/>
    <w:rsid w:val="6E09B4A8"/>
    <w:rsid w:val="6E0A633F"/>
    <w:rsid w:val="6E1F4E52"/>
    <w:rsid w:val="6E2ACF4B"/>
    <w:rsid w:val="6E3612D6"/>
    <w:rsid w:val="6E40203D"/>
    <w:rsid w:val="6E4B39EC"/>
    <w:rsid w:val="6E5DF237"/>
    <w:rsid w:val="6E69A59F"/>
    <w:rsid w:val="6E6A3B16"/>
    <w:rsid w:val="6E763905"/>
    <w:rsid w:val="6E7674A0"/>
    <w:rsid w:val="6E8B6F75"/>
    <w:rsid w:val="6E933BD0"/>
    <w:rsid w:val="6E9F6F38"/>
    <w:rsid w:val="6EA0182E"/>
    <w:rsid w:val="6EA7051C"/>
    <w:rsid w:val="6EA8AF0B"/>
    <w:rsid w:val="6EAB5FE2"/>
    <w:rsid w:val="6EB3F0F3"/>
    <w:rsid w:val="6EB6FB98"/>
    <w:rsid w:val="6EB92375"/>
    <w:rsid w:val="6EC31ACD"/>
    <w:rsid w:val="6ED27381"/>
    <w:rsid w:val="6EEC7EAB"/>
    <w:rsid w:val="6EEEA7B5"/>
    <w:rsid w:val="6EF5B39A"/>
    <w:rsid w:val="6EFC7C7F"/>
    <w:rsid w:val="6F0342BA"/>
    <w:rsid w:val="6F036693"/>
    <w:rsid w:val="6F1886A9"/>
    <w:rsid w:val="6F218E09"/>
    <w:rsid w:val="6F25DCC6"/>
    <w:rsid w:val="6F2D9E65"/>
    <w:rsid w:val="6F2EBAFA"/>
    <w:rsid w:val="6F2FA1BE"/>
    <w:rsid w:val="6F343521"/>
    <w:rsid w:val="6F427742"/>
    <w:rsid w:val="6F49A4D7"/>
    <w:rsid w:val="6F4AA603"/>
    <w:rsid w:val="6F4D3BCA"/>
    <w:rsid w:val="6F4E7673"/>
    <w:rsid w:val="6F4F1E7C"/>
    <w:rsid w:val="6F54BF82"/>
    <w:rsid w:val="6F5C4F4C"/>
    <w:rsid w:val="6F62D90A"/>
    <w:rsid w:val="6F6E7C71"/>
    <w:rsid w:val="6F6EFBBA"/>
    <w:rsid w:val="6F6F3D1D"/>
    <w:rsid w:val="6F738619"/>
    <w:rsid w:val="6F7B5F86"/>
    <w:rsid w:val="6F8CCAC7"/>
    <w:rsid w:val="6F8E570A"/>
    <w:rsid w:val="6F8E7B25"/>
    <w:rsid w:val="6F8E82D5"/>
    <w:rsid w:val="6F9763C1"/>
    <w:rsid w:val="6F999BDC"/>
    <w:rsid w:val="6F9A3C69"/>
    <w:rsid w:val="6F9ED16B"/>
    <w:rsid w:val="6F9FC4CB"/>
    <w:rsid w:val="6FA4AD9C"/>
    <w:rsid w:val="6FB83FF3"/>
    <w:rsid w:val="6FBB3E69"/>
    <w:rsid w:val="6FBDBA70"/>
    <w:rsid w:val="6FC06174"/>
    <w:rsid w:val="6FC1AD81"/>
    <w:rsid w:val="6FC1D0B1"/>
    <w:rsid w:val="6FCF3B28"/>
    <w:rsid w:val="6FE08819"/>
    <w:rsid w:val="6FF0976D"/>
    <w:rsid w:val="6FF55BC3"/>
    <w:rsid w:val="70140636"/>
    <w:rsid w:val="702AFABC"/>
    <w:rsid w:val="70361B56"/>
    <w:rsid w:val="70398314"/>
    <w:rsid w:val="704B520F"/>
    <w:rsid w:val="704BF868"/>
    <w:rsid w:val="704CC1BF"/>
    <w:rsid w:val="7058C381"/>
    <w:rsid w:val="7066BC07"/>
    <w:rsid w:val="706A59C1"/>
    <w:rsid w:val="7070208D"/>
    <w:rsid w:val="7073E497"/>
    <w:rsid w:val="707480EB"/>
    <w:rsid w:val="70785359"/>
    <w:rsid w:val="70859931"/>
    <w:rsid w:val="708CBCCB"/>
    <w:rsid w:val="7093A3BB"/>
    <w:rsid w:val="70950520"/>
    <w:rsid w:val="70A2B8B6"/>
    <w:rsid w:val="70B8FB0B"/>
    <w:rsid w:val="70BACF75"/>
    <w:rsid w:val="70D0AEB1"/>
    <w:rsid w:val="70D0B1D9"/>
    <w:rsid w:val="70D36157"/>
    <w:rsid w:val="70DE42FA"/>
    <w:rsid w:val="70E62860"/>
    <w:rsid w:val="70EC563B"/>
    <w:rsid w:val="70F2A1D4"/>
    <w:rsid w:val="71099A20"/>
    <w:rsid w:val="710B2E53"/>
    <w:rsid w:val="71104788"/>
    <w:rsid w:val="7111BCBB"/>
    <w:rsid w:val="711A21F2"/>
    <w:rsid w:val="711B3C22"/>
    <w:rsid w:val="7121970E"/>
    <w:rsid w:val="7127EBED"/>
    <w:rsid w:val="712B2CDB"/>
    <w:rsid w:val="71305724"/>
    <w:rsid w:val="714CCE79"/>
    <w:rsid w:val="714D8D3D"/>
    <w:rsid w:val="7152DD80"/>
    <w:rsid w:val="71531651"/>
    <w:rsid w:val="715A0C2B"/>
    <w:rsid w:val="715BD2ED"/>
    <w:rsid w:val="715C5377"/>
    <w:rsid w:val="716333C8"/>
    <w:rsid w:val="7165D5E4"/>
    <w:rsid w:val="7169E01B"/>
    <w:rsid w:val="717308BE"/>
    <w:rsid w:val="7192B98B"/>
    <w:rsid w:val="7193E547"/>
    <w:rsid w:val="719410E0"/>
    <w:rsid w:val="71A229D1"/>
    <w:rsid w:val="71A3942B"/>
    <w:rsid w:val="71A3D67B"/>
    <w:rsid w:val="71A8AFEB"/>
    <w:rsid w:val="71B97960"/>
    <w:rsid w:val="71BA2162"/>
    <w:rsid w:val="71BC94B0"/>
    <w:rsid w:val="71C34292"/>
    <w:rsid w:val="71C4EE2C"/>
    <w:rsid w:val="71C553B2"/>
    <w:rsid w:val="71C591D4"/>
    <w:rsid w:val="71C5CBA4"/>
    <w:rsid w:val="71C6B85F"/>
    <w:rsid w:val="71CA2D08"/>
    <w:rsid w:val="71CEBD7C"/>
    <w:rsid w:val="71E0FD8E"/>
    <w:rsid w:val="71E1C037"/>
    <w:rsid w:val="71F1C830"/>
    <w:rsid w:val="71F5E987"/>
    <w:rsid w:val="720220B4"/>
    <w:rsid w:val="720808E4"/>
    <w:rsid w:val="72082A4C"/>
    <w:rsid w:val="72203FEB"/>
    <w:rsid w:val="7225B5D5"/>
    <w:rsid w:val="7226E989"/>
    <w:rsid w:val="722AEA55"/>
    <w:rsid w:val="722C94B8"/>
    <w:rsid w:val="7231A324"/>
    <w:rsid w:val="723D29C7"/>
    <w:rsid w:val="7241D26E"/>
    <w:rsid w:val="724C6DE0"/>
    <w:rsid w:val="724F3A48"/>
    <w:rsid w:val="7256A9EA"/>
    <w:rsid w:val="725CF419"/>
    <w:rsid w:val="72709B67"/>
    <w:rsid w:val="728ADB4D"/>
    <w:rsid w:val="728FBC40"/>
    <w:rsid w:val="729458AD"/>
    <w:rsid w:val="72A00F73"/>
    <w:rsid w:val="72AE878C"/>
    <w:rsid w:val="72C504DB"/>
    <w:rsid w:val="72CA6F48"/>
    <w:rsid w:val="72D440E5"/>
    <w:rsid w:val="72D48097"/>
    <w:rsid w:val="72D4F1CC"/>
    <w:rsid w:val="72DC4F9E"/>
    <w:rsid w:val="72E609F0"/>
    <w:rsid w:val="72E641F3"/>
    <w:rsid w:val="72EB617C"/>
    <w:rsid w:val="72ED0782"/>
    <w:rsid w:val="72EDFE4F"/>
    <w:rsid w:val="72F208D6"/>
    <w:rsid w:val="7305791C"/>
    <w:rsid w:val="73060F07"/>
    <w:rsid w:val="73101D4E"/>
    <w:rsid w:val="731189FD"/>
    <w:rsid w:val="7311B799"/>
    <w:rsid w:val="731B675B"/>
    <w:rsid w:val="731C3960"/>
    <w:rsid w:val="731E6A8D"/>
    <w:rsid w:val="732E35A3"/>
    <w:rsid w:val="7333A0EE"/>
    <w:rsid w:val="733968B2"/>
    <w:rsid w:val="73471D88"/>
    <w:rsid w:val="7347DE38"/>
    <w:rsid w:val="734C5749"/>
    <w:rsid w:val="734E5FD6"/>
    <w:rsid w:val="735BA6B0"/>
    <w:rsid w:val="7363D7FA"/>
    <w:rsid w:val="7367E3F7"/>
    <w:rsid w:val="7369E06A"/>
    <w:rsid w:val="736D2018"/>
    <w:rsid w:val="7373750A"/>
    <w:rsid w:val="7382A562"/>
    <w:rsid w:val="73834F02"/>
    <w:rsid w:val="738ADA04"/>
    <w:rsid w:val="738B41A1"/>
    <w:rsid w:val="738E53B0"/>
    <w:rsid w:val="7394A025"/>
    <w:rsid w:val="739EA535"/>
    <w:rsid w:val="73A56689"/>
    <w:rsid w:val="73ABD9B5"/>
    <w:rsid w:val="73ABE579"/>
    <w:rsid w:val="73B8D233"/>
    <w:rsid w:val="73BA6883"/>
    <w:rsid w:val="73C505FC"/>
    <w:rsid w:val="73CE4716"/>
    <w:rsid w:val="73D488A9"/>
    <w:rsid w:val="73D4E252"/>
    <w:rsid w:val="73D6C15E"/>
    <w:rsid w:val="73D88222"/>
    <w:rsid w:val="73DA4BFD"/>
    <w:rsid w:val="73DAFCD6"/>
    <w:rsid w:val="73E4FED7"/>
    <w:rsid w:val="73ECFAC9"/>
    <w:rsid w:val="73F1732A"/>
    <w:rsid w:val="74062319"/>
    <w:rsid w:val="7408C5F3"/>
    <w:rsid w:val="741A4DE6"/>
    <w:rsid w:val="741A647C"/>
    <w:rsid w:val="7423AC71"/>
    <w:rsid w:val="74269A27"/>
    <w:rsid w:val="742D2A9A"/>
    <w:rsid w:val="742E6F1E"/>
    <w:rsid w:val="742FE3CA"/>
    <w:rsid w:val="743B8B5E"/>
    <w:rsid w:val="74459396"/>
    <w:rsid w:val="7445B373"/>
    <w:rsid w:val="744AA74D"/>
    <w:rsid w:val="744DC4E9"/>
    <w:rsid w:val="745637F8"/>
    <w:rsid w:val="745CA89F"/>
    <w:rsid w:val="74653064"/>
    <w:rsid w:val="746D9506"/>
    <w:rsid w:val="746FAF59"/>
    <w:rsid w:val="747592B2"/>
    <w:rsid w:val="747B9EAC"/>
    <w:rsid w:val="748935FA"/>
    <w:rsid w:val="748CEC24"/>
    <w:rsid w:val="74914765"/>
    <w:rsid w:val="7492C972"/>
    <w:rsid w:val="749467D4"/>
    <w:rsid w:val="74948CF9"/>
    <w:rsid w:val="749B53D1"/>
    <w:rsid w:val="74A22ED0"/>
    <w:rsid w:val="74A37146"/>
    <w:rsid w:val="74A765F8"/>
    <w:rsid w:val="74A89FF2"/>
    <w:rsid w:val="74AB705F"/>
    <w:rsid w:val="74AD41C4"/>
    <w:rsid w:val="74B46252"/>
    <w:rsid w:val="74B4E4D5"/>
    <w:rsid w:val="74B76DB5"/>
    <w:rsid w:val="74BADEE7"/>
    <w:rsid w:val="74C5C93E"/>
    <w:rsid w:val="74CEB268"/>
    <w:rsid w:val="74D13435"/>
    <w:rsid w:val="74D2E1A1"/>
    <w:rsid w:val="74D5ECD1"/>
    <w:rsid w:val="74D6611D"/>
    <w:rsid w:val="74DB74B8"/>
    <w:rsid w:val="74DD43DB"/>
    <w:rsid w:val="74E3EB7D"/>
    <w:rsid w:val="74E50339"/>
    <w:rsid w:val="74E7D7FA"/>
    <w:rsid w:val="74F9F9BF"/>
    <w:rsid w:val="7503FFE7"/>
    <w:rsid w:val="7505D622"/>
    <w:rsid w:val="75080DFC"/>
    <w:rsid w:val="750B1E70"/>
    <w:rsid w:val="7511133E"/>
    <w:rsid w:val="75185153"/>
    <w:rsid w:val="7519CFDC"/>
    <w:rsid w:val="7521EE8E"/>
    <w:rsid w:val="752281FF"/>
    <w:rsid w:val="753513D6"/>
    <w:rsid w:val="753EA657"/>
    <w:rsid w:val="754FF47A"/>
    <w:rsid w:val="7555DC26"/>
    <w:rsid w:val="75586657"/>
    <w:rsid w:val="755992BB"/>
    <w:rsid w:val="7566394C"/>
    <w:rsid w:val="756DC2F1"/>
    <w:rsid w:val="7574FF37"/>
    <w:rsid w:val="757617C5"/>
    <w:rsid w:val="757F7BC8"/>
    <w:rsid w:val="758CE99A"/>
    <w:rsid w:val="759BECF2"/>
    <w:rsid w:val="759FB652"/>
    <w:rsid w:val="75A352D6"/>
    <w:rsid w:val="75A9F6B3"/>
    <w:rsid w:val="75AC24E2"/>
    <w:rsid w:val="75B84F54"/>
    <w:rsid w:val="75B8E4D5"/>
    <w:rsid w:val="75D2592E"/>
    <w:rsid w:val="75E1EACB"/>
    <w:rsid w:val="75F4A48C"/>
    <w:rsid w:val="75F9D26D"/>
    <w:rsid w:val="75FBF310"/>
    <w:rsid w:val="75FE53E7"/>
    <w:rsid w:val="7605F7A4"/>
    <w:rsid w:val="760D7DF5"/>
    <w:rsid w:val="76113AE3"/>
    <w:rsid w:val="761CBB57"/>
    <w:rsid w:val="76394E26"/>
    <w:rsid w:val="763AB755"/>
    <w:rsid w:val="763FCC9F"/>
    <w:rsid w:val="76430B33"/>
    <w:rsid w:val="764D17FF"/>
    <w:rsid w:val="764E3429"/>
    <w:rsid w:val="7653F68C"/>
    <w:rsid w:val="76547C3B"/>
    <w:rsid w:val="765C30E1"/>
    <w:rsid w:val="765E6BC0"/>
    <w:rsid w:val="7664BC29"/>
    <w:rsid w:val="76746CD1"/>
    <w:rsid w:val="7676FA89"/>
    <w:rsid w:val="767E629C"/>
    <w:rsid w:val="768B5587"/>
    <w:rsid w:val="768F6B1C"/>
    <w:rsid w:val="7694DCD3"/>
    <w:rsid w:val="769900E8"/>
    <w:rsid w:val="76A5A4F8"/>
    <w:rsid w:val="76A7A310"/>
    <w:rsid w:val="76B1B276"/>
    <w:rsid w:val="76C65D4D"/>
    <w:rsid w:val="76C7CDAA"/>
    <w:rsid w:val="76D03BA1"/>
    <w:rsid w:val="76D0FC71"/>
    <w:rsid w:val="76DB42E6"/>
    <w:rsid w:val="76E04BA9"/>
    <w:rsid w:val="76E77A64"/>
    <w:rsid w:val="76F35AA6"/>
    <w:rsid w:val="76F59F3B"/>
    <w:rsid w:val="76F61EFC"/>
    <w:rsid w:val="76FB29FC"/>
    <w:rsid w:val="76FF2484"/>
    <w:rsid w:val="770A64AE"/>
    <w:rsid w:val="7711F99D"/>
    <w:rsid w:val="7713AFCA"/>
    <w:rsid w:val="771798EA"/>
    <w:rsid w:val="772435C1"/>
    <w:rsid w:val="7725B96F"/>
    <w:rsid w:val="773A6BA0"/>
    <w:rsid w:val="7742348E"/>
    <w:rsid w:val="77454A42"/>
    <w:rsid w:val="774BB83D"/>
    <w:rsid w:val="77554144"/>
    <w:rsid w:val="77586A57"/>
    <w:rsid w:val="775A4FB0"/>
    <w:rsid w:val="775CFF1F"/>
    <w:rsid w:val="777999B9"/>
    <w:rsid w:val="7782EE2E"/>
    <w:rsid w:val="778B3642"/>
    <w:rsid w:val="7791B995"/>
    <w:rsid w:val="7797B2B3"/>
    <w:rsid w:val="77A203C3"/>
    <w:rsid w:val="77A9CFF2"/>
    <w:rsid w:val="77BD0976"/>
    <w:rsid w:val="77C079B7"/>
    <w:rsid w:val="77D32E18"/>
    <w:rsid w:val="77DC753F"/>
    <w:rsid w:val="77DE22D1"/>
    <w:rsid w:val="77E14625"/>
    <w:rsid w:val="77E5964B"/>
    <w:rsid w:val="77E78B73"/>
    <w:rsid w:val="77EF4B52"/>
    <w:rsid w:val="77F389A0"/>
    <w:rsid w:val="78043F70"/>
    <w:rsid w:val="7806263A"/>
    <w:rsid w:val="78184288"/>
    <w:rsid w:val="781F284E"/>
    <w:rsid w:val="78203D24"/>
    <w:rsid w:val="783189E8"/>
    <w:rsid w:val="7832263F"/>
    <w:rsid w:val="7836B6D9"/>
    <w:rsid w:val="783A7AA7"/>
    <w:rsid w:val="783D2722"/>
    <w:rsid w:val="7846AD65"/>
    <w:rsid w:val="7849715E"/>
    <w:rsid w:val="784FF38E"/>
    <w:rsid w:val="78509B42"/>
    <w:rsid w:val="78602B0E"/>
    <w:rsid w:val="78632E0D"/>
    <w:rsid w:val="78693283"/>
    <w:rsid w:val="786B5529"/>
    <w:rsid w:val="7888FCA4"/>
    <w:rsid w:val="788B43B2"/>
    <w:rsid w:val="788C9BE3"/>
    <w:rsid w:val="788EAC7F"/>
    <w:rsid w:val="789FE7D0"/>
    <w:rsid w:val="78B358DE"/>
    <w:rsid w:val="78C121EE"/>
    <w:rsid w:val="78C513A1"/>
    <w:rsid w:val="78DFC1BC"/>
    <w:rsid w:val="78E14F5F"/>
    <w:rsid w:val="78E7530D"/>
    <w:rsid w:val="78EF69FC"/>
    <w:rsid w:val="7904F68C"/>
    <w:rsid w:val="7914FCB1"/>
    <w:rsid w:val="79166521"/>
    <w:rsid w:val="79181DC5"/>
    <w:rsid w:val="79284E27"/>
    <w:rsid w:val="792B6B37"/>
    <w:rsid w:val="7930F5E1"/>
    <w:rsid w:val="793A77E4"/>
    <w:rsid w:val="793F2457"/>
    <w:rsid w:val="79438259"/>
    <w:rsid w:val="79557DBB"/>
    <w:rsid w:val="7955E4DD"/>
    <w:rsid w:val="7957CA75"/>
    <w:rsid w:val="7959FE27"/>
    <w:rsid w:val="796BC223"/>
    <w:rsid w:val="796D1B7D"/>
    <w:rsid w:val="79736B3A"/>
    <w:rsid w:val="7974CA7E"/>
    <w:rsid w:val="7989AC7B"/>
    <w:rsid w:val="79931791"/>
    <w:rsid w:val="79963656"/>
    <w:rsid w:val="79AADE7B"/>
    <w:rsid w:val="79ACD044"/>
    <w:rsid w:val="79ADE3E2"/>
    <w:rsid w:val="79BDEC33"/>
    <w:rsid w:val="79CA99D5"/>
    <w:rsid w:val="79D0649E"/>
    <w:rsid w:val="79D14916"/>
    <w:rsid w:val="79D5F12D"/>
    <w:rsid w:val="79D8B2AD"/>
    <w:rsid w:val="79DA6940"/>
    <w:rsid w:val="79DC5170"/>
    <w:rsid w:val="79DC6D4E"/>
    <w:rsid w:val="79DEF974"/>
    <w:rsid w:val="79F82D50"/>
    <w:rsid w:val="79F89BB1"/>
    <w:rsid w:val="7A04DB61"/>
    <w:rsid w:val="7A082697"/>
    <w:rsid w:val="7A4A24D7"/>
    <w:rsid w:val="7A55B3BF"/>
    <w:rsid w:val="7A599CC1"/>
    <w:rsid w:val="7A5F2DC3"/>
    <w:rsid w:val="7A696F59"/>
    <w:rsid w:val="7A75F589"/>
    <w:rsid w:val="7A76F648"/>
    <w:rsid w:val="7A7D9AB8"/>
    <w:rsid w:val="7A89B07B"/>
    <w:rsid w:val="7A8B4F54"/>
    <w:rsid w:val="7A931D9C"/>
    <w:rsid w:val="7A9960AB"/>
    <w:rsid w:val="7AA3F14F"/>
    <w:rsid w:val="7AB066EA"/>
    <w:rsid w:val="7AB3C0E3"/>
    <w:rsid w:val="7AC5C148"/>
    <w:rsid w:val="7ACEB4E7"/>
    <w:rsid w:val="7AD6B708"/>
    <w:rsid w:val="7ADA2922"/>
    <w:rsid w:val="7ADBA7FF"/>
    <w:rsid w:val="7AE36EFA"/>
    <w:rsid w:val="7AF91262"/>
    <w:rsid w:val="7B09E1D2"/>
    <w:rsid w:val="7B0A2CE1"/>
    <w:rsid w:val="7B0C49FA"/>
    <w:rsid w:val="7B0D06B4"/>
    <w:rsid w:val="7B0E93E8"/>
    <w:rsid w:val="7B10B5E9"/>
    <w:rsid w:val="7B17E6A5"/>
    <w:rsid w:val="7B1B6F45"/>
    <w:rsid w:val="7B24CD88"/>
    <w:rsid w:val="7B2997B9"/>
    <w:rsid w:val="7B3838DA"/>
    <w:rsid w:val="7B38AF11"/>
    <w:rsid w:val="7B5A25BC"/>
    <w:rsid w:val="7B66A29C"/>
    <w:rsid w:val="7B7793F3"/>
    <w:rsid w:val="7B7D60B7"/>
    <w:rsid w:val="7B95255D"/>
    <w:rsid w:val="7B9BF193"/>
    <w:rsid w:val="7BA51E3B"/>
    <w:rsid w:val="7BADCF54"/>
    <w:rsid w:val="7BB0E70D"/>
    <w:rsid w:val="7BC4BF0F"/>
    <w:rsid w:val="7BCBDA69"/>
    <w:rsid w:val="7BCC6F2F"/>
    <w:rsid w:val="7BD61687"/>
    <w:rsid w:val="7BDB0ADB"/>
    <w:rsid w:val="7BDB86EC"/>
    <w:rsid w:val="7BDC27AE"/>
    <w:rsid w:val="7BE02411"/>
    <w:rsid w:val="7BE2F33C"/>
    <w:rsid w:val="7BE48EBC"/>
    <w:rsid w:val="7BE5A068"/>
    <w:rsid w:val="7BEF382F"/>
    <w:rsid w:val="7BF05D43"/>
    <w:rsid w:val="7BFEBECE"/>
    <w:rsid w:val="7C0FA1EA"/>
    <w:rsid w:val="7C25F666"/>
    <w:rsid w:val="7C266891"/>
    <w:rsid w:val="7C282597"/>
    <w:rsid w:val="7C2DDA45"/>
    <w:rsid w:val="7C39EF94"/>
    <w:rsid w:val="7C3A018F"/>
    <w:rsid w:val="7C3C1F03"/>
    <w:rsid w:val="7C505117"/>
    <w:rsid w:val="7C55DC0D"/>
    <w:rsid w:val="7C563575"/>
    <w:rsid w:val="7C67AEB5"/>
    <w:rsid w:val="7C778E9E"/>
    <w:rsid w:val="7C8B156B"/>
    <w:rsid w:val="7C8EE203"/>
    <w:rsid w:val="7C98F6AB"/>
    <w:rsid w:val="7C9FE5AC"/>
    <w:rsid w:val="7CA42B8E"/>
    <w:rsid w:val="7CA62927"/>
    <w:rsid w:val="7CB4C27A"/>
    <w:rsid w:val="7CB5ACEC"/>
    <w:rsid w:val="7CB89A94"/>
    <w:rsid w:val="7CBB2C04"/>
    <w:rsid w:val="7CC3EFB4"/>
    <w:rsid w:val="7CDE2BF6"/>
    <w:rsid w:val="7CE62511"/>
    <w:rsid w:val="7CEC2896"/>
    <w:rsid w:val="7CF2A6AE"/>
    <w:rsid w:val="7CF73E8E"/>
    <w:rsid w:val="7CFBE5D6"/>
    <w:rsid w:val="7CFFF636"/>
    <w:rsid w:val="7D045C46"/>
    <w:rsid w:val="7D0B7095"/>
    <w:rsid w:val="7D133DA3"/>
    <w:rsid w:val="7D3A5689"/>
    <w:rsid w:val="7D3FCF8B"/>
    <w:rsid w:val="7D4A2F10"/>
    <w:rsid w:val="7D531DF7"/>
    <w:rsid w:val="7D583DEB"/>
    <w:rsid w:val="7D5CD35A"/>
    <w:rsid w:val="7D629162"/>
    <w:rsid w:val="7D63A6DC"/>
    <w:rsid w:val="7D669F81"/>
    <w:rsid w:val="7D8325E2"/>
    <w:rsid w:val="7D89781A"/>
    <w:rsid w:val="7DA82149"/>
    <w:rsid w:val="7DC866DE"/>
    <w:rsid w:val="7DCC56F2"/>
    <w:rsid w:val="7DCEE51F"/>
    <w:rsid w:val="7DD1555F"/>
    <w:rsid w:val="7DD89459"/>
    <w:rsid w:val="7DDF1A96"/>
    <w:rsid w:val="7DDF309B"/>
    <w:rsid w:val="7DDFD1FD"/>
    <w:rsid w:val="7DE5997F"/>
    <w:rsid w:val="7DE76864"/>
    <w:rsid w:val="7DEBE1BD"/>
    <w:rsid w:val="7DFD7186"/>
    <w:rsid w:val="7E03ED8C"/>
    <w:rsid w:val="7E06F168"/>
    <w:rsid w:val="7E0B52EA"/>
    <w:rsid w:val="7E1CA8AB"/>
    <w:rsid w:val="7E2A606A"/>
    <w:rsid w:val="7E39BAD4"/>
    <w:rsid w:val="7E3FB7A4"/>
    <w:rsid w:val="7E431211"/>
    <w:rsid w:val="7E5F1CD7"/>
    <w:rsid w:val="7E6F9159"/>
    <w:rsid w:val="7E7AACCA"/>
    <w:rsid w:val="7E87A74F"/>
    <w:rsid w:val="7E940CBC"/>
    <w:rsid w:val="7E96DA33"/>
    <w:rsid w:val="7EA04A37"/>
    <w:rsid w:val="7EA27009"/>
    <w:rsid w:val="7EA3465C"/>
    <w:rsid w:val="7EAB5A92"/>
    <w:rsid w:val="7EACD714"/>
    <w:rsid w:val="7EAE8B23"/>
    <w:rsid w:val="7EB81704"/>
    <w:rsid w:val="7EBAFF46"/>
    <w:rsid w:val="7EC0AC25"/>
    <w:rsid w:val="7EC7D644"/>
    <w:rsid w:val="7ECA600B"/>
    <w:rsid w:val="7ED46B18"/>
    <w:rsid w:val="7ED945FC"/>
    <w:rsid w:val="7EEFA31F"/>
    <w:rsid w:val="7EF81712"/>
    <w:rsid w:val="7EFF9430"/>
    <w:rsid w:val="7F0E207F"/>
    <w:rsid w:val="7F144A3C"/>
    <w:rsid w:val="7F170020"/>
    <w:rsid w:val="7F26804E"/>
    <w:rsid w:val="7F30154D"/>
    <w:rsid w:val="7F330563"/>
    <w:rsid w:val="7F352185"/>
    <w:rsid w:val="7F3A880F"/>
    <w:rsid w:val="7F3B731F"/>
    <w:rsid w:val="7F3C751C"/>
    <w:rsid w:val="7F472540"/>
    <w:rsid w:val="7F475521"/>
    <w:rsid w:val="7F4766B7"/>
    <w:rsid w:val="7F4A5DEA"/>
    <w:rsid w:val="7F5124B0"/>
    <w:rsid w:val="7F552AD9"/>
    <w:rsid w:val="7F568533"/>
    <w:rsid w:val="7F56CF51"/>
    <w:rsid w:val="7F5F897F"/>
    <w:rsid w:val="7F628856"/>
    <w:rsid w:val="7F65EE85"/>
    <w:rsid w:val="7F660600"/>
    <w:rsid w:val="7F663BC2"/>
    <w:rsid w:val="7F68D3AE"/>
    <w:rsid w:val="7F6B1755"/>
    <w:rsid w:val="7F785054"/>
    <w:rsid w:val="7F7DB2E2"/>
    <w:rsid w:val="7F825E96"/>
    <w:rsid w:val="7F83CC9A"/>
    <w:rsid w:val="7F84530E"/>
    <w:rsid w:val="7F84BDBD"/>
    <w:rsid w:val="7F996F22"/>
    <w:rsid w:val="7FB49C09"/>
    <w:rsid w:val="7FB883E1"/>
    <w:rsid w:val="7FB8FD07"/>
    <w:rsid w:val="7FC3FE78"/>
    <w:rsid w:val="7FCF8606"/>
    <w:rsid w:val="7FD1F585"/>
    <w:rsid w:val="7FD45434"/>
    <w:rsid w:val="7FD53843"/>
    <w:rsid w:val="7FDB1A2D"/>
    <w:rsid w:val="7FDC509E"/>
    <w:rsid w:val="7FE3B5F5"/>
    <w:rsid w:val="7FECDED2"/>
    <w:rsid w:val="7FFDDF6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71F28F"/>
  <w15:chartTrackingRefBased/>
  <w15:docId w15:val="{67AE716F-CEFD-4D1E-ADEF-DF98959F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A2641"/>
    <w:pPr>
      <w:widowControl w:val="0"/>
      <w:autoSpaceDE w:val="0"/>
      <w:autoSpaceDN w:val="0"/>
    </w:pPr>
    <w:rPr>
      <w:rFonts w:ascii="Arial" w:eastAsia="Arial" w:hAnsi="Arial" w:cs="Arial"/>
      <w:color w:val="263272"/>
      <w:kern w:val="0"/>
      <w:sz w:val="16"/>
      <w:szCs w:val="16"/>
      <w:lang w:val="en-US"/>
      <w14:ligatures w14:val="none"/>
    </w:rPr>
  </w:style>
  <w:style w:type="paragraph" w:styleId="Heading1">
    <w:name w:val="heading 1"/>
    <w:aliases w:val="Heading 1 + Numbering,Subheading"/>
    <w:basedOn w:val="Normal"/>
    <w:next w:val="ParagraphText"/>
    <w:link w:val="Heading1Char"/>
    <w:uiPriority w:val="9"/>
    <w:qFormat/>
    <w:rsid w:val="00E967A1"/>
    <w:pPr>
      <w:pageBreakBefore/>
      <w:outlineLvl w:val="0"/>
    </w:pPr>
    <w:rPr>
      <w:rFonts w:ascii="Montserrat" w:hAnsi="Montserrat"/>
      <w:b/>
      <w:bCs/>
      <w:color w:val="auto"/>
      <w:sz w:val="28"/>
      <w:szCs w:val="28"/>
      <w:lang w:val="en-GB"/>
    </w:rPr>
  </w:style>
  <w:style w:type="paragraph" w:styleId="Heading2">
    <w:name w:val="heading 2"/>
    <w:basedOn w:val="Heading1"/>
    <w:next w:val="Heading1"/>
    <w:link w:val="Heading2Char"/>
    <w:uiPriority w:val="9"/>
    <w:unhideWhenUsed/>
    <w:qFormat/>
    <w:rsid w:val="009B37FE"/>
    <w:pPr>
      <w:pageBreakBefore w:val="0"/>
      <w:outlineLvl w:val="1"/>
    </w:pPr>
    <w:rPr>
      <w:bCs w:val="0"/>
      <w:sz w:val="24"/>
      <w:szCs w:val="24"/>
    </w:rPr>
  </w:style>
  <w:style w:type="paragraph" w:styleId="Heading3">
    <w:name w:val="heading 3"/>
    <w:basedOn w:val="Normal"/>
    <w:next w:val="ParagraphText"/>
    <w:link w:val="Heading3Char"/>
    <w:uiPriority w:val="9"/>
    <w:unhideWhenUsed/>
    <w:qFormat/>
    <w:rsid w:val="00E967A1"/>
    <w:pPr>
      <w:outlineLvl w:val="2"/>
    </w:pPr>
    <w:rPr>
      <w:rFonts w:ascii="Montserrat" w:hAnsi="Montserrat"/>
      <w:b/>
      <w:bCs/>
      <w:color w:val="auto"/>
      <w:sz w:val="20"/>
      <w:szCs w:val="20"/>
      <w:lang w:val="en-GB"/>
    </w:rPr>
  </w:style>
  <w:style w:type="paragraph" w:styleId="Heading4">
    <w:name w:val="heading 4"/>
    <w:aliases w:val="Heading 5 + Numbering"/>
    <w:basedOn w:val="Normal"/>
    <w:next w:val="Normal"/>
    <w:link w:val="Heading4Char"/>
    <w:uiPriority w:val="9"/>
    <w:unhideWhenUsed/>
    <w:qFormat/>
    <w:rsid w:val="00002DDA"/>
    <w:pPr>
      <w:keepNext/>
      <w:keepLines/>
      <w:numPr>
        <w:ilvl w:val="3"/>
        <w:numId w:val="227"/>
      </w:numPr>
      <w:spacing w:before="80" w:after="40"/>
      <w:outlineLvl w:val="3"/>
    </w:pPr>
    <w:rPr>
      <w:rFonts w:ascii="Montserrat" w:eastAsiaTheme="majorEastAsia" w:hAnsi="Montserrat" w:cstheme="majorBidi"/>
      <w:i/>
      <w:iCs/>
      <w:color w:val="0F4761" w:themeColor="accent1" w:themeShade="BF"/>
      <w:sz w:val="18"/>
    </w:rPr>
  </w:style>
  <w:style w:type="paragraph" w:styleId="Heading5">
    <w:name w:val="heading 5"/>
    <w:basedOn w:val="Normal"/>
    <w:next w:val="Normal"/>
    <w:link w:val="Heading5Char"/>
    <w:uiPriority w:val="9"/>
    <w:unhideWhenUsed/>
    <w:qFormat/>
    <w:rsid w:val="007914BB"/>
    <w:pPr>
      <w:keepNext/>
      <w:keepLines/>
      <w:numPr>
        <w:ilvl w:val="4"/>
        <w:numId w:val="175"/>
      </w:numPr>
      <w:spacing w:before="80" w:after="40"/>
      <w:outlineLvl w:val="4"/>
    </w:pPr>
    <w:rPr>
      <w:rFonts w:eastAsiaTheme="majorEastAsia" w:cstheme="majorBidi"/>
      <w:color w:val="0F4761" w:themeColor="accent1" w:themeShade="BF"/>
      <w:sz w:val="20"/>
    </w:rPr>
  </w:style>
  <w:style w:type="paragraph" w:styleId="Heading6">
    <w:name w:val="heading 6"/>
    <w:basedOn w:val="Normal"/>
    <w:next w:val="Normal"/>
    <w:link w:val="Heading6Char"/>
    <w:uiPriority w:val="9"/>
    <w:unhideWhenUsed/>
    <w:qFormat/>
    <w:rsid w:val="009459DD"/>
    <w:pPr>
      <w:keepNext/>
      <w:keepLines/>
      <w:numPr>
        <w:ilvl w:val="5"/>
        <w:numId w:val="17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459DD"/>
    <w:pPr>
      <w:keepNext/>
      <w:keepLines/>
      <w:numPr>
        <w:ilvl w:val="6"/>
        <w:numId w:val="17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9DD"/>
    <w:pPr>
      <w:keepNext/>
      <w:keepLines/>
      <w:numPr>
        <w:ilvl w:val="7"/>
        <w:numId w:val="17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459DD"/>
    <w:pPr>
      <w:keepNext/>
      <w:keepLines/>
      <w:numPr>
        <w:ilvl w:val="8"/>
        <w:numId w:val="175"/>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 Numbering Char,Subheading Char"/>
    <w:basedOn w:val="DefaultParagraphFont"/>
    <w:link w:val="Heading1"/>
    <w:uiPriority w:val="9"/>
    <w:rsid w:val="00E967A1"/>
    <w:rPr>
      <w:rFonts w:ascii="Montserrat" w:eastAsia="Arial" w:hAnsi="Montserrat" w:cs="Arial"/>
      <w:b/>
      <w:bCs/>
      <w:kern w:val="0"/>
      <w:sz w:val="28"/>
      <w:szCs w:val="28"/>
      <w14:ligatures w14:val="none"/>
    </w:rPr>
  </w:style>
  <w:style w:type="character" w:customStyle="1" w:styleId="Heading2Char">
    <w:name w:val="Heading 2 Char"/>
    <w:basedOn w:val="DefaultParagraphFont"/>
    <w:link w:val="Heading2"/>
    <w:uiPriority w:val="9"/>
    <w:rsid w:val="009B37FE"/>
    <w:rPr>
      <w:rFonts w:ascii="Montserrat" w:eastAsia="Arial" w:hAnsi="Montserrat" w:cs="Arial"/>
      <w:b/>
      <w:kern w:val="0"/>
      <w:sz w:val="24"/>
      <w:szCs w:val="24"/>
      <w14:ligatures w14:val="none"/>
    </w:rPr>
  </w:style>
  <w:style w:type="character" w:customStyle="1" w:styleId="Heading3Char">
    <w:name w:val="Heading 3 Char"/>
    <w:basedOn w:val="DefaultParagraphFont"/>
    <w:link w:val="Heading3"/>
    <w:uiPriority w:val="9"/>
    <w:rsid w:val="009459DD"/>
    <w:rPr>
      <w:rFonts w:ascii="Montserrat" w:eastAsia="Arial" w:hAnsi="Montserrat" w:cs="Arial"/>
      <w:b/>
      <w:bCs/>
      <w:kern w:val="0"/>
      <w:sz w:val="20"/>
      <w:szCs w:val="20"/>
      <w14:ligatures w14:val="none"/>
    </w:rPr>
  </w:style>
  <w:style w:type="character" w:customStyle="1" w:styleId="Heading4Char">
    <w:name w:val="Heading 4 Char"/>
    <w:aliases w:val="Heading 5 + Numbering Char"/>
    <w:basedOn w:val="DefaultParagraphFont"/>
    <w:link w:val="Heading4"/>
    <w:uiPriority w:val="9"/>
    <w:rsid w:val="0037784A"/>
    <w:rPr>
      <w:rFonts w:ascii="Montserrat" w:eastAsiaTheme="majorEastAsia" w:hAnsi="Montserrat" w:cstheme="majorBidi"/>
      <w:i/>
      <w:iCs/>
      <w:color w:val="0F4761" w:themeColor="accent1" w:themeShade="BF"/>
      <w:kern w:val="0"/>
      <w:sz w:val="18"/>
      <w:szCs w:val="16"/>
      <w:lang w:val="en-US"/>
      <w14:ligatures w14:val="none"/>
    </w:rPr>
  </w:style>
  <w:style w:type="character" w:customStyle="1" w:styleId="Heading5Char">
    <w:name w:val="Heading 5 Char"/>
    <w:basedOn w:val="DefaultParagraphFont"/>
    <w:link w:val="Heading5"/>
    <w:uiPriority w:val="9"/>
    <w:rsid w:val="007914BB"/>
    <w:rPr>
      <w:rFonts w:ascii="Arial" w:eastAsiaTheme="majorEastAsia" w:hAnsi="Arial" w:cstheme="majorBidi"/>
      <w:color w:val="0F4761" w:themeColor="accent1" w:themeShade="BF"/>
      <w:kern w:val="0"/>
      <w:sz w:val="20"/>
      <w:szCs w:val="16"/>
      <w:lang w:val="en-US"/>
      <w14:ligatures w14:val="none"/>
    </w:rPr>
  </w:style>
  <w:style w:type="character" w:customStyle="1" w:styleId="Heading6Char">
    <w:name w:val="Heading 6 Char"/>
    <w:basedOn w:val="DefaultParagraphFont"/>
    <w:link w:val="Heading6"/>
    <w:uiPriority w:val="9"/>
    <w:rsid w:val="009459DD"/>
    <w:rPr>
      <w:rFonts w:ascii="Arial" w:eastAsiaTheme="majorEastAsia" w:hAnsi="Arial" w:cstheme="majorBidi"/>
      <w:i/>
      <w:iCs/>
      <w:color w:val="595959" w:themeColor="text1" w:themeTint="A6"/>
      <w:kern w:val="0"/>
      <w:sz w:val="16"/>
      <w:szCs w:val="16"/>
      <w:lang w:val="en-US"/>
      <w14:ligatures w14:val="none"/>
    </w:rPr>
  </w:style>
  <w:style w:type="character" w:customStyle="1" w:styleId="Heading7Char">
    <w:name w:val="Heading 7 Char"/>
    <w:basedOn w:val="DefaultParagraphFont"/>
    <w:link w:val="Heading7"/>
    <w:uiPriority w:val="9"/>
    <w:rsid w:val="009459DD"/>
    <w:rPr>
      <w:rFonts w:ascii="Arial" w:eastAsiaTheme="majorEastAsia" w:hAnsi="Arial" w:cstheme="majorBidi"/>
      <w:color w:val="595959" w:themeColor="text1" w:themeTint="A6"/>
      <w:kern w:val="0"/>
      <w:sz w:val="16"/>
      <w:szCs w:val="16"/>
      <w:lang w:val="en-US"/>
      <w14:ligatures w14:val="none"/>
    </w:rPr>
  </w:style>
  <w:style w:type="character" w:customStyle="1" w:styleId="Heading8Char">
    <w:name w:val="Heading 8 Char"/>
    <w:basedOn w:val="DefaultParagraphFont"/>
    <w:link w:val="Heading8"/>
    <w:uiPriority w:val="9"/>
    <w:semiHidden/>
    <w:rsid w:val="009459DD"/>
    <w:rPr>
      <w:rFonts w:ascii="Arial" w:eastAsiaTheme="majorEastAsia" w:hAnsi="Arial" w:cstheme="majorBidi"/>
      <w:i/>
      <w:iCs/>
      <w:color w:val="272727" w:themeColor="text1" w:themeTint="D8"/>
      <w:kern w:val="0"/>
      <w:sz w:val="16"/>
      <w:szCs w:val="16"/>
      <w:lang w:val="en-US"/>
      <w14:ligatures w14:val="none"/>
    </w:rPr>
  </w:style>
  <w:style w:type="character" w:customStyle="1" w:styleId="Heading9Char">
    <w:name w:val="Heading 9 Char"/>
    <w:basedOn w:val="DefaultParagraphFont"/>
    <w:link w:val="Heading9"/>
    <w:uiPriority w:val="9"/>
    <w:rsid w:val="009459DD"/>
    <w:rPr>
      <w:rFonts w:ascii="Arial" w:eastAsiaTheme="majorEastAsia" w:hAnsi="Arial" w:cstheme="majorBidi"/>
      <w:color w:val="272727" w:themeColor="text1" w:themeTint="D8"/>
      <w:kern w:val="0"/>
      <w:sz w:val="16"/>
      <w:szCs w:val="16"/>
      <w:lang w:val="en-US"/>
      <w14:ligatures w14:val="none"/>
    </w:rPr>
  </w:style>
  <w:style w:type="paragraph" w:styleId="Title">
    <w:name w:val="Title"/>
    <w:basedOn w:val="Normal"/>
    <w:next w:val="Normal"/>
    <w:link w:val="TitleChar"/>
    <w:uiPriority w:val="10"/>
    <w:qFormat/>
    <w:rsid w:val="009459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9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9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59DD"/>
    <w:rPr>
      <w:i/>
      <w:iCs/>
      <w:color w:val="404040" w:themeColor="text1" w:themeTint="BF"/>
    </w:rPr>
  </w:style>
  <w:style w:type="paragraph" w:styleId="ListParagraph">
    <w:name w:val="List Paragraph"/>
    <w:aliases w:val="Numbering List - 1 level,CV-Style-Enumeration,Bulet1"/>
    <w:basedOn w:val="Normal"/>
    <w:link w:val="ListParagraphChar"/>
    <w:uiPriority w:val="34"/>
    <w:qFormat/>
    <w:rsid w:val="009459DD"/>
    <w:pPr>
      <w:ind w:left="720"/>
      <w:contextualSpacing/>
    </w:pPr>
  </w:style>
  <w:style w:type="character" w:styleId="IntenseEmphasis">
    <w:name w:val="Intense Emphasis"/>
    <w:basedOn w:val="DefaultParagraphFont"/>
    <w:uiPriority w:val="21"/>
    <w:qFormat/>
    <w:rsid w:val="009459DD"/>
    <w:rPr>
      <w:i/>
      <w:iCs/>
      <w:color w:val="0F4761" w:themeColor="accent1" w:themeShade="BF"/>
    </w:rPr>
  </w:style>
  <w:style w:type="paragraph" w:styleId="IntenseQuote">
    <w:name w:val="Intense Quote"/>
    <w:basedOn w:val="Normal"/>
    <w:next w:val="Normal"/>
    <w:link w:val="IntenseQuoteChar"/>
    <w:uiPriority w:val="30"/>
    <w:qFormat/>
    <w:rsid w:val="00945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9DD"/>
    <w:rPr>
      <w:i/>
      <w:iCs/>
      <w:color w:val="0F4761" w:themeColor="accent1" w:themeShade="BF"/>
    </w:rPr>
  </w:style>
  <w:style w:type="character" w:styleId="IntenseReference">
    <w:name w:val="Intense Reference"/>
    <w:basedOn w:val="DefaultParagraphFont"/>
    <w:uiPriority w:val="32"/>
    <w:qFormat/>
    <w:rsid w:val="009459DD"/>
    <w:rPr>
      <w:b/>
      <w:bCs/>
      <w:smallCaps/>
      <w:color w:val="0F4761" w:themeColor="accent1" w:themeShade="BF"/>
      <w:spacing w:val="5"/>
    </w:rPr>
  </w:style>
  <w:style w:type="paragraph" w:customStyle="1" w:styleId="ParagraphText">
    <w:name w:val="Paragraph Text"/>
    <w:basedOn w:val="Normal"/>
    <w:link w:val="ParagraphTextZnak"/>
    <w:qFormat/>
    <w:rsid w:val="002006EF"/>
    <w:pPr>
      <w:jc w:val="both"/>
    </w:pPr>
    <w:rPr>
      <w:rFonts w:ascii="Montserrat" w:hAnsi="Montserrat"/>
      <w:color w:val="auto"/>
      <w:sz w:val="18"/>
      <w:szCs w:val="18"/>
    </w:rPr>
  </w:style>
  <w:style w:type="character" w:customStyle="1" w:styleId="ParagraphTextZnak">
    <w:name w:val="Paragraph Text Znak"/>
    <w:basedOn w:val="DefaultParagraphFont"/>
    <w:link w:val="ParagraphText"/>
    <w:qFormat/>
    <w:rsid w:val="002006EF"/>
    <w:rPr>
      <w:rFonts w:ascii="Montserrat" w:eastAsia="Arial" w:hAnsi="Montserrat" w:cs="Arial"/>
      <w:kern w:val="0"/>
      <w:sz w:val="18"/>
      <w:szCs w:val="18"/>
      <w:lang w:val="en-US"/>
      <w14:ligatures w14:val="none"/>
    </w:rPr>
  </w:style>
  <w:style w:type="paragraph" w:customStyle="1" w:styleId="Separator">
    <w:name w:val="Separator"/>
    <w:basedOn w:val="ParagraphText"/>
    <w:link w:val="SeparatorZnak"/>
    <w:qFormat/>
    <w:rsid w:val="00CA2641"/>
    <w:pPr>
      <w:tabs>
        <w:tab w:val="center" w:leader="underscore" w:pos="4395"/>
        <w:tab w:val="right" w:leader="underscore" w:pos="9214"/>
      </w:tabs>
    </w:pPr>
    <w:rPr>
      <w:b/>
      <w:noProof/>
    </w:rPr>
  </w:style>
  <w:style w:type="character" w:customStyle="1" w:styleId="SeparatorZnak">
    <w:name w:val="Separator Znak"/>
    <w:basedOn w:val="ParagraphTextZnak"/>
    <w:link w:val="Separator"/>
    <w:rsid w:val="00CA2641"/>
    <w:rPr>
      <w:rFonts w:ascii="Barlow" w:eastAsia="Arial" w:hAnsi="Barlow" w:cs="Arial"/>
      <w:b/>
      <w:noProof/>
      <w:color w:val="595959" w:themeColor="text1" w:themeTint="A6"/>
      <w:kern w:val="0"/>
      <w:sz w:val="18"/>
      <w:szCs w:val="16"/>
      <w:lang w:val="en-US"/>
      <w14:ligatures w14:val="none"/>
    </w:rPr>
  </w:style>
  <w:style w:type="paragraph" w:styleId="TOCHeading">
    <w:name w:val="TOC Heading"/>
    <w:basedOn w:val="Heading1"/>
    <w:next w:val="Normal"/>
    <w:uiPriority w:val="39"/>
    <w:unhideWhenUsed/>
    <w:qFormat/>
    <w:rsid w:val="00CA2641"/>
    <w:pPr>
      <w:spacing w:before="240" w:line="259" w:lineRule="auto"/>
      <w:outlineLvl w:val="9"/>
    </w:pPr>
    <w:rPr>
      <w:sz w:val="32"/>
      <w:szCs w:val="32"/>
    </w:rPr>
  </w:style>
  <w:style w:type="paragraph" w:styleId="TOC1">
    <w:name w:val="toc 1"/>
    <w:basedOn w:val="Normal"/>
    <w:next w:val="Normal"/>
    <w:autoRedefine/>
    <w:uiPriority w:val="39"/>
    <w:unhideWhenUsed/>
    <w:rsid w:val="00D34730"/>
    <w:pPr>
      <w:tabs>
        <w:tab w:val="left" w:pos="720"/>
        <w:tab w:val="right" w:leader="dot" w:pos="9064"/>
      </w:tabs>
      <w:spacing w:before="120"/>
    </w:pPr>
  </w:style>
  <w:style w:type="character" w:styleId="Hyperlink">
    <w:name w:val="Hyperlink"/>
    <w:basedOn w:val="DefaultParagraphFont"/>
    <w:uiPriority w:val="99"/>
    <w:unhideWhenUsed/>
    <w:rsid w:val="00CA2641"/>
    <w:rPr>
      <w:color w:val="467886" w:themeColor="hyperlink"/>
      <w:u w:val="single"/>
    </w:rPr>
  </w:style>
  <w:style w:type="paragraph" w:customStyle="1" w:styleId="Style1">
    <w:name w:val="Style1"/>
    <w:basedOn w:val="Heading1"/>
    <w:next w:val="Heading1"/>
    <w:qFormat/>
    <w:rsid w:val="00CA2641"/>
    <w:pPr>
      <w:spacing w:before="120" w:after="120"/>
    </w:pPr>
    <w:rPr>
      <w:color w:val="0E2841" w:themeColor="text2"/>
      <w:szCs w:val="24"/>
    </w:rPr>
  </w:style>
  <w:style w:type="paragraph" w:styleId="TOC2">
    <w:name w:val="toc 2"/>
    <w:basedOn w:val="Normal"/>
    <w:next w:val="Normal"/>
    <w:autoRedefine/>
    <w:uiPriority w:val="39"/>
    <w:unhideWhenUsed/>
    <w:rsid w:val="00D538C7"/>
    <w:pPr>
      <w:tabs>
        <w:tab w:val="left" w:pos="720"/>
        <w:tab w:val="right" w:leader="dot" w:pos="9064"/>
      </w:tabs>
      <w:spacing w:before="120"/>
      <w:ind w:left="159"/>
    </w:pPr>
  </w:style>
  <w:style w:type="table" w:styleId="GridTable1Light">
    <w:name w:val="Grid Table 1 Light"/>
    <w:basedOn w:val="TableNormal"/>
    <w:uiPriority w:val="46"/>
    <w:rsid w:val="00CA2641"/>
    <w:pPr>
      <w:widowControl w:val="0"/>
      <w:autoSpaceDE w:val="0"/>
      <w:autoSpaceDN w:val="0"/>
    </w:pPr>
    <w:rPr>
      <w:kern w:val="0"/>
      <w:lang w:val="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59"/>
    <w:rsid w:val="006A0407"/>
    <w:pPr>
      <w:widowControl w:val="0"/>
      <w:autoSpaceDE w:val="0"/>
      <w:autoSpaceDN w:val="0"/>
    </w:pPr>
    <w:rPr>
      <w:kern w:val="0"/>
      <w:lang w:val="en-US"/>
      <w14:ligatures w14:val="none"/>
    </w:rPr>
    <w:tblPr/>
  </w:style>
  <w:style w:type="paragraph" w:styleId="Header">
    <w:name w:val="header"/>
    <w:aliases w:val="Drawing,header odd,header odd1,header odd2,header,Header Line,WP Header,h,Header_ARGOSS,encabezado,WP Header1,WP Header2"/>
    <w:basedOn w:val="Normal"/>
    <w:link w:val="HeaderChar"/>
    <w:uiPriority w:val="99"/>
    <w:unhideWhenUsed/>
    <w:rsid w:val="00964930"/>
    <w:pPr>
      <w:tabs>
        <w:tab w:val="center" w:pos="4513"/>
        <w:tab w:val="right" w:pos="9026"/>
      </w:tabs>
    </w:pPr>
  </w:style>
  <w:style w:type="character" w:customStyle="1" w:styleId="HeaderChar">
    <w:name w:val="Header Char"/>
    <w:aliases w:val="Drawing Char,header odd Char,header odd1 Char,header odd2 Char,header Char,Header Line Char,WP Header Char,h Char,Header_ARGOSS Char,encabezado Char,WP Header1 Char,WP Header2 Char"/>
    <w:basedOn w:val="DefaultParagraphFont"/>
    <w:link w:val="Header"/>
    <w:uiPriority w:val="99"/>
    <w:rsid w:val="00964930"/>
    <w:rPr>
      <w:rFonts w:ascii="Arial" w:eastAsia="Arial" w:hAnsi="Arial" w:cs="Arial"/>
      <w:color w:val="263272"/>
      <w:kern w:val="0"/>
      <w:sz w:val="16"/>
      <w:szCs w:val="16"/>
      <w:lang w:val="en-US"/>
      <w14:ligatures w14:val="none"/>
    </w:rPr>
  </w:style>
  <w:style w:type="paragraph" w:styleId="Footer">
    <w:name w:val="footer"/>
    <w:basedOn w:val="Normal"/>
    <w:link w:val="FooterChar"/>
    <w:uiPriority w:val="99"/>
    <w:unhideWhenUsed/>
    <w:rsid w:val="00964930"/>
    <w:pPr>
      <w:tabs>
        <w:tab w:val="center" w:pos="4513"/>
        <w:tab w:val="right" w:pos="9026"/>
      </w:tabs>
    </w:pPr>
  </w:style>
  <w:style w:type="character" w:customStyle="1" w:styleId="FooterChar">
    <w:name w:val="Footer Char"/>
    <w:basedOn w:val="DefaultParagraphFont"/>
    <w:link w:val="Footer"/>
    <w:uiPriority w:val="99"/>
    <w:rsid w:val="00964930"/>
    <w:rPr>
      <w:rFonts w:ascii="Arial" w:eastAsia="Arial" w:hAnsi="Arial" w:cs="Arial"/>
      <w:color w:val="263272"/>
      <w:kern w:val="0"/>
      <w:sz w:val="16"/>
      <w:szCs w:val="16"/>
      <w:lang w:val="en-US"/>
      <w14:ligatures w14:val="none"/>
    </w:rPr>
  </w:style>
  <w:style w:type="character" w:styleId="UnresolvedMention">
    <w:name w:val="Unresolved Mention"/>
    <w:basedOn w:val="DefaultParagraphFont"/>
    <w:uiPriority w:val="99"/>
    <w:semiHidden/>
    <w:unhideWhenUsed/>
    <w:rsid w:val="00574CE9"/>
    <w:rPr>
      <w:color w:val="605E5C"/>
      <w:shd w:val="clear" w:color="auto" w:fill="E1DFDD"/>
    </w:rPr>
  </w:style>
  <w:style w:type="paragraph" w:styleId="CommentText">
    <w:name w:val="annotation text"/>
    <w:basedOn w:val="Normal"/>
    <w:link w:val="CommentTextChar"/>
    <w:uiPriority w:val="99"/>
    <w:unhideWhenUsed/>
    <w:rsid w:val="0003781A"/>
    <w:rPr>
      <w:sz w:val="20"/>
      <w:szCs w:val="20"/>
    </w:rPr>
  </w:style>
  <w:style w:type="character" w:customStyle="1" w:styleId="CommentTextChar">
    <w:name w:val="Comment Text Char"/>
    <w:basedOn w:val="DefaultParagraphFont"/>
    <w:link w:val="CommentText"/>
    <w:uiPriority w:val="99"/>
    <w:rsid w:val="0003781A"/>
    <w:rPr>
      <w:rFonts w:ascii="Arial" w:eastAsia="Arial" w:hAnsi="Arial" w:cs="Arial"/>
      <w:color w:val="263272"/>
      <w:kern w:val="0"/>
      <w:sz w:val="20"/>
      <w:szCs w:val="20"/>
      <w:lang w:val="en-US"/>
      <w14:ligatures w14:val="none"/>
    </w:rPr>
  </w:style>
  <w:style w:type="character" w:styleId="CommentReference">
    <w:name w:val="annotation reference"/>
    <w:basedOn w:val="DefaultParagraphFont"/>
    <w:uiPriority w:val="99"/>
    <w:semiHidden/>
    <w:unhideWhenUsed/>
    <w:rsid w:val="0003781A"/>
    <w:rPr>
      <w:sz w:val="16"/>
      <w:szCs w:val="16"/>
    </w:rPr>
  </w:style>
  <w:style w:type="paragraph" w:styleId="Caption">
    <w:name w:val="caption"/>
    <w:aliases w:val="topic,Beschriftung Bild,Figure Caption,Légende italique,kuvateksti,c,C,Legend,topic1,topic2,topic3,3559Caption,Legend Char,3559Caption Char,Légende italique Char,kuvateksti Char,Caption Char Char,Figure No,Figure-caption,CAPTION,Figure Capti"/>
    <w:basedOn w:val="Normal"/>
    <w:next w:val="Normal"/>
    <w:link w:val="CaptionChar"/>
    <w:unhideWhenUsed/>
    <w:qFormat/>
    <w:rsid w:val="00C032B1"/>
    <w:pPr>
      <w:spacing w:after="200"/>
      <w:jc w:val="center"/>
    </w:pPr>
    <w:rPr>
      <w:i/>
      <w:iCs/>
      <w:color w:val="0E2841" w:themeColor="text2"/>
      <w:sz w:val="18"/>
      <w:szCs w:val="18"/>
    </w:rPr>
  </w:style>
  <w:style w:type="paragraph" w:styleId="NoSpacing">
    <w:name w:val="No Spacing"/>
    <w:uiPriority w:val="1"/>
    <w:qFormat/>
    <w:rsid w:val="00B77447"/>
  </w:style>
  <w:style w:type="paragraph" w:customStyle="1" w:styleId="Heading1asdasfw">
    <w:name w:val="Heading 1asdasfw"/>
    <w:basedOn w:val="Heading1"/>
    <w:link w:val="Heading1asdasfwChar"/>
    <w:rsid w:val="001F27F7"/>
    <w:pPr>
      <w:keepNext/>
      <w:keepLines/>
      <w:pageBreakBefore w:val="0"/>
      <w:numPr>
        <w:numId w:val="214"/>
      </w:numPr>
      <w:spacing w:before="240"/>
    </w:pPr>
    <w:rPr>
      <w:rFonts w:eastAsiaTheme="majorEastAsia" w:cstheme="majorBidi"/>
      <w:color w:val="262626" w:themeColor="text1" w:themeTint="D9"/>
      <w:sz w:val="40"/>
      <w:szCs w:val="40"/>
      <w:lang w:val="en-US"/>
    </w:rPr>
  </w:style>
  <w:style w:type="character" w:customStyle="1" w:styleId="Heading1asdasfwChar">
    <w:name w:val="Heading 1asdasfw Char"/>
    <w:basedOn w:val="Heading1Char"/>
    <w:link w:val="Heading1asdasfw"/>
    <w:rsid w:val="001F27F7"/>
    <w:rPr>
      <w:rFonts w:ascii="Montserrat" w:eastAsiaTheme="majorEastAsia" w:hAnsi="Montserrat" w:cstheme="majorBidi"/>
      <w:b/>
      <w:bCs/>
      <w:color w:val="262626" w:themeColor="text1" w:themeTint="D9"/>
      <w:kern w:val="0"/>
      <w:sz w:val="40"/>
      <w:szCs w:val="40"/>
      <w:lang w:val="en-US"/>
      <w14:ligatures w14:val="none"/>
    </w:rPr>
  </w:style>
  <w:style w:type="character" w:customStyle="1" w:styleId="CaptionChar">
    <w:name w:val="Caption Char"/>
    <w:aliases w:val="topic Char,Beschriftung Bild Char,Figure Caption Char,Légende italique Char1,kuvateksti Char1,c Char,C Char,Legend Char1,topic1 Char,topic2 Char,topic3 Char,3559Caption Char1,Legend Char Char,3559Caption Char Char,Légende italique Char Char"/>
    <w:link w:val="Caption"/>
    <w:rsid w:val="00C032B1"/>
    <w:rPr>
      <w:rFonts w:ascii="Arial" w:eastAsia="Arial" w:hAnsi="Arial" w:cs="Arial"/>
      <w:i/>
      <w:iCs/>
      <w:color w:val="0E2841" w:themeColor="text2"/>
      <w:kern w:val="0"/>
      <w:sz w:val="18"/>
      <w:szCs w:val="18"/>
      <w:lang w:val="en-US"/>
      <w14:ligatures w14:val="none"/>
    </w:rPr>
  </w:style>
  <w:style w:type="character" w:customStyle="1" w:styleId="ListParagraphChar">
    <w:name w:val="List Paragraph Char"/>
    <w:aliases w:val="Numbering List - 1 level Char,CV-Style-Enumeration Char,Bulet1 Char"/>
    <w:link w:val="ListParagraph"/>
    <w:uiPriority w:val="34"/>
    <w:locked/>
    <w:rsid w:val="00C26D81"/>
    <w:rPr>
      <w:rFonts w:ascii="Arial" w:eastAsia="Arial" w:hAnsi="Arial" w:cs="Arial"/>
      <w:color w:val="263272"/>
      <w:kern w:val="0"/>
      <w:sz w:val="16"/>
      <w:szCs w:val="16"/>
      <w:lang w:val="en-US"/>
      <w14:ligatures w14:val="none"/>
    </w:rPr>
  </w:style>
  <w:style w:type="paragraph" w:styleId="ListBullet">
    <w:name w:val="List Bullet"/>
    <w:basedOn w:val="Normal"/>
    <w:uiPriority w:val="1"/>
    <w:unhideWhenUsed/>
    <w:qFormat/>
    <w:rsid w:val="002F5127"/>
    <w:pPr>
      <w:widowControl/>
      <w:numPr>
        <w:numId w:val="215"/>
      </w:numPr>
      <w:autoSpaceDE/>
      <w:autoSpaceDN/>
      <w:spacing w:before="60" w:after="120"/>
      <w:ind w:left="1080"/>
      <w:jc w:val="both"/>
    </w:pPr>
    <w:rPr>
      <w:rFonts w:asciiTheme="minorHAnsi" w:eastAsia="Times New Roman" w:hAnsiTheme="minorHAnsi" w:cstheme="minorBidi"/>
      <w:color w:val="000000" w:themeColor="text1"/>
      <w:sz w:val="22"/>
      <w:szCs w:val="22"/>
      <w:lang w:val="en-GB" w:eastAsia="de-DE"/>
    </w:rPr>
  </w:style>
  <w:style w:type="table" w:customStyle="1" w:styleId="ScrollTableNormal">
    <w:name w:val="Scroll Table Normal"/>
    <w:basedOn w:val="TableNormal"/>
    <w:uiPriority w:val="99"/>
    <w:qFormat/>
    <w:rsid w:val="00541C8F"/>
    <w:pPr>
      <w:spacing w:after="120"/>
    </w:pPr>
    <w:rPr>
      <w:rFonts w:ascii="Arial" w:eastAsia="Times New Roman" w:hAnsi="Arial" w:cs="Times New Roman"/>
      <w:kern w:val="0"/>
      <w:sz w:val="20"/>
      <w:szCs w:val="24"/>
      <w:lang w:val="en-US"/>
      <w14:ligatures w14:val="none"/>
    </w:rPr>
    <w:tblPr/>
    <w:tblStylePr w:type="firstRow">
      <w:rPr>
        <w:rFonts w:ascii="Arial" w:hAnsi="Arial"/>
        <w:b/>
        <w:bCs w:val="0"/>
        <w:i w:val="0"/>
        <w:iCs w:val="0"/>
        <w:color w:val="262626" w:themeColor="text1" w:themeTint="D9"/>
        <w:sz w:val="20"/>
      </w:rPr>
    </w:tblStylePr>
    <w:tblStylePr w:type="firstCol">
      <w:rPr>
        <w:b/>
        <w:color w:val="003263"/>
      </w:rPr>
    </w:tblStylePr>
    <w:tblStylePr w:type="nwCell">
      <w:rPr>
        <w:b/>
        <w:color w:val="000000" w:themeColor="text1"/>
      </w:rPr>
    </w:tblStylePr>
  </w:style>
  <w:style w:type="paragraph" w:styleId="NormalWeb">
    <w:name w:val="Normal (Web)"/>
    <w:basedOn w:val="Normal"/>
    <w:uiPriority w:val="99"/>
    <w:unhideWhenUsed/>
    <w:qFormat/>
    <w:rsid w:val="00541C8F"/>
    <w:pPr>
      <w:widowControl/>
      <w:suppressAutoHyphens/>
      <w:autoSpaceDE/>
      <w:autoSpaceDN/>
      <w:spacing w:beforeAutospacing="1" w:after="160" w:afterAutospacing="1"/>
    </w:pPr>
    <w:rPr>
      <w:rFonts w:ascii="Times New Roman" w:eastAsia="Times New Roman" w:hAnsi="Times New Roman" w:cs="Times New Roman"/>
      <w:color w:val="auto"/>
      <w:sz w:val="24"/>
      <w:szCs w:val="24"/>
      <w:lang w:val="en-GB" w:eastAsia="en-GB"/>
    </w:rPr>
  </w:style>
  <w:style w:type="paragraph" w:styleId="Revision">
    <w:name w:val="Revision"/>
    <w:hidden/>
    <w:uiPriority w:val="99"/>
    <w:semiHidden/>
    <w:rsid w:val="00541C8F"/>
    <w:rPr>
      <w:rFonts w:ascii="Arial" w:eastAsia="Arial" w:hAnsi="Arial" w:cs="Arial"/>
      <w:color w:val="263272"/>
      <w:kern w:val="0"/>
      <w:sz w:val="16"/>
      <w:szCs w:val="16"/>
      <w:lang w:val="en-US"/>
      <w14:ligatures w14:val="none"/>
    </w:rPr>
  </w:style>
  <w:style w:type="paragraph" w:styleId="CommentSubject">
    <w:name w:val="annotation subject"/>
    <w:basedOn w:val="CommentText"/>
    <w:next w:val="CommentText"/>
    <w:link w:val="CommentSubjectChar"/>
    <w:uiPriority w:val="99"/>
    <w:semiHidden/>
    <w:unhideWhenUsed/>
    <w:rsid w:val="00FD7AFC"/>
    <w:rPr>
      <w:b/>
      <w:bCs/>
    </w:rPr>
  </w:style>
  <w:style w:type="character" w:customStyle="1" w:styleId="CommentSubjectChar">
    <w:name w:val="Comment Subject Char"/>
    <w:basedOn w:val="CommentTextChar"/>
    <w:link w:val="CommentSubject"/>
    <w:uiPriority w:val="99"/>
    <w:semiHidden/>
    <w:rsid w:val="00FD7AFC"/>
    <w:rPr>
      <w:rFonts w:ascii="Arial" w:eastAsia="Arial" w:hAnsi="Arial" w:cs="Arial"/>
      <w:b/>
      <w:bCs/>
      <w:color w:val="263272"/>
      <w:kern w:val="0"/>
      <w:sz w:val="20"/>
      <w:szCs w:val="20"/>
      <w:lang w:val="en-US"/>
      <w14:ligatures w14:val="none"/>
    </w:rPr>
  </w:style>
  <w:style w:type="paragraph" w:styleId="TableofFigures">
    <w:name w:val="table of figures"/>
    <w:basedOn w:val="Normal"/>
    <w:next w:val="Normal"/>
    <w:uiPriority w:val="99"/>
    <w:unhideWhenUsed/>
    <w:rsid w:val="00012F10"/>
  </w:style>
  <w:style w:type="paragraph" w:styleId="TOC3">
    <w:name w:val="toc 3"/>
    <w:basedOn w:val="Normal"/>
    <w:next w:val="Normal"/>
    <w:autoRedefine/>
    <w:uiPriority w:val="39"/>
    <w:unhideWhenUsed/>
    <w:rsid w:val="002D1586"/>
    <w:pPr>
      <w:tabs>
        <w:tab w:val="left" w:pos="960"/>
        <w:tab w:val="right" w:leader="dot" w:pos="9064"/>
      </w:tabs>
      <w:ind w:left="318"/>
    </w:pPr>
  </w:style>
  <w:style w:type="paragraph" w:customStyle="1" w:styleId="Tableheader">
    <w:name w:val="Table_header"/>
    <w:basedOn w:val="ParagraphText"/>
    <w:rsid w:val="008617DF"/>
    <w:pPr>
      <w:keepNext/>
    </w:pPr>
    <w:rPr>
      <w:rFonts w:ascii="Barlow" w:hAnsi="Barlow"/>
      <w:b/>
      <w:bCs/>
      <w:color w:val="595959" w:themeColor="text1" w:themeTint="A6"/>
      <w:kern w:val="2"/>
      <w:szCs w:val="16"/>
      <w:lang w:val="en-GB" w:eastAsia="en-GB"/>
      <w14:ligatures w14:val="standardContextual"/>
    </w:rPr>
  </w:style>
  <w:style w:type="paragraph" w:customStyle="1" w:styleId="tabletext">
    <w:name w:val="table text"/>
    <w:basedOn w:val="ParagraphText"/>
    <w:rsid w:val="008617DF"/>
    <w:pPr>
      <w:keepNext/>
    </w:pPr>
    <w:rPr>
      <w:rFonts w:ascii="Barlow" w:hAnsi="Barlow"/>
      <w:color w:val="595959" w:themeColor="text1" w:themeTint="A6"/>
      <w:kern w:val="2"/>
      <w:szCs w:val="16"/>
      <w:lang w:val="en-GB" w:eastAsia="en-GB"/>
      <w14:ligatures w14:val="standardContextual"/>
    </w:rPr>
  </w:style>
  <w:style w:type="paragraph" w:styleId="FootnoteText">
    <w:name w:val="footnote text"/>
    <w:basedOn w:val="Normal"/>
    <w:link w:val="FootnoteTextChar"/>
    <w:uiPriority w:val="99"/>
    <w:unhideWhenUsed/>
    <w:rsid w:val="0020244A"/>
    <w:rPr>
      <w:sz w:val="20"/>
      <w:szCs w:val="20"/>
    </w:rPr>
  </w:style>
  <w:style w:type="character" w:customStyle="1" w:styleId="FootnoteTextChar">
    <w:name w:val="Footnote Text Char"/>
    <w:basedOn w:val="DefaultParagraphFont"/>
    <w:link w:val="FootnoteText"/>
    <w:uiPriority w:val="99"/>
    <w:rsid w:val="0020244A"/>
    <w:rPr>
      <w:rFonts w:ascii="Arial" w:eastAsia="Arial" w:hAnsi="Arial" w:cs="Arial"/>
      <w:color w:val="263272"/>
      <w:kern w:val="0"/>
      <w:sz w:val="20"/>
      <w:szCs w:val="20"/>
      <w:lang w:val="en-US"/>
      <w14:ligatures w14:val="none"/>
    </w:rPr>
  </w:style>
  <w:style w:type="character" w:styleId="FootnoteReference">
    <w:name w:val="footnote reference"/>
    <w:basedOn w:val="DefaultParagraphFont"/>
    <w:uiPriority w:val="99"/>
    <w:semiHidden/>
    <w:unhideWhenUsed/>
    <w:rsid w:val="0020244A"/>
    <w:rPr>
      <w:vertAlign w:val="superscript"/>
    </w:rPr>
  </w:style>
  <w:style w:type="paragraph" w:styleId="TOC4">
    <w:name w:val="toc 4"/>
    <w:basedOn w:val="Normal"/>
    <w:next w:val="Normal"/>
    <w:autoRedefine/>
    <w:uiPriority w:val="39"/>
    <w:unhideWhenUsed/>
    <w:rsid w:val="00595815"/>
    <w:pPr>
      <w:widowControl/>
      <w:autoSpaceDE/>
      <w:autoSpaceDN/>
      <w:spacing w:after="100" w:line="278" w:lineRule="auto"/>
      <w:ind w:left="720"/>
    </w:pPr>
    <w:rPr>
      <w:rFonts w:asciiTheme="minorHAnsi" w:eastAsiaTheme="minorEastAsia" w:hAnsiTheme="minorHAnsi" w:cstheme="minorBidi"/>
      <w:color w:val="auto"/>
      <w:kern w:val="2"/>
      <w:sz w:val="24"/>
      <w:szCs w:val="24"/>
      <w:lang w:val="en-GB" w:eastAsia="en-GB"/>
      <w14:ligatures w14:val="standardContextual"/>
    </w:rPr>
  </w:style>
  <w:style w:type="paragraph" w:styleId="TOC5">
    <w:name w:val="toc 5"/>
    <w:basedOn w:val="Normal"/>
    <w:next w:val="Normal"/>
    <w:autoRedefine/>
    <w:uiPriority w:val="39"/>
    <w:unhideWhenUsed/>
    <w:rsid w:val="00595815"/>
    <w:pPr>
      <w:widowControl/>
      <w:autoSpaceDE/>
      <w:autoSpaceDN/>
      <w:spacing w:after="100" w:line="278" w:lineRule="auto"/>
      <w:ind w:left="960"/>
    </w:pPr>
    <w:rPr>
      <w:rFonts w:asciiTheme="minorHAnsi" w:eastAsiaTheme="minorEastAsia" w:hAnsiTheme="minorHAnsi" w:cstheme="minorBidi"/>
      <w:color w:val="auto"/>
      <w:kern w:val="2"/>
      <w:sz w:val="24"/>
      <w:szCs w:val="24"/>
      <w:lang w:val="en-GB" w:eastAsia="en-GB"/>
      <w14:ligatures w14:val="standardContextual"/>
    </w:rPr>
  </w:style>
  <w:style w:type="paragraph" w:styleId="TOC6">
    <w:name w:val="toc 6"/>
    <w:basedOn w:val="Normal"/>
    <w:next w:val="Normal"/>
    <w:autoRedefine/>
    <w:uiPriority w:val="39"/>
    <w:unhideWhenUsed/>
    <w:rsid w:val="00595815"/>
    <w:pPr>
      <w:widowControl/>
      <w:autoSpaceDE/>
      <w:autoSpaceDN/>
      <w:spacing w:after="100" w:line="278" w:lineRule="auto"/>
      <w:ind w:left="1200"/>
    </w:pPr>
    <w:rPr>
      <w:rFonts w:asciiTheme="minorHAnsi" w:eastAsiaTheme="minorEastAsia" w:hAnsiTheme="minorHAnsi" w:cstheme="minorBidi"/>
      <w:color w:val="auto"/>
      <w:kern w:val="2"/>
      <w:sz w:val="24"/>
      <w:szCs w:val="24"/>
      <w:lang w:val="en-GB" w:eastAsia="en-GB"/>
      <w14:ligatures w14:val="standardContextual"/>
    </w:rPr>
  </w:style>
  <w:style w:type="paragraph" w:styleId="TOC7">
    <w:name w:val="toc 7"/>
    <w:basedOn w:val="Normal"/>
    <w:next w:val="Normal"/>
    <w:autoRedefine/>
    <w:uiPriority w:val="39"/>
    <w:unhideWhenUsed/>
    <w:rsid w:val="00595815"/>
    <w:pPr>
      <w:widowControl/>
      <w:autoSpaceDE/>
      <w:autoSpaceDN/>
      <w:spacing w:after="100" w:line="278" w:lineRule="auto"/>
      <w:ind w:left="1440"/>
    </w:pPr>
    <w:rPr>
      <w:rFonts w:asciiTheme="minorHAnsi" w:eastAsiaTheme="minorEastAsia" w:hAnsiTheme="minorHAnsi" w:cstheme="minorBidi"/>
      <w:color w:val="auto"/>
      <w:kern w:val="2"/>
      <w:sz w:val="24"/>
      <w:szCs w:val="24"/>
      <w:lang w:val="en-GB" w:eastAsia="en-GB"/>
      <w14:ligatures w14:val="standardContextual"/>
    </w:rPr>
  </w:style>
  <w:style w:type="paragraph" w:styleId="TOC8">
    <w:name w:val="toc 8"/>
    <w:basedOn w:val="Normal"/>
    <w:next w:val="Normal"/>
    <w:autoRedefine/>
    <w:uiPriority w:val="39"/>
    <w:unhideWhenUsed/>
    <w:rsid w:val="00595815"/>
    <w:pPr>
      <w:widowControl/>
      <w:autoSpaceDE/>
      <w:autoSpaceDN/>
      <w:spacing w:after="100" w:line="278" w:lineRule="auto"/>
      <w:ind w:left="1680"/>
    </w:pPr>
    <w:rPr>
      <w:rFonts w:asciiTheme="minorHAnsi" w:eastAsiaTheme="minorEastAsia" w:hAnsiTheme="minorHAnsi" w:cstheme="minorBidi"/>
      <w:color w:val="auto"/>
      <w:kern w:val="2"/>
      <w:sz w:val="24"/>
      <w:szCs w:val="24"/>
      <w:lang w:val="en-GB" w:eastAsia="en-GB"/>
      <w14:ligatures w14:val="standardContextual"/>
    </w:rPr>
  </w:style>
  <w:style w:type="paragraph" w:styleId="TOC9">
    <w:name w:val="toc 9"/>
    <w:basedOn w:val="Normal"/>
    <w:next w:val="Normal"/>
    <w:autoRedefine/>
    <w:uiPriority w:val="39"/>
    <w:unhideWhenUsed/>
    <w:rsid w:val="00595815"/>
    <w:pPr>
      <w:widowControl/>
      <w:autoSpaceDE/>
      <w:autoSpaceDN/>
      <w:spacing w:after="100" w:line="278" w:lineRule="auto"/>
      <w:ind w:left="1920"/>
    </w:pPr>
    <w:rPr>
      <w:rFonts w:asciiTheme="minorHAnsi" w:eastAsiaTheme="minorEastAsia" w:hAnsiTheme="minorHAnsi" w:cstheme="minorBidi"/>
      <w:color w:val="auto"/>
      <w:kern w:val="2"/>
      <w:sz w:val="24"/>
      <w:szCs w:val="24"/>
      <w:lang w:val="en-GB" w:eastAsia="en-GB"/>
      <w14:ligatures w14:val="standardContextual"/>
    </w:rPr>
  </w:style>
  <w:style w:type="character" w:styleId="PlaceholderText">
    <w:name w:val="Placeholder Text"/>
    <w:basedOn w:val="DefaultParagraphFont"/>
    <w:uiPriority w:val="99"/>
    <w:semiHidden/>
    <w:rsid w:val="00E64496"/>
    <w:rPr>
      <w:color w:val="666666"/>
    </w:rPr>
  </w:style>
  <w:style w:type="character" w:customStyle="1" w:styleId="normaltextrun">
    <w:name w:val="normaltextrun"/>
    <w:basedOn w:val="DefaultParagraphFont"/>
    <w:rsid w:val="00F97C4B"/>
  </w:style>
  <w:style w:type="character" w:styleId="FollowedHyperlink">
    <w:name w:val="FollowedHyperlink"/>
    <w:basedOn w:val="DefaultParagraphFont"/>
    <w:uiPriority w:val="99"/>
    <w:semiHidden/>
    <w:unhideWhenUsed/>
    <w:rsid w:val="00542C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413">
      <w:bodyDiv w:val="1"/>
      <w:marLeft w:val="0"/>
      <w:marRight w:val="0"/>
      <w:marTop w:val="0"/>
      <w:marBottom w:val="0"/>
      <w:divBdr>
        <w:top w:val="none" w:sz="0" w:space="0" w:color="auto"/>
        <w:left w:val="none" w:sz="0" w:space="0" w:color="auto"/>
        <w:bottom w:val="none" w:sz="0" w:space="0" w:color="auto"/>
        <w:right w:val="none" w:sz="0" w:space="0" w:color="auto"/>
      </w:divBdr>
    </w:div>
    <w:div w:id="12189792">
      <w:bodyDiv w:val="1"/>
      <w:marLeft w:val="0"/>
      <w:marRight w:val="0"/>
      <w:marTop w:val="0"/>
      <w:marBottom w:val="0"/>
      <w:divBdr>
        <w:top w:val="none" w:sz="0" w:space="0" w:color="auto"/>
        <w:left w:val="none" w:sz="0" w:space="0" w:color="auto"/>
        <w:bottom w:val="none" w:sz="0" w:space="0" w:color="auto"/>
        <w:right w:val="none" w:sz="0" w:space="0" w:color="auto"/>
      </w:divBdr>
    </w:div>
    <w:div w:id="14423250">
      <w:bodyDiv w:val="1"/>
      <w:marLeft w:val="0"/>
      <w:marRight w:val="0"/>
      <w:marTop w:val="0"/>
      <w:marBottom w:val="0"/>
      <w:divBdr>
        <w:top w:val="none" w:sz="0" w:space="0" w:color="auto"/>
        <w:left w:val="none" w:sz="0" w:space="0" w:color="auto"/>
        <w:bottom w:val="none" w:sz="0" w:space="0" w:color="auto"/>
        <w:right w:val="none" w:sz="0" w:space="0" w:color="auto"/>
      </w:divBdr>
    </w:div>
    <w:div w:id="21128334">
      <w:bodyDiv w:val="1"/>
      <w:marLeft w:val="0"/>
      <w:marRight w:val="0"/>
      <w:marTop w:val="0"/>
      <w:marBottom w:val="0"/>
      <w:divBdr>
        <w:top w:val="none" w:sz="0" w:space="0" w:color="auto"/>
        <w:left w:val="none" w:sz="0" w:space="0" w:color="auto"/>
        <w:bottom w:val="none" w:sz="0" w:space="0" w:color="auto"/>
        <w:right w:val="none" w:sz="0" w:space="0" w:color="auto"/>
      </w:divBdr>
    </w:div>
    <w:div w:id="23363476">
      <w:bodyDiv w:val="1"/>
      <w:marLeft w:val="0"/>
      <w:marRight w:val="0"/>
      <w:marTop w:val="0"/>
      <w:marBottom w:val="0"/>
      <w:divBdr>
        <w:top w:val="none" w:sz="0" w:space="0" w:color="auto"/>
        <w:left w:val="none" w:sz="0" w:space="0" w:color="auto"/>
        <w:bottom w:val="none" w:sz="0" w:space="0" w:color="auto"/>
        <w:right w:val="none" w:sz="0" w:space="0" w:color="auto"/>
      </w:divBdr>
    </w:div>
    <w:div w:id="50813672">
      <w:bodyDiv w:val="1"/>
      <w:marLeft w:val="0"/>
      <w:marRight w:val="0"/>
      <w:marTop w:val="0"/>
      <w:marBottom w:val="0"/>
      <w:divBdr>
        <w:top w:val="none" w:sz="0" w:space="0" w:color="auto"/>
        <w:left w:val="none" w:sz="0" w:space="0" w:color="auto"/>
        <w:bottom w:val="none" w:sz="0" w:space="0" w:color="auto"/>
        <w:right w:val="none" w:sz="0" w:space="0" w:color="auto"/>
      </w:divBdr>
    </w:div>
    <w:div w:id="72973367">
      <w:bodyDiv w:val="1"/>
      <w:marLeft w:val="0"/>
      <w:marRight w:val="0"/>
      <w:marTop w:val="0"/>
      <w:marBottom w:val="0"/>
      <w:divBdr>
        <w:top w:val="none" w:sz="0" w:space="0" w:color="auto"/>
        <w:left w:val="none" w:sz="0" w:space="0" w:color="auto"/>
        <w:bottom w:val="none" w:sz="0" w:space="0" w:color="auto"/>
        <w:right w:val="none" w:sz="0" w:space="0" w:color="auto"/>
      </w:divBdr>
    </w:div>
    <w:div w:id="75250698">
      <w:bodyDiv w:val="1"/>
      <w:marLeft w:val="0"/>
      <w:marRight w:val="0"/>
      <w:marTop w:val="0"/>
      <w:marBottom w:val="0"/>
      <w:divBdr>
        <w:top w:val="none" w:sz="0" w:space="0" w:color="auto"/>
        <w:left w:val="none" w:sz="0" w:space="0" w:color="auto"/>
        <w:bottom w:val="none" w:sz="0" w:space="0" w:color="auto"/>
        <w:right w:val="none" w:sz="0" w:space="0" w:color="auto"/>
      </w:divBdr>
    </w:div>
    <w:div w:id="94524213">
      <w:bodyDiv w:val="1"/>
      <w:marLeft w:val="0"/>
      <w:marRight w:val="0"/>
      <w:marTop w:val="0"/>
      <w:marBottom w:val="0"/>
      <w:divBdr>
        <w:top w:val="none" w:sz="0" w:space="0" w:color="auto"/>
        <w:left w:val="none" w:sz="0" w:space="0" w:color="auto"/>
        <w:bottom w:val="none" w:sz="0" w:space="0" w:color="auto"/>
        <w:right w:val="none" w:sz="0" w:space="0" w:color="auto"/>
      </w:divBdr>
    </w:div>
    <w:div w:id="126747065">
      <w:bodyDiv w:val="1"/>
      <w:marLeft w:val="0"/>
      <w:marRight w:val="0"/>
      <w:marTop w:val="0"/>
      <w:marBottom w:val="0"/>
      <w:divBdr>
        <w:top w:val="none" w:sz="0" w:space="0" w:color="auto"/>
        <w:left w:val="none" w:sz="0" w:space="0" w:color="auto"/>
        <w:bottom w:val="none" w:sz="0" w:space="0" w:color="auto"/>
        <w:right w:val="none" w:sz="0" w:space="0" w:color="auto"/>
      </w:divBdr>
    </w:div>
    <w:div w:id="150024486">
      <w:bodyDiv w:val="1"/>
      <w:marLeft w:val="0"/>
      <w:marRight w:val="0"/>
      <w:marTop w:val="0"/>
      <w:marBottom w:val="0"/>
      <w:divBdr>
        <w:top w:val="none" w:sz="0" w:space="0" w:color="auto"/>
        <w:left w:val="none" w:sz="0" w:space="0" w:color="auto"/>
        <w:bottom w:val="none" w:sz="0" w:space="0" w:color="auto"/>
        <w:right w:val="none" w:sz="0" w:space="0" w:color="auto"/>
      </w:divBdr>
    </w:div>
    <w:div w:id="192616753">
      <w:bodyDiv w:val="1"/>
      <w:marLeft w:val="0"/>
      <w:marRight w:val="0"/>
      <w:marTop w:val="0"/>
      <w:marBottom w:val="0"/>
      <w:divBdr>
        <w:top w:val="none" w:sz="0" w:space="0" w:color="auto"/>
        <w:left w:val="none" w:sz="0" w:space="0" w:color="auto"/>
        <w:bottom w:val="none" w:sz="0" w:space="0" w:color="auto"/>
        <w:right w:val="none" w:sz="0" w:space="0" w:color="auto"/>
      </w:divBdr>
    </w:div>
    <w:div w:id="196352904">
      <w:bodyDiv w:val="1"/>
      <w:marLeft w:val="0"/>
      <w:marRight w:val="0"/>
      <w:marTop w:val="0"/>
      <w:marBottom w:val="0"/>
      <w:divBdr>
        <w:top w:val="none" w:sz="0" w:space="0" w:color="auto"/>
        <w:left w:val="none" w:sz="0" w:space="0" w:color="auto"/>
        <w:bottom w:val="none" w:sz="0" w:space="0" w:color="auto"/>
        <w:right w:val="none" w:sz="0" w:space="0" w:color="auto"/>
      </w:divBdr>
      <w:divsChild>
        <w:div w:id="87773301">
          <w:marLeft w:val="0"/>
          <w:marRight w:val="0"/>
          <w:marTop w:val="0"/>
          <w:marBottom w:val="0"/>
          <w:divBdr>
            <w:top w:val="none" w:sz="0" w:space="0" w:color="auto"/>
            <w:left w:val="none" w:sz="0" w:space="0" w:color="auto"/>
            <w:bottom w:val="none" w:sz="0" w:space="0" w:color="auto"/>
            <w:right w:val="none" w:sz="0" w:space="0" w:color="auto"/>
          </w:divBdr>
        </w:div>
        <w:div w:id="120727255">
          <w:marLeft w:val="0"/>
          <w:marRight w:val="0"/>
          <w:marTop w:val="0"/>
          <w:marBottom w:val="0"/>
          <w:divBdr>
            <w:top w:val="none" w:sz="0" w:space="0" w:color="auto"/>
            <w:left w:val="none" w:sz="0" w:space="0" w:color="auto"/>
            <w:bottom w:val="none" w:sz="0" w:space="0" w:color="auto"/>
            <w:right w:val="none" w:sz="0" w:space="0" w:color="auto"/>
          </w:divBdr>
        </w:div>
        <w:div w:id="201140026">
          <w:marLeft w:val="0"/>
          <w:marRight w:val="0"/>
          <w:marTop w:val="0"/>
          <w:marBottom w:val="0"/>
          <w:divBdr>
            <w:top w:val="none" w:sz="0" w:space="0" w:color="auto"/>
            <w:left w:val="none" w:sz="0" w:space="0" w:color="auto"/>
            <w:bottom w:val="none" w:sz="0" w:space="0" w:color="auto"/>
            <w:right w:val="none" w:sz="0" w:space="0" w:color="auto"/>
          </w:divBdr>
          <w:divsChild>
            <w:div w:id="589580323">
              <w:marLeft w:val="-75"/>
              <w:marRight w:val="0"/>
              <w:marTop w:val="30"/>
              <w:marBottom w:val="30"/>
              <w:divBdr>
                <w:top w:val="none" w:sz="0" w:space="0" w:color="auto"/>
                <w:left w:val="none" w:sz="0" w:space="0" w:color="auto"/>
                <w:bottom w:val="none" w:sz="0" w:space="0" w:color="auto"/>
                <w:right w:val="none" w:sz="0" w:space="0" w:color="auto"/>
              </w:divBdr>
              <w:divsChild>
                <w:div w:id="65079955">
                  <w:marLeft w:val="0"/>
                  <w:marRight w:val="0"/>
                  <w:marTop w:val="0"/>
                  <w:marBottom w:val="0"/>
                  <w:divBdr>
                    <w:top w:val="none" w:sz="0" w:space="0" w:color="auto"/>
                    <w:left w:val="none" w:sz="0" w:space="0" w:color="auto"/>
                    <w:bottom w:val="none" w:sz="0" w:space="0" w:color="auto"/>
                    <w:right w:val="none" w:sz="0" w:space="0" w:color="auto"/>
                  </w:divBdr>
                  <w:divsChild>
                    <w:div w:id="923876199">
                      <w:marLeft w:val="0"/>
                      <w:marRight w:val="0"/>
                      <w:marTop w:val="0"/>
                      <w:marBottom w:val="0"/>
                      <w:divBdr>
                        <w:top w:val="none" w:sz="0" w:space="0" w:color="auto"/>
                        <w:left w:val="none" w:sz="0" w:space="0" w:color="auto"/>
                        <w:bottom w:val="none" w:sz="0" w:space="0" w:color="auto"/>
                        <w:right w:val="none" w:sz="0" w:space="0" w:color="auto"/>
                      </w:divBdr>
                    </w:div>
                  </w:divsChild>
                </w:div>
                <w:div w:id="160390157">
                  <w:marLeft w:val="0"/>
                  <w:marRight w:val="0"/>
                  <w:marTop w:val="0"/>
                  <w:marBottom w:val="0"/>
                  <w:divBdr>
                    <w:top w:val="none" w:sz="0" w:space="0" w:color="auto"/>
                    <w:left w:val="none" w:sz="0" w:space="0" w:color="auto"/>
                    <w:bottom w:val="none" w:sz="0" w:space="0" w:color="auto"/>
                    <w:right w:val="none" w:sz="0" w:space="0" w:color="auto"/>
                  </w:divBdr>
                  <w:divsChild>
                    <w:div w:id="1214925359">
                      <w:marLeft w:val="0"/>
                      <w:marRight w:val="0"/>
                      <w:marTop w:val="0"/>
                      <w:marBottom w:val="0"/>
                      <w:divBdr>
                        <w:top w:val="none" w:sz="0" w:space="0" w:color="auto"/>
                        <w:left w:val="none" w:sz="0" w:space="0" w:color="auto"/>
                        <w:bottom w:val="none" w:sz="0" w:space="0" w:color="auto"/>
                        <w:right w:val="none" w:sz="0" w:space="0" w:color="auto"/>
                      </w:divBdr>
                    </w:div>
                  </w:divsChild>
                </w:div>
                <w:div w:id="209851735">
                  <w:marLeft w:val="0"/>
                  <w:marRight w:val="0"/>
                  <w:marTop w:val="0"/>
                  <w:marBottom w:val="0"/>
                  <w:divBdr>
                    <w:top w:val="none" w:sz="0" w:space="0" w:color="auto"/>
                    <w:left w:val="none" w:sz="0" w:space="0" w:color="auto"/>
                    <w:bottom w:val="none" w:sz="0" w:space="0" w:color="auto"/>
                    <w:right w:val="none" w:sz="0" w:space="0" w:color="auto"/>
                  </w:divBdr>
                  <w:divsChild>
                    <w:div w:id="444350836">
                      <w:marLeft w:val="0"/>
                      <w:marRight w:val="0"/>
                      <w:marTop w:val="0"/>
                      <w:marBottom w:val="0"/>
                      <w:divBdr>
                        <w:top w:val="none" w:sz="0" w:space="0" w:color="auto"/>
                        <w:left w:val="none" w:sz="0" w:space="0" w:color="auto"/>
                        <w:bottom w:val="none" w:sz="0" w:space="0" w:color="auto"/>
                        <w:right w:val="none" w:sz="0" w:space="0" w:color="auto"/>
                      </w:divBdr>
                    </w:div>
                  </w:divsChild>
                </w:div>
                <w:div w:id="247540880">
                  <w:marLeft w:val="0"/>
                  <w:marRight w:val="0"/>
                  <w:marTop w:val="0"/>
                  <w:marBottom w:val="0"/>
                  <w:divBdr>
                    <w:top w:val="none" w:sz="0" w:space="0" w:color="auto"/>
                    <w:left w:val="none" w:sz="0" w:space="0" w:color="auto"/>
                    <w:bottom w:val="none" w:sz="0" w:space="0" w:color="auto"/>
                    <w:right w:val="none" w:sz="0" w:space="0" w:color="auto"/>
                  </w:divBdr>
                  <w:divsChild>
                    <w:div w:id="589852006">
                      <w:marLeft w:val="0"/>
                      <w:marRight w:val="0"/>
                      <w:marTop w:val="0"/>
                      <w:marBottom w:val="0"/>
                      <w:divBdr>
                        <w:top w:val="none" w:sz="0" w:space="0" w:color="auto"/>
                        <w:left w:val="none" w:sz="0" w:space="0" w:color="auto"/>
                        <w:bottom w:val="none" w:sz="0" w:space="0" w:color="auto"/>
                        <w:right w:val="none" w:sz="0" w:space="0" w:color="auto"/>
                      </w:divBdr>
                    </w:div>
                  </w:divsChild>
                </w:div>
                <w:div w:id="284964479">
                  <w:marLeft w:val="0"/>
                  <w:marRight w:val="0"/>
                  <w:marTop w:val="0"/>
                  <w:marBottom w:val="0"/>
                  <w:divBdr>
                    <w:top w:val="none" w:sz="0" w:space="0" w:color="auto"/>
                    <w:left w:val="none" w:sz="0" w:space="0" w:color="auto"/>
                    <w:bottom w:val="none" w:sz="0" w:space="0" w:color="auto"/>
                    <w:right w:val="none" w:sz="0" w:space="0" w:color="auto"/>
                  </w:divBdr>
                  <w:divsChild>
                    <w:div w:id="1229070599">
                      <w:marLeft w:val="0"/>
                      <w:marRight w:val="0"/>
                      <w:marTop w:val="0"/>
                      <w:marBottom w:val="0"/>
                      <w:divBdr>
                        <w:top w:val="none" w:sz="0" w:space="0" w:color="auto"/>
                        <w:left w:val="none" w:sz="0" w:space="0" w:color="auto"/>
                        <w:bottom w:val="none" w:sz="0" w:space="0" w:color="auto"/>
                        <w:right w:val="none" w:sz="0" w:space="0" w:color="auto"/>
                      </w:divBdr>
                    </w:div>
                  </w:divsChild>
                </w:div>
                <w:div w:id="339311377">
                  <w:marLeft w:val="0"/>
                  <w:marRight w:val="0"/>
                  <w:marTop w:val="0"/>
                  <w:marBottom w:val="0"/>
                  <w:divBdr>
                    <w:top w:val="none" w:sz="0" w:space="0" w:color="auto"/>
                    <w:left w:val="none" w:sz="0" w:space="0" w:color="auto"/>
                    <w:bottom w:val="none" w:sz="0" w:space="0" w:color="auto"/>
                    <w:right w:val="none" w:sz="0" w:space="0" w:color="auto"/>
                  </w:divBdr>
                  <w:divsChild>
                    <w:div w:id="858274264">
                      <w:marLeft w:val="0"/>
                      <w:marRight w:val="0"/>
                      <w:marTop w:val="0"/>
                      <w:marBottom w:val="0"/>
                      <w:divBdr>
                        <w:top w:val="none" w:sz="0" w:space="0" w:color="auto"/>
                        <w:left w:val="none" w:sz="0" w:space="0" w:color="auto"/>
                        <w:bottom w:val="none" w:sz="0" w:space="0" w:color="auto"/>
                        <w:right w:val="none" w:sz="0" w:space="0" w:color="auto"/>
                      </w:divBdr>
                    </w:div>
                    <w:div w:id="880897799">
                      <w:marLeft w:val="0"/>
                      <w:marRight w:val="0"/>
                      <w:marTop w:val="0"/>
                      <w:marBottom w:val="0"/>
                      <w:divBdr>
                        <w:top w:val="none" w:sz="0" w:space="0" w:color="auto"/>
                        <w:left w:val="none" w:sz="0" w:space="0" w:color="auto"/>
                        <w:bottom w:val="none" w:sz="0" w:space="0" w:color="auto"/>
                        <w:right w:val="none" w:sz="0" w:space="0" w:color="auto"/>
                      </w:divBdr>
                    </w:div>
                    <w:div w:id="2047945806">
                      <w:marLeft w:val="0"/>
                      <w:marRight w:val="0"/>
                      <w:marTop w:val="0"/>
                      <w:marBottom w:val="0"/>
                      <w:divBdr>
                        <w:top w:val="none" w:sz="0" w:space="0" w:color="auto"/>
                        <w:left w:val="none" w:sz="0" w:space="0" w:color="auto"/>
                        <w:bottom w:val="none" w:sz="0" w:space="0" w:color="auto"/>
                        <w:right w:val="none" w:sz="0" w:space="0" w:color="auto"/>
                      </w:divBdr>
                    </w:div>
                  </w:divsChild>
                </w:div>
                <w:div w:id="428544342">
                  <w:marLeft w:val="0"/>
                  <w:marRight w:val="0"/>
                  <w:marTop w:val="0"/>
                  <w:marBottom w:val="0"/>
                  <w:divBdr>
                    <w:top w:val="none" w:sz="0" w:space="0" w:color="auto"/>
                    <w:left w:val="none" w:sz="0" w:space="0" w:color="auto"/>
                    <w:bottom w:val="none" w:sz="0" w:space="0" w:color="auto"/>
                    <w:right w:val="none" w:sz="0" w:space="0" w:color="auto"/>
                  </w:divBdr>
                  <w:divsChild>
                    <w:div w:id="859467764">
                      <w:marLeft w:val="0"/>
                      <w:marRight w:val="0"/>
                      <w:marTop w:val="0"/>
                      <w:marBottom w:val="0"/>
                      <w:divBdr>
                        <w:top w:val="none" w:sz="0" w:space="0" w:color="auto"/>
                        <w:left w:val="none" w:sz="0" w:space="0" w:color="auto"/>
                        <w:bottom w:val="none" w:sz="0" w:space="0" w:color="auto"/>
                        <w:right w:val="none" w:sz="0" w:space="0" w:color="auto"/>
                      </w:divBdr>
                    </w:div>
                  </w:divsChild>
                </w:div>
                <w:div w:id="503015028">
                  <w:marLeft w:val="0"/>
                  <w:marRight w:val="0"/>
                  <w:marTop w:val="0"/>
                  <w:marBottom w:val="0"/>
                  <w:divBdr>
                    <w:top w:val="none" w:sz="0" w:space="0" w:color="auto"/>
                    <w:left w:val="none" w:sz="0" w:space="0" w:color="auto"/>
                    <w:bottom w:val="none" w:sz="0" w:space="0" w:color="auto"/>
                    <w:right w:val="none" w:sz="0" w:space="0" w:color="auto"/>
                  </w:divBdr>
                  <w:divsChild>
                    <w:div w:id="735280948">
                      <w:marLeft w:val="0"/>
                      <w:marRight w:val="0"/>
                      <w:marTop w:val="0"/>
                      <w:marBottom w:val="0"/>
                      <w:divBdr>
                        <w:top w:val="none" w:sz="0" w:space="0" w:color="auto"/>
                        <w:left w:val="none" w:sz="0" w:space="0" w:color="auto"/>
                        <w:bottom w:val="none" w:sz="0" w:space="0" w:color="auto"/>
                        <w:right w:val="none" w:sz="0" w:space="0" w:color="auto"/>
                      </w:divBdr>
                    </w:div>
                    <w:div w:id="1198546678">
                      <w:marLeft w:val="0"/>
                      <w:marRight w:val="0"/>
                      <w:marTop w:val="0"/>
                      <w:marBottom w:val="0"/>
                      <w:divBdr>
                        <w:top w:val="none" w:sz="0" w:space="0" w:color="auto"/>
                        <w:left w:val="none" w:sz="0" w:space="0" w:color="auto"/>
                        <w:bottom w:val="none" w:sz="0" w:space="0" w:color="auto"/>
                        <w:right w:val="none" w:sz="0" w:space="0" w:color="auto"/>
                      </w:divBdr>
                    </w:div>
                  </w:divsChild>
                </w:div>
                <w:div w:id="543833060">
                  <w:marLeft w:val="0"/>
                  <w:marRight w:val="0"/>
                  <w:marTop w:val="0"/>
                  <w:marBottom w:val="0"/>
                  <w:divBdr>
                    <w:top w:val="none" w:sz="0" w:space="0" w:color="auto"/>
                    <w:left w:val="none" w:sz="0" w:space="0" w:color="auto"/>
                    <w:bottom w:val="none" w:sz="0" w:space="0" w:color="auto"/>
                    <w:right w:val="none" w:sz="0" w:space="0" w:color="auto"/>
                  </w:divBdr>
                  <w:divsChild>
                    <w:div w:id="1146317138">
                      <w:marLeft w:val="0"/>
                      <w:marRight w:val="0"/>
                      <w:marTop w:val="0"/>
                      <w:marBottom w:val="0"/>
                      <w:divBdr>
                        <w:top w:val="none" w:sz="0" w:space="0" w:color="auto"/>
                        <w:left w:val="none" w:sz="0" w:space="0" w:color="auto"/>
                        <w:bottom w:val="none" w:sz="0" w:space="0" w:color="auto"/>
                        <w:right w:val="none" w:sz="0" w:space="0" w:color="auto"/>
                      </w:divBdr>
                    </w:div>
                  </w:divsChild>
                </w:div>
                <w:div w:id="588778490">
                  <w:marLeft w:val="0"/>
                  <w:marRight w:val="0"/>
                  <w:marTop w:val="0"/>
                  <w:marBottom w:val="0"/>
                  <w:divBdr>
                    <w:top w:val="none" w:sz="0" w:space="0" w:color="auto"/>
                    <w:left w:val="none" w:sz="0" w:space="0" w:color="auto"/>
                    <w:bottom w:val="none" w:sz="0" w:space="0" w:color="auto"/>
                    <w:right w:val="none" w:sz="0" w:space="0" w:color="auto"/>
                  </w:divBdr>
                  <w:divsChild>
                    <w:div w:id="592125798">
                      <w:marLeft w:val="0"/>
                      <w:marRight w:val="0"/>
                      <w:marTop w:val="0"/>
                      <w:marBottom w:val="0"/>
                      <w:divBdr>
                        <w:top w:val="none" w:sz="0" w:space="0" w:color="auto"/>
                        <w:left w:val="none" w:sz="0" w:space="0" w:color="auto"/>
                        <w:bottom w:val="none" w:sz="0" w:space="0" w:color="auto"/>
                        <w:right w:val="none" w:sz="0" w:space="0" w:color="auto"/>
                      </w:divBdr>
                    </w:div>
                  </w:divsChild>
                </w:div>
                <w:div w:id="590049823">
                  <w:marLeft w:val="0"/>
                  <w:marRight w:val="0"/>
                  <w:marTop w:val="0"/>
                  <w:marBottom w:val="0"/>
                  <w:divBdr>
                    <w:top w:val="none" w:sz="0" w:space="0" w:color="auto"/>
                    <w:left w:val="none" w:sz="0" w:space="0" w:color="auto"/>
                    <w:bottom w:val="none" w:sz="0" w:space="0" w:color="auto"/>
                    <w:right w:val="none" w:sz="0" w:space="0" w:color="auto"/>
                  </w:divBdr>
                  <w:divsChild>
                    <w:div w:id="308874368">
                      <w:marLeft w:val="0"/>
                      <w:marRight w:val="0"/>
                      <w:marTop w:val="0"/>
                      <w:marBottom w:val="0"/>
                      <w:divBdr>
                        <w:top w:val="none" w:sz="0" w:space="0" w:color="auto"/>
                        <w:left w:val="none" w:sz="0" w:space="0" w:color="auto"/>
                        <w:bottom w:val="none" w:sz="0" w:space="0" w:color="auto"/>
                        <w:right w:val="none" w:sz="0" w:space="0" w:color="auto"/>
                      </w:divBdr>
                    </w:div>
                    <w:div w:id="1634411560">
                      <w:marLeft w:val="0"/>
                      <w:marRight w:val="0"/>
                      <w:marTop w:val="0"/>
                      <w:marBottom w:val="0"/>
                      <w:divBdr>
                        <w:top w:val="none" w:sz="0" w:space="0" w:color="auto"/>
                        <w:left w:val="none" w:sz="0" w:space="0" w:color="auto"/>
                        <w:bottom w:val="none" w:sz="0" w:space="0" w:color="auto"/>
                        <w:right w:val="none" w:sz="0" w:space="0" w:color="auto"/>
                      </w:divBdr>
                    </w:div>
                  </w:divsChild>
                </w:div>
                <w:div w:id="765003034">
                  <w:marLeft w:val="0"/>
                  <w:marRight w:val="0"/>
                  <w:marTop w:val="0"/>
                  <w:marBottom w:val="0"/>
                  <w:divBdr>
                    <w:top w:val="none" w:sz="0" w:space="0" w:color="auto"/>
                    <w:left w:val="none" w:sz="0" w:space="0" w:color="auto"/>
                    <w:bottom w:val="none" w:sz="0" w:space="0" w:color="auto"/>
                    <w:right w:val="none" w:sz="0" w:space="0" w:color="auto"/>
                  </w:divBdr>
                  <w:divsChild>
                    <w:div w:id="406537838">
                      <w:marLeft w:val="0"/>
                      <w:marRight w:val="0"/>
                      <w:marTop w:val="0"/>
                      <w:marBottom w:val="0"/>
                      <w:divBdr>
                        <w:top w:val="none" w:sz="0" w:space="0" w:color="auto"/>
                        <w:left w:val="none" w:sz="0" w:space="0" w:color="auto"/>
                        <w:bottom w:val="none" w:sz="0" w:space="0" w:color="auto"/>
                        <w:right w:val="none" w:sz="0" w:space="0" w:color="auto"/>
                      </w:divBdr>
                    </w:div>
                    <w:div w:id="1283341381">
                      <w:marLeft w:val="0"/>
                      <w:marRight w:val="0"/>
                      <w:marTop w:val="0"/>
                      <w:marBottom w:val="0"/>
                      <w:divBdr>
                        <w:top w:val="none" w:sz="0" w:space="0" w:color="auto"/>
                        <w:left w:val="none" w:sz="0" w:space="0" w:color="auto"/>
                        <w:bottom w:val="none" w:sz="0" w:space="0" w:color="auto"/>
                        <w:right w:val="none" w:sz="0" w:space="0" w:color="auto"/>
                      </w:divBdr>
                    </w:div>
                    <w:div w:id="1844471357">
                      <w:marLeft w:val="0"/>
                      <w:marRight w:val="0"/>
                      <w:marTop w:val="0"/>
                      <w:marBottom w:val="0"/>
                      <w:divBdr>
                        <w:top w:val="none" w:sz="0" w:space="0" w:color="auto"/>
                        <w:left w:val="none" w:sz="0" w:space="0" w:color="auto"/>
                        <w:bottom w:val="none" w:sz="0" w:space="0" w:color="auto"/>
                        <w:right w:val="none" w:sz="0" w:space="0" w:color="auto"/>
                      </w:divBdr>
                    </w:div>
                  </w:divsChild>
                </w:div>
                <w:div w:id="875315854">
                  <w:marLeft w:val="0"/>
                  <w:marRight w:val="0"/>
                  <w:marTop w:val="0"/>
                  <w:marBottom w:val="0"/>
                  <w:divBdr>
                    <w:top w:val="none" w:sz="0" w:space="0" w:color="auto"/>
                    <w:left w:val="none" w:sz="0" w:space="0" w:color="auto"/>
                    <w:bottom w:val="none" w:sz="0" w:space="0" w:color="auto"/>
                    <w:right w:val="none" w:sz="0" w:space="0" w:color="auto"/>
                  </w:divBdr>
                  <w:divsChild>
                    <w:div w:id="1980181952">
                      <w:marLeft w:val="0"/>
                      <w:marRight w:val="0"/>
                      <w:marTop w:val="0"/>
                      <w:marBottom w:val="0"/>
                      <w:divBdr>
                        <w:top w:val="none" w:sz="0" w:space="0" w:color="auto"/>
                        <w:left w:val="none" w:sz="0" w:space="0" w:color="auto"/>
                        <w:bottom w:val="none" w:sz="0" w:space="0" w:color="auto"/>
                        <w:right w:val="none" w:sz="0" w:space="0" w:color="auto"/>
                      </w:divBdr>
                    </w:div>
                  </w:divsChild>
                </w:div>
                <w:div w:id="914440848">
                  <w:marLeft w:val="0"/>
                  <w:marRight w:val="0"/>
                  <w:marTop w:val="0"/>
                  <w:marBottom w:val="0"/>
                  <w:divBdr>
                    <w:top w:val="none" w:sz="0" w:space="0" w:color="auto"/>
                    <w:left w:val="none" w:sz="0" w:space="0" w:color="auto"/>
                    <w:bottom w:val="none" w:sz="0" w:space="0" w:color="auto"/>
                    <w:right w:val="none" w:sz="0" w:space="0" w:color="auto"/>
                  </w:divBdr>
                  <w:divsChild>
                    <w:div w:id="514802954">
                      <w:marLeft w:val="0"/>
                      <w:marRight w:val="0"/>
                      <w:marTop w:val="0"/>
                      <w:marBottom w:val="0"/>
                      <w:divBdr>
                        <w:top w:val="none" w:sz="0" w:space="0" w:color="auto"/>
                        <w:left w:val="none" w:sz="0" w:space="0" w:color="auto"/>
                        <w:bottom w:val="none" w:sz="0" w:space="0" w:color="auto"/>
                        <w:right w:val="none" w:sz="0" w:space="0" w:color="auto"/>
                      </w:divBdr>
                    </w:div>
                  </w:divsChild>
                </w:div>
                <w:div w:id="1322927607">
                  <w:marLeft w:val="0"/>
                  <w:marRight w:val="0"/>
                  <w:marTop w:val="0"/>
                  <w:marBottom w:val="0"/>
                  <w:divBdr>
                    <w:top w:val="none" w:sz="0" w:space="0" w:color="auto"/>
                    <w:left w:val="none" w:sz="0" w:space="0" w:color="auto"/>
                    <w:bottom w:val="none" w:sz="0" w:space="0" w:color="auto"/>
                    <w:right w:val="none" w:sz="0" w:space="0" w:color="auto"/>
                  </w:divBdr>
                  <w:divsChild>
                    <w:div w:id="1570382615">
                      <w:marLeft w:val="0"/>
                      <w:marRight w:val="0"/>
                      <w:marTop w:val="0"/>
                      <w:marBottom w:val="0"/>
                      <w:divBdr>
                        <w:top w:val="none" w:sz="0" w:space="0" w:color="auto"/>
                        <w:left w:val="none" w:sz="0" w:space="0" w:color="auto"/>
                        <w:bottom w:val="none" w:sz="0" w:space="0" w:color="auto"/>
                        <w:right w:val="none" w:sz="0" w:space="0" w:color="auto"/>
                      </w:divBdr>
                    </w:div>
                  </w:divsChild>
                </w:div>
                <w:div w:id="1606621430">
                  <w:marLeft w:val="0"/>
                  <w:marRight w:val="0"/>
                  <w:marTop w:val="0"/>
                  <w:marBottom w:val="0"/>
                  <w:divBdr>
                    <w:top w:val="none" w:sz="0" w:space="0" w:color="auto"/>
                    <w:left w:val="none" w:sz="0" w:space="0" w:color="auto"/>
                    <w:bottom w:val="none" w:sz="0" w:space="0" w:color="auto"/>
                    <w:right w:val="none" w:sz="0" w:space="0" w:color="auto"/>
                  </w:divBdr>
                  <w:divsChild>
                    <w:div w:id="1015768600">
                      <w:marLeft w:val="0"/>
                      <w:marRight w:val="0"/>
                      <w:marTop w:val="0"/>
                      <w:marBottom w:val="0"/>
                      <w:divBdr>
                        <w:top w:val="none" w:sz="0" w:space="0" w:color="auto"/>
                        <w:left w:val="none" w:sz="0" w:space="0" w:color="auto"/>
                        <w:bottom w:val="none" w:sz="0" w:space="0" w:color="auto"/>
                        <w:right w:val="none" w:sz="0" w:space="0" w:color="auto"/>
                      </w:divBdr>
                    </w:div>
                  </w:divsChild>
                </w:div>
                <w:div w:id="1674263052">
                  <w:marLeft w:val="0"/>
                  <w:marRight w:val="0"/>
                  <w:marTop w:val="0"/>
                  <w:marBottom w:val="0"/>
                  <w:divBdr>
                    <w:top w:val="none" w:sz="0" w:space="0" w:color="auto"/>
                    <w:left w:val="none" w:sz="0" w:space="0" w:color="auto"/>
                    <w:bottom w:val="none" w:sz="0" w:space="0" w:color="auto"/>
                    <w:right w:val="none" w:sz="0" w:space="0" w:color="auto"/>
                  </w:divBdr>
                  <w:divsChild>
                    <w:div w:id="162358423">
                      <w:marLeft w:val="0"/>
                      <w:marRight w:val="0"/>
                      <w:marTop w:val="0"/>
                      <w:marBottom w:val="0"/>
                      <w:divBdr>
                        <w:top w:val="none" w:sz="0" w:space="0" w:color="auto"/>
                        <w:left w:val="none" w:sz="0" w:space="0" w:color="auto"/>
                        <w:bottom w:val="none" w:sz="0" w:space="0" w:color="auto"/>
                        <w:right w:val="none" w:sz="0" w:space="0" w:color="auto"/>
                      </w:divBdr>
                    </w:div>
                    <w:div w:id="309865482">
                      <w:marLeft w:val="0"/>
                      <w:marRight w:val="0"/>
                      <w:marTop w:val="0"/>
                      <w:marBottom w:val="0"/>
                      <w:divBdr>
                        <w:top w:val="none" w:sz="0" w:space="0" w:color="auto"/>
                        <w:left w:val="none" w:sz="0" w:space="0" w:color="auto"/>
                        <w:bottom w:val="none" w:sz="0" w:space="0" w:color="auto"/>
                        <w:right w:val="none" w:sz="0" w:space="0" w:color="auto"/>
                      </w:divBdr>
                    </w:div>
                    <w:div w:id="806556599">
                      <w:marLeft w:val="0"/>
                      <w:marRight w:val="0"/>
                      <w:marTop w:val="0"/>
                      <w:marBottom w:val="0"/>
                      <w:divBdr>
                        <w:top w:val="none" w:sz="0" w:space="0" w:color="auto"/>
                        <w:left w:val="none" w:sz="0" w:space="0" w:color="auto"/>
                        <w:bottom w:val="none" w:sz="0" w:space="0" w:color="auto"/>
                        <w:right w:val="none" w:sz="0" w:space="0" w:color="auto"/>
                      </w:divBdr>
                    </w:div>
                    <w:div w:id="1150437377">
                      <w:marLeft w:val="0"/>
                      <w:marRight w:val="0"/>
                      <w:marTop w:val="0"/>
                      <w:marBottom w:val="0"/>
                      <w:divBdr>
                        <w:top w:val="none" w:sz="0" w:space="0" w:color="auto"/>
                        <w:left w:val="none" w:sz="0" w:space="0" w:color="auto"/>
                        <w:bottom w:val="none" w:sz="0" w:space="0" w:color="auto"/>
                        <w:right w:val="none" w:sz="0" w:space="0" w:color="auto"/>
                      </w:divBdr>
                    </w:div>
                    <w:div w:id="1223295984">
                      <w:marLeft w:val="0"/>
                      <w:marRight w:val="0"/>
                      <w:marTop w:val="0"/>
                      <w:marBottom w:val="0"/>
                      <w:divBdr>
                        <w:top w:val="none" w:sz="0" w:space="0" w:color="auto"/>
                        <w:left w:val="none" w:sz="0" w:space="0" w:color="auto"/>
                        <w:bottom w:val="none" w:sz="0" w:space="0" w:color="auto"/>
                        <w:right w:val="none" w:sz="0" w:space="0" w:color="auto"/>
                      </w:divBdr>
                    </w:div>
                    <w:div w:id="1227495679">
                      <w:marLeft w:val="0"/>
                      <w:marRight w:val="0"/>
                      <w:marTop w:val="0"/>
                      <w:marBottom w:val="0"/>
                      <w:divBdr>
                        <w:top w:val="none" w:sz="0" w:space="0" w:color="auto"/>
                        <w:left w:val="none" w:sz="0" w:space="0" w:color="auto"/>
                        <w:bottom w:val="none" w:sz="0" w:space="0" w:color="auto"/>
                        <w:right w:val="none" w:sz="0" w:space="0" w:color="auto"/>
                      </w:divBdr>
                    </w:div>
                    <w:div w:id="1282686439">
                      <w:marLeft w:val="0"/>
                      <w:marRight w:val="0"/>
                      <w:marTop w:val="0"/>
                      <w:marBottom w:val="0"/>
                      <w:divBdr>
                        <w:top w:val="none" w:sz="0" w:space="0" w:color="auto"/>
                        <w:left w:val="none" w:sz="0" w:space="0" w:color="auto"/>
                        <w:bottom w:val="none" w:sz="0" w:space="0" w:color="auto"/>
                        <w:right w:val="none" w:sz="0" w:space="0" w:color="auto"/>
                      </w:divBdr>
                    </w:div>
                    <w:div w:id="1470977807">
                      <w:marLeft w:val="0"/>
                      <w:marRight w:val="0"/>
                      <w:marTop w:val="0"/>
                      <w:marBottom w:val="0"/>
                      <w:divBdr>
                        <w:top w:val="none" w:sz="0" w:space="0" w:color="auto"/>
                        <w:left w:val="none" w:sz="0" w:space="0" w:color="auto"/>
                        <w:bottom w:val="none" w:sz="0" w:space="0" w:color="auto"/>
                        <w:right w:val="none" w:sz="0" w:space="0" w:color="auto"/>
                      </w:divBdr>
                    </w:div>
                    <w:div w:id="1564487036">
                      <w:marLeft w:val="0"/>
                      <w:marRight w:val="0"/>
                      <w:marTop w:val="0"/>
                      <w:marBottom w:val="0"/>
                      <w:divBdr>
                        <w:top w:val="none" w:sz="0" w:space="0" w:color="auto"/>
                        <w:left w:val="none" w:sz="0" w:space="0" w:color="auto"/>
                        <w:bottom w:val="none" w:sz="0" w:space="0" w:color="auto"/>
                        <w:right w:val="none" w:sz="0" w:space="0" w:color="auto"/>
                      </w:divBdr>
                    </w:div>
                    <w:div w:id="1947536797">
                      <w:marLeft w:val="0"/>
                      <w:marRight w:val="0"/>
                      <w:marTop w:val="0"/>
                      <w:marBottom w:val="0"/>
                      <w:divBdr>
                        <w:top w:val="none" w:sz="0" w:space="0" w:color="auto"/>
                        <w:left w:val="none" w:sz="0" w:space="0" w:color="auto"/>
                        <w:bottom w:val="none" w:sz="0" w:space="0" w:color="auto"/>
                        <w:right w:val="none" w:sz="0" w:space="0" w:color="auto"/>
                      </w:divBdr>
                    </w:div>
                    <w:div w:id="1948152045">
                      <w:marLeft w:val="0"/>
                      <w:marRight w:val="0"/>
                      <w:marTop w:val="0"/>
                      <w:marBottom w:val="0"/>
                      <w:divBdr>
                        <w:top w:val="none" w:sz="0" w:space="0" w:color="auto"/>
                        <w:left w:val="none" w:sz="0" w:space="0" w:color="auto"/>
                        <w:bottom w:val="none" w:sz="0" w:space="0" w:color="auto"/>
                        <w:right w:val="none" w:sz="0" w:space="0" w:color="auto"/>
                      </w:divBdr>
                    </w:div>
                    <w:div w:id="2146389959">
                      <w:marLeft w:val="0"/>
                      <w:marRight w:val="0"/>
                      <w:marTop w:val="0"/>
                      <w:marBottom w:val="0"/>
                      <w:divBdr>
                        <w:top w:val="none" w:sz="0" w:space="0" w:color="auto"/>
                        <w:left w:val="none" w:sz="0" w:space="0" w:color="auto"/>
                        <w:bottom w:val="none" w:sz="0" w:space="0" w:color="auto"/>
                        <w:right w:val="none" w:sz="0" w:space="0" w:color="auto"/>
                      </w:divBdr>
                    </w:div>
                  </w:divsChild>
                </w:div>
                <w:div w:id="1704860765">
                  <w:marLeft w:val="0"/>
                  <w:marRight w:val="0"/>
                  <w:marTop w:val="0"/>
                  <w:marBottom w:val="0"/>
                  <w:divBdr>
                    <w:top w:val="none" w:sz="0" w:space="0" w:color="auto"/>
                    <w:left w:val="none" w:sz="0" w:space="0" w:color="auto"/>
                    <w:bottom w:val="none" w:sz="0" w:space="0" w:color="auto"/>
                    <w:right w:val="none" w:sz="0" w:space="0" w:color="auto"/>
                  </w:divBdr>
                  <w:divsChild>
                    <w:div w:id="954556886">
                      <w:marLeft w:val="0"/>
                      <w:marRight w:val="0"/>
                      <w:marTop w:val="0"/>
                      <w:marBottom w:val="0"/>
                      <w:divBdr>
                        <w:top w:val="none" w:sz="0" w:space="0" w:color="auto"/>
                        <w:left w:val="none" w:sz="0" w:space="0" w:color="auto"/>
                        <w:bottom w:val="none" w:sz="0" w:space="0" w:color="auto"/>
                        <w:right w:val="none" w:sz="0" w:space="0" w:color="auto"/>
                      </w:divBdr>
                    </w:div>
                  </w:divsChild>
                </w:div>
                <w:div w:id="1783304125">
                  <w:marLeft w:val="0"/>
                  <w:marRight w:val="0"/>
                  <w:marTop w:val="0"/>
                  <w:marBottom w:val="0"/>
                  <w:divBdr>
                    <w:top w:val="none" w:sz="0" w:space="0" w:color="auto"/>
                    <w:left w:val="none" w:sz="0" w:space="0" w:color="auto"/>
                    <w:bottom w:val="none" w:sz="0" w:space="0" w:color="auto"/>
                    <w:right w:val="none" w:sz="0" w:space="0" w:color="auto"/>
                  </w:divBdr>
                  <w:divsChild>
                    <w:div w:id="1232814234">
                      <w:marLeft w:val="0"/>
                      <w:marRight w:val="0"/>
                      <w:marTop w:val="0"/>
                      <w:marBottom w:val="0"/>
                      <w:divBdr>
                        <w:top w:val="none" w:sz="0" w:space="0" w:color="auto"/>
                        <w:left w:val="none" w:sz="0" w:space="0" w:color="auto"/>
                        <w:bottom w:val="none" w:sz="0" w:space="0" w:color="auto"/>
                        <w:right w:val="none" w:sz="0" w:space="0" w:color="auto"/>
                      </w:divBdr>
                    </w:div>
                  </w:divsChild>
                </w:div>
                <w:div w:id="1813711631">
                  <w:marLeft w:val="0"/>
                  <w:marRight w:val="0"/>
                  <w:marTop w:val="0"/>
                  <w:marBottom w:val="0"/>
                  <w:divBdr>
                    <w:top w:val="none" w:sz="0" w:space="0" w:color="auto"/>
                    <w:left w:val="none" w:sz="0" w:space="0" w:color="auto"/>
                    <w:bottom w:val="none" w:sz="0" w:space="0" w:color="auto"/>
                    <w:right w:val="none" w:sz="0" w:space="0" w:color="auto"/>
                  </w:divBdr>
                  <w:divsChild>
                    <w:div w:id="1614896287">
                      <w:marLeft w:val="0"/>
                      <w:marRight w:val="0"/>
                      <w:marTop w:val="0"/>
                      <w:marBottom w:val="0"/>
                      <w:divBdr>
                        <w:top w:val="none" w:sz="0" w:space="0" w:color="auto"/>
                        <w:left w:val="none" w:sz="0" w:space="0" w:color="auto"/>
                        <w:bottom w:val="none" w:sz="0" w:space="0" w:color="auto"/>
                        <w:right w:val="none" w:sz="0" w:space="0" w:color="auto"/>
                      </w:divBdr>
                    </w:div>
                  </w:divsChild>
                </w:div>
                <w:div w:id="1826890527">
                  <w:marLeft w:val="0"/>
                  <w:marRight w:val="0"/>
                  <w:marTop w:val="0"/>
                  <w:marBottom w:val="0"/>
                  <w:divBdr>
                    <w:top w:val="none" w:sz="0" w:space="0" w:color="auto"/>
                    <w:left w:val="none" w:sz="0" w:space="0" w:color="auto"/>
                    <w:bottom w:val="none" w:sz="0" w:space="0" w:color="auto"/>
                    <w:right w:val="none" w:sz="0" w:space="0" w:color="auto"/>
                  </w:divBdr>
                  <w:divsChild>
                    <w:div w:id="1988515031">
                      <w:marLeft w:val="0"/>
                      <w:marRight w:val="0"/>
                      <w:marTop w:val="0"/>
                      <w:marBottom w:val="0"/>
                      <w:divBdr>
                        <w:top w:val="none" w:sz="0" w:space="0" w:color="auto"/>
                        <w:left w:val="none" w:sz="0" w:space="0" w:color="auto"/>
                        <w:bottom w:val="none" w:sz="0" w:space="0" w:color="auto"/>
                        <w:right w:val="none" w:sz="0" w:space="0" w:color="auto"/>
                      </w:divBdr>
                    </w:div>
                  </w:divsChild>
                </w:div>
                <w:div w:id="1831631569">
                  <w:marLeft w:val="0"/>
                  <w:marRight w:val="0"/>
                  <w:marTop w:val="0"/>
                  <w:marBottom w:val="0"/>
                  <w:divBdr>
                    <w:top w:val="none" w:sz="0" w:space="0" w:color="auto"/>
                    <w:left w:val="none" w:sz="0" w:space="0" w:color="auto"/>
                    <w:bottom w:val="none" w:sz="0" w:space="0" w:color="auto"/>
                    <w:right w:val="none" w:sz="0" w:space="0" w:color="auto"/>
                  </w:divBdr>
                  <w:divsChild>
                    <w:div w:id="707796096">
                      <w:marLeft w:val="0"/>
                      <w:marRight w:val="0"/>
                      <w:marTop w:val="0"/>
                      <w:marBottom w:val="0"/>
                      <w:divBdr>
                        <w:top w:val="none" w:sz="0" w:space="0" w:color="auto"/>
                        <w:left w:val="none" w:sz="0" w:space="0" w:color="auto"/>
                        <w:bottom w:val="none" w:sz="0" w:space="0" w:color="auto"/>
                        <w:right w:val="none" w:sz="0" w:space="0" w:color="auto"/>
                      </w:divBdr>
                    </w:div>
                  </w:divsChild>
                </w:div>
                <w:div w:id="1840923501">
                  <w:marLeft w:val="0"/>
                  <w:marRight w:val="0"/>
                  <w:marTop w:val="0"/>
                  <w:marBottom w:val="0"/>
                  <w:divBdr>
                    <w:top w:val="none" w:sz="0" w:space="0" w:color="auto"/>
                    <w:left w:val="none" w:sz="0" w:space="0" w:color="auto"/>
                    <w:bottom w:val="none" w:sz="0" w:space="0" w:color="auto"/>
                    <w:right w:val="none" w:sz="0" w:space="0" w:color="auto"/>
                  </w:divBdr>
                  <w:divsChild>
                    <w:div w:id="805008585">
                      <w:marLeft w:val="0"/>
                      <w:marRight w:val="0"/>
                      <w:marTop w:val="0"/>
                      <w:marBottom w:val="0"/>
                      <w:divBdr>
                        <w:top w:val="none" w:sz="0" w:space="0" w:color="auto"/>
                        <w:left w:val="none" w:sz="0" w:space="0" w:color="auto"/>
                        <w:bottom w:val="none" w:sz="0" w:space="0" w:color="auto"/>
                        <w:right w:val="none" w:sz="0" w:space="0" w:color="auto"/>
                      </w:divBdr>
                    </w:div>
                  </w:divsChild>
                </w:div>
                <w:div w:id="2117476784">
                  <w:marLeft w:val="0"/>
                  <w:marRight w:val="0"/>
                  <w:marTop w:val="0"/>
                  <w:marBottom w:val="0"/>
                  <w:divBdr>
                    <w:top w:val="none" w:sz="0" w:space="0" w:color="auto"/>
                    <w:left w:val="none" w:sz="0" w:space="0" w:color="auto"/>
                    <w:bottom w:val="none" w:sz="0" w:space="0" w:color="auto"/>
                    <w:right w:val="none" w:sz="0" w:space="0" w:color="auto"/>
                  </w:divBdr>
                  <w:divsChild>
                    <w:div w:id="98259873">
                      <w:marLeft w:val="0"/>
                      <w:marRight w:val="0"/>
                      <w:marTop w:val="0"/>
                      <w:marBottom w:val="0"/>
                      <w:divBdr>
                        <w:top w:val="none" w:sz="0" w:space="0" w:color="auto"/>
                        <w:left w:val="none" w:sz="0" w:space="0" w:color="auto"/>
                        <w:bottom w:val="none" w:sz="0" w:space="0" w:color="auto"/>
                        <w:right w:val="none" w:sz="0" w:space="0" w:color="auto"/>
                      </w:divBdr>
                    </w:div>
                    <w:div w:id="600797879">
                      <w:marLeft w:val="0"/>
                      <w:marRight w:val="0"/>
                      <w:marTop w:val="0"/>
                      <w:marBottom w:val="0"/>
                      <w:divBdr>
                        <w:top w:val="none" w:sz="0" w:space="0" w:color="auto"/>
                        <w:left w:val="none" w:sz="0" w:space="0" w:color="auto"/>
                        <w:bottom w:val="none" w:sz="0" w:space="0" w:color="auto"/>
                        <w:right w:val="none" w:sz="0" w:space="0" w:color="auto"/>
                      </w:divBdr>
                    </w:div>
                    <w:div w:id="61525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0719">
          <w:marLeft w:val="0"/>
          <w:marRight w:val="0"/>
          <w:marTop w:val="0"/>
          <w:marBottom w:val="0"/>
          <w:divBdr>
            <w:top w:val="none" w:sz="0" w:space="0" w:color="auto"/>
            <w:left w:val="none" w:sz="0" w:space="0" w:color="auto"/>
            <w:bottom w:val="none" w:sz="0" w:space="0" w:color="auto"/>
            <w:right w:val="none" w:sz="0" w:space="0" w:color="auto"/>
          </w:divBdr>
        </w:div>
        <w:div w:id="413164154">
          <w:marLeft w:val="0"/>
          <w:marRight w:val="0"/>
          <w:marTop w:val="0"/>
          <w:marBottom w:val="0"/>
          <w:divBdr>
            <w:top w:val="none" w:sz="0" w:space="0" w:color="auto"/>
            <w:left w:val="none" w:sz="0" w:space="0" w:color="auto"/>
            <w:bottom w:val="none" w:sz="0" w:space="0" w:color="auto"/>
            <w:right w:val="none" w:sz="0" w:space="0" w:color="auto"/>
          </w:divBdr>
          <w:divsChild>
            <w:div w:id="145048601">
              <w:marLeft w:val="-75"/>
              <w:marRight w:val="0"/>
              <w:marTop w:val="30"/>
              <w:marBottom w:val="30"/>
              <w:divBdr>
                <w:top w:val="none" w:sz="0" w:space="0" w:color="auto"/>
                <w:left w:val="none" w:sz="0" w:space="0" w:color="auto"/>
                <w:bottom w:val="none" w:sz="0" w:space="0" w:color="auto"/>
                <w:right w:val="none" w:sz="0" w:space="0" w:color="auto"/>
              </w:divBdr>
              <w:divsChild>
                <w:div w:id="110979955">
                  <w:marLeft w:val="0"/>
                  <w:marRight w:val="0"/>
                  <w:marTop w:val="0"/>
                  <w:marBottom w:val="0"/>
                  <w:divBdr>
                    <w:top w:val="none" w:sz="0" w:space="0" w:color="auto"/>
                    <w:left w:val="none" w:sz="0" w:space="0" w:color="auto"/>
                    <w:bottom w:val="none" w:sz="0" w:space="0" w:color="auto"/>
                    <w:right w:val="none" w:sz="0" w:space="0" w:color="auto"/>
                  </w:divBdr>
                  <w:divsChild>
                    <w:div w:id="2132938416">
                      <w:marLeft w:val="0"/>
                      <w:marRight w:val="0"/>
                      <w:marTop w:val="0"/>
                      <w:marBottom w:val="0"/>
                      <w:divBdr>
                        <w:top w:val="none" w:sz="0" w:space="0" w:color="auto"/>
                        <w:left w:val="none" w:sz="0" w:space="0" w:color="auto"/>
                        <w:bottom w:val="none" w:sz="0" w:space="0" w:color="auto"/>
                        <w:right w:val="none" w:sz="0" w:space="0" w:color="auto"/>
                      </w:divBdr>
                    </w:div>
                  </w:divsChild>
                </w:div>
                <w:div w:id="223301632">
                  <w:marLeft w:val="0"/>
                  <w:marRight w:val="0"/>
                  <w:marTop w:val="0"/>
                  <w:marBottom w:val="0"/>
                  <w:divBdr>
                    <w:top w:val="none" w:sz="0" w:space="0" w:color="auto"/>
                    <w:left w:val="none" w:sz="0" w:space="0" w:color="auto"/>
                    <w:bottom w:val="none" w:sz="0" w:space="0" w:color="auto"/>
                    <w:right w:val="none" w:sz="0" w:space="0" w:color="auto"/>
                  </w:divBdr>
                  <w:divsChild>
                    <w:div w:id="120654976">
                      <w:marLeft w:val="0"/>
                      <w:marRight w:val="0"/>
                      <w:marTop w:val="0"/>
                      <w:marBottom w:val="0"/>
                      <w:divBdr>
                        <w:top w:val="none" w:sz="0" w:space="0" w:color="auto"/>
                        <w:left w:val="none" w:sz="0" w:space="0" w:color="auto"/>
                        <w:bottom w:val="none" w:sz="0" w:space="0" w:color="auto"/>
                        <w:right w:val="none" w:sz="0" w:space="0" w:color="auto"/>
                      </w:divBdr>
                    </w:div>
                    <w:div w:id="234170946">
                      <w:marLeft w:val="0"/>
                      <w:marRight w:val="0"/>
                      <w:marTop w:val="0"/>
                      <w:marBottom w:val="0"/>
                      <w:divBdr>
                        <w:top w:val="none" w:sz="0" w:space="0" w:color="auto"/>
                        <w:left w:val="none" w:sz="0" w:space="0" w:color="auto"/>
                        <w:bottom w:val="none" w:sz="0" w:space="0" w:color="auto"/>
                        <w:right w:val="none" w:sz="0" w:space="0" w:color="auto"/>
                      </w:divBdr>
                    </w:div>
                    <w:div w:id="433404846">
                      <w:marLeft w:val="0"/>
                      <w:marRight w:val="0"/>
                      <w:marTop w:val="0"/>
                      <w:marBottom w:val="0"/>
                      <w:divBdr>
                        <w:top w:val="none" w:sz="0" w:space="0" w:color="auto"/>
                        <w:left w:val="none" w:sz="0" w:space="0" w:color="auto"/>
                        <w:bottom w:val="none" w:sz="0" w:space="0" w:color="auto"/>
                        <w:right w:val="none" w:sz="0" w:space="0" w:color="auto"/>
                      </w:divBdr>
                    </w:div>
                    <w:div w:id="661543595">
                      <w:marLeft w:val="0"/>
                      <w:marRight w:val="0"/>
                      <w:marTop w:val="0"/>
                      <w:marBottom w:val="0"/>
                      <w:divBdr>
                        <w:top w:val="none" w:sz="0" w:space="0" w:color="auto"/>
                        <w:left w:val="none" w:sz="0" w:space="0" w:color="auto"/>
                        <w:bottom w:val="none" w:sz="0" w:space="0" w:color="auto"/>
                        <w:right w:val="none" w:sz="0" w:space="0" w:color="auto"/>
                      </w:divBdr>
                    </w:div>
                    <w:div w:id="936868535">
                      <w:marLeft w:val="0"/>
                      <w:marRight w:val="0"/>
                      <w:marTop w:val="0"/>
                      <w:marBottom w:val="0"/>
                      <w:divBdr>
                        <w:top w:val="none" w:sz="0" w:space="0" w:color="auto"/>
                        <w:left w:val="none" w:sz="0" w:space="0" w:color="auto"/>
                        <w:bottom w:val="none" w:sz="0" w:space="0" w:color="auto"/>
                        <w:right w:val="none" w:sz="0" w:space="0" w:color="auto"/>
                      </w:divBdr>
                    </w:div>
                    <w:div w:id="1091858279">
                      <w:marLeft w:val="0"/>
                      <w:marRight w:val="0"/>
                      <w:marTop w:val="0"/>
                      <w:marBottom w:val="0"/>
                      <w:divBdr>
                        <w:top w:val="none" w:sz="0" w:space="0" w:color="auto"/>
                        <w:left w:val="none" w:sz="0" w:space="0" w:color="auto"/>
                        <w:bottom w:val="none" w:sz="0" w:space="0" w:color="auto"/>
                        <w:right w:val="none" w:sz="0" w:space="0" w:color="auto"/>
                      </w:divBdr>
                    </w:div>
                    <w:div w:id="1373456735">
                      <w:marLeft w:val="0"/>
                      <w:marRight w:val="0"/>
                      <w:marTop w:val="0"/>
                      <w:marBottom w:val="0"/>
                      <w:divBdr>
                        <w:top w:val="none" w:sz="0" w:space="0" w:color="auto"/>
                        <w:left w:val="none" w:sz="0" w:space="0" w:color="auto"/>
                        <w:bottom w:val="none" w:sz="0" w:space="0" w:color="auto"/>
                        <w:right w:val="none" w:sz="0" w:space="0" w:color="auto"/>
                      </w:divBdr>
                    </w:div>
                    <w:div w:id="1421294917">
                      <w:marLeft w:val="0"/>
                      <w:marRight w:val="0"/>
                      <w:marTop w:val="0"/>
                      <w:marBottom w:val="0"/>
                      <w:divBdr>
                        <w:top w:val="none" w:sz="0" w:space="0" w:color="auto"/>
                        <w:left w:val="none" w:sz="0" w:space="0" w:color="auto"/>
                        <w:bottom w:val="none" w:sz="0" w:space="0" w:color="auto"/>
                        <w:right w:val="none" w:sz="0" w:space="0" w:color="auto"/>
                      </w:divBdr>
                    </w:div>
                    <w:div w:id="1599169071">
                      <w:marLeft w:val="0"/>
                      <w:marRight w:val="0"/>
                      <w:marTop w:val="0"/>
                      <w:marBottom w:val="0"/>
                      <w:divBdr>
                        <w:top w:val="none" w:sz="0" w:space="0" w:color="auto"/>
                        <w:left w:val="none" w:sz="0" w:space="0" w:color="auto"/>
                        <w:bottom w:val="none" w:sz="0" w:space="0" w:color="auto"/>
                        <w:right w:val="none" w:sz="0" w:space="0" w:color="auto"/>
                      </w:divBdr>
                    </w:div>
                  </w:divsChild>
                </w:div>
                <w:div w:id="359429790">
                  <w:marLeft w:val="0"/>
                  <w:marRight w:val="0"/>
                  <w:marTop w:val="0"/>
                  <w:marBottom w:val="0"/>
                  <w:divBdr>
                    <w:top w:val="none" w:sz="0" w:space="0" w:color="auto"/>
                    <w:left w:val="none" w:sz="0" w:space="0" w:color="auto"/>
                    <w:bottom w:val="none" w:sz="0" w:space="0" w:color="auto"/>
                    <w:right w:val="none" w:sz="0" w:space="0" w:color="auto"/>
                  </w:divBdr>
                  <w:divsChild>
                    <w:div w:id="360517226">
                      <w:marLeft w:val="0"/>
                      <w:marRight w:val="0"/>
                      <w:marTop w:val="0"/>
                      <w:marBottom w:val="0"/>
                      <w:divBdr>
                        <w:top w:val="none" w:sz="0" w:space="0" w:color="auto"/>
                        <w:left w:val="none" w:sz="0" w:space="0" w:color="auto"/>
                        <w:bottom w:val="none" w:sz="0" w:space="0" w:color="auto"/>
                        <w:right w:val="none" w:sz="0" w:space="0" w:color="auto"/>
                      </w:divBdr>
                    </w:div>
                  </w:divsChild>
                </w:div>
                <w:div w:id="486213012">
                  <w:marLeft w:val="0"/>
                  <w:marRight w:val="0"/>
                  <w:marTop w:val="0"/>
                  <w:marBottom w:val="0"/>
                  <w:divBdr>
                    <w:top w:val="none" w:sz="0" w:space="0" w:color="auto"/>
                    <w:left w:val="none" w:sz="0" w:space="0" w:color="auto"/>
                    <w:bottom w:val="none" w:sz="0" w:space="0" w:color="auto"/>
                    <w:right w:val="none" w:sz="0" w:space="0" w:color="auto"/>
                  </w:divBdr>
                  <w:divsChild>
                    <w:div w:id="1262643321">
                      <w:marLeft w:val="0"/>
                      <w:marRight w:val="0"/>
                      <w:marTop w:val="0"/>
                      <w:marBottom w:val="0"/>
                      <w:divBdr>
                        <w:top w:val="none" w:sz="0" w:space="0" w:color="auto"/>
                        <w:left w:val="none" w:sz="0" w:space="0" w:color="auto"/>
                        <w:bottom w:val="none" w:sz="0" w:space="0" w:color="auto"/>
                        <w:right w:val="none" w:sz="0" w:space="0" w:color="auto"/>
                      </w:divBdr>
                    </w:div>
                  </w:divsChild>
                </w:div>
                <w:div w:id="728039918">
                  <w:marLeft w:val="0"/>
                  <w:marRight w:val="0"/>
                  <w:marTop w:val="0"/>
                  <w:marBottom w:val="0"/>
                  <w:divBdr>
                    <w:top w:val="none" w:sz="0" w:space="0" w:color="auto"/>
                    <w:left w:val="none" w:sz="0" w:space="0" w:color="auto"/>
                    <w:bottom w:val="none" w:sz="0" w:space="0" w:color="auto"/>
                    <w:right w:val="none" w:sz="0" w:space="0" w:color="auto"/>
                  </w:divBdr>
                  <w:divsChild>
                    <w:div w:id="140924084">
                      <w:marLeft w:val="0"/>
                      <w:marRight w:val="0"/>
                      <w:marTop w:val="0"/>
                      <w:marBottom w:val="0"/>
                      <w:divBdr>
                        <w:top w:val="none" w:sz="0" w:space="0" w:color="auto"/>
                        <w:left w:val="none" w:sz="0" w:space="0" w:color="auto"/>
                        <w:bottom w:val="none" w:sz="0" w:space="0" w:color="auto"/>
                        <w:right w:val="none" w:sz="0" w:space="0" w:color="auto"/>
                      </w:divBdr>
                    </w:div>
                  </w:divsChild>
                </w:div>
                <w:div w:id="769080790">
                  <w:marLeft w:val="0"/>
                  <w:marRight w:val="0"/>
                  <w:marTop w:val="0"/>
                  <w:marBottom w:val="0"/>
                  <w:divBdr>
                    <w:top w:val="none" w:sz="0" w:space="0" w:color="auto"/>
                    <w:left w:val="none" w:sz="0" w:space="0" w:color="auto"/>
                    <w:bottom w:val="none" w:sz="0" w:space="0" w:color="auto"/>
                    <w:right w:val="none" w:sz="0" w:space="0" w:color="auto"/>
                  </w:divBdr>
                  <w:divsChild>
                    <w:div w:id="1471751288">
                      <w:marLeft w:val="0"/>
                      <w:marRight w:val="0"/>
                      <w:marTop w:val="0"/>
                      <w:marBottom w:val="0"/>
                      <w:divBdr>
                        <w:top w:val="none" w:sz="0" w:space="0" w:color="auto"/>
                        <w:left w:val="none" w:sz="0" w:space="0" w:color="auto"/>
                        <w:bottom w:val="none" w:sz="0" w:space="0" w:color="auto"/>
                        <w:right w:val="none" w:sz="0" w:space="0" w:color="auto"/>
                      </w:divBdr>
                    </w:div>
                  </w:divsChild>
                </w:div>
                <w:div w:id="789518432">
                  <w:marLeft w:val="0"/>
                  <w:marRight w:val="0"/>
                  <w:marTop w:val="0"/>
                  <w:marBottom w:val="0"/>
                  <w:divBdr>
                    <w:top w:val="none" w:sz="0" w:space="0" w:color="auto"/>
                    <w:left w:val="none" w:sz="0" w:space="0" w:color="auto"/>
                    <w:bottom w:val="none" w:sz="0" w:space="0" w:color="auto"/>
                    <w:right w:val="none" w:sz="0" w:space="0" w:color="auto"/>
                  </w:divBdr>
                  <w:divsChild>
                    <w:div w:id="327559766">
                      <w:marLeft w:val="0"/>
                      <w:marRight w:val="0"/>
                      <w:marTop w:val="0"/>
                      <w:marBottom w:val="0"/>
                      <w:divBdr>
                        <w:top w:val="none" w:sz="0" w:space="0" w:color="auto"/>
                        <w:left w:val="none" w:sz="0" w:space="0" w:color="auto"/>
                        <w:bottom w:val="none" w:sz="0" w:space="0" w:color="auto"/>
                        <w:right w:val="none" w:sz="0" w:space="0" w:color="auto"/>
                      </w:divBdr>
                    </w:div>
                  </w:divsChild>
                </w:div>
                <w:div w:id="944459069">
                  <w:marLeft w:val="0"/>
                  <w:marRight w:val="0"/>
                  <w:marTop w:val="0"/>
                  <w:marBottom w:val="0"/>
                  <w:divBdr>
                    <w:top w:val="none" w:sz="0" w:space="0" w:color="auto"/>
                    <w:left w:val="none" w:sz="0" w:space="0" w:color="auto"/>
                    <w:bottom w:val="none" w:sz="0" w:space="0" w:color="auto"/>
                    <w:right w:val="none" w:sz="0" w:space="0" w:color="auto"/>
                  </w:divBdr>
                  <w:divsChild>
                    <w:div w:id="611980394">
                      <w:marLeft w:val="0"/>
                      <w:marRight w:val="0"/>
                      <w:marTop w:val="0"/>
                      <w:marBottom w:val="0"/>
                      <w:divBdr>
                        <w:top w:val="none" w:sz="0" w:space="0" w:color="auto"/>
                        <w:left w:val="none" w:sz="0" w:space="0" w:color="auto"/>
                        <w:bottom w:val="none" w:sz="0" w:space="0" w:color="auto"/>
                        <w:right w:val="none" w:sz="0" w:space="0" w:color="auto"/>
                      </w:divBdr>
                    </w:div>
                  </w:divsChild>
                </w:div>
                <w:div w:id="962418621">
                  <w:marLeft w:val="0"/>
                  <w:marRight w:val="0"/>
                  <w:marTop w:val="0"/>
                  <w:marBottom w:val="0"/>
                  <w:divBdr>
                    <w:top w:val="none" w:sz="0" w:space="0" w:color="auto"/>
                    <w:left w:val="none" w:sz="0" w:space="0" w:color="auto"/>
                    <w:bottom w:val="none" w:sz="0" w:space="0" w:color="auto"/>
                    <w:right w:val="none" w:sz="0" w:space="0" w:color="auto"/>
                  </w:divBdr>
                  <w:divsChild>
                    <w:div w:id="284585756">
                      <w:marLeft w:val="0"/>
                      <w:marRight w:val="0"/>
                      <w:marTop w:val="0"/>
                      <w:marBottom w:val="0"/>
                      <w:divBdr>
                        <w:top w:val="none" w:sz="0" w:space="0" w:color="auto"/>
                        <w:left w:val="none" w:sz="0" w:space="0" w:color="auto"/>
                        <w:bottom w:val="none" w:sz="0" w:space="0" w:color="auto"/>
                        <w:right w:val="none" w:sz="0" w:space="0" w:color="auto"/>
                      </w:divBdr>
                    </w:div>
                  </w:divsChild>
                </w:div>
                <w:div w:id="999191944">
                  <w:marLeft w:val="0"/>
                  <w:marRight w:val="0"/>
                  <w:marTop w:val="0"/>
                  <w:marBottom w:val="0"/>
                  <w:divBdr>
                    <w:top w:val="none" w:sz="0" w:space="0" w:color="auto"/>
                    <w:left w:val="none" w:sz="0" w:space="0" w:color="auto"/>
                    <w:bottom w:val="none" w:sz="0" w:space="0" w:color="auto"/>
                    <w:right w:val="none" w:sz="0" w:space="0" w:color="auto"/>
                  </w:divBdr>
                  <w:divsChild>
                    <w:div w:id="1489707082">
                      <w:marLeft w:val="0"/>
                      <w:marRight w:val="0"/>
                      <w:marTop w:val="0"/>
                      <w:marBottom w:val="0"/>
                      <w:divBdr>
                        <w:top w:val="none" w:sz="0" w:space="0" w:color="auto"/>
                        <w:left w:val="none" w:sz="0" w:space="0" w:color="auto"/>
                        <w:bottom w:val="none" w:sz="0" w:space="0" w:color="auto"/>
                        <w:right w:val="none" w:sz="0" w:space="0" w:color="auto"/>
                      </w:divBdr>
                    </w:div>
                  </w:divsChild>
                </w:div>
                <w:div w:id="1073359720">
                  <w:marLeft w:val="0"/>
                  <w:marRight w:val="0"/>
                  <w:marTop w:val="0"/>
                  <w:marBottom w:val="0"/>
                  <w:divBdr>
                    <w:top w:val="none" w:sz="0" w:space="0" w:color="auto"/>
                    <w:left w:val="none" w:sz="0" w:space="0" w:color="auto"/>
                    <w:bottom w:val="none" w:sz="0" w:space="0" w:color="auto"/>
                    <w:right w:val="none" w:sz="0" w:space="0" w:color="auto"/>
                  </w:divBdr>
                  <w:divsChild>
                    <w:div w:id="231813275">
                      <w:marLeft w:val="0"/>
                      <w:marRight w:val="0"/>
                      <w:marTop w:val="0"/>
                      <w:marBottom w:val="0"/>
                      <w:divBdr>
                        <w:top w:val="none" w:sz="0" w:space="0" w:color="auto"/>
                        <w:left w:val="none" w:sz="0" w:space="0" w:color="auto"/>
                        <w:bottom w:val="none" w:sz="0" w:space="0" w:color="auto"/>
                        <w:right w:val="none" w:sz="0" w:space="0" w:color="auto"/>
                      </w:divBdr>
                    </w:div>
                  </w:divsChild>
                </w:div>
                <w:div w:id="1182741870">
                  <w:marLeft w:val="0"/>
                  <w:marRight w:val="0"/>
                  <w:marTop w:val="0"/>
                  <w:marBottom w:val="0"/>
                  <w:divBdr>
                    <w:top w:val="none" w:sz="0" w:space="0" w:color="auto"/>
                    <w:left w:val="none" w:sz="0" w:space="0" w:color="auto"/>
                    <w:bottom w:val="none" w:sz="0" w:space="0" w:color="auto"/>
                    <w:right w:val="none" w:sz="0" w:space="0" w:color="auto"/>
                  </w:divBdr>
                  <w:divsChild>
                    <w:div w:id="856114166">
                      <w:marLeft w:val="0"/>
                      <w:marRight w:val="0"/>
                      <w:marTop w:val="0"/>
                      <w:marBottom w:val="0"/>
                      <w:divBdr>
                        <w:top w:val="none" w:sz="0" w:space="0" w:color="auto"/>
                        <w:left w:val="none" w:sz="0" w:space="0" w:color="auto"/>
                        <w:bottom w:val="none" w:sz="0" w:space="0" w:color="auto"/>
                        <w:right w:val="none" w:sz="0" w:space="0" w:color="auto"/>
                      </w:divBdr>
                    </w:div>
                  </w:divsChild>
                </w:div>
                <w:div w:id="1185947337">
                  <w:marLeft w:val="0"/>
                  <w:marRight w:val="0"/>
                  <w:marTop w:val="0"/>
                  <w:marBottom w:val="0"/>
                  <w:divBdr>
                    <w:top w:val="none" w:sz="0" w:space="0" w:color="auto"/>
                    <w:left w:val="none" w:sz="0" w:space="0" w:color="auto"/>
                    <w:bottom w:val="none" w:sz="0" w:space="0" w:color="auto"/>
                    <w:right w:val="none" w:sz="0" w:space="0" w:color="auto"/>
                  </w:divBdr>
                  <w:divsChild>
                    <w:div w:id="544368399">
                      <w:marLeft w:val="0"/>
                      <w:marRight w:val="0"/>
                      <w:marTop w:val="0"/>
                      <w:marBottom w:val="0"/>
                      <w:divBdr>
                        <w:top w:val="none" w:sz="0" w:space="0" w:color="auto"/>
                        <w:left w:val="none" w:sz="0" w:space="0" w:color="auto"/>
                        <w:bottom w:val="none" w:sz="0" w:space="0" w:color="auto"/>
                        <w:right w:val="none" w:sz="0" w:space="0" w:color="auto"/>
                      </w:divBdr>
                    </w:div>
                  </w:divsChild>
                </w:div>
                <w:div w:id="1250889406">
                  <w:marLeft w:val="0"/>
                  <w:marRight w:val="0"/>
                  <w:marTop w:val="0"/>
                  <w:marBottom w:val="0"/>
                  <w:divBdr>
                    <w:top w:val="none" w:sz="0" w:space="0" w:color="auto"/>
                    <w:left w:val="none" w:sz="0" w:space="0" w:color="auto"/>
                    <w:bottom w:val="none" w:sz="0" w:space="0" w:color="auto"/>
                    <w:right w:val="none" w:sz="0" w:space="0" w:color="auto"/>
                  </w:divBdr>
                  <w:divsChild>
                    <w:div w:id="393090792">
                      <w:marLeft w:val="0"/>
                      <w:marRight w:val="0"/>
                      <w:marTop w:val="0"/>
                      <w:marBottom w:val="0"/>
                      <w:divBdr>
                        <w:top w:val="none" w:sz="0" w:space="0" w:color="auto"/>
                        <w:left w:val="none" w:sz="0" w:space="0" w:color="auto"/>
                        <w:bottom w:val="none" w:sz="0" w:space="0" w:color="auto"/>
                        <w:right w:val="none" w:sz="0" w:space="0" w:color="auto"/>
                      </w:divBdr>
                    </w:div>
                  </w:divsChild>
                </w:div>
                <w:div w:id="1309088682">
                  <w:marLeft w:val="0"/>
                  <w:marRight w:val="0"/>
                  <w:marTop w:val="0"/>
                  <w:marBottom w:val="0"/>
                  <w:divBdr>
                    <w:top w:val="none" w:sz="0" w:space="0" w:color="auto"/>
                    <w:left w:val="none" w:sz="0" w:space="0" w:color="auto"/>
                    <w:bottom w:val="none" w:sz="0" w:space="0" w:color="auto"/>
                    <w:right w:val="none" w:sz="0" w:space="0" w:color="auto"/>
                  </w:divBdr>
                  <w:divsChild>
                    <w:div w:id="1543639877">
                      <w:marLeft w:val="0"/>
                      <w:marRight w:val="0"/>
                      <w:marTop w:val="0"/>
                      <w:marBottom w:val="0"/>
                      <w:divBdr>
                        <w:top w:val="none" w:sz="0" w:space="0" w:color="auto"/>
                        <w:left w:val="none" w:sz="0" w:space="0" w:color="auto"/>
                        <w:bottom w:val="none" w:sz="0" w:space="0" w:color="auto"/>
                        <w:right w:val="none" w:sz="0" w:space="0" w:color="auto"/>
                      </w:divBdr>
                    </w:div>
                  </w:divsChild>
                </w:div>
                <w:div w:id="1495561277">
                  <w:marLeft w:val="0"/>
                  <w:marRight w:val="0"/>
                  <w:marTop w:val="0"/>
                  <w:marBottom w:val="0"/>
                  <w:divBdr>
                    <w:top w:val="none" w:sz="0" w:space="0" w:color="auto"/>
                    <w:left w:val="none" w:sz="0" w:space="0" w:color="auto"/>
                    <w:bottom w:val="none" w:sz="0" w:space="0" w:color="auto"/>
                    <w:right w:val="none" w:sz="0" w:space="0" w:color="auto"/>
                  </w:divBdr>
                  <w:divsChild>
                    <w:div w:id="1665208307">
                      <w:marLeft w:val="0"/>
                      <w:marRight w:val="0"/>
                      <w:marTop w:val="0"/>
                      <w:marBottom w:val="0"/>
                      <w:divBdr>
                        <w:top w:val="none" w:sz="0" w:space="0" w:color="auto"/>
                        <w:left w:val="none" w:sz="0" w:space="0" w:color="auto"/>
                        <w:bottom w:val="none" w:sz="0" w:space="0" w:color="auto"/>
                        <w:right w:val="none" w:sz="0" w:space="0" w:color="auto"/>
                      </w:divBdr>
                    </w:div>
                  </w:divsChild>
                </w:div>
                <w:div w:id="1530606480">
                  <w:marLeft w:val="0"/>
                  <w:marRight w:val="0"/>
                  <w:marTop w:val="0"/>
                  <w:marBottom w:val="0"/>
                  <w:divBdr>
                    <w:top w:val="none" w:sz="0" w:space="0" w:color="auto"/>
                    <w:left w:val="none" w:sz="0" w:space="0" w:color="auto"/>
                    <w:bottom w:val="none" w:sz="0" w:space="0" w:color="auto"/>
                    <w:right w:val="none" w:sz="0" w:space="0" w:color="auto"/>
                  </w:divBdr>
                  <w:divsChild>
                    <w:div w:id="1866362193">
                      <w:marLeft w:val="0"/>
                      <w:marRight w:val="0"/>
                      <w:marTop w:val="0"/>
                      <w:marBottom w:val="0"/>
                      <w:divBdr>
                        <w:top w:val="none" w:sz="0" w:space="0" w:color="auto"/>
                        <w:left w:val="none" w:sz="0" w:space="0" w:color="auto"/>
                        <w:bottom w:val="none" w:sz="0" w:space="0" w:color="auto"/>
                        <w:right w:val="none" w:sz="0" w:space="0" w:color="auto"/>
                      </w:divBdr>
                    </w:div>
                  </w:divsChild>
                </w:div>
                <w:div w:id="1628390646">
                  <w:marLeft w:val="0"/>
                  <w:marRight w:val="0"/>
                  <w:marTop w:val="0"/>
                  <w:marBottom w:val="0"/>
                  <w:divBdr>
                    <w:top w:val="none" w:sz="0" w:space="0" w:color="auto"/>
                    <w:left w:val="none" w:sz="0" w:space="0" w:color="auto"/>
                    <w:bottom w:val="none" w:sz="0" w:space="0" w:color="auto"/>
                    <w:right w:val="none" w:sz="0" w:space="0" w:color="auto"/>
                  </w:divBdr>
                  <w:divsChild>
                    <w:div w:id="346954231">
                      <w:marLeft w:val="0"/>
                      <w:marRight w:val="0"/>
                      <w:marTop w:val="0"/>
                      <w:marBottom w:val="0"/>
                      <w:divBdr>
                        <w:top w:val="none" w:sz="0" w:space="0" w:color="auto"/>
                        <w:left w:val="none" w:sz="0" w:space="0" w:color="auto"/>
                        <w:bottom w:val="none" w:sz="0" w:space="0" w:color="auto"/>
                        <w:right w:val="none" w:sz="0" w:space="0" w:color="auto"/>
                      </w:divBdr>
                    </w:div>
                    <w:div w:id="618603918">
                      <w:marLeft w:val="0"/>
                      <w:marRight w:val="0"/>
                      <w:marTop w:val="0"/>
                      <w:marBottom w:val="0"/>
                      <w:divBdr>
                        <w:top w:val="none" w:sz="0" w:space="0" w:color="auto"/>
                        <w:left w:val="none" w:sz="0" w:space="0" w:color="auto"/>
                        <w:bottom w:val="none" w:sz="0" w:space="0" w:color="auto"/>
                        <w:right w:val="none" w:sz="0" w:space="0" w:color="auto"/>
                      </w:divBdr>
                    </w:div>
                    <w:div w:id="731121679">
                      <w:marLeft w:val="0"/>
                      <w:marRight w:val="0"/>
                      <w:marTop w:val="0"/>
                      <w:marBottom w:val="0"/>
                      <w:divBdr>
                        <w:top w:val="none" w:sz="0" w:space="0" w:color="auto"/>
                        <w:left w:val="none" w:sz="0" w:space="0" w:color="auto"/>
                        <w:bottom w:val="none" w:sz="0" w:space="0" w:color="auto"/>
                        <w:right w:val="none" w:sz="0" w:space="0" w:color="auto"/>
                      </w:divBdr>
                    </w:div>
                    <w:div w:id="956301802">
                      <w:marLeft w:val="0"/>
                      <w:marRight w:val="0"/>
                      <w:marTop w:val="0"/>
                      <w:marBottom w:val="0"/>
                      <w:divBdr>
                        <w:top w:val="none" w:sz="0" w:space="0" w:color="auto"/>
                        <w:left w:val="none" w:sz="0" w:space="0" w:color="auto"/>
                        <w:bottom w:val="none" w:sz="0" w:space="0" w:color="auto"/>
                        <w:right w:val="none" w:sz="0" w:space="0" w:color="auto"/>
                      </w:divBdr>
                    </w:div>
                    <w:div w:id="1239292756">
                      <w:marLeft w:val="0"/>
                      <w:marRight w:val="0"/>
                      <w:marTop w:val="0"/>
                      <w:marBottom w:val="0"/>
                      <w:divBdr>
                        <w:top w:val="none" w:sz="0" w:space="0" w:color="auto"/>
                        <w:left w:val="none" w:sz="0" w:space="0" w:color="auto"/>
                        <w:bottom w:val="none" w:sz="0" w:space="0" w:color="auto"/>
                        <w:right w:val="none" w:sz="0" w:space="0" w:color="auto"/>
                      </w:divBdr>
                    </w:div>
                    <w:div w:id="1992438338">
                      <w:marLeft w:val="0"/>
                      <w:marRight w:val="0"/>
                      <w:marTop w:val="0"/>
                      <w:marBottom w:val="0"/>
                      <w:divBdr>
                        <w:top w:val="none" w:sz="0" w:space="0" w:color="auto"/>
                        <w:left w:val="none" w:sz="0" w:space="0" w:color="auto"/>
                        <w:bottom w:val="none" w:sz="0" w:space="0" w:color="auto"/>
                        <w:right w:val="none" w:sz="0" w:space="0" w:color="auto"/>
                      </w:divBdr>
                    </w:div>
                    <w:div w:id="2132161659">
                      <w:marLeft w:val="0"/>
                      <w:marRight w:val="0"/>
                      <w:marTop w:val="0"/>
                      <w:marBottom w:val="0"/>
                      <w:divBdr>
                        <w:top w:val="none" w:sz="0" w:space="0" w:color="auto"/>
                        <w:left w:val="none" w:sz="0" w:space="0" w:color="auto"/>
                        <w:bottom w:val="none" w:sz="0" w:space="0" w:color="auto"/>
                        <w:right w:val="none" w:sz="0" w:space="0" w:color="auto"/>
                      </w:divBdr>
                    </w:div>
                  </w:divsChild>
                </w:div>
                <w:div w:id="1646541597">
                  <w:marLeft w:val="0"/>
                  <w:marRight w:val="0"/>
                  <w:marTop w:val="0"/>
                  <w:marBottom w:val="0"/>
                  <w:divBdr>
                    <w:top w:val="none" w:sz="0" w:space="0" w:color="auto"/>
                    <w:left w:val="none" w:sz="0" w:space="0" w:color="auto"/>
                    <w:bottom w:val="none" w:sz="0" w:space="0" w:color="auto"/>
                    <w:right w:val="none" w:sz="0" w:space="0" w:color="auto"/>
                  </w:divBdr>
                  <w:divsChild>
                    <w:div w:id="100687030">
                      <w:marLeft w:val="0"/>
                      <w:marRight w:val="0"/>
                      <w:marTop w:val="0"/>
                      <w:marBottom w:val="0"/>
                      <w:divBdr>
                        <w:top w:val="none" w:sz="0" w:space="0" w:color="auto"/>
                        <w:left w:val="none" w:sz="0" w:space="0" w:color="auto"/>
                        <w:bottom w:val="none" w:sz="0" w:space="0" w:color="auto"/>
                        <w:right w:val="none" w:sz="0" w:space="0" w:color="auto"/>
                      </w:divBdr>
                    </w:div>
                  </w:divsChild>
                </w:div>
                <w:div w:id="1659993836">
                  <w:marLeft w:val="0"/>
                  <w:marRight w:val="0"/>
                  <w:marTop w:val="0"/>
                  <w:marBottom w:val="0"/>
                  <w:divBdr>
                    <w:top w:val="none" w:sz="0" w:space="0" w:color="auto"/>
                    <w:left w:val="none" w:sz="0" w:space="0" w:color="auto"/>
                    <w:bottom w:val="none" w:sz="0" w:space="0" w:color="auto"/>
                    <w:right w:val="none" w:sz="0" w:space="0" w:color="auto"/>
                  </w:divBdr>
                  <w:divsChild>
                    <w:div w:id="105855903">
                      <w:marLeft w:val="0"/>
                      <w:marRight w:val="0"/>
                      <w:marTop w:val="0"/>
                      <w:marBottom w:val="0"/>
                      <w:divBdr>
                        <w:top w:val="none" w:sz="0" w:space="0" w:color="auto"/>
                        <w:left w:val="none" w:sz="0" w:space="0" w:color="auto"/>
                        <w:bottom w:val="none" w:sz="0" w:space="0" w:color="auto"/>
                        <w:right w:val="none" w:sz="0" w:space="0" w:color="auto"/>
                      </w:divBdr>
                    </w:div>
                    <w:div w:id="564027088">
                      <w:marLeft w:val="0"/>
                      <w:marRight w:val="0"/>
                      <w:marTop w:val="0"/>
                      <w:marBottom w:val="0"/>
                      <w:divBdr>
                        <w:top w:val="none" w:sz="0" w:space="0" w:color="auto"/>
                        <w:left w:val="none" w:sz="0" w:space="0" w:color="auto"/>
                        <w:bottom w:val="none" w:sz="0" w:space="0" w:color="auto"/>
                        <w:right w:val="none" w:sz="0" w:space="0" w:color="auto"/>
                      </w:divBdr>
                    </w:div>
                    <w:div w:id="866023144">
                      <w:marLeft w:val="0"/>
                      <w:marRight w:val="0"/>
                      <w:marTop w:val="0"/>
                      <w:marBottom w:val="0"/>
                      <w:divBdr>
                        <w:top w:val="none" w:sz="0" w:space="0" w:color="auto"/>
                        <w:left w:val="none" w:sz="0" w:space="0" w:color="auto"/>
                        <w:bottom w:val="none" w:sz="0" w:space="0" w:color="auto"/>
                        <w:right w:val="none" w:sz="0" w:space="0" w:color="auto"/>
                      </w:divBdr>
                    </w:div>
                  </w:divsChild>
                </w:div>
                <w:div w:id="1705979431">
                  <w:marLeft w:val="0"/>
                  <w:marRight w:val="0"/>
                  <w:marTop w:val="0"/>
                  <w:marBottom w:val="0"/>
                  <w:divBdr>
                    <w:top w:val="none" w:sz="0" w:space="0" w:color="auto"/>
                    <w:left w:val="none" w:sz="0" w:space="0" w:color="auto"/>
                    <w:bottom w:val="none" w:sz="0" w:space="0" w:color="auto"/>
                    <w:right w:val="none" w:sz="0" w:space="0" w:color="auto"/>
                  </w:divBdr>
                  <w:divsChild>
                    <w:div w:id="840505271">
                      <w:marLeft w:val="0"/>
                      <w:marRight w:val="0"/>
                      <w:marTop w:val="0"/>
                      <w:marBottom w:val="0"/>
                      <w:divBdr>
                        <w:top w:val="none" w:sz="0" w:space="0" w:color="auto"/>
                        <w:left w:val="none" w:sz="0" w:space="0" w:color="auto"/>
                        <w:bottom w:val="none" w:sz="0" w:space="0" w:color="auto"/>
                        <w:right w:val="none" w:sz="0" w:space="0" w:color="auto"/>
                      </w:divBdr>
                    </w:div>
                  </w:divsChild>
                </w:div>
                <w:div w:id="1764182902">
                  <w:marLeft w:val="0"/>
                  <w:marRight w:val="0"/>
                  <w:marTop w:val="0"/>
                  <w:marBottom w:val="0"/>
                  <w:divBdr>
                    <w:top w:val="none" w:sz="0" w:space="0" w:color="auto"/>
                    <w:left w:val="none" w:sz="0" w:space="0" w:color="auto"/>
                    <w:bottom w:val="none" w:sz="0" w:space="0" w:color="auto"/>
                    <w:right w:val="none" w:sz="0" w:space="0" w:color="auto"/>
                  </w:divBdr>
                  <w:divsChild>
                    <w:div w:id="1737582392">
                      <w:marLeft w:val="0"/>
                      <w:marRight w:val="0"/>
                      <w:marTop w:val="0"/>
                      <w:marBottom w:val="0"/>
                      <w:divBdr>
                        <w:top w:val="none" w:sz="0" w:space="0" w:color="auto"/>
                        <w:left w:val="none" w:sz="0" w:space="0" w:color="auto"/>
                        <w:bottom w:val="none" w:sz="0" w:space="0" w:color="auto"/>
                        <w:right w:val="none" w:sz="0" w:space="0" w:color="auto"/>
                      </w:divBdr>
                    </w:div>
                  </w:divsChild>
                </w:div>
                <w:div w:id="1916666951">
                  <w:marLeft w:val="0"/>
                  <w:marRight w:val="0"/>
                  <w:marTop w:val="0"/>
                  <w:marBottom w:val="0"/>
                  <w:divBdr>
                    <w:top w:val="none" w:sz="0" w:space="0" w:color="auto"/>
                    <w:left w:val="none" w:sz="0" w:space="0" w:color="auto"/>
                    <w:bottom w:val="none" w:sz="0" w:space="0" w:color="auto"/>
                    <w:right w:val="none" w:sz="0" w:space="0" w:color="auto"/>
                  </w:divBdr>
                  <w:divsChild>
                    <w:div w:id="1305433384">
                      <w:marLeft w:val="0"/>
                      <w:marRight w:val="0"/>
                      <w:marTop w:val="0"/>
                      <w:marBottom w:val="0"/>
                      <w:divBdr>
                        <w:top w:val="none" w:sz="0" w:space="0" w:color="auto"/>
                        <w:left w:val="none" w:sz="0" w:space="0" w:color="auto"/>
                        <w:bottom w:val="none" w:sz="0" w:space="0" w:color="auto"/>
                        <w:right w:val="none" w:sz="0" w:space="0" w:color="auto"/>
                      </w:divBdr>
                    </w:div>
                  </w:divsChild>
                </w:div>
                <w:div w:id="2111390238">
                  <w:marLeft w:val="0"/>
                  <w:marRight w:val="0"/>
                  <w:marTop w:val="0"/>
                  <w:marBottom w:val="0"/>
                  <w:divBdr>
                    <w:top w:val="none" w:sz="0" w:space="0" w:color="auto"/>
                    <w:left w:val="none" w:sz="0" w:space="0" w:color="auto"/>
                    <w:bottom w:val="none" w:sz="0" w:space="0" w:color="auto"/>
                    <w:right w:val="none" w:sz="0" w:space="0" w:color="auto"/>
                  </w:divBdr>
                  <w:divsChild>
                    <w:div w:id="13386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36719">
          <w:marLeft w:val="0"/>
          <w:marRight w:val="0"/>
          <w:marTop w:val="0"/>
          <w:marBottom w:val="0"/>
          <w:divBdr>
            <w:top w:val="none" w:sz="0" w:space="0" w:color="auto"/>
            <w:left w:val="none" w:sz="0" w:space="0" w:color="auto"/>
            <w:bottom w:val="none" w:sz="0" w:space="0" w:color="auto"/>
            <w:right w:val="none" w:sz="0" w:space="0" w:color="auto"/>
          </w:divBdr>
        </w:div>
        <w:div w:id="550842458">
          <w:marLeft w:val="0"/>
          <w:marRight w:val="0"/>
          <w:marTop w:val="0"/>
          <w:marBottom w:val="0"/>
          <w:divBdr>
            <w:top w:val="none" w:sz="0" w:space="0" w:color="auto"/>
            <w:left w:val="none" w:sz="0" w:space="0" w:color="auto"/>
            <w:bottom w:val="none" w:sz="0" w:space="0" w:color="auto"/>
            <w:right w:val="none" w:sz="0" w:space="0" w:color="auto"/>
          </w:divBdr>
        </w:div>
        <w:div w:id="686635860">
          <w:marLeft w:val="0"/>
          <w:marRight w:val="0"/>
          <w:marTop w:val="0"/>
          <w:marBottom w:val="0"/>
          <w:divBdr>
            <w:top w:val="none" w:sz="0" w:space="0" w:color="auto"/>
            <w:left w:val="none" w:sz="0" w:space="0" w:color="auto"/>
            <w:bottom w:val="none" w:sz="0" w:space="0" w:color="auto"/>
            <w:right w:val="none" w:sz="0" w:space="0" w:color="auto"/>
          </w:divBdr>
          <w:divsChild>
            <w:div w:id="1382942711">
              <w:marLeft w:val="-75"/>
              <w:marRight w:val="0"/>
              <w:marTop w:val="30"/>
              <w:marBottom w:val="30"/>
              <w:divBdr>
                <w:top w:val="none" w:sz="0" w:space="0" w:color="auto"/>
                <w:left w:val="none" w:sz="0" w:space="0" w:color="auto"/>
                <w:bottom w:val="none" w:sz="0" w:space="0" w:color="auto"/>
                <w:right w:val="none" w:sz="0" w:space="0" w:color="auto"/>
              </w:divBdr>
              <w:divsChild>
                <w:div w:id="45109221">
                  <w:marLeft w:val="0"/>
                  <w:marRight w:val="0"/>
                  <w:marTop w:val="0"/>
                  <w:marBottom w:val="0"/>
                  <w:divBdr>
                    <w:top w:val="none" w:sz="0" w:space="0" w:color="auto"/>
                    <w:left w:val="none" w:sz="0" w:space="0" w:color="auto"/>
                    <w:bottom w:val="none" w:sz="0" w:space="0" w:color="auto"/>
                    <w:right w:val="none" w:sz="0" w:space="0" w:color="auto"/>
                  </w:divBdr>
                  <w:divsChild>
                    <w:div w:id="929046126">
                      <w:marLeft w:val="0"/>
                      <w:marRight w:val="0"/>
                      <w:marTop w:val="0"/>
                      <w:marBottom w:val="0"/>
                      <w:divBdr>
                        <w:top w:val="none" w:sz="0" w:space="0" w:color="auto"/>
                        <w:left w:val="none" w:sz="0" w:space="0" w:color="auto"/>
                        <w:bottom w:val="none" w:sz="0" w:space="0" w:color="auto"/>
                        <w:right w:val="none" w:sz="0" w:space="0" w:color="auto"/>
                      </w:divBdr>
                    </w:div>
                  </w:divsChild>
                </w:div>
                <w:div w:id="121925692">
                  <w:marLeft w:val="0"/>
                  <w:marRight w:val="0"/>
                  <w:marTop w:val="0"/>
                  <w:marBottom w:val="0"/>
                  <w:divBdr>
                    <w:top w:val="none" w:sz="0" w:space="0" w:color="auto"/>
                    <w:left w:val="none" w:sz="0" w:space="0" w:color="auto"/>
                    <w:bottom w:val="none" w:sz="0" w:space="0" w:color="auto"/>
                    <w:right w:val="none" w:sz="0" w:space="0" w:color="auto"/>
                  </w:divBdr>
                  <w:divsChild>
                    <w:div w:id="325936889">
                      <w:marLeft w:val="0"/>
                      <w:marRight w:val="0"/>
                      <w:marTop w:val="0"/>
                      <w:marBottom w:val="0"/>
                      <w:divBdr>
                        <w:top w:val="none" w:sz="0" w:space="0" w:color="auto"/>
                        <w:left w:val="none" w:sz="0" w:space="0" w:color="auto"/>
                        <w:bottom w:val="none" w:sz="0" w:space="0" w:color="auto"/>
                        <w:right w:val="none" w:sz="0" w:space="0" w:color="auto"/>
                      </w:divBdr>
                    </w:div>
                  </w:divsChild>
                </w:div>
                <w:div w:id="144662943">
                  <w:marLeft w:val="0"/>
                  <w:marRight w:val="0"/>
                  <w:marTop w:val="0"/>
                  <w:marBottom w:val="0"/>
                  <w:divBdr>
                    <w:top w:val="none" w:sz="0" w:space="0" w:color="auto"/>
                    <w:left w:val="none" w:sz="0" w:space="0" w:color="auto"/>
                    <w:bottom w:val="none" w:sz="0" w:space="0" w:color="auto"/>
                    <w:right w:val="none" w:sz="0" w:space="0" w:color="auto"/>
                  </w:divBdr>
                  <w:divsChild>
                    <w:div w:id="218706878">
                      <w:marLeft w:val="0"/>
                      <w:marRight w:val="0"/>
                      <w:marTop w:val="0"/>
                      <w:marBottom w:val="0"/>
                      <w:divBdr>
                        <w:top w:val="none" w:sz="0" w:space="0" w:color="auto"/>
                        <w:left w:val="none" w:sz="0" w:space="0" w:color="auto"/>
                        <w:bottom w:val="none" w:sz="0" w:space="0" w:color="auto"/>
                        <w:right w:val="none" w:sz="0" w:space="0" w:color="auto"/>
                      </w:divBdr>
                    </w:div>
                  </w:divsChild>
                </w:div>
                <w:div w:id="145629087">
                  <w:marLeft w:val="0"/>
                  <w:marRight w:val="0"/>
                  <w:marTop w:val="0"/>
                  <w:marBottom w:val="0"/>
                  <w:divBdr>
                    <w:top w:val="none" w:sz="0" w:space="0" w:color="auto"/>
                    <w:left w:val="none" w:sz="0" w:space="0" w:color="auto"/>
                    <w:bottom w:val="none" w:sz="0" w:space="0" w:color="auto"/>
                    <w:right w:val="none" w:sz="0" w:space="0" w:color="auto"/>
                  </w:divBdr>
                  <w:divsChild>
                    <w:div w:id="1974090583">
                      <w:marLeft w:val="0"/>
                      <w:marRight w:val="0"/>
                      <w:marTop w:val="0"/>
                      <w:marBottom w:val="0"/>
                      <w:divBdr>
                        <w:top w:val="none" w:sz="0" w:space="0" w:color="auto"/>
                        <w:left w:val="none" w:sz="0" w:space="0" w:color="auto"/>
                        <w:bottom w:val="none" w:sz="0" w:space="0" w:color="auto"/>
                        <w:right w:val="none" w:sz="0" w:space="0" w:color="auto"/>
                      </w:divBdr>
                    </w:div>
                  </w:divsChild>
                </w:div>
                <w:div w:id="236942034">
                  <w:marLeft w:val="0"/>
                  <w:marRight w:val="0"/>
                  <w:marTop w:val="0"/>
                  <w:marBottom w:val="0"/>
                  <w:divBdr>
                    <w:top w:val="none" w:sz="0" w:space="0" w:color="auto"/>
                    <w:left w:val="none" w:sz="0" w:space="0" w:color="auto"/>
                    <w:bottom w:val="none" w:sz="0" w:space="0" w:color="auto"/>
                    <w:right w:val="none" w:sz="0" w:space="0" w:color="auto"/>
                  </w:divBdr>
                  <w:divsChild>
                    <w:div w:id="1241014960">
                      <w:marLeft w:val="0"/>
                      <w:marRight w:val="0"/>
                      <w:marTop w:val="0"/>
                      <w:marBottom w:val="0"/>
                      <w:divBdr>
                        <w:top w:val="none" w:sz="0" w:space="0" w:color="auto"/>
                        <w:left w:val="none" w:sz="0" w:space="0" w:color="auto"/>
                        <w:bottom w:val="none" w:sz="0" w:space="0" w:color="auto"/>
                        <w:right w:val="none" w:sz="0" w:space="0" w:color="auto"/>
                      </w:divBdr>
                    </w:div>
                  </w:divsChild>
                </w:div>
                <w:div w:id="271859109">
                  <w:marLeft w:val="0"/>
                  <w:marRight w:val="0"/>
                  <w:marTop w:val="0"/>
                  <w:marBottom w:val="0"/>
                  <w:divBdr>
                    <w:top w:val="none" w:sz="0" w:space="0" w:color="auto"/>
                    <w:left w:val="none" w:sz="0" w:space="0" w:color="auto"/>
                    <w:bottom w:val="none" w:sz="0" w:space="0" w:color="auto"/>
                    <w:right w:val="none" w:sz="0" w:space="0" w:color="auto"/>
                  </w:divBdr>
                  <w:divsChild>
                    <w:div w:id="1148783013">
                      <w:marLeft w:val="0"/>
                      <w:marRight w:val="0"/>
                      <w:marTop w:val="0"/>
                      <w:marBottom w:val="0"/>
                      <w:divBdr>
                        <w:top w:val="none" w:sz="0" w:space="0" w:color="auto"/>
                        <w:left w:val="none" w:sz="0" w:space="0" w:color="auto"/>
                        <w:bottom w:val="none" w:sz="0" w:space="0" w:color="auto"/>
                        <w:right w:val="none" w:sz="0" w:space="0" w:color="auto"/>
                      </w:divBdr>
                    </w:div>
                  </w:divsChild>
                </w:div>
                <w:div w:id="381053854">
                  <w:marLeft w:val="0"/>
                  <w:marRight w:val="0"/>
                  <w:marTop w:val="0"/>
                  <w:marBottom w:val="0"/>
                  <w:divBdr>
                    <w:top w:val="none" w:sz="0" w:space="0" w:color="auto"/>
                    <w:left w:val="none" w:sz="0" w:space="0" w:color="auto"/>
                    <w:bottom w:val="none" w:sz="0" w:space="0" w:color="auto"/>
                    <w:right w:val="none" w:sz="0" w:space="0" w:color="auto"/>
                  </w:divBdr>
                  <w:divsChild>
                    <w:div w:id="1536428270">
                      <w:marLeft w:val="0"/>
                      <w:marRight w:val="0"/>
                      <w:marTop w:val="0"/>
                      <w:marBottom w:val="0"/>
                      <w:divBdr>
                        <w:top w:val="none" w:sz="0" w:space="0" w:color="auto"/>
                        <w:left w:val="none" w:sz="0" w:space="0" w:color="auto"/>
                        <w:bottom w:val="none" w:sz="0" w:space="0" w:color="auto"/>
                        <w:right w:val="none" w:sz="0" w:space="0" w:color="auto"/>
                      </w:divBdr>
                    </w:div>
                  </w:divsChild>
                </w:div>
                <w:div w:id="526021354">
                  <w:marLeft w:val="0"/>
                  <w:marRight w:val="0"/>
                  <w:marTop w:val="0"/>
                  <w:marBottom w:val="0"/>
                  <w:divBdr>
                    <w:top w:val="none" w:sz="0" w:space="0" w:color="auto"/>
                    <w:left w:val="none" w:sz="0" w:space="0" w:color="auto"/>
                    <w:bottom w:val="none" w:sz="0" w:space="0" w:color="auto"/>
                    <w:right w:val="none" w:sz="0" w:space="0" w:color="auto"/>
                  </w:divBdr>
                  <w:divsChild>
                    <w:div w:id="117915099">
                      <w:marLeft w:val="0"/>
                      <w:marRight w:val="0"/>
                      <w:marTop w:val="0"/>
                      <w:marBottom w:val="0"/>
                      <w:divBdr>
                        <w:top w:val="none" w:sz="0" w:space="0" w:color="auto"/>
                        <w:left w:val="none" w:sz="0" w:space="0" w:color="auto"/>
                        <w:bottom w:val="none" w:sz="0" w:space="0" w:color="auto"/>
                        <w:right w:val="none" w:sz="0" w:space="0" w:color="auto"/>
                      </w:divBdr>
                    </w:div>
                  </w:divsChild>
                </w:div>
                <w:div w:id="533349438">
                  <w:marLeft w:val="0"/>
                  <w:marRight w:val="0"/>
                  <w:marTop w:val="0"/>
                  <w:marBottom w:val="0"/>
                  <w:divBdr>
                    <w:top w:val="none" w:sz="0" w:space="0" w:color="auto"/>
                    <w:left w:val="none" w:sz="0" w:space="0" w:color="auto"/>
                    <w:bottom w:val="none" w:sz="0" w:space="0" w:color="auto"/>
                    <w:right w:val="none" w:sz="0" w:space="0" w:color="auto"/>
                  </w:divBdr>
                  <w:divsChild>
                    <w:div w:id="1834561296">
                      <w:marLeft w:val="0"/>
                      <w:marRight w:val="0"/>
                      <w:marTop w:val="0"/>
                      <w:marBottom w:val="0"/>
                      <w:divBdr>
                        <w:top w:val="none" w:sz="0" w:space="0" w:color="auto"/>
                        <w:left w:val="none" w:sz="0" w:space="0" w:color="auto"/>
                        <w:bottom w:val="none" w:sz="0" w:space="0" w:color="auto"/>
                        <w:right w:val="none" w:sz="0" w:space="0" w:color="auto"/>
                      </w:divBdr>
                    </w:div>
                  </w:divsChild>
                </w:div>
                <w:div w:id="555776872">
                  <w:marLeft w:val="0"/>
                  <w:marRight w:val="0"/>
                  <w:marTop w:val="0"/>
                  <w:marBottom w:val="0"/>
                  <w:divBdr>
                    <w:top w:val="none" w:sz="0" w:space="0" w:color="auto"/>
                    <w:left w:val="none" w:sz="0" w:space="0" w:color="auto"/>
                    <w:bottom w:val="none" w:sz="0" w:space="0" w:color="auto"/>
                    <w:right w:val="none" w:sz="0" w:space="0" w:color="auto"/>
                  </w:divBdr>
                  <w:divsChild>
                    <w:div w:id="144518778">
                      <w:marLeft w:val="0"/>
                      <w:marRight w:val="0"/>
                      <w:marTop w:val="0"/>
                      <w:marBottom w:val="0"/>
                      <w:divBdr>
                        <w:top w:val="none" w:sz="0" w:space="0" w:color="auto"/>
                        <w:left w:val="none" w:sz="0" w:space="0" w:color="auto"/>
                        <w:bottom w:val="none" w:sz="0" w:space="0" w:color="auto"/>
                        <w:right w:val="none" w:sz="0" w:space="0" w:color="auto"/>
                      </w:divBdr>
                    </w:div>
                    <w:div w:id="423916112">
                      <w:marLeft w:val="0"/>
                      <w:marRight w:val="0"/>
                      <w:marTop w:val="0"/>
                      <w:marBottom w:val="0"/>
                      <w:divBdr>
                        <w:top w:val="none" w:sz="0" w:space="0" w:color="auto"/>
                        <w:left w:val="none" w:sz="0" w:space="0" w:color="auto"/>
                        <w:bottom w:val="none" w:sz="0" w:space="0" w:color="auto"/>
                        <w:right w:val="none" w:sz="0" w:space="0" w:color="auto"/>
                      </w:divBdr>
                    </w:div>
                    <w:div w:id="1122336080">
                      <w:marLeft w:val="0"/>
                      <w:marRight w:val="0"/>
                      <w:marTop w:val="0"/>
                      <w:marBottom w:val="0"/>
                      <w:divBdr>
                        <w:top w:val="none" w:sz="0" w:space="0" w:color="auto"/>
                        <w:left w:val="none" w:sz="0" w:space="0" w:color="auto"/>
                        <w:bottom w:val="none" w:sz="0" w:space="0" w:color="auto"/>
                        <w:right w:val="none" w:sz="0" w:space="0" w:color="auto"/>
                      </w:divBdr>
                    </w:div>
                    <w:div w:id="1282489664">
                      <w:marLeft w:val="0"/>
                      <w:marRight w:val="0"/>
                      <w:marTop w:val="0"/>
                      <w:marBottom w:val="0"/>
                      <w:divBdr>
                        <w:top w:val="none" w:sz="0" w:space="0" w:color="auto"/>
                        <w:left w:val="none" w:sz="0" w:space="0" w:color="auto"/>
                        <w:bottom w:val="none" w:sz="0" w:space="0" w:color="auto"/>
                        <w:right w:val="none" w:sz="0" w:space="0" w:color="auto"/>
                      </w:divBdr>
                    </w:div>
                    <w:div w:id="1298759436">
                      <w:marLeft w:val="0"/>
                      <w:marRight w:val="0"/>
                      <w:marTop w:val="0"/>
                      <w:marBottom w:val="0"/>
                      <w:divBdr>
                        <w:top w:val="none" w:sz="0" w:space="0" w:color="auto"/>
                        <w:left w:val="none" w:sz="0" w:space="0" w:color="auto"/>
                        <w:bottom w:val="none" w:sz="0" w:space="0" w:color="auto"/>
                        <w:right w:val="none" w:sz="0" w:space="0" w:color="auto"/>
                      </w:divBdr>
                    </w:div>
                    <w:div w:id="1463306753">
                      <w:marLeft w:val="0"/>
                      <w:marRight w:val="0"/>
                      <w:marTop w:val="0"/>
                      <w:marBottom w:val="0"/>
                      <w:divBdr>
                        <w:top w:val="none" w:sz="0" w:space="0" w:color="auto"/>
                        <w:left w:val="none" w:sz="0" w:space="0" w:color="auto"/>
                        <w:bottom w:val="none" w:sz="0" w:space="0" w:color="auto"/>
                        <w:right w:val="none" w:sz="0" w:space="0" w:color="auto"/>
                      </w:divBdr>
                    </w:div>
                    <w:div w:id="1883785583">
                      <w:marLeft w:val="0"/>
                      <w:marRight w:val="0"/>
                      <w:marTop w:val="0"/>
                      <w:marBottom w:val="0"/>
                      <w:divBdr>
                        <w:top w:val="none" w:sz="0" w:space="0" w:color="auto"/>
                        <w:left w:val="none" w:sz="0" w:space="0" w:color="auto"/>
                        <w:bottom w:val="none" w:sz="0" w:space="0" w:color="auto"/>
                        <w:right w:val="none" w:sz="0" w:space="0" w:color="auto"/>
                      </w:divBdr>
                    </w:div>
                  </w:divsChild>
                </w:div>
                <w:div w:id="647126154">
                  <w:marLeft w:val="0"/>
                  <w:marRight w:val="0"/>
                  <w:marTop w:val="0"/>
                  <w:marBottom w:val="0"/>
                  <w:divBdr>
                    <w:top w:val="none" w:sz="0" w:space="0" w:color="auto"/>
                    <w:left w:val="none" w:sz="0" w:space="0" w:color="auto"/>
                    <w:bottom w:val="none" w:sz="0" w:space="0" w:color="auto"/>
                    <w:right w:val="none" w:sz="0" w:space="0" w:color="auto"/>
                  </w:divBdr>
                  <w:divsChild>
                    <w:div w:id="1612736987">
                      <w:marLeft w:val="0"/>
                      <w:marRight w:val="0"/>
                      <w:marTop w:val="0"/>
                      <w:marBottom w:val="0"/>
                      <w:divBdr>
                        <w:top w:val="none" w:sz="0" w:space="0" w:color="auto"/>
                        <w:left w:val="none" w:sz="0" w:space="0" w:color="auto"/>
                        <w:bottom w:val="none" w:sz="0" w:space="0" w:color="auto"/>
                        <w:right w:val="none" w:sz="0" w:space="0" w:color="auto"/>
                      </w:divBdr>
                    </w:div>
                  </w:divsChild>
                </w:div>
                <w:div w:id="1174758050">
                  <w:marLeft w:val="0"/>
                  <w:marRight w:val="0"/>
                  <w:marTop w:val="0"/>
                  <w:marBottom w:val="0"/>
                  <w:divBdr>
                    <w:top w:val="none" w:sz="0" w:space="0" w:color="auto"/>
                    <w:left w:val="none" w:sz="0" w:space="0" w:color="auto"/>
                    <w:bottom w:val="none" w:sz="0" w:space="0" w:color="auto"/>
                    <w:right w:val="none" w:sz="0" w:space="0" w:color="auto"/>
                  </w:divBdr>
                  <w:divsChild>
                    <w:div w:id="381759309">
                      <w:marLeft w:val="0"/>
                      <w:marRight w:val="0"/>
                      <w:marTop w:val="0"/>
                      <w:marBottom w:val="0"/>
                      <w:divBdr>
                        <w:top w:val="none" w:sz="0" w:space="0" w:color="auto"/>
                        <w:left w:val="none" w:sz="0" w:space="0" w:color="auto"/>
                        <w:bottom w:val="none" w:sz="0" w:space="0" w:color="auto"/>
                        <w:right w:val="none" w:sz="0" w:space="0" w:color="auto"/>
                      </w:divBdr>
                    </w:div>
                  </w:divsChild>
                </w:div>
                <w:div w:id="1233538828">
                  <w:marLeft w:val="0"/>
                  <w:marRight w:val="0"/>
                  <w:marTop w:val="0"/>
                  <w:marBottom w:val="0"/>
                  <w:divBdr>
                    <w:top w:val="none" w:sz="0" w:space="0" w:color="auto"/>
                    <w:left w:val="none" w:sz="0" w:space="0" w:color="auto"/>
                    <w:bottom w:val="none" w:sz="0" w:space="0" w:color="auto"/>
                    <w:right w:val="none" w:sz="0" w:space="0" w:color="auto"/>
                  </w:divBdr>
                  <w:divsChild>
                    <w:div w:id="868185862">
                      <w:marLeft w:val="0"/>
                      <w:marRight w:val="0"/>
                      <w:marTop w:val="0"/>
                      <w:marBottom w:val="0"/>
                      <w:divBdr>
                        <w:top w:val="none" w:sz="0" w:space="0" w:color="auto"/>
                        <w:left w:val="none" w:sz="0" w:space="0" w:color="auto"/>
                        <w:bottom w:val="none" w:sz="0" w:space="0" w:color="auto"/>
                        <w:right w:val="none" w:sz="0" w:space="0" w:color="auto"/>
                      </w:divBdr>
                    </w:div>
                  </w:divsChild>
                </w:div>
                <w:div w:id="1258565313">
                  <w:marLeft w:val="0"/>
                  <w:marRight w:val="0"/>
                  <w:marTop w:val="0"/>
                  <w:marBottom w:val="0"/>
                  <w:divBdr>
                    <w:top w:val="none" w:sz="0" w:space="0" w:color="auto"/>
                    <w:left w:val="none" w:sz="0" w:space="0" w:color="auto"/>
                    <w:bottom w:val="none" w:sz="0" w:space="0" w:color="auto"/>
                    <w:right w:val="none" w:sz="0" w:space="0" w:color="auto"/>
                  </w:divBdr>
                  <w:divsChild>
                    <w:div w:id="705061817">
                      <w:marLeft w:val="0"/>
                      <w:marRight w:val="0"/>
                      <w:marTop w:val="0"/>
                      <w:marBottom w:val="0"/>
                      <w:divBdr>
                        <w:top w:val="none" w:sz="0" w:space="0" w:color="auto"/>
                        <w:left w:val="none" w:sz="0" w:space="0" w:color="auto"/>
                        <w:bottom w:val="none" w:sz="0" w:space="0" w:color="auto"/>
                        <w:right w:val="none" w:sz="0" w:space="0" w:color="auto"/>
                      </w:divBdr>
                    </w:div>
                  </w:divsChild>
                </w:div>
                <w:div w:id="1283072035">
                  <w:marLeft w:val="0"/>
                  <w:marRight w:val="0"/>
                  <w:marTop w:val="0"/>
                  <w:marBottom w:val="0"/>
                  <w:divBdr>
                    <w:top w:val="none" w:sz="0" w:space="0" w:color="auto"/>
                    <w:left w:val="none" w:sz="0" w:space="0" w:color="auto"/>
                    <w:bottom w:val="none" w:sz="0" w:space="0" w:color="auto"/>
                    <w:right w:val="none" w:sz="0" w:space="0" w:color="auto"/>
                  </w:divBdr>
                  <w:divsChild>
                    <w:div w:id="989216224">
                      <w:marLeft w:val="0"/>
                      <w:marRight w:val="0"/>
                      <w:marTop w:val="0"/>
                      <w:marBottom w:val="0"/>
                      <w:divBdr>
                        <w:top w:val="none" w:sz="0" w:space="0" w:color="auto"/>
                        <w:left w:val="none" w:sz="0" w:space="0" w:color="auto"/>
                        <w:bottom w:val="none" w:sz="0" w:space="0" w:color="auto"/>
                        <w:right w:val="none" w:sz="0" w:space="0" w:color="auto"/>
                      </w:divBdr>
                    </w:div>
                  </w:divsChild>
                </w:div>
                <w:div w:id="1285118561">
                  <w:marLeft w:val="0"/>
                  <w:marRight w:val="0"/>
                  <w:marTop w:val="0"/>
                  <w:marBottom w:val="0"/>
                  <w:divBdr>
                    <w:top w:val="none" w:sz="0" w:space="0" w:color="auto"/>
                    <w:left w:val="none" w:sz="0" w:space="0" w:color="auto"/>
                    <w:bottom w:val="none" w:sz="0" w:space="0" w:color="auto"/>
                    <w:right w:val="none" w:sz="0" w:space="0" w:color="auto"/>
                  </w:divBdr>
                  <w:divsChild>
                    <w:div w:id="1173102900">
                      <w:marLeft w:val="0"/>
                      <w:marRight w:val="0"/>
                      <w:marTop w:val="0"/>
                      <w:marBottom w:val="0"/>
                      <w:divBdr>
                        <w:top w:val="none" w:sz="0" w:space="0" w:color="auto"/>
                        <w:left w:val="none" w:sz="0" w:space="0" w:color="auto"/>
                        <w:bottom w:val="none" w:sz="0" w:space="0" w:color="auto"/>
                        <w:right w:val="none" w:sz="0" w:space="0" w:color="auto"/>
                      </w:divBdr>
                    </w:div>
                  </w:divsChild>
                </w:div>
                <w:div w:id="1373262770">
                  <w:marLeft w:val="0"/>
                  <w:marRight w:val="0"/>
                  <w:marTop w:val="0"/>
                  <w:marBottom w:val="0"/>
                  <w:divBdr>
                    <w:top w:val="none" w:sz="0" w:space="0" w:color="auto"/>
                    <w:left w:val="none" w:sz="0" w:space="0" w:color="auto"/>
                    <w:bottom w:val="none" w:sz="0" w:space="0" w:color="auto"/>
                    <w:right w:val="none" w:sz="0" w:space="0" w:color="auto"/>
                  </w:divBdr>
                  <w:divsChild>
                    <w:div w:id="2134247009">
                      <w:marLeft w:val="0"/>
                      <w:marRight w:val="0"/>
                      <w:marTop w:val="0"/>
                      <w:marBottom w:val="0"/>
                      <w:divBdr>
                        <w:top w:val="none" w:sz="0" w:space="0" w:color="auto"/>
                        <w:left w:val="none" w:sz="0" w:space="0" w:color="auto"/>
                        <w:bottom w:val="none" w:sz="0" w:space="0" w:color="auto"/>
                        <w:right w:val="none" w:sz="0" w:space="0" w:color="auto"/>
                      </w:divBdr>
                    </w:div>
                  </w:divsChild>
                </w:div>
                <w:div w:id="1807580990">
                  <w:marLeft w:val="0"/>
                  <w:marRight w:val="0"/>
                  <w:marTop w:val="0"/>
                  <w:marBottom w:val="0"/>
                  <w:divBdr>
                    <w:top w:val="none" w:sz="0" w:space="0" w:color="auto"/>
                    <w:left w:val="none" w:sz="0" w:space="0" w:color="auto"/>
                    <w:bottom w:val="none" w:sz="0" w:space="0" w:color="auto"/>
                    <w:right w:val="none" w:sz="0" w:space="0" w:color="auto"/>
                  </w:divBdr>
                  <w:divsChild>
                    <w:div w:id="1764375572">
                      <w:marLeft w:val="0"/>
                      <w:marRight w:val="0"/>
                      <w:marTop w:val="0"/>
                      <w:marBottom w:val="0"/>
                      <w:divBdr>
                        <w:top w:val="none" w:sz="0" w:space="0" w:color="auto"/>
                        <w:left w:val="none" w:sz="0" w:space="0" w:color="auto"/>
                        <w:bottom w:val="none" w:sz="0" w:space="0" w:color="auto"/>
                        <w:right w:val="none" w:sz="0" w:space="0" w:color="auto"/>
                      </w:divBdr>
                    </w:div>
                  </w:divsChild>
                </w:div>
                <w:div w:id="1881823073">
                  <w:marLeft w:val="0"/>
                  <w:marRight w:val="0"/>
                  <w:marTop w:val="0"/>
                  <w:marBottom w:val="0"/>
                  <w:divBdr>
                    <w:top w:val="none" w:sz="0" w:space="0" w:color="auto"/>
                    <w:left w:val="none" w:sz="0" w:space="0" w:color="auto"/>
                    <w:bottom w:val="none" w:sz="0" w:space="0" w:color="auto"/>
                    <w:right w:val="none" w:sz="0" w:space="0" w:color="auto"/>
                  </w:divBdr>
                  <w:divsChild>
                    <w:div w:id="1112285149">
                      <w:marLeft w:val="0"/>
                      <w:marRight w:val="0"/>
                      <w:marTop w:val="0"/>
                      <w:marBottom w:val="0"/>
                      <w:divBdr>
                        <w:top w:val="none" w:sz="0" w:space="0" w:color="auto"/>
                        <w:left w:val="none" w:sz="0" w:space="0" w:color="auto"/>
                        <w:bottom w:val="none" w:sz="0" w:space="0" w:color="auto"/>
                        <w:right w:val="none" w:sz="0" w:space="0" w:color="auto"/>
                      </w:divBdr>
                    </w:div>
                  </w:divsChild>
                </w:div>
                <w:div w:id="1901790607">
                  <w:marLeft w:val="0"/>
                  <w:marRight w:val="0"/>
                  <w:marTop w:val="0"/>
                  <w:marBottom w:val="0"/>
                  <w:divBdr>
                    <w:top w:val="none" w:sz="0" w:space="0" w:color="auto"/>
                    <w:left w:val="none" w:sz="0" w:space="0" w:color="auto"/>
                    <w:bottom w:val="none" w:sz="0" w:space="0" w:color="auto"/>
                    <w:right w:val="none" w:sz="0" w:space="0" w:color="auto"/>
                  </w:divBdr>
                  <w:divsChild>
                    <w:div w:id="1471481372">
                      <w:marLeft w:val="0"/>
                      <w:marRight w:val="0"/>
                      <w:marTop w:val="0"/>
                      <w:marBottom w:val="0"/>
                      <w:divBdr>
                        <w:top w:val="none" w:sz="0" w:space="0" w:color="auto"/>
                        <w:left w:val="none" w:sz="0" w:space="0" w:color="auto"/>
                        <w:bottom w:val="none" w:sz="0" w:space="0" w:color="auto"/>
                        <w:right w:val="none" w:sz="0" w:space="0" w:color="auto"/>
                      </w:divBdr>
                    </w:div>
                  </w:divsChild>
                </w:div>
                <w:div w:id="1988318400">
                  <w:marLeft w:val="0"/>
                  <w:marRight w:val="0"/>
                  <w:marTop w:val="0"/>
                  <w:marBottom w:val="0"/>
                  <w:divBdr>
                    <w:top w:val="none" w:sz="0" w:space="0" w:color="auto"/>
                    <w:left w:val="none" w:sz="0" w:space="0" w:color="auto"/>
                    <w:bottom w:val="none" w:sz="0" w:space="0" w:color="auto"/>
                    <w:right w:val="none" w:sz="0" w:space="0" w:color="auto"/>
                  </w:divBdr>
                  <w:divsChild>
                    <w:div w:id="357582099">
                      <w:marLeft w:val="0"/>
                      <w:marRight w:val="0"/>
                      <w:marTop w:val="0"/>
                      <w:marBottom w:val="0"/>
                      <w:divBdr>
                        <w:top w:val="none" w:sz="0" w:space="0" w:color="auto"/>
                        <w:left w:val="none" w:sz="0" w:space="0" w:color="auto"/>
                        <w:bottom w:val="none" w:sz="0" w:space="0" w:color="auto"/>
                        <w:right w:val="none" w:sz="0" w:space="0" w:color="auto"/>
                      </w:divBdr>
                    </w:div>
                  </w:divsChild>
                </w:div>
                <w:div w:id="1990933900">
                  <w:marLeft w:val="0"/>
                  <w:marRight w:val="0"/>
                  <w:marTop w:val="0"/>
                  <w:marBottom w:val="0"/>
                  <w:divBdr>
                    <w:top w:val="none" w:sz="0" w:space="0" w:color="auto"/>
                    <w:left w:val="none" w:sz="0" w:space="0" w:color="auto"/>
                    <w:bottom w:val="none" w:sz="0" w:space="0" w:color="auto"/>
                    <w:right w:val="none" w:sz="0" w:space="0" w:color="auto"/>
                  </w:divBdr>
                  <w:divsChild>
                    <w:div w:id="943339203">
                      <w:marLeft w:val="0"/>
                      <w:marRight w:val="0"/>
                      <w:marTop w:val="0"/>
                      <w:marBottom w:val="0"/>
                      <w:divBdr>
                        <w:top w:val="none" w:sz="0" w:space="0" w:color="auto"/>
                        <w:left w:val="none" w:sz="0" w:space="0" w:color="auto"/>
                        <w:bottom w:val="none" w:sz="0" w:space="0" w:color="auto"/>
                        <w:right w:val="none" w:sz="0" w:space="0" w:color="auto"/>
                      </w:divBdr>
                    </w:div>
                  </w:divsChild>
                </w:div>
                <w:div w:id="2057074221">
                  <w:marLeft w:val="0"/>
                  <w:marRight w:val="0"/>
                  <w:marTop w:val="0"/>
                  <w:marBottom w:val="0"/>
                  <w:divBdr>
                    <w:top w:val="none" w:sz="0" w:space="0" w:color="auto"/>
                    <w:left w:val="none" w:sz="0" w:space="0" w:color="auto"/>
                    <w:bottom w:val="none" w:sz="0" w:space="0" w:color="auto"/>
                    <w:right w:val="none" w:sz="0" w:space="0" w:color="auto"/>
                  </w:divBdr>
                  <w:divsChild>
                    <w:div w:id="882055730">
                      <w:marLeft w:val="0"/>
                      <w:marRight w:val="0"/>
                      <w:marTop w:val="0"/>
                      <w:marBottom w:val="0"/>
                      <w:divBdr>
                        <w:top w:val="none" w:sz="0" w:space="0" w:color="auto"/>
                        <w:left w:val="none" w:sz="0" w:space="0" w:color="auto"/>
                        <w:bottom w:val="none" w:sz="0" w:space="0" w:color="auto"/>
                        <w:right w:val="none" w:sz="0" w:space="0" w:color="auto"/>
                      </w:divBdr>
                    </w:div>
                  </w:divsChild>
                </w:div>
                <w:div w:id="2111243377">
                  <w:marLeft w:val="0"/>
                  <w:marRight w:val="0"/>
                  <w:marTop w:val="0"/>
                  <w:marBottom w:val="0"/>
                  <w:divBdr>
                    <w:top w:val="none" w:sz="0" w:space="0" w:color="auto"/>
                    <w:left w:val="none" w:sz="0" w:space="0" w:color="auto"/>
                    <w:bottom w:val="none" w:sz="0" w:space="0" w:color="auto"/>
                    <w:right w:val="none" w:sz="0" w:space="0" w:color="auto"/>
                  </w:divBdr>
                  <w:divsChild>
                    <w:div w:id="28037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59219">
          <w:marLeft w:val="0"/>
          <w:marRight w:val="0"/>
          <w:marTop w:val="0"/>
          <w:marBottom w:val="0"/>
          <w:divBdr>
            <w:top w:val="none" w:sz="0" w:space="0" w:color="auto"/>
            <w:left w:val="none" w:sz="0" w:space="0" w:color="auto"/>
            <w:bottom w:val="none" w:sz="0" w:space="0" w:color="auto"/>
            <w:right w:val="none" w:sz="0" w:space="0" w:color="auto"/>
          </w:divBdr>
        </w:div>
        <w:div w:id="980305535">
          <w:marLeft w:val="0"/>
          <w:marRight w:val="0"/>
          <w:marTop w:val="0"/>
          <w:marBottom w:val="0"/>
          <w:divBdr>
            <w:top w:val="none" w:sz="0" w:space="0" w:color="auto"/>
            <w:left w:val="none" w:sz="0" w:space="0" w:color="auto"/>
            <w:bottom w:val="none" w:sz="0" w:space="0" w:color="auto"/>
            <w:right w:val="none" w:sz="0" w:space="0" w:color="auto"/>
          </w:divBdr>
          <w:divsChild>
            <w:div w:id="555315069">
              <w:marLeft w:val="-75"/>
              <w:marRight w:val="0"/>
              <w:marTop w:val="30"/>
              <w:marBottom w:val="30"/>
              <w:divBdr>
                <w:top w:val="none" w:sz="0" w:space="0" w:color="auto"/>
                <w:left w:val="none" w:sz="0" w:space="0" w:color="auto"/>
                <w:bottom w:val="none" w:sz="0" w:space="0" w:color="auto"/>
                <w:right w:val="none" w:sz="0" w:space="0" w:color="auto"/>
              </w:divBdr>
              <w:divsChild>
                <w:div w:id="261689279">
                  <w:marLeft w:val="0"/>
                  <w:marRight w:val="0"/>
                  <w:marTop w:val="0"/>
                  <w:marBottom w:val="0"/>
                  <w:divBdr>
                    <w:top w:val="none" w:sz="0" w:space="0" w:color="auto"/>
                    <w:left w:val="none" w:sz="0" w:space="0" w:color="auto"/>
                    <w:bottom w:val="none" w:sz="0" w:space="0" w:color="auto"/>
                    <w:right w:val="none" w:sz="0" w:space="0" w:color="auto"/>
                  </w:divBdr>
                  <w:divsChild>
                    <w:div w:id="2045129552">
                      <w:marLeft w:val="0"/>
                      <w:marRight w:val="0"/>
                      <w:marTop w:val="0"/>
                      <w:marBottom w:val="0"/>
                      <w:divBdr>
                        <w:top w:val="none" w:sz="0" w:space="0" w:color="auto"/>
                        <w:left w:val="none" w:sz="0" w:space="0" w:color="auto"/>
                        <w:bottom w:val="none" w:sz="0" w:space="0" w:color="auto"/>
                        <w:right w:val="none" w:sz="0" w:space="0" w:color="auto"/>
                      </w:divBdr>
                    </w:div>
                  </w:divsChild>
                </w:div>
                <w:div w:id="273174825">
                  <w:marLeft w:val="0"/>
                  <w:marRight w:val="0"/>
                  <w:marTop w:val="0"/>
                  <w:marBottom w:val="0"/>
                  <w:divBdr>
                    <w:top w:val="none" w:sz="0" w:space="0" w:color="auto"/>
                    <w:left w:val="none" w:sz="0" w:space="0" w:color="auto"/>
                    <w:bottom w:val="none" w:sz="0" w:space="0" w:color="auto"/>
                    <w:right w:val="none" w:sz="0" w:space="0" w:color="auto"/>
                  </w:divBdr>
                  <w:divsChild>
                    <w:div w:id="210846766">
                      <w:marLeft w:val="0"/>
                      <w:marRight w:val="0"/>
                      <w:marTop w:val="0"/>
                      <w:marBottom w:val="0"/>
                      <w:divBdr>
                        <w:top w:val="none" w:sz="0" w:space="0" w:color="auto"/>
                        <w:left w:val="none" w:sz="0" w:space="0" w:color="auto"/>
                        <w:bottom w:val="none" w:sz="0" w:space="0" w:color="auto"/>
                        <w:right w:val="none" w:sz="0" w:space="0" w:color="auto"/>
                      </w:divBdr>
                    </w:div>
                    <w:div w:id="252280255">
                      <w:marLeft w:val="0"/>
                      <w:marRight w:val="0"/>
                      <w:marTop w:val="0"/>
                      <w:marBottom w:val="0"/>
                      <w:divBdr>
                        <w:top w:val="none" w:sz="0" w:space="0" w:color="auto"/>
                        <w:left w:val="none" w:sz="0" w:space="0" w:color="auto"/>
                        <w:bottom w:val="none" w:sz="0" w:space="0" w:color="auto"/>
                        <w:right w:val="none" w:sz="0" w:space="0" w:color="auto"/>
                      </w:divBdr>
                    </w:div>
                    <w:div w:id="507411067">
                      <w:marLeft w:val="0"/>
                      <w:marRight w:val="0"/>
                      <w:marTop w:val="0"/>
                      <w:marBottom w:val="0"/>
                      <w:divBdr>
                        <w:top w:val="none" w:sz="0" w:space="0" w:color="auto"/>
                        <w:left w:val="none" w:sz="0" w:space="0" w:color="auto"/>
                        <w:bottom w:val="none" w:sz="0" w:space="0" w:color="auto"/>
                        <w:right w:val="none" w:sz="0" w:space="0" w:color="auto"/>
                      </w:divBdr>
                    </w:div>
                    <w:div w:id="618994770">
                      <w:marLeft w:val="0"/>
                      <w:marRight w:val="0"/>
                      <w:marTop w:val="0"/>
                      <w:marBottom w:val="0"/>
                      <w:divBdr>
                        <w:top w:val="none" w:sz="0" w:space="0" w:color="auto"/>
                        <w:left w:val="none" w:sz="0" w:space="0" w:color="auto"/>
                        <w:bottom w:val="none" w:sz="0" w:space="0" w:color="auto"/>
                        <w:right w:val="none" w:sz="0" w:space="0" w:color="auto"/>
                      </w:divBdr>
                    </w:div>
                    <w:div w:id="1041978316">
                      <w:marLeft w:val="0"/>
                      <w:marRight w:val="0"/>
                      <w:marTop w:val="0"/>
                      <w:marBottom w:val="0"/>
                      <w:divBdr>
                        <w:top w:val="none" w:sz="0" w:space="0" w:color="auto"/>
                        <w:left w:val="none" w:sz="0" w:space="0" w:color="auto"/>
                        <w:bottom w:val="none" w:sz="0" w:space="0" w:color="auto"/>
                        <w:right w:val="none" w:sz="0" w:space="0" w:color="auto"/>
                      </w:divBdr>
                    </w:div>
                    <w:div w:id="1095328211">
                      <w:marLeft w:val="0"/>
                      <w:marRight w:val="0"/>
                      <w:marTop w:val="0"/>
                      <w:marBottom w:val="0"/>
                      <w:divBdr>
                        <w:top w:val="none" w:sz="0" w:space="0" w:color="auto"/>
                        <w:left w:val="none" w:sz="0" w:space="0" w:color="auto"/>
                        <w:bottom w:val="none" w:sz="0" w:space="0" w:color="auto"/>
                        <w:right w:val="none" w:sz="0" w:space="0" w:color="auto"/>
                      </w:divBdr>
                    </w:div>
                    <w:div w:id="1116144661">
                      <w:marLeft w:val="0"/>
                      <w:marRight w:val="0"/>
                      <w:marTop w:val="0"/>
                      <w:marBottom w:val="0"/>
                      <w:divBdr>
                        <w:top w:val="none" w:sz="0" w:space="0" w:color="auto"/>
                        <w:left w:val="none" w:sz="0" w:space="0" w:color="auto"/>
                        <w:bottom w:val="none" w:sz="0" w:space="0" w:color="auto"/>
                        <w:right w:val="none" w:sz="0" w:space="0" w:color="auto"/>
                      </w:divBdr>
                    </w:div>
                    <w:div w:id="1375080379">
                      <w:marLeft w:val="0"/>
                      <w:marRight w:val="0"/>
                      <w:marTop w:val="0"/>
                      <w:marBottom w:val="0"/>
                      <w:divBdr>
                        <w:top w:val="none" w:sz="0" w:space="0" w:color="auto"/>
                        <w:left w:val="none" w:sz="0" w:space="0" w:color="auto"/>
                        <w:bottom w:val="none" w:sz="0" w:space="0" w:color="auto"/>
                        <w:right w:val="none" w:sz="0" w:space="0" w:color="auto"/>
                      </w:divBdr>
                    </w:div>
                    <w:div w:id="1778940145">
                      <w:marLeft w:val="0"/>
                      <w:marRight w:val="0"/>
                      <w:marTop w:val="0"/>
                      <w:marBottom w:val="0"/>
                      <w:divBdr>
                        <w:top w:val="none" w:sz="0" w:space="0" w:color="auto"/>
                        <w:left w:val="none" w:sz="0" w:space="0" w:color="auto"/>
                        <w:bottom w:val="none" w:sz="0" w:space="0" w:color="auto"/>
                        <w:right w:val="none" w:sz="0" w:space="0" w:color="auto"/>
                      </w:divBdr>
                    </w:div>
                  </w:divsChild>
                </w:div>
                <w:div w:id="421685375">
                  <w:marLeft w:val="0"/>
                  <w:marRight w:val="0"/>
                  <w:marTop w:val="0"/>
                  <w:marBottom w:val="0"/>
                  <w:divBdr>
                    <w:top w:val="none" w:sz="0" w:space="0" w:color="auto"/>
                    <w:left w:val="none" w:sz="0" w:space="0" w:color="auto"/>
                    <w:bottom w:val="none" w:sz="0" w:space="0" w:color="auto"/>
                    <w:right w:val="none" w:sz="0" w:space="0" w:color="auto"/>
                  </w:divBdr>
                  <w:divsChild>
                    <w:div w:id="1809087100">
                      <w:marLeft w:val="0"/>
                      <w:marRight w:val="0"/>
                      <w:marTop w:val="0"/>
                      <w:marBottom w:val="0"/>
                      <w:divBdr>
                        <w:top w:val="none" w:sz="0" w:space="0" w:color="auto"/>
                        <w:left w:val="none" w:sz="0" w:space="0" w:color="auto"/>
                        <w:bottom w:val="none" w:sz="0" w:space="0" w:color="auto"/>
                        <w:right w:val="none" w:sz="0" w:space="0" w:color="auto"/>
                      </w:divBdr>
                    </w:div>
                  </w:divsChild>
                </w:div>
                <w:div w:id="549340649">
                  <w:marLeft w:val="0"/>
                  <w:marRight w:val="0"/>
                  <w:marTop w:val="0"/>
                  <w:marBottom w:val="0"/>
                  <w:divBdr>
                    <w:top w:val="none" w:sz="0" w:space="0" w:color="auto"/>
                    <w:left w:val="none" w:sz="0" w:space="0" w:color="auto"/>
                    <w:bottom w:val="none" w:sz="0" w:space="0" w:color="auto"/>
                    <w:right w:val="none" w:sz="0" w:space="0" w:color="auto"/>
                  </w:divBdr>
                  <w:divsChild>
                    <w:div w:id="1315330375">
                      <w:marLeft w:val="0"/>
                      <w:marRight w:val="0"/>
                      <w:marTop w:val="0"/>
                      <w:marBottom w:val="0"/>
                      <w:divBdr>
                        <w:top w:val="none" w:sz="0" w:space="0" w:color="auto"/>
                        <w:left w:val="none" w:sz="0" w:space="0" w:color="auto"/>
                        <w:bottom w:val="none" w:sz="0" w:space="0" w:color="auto"/>
                        <w:right w:val="none" w:sz="0" w:space="0" w:color="auto"/>
                      </w:divBdr>
                    </w:div>
                  </w:divsChild>
                </w:div>
                <w:div w:id="610891815">
                  <w:marLeft w:val="0"/>
                  <w:marRight w:val="0"/>
                  <w:marTop w:val="0"/>
                  <w:marBottom w:val="0"/>
                  <w:divBdr>
                    <w:top w:val="none" w:sz="0" w:space="0" w:color="auto"/>
                    <w:left w:val="none" w:sz="0" w:space="0" w:color="auto"/>
                    <w:bottom w:val="none" w:sz="0" w:space="0" w:color="auto"/>
                    <w:right w:val="none" w:sz="0" w:space="0" w:color="auto"/>
                  </w:divBdr>
                  <w:divsChild>
                    <w:div w:id="1220940385">
                      <w:marLeft w:val="0"/>
                      <w:marRight w:val="0"/>
                      <w:marTop w:val="0"/>
                      <w:marBottom w:val="0"/>
                      <w:divBdr>
                        <w:top w:val="none" w:sz="0" w:space="0" w:color="auto"/>
                        <w:left w:val="none" w:sz="0" w:space="0" w:color="auto"/>
                        <w:bottom w:val="none" w:sz="0" w:space="0" w:color="auto"/>
                        <w:right w:val="none" w:sz="0" w:space="0" w:color="auto"/>
                      </w:divBdr>
                    </w:div>
                  </w:divsChild>
                </w:div>
                <w:div w:id="717054111">
                  <w:marLeft w:val="0"/>
                  <w:marRight w:val="0"/>
                  <w:marTop w:val="0"/>
                  <w:marBottom w:val="0"/>
                  <w:divBdr>
                    <w:top w:val="none" w:sz="0" w:space="0" w:color="auto"/>
                    <w:left w:val="none" w:sz="0" w:space="0" w:color="auto"/>
                    <w:bottom w:val="none" w:sz="0" w:space="0" w:color="auto"/>
                    <w:right w:val="none" w:sz="0" w:space="0" w:color="auto"/>
                  </w:divBdr>
                  <w:divsChild>
                    <w:div w:id="216431846">
                      <w:marLeft w:val="0"/>
                      <w:marRight w:val="0"/>
                      <w:marTop w:val="0"/>
                      <w:marBottom w:val="0"/>
                      <w:divBdr>
                        <w:top w:val="none" w:sz="0" w:space="0" w:color="auto"/>
                        <w:left w:val="none" w:sz="0" w:space="0" w:color="auto"/>
                        <w:bottom w:val="none" w:sz="0" w:space="0" w:color="auto"/>
                        <w:right w:val="none" w:sz="0" w:space="0" w:color="auto"/>
                      </w:divBdr>
                    </w:div>
                  </w:divsChild>
                </w:div>
                <w:div w:id="796604903">
                  <w:marLeft w:val="0"/>
                  <w:marRight w:val="0"/>
                  <w:marTop w:val="0"/>
                  <w:marBottom w:val="0"/>
                  <w:divBdr>
                    <w:top w:val="none" w:sz="0" w:space="0" w:color="auto"/>
                    <w:left w:val="none" w:sz="0" w:space="0" w:color="auto"/>
                    <w:bottom w:val="none" w:sz="0" w:space="0" w:color="auto"/>
                    <w:right w:val="none" w:sz="0" w:space="0" w:color="auto"/>
                  </w:divBdr>
                  <w:divsChild>
                    <w:div w:id="943923457">
                      <w:marLeft w:val="0"/>
                      <w:marRight w:val="0"/>
                      <w:marTop w:val="0"/>
                      <w:marBottom w:val="0"/>
                      <w:divBdr>
                        <w:top w:val="none" w:sz="0" w:space="0" w:color="auto"/>
                        <w:left w:val="none" w:sz="0" w:space="0" w:color="auto"/>
                        <w:bottom w:val="none" w:sz="0" w:space="0" w:color="auto"/>
                        <w:right w:val="none" w:sz="0" w:space="0" w:color="auto"/>
                      </w:divBdr>
                    </w:div>
                  </w:divsChild>
                </w:div>
                <w:div w:id="844319342">
                  <w:marLeft w:val="0"/>
                  <w:marRight w:val="0"/>
                  <w:marTop w:val="0"/>
                  <w:marBottom w:val="0"/>
                  <w:divBdr>
                    <w:top w:val="none" w:sz="0" w:space="0" w:color="auto"/>
                    <w:left w:val="none" w:sz="0" w:space="0" w:color="auto"/>
                    <w:bottom w:val="none" w:sz="0" w:space="0" w:color="auto"/>
                    <w:right w:val="none" w:sz="0" w:space="0" w:color="auto"/>
                  </w:divBdr>
                  <w:divsChild>
                    <w:div w:id="2025547981">
                      <w:marLeft w:val="0"/>
                      <w:marRight w:val="0"/>
                      <w:marTop w:val="0"/>
                      <w:marBottom w:val="0"/>
                      <w:divBdr>
                        <w:top w:val="none" w:sz="0" w:space="0" w:color="auto"/>
                        <w:left w:val="none" w:sz="0" w:space="0" w:color="auto"/>
                        <w:bottom w:val="none" w:sz="0" w:space="0" w:color="auto"/>
                        <w:right w:val="none" w:sz="0" w:space="0" w:color="auto"/>
                      </w:divBdr>
                    </w:div>
                  </w:divsChild>
                </w:div>
                <w:div w:id="902569814">
                  <w:marLeft w:val="0"/>
                  <w:marRight w:val="0"/>
                  <w:marTop w:val="0"/>
                  <w:marBottom w:val="0"/>
                  <w:divBdr>
                    <w:top w:val="none" w:sz="0" w:space="0" w:color="auto"/>
                    <w:left w:val="none" w:sz="0" w:space="0" w:color="auto"/>
                    <w:bottom w:val="none" w:sz="0" w:space="0" w:color="auto"/>
                    <w:right w:val="none" w:sz="0" w:space="0" w:color="auto"/>
                  </w:divBdr>
                  <w:divsChild>
                    <w:div w:id="568155064">
                      <w:marLeft w:val="0"/>
                      <w:marRight w:val="0"/>
                      <w:marTop w:val="0"/>
                      <w:marBottom w:val="0"/>
                      <w:divBdr>
                        <w:top w:val="none" w:sz="0" w:space="0" w:color="auto"/>
                        <w:left w:val="none" w:sz="0" w:space="0" w:color="auto"/>
                        <w:bottom w:val="none" w:sz="0" w:space="0" w:color="auto"/>
                        <w:right w:val="none" w:sz="0" w:space="0" w:color="auto"/>
                      </w:divBdr>
                    </w:div>
                  </w:divsChild>
                </w:div>
                <w:div w:id="935939753">
                  <w:marLeft w:val="0"/>
                  <w:marRight w:val="0"/>
                  <w:marTop w:val="0"/>
                  <w:marBottom w:val="0"/>
                  <w:divBdr>
                    <w:top w:val="none" w:sz="0" w:space="0" w:color="auto"/>
                    <w:left w:val="none" w:sz="0" w:space="0" w:color="auto"/>
                    <w:bottom w:val="none" w:sz="0" w:space="0" w:color="auto"/>
                    <w:right w:val="none" w:sz="0" w:space="0" w:color="auto"/>
                  </w:divBdr>
                  <w:divsChild>
                    <w:div w:id="1570572103">
                      <w:marLeft w:val="0"/>
                      <w:marRight w:val="0"/>
                      <w:marTop w:val="0"/>
                      <w:marBottom w:val="0"/>
                      <w:divBdr>
                        <w:top w:val="none" w:sz="0" w:space="0" w:color="auto"/>
                        <w:left w:val="none" w:sz="0" w:space="0" w:color="auto"/>
                        <w:bottom w:val="none" w:sz="0" w:space="0" w:color="auto"/>
                        <w:right w:val="none" w:sz="0" w:space="0" w:color="auto"/>
                      </w:divBdr>
                    </w:div>
                  </w:divsChild>
                </w:div>
                <w:div w:id="977420935">
                  <w:marLeft w:val="0"/>
                  <w:marRight w:val="0"/>
                  <w:marTop w:val="0"/>
                  <w:marBottom w:val="0"/>
                  <w:divBdr>
                    <w:top w:val="none" w:sz="0" w:space="0" w:color="auto"/>
                    <w:left w:val="none" w:sz="0" w:space="0" w:color="auto"/>
                    <w:bottom w:val="none" w:sz="0" w:space="0" w:color="auto"/>
                    <w:right w:val="none" w:sz="0" w:space="0" w:color="auto"/>
                  </w:divBdr>
                  <w:divsChild>
                    <w:div w:id="2103866387">
                      <w:marLeft w:val="0"/>
                      <w:marRight w:val="0"/>
                      <w:marTop w:val="0"/>
                      <w:marBottom w:val="0"/>
                      <w:divBdr>
                        <w:top w:val="none" w:sz="0" w:space="0" w:color="auto"/>
                        <w:left w:val="none" w:sz="0" w:space="0" w:color="auto"/>
                        <w:bottom w:val="none" w:sz="0" w:space="0" w:color="auto"/>
                        <w:right w:val="none" w:sz="0" w:space="0" w:color="auto"/>
                      </w:divBdr>
                    </w:div>
                  </w:divsChild>
                </w:div>
                <w:div w:id="1035077565">
                  <w:marLeft w:val="0"/>
                  <w:marRight w:val="0"/>
                  <w:marTop w:val="0"/>
                  <w:marBottom w:val="0"/>
                  <w:divBdr>
                    <w:top w:val="none" w:sz="0" w:space="0" w:color="auto"/>
                    <w:left w:val="none" w:sz="0" w:space="0" w:color="auto"/>
                    <w:bottom w:val="none" w:sz="0" w:space="0" w:color="auto"/>
                    <w:right w:val="none" w:sz="0" w:space="0" w:color="auto"/>
                  </w:divBdr>
                  <w:divsChild>
                    <w:div w:id="893197105">
                      <w:marLeft w:val="0"/>
                      <w:marRight w:val="0"/>
                      <w:marTop w:val="0"/>
                      <w:marBottom w:val="0"/>
                      <w:divBdr>
                        <w:top w:val="none" w:sz="0" w:space="0" w:color="auto"/>
                        <w:left w:val="none" w:sz="0" w:space="0" w:color="auto"/>
                        <w:bottom w:val="none" w:sz="0" w:space="0" w:color="auto"/>
                        <w:right w:val="none" w:sz="0" w:space="0" w:color="auto"/>
                      </w:divBdr>
                    </w:div>
                    <w:div w:id="1119640701">
                      <w:marLeft w:val="0"/>
                      <w:marRight w:val="0"/>
                      <w:marTop w:val="0"/>
                      <w:marBottom w:val="0"/>
                      <w:divBdr>
                        <w:top w:val="none" w:sz="0" w:space="0" w:color="auto"/>
                        <w:left w:val="none" w:sz="0" w:space="0" w:color="auto"/>
                        <w:bottom w:val="none" w:sz="0" w:space="0" w:color="auto"/>
                        <w:right w:val="none" w:sz="0" w:space="0" w:color="auto"/>
                      </w:divBdr>
                    </w:div>
                    <w:div w:id="1346514267">
                      <w:marLeft w:val="0"/>
                      <w:marRight w:val="0"/>
                      <w:marTop w:val="0"/>
                      <w:marBottom w:val="0"/>
                      <w:divBdr>
                        <w:top w:val="none" w:sz="0" w:space="0" w:color="auto"/>
                        <w:left w:val="none" w:sz="0" w:space="0" w:color="auto"/>
                        <w:bottom w:val="none" w:sz="0" w:space="0" w:color="auto"/>
                        <w:right w:val="none" w:sz="0" w:space="0" w:color="auto"/>
                      </w:divBdr>
                    </w:div>
                  </w:divsChild>
                </w:div>
                <w:div w:id="1082987614">
                  <w:marLeft w:val="0"/>
                  <w:marRight w:val="0"/>
                  <w:marTop w:val="0"/>
                  <w:marBottom w:val="0"/>
                  <w:divBdr>
                    <w:top w:val="none" w:sz="0" w:space="0" w:color="auto"/>
                    <w:left w:val="none" w:sz="0" w:space="0" w:color="auto"/>
                    <w:bottom w:val="none" w:sz="0" w:space="0" w:color="auto"/>
                    <w:right w:val="none" w:sz="0" w:space="0" w:color="auto"/>
                  </w:divBdr>
                  <w:divsChild>
                    <w:div w:id="1191529242">
                      <w:marLeft w:val="0"/>
                      <w:marRight w:val="0"/>
                      <w:marTop w:val="0"/>
                      <w:marBottom w:val="0"/>
                      <w:divBdr>
                        <w:top w:val="none" w:sz="0" w:space="0" w:color="auto"/>
                        <w:left w:val="none" w:sz="0" w:space="0" w:color="auto"/>
                        <w:bottom w:val="none" w:sz="0" w:space="0" w:color="auto"/>
                        <w:right w:val="none" w:sz="0" w:space="0" w:color="auto"/>
                      </w:divBdr>
                    </w:div>
                  </w:divsChild>
                </w:div>
                <w:div w:id="1146704275">
                  <w:marLeft w:val="0"/>
                  <w:marRight w:val="0"/>
                  <w:marTop w:val="0"/>
                  <w:marBottom w:val="0"/>
                  <w:divBdr>
                    <w:top w:val="none" w:sz="0" w:space="0" w:color="auto"/>
                    <w:left w:val="none" w:sz="0" w:space="0" w:color="auto"/>
                    <w:bottom w:val="none" w:sz="0" w:space="0" w:color="auto"/>
                    <w:right w:val="none" w:sz="0" w:space="0" w:color="auto"/>
                  </w:divBdr>
                  <w:divsChild>
                    <w:div w:id="1289161110">
                      <w:marLeft w:val="0"/>
                      <w:marRight w:val="0"/>
                      <w:marTop w:val="0"/>
                      <w:marBottom w:val="0"/>
                      <w:divBdr>
                        <w:top w:val="none" w:sz="0" w:space="0" w:color="auto"/>
                        <w:left w:val="none" w:sz="0" w:space="0" w:color="auto"/>
                        <w:bottom w:val="none" w:sz="0" w:space="0" w:color="auto"/>
                        <w:right w:val="none" w:sz="0" w:space="0" w:color="auto"/>
                      </w:divBdr>
                    </w:div>
                  </w:divsChild>
                </w:div>
                <w:div w:id="1391801920">
                  <w:marLeft w:val="0"/>
                  <w:marRight w:val="0"/>
                  <w:marTop w:val="0"/>
                  <w:marBottom w:val="0"/>
                  <w:divBdr>
                    <w:top w:val="none" w:sz="0" w:space="0" w:color="auto"/>
                    <w:left w:val="none" w:sz="0" w:space="0" w:color="auto"/>
                    <w:bottom w:val="none" w:sz="0" w:space="0" w:color="auto"/>
                    <w:right w:val="none" w:sz="0" w:space="0" w:color="auto"/>
                  </w:divBdr>
                  <w:divsChild>
                    <w:div w:id="956301861">
                      <w:marLeft w:val="0"/>
                      <w:marRight w:val="0"/>
                      <w:marTop w:val="0"/>
                      <w:marBottom w:val="0"/>
                      <w:divBdr>
                        <w:top w:val="none" w:sz="0" w:space="0" w:color="auto"/>
                        <w:left w:val="none" w:sz="0" w:space="0" w:color="auto"/>
                        <w:bottom w:val="none" w:sz="0" w:space="0" w:color="auto"/>
                        <w:right w:val="none" w:sz="0" w:space="0" w:color="auto"/>
                      </w:divBdr>
                    </w:div>
                  </w:divsChild>
                </w:div>
                <w:div w:id="1422415204">
                  <w:marLeft w:val="0"/>
                  <w:marRight w:val="0"/>
                  <w:marTop w:val="0"/>
                  <w:marBottom w:val="0"/>
                  <w:divBdr>
                    <w:top w:val="none" w:sz="0" w:space="0" w:color="auto"/>
                    <w:left w:val="none" w:sz="0" w:space="0" w:color="auto"/>
                    <w:bottom w:val="none" w:sz="0" w:space="0" w:color="auto"/>
                    <w:right w:val="none" w:sz="0" w:space="0" w:color="auto"/>
                  </w:divBdr>
                  <w:divsChild>
                    <w:div w:id="1967856751">
                      <w:marLeft w:val="0"/>
                      <w:marRight w:val="0"/>
                      <w:marTop w:val="0"/>
                      <w:marBottom w:val="0"/>
                      <w:divBdr>
                        <w:top w:val="none" w:sz="0" w:space="0" w:color="auto"/>
                        <w:left w:val="none" w:sz="0" w:space="0" w:color="auto"/>
                        <w:bottom w:val="none" w:sz="0" w:space="0" w:color="auto"/>
                        <w:right w:val="none" w:sz="0" w:space="0" w:color="auto"/>
                      </w:divBdr>
                    </w:div>
                  </w:divsChild>
                </w:div>
                <w:div w:id="1669476264">
                  <w:marLeft w:val="0"/>
                  <w:marRight w:val="0"/>
                  <w:marTop w:val="0"/>
                  <w:marBottom w:val="0"/>
                  <w:divBdr>
                    <w:top w:val="none" w:sz="0" w:space="0" w:color="auto"/>
                    <w:left w:val="none" w:sz="0" w:space="0" w:color="auto"/>
                    <w:bottom w:val="none" w:sz="0" w:space="0" w:color="auto"/>
                    <w:right w:val="none" w:sz="0" w:space="0" w:color="auto"/>
                  </w:divBdr>
                  <w:divsChild>
                    <w:div w:id="1039163792">
                      <w:marLeft w:val="0"/>
                      <w:marRight w:val="0"/>
                      <w:marTop w:val="0"/>
                      <w:marBottom w:val="0"/>
                      <w:divBdr>
                        <w:top w:val="none" w:sz="0" w:space="0" w:color="auto"/>
                        <w:left w:val="none" w:sz="0" w:space="0" w:color="auto"/>
                        <w:bottom w:val="none" w:sz="0" w:space="0" w:color="auto"/>
                        <w:right w:val="none" w:sz="0" w:space="0" w:color="auto"/>
                      </w:divBdr>
                    </w:div>
                  </w:divsChild>
                </w:div>
                <w:div w:id="1676036110">
                  <w:marLeft w:val="0"/>
                  <w:marRight w:val="0"/>
                  <w:marTop w:val="0"/>
                  <w:marBottom w:val="0"/>
                  <w:divBdr>
                    <w:top w:val="none" w:sz="0" w:space="0" w:color="auto"/>
                    <w:left w:val="none" w:sz="0" w:space="0" w:color="auto"/>
                    <w:bottom w:val="none" w:sz="0" w:space="0" w:color="auto"/>
                    <w:right w:val="none" w:sz="0" w:space="0" w:color="auto"/>
                  </w:divBdr>
                  <w:divsChild>
                    <w:div w:id="234165388">
                      <w:marLeft w:val="0"/>
                      <w:marRight w:val="0"/>
                      <w:marTop w:val="0"/>
                      <w:marBottom w:val="0"/>
                      <w:divBdr>
                        <w:top w:val="none" w:sz="0" w:space="0" w:color="auto"/>
                        <w:left w:val="none" w:sz="0" w:space="0" w:color="auto"/>
                        <w:bottom w:val="none" w:sz="0" w:space="0" w:color="auto"/>
                        <w:right w:val="none" w:sz="0" w:space="0" w:color="auto"/>
                      </w:divBdr>
                    </w:div>
                    <w:div w:id="354885504">
                      <w:marLeft w:val="0"/>
                      <w:marRight w:val="0"/>
                      <w:marTop w:val="0"/>
                      <w:marBottom w:val="0"/>
                      <w:divBdr>
                        <w:top w:val="none" w:sz="0" w:space="0" w:color="auto"/>
                        <w:left w:val="none" w:sz="0" w:space="0" w:color="auto"/>
                        <w:bottom w:val="none" w:sz="0" w:space="0" w:color="auto"/>
                        <w:right w:val="none" w:sz="0" w:space="0" w:color="auto"/>
                      </w:divBdr>
                    </w:div>
                    <w:div w:id="1110931158">
                      <w:marLeft w:val="0"/>
                      <w:marRight w:val="0"/>
                      <w:marTop w:val="0"/>
                      <w:marBottom w:val="0"/>
                      <w:divBdr>
                        <w:top w:val="none" w:sz="0" w:space="0" w:color="auto"/>
                        <w:left w:val="none" w:sz="0" w:space="0" w:color="auto"/>
                        <w:bottom w:val="none" w:sz="0" w:space="0" w:color="auto"/>
                        <w:right w:val="none" w:sz="0" w:space="0" w:color="auto"/>
                      </w:divBdr>
                    </w:div>
                    <w:div w:id="1247420077">
                      <w:marLeft w:val="0"/>
                      <w:marRight w:val="0"/>
                      <w:marTop w:val="0"/>
                      <w:marBottom w:val="0"/>
                      <w:divBdr>
                        <w:top w:val="none" w:sz="0" w:space="0" w:color="auto"/>
                        <w:left w:val="none" w:sz="0" w:space="0" w:color="auto"/>
                        <w:bottom w:val="none" w:sz="0" w:space="0" w:color="auto"/>
                        <w:right w:val="none" w:sz="0" w:space="0" w:color="auto"/>
                      </w:divBdr>
                    </w:div>
                    <w:div w:id="1511336392">
                      <w:marLeft w:val="0"/>
                      <w:marRight w:val="0"/>
                      <w:marTop w:val="0"/>
                      <w:marBottom w:val="0"/>
                      <w:divBdr>
                        <w:top w:val="none" w:sz="0" w:space="0" w:color="auto"/>
                        <w:left w:val="none" w:sz="0" w:space="0" w:color="auto"/>
                        <w:bottom w:val="none" w:sz="0" w:space="0" w:color="auto"/>
                        <w:right w:val="none" w:sz="0" w:space="0" w:color="auto"/>
                      </w:divBdr>
                    </w:div>
                    <w:div w:id="1905993501">
                      <w:marLeft w:val="0"/>
                      <w:marRight w:val="0"/>
                      <w:marTop w:val="0"/>
                      <w:marBottom w:val="0"/>
                      <w:divBdr>
                        <w:top w:val="none" w:sz="0" w:space="0" w:color="auto"/>
                        <w:left w:val="none" w:sz="0" w:space="0" w:color="auto"/>
                        <w:bottom w:val="none" w:sz="0" w:space="0" w:color="auto"/>
                        <w:right w:val="none" w:sz="0" w:space="0" w:color="auto"/>
                      </w:divBdr>
                    </w:div>
                    <w:div w:id="1961571537">
                      <w:marLeft w:val="0"/>
                      <w:marRight w:val="0"/>
                      <w:marTop w:val="0"/>
                      <w:marBottom w:val="0"/>
                      <w:divBdr>
                        <w:top w:val="none" w:sz="0" w:space="0" w:color="auto"/>
                        <w:left w:val="none" w:sz="0" w:space="0" w:color="auto"/>
                        <w:bottom w:val="none" w:sz="0" w:space="0" w:color="auto"/>
                        <w:right w:val="none" w:sz="0" w:space="0" w:color="auto"/>
                      </w:divBdr>
                    </w:div>
                  </w:divsChild>
                </w:div>
                <w:div w:id="1776242519">
                  <w:marLeft w:val="0"/>
                  <w:marRight w:val="0"/>
                  <w:marTop w:val="0"/>
                  <w:marBottom w:val="0"/>
                  <w:divBdr>
                    <w:top w:val="none" w:sz="0" w:space="0" w:color="auto"/>
                    <w:left w:val="none" w:sz="0" w:space="0" w:color="auto"/>
                    <w:bottom w:val="none" w:sz="0" w:space="0" w:color="auto"/>
                    <w:right w:val="none" w:sz="0" w:space="0" w:color="auto"/>
                  </w:divBdr>
                  <w:divsChild>
                    <w:div w:id="1772625434">
                      <w:marLeft w:val="0"/>
                      <w:marRight w:val="0"/>
                      <w:marTop w:val="0"/>
                      <w:marBottom w:val="0"/>
                      <w:divBdr>
                        <w:top w:val="none" w:sz="0" w:space="0" w:color="auto"/>
                        <w:left w:val="none" w:sz="0" w:space="0" w:color="auto"/>
                        <w:bottom w:val="none" w:sz="0" w:space="0" w:color="auto"/>
                        <w:right w:val="none" w:sz="0" w:space="0" w:color="auto"/>
                      </w:divBdr>
                    </w:div>
                  </w:divsChild>
                </w:div>
                <w:div w:id="1859000280">
                  <w:marLeft w:val="0"/>
                  <w:marRight w:val="0"/>
                  <w:marTop w:val="0"/>
                  <w:marBottom w:val="0"/>
                  <w:divBdr>
                    <w:top w:val="none" w:sz="0" w:space="0" w:color="auto"/>
                    <w:left w:val="none" w:sz="0" w:space="0" w:color="auto"/>
                    <w:bottom w:val="none" w:sz="0" w:space="0" w:color="auto"/>
                    <w:right w:val="none" w:sz="0" w:space="0" w:color="auto"/>
                  </w:divBdr>
                  <w:divsChild>
                    <w:div w:id="1308507406">
                      <w:marLeft w:val="0"/>
                      <w:marRight w:val="0"/>
                      <w:marTop w:val="0"/>
                      <w:marBottom w:val="0"/>
                      <w:divBdr>
                        <w:top w:val="none" w:sz="0" w:space="0" w:color="auto"/>
                        <w:left w:val="none" w:sz="0" w:space="0" w:color="auto"/>
                        <w:bottom w:val="none" w:sz="0" w:space="0" w:color="auto"/>
                        <w:right w:val="none" w:sz="0" w:space="0" w:color="auto"/>
                      </w:divBdr>
                    </w:div>
                  </w:divsChild>
                </w:div>
                <w:div w:id="1861511255">
                  <w:marLeft w:val="0"/>
                  <w:marRight w:val="0"/>
                  <w:marTop w:val="0"/>
                  <w:marBottom w:val="0"/>
                  <w:divBdr>
                    <w:top w:val="none" w:sz="0" w:space="0" w:color="auto"/>
                    <w:left w:val="none" w:sz="0" w:space="0" w:color="auto"/>
                    <w:bottom w:val="none" w:sz="0" w:space="0" w:color="auto"/>
                    <w:right w:val="none" w:sz="0" w:space="0" w:color="auto"/>
                  </w:divBdr>
                  <w:divsChild>
                    <w:div w:id="1693071257">
                      <w:marLeft w:val="0"/>
                      <w:marRight w:val="0"/>
                      <w:marTop w:val="0"/>
                      <w:marBottom w:val="0"/>
                      <w:divBdr>
                        <w:top w:val="none" w:sz="0" w:space="0" w:color="auto"/>
                        <w:left w:val="none" w:sz="0" w:space="0" w:color="auto"/>
                        <w:bottom w:val="none" w:sz="0" w:space="0" w:color="auto"/>
                        <w:right w:val="none" w:sz="0" w:space="0" w:color="auto"/>
                      </w:divBdr>
                    </w:div>
                  </w:divsChild>
                </w:div>
                <w:div w:id="1944343800">
                  <w:marLeft w:val="0"/>
                  <w:marRight w:val="0"/>
                  <w:marTop w:val="0"/>
                  <w:marBottom w:val="0"/>
                  <w:divBdr>
                    <w:top w:val="none" w:sz="0" w:space="0" w:color="auto"/>
                    <w:left w:val="none" w:sz="0" w:space="0" w:color="auto"/>
                    <w:bottom w:val="none" w:sz="0" w:space="0" w:color="auto"/>
                    <w:right w:val="none" w:sz="0" w:space="0" w:color="auto"/>
                  </w:divBdr>
                  <w:divsChild>
                    <w:div w:id="106580163">
                      <w:marLeft w:val="0"/>
                      <w:marRight w:val="0"/>
                      <w:marTop w:val="0"/>
                      <w:marBottom w:val="0"/>
                      <w:divBdr>
                        <w:top w:val="none" w:sz="0" w:space="0" w:color="auto"/>
                        <w:left w:val="none" w:sz="0" w:space="0" w:color="auto"/>
                        <w:bottom w:val="none" w:sz="0" w:space="0" w:color="auto"/>
                        <w:right w:val="none" w:sz="0" w:space="0" w:color="auto"/>
                      </w:divBdr>
                    </w:div>
                  </w:divsChild>
                </w:div>
                <w:div w:id="1955401353">
                  <w:marLeft w:val="0"/>
                  <w:marRight w:val="0"/>
                  <w:marTop w:val="0"/>
                  <w:marBottom w:val="0"/>
                  <w:divBdr>
                    <w:top w:val="none" w:sz="0" w:space="0" w:color="auto"/>
                    <w:left w:val="none" w:sz="0" w:space="0" w:color="auto"/>
                    <w:bottom w:val="none" w:sz="0" w:space="0" w:color="auto"/>
                    <w:right w:val="none" w:sz="0" w:space="0" w:color="auto"/>
                  </w:divBdr>
                  <w:divsChild>
                    <w:div w:id="1301228707">
                      <w:marLeft w:val="0"/>
                      <w:marRight w:val="0"/>
                      <w:marTop w:val="0"/>
                      <w:marBottom w:val="0"/>
                      <w:divBdr>
                        <w:top w:val="none" w:sz="0" w:space="0" w:color="auto"/>
                        <w:left w:val="none" w:sz="0" w:space="0" w:color="auto"/>
                        <w:bottom w:val="none" w:sz="0" w:space="0" w:color="auto"/>
                        <w:right w:val="none" w:sz="0" w:space="0" w:color="auto"/>
                      </w:divBdr>
                    </w:div>
                  </w:divsChild>
                </w:div>
                <w:div w:id="2130345805">
                  <w:marLeft w:val="0"/>
                  <w:marRight w:val="0"/>
                  <w:marTop w:val="0"/>
                  <w:marBottom w:val="0"/>
                  <w:divBdr>
                    <w:top w:val="none" w:sz="0" w:space="0" w:color="auto"/>
                    <w:left w:val="none" w:sz="0" w:space="0" w:color="auto"/>
                    <w:bottom w:val="none" w:sz="0" w:space="0" w:color="auto"/>
                    <w:right w:val="none" w:sz="0" w:space="0" w:color="auto"/>
                  </w:divBdr>
                  <w:divsChild>
                    <w:div w:id="60623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345021">
          <w:marLeft w:val="0"/>
          <w:marRight w:val="0"/>
          <w:marTop w:val="0"/>
          <w:marBottom w:val="0"/>
          <w:divBdr>
            <w:top w:val="none" w:sz="0" w:space="0" w:color="auto"/>
            <w:left w:val="none" w:sz="0" w:space="0" w:color="auto"/>
            <w:bottom w:val="none" w:sz="0" w:space="0" w:color="auto"/>
            <w:right w:val="none" w:sz="0" w:space="0" w:color="auto"/>
          </w:divBdr>
        </w:div>
        <w:div w:id="1987202135">
          <w:marLeft w:val="0"/>
          <w:marRight w:val="0"/>
          <w:marTop w:val="0"/>
          <w:marBottom w:val="0"/>
          <w:divBdr>
            <w:top w:val="none" w:sz="0" w:space="0" w:color="auto"/>
            <w:left w:val="none" w:sz="0" w:space="0" w:color="auto"/>
            <w:bottom w:val="none" w:sz="0" w:space="0" w:color="auto"/>
            <w:right w:val="none" w:sz="0" w:space="0" w:color="auto"/>
          </w:divBdr>
        </w:div>
      </w:divsChild>
    </w:div>
    <w:div w:id="205416498">
      <w:bodyDiv w:val="1"/>
      <w:marLeft w:val="0"/>
      <w:marRight w:val="0"/>
      <w:marTop w:val="0"/>
      <w:marBottom w:val="0"/>
      <w:divBdr>
        <w:top w:val="none" w:sz="0" w:space="0" w:color="auto"/>
        <w:left w:val="none" w:sz="0" w:space="0" w:color="auto"/>
        <w:bottom w:val="none" w:sz="0" w:space="0" w:color="auto"/>
        <w:right w:val="none" w:sz="0" w:space="0" w:color="auto"/>
      </w:divBdr>
    </w:div>
    <w:div w:id="206067621">
      <w:bodyDiv w:val="1"/>
      <w:marLeft w:val="0"/>
      <w:marRight w:val="0"/>
      <w:marTop w:val="0"/>
      <w:marBottom w:val="0"/>
      <w:divBdr>
        <w:top w:val="none" w:sz="0" w:space="0" w:color="auto"/>
        <w:left w:val="none" w:sz="0" w:space="0" w:color="auto"/>
        <w:bottom w:val="none" w:sz="0" w:space="0" w:color="auto"/>
        <w:right w:val="none" w:sz="0" w:space="0" w:color="auto"/>
      </w:divBdr>
    </w:div>
    <w:div w:id="206718774">
      <w:bodyDiv w:val="1"/>
      <w:marLeft w:val="0"/>
      <w:marRight w:val="0"/>
      <w:marTop w:val="0"/>
      <w:marBottom w:val="0"/>
      <w:divBdr>
        <w:top w:val="none" w:sz="0" w:space="0" w:color="auto"/>
        <w:left w:val="none" w:sz="0" w:space="0" w:color="auto"/>
        <w:bottom w:val="none" w:sz="0" w:space="0" w:color="auto"/>
        <w:right w:val="none" w:sz="0" w:space="0" w:color="auto"/>
      </w:divBdr>
    </w:div>
    <w:div w:id="233973101">
      <w:bodyDiv w:val="1"/>
      <w:marLeft w:val="0"/>
      <w:marRight w:val="0"/>
      <w:marTop w:val="0"/>
      <w:marBottom w:val="0"/>
      <w:divBdr>
        <w:top w:val="none" w:sz="0" w:space="0" w:color="auto"/>
        <w:left w:val="none" w:sz="0" w:space="0" w:color="auto"/>
        <w:bottom w:val="none" w:sz="0" w:space="0" w:color="auto"/>
        <w:right w:val="none" w:sz="0" w:space="0" w:color="auto"/>
      </w:divBdr>
    </w:div>
    <w:div w:id="269241468">
      <w:bodyDiv w:val="1"/>
      <w:marLeft w:val="0"/>
      <w:marRight w:val="0"/>
      <w:marTop w:val="0"/>
      <w:marBottom w:val="0"/>
      <w:divBdr>
        <w:top w:val="none" w:sz="0" w:space="0" w:color="auto"/>
        <w:left w:val="none" w:sz="0" w:space="0" w:color="auto"/>
        <w:bottom w:val="none" w:sz="0" w:space="0" w:color="auto"/>
        <w:right w:val="none" w:sz="0" w:space="0" w:color="auto"/>
      </w:divBdr>
    </w:div>
    <w:div w:id="320431743">
      <w:bodyDiv w:val="1"/>
      <w:marLeft w:val="0"/>
      <w:marRight w:val="0"/>
      <w:marTop w:val="0"/>
      <w:marBottom w:val="0"/>
      <w:divBdr>
        <w:top w:val="none" w:sz="0" w:space="0" w:color="auto"/>
        <w:left w:val="none" w:sz="0" w:space="0" w:color="auto"/>
        <w:bottom w:val="none" w:sz="0" w:space="0" w:color="auto"/>
        <w:right w:val="none" w:sz="0" w:space="0" w:color="auto"/>
      </w:divBdr>
      <w:divsChild>
        <w:div w:id="335690743">
          <w:marLeft w:val="0"/>
          <w:marRight w:val="0"/>
          <w:marTop w:val="0"/>
          <w:marBottom w:val="0"/>
          <w:divBdr>
            <w:top w:val="none" w:sz="0" w:space="0" w:color="auto"/>
            <w:left w:val="none" w:sz="0" w:space="0" w:color="auto"/>
            <w:bottom w:val="none" w:sz="0" w:space="0" w:color="auto"/>
            <w:right w:val="none" w:sz="0" w:space="0" w:color="auto"/>
          </w:divBdr>
          <w:divsChild>
            <w:div w:id="1517770425">
              <w:marLeft w:val="0"/>
              <w:marRight w:val="0"/>
              <w:marTop w:val="30"/>
              <w:marBottom w:val="30"/>
              <w:divBdr>
                <w:top w:val="none" w:sz="0" w:space="0" w:color="auto"/>
                <w:left w:val="none" w:sz="0" w:space="0" w:color="auto"/>
                <w:bottom w:val="none" w:sz="0" w:space="0" w:color="auto"/>
                <w:right w:val="none" w:sz="0" w:space="0" w:color="auto"/>
              </w:divBdr>
              <w:divsChild>
                <w:div w:id="37097012">
                  <w:marLeft w:val="0"/>
                  <w:marRight w:val="0"/>
                  <w:marTop w:val="0"/>
                  <w:marBottom w:val="0"/>
                  <w:divBdr>
                    <w:top w:val="none" w:sz="0" w:space="0" w:color="auto"/>
                    <w:left w:val="none" w:sz="0" w:space="0" w:color="auto"/>
                    <w:bottom w:val="none" w:sz="0" w:space="0" w:color="auto"/>
                    <w:right w:val="none" w:sz="0" w:space="0" w:color="auto"/>
                  </w:divBdr>
                  <w:divsChild>
                    <w:div w:id="1730105590">
                      <w:marLeft w:val="0"/>
                      <w:marRight w:val="0"/>
                      <w:marTop w:val="0"/>
                      <w:marBottom w:val="0"/>
                      <w:divBdr>
                        <w:top w:val="none" w:sz="0" w:space="0" w:color="auto"/>
                        <w:left w:val="none" w:sz="0" w:space="0" w:color="auto"/>
                        <w:bottom w:val="none" w:sz="0" w:space="0" w:color="auto"/>
                        <w:right w:val="none" w:sz="0" w:space="0" w:color="auto"/>
                      </w:divBdr>
                    </w:div>
                  </w:divsChild>
                </w:div>
                <w:div w:id="185946191">
                  <w:marLeft w:val="0"/>
                  <w:marRight w:val="0"/>
                  <w:marTop w:val="0"/>
                  <w:marBottom w:val="0"/>
                  <w:divBdr>
                    <w:top w:val="none" w:sz="0" w:space="0" w:color="auto"/>
                    <w:left w:val="none" w:sz="0" w:space="0" w:color="auto"/>
                    <w:bottom w:val="none" w:sz="0" w:space="0" w:color="auto"/>
                    <w:right w:val="none" w:sz="0" w:space="0" w:color="auto"/>
                  </w:divBdr>
                  <w:divsChild>
                    <w:div w:id="1851410971">
                      <w:marLeft w:val="0"/>
                      <w:marRight w:val="0"/>
                      <w:marTop w:val="0"/>
                      <w:marBottom w:val="0"/>
                      <w:divBdr>
                        <w:top w:val="none" w:sz="0" w:space="0" w:color="auto"/>
                        <w:left w:val="none" w:sz="0" w:space="0" w:color="auto"/>
                        <w:bottom w:val="none" w:sz="0" w:space="0" w:color="auto"/>
                        <w:right w:val="none" w:sz="0" w:space="0" w:color="auto"/>
                      </w:divBdr>
                    </w:div>
                  </w:divsChild>
                </w:div>
                <w:div w:id="186142171">
                  <w:marLeft w:val="0"/>
                  <w:marRight w:val="0"/>
                  <w:marTop w:val="0"/>
                  <w:marBottom w:val="0"/>
                  <w:divBdr>
                    <w:top w:val="none" w:sz="0" w:space="0" w:color="auto"/>
                    <w:left w:val="none" w:sz="0" w:space="0" w:color="auto"/>
                    <w:bottom w:val="none" w:sz="0" w:space="0" w:color="auto"/>
                    <w:right w:val="none" w:sz="0" w:space="0" w:color="auto"/>
                  </w:divBdr>
                  <w:divsChild>
                    <w:div w:id="522019830">
                      <w:marLeft w:val="0"/>
                      <w:marRight w:val="0"/>
                      <w:marTop w:val="0"/>
                      <w:marBottom w:val="0"/>
                      <w:divBdr>
                        <w:top w:val="none" w:sz="0" w:space="0" w:color="auto"/>
                        <w:left w:val="none" w:sz="0" w:space="0" w:color="auto"/>
                        <w:bottom w:val="none" w:sz="0" w:space="0" w:color="auto"/>
                        <w:right w:val="none" w:sz="0" w:space="0" w:color="auto"/>
                      </w:divBdr>
                    </w:div>
                  </w:divsChild>
                </w:div>
                <w:div w:id="399912315">
                  <w:marLeft w:val="0"/>
                  <w:marRight w:val="0"/>
                  <w:marTop w:val="0"/>
                  <w:marBottom w:val="0"/>
                  <w:divBdr>
                    <w:top w:val="none" w:sz="0" w:space="0" w:color="auto"/>
                    <w:left w:val="none" w:sz="0" w:space="0" w:color="auto"/>
                    <w:bottom w:val="none" w:sz="0" w:space="0" w:color="auto"/>
                    <w:right w:val="none" w:sz="0" w:space="0" w:color="auto"/>
                  </w:divBdr>
                  <w:divsChild>
                    <w:div w:id="249655671">
                      <w:marLeft w:val="0"/>
                      <w:marRight w:val="0"/>
                      <w:marTop w:val="0"/>
                      <w:marBottom w:val="0"/>
                      <w:divBdr>
                        <w:top w:val="none" w:sz="0" w:space="0" w:color="auto"/>
                        <w:left w:val="none" w:sz="0" w:space="0" w:color="auto"/>
                        <w:bottom w:val="none" w:sz="0" w:space="0" w:color="auto"/>
                        <w:right w:val="none" w:sz="0" w:space="0" w:color="auto"/>
                      </w:divBdr>
                    </w:div>
                  </w:divsChild>
                </w:div>
                <w:div w:id="523132780">
                  <w:marLeft w:val="0"/>
                  <w:marRight w:val="0"/>
                  <w:marTop w:val="0"/>
                  <w:marBottom w:val="0"/>
                  <w:divBdr>
                    <w:top w:val="none" w:sz="0" w:space="0" w:color="auto"/>
                    <w:left w:val="none" w:sz="0" w:space="0" w:color="auto"/>
                    <w:bottom w:val="none" w:sz="0" w:space="0" w:color="auto"/>
                    <w:right w:val="none" w:sz="0" w:space="0" w:color="auto"/>
                  </w:divBdr>
                  <w:divsChild>
                    <w:div w:id="2053966593">
                      <w:marLeft w:val="0"/>
                      <w:marRight w:val="0"/>
                      <w:marTop w:val="0"/>
                      <w:marBottom w:val="0"/>
                      <w:divBdr>
                        <w:top w:val="none" w:sz="0" w:space="0" w:color="auto"/>
                        <w:left w:val="none" w:sz="0" w:space="0" w:color="auto"/>
                        <w:bottom w:val="none" w:sz="0" w:space="0" w:color="auto"/>
                        <w:right w:val="none" w:sz="0" w:space="0" w:color="auto"/>
                      </w:divBdr>
                    </w:div>
                  </w:divsChild>
                </w:div>
                <w:div w:id="608240178">
                  <w:marLeft w:val="0"/>
                  <w:marRight w:val="0"/>
                  <w:marTop w:val="0"/>
                  <w:marBottom w:val="0"/>
                  <w:divBdr>
                    <w:top w:val="none" w:sz="0" w:space="0" w:color="auto"/>
                    <w:left w:val="none" w:sz="0" w:space="0" w:color="auto"/>
                    <w:bottom w:val="none" w:sz="0" w:space="0" w:color="auto"/>
                    <w:right w:val="none" w:sz="0" w:space="0" w:color="auto"/>
                  </w:divBdr>
                  <w:divsChild>
                    <w:div w:id="1802306111">
                      <w:marLeft w:val="0"/>
                      <w:marRight w:val="0"/>
                      <w:marTop w:val="0"/>
                      <w:marBottom w:val="0"/>
                      <w:divBdr>
                        <w:top w:val="none" w:sz="0" w:space="0" w:color="auto"/>
                        <w:left w:val="none" w:sz="0" w:space="0" w:color="auto"/>
                        <w:bottom w:val="none" w:sz="0" w:space="0" w:color="auto"/>
                        <w:right w:val="none" w:sz="0" w:space="0" w:color="auto"/>
                      </w:divBdr>
                    </w:div>
                  </w:divsChild>
                </w:div>
                <w:div w:id="620692357">
                  <w:marLeft w:val="0"/>
                  <w:marRight w:val="0"/>
                  <w:marTop w:val="0"/>
                  <w:marBottom w:val="0"/>
                  <w:divBdr>
                    <w:top w:val="none" w:sz="0" w:space="0" w:color="auto"/>
                    <w:left w:val="none" w:sz="0" w:space="0" w:color="auto"/>
                    <w:bottom w:val="none" w:sz="0" w:space="0" w:color="auto"/>
                    <w:right w:val="none" w:sz="0" w:space="0" w:color="auto"/>
                  </w:divBdr>
                  <w:divsChild>
                    <w:div w:id="728840784">
                      <w:marLeft w:val="0"/>
                      <w:marRight w:val="0"/>
                      <w:marTop w:val="0"/>
                      <w:marBottom w:val="0"/>
                      <w:divBdr>
                        <w:top w:val="none" w:sz="0" w:space="0" w:color="auto"/>
                        <w:left w:val="none" w:sz="0" w:space="0" w:color="auto"/>
                        <w:bottom w:val="none" w:sz="0" w:space="0" w:color="auto"/>
                        <w:right w:val="none" w:sz="0" w:space="0" w:color="auto"/>
                      </w:divBdr>
                    </w:div>
                  </w:divsChild>
                </w:div>
                <w:div w:id="658928039">
                  <w:marLeft w:val="0"/>
                  <w:marRight w:val="0"/>
                  <w:marTop w:val="0"/>
                  <w:marBottom w:val="0"/>
                  <w:divBdr>
                    <w:top w:val="none" w:sz="0" w:space="0" w:color="auto"/>
                    <w:left w:val="none" w:sz="0" w:space="0" w:color="auto"/>
                    <w:bottom w:val="none" w:sz="0" w:space="0" w:color="auto"/>
                    <w:right w:val="none" w:sz="0" w:space="0" w:color="auto"/>
                  </w:divBdr>
                  <w:divsChild>
                    <w:div w:id="1289623331">
                      <w:marLeft w:val="0"/>
                      <w:marRight w:val="0"/>
                      <w:marTop w:val="0"/>
                      <w:marBottom w:val="0"/>
                      <w:divBdr>
                        <w:top w:val="none" w:sz="0" w:space="0" w:color="auto"/>
                        <w:left w:val="none" w:sz="0" w:space="0" w:color="auto"/>
                        <w:bottom w:val="none" w:sz="0" w:space="0" w:color="auto"/>
                        <w:right w:val="none" w:sz="0" w:space="0" w:color="auto"/>
                      </w:divBdr>
                    </w:div>
                  </w:divsChild>
                </w:div>
                <w:div w:id="691077122">
                  <w:marLeft w:val="0"/>
                  <w:marRight w:val="0"/>
                  <w:marTop w:val="0"/>
                  <w:marBottom w:val="0"/>
                  <w:divBdr>
                    <w:top w:val="none" w:sz="0" w:space="0" w:color="auto"/>
                    <w:left w:val="none" w:sz="0" w:space="0" w:color="auto"/>
                    <w:bottom w:val="none" w:sz="0" w:space="0" w:color="auto"/>
                    <w:right w:val="none" w:sz="0" w:space="0" w:color="auto"/>
                  </w:divBdr>
                  <w:divsChild>
                    <w:div w:id="1391033100">
                      <w:marLeft w:val="0"/>
                      <w:marRight w:val="0"/>
                      <w:marTop w:val="0"/>
                      <w:marBottom w:val="0"/>
                      <w:divBdr>
                        <w:top w:val="none" w:sz="0" w:space="0" w:color="auto"/>
                        <w:left w:val="none" w:sz="0" w:space="0" w:color="auto"/>
                        <w:bottom w:val="none" w:sz="0" w:space="0" w:color="auto"/>
                        <w:right w:val="none" w:sz="0" w:space="0" w:color="auto"/>
                      </w:divBdr>
                    </w:div>
                  </w:divsChild>
                </w:div>
                <w:div w:id="896433981">
                  <w:marLeft w:val="0"/>
                  <w:marRight w:val="0"/>
                  <w:marTop w:val="0"/>
                  <w:marBottom w:val="0"/>
                  <w:divBdr>
                    <w:top w:val="none" w:sz="0" w:space="0" w:color="auto"/>
                    <w:left w:val="none" w:sz="0" w:space="0" w:color="auto"/>
                    <w:bottom w:val="none" w:sz="0" w:space="0" w:color="auto"/>
                    <w:right w:val="none" w:sz="0" w:space="0" w:color="auto"/>
                  </w:divBdr>
                  <w:divsChild>
                    <w:div w:id="534738537">
                      <w:marLeft w:val="0"/>
                      <w:marRight w:val="0"/>
                      <w:marTop w:val="0"/>
                      <w:marBottom w:val="0"/>
                      <w:divBdr>
                        <w:top w:val="none" w:sz="0" w:space="0" w:color="auto"/>
                        <w:left w:val="none" w:sz="0" w:space="0" w:color="auto"/>
                        <w:bottom w:val="none" w:sz="0" w:space="0" w:color="auto"/>
                        <w:right w:val="none" w:sz="0" w:space="0" w:color="auto"/>
                      </w:divBdr>
                    </w:div>
                    <w:div w:id="1184905417">
                      <w:marLeft w:val="0"/>
                      <w:marRight w:val="0"/>
                      <w:marTop w:val="0"/>
                      <w:marBottom w:val="0"/>
                      <w:divBdr>
                        <w:top w:val="none" w:sz="0" w:space="0" w:color="auto"/>
                        <w:left w:val="none" w:sz="0" w:space="0" w:color="auto"/>
                        <w:bottom w:val="none" w:sz="0" w:space="0" w:color="auto"/>
                        <w:right w:val="none" w:sz="0" w:space="0" w:color="auto"/>
                      </w:divBdr>
                    </w:div>
                  </w:divsChild>
                </w:div>
                <w:div w:id="920993188">
                  <w:marLeft w:val="0"/>
                  <w:marRight w:val="0"/>
                  <w:marTop w:val="0"/>
                  <w:marBottom w:val="0"/>
                  <w:divBdr>
                    <w:top w:val="none" w:sz="0" w:space="0" w:color="auto"/>
                    <w:left w:val="none" w:sz="0" w:space="0" w:color="auto"/>
                    <w:bottom w:val="none" w:sz="0" w:space="0" w:color="auto"/>
                    <w:right w:val="none" w:sz="0" w:space="0" w:color="auto"/>
                  </w:divBdr>
                  <w:divsChild>
                    <w:div w:id="480124394">
                      <w:marLeft w:val="0"/>
                      <w:marRight w:val="0"/>
                      <w:marTop w:val="0"/>
                      <w:marBottom w:val="0"/>
                      <w:divBdr>
                        <w:top w:val="none" w:sz="0" w:space="0" w:color="auto"/>
                        <w:left w:val="none" w:sz="0" w:space="0" w:color="auto"/>
                        <w:bottom w:val="none" w:sz="0" w:space="0" w:color="auto"/>
                        <w:right w:val="none" w:sz="0" w:space="0" w:color="auto"/>
                      </w:divBdr>
                    </w:div>
                    <w:div w:id="1674067907">
                      <w:marLeft w:val="0"/>
                      <w:marRight w:val="0"/>
                      <w:marTop w:val="0"/>
                      <w:marBottom w:val="0"/>
                      <w:divBdr>
                        <w:top w:val="none" w:sz="0" w:space="0" w:color="auto"/>
                        <w:left w:val="none" w:sz="0" w:space="0" w:color="auto"/>
                        <w:bottom w:val="none" w:sz="0" w:space="0" w:color="auto"/>
                        <w:right w:val="none" w:sz="0" w:space="0" w:color="auto"/>
                      </w:divBdr>
                    </w:div>
                  </w:divsChild>
                </w:div>
                <w:div w:id="1070006617">
                  <w:marLeft w:val="0"/>
                  <w:marRight w:val="0"/>
                  <w:marTop w:val="0"/>
                  <w:marBottom w:val="0"/>
                  <w:divBdr>
                    <w:top w:val="none" w:sz="0" w:space="0" w:color="auto"/>
                    <w:left w:val="none" w:sz="0" w:space="0" w:color="auto"/>
                    <w:bottom w:val="none" w:sz="0" w:space="0" w:color="auto"/>
                    <w:right w:val="none" w:sz="0" w:space="0" w:color="auto"/>
                  </w:divBdr>
                  <w:divsChild>
                    <w:div w:id="1561550346">
                      <w:marLeft w:val="0"/>
                      <w:marRight w:val="0"/>
                      <w:marTop w:val="0"/>
                      <w:marBottom w:val="0"/>
                      <w:divBdr>
                        <w:top w:val="none" w:sz="0" w:space="0" w:color="auto"/>
                        <w:left w:val="none" w:sz="0" w:space="0" w:color="auto"/>
                        <w:bottom w:val="none" w:sz="0" w:space="0" w:color="auto"/>
                        <w:right w:val="none" w:sz="0" w:space="0" w:color="auto"/>
                      </w:divBdr>
                    </w:div>
                  </w:divsChild>
                </w:div>
                <w:div w:id="1168211607">
                  <w:marLeft w:val="0"/>
                  <w:marRight w:val="0"/>
                  <w:marTop w:val="0"/>
                  <w:marBottom w:val="0"/>
                  <w:divBdr>
                    <w:top w:val="none" w:sz="0" w:space="0" w:color="auto"/>
                    <w:left w:val="none" w:sz="0" w:space="0" w:color="auto"/>
                    <w:bottom w:val="none" w:sz="0" w:space="0" w:color="auto"/>
                    <w:right w:val="none" w:sz="0" w:space="0" w:color="auto"/>
                  </w:divBdr>
                  <w:divsChild>
                    <w:div w:id="148710888">
                      <w:marLeft w:val="0"/>
                      <w:marRight w:val="0"/>
                      <w:marTop w:val="0"/>
                      <w:marBottom w:val="0"/>
                      <w:divBdr>
                        <w:top w:val="none" w:sz="0" w:space="0" w:color="auto"/>
                        <w:left w:val="none" w:sz="0" w:space="0" w:color="auto"/>
                        <w:bottom w:val="none" w:sz="0" w:space="0" w:color="auto"/>
                        <w:right w:val="none" w:sz="0" w:space="0" w:color="auto"/>
                      </w:divBdr>
                    </w:div>
                  </w:divsChild>
                </w:div>
                <w:div w:id="1256087512">
                  <w:marLeft w:val="0"/>
                  <w:marRight w:val="0"/>
                  <w:marTop w:val="0"/>
                  <w:marBottom w:val="0"/>
                  <w:divBdr>
                    <w:top w:val="none" w:sz="0" w:space="0" w:color="auto"/>
                    <w:left w:val="none" w:sz="0" w:space="0" w:color="auto"/>
                    <w:bottom w:val="none" w:sz="0" w:space="0" w:color="auto"/>
                    <w:right w:val="none" w:sz="0" w:space="0" w:color="auto"/>
                  </w:divBdr>
                  <w:divsChild>
                    <w:div w:id="1914004082">
                      <w:marLeft w:val="0"/>
                      <w:marRight w:val="0"/>
                      <w:marTop w:val="0"/>
                      <w:marBottom w:val="0"/>
                      <w:divBdr>
                        <w:top w:val="none" w:sz="0" w:space="0" w:color="auto"/>
                        <w:left w:val="none" w:sz="0" w:space="0" w:color="auto"/>
                        <w:bottom w:val="none" w:sz="0" w:space="0" w:color="auto"/>
                        <w:right w:val="none" w:sz="0" w:space="0" w:color="auto"/>
                      </w:divBdr>
                    </w:div>
                  </w:divsChild>
                </w:div>
                <w:div w:id="1282221508">
                  <w:marLeft w:val="0"/>
                  <w:marRight w:val="0"/>
                  <w:marTop w:val="0"/>
                  <w:marBottom w:val="0"/>
                  <w:divBdr>
                    <w:top w:val="none" w:sz="0" w:space="0" w:color="auto"/>
                    <w:left w:val="none" w:sz="0" w:space="0" w:color="auto"/>
                    <w:bottom w:val="none" w:sz="0" w:space="0" w:color="auto"/>
                    <w:right w:val="none" w:sz="0" w:space="0" w:color="auto"/>
                  </w:divBdr>
                  <w:divsChild>
                    <w:div w:id="1056664405">
                      <w:marLeft w:val="0"/>
                      <w:marRight w:val="0"/>
                      <w:marTop w:val="0"/>
                      <w:marBottom w:val="0"/>
                      <w:divBdr>
                        <w:top w:val="none" w:sz="0" w:space="0" w:color="auto"/>
                        <w:left w:val="none" w:sz="0" w:space="0" w:color="auto"/>
                        <w:bottom w:val="none" w:sz="0" w:space="0" w:color="auto"/>
                        <w:right w:val="none" w:sz="0" w:space="0" w:color="auto"/>
                      </w:divBdr>
                    </w:div>
                  </w:divsChild>
                </w:div>
                <w:div w:id="1572621248">
                  <w:marLeft w:val="0"/>
                  <w:marRight w:val="0"/>
                  <w:marTop w:val="0"/>
                  <w:marBottom w:val="0"/>
                  <w:divBdr>
                    <w:top w:val="none" w:sz="0" w:space="0" w:color="auto"/>
                    <w:left w:val="none" w:sz="0" w:space="0" w:color="auto"/>
                    <w:bottom w:val="none" w:sz="0" w:space="0" w:color="auto"/>
                    <w:right w:val="none" w:sz="0" w:space="0" w:color="auto"/>
                  </w:divBdr>
                  <w:divsChild>
                    <w:div w:id="145707329">
                      <w:marLeft w:val="0"/>
                      <w:marRight w:val="0"/>
                      <w:marTop w:val="0"/>
                      <w:marBottom w:val="0"/>
                      <w:divBdr>
                        <w:top w:val="none" w:sz="0" w:space="0" w:color="auto"/>
                        <w:left w:val="none" w:sz="0" w:space="0" w:color="auto"/>
                        <w:bottom w:val="none" w:sz="0" w:space="0" w:color="auto"/>
                        <w:right w:val="none" w:sz="0" w:space="0" w:color="auto"/>
                      </w:divBdr>
                    </w:div>
                  </w:divsChild>
                </w:div>
                <w:div w:id="1601714767">
                  <w:marLeft w:val="0"/>
                  <w:marRight w:val="0"/>
                  <w:marTop w:val="0"/>
                  <w:marBottom w:val="0"/>
                  <w:divBdr>
                    <w:top w:val="none" w:sz="0" w:space="0" w:color="auto"/>
                    <w:left w:val="none" w:sz="0" w:space="0" w:color="auto"/>
                    <w:bottom w:val="none" w:sz="0" w:space="0" w:color="auto"/>
                    <w:right w:val="none" w:sz="0" w:space="0" w:color="auto"/>
                  </w:divBdr>
                  <w:divsChild>
                    <w:div w:id="1411776711">
                      <w:marLeft w:val="0"/>
                      <w:marRight w:val="0"/>
                      <w:marTop w:val="0"/>
                      <w:marBottom w:val="0"/>
                      <w:divBdr>
                        <w:top w:val="none" w:sz="0" w:space="0" w:color="auto"/>
                        <w:left w:val="none" w:sz="0" w:space="0" w:color="auto"/>
                        <w:bottom w:val="none" w:sz="0" w:space="0" w:color="auto"/>
                        <w:right w:val="none" w:sz="0" w:space="0" w:color="auto"/>
                      </w:divBdr>
                    </w:div>
                  </w:divsChild>
                </w:div>
                <w:div w:id="1645426715">
                  <w:marLeft w:val="0"/>
                  <w:marRight w:val="0"/>
                  <w:marTop w:val="0"/>
                  <w:marBottom w:val="0"/>
                  <w:divBdr>
                    <w:top w:val="none" w:sz="0" w:space="0" w:color="auto"/>
                    <w:left w:val="none" w:sz="0" w:space="0" w:color="auto"/>
                    <w:bottom w:val="none" w:sz="0" w:space="0" w:color="auto"/>
                    <w:right w:val="none" w:sz="0" w:space="0" w:color="auto"/>
                  </w:divBdr>
                  <w:divsChild>
                    <w:div w:id="627855204">
                      <w:marLeft w:val="0"/>
                      <w:marRight w:val="0"/>
                      <w:marTop w:val="0"/>
                      <w:marBottom w:val="0"/>
                      <w:divBdr>
                        <w:top w:val="none" w:sz="0" w:space="0" w:color="auto"/>
                        <w:left w:val="none" w:sz="0" w:space="0" w:color="auto"/>
                        <w:bottom w:val="none" w:sz="0" w:space="0" w:color="auto"/>
                        <w:right w:val="none" w:sz="0" w:space="0" w:color="auto"/>
                      </w:divBdr>
                    </w:div>
                  </w:divsChild>
                </w:div>
                <w:div w:id="1653169267">
                  <w:marLeft w:val="0"/>
                  <w:marRight w:val="0"/>
                  <w:marTop w:val="0"/>
                  <w:marBottom w:val="0"/>
                  <w:divBdr>
                    <w:top w:val="none" w:sz="0" w:space="0" w:color="auto"/>
                    <w:left w:val="none" w:sz="0" w:space="0" w:color="auto"/>
                    <w:bottom w:val="none" w:sz="0" w:space="0" w:color="auto"/>
                    <w:right w:val="none" w:sz="0" w:space="0" w:color="auto"/>
                  </w:divBdr>
                  <w:divsChild>
                    <w:div w:id="205262811">
                      <w:marLeft w:val="0"/>
                      <w:marRight w:val="0"/>
                      <w:marTop w:val="0"/>
                      <w:marBottom w:val="0"/>
                      <w:divBdr>
                        <w:top w:val="none" w:sz="0" w:space="0" w:color="auto"/>
                        <w:left w:val="none" w:sz="0" w:space="0" w:color="auto"/>
                        <w:bottom w:val="none" w:sz="0" w:space="0" w:color="auto"/>
                        <w:right w:val="none" w:sz="0" w:space="0" w:color="auto"/>
                      </w:divBdr>
                    </w:div>
                  </w:divsChild>
                </w:div>
                <w:div w:id="1776711412">
                  <w:marLeft w:val="0"/>
                  <w:marRight w:val="0"/>
                  <w:marTop w:val="0"/>
                  <w:marBottom w:val="0"/>
                  <w:divBdr>
                    <w:top w:val="none" w:sz="0" w:space="0" w:color="auto"/>
                    <w:left w:val="none" w:sz="0" w:space="0" w:color="auto"/>
                    <w:bottom w:val="none" w:sz="0" w:space="0" w:color="auto"/>
                    <w:right w:val="none" w:sz="0" w:space="0" w:color="auto"/>
                  </w:divBdr>
                  <w:divsChild>
                    <w:div w:id="1431121175">
                      <w:marLeft w:val="0"/>
                      <w:marRight w:val="0"/>
                      <w:marTop w:val="0"/>
                      <w:marBottom w:val="0"/>
                      <w:divBdr>
                        <w:top w:val="none" w:sz="0" w:space="0" w:color="auto"/>
                        <w:left w:val="none" w:sz="0" w:space="0" w:color="auto"/>
                        <w:bottom w:val="none" w:sz="0" w:space="0" w:color="auto"/>
                        <w:right w:val="none" w:sz="0" w:space="0" w:color="auto"/>
                      </w:divBdr>
                    </w:div>
                  </w:divsChild>
                </w:div>
                <w:div w:id="1783762369">
                  <w:marLeft w:val="0"/>
                  <w:marRight w:val="0"/>
                  <w:marTop w:val="0"/>
                  <w:marBottom w:val="0"/>
                  <w:divBdr>
                    <w:top w:val="none" w:sz="0" w:space="0" w:color="auto"/>
                    <w:left w:val="none" w:sz="0" w:space="0" w:color="auto"/>
                    <w:bottom w:val="none" w:sz="0" w:space="0" w:color="auto"/>
                    <w:right w:val="none" w:sz="0" w:space="0" w:color="auto"/>
                  </w:divBdr>
                  <w:divsChild>
                    <w:div w:id="1937706251">
                      <w:marLeft w:val="0"/>
                      <w:marRight w:val="0"/>
                      <w:marTop w:val="0"/>
                      <w:marBottom w:val="0"/>
                      <w:divBdr>
                        <w:top w:val="none" w:sz="0" w:space="0" w:color="auto"/>
                        <w:left w:val="none" w:sz="0" w:space="0" w:color="auto"/>
                        <w:bottom w:val="none" w:sz="0" w:space="0" w:color="auto"/>
                        <w:right w:val="none" w:sz="0" w:space="0" w:color="auto"/>
                      </w:divBdr>
                    </w:div>
                  </w:divsChild>
                </w:div>
                <w:div w:id="1927884385">
                  <w:marLeft w:val="0"/>
                  <w:marRight w:val="0"/>
                  <w:marTop w:val="0"/>
                  <w:marBottom w:val="0"/>
                  <w:divBdr>
                    <w:top w:val="none" w:sz="0" w:space="0" w:color="auto"/>
                    <w:left w:val="none" w:sz="0" w:space="0" w:color="auto"/>
                    <w:bottom w:val="none" w:sz="0" w:space="0" w:color="auto"/>
                    <w:right w:val="none" w:sz="0" w:space="0" w:color="auto"/>
                  </w:divBdr>
                  <w:divsChild>
                    <w:div w:id="1442840816">
                      <w:marLeft w:val="0"/>
                      <w:marRight w:val="0"/>
                      <w:marTop w:val="0"/>
                      <w:marBottom w:val="0"/>
                      <w:divBdr>
                        <w:top w:val="none" w:sz="0" w:space="0" w:color="auto"/>
                        <w:left w:val="none" w:sz="0" w:space="0" w:color="auto"/>
                        <w:bottom w:val="none" w:sz="0" w:space="0" w:color="auto"/>
                        <w:right w:val="none" w:sz="0" w:space="0" w:color="auto"/>
                      </w:divBdr>
                    </w:div>
                  </w:divsChild>
                </w:div>
                <w:div w:id="1929775303">
                  <w:marLeft w:val="0"/>
                  <w:marRight w:val="0"/>
                  <w:marTop w:val="0"/>
                  <w:marBottom w:val="0"/>
                  <w:divBdr>
                    <w:top w:val="none" w:sz="0" w:space="0" w:color="auto"/>
                    <w:left w:val="none" w:sz="0" w:space="0" w:color="auto"/>
                    <w:bottom w:val="none" w:sz="0" w:space="0" w:color="auto"/>
                    <w:right w:val="none" w:sz="0" w:space="0" w:color="auto"/>
                  </w:divBdr>
                  <w:divsChild>
                    <w:div w:id="1603296235">
                      <w:marLeft w:val="0"/>
                      <w:marRight w:val="0"/>
                      <w:marTop w:val="0"/>
                      <w:marBottom w:val="0"/>
                      <w:divBdr>
                        <w:top w:val="none" w:sz="0" w:space="0" w:color="auto"/>
                        <w:left w:val="none" w:sz="0" w:space="0" w:color="auto"/>
                        <w:bottom w:val="none" w:sz="0" w:space="0" w:color="auto"/>
                        <w:right w:val="none" w:sz="0" w:space="0" w:color="auto"/>
                      </w:divBdr>
                    </w:div>
                  </w:divsChild>
                </w:div>
                <w:div w:id="2140297151">
                  <w:marLeft w:val="0"/>
                  <w:marRight w:val="0"/>
                  <w:marTop w:val="0"/>
                  <w:marBottom w:val="0"/>
                  <w:divBdr>
                    <w:top w:val="none" w:sz="0" w:space="0" w:color="auto"/>
                    <w:left w:val="none" w:sz="0" w:space="0" w:color="auto"/>
                    <w:bottom w:val="none" w:sz="0" w:space="0" w:color="auto"/>
                    <w:right w:val="none" w:sz="0" w:space="0" w:color="auto"/>
                  </w:divBdr>
                  <w:divsChild>
                    <w:div w:id="1171989423">
                      <w:marLeft w:val="0"/>
                      <w:marRight w:val="0"/>
                      <w:marTop w:val="0"/>
                      <w:marBottom w:val="0"/>
                      <w:divBdr>
                        <w:top w:val="none" w:sz="0" w:space="0" w:color="auto"/>
                        <w:left w:val="none" w:sz="0" w:space="0" w:color="auto"/>
                        <w:bottom w:val="none" w:sz="0" w:space="0" w:color="auto"/>
                        <w:right w:val="none" w:sz="0" w:space="0" w:color="auto"/>
                      </w:divBdr>
                    </w:div>
                    <w:div w:id="1247305338">
                      <w:marLeft w:val="0"/>
                      <w:marRight w:val="0"/>
                      <w:marTop w:val="0"/>
                      <w:marBottom w:val="0"/>
                      <w:divBdr>
                        <w:top w:val="none" w:sz="0" w:space="0" w:color="auto"/>
                        <w:left w:val="none" w:sz="0" w:space="0" w:color="auto"/>
                        <w:bottom w:val="none" w:sz="0" w:space="0" w:color="auto"/>
                        <w:right w:val="none" w:sz="0" w:space="0" w:color="auto"/>
                      </w:divBdr>
                    </w:div>
                    <w:div w:id="163224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546720">
          <w:marLeft w:val="0"/>
          <w:marRight w:val="0"/>
          <w:marTop w:val="0"/>
          <w:marBottom w:val="0"/>
          <w:divBdr>
            <w:top w:val="none" w:sz="0" w:space="0" w:color="auto"/>
            <w:left w:val="none" w:sz="0" w:space="0" w:color="auto"/>
            <w:bottom w:val="none" w:sz="0" w:space="0" w:color="auto"/>
            <w:right w:val="none" w:sz="0" w:space="0" w:color="auto"/>
          </w:divBdr>
        </w:div>
        <w:div w:id="1143081590">
          <w:marLeft w:val="0"/>
          <w:marRight w:val="0"/>
          <w:marTop w:val="0"/>
          <w:marBottom w:val="0"/>
          <w:divBdr>
            <w:top w:val="none" w:sz="0" w:space="0" w:color="auto"/>
            <w:left w:val="none" w:sz="0" w:space="0" w:color="auto"/>
            <w:bottom w:val="none" w:sz="0" w:space="0" w:color="auto"/>
            <w:right w:val="none" w:sz="0" w:space="0" w:color="auto"/>
          </w:divBdr>
        </w:div>
        <w:div w:id="1439257034">
          <w:marLeft w:val="0"/>
          <w:marRight w:val="0"/>
          <w:marTop w:val="0"/>
          <w:marBottom w:val="0"/>
          <w:divBdr>
            <w:top w:val="none" w:sz="0" w:space="0" w:color="auto"/>
            <w:left w:val="none" w:sz="0" w:space="0" w:color="auto"/>
            <w:bottom w:val="none" w:sz="0" w:space="0" w:color="auto"/>
            <w:right w:val="none" w:sz="0" w:space="0" w:color="auto"/>
          </w:divBdr>
        </w:div>
        <w:div w:id="2116948013">
          <w:marLeft w:val="0"/>
          <w:marRight w:val="0"/>
          <w:marTop w:val="0"/>
          <w:marBottom w:val="0"/>
          <w:divBdr>
            <w:top w:val="none" w:sz="0" w:space="0" w:color="auto"/>
            <w:left w:val="none" w:sz="0" w:space="0" w:color="auto"/>
            <w:bottom w:val="none" w:sz="0" w:space="0" w:color="auto"/>
            <w:right w:val="none" w:sz="0" w:space="0" w:color="auto"/>
          </w:divBdr>
          <w:divsChild>
            <w:div w:id="1551116591">
              <w:marLeft w:val="0"/>
              <w:marRight w:val="0"/>
              <w:marTop w:val="30"/>
              <w:marBottom w:val="30"/>
              <w:divBdr>
                <w:top w:val="none" w:sz="0" w:space="0" w:color="auto"/>
                <w:left w:val="none" w:sz="0" w:space="0" w:color="auto"/>
                <w:bottom w:val="none" w:sz="0" w:space="0" w:color="auto"/>
                <w:right w:val="none" w:sz="0" w:space="0" w:color="auto"/>
              </w:divBdr>
              <w:divsChild>
                <w:div w:id="43023464">
                  <w:marLeft w:val="0"/>
                  <w:marRight w:val="0"/>
                  <w:marTop w:val="0"/>
                  <w:marBottom w:val="0"/>
                  <w:divBdr>
                    <w:top w:val="none" w:sz="0" w:space="0" w:color="auto"/>
                    <w:left w:val="none" w:sz="0" w:space="0" w:color="auto"/>
                    <w:bottom w:val="none" w:sz="0" w:space="0" w:color="auto"/>
                    <w:right w:val="none" w:sz="0" w:space="0" w:color="auto"/>
                  </w:divBdr>
                  <w:divsChild>
                    <w:div w:id="1825851153">
                      <w:marLeft w:val="0"/>
                      <w:marRight w:val="0"/>
                      <w:marTop w:val="0"/>
                      <w:marBottom w:val="0"/>
                      <w:divBdr>
                        <w:top w:val="none" w:sz="0" w:space="0" w:color="auto"/>
                        <w:left w:val="none" w:sz="0" w:space="0" w:color="auto"/>
                        <w:bottom w:val="none" w:sz="0" w:space="0" w:color="auto"/>
                        <w:right w:val="none" w:sz="0" w:space="0" w:color="auto"/>
                      </w:divBdr>
                    </w:div>
                  </w:divsChild>
                </w:div>
                <w:div w:id="55056556">
                  <w:marLeft w:val="0"/>
                  <w:marRight w:val="0"/>
                  <w:marTop w:val="0"/>
                  <w:marBottom w:val="0"/>
                  <w:divBdr>
                    <w:top w:val="none" w:sz="0" w:space="0" w:color="auto"/>
                    <w:left w:val="none" w:sz="0" w:space="0" w:color="auto"/>
                    <w:bottom w:val="none" w:sz="0" w:space="0" w:color="auto"/>
                    <w:right w:val="none" w:sz="0" w:space="0" w:color="auto"/>
                  </w:divBdr>
                  <w:divsChild>
                    <w:div w:id="192424890">
                      <w:marLeft w:val="0"/>
                      <w:marRight w:val="0"/>
                      <w:marTop w:val="0"/>
                      <w:marBottom w:val="0"/>
                      <w:divBdr>
                        <w:top w:val="none" w:sz="0" w:space="0" w:color="auto"/>
                        <w:left w:val="none" w:sz="0" w:space="0" w:color="auto"/>
                        <w:bottom w:val="none" w:sz="0" w:space="0" w:color="auto"/>
                        <w:right w:val="none" w:sz="0" w:space="0" w:color="auto"/>
                      </w:divBdr>
                    </w:div>
                    <w:div w:id="402681900">
                      <w:marLeft w:val="0"/>
                      <w:marRight w:val="0"/>
                      <w:marTop w:val="0"/>
                      <w:marBottom w:val="0"/>
                      <w:divBdr>
                        <w:top w:val="none" w:sz="0" w:space="0" w:color="auto"/>
                        <w:left w:val="none" w:sz="0" w:space="0" w:color="auto"/>
                        <w:bottom w:val="none" w:sz="0" w:space="0" w:color="auto"/>
                        <w:right w:val="none" w:sz="0" w:space="0" w:color="auto"/>
                      </w:divBdr>
                    </w:div>
                  </w:divsChild>
                </w:div>
                <w:div w:id="213391767">
                  <w:marLeft w:val="0"/>
                  <w:marRight w:val="0"/>
                  <w:marTop w:val="0"/>
                  <w:marBottom w:val="0"/>
                  <w:divBdr>
                    <w:top w:val="none" w:sz="0" w:space="0" w:color="auto"/>
                    <w:left w:val="none" w:sz="0" w:space="0" w:color="auto"/>
                    <w:bottom w:val="none" w:sz="0" w:space="0" w:color="auto"/>
                    <w:right w:val="none" w:sz="0" w:space="0" w:color="auto"/>
                  </w:divBdr>
                  <w:divsChild>
                    <w:div w:id="1738086862">
                      <w:marLeft w:val="0"/>
                      <w:marRight w:val="0"/>
                      <w:marTop w:val="0"/>
                      <w:marBottom w:val="0"/>
                      <w:divBdr>
                        <w:top w:val="none" w:sz="0" w:space="0" w:color="auto"/>
                        <w:left w:val="none" w:sz="0" w:space="0" w:color="auto"/>
                        <w:bottom w:val="none" w:sz="0" w:space="0" w:color="auto"/>
                        <w:right w:val="none" w:sz="0" w:space="0" w:color="auto"/>
                      </w:divBdr>
                    </w:div>
                  </w:divsChild>
                </w:div>
                <w:div w:id="382290709">
                  <w:marLeft w:val="0"/>
                  <w:marRight w:val="0"/>
                  <w:marTop w:val="0"/>
                  <w:marBottom w:val="0"/>
                  <w:divBdr>
                    <w:top w:val="none" w:sz="0" w:space="0" w:color="auto"/>
                    <w:left w:val="none" w:sz="0" w:space="0" w:color="auto"/>
                    <w:bottom w:val="none" w:sz="0" w:space="0" w:color="auto"/>
                    <w:right w:val="none" w:sz="0" w:space="0" w:color="auto"/>
                  </w:divBdr>
                  <w:divsChild>
                    <w:div w:id="1355964280">
                      <w:marLeft w:val="0"/>
                      <w:marRight w:val="0"/>
                      <w:marTop w:val="0"/>
                      <w:marBottom w:val="0"/>
                      <w:divBdr>
                        <w:top w:val="none" w:sz="0" w:space="0" w:color="auto"/>
                        <w:left w:val="none" w:sz="0" w:space="0" w:color="auto"/>
                        <w:bottom w:val="none" w:sz="0" w:space="0" w:color="auto"/>
                        <w:right w:val="none" w:sz="0" w:space="0" w:color="auto"/>
                      </w:divBdr>
                    </w:div>
                  </w:divsChild>
                </w:div>
                <w:div w:id="382556508">
                  <w:marLeft w:val="0"/>
                  <w:marRight w:val="0"/>
                  <w:marTop w:val="0"/>
                  <w:marBottom w:val="0"/>
                  <w:divBdr>
                    <w:top w:val="none" w:sz="0" w:space="0" w:color="auto"/>
                    <w:left w:val="none" w:sz="0" w:space="0" w:color="auto"/>
                    <w:bottom w:val="none" w:sz="0" w:space="0" w:color="auto"/>
                    <w:right w:val="none" w:sz="0" w:space="0" w:color="auto"/>
                  </w:divBdr>
                  <w:divsChild>
                    <w:div w:id="81296667">
                      <w:marLeft w:val="0"/>
                      <w:marRight w:val="0"/>
                      <w:marTop w:val="0"/>
                      <w:marBottom w:val="0"/>
                      <w:divBdr>
                        <w:top w:val="none" w:sz="0" w:space="0" w:color="auto"/>
                        <w:left w:val="none" w:sz="0" w:space="0" w:color="auto"/>
                        <w:bottom w:val="none" w:sz="0" w:space="0" w:color="auto"/>
                        <w:right w:val="none" w:sz="0" w:space="0" w:color="auto"/>
                      </w:divBdr>
                    </w:div>
                    <w:div w:id="1300183965">
                      <w:marLeft w:val="0"/>
                      <w:marRight w:val="0"/>
                      <w:marTop w:val="0"/>
                      <w:marBottom w:val="0"/>
                      <w:divBdr>
                        <w:top w:val="none" w:sz="0" w:space="0" w:color="auto"/>
                        <w:left w:val="none" w:sz="0" w:space="0" w:color="auto"/>
                        <w:bottom w:val="none" w:sz="0" w:space="0" w:color="auto"/>
                        <w:right w:val="none" w:sz="0" w:space="0" w:color="auto"/>
                      </w:divBdr>
                    </w:div>
                  </w:divsChild>
                </w:div>
                <w:div w:id="491220794">
                  <w:marLeft w:val="0"/>
                  <w:marRight w:val="0"/>
                  <w:marTop w:val="0"/>
                  <w:marBottom w:val="0"/>
                  <w:divBdr>
                    <w:top w:val="none" w:sz="0" w:space="0" w:color="auto"/>
                    <w:left w:val="none" w:sz="0" w:space="0" w:color="auto"/>
                    <w:bottom w:val="none" w:sz="0" w:space="0" w:color="auto"/>
                    <w:right w:val="none" w:sz="0" w:space="0" w:color="auto"/>
                  </w:divBdr>
                  <w:divsChild>
                    <w:div w:id="910770912">
                      <w:marLeft w:val="0"/>
                      <w:marRight w:val="0"/>
                      <w:marTop w:val="0"/>
                      <w:marBottom w:val="0"/>
                      <w:divBdr>
                        <w:top w:val="none" w:sz="0" w:space="0" w:color="auto"/>
                        <w:left w:val="none" w:sz="0" w:space="0" w:color="auto"/>
                        <w:bottom w:val="none" w:sz="0" w:space="0" w:color="auto"/>
                        <w:right w:val="none" w:sz="0" w:space="0" w:color="auto"/>
                      </w:divBdr>
                    </w:div>
                  </w:divsChild>
                </w:div>
                <w:div w:id="616567020">
                  <w:marLeft w:val="0"/>
                  <w:marRight w:val="0"/>
                  <w:marTop w:val="0"/>
                  <w:marBottom w:val="0"/>
                  <w:divBdr>
                    <w:top w:val="none" w:sz="0" w:space="0" w:color="auto"/>
                    <w:left w:val="none" w:sz="0" w:space="0" w:color="auto"/>
                    <w:bottom w:val="none" w:sz="0" w:space="0" w:color="auto"/>
                    <w:right w:val="none" w:sz="0" w:space="0" w:color="auto"/>
                  </w:divBdr>
                  <w:divsChild>
                    <w:div w:id="1182090155">
                      <w:marLeft w:val="0"/>
                      <w:marRight w:val="0"/>
                      <w:marTop w:val="0"/>
                      <w:marBottom w:val="0"/>
                      <w:divBdr>
                        <w:top w:val="none" w:sz="0" w:space="0" w:color="auto"/>
                        <w:left w:val="none" w:sz="0" w:space="0" w:color="auto"/>
                        <w:bottom w:val="none" w:sz="0" w:space="0" w:color="auto"/>
                        <w:right w:val="none" w:sz="0" w:space="0" w:color="auto"/>
                      </w:divBdr>
                    </w:div>
                    <w:div w:id="1635408287">
                      <w:marLeft w:val="0"/>
                      <w:marRight w:val="0"/>
                      <w:marTop w:val="0"/>
                      <w:marBottom w:val="0"/>
                      <w:divBdr>
                        <w:top w:val="none" w:sz="0" w:space="0" w:color="auto"/>
                        <w:left w:val="none" w:sz="0" w:space="0" w:color="auto"/>
                        <w:bottom w:val="none" w:sz="0" w:space="0" w:color="auto"/>
                        <w:right w:val="none" w:sz="0" w:space="0" w:color="auto"/>
                      </w:divBdr>
                    </w:div>
                  </w:divsChild>
                </w:div>
                <w:div w:id="719013180">
                  <w:marLeft w:val="0"/>
                  <w:marRight w:val="0"/>
                  <w:marTop w:val="0"/>
                  <w:marBottom w:val="0"/>
                  <w:divBdr>
                    <w:top w:val="none" w:sz="0" w:space="0" w:color="auto"/>
                    <w:left w:val="none" w:sz="0" w:space="0" w:color="auto"/>
                    <w:bottom w:val="none" w:sz="0" w:space="0" w:color="auto"/>
                    <w:right w:val="none" w:sz="0" w:space="0" w:color="auto"/>
                  </w:divBdr>
                  <w:divsChild>
                    <w:div w:id="1723941780">
                      <w:marLeft w:val="0"/>
                      <w:marRight w:val="0"/>
                      <w:marTop w:val="0"/>
                      <w:marBottom w:val="0"/>
                      <w:divBdr>
                        <w:top w:val="none" w:sz="0" w:space="0" w:color="auto"/>
                        <w:left w:val="none" w:sz="0" w:space="0" w:color="auto"/>
                        <w:bottom w:val="none" w:sz="0" w:space="0" w:color="auto"/>
                        <w:right w:val="none" w:sz="0" w:space="0" w:color="auto"/>
                      </w:divBdr>
                    </w:div>
                  </w:divsChild>
                </w:div>
                <w:div w:id="742289675">
                  <w:marLeft w:val="0"/>
                  <w:marRight w:val="0"/>
                  <w:marTop w:val="0"/>
                  <w:marBottom w:val="0"/>
                  <w:divBdr>
                    <w:top w:val="none" w:sz="0" w:space="0" w:color="auto"/>
                    <w:left w:val="none" w:sz="0" w:space="0" w:color="auto"/>
                    <w:bottom w:val="none" w:sz="0" w:space="0" w:color="auto"/>
                    <w:right w:val="none" w:sz="0" w:space="0" w:color="auto"/>
                  </w:divBdr>
                  <w:divsChild>
                    <w:div w:id="899748926">
                      <w:marLeft w:val="0"/>
                      <w:marRight w:val="0"/>
                      <w:marTop w:val="0"/>
                      <w:marBottom w:val="0"/>
                      <w:divBdr>
                        <w:top w:val="none" w:sz="0" w:space="0" w:color="auto"/>
                        <w:left w:val="none" w:sz="0" w:space="0" w:color="auto"/>
                        <w:bottom w:val="none" w:sz="0" w:space="0" w:color="auto"/>
                        <w:right w:val="none" w:sz="0" w:space="0" w:color="auto"/>
                      </w:divBdr>
                    </w:div>
                  </w:divsChild>
                </w:div>
                <w:div w:id="783886114">
                  <w:marLeft w:val="0"/>
                  <w:marRight w:val="0"/>
                  <w:marTop w:val="0"/>
                  <w:marBottom w:val="0"/>
                  <w:divBdr>
                    <w:top w:val="none" w:sz="0" w:space="0" w:color="auto"/>
                    <w:left w:val="none" w:sz="0" w:space="0" w:color="auto"/>
                    <w:bottom w:val="none" w:sz="0" w:space="0" w:color="auto"/>
                    <w:right w:val="none" w:sz="0" w:space="0" w:color="auto"/>
                  </w:divBdr>
                  <w:divsChild>
                    <w:div w:id="1268924115">
                      <w:marLeft w:val="0"/>
                      <w:marRight w:val="0"/>
                      <w:marTop w:val="0"/>
                      <w:marBottom w:val="0"/>
                      <w:divBdr>
                        <w:top w:val="none" w:sz="0" w:space="0" w:color="auto"/>
                        <w:left w:val="none" w:sz="0" w:space="0" w:color="auto"/>
                        <w:bottom w:val="none" w:sz="0" w:space="0" w:color="auto"/>
                        <w:right w:val="none" w:sz="0" w:space="0" w:color="auto"/>
                      </w:divBdr>
                    </w:div>
                  </w:divsChild>
                </w:div>
                <w:div w:id="916288072">
                  <w:marLeft w:val="0"/>
                  <w:marRight w:val="0"/>
                  <w:marTop w:val="0"/>
                  <w:marBottom w:val="0"/>
                  <w:divBdr>
                    <w:top w:val="none" w:sz="0" w:space="0" w:color="auto"/>
                    <w:left w:val="none" w:sz="0" w:space="0" w:color="auto"/>
                    <w:bottom w:val="none" w:sz="0" w:space="0" w:color="auto"/>
                    <w:right w:val="none" w:sz="0" w:space="0" w:color="auto"/>
                  </w:divBdr>
                  <w:divsChild>
                    <w:div w:id="1002851475">
                      <w:marLeft w:val="0"/>
                      <w:marRight w:val="0"/>
                      <w:marTop w:val="0"/>
                      <w:marBottom w:val="0"/>
                      <w:divBdr>
                        <w:top w:val="none" w:sz="0" w:space="0" w:color="auto"/>
                        <w:left w:val="none" w:sz="0" w:space="0" w:color="auto"/>
                        <w:bottom w:val="none" w:sz="0" w:space="0" w:color="auto"/>
                        <w:right w:val="none" w:sz="0" w:space="0" w:color="auto"/>
                      </w:divBdr>
                    </w:div>
                  </w:divsChild>
                </w:div>
                <w:div w:id="963390679">
                  <w:marLeft w:val="0"/>
                  <w:marRight w:val="0"/>
                  <w:marTop w:val="0"/>
                  <w:marBottom w:val="0"/>
                  <w:divBdr>
                    <w:top w:val="none" w:sz="0" w:space="0" w:color="auto"/>
                    <w:left w:val="none" w:sz="0" w:space="0" w:color="auto"/>
                    <w:bottom w:val="none" w:sz="0" w:space="0" w:color="auto"/>
                    <w:right w:val="none" w:sz="0" w:space="0" w:color="auto"/>
                  </w:divBdr>
                  <w:divsChild>
                    <w:div w:id="1532457306">
                      <w:marLeft w:val="0"/>
                      <w:marRight w:val="0"/>
                      <w:marTop w:val="0"/>
                      <w:marBottom w:val="0"/>
                      <w:divBdr>
                        <w:top w:val="none" w:sz="0" w:space="0" w:color="auto"/>
                        <w:left w:val="none" w:sz="0" w:space="0" w:color="auto"/>
                        <w:bottom w:val="none" w:sz="0" w:space="0" w:color="auto"/>
                        <w:right w:val="none" w:sz="0" w:space="0" w:color="auto"/>
                      </w:divBdr>
                    </w:div>
                  </w:divsChild>
                </w:div>
                <w:div w:id="977151946">
                  <w:marLeft w:val="0"/>
                  <w:marRight w:val="0"/>
                  <w:marTop w:val="0"/>
                  <w:marBottom w:val="0"/>
                  <w:divBdr>
                    <w:top w:val="none" w:sz="0" w:space="0" w:color="auto"/>
                    <w:left w:val="none" w:sz="0" w:space="0" w:color="auto"/>
                    <w:bottom w:val="none" w:sz="0" w:space="0" w:color="auto"/>
                    <w:right w:val="none" w:sz="0" w:space="0" w:color="auto"/>
                  </w:divBdr>
                  <w:divsChild>
                    <w:div w:id="2020499384">
                      <w:marLeft w:val="0"/>
                      <w:marRight w:val="0"/>
                      <w:marTop w:val="0"/>
                      <w:marBottom w:val="0"/>
                      <w:divBdr>
                        <w:top w:val="none" w:sz="0" w:space="0" w:color="auto"/>
                        <w:left w:val="none" w:sz="0" w:space="0" w:color="auto"/>
                        <w:bottom w:val="none" w:sz="0" w:space="0" w:color="auto"/>
                        <w:right w:val="none" w:sz="0" w:space="0" w:color="auto"/>
                      </w:divBdr>
                    </w:div>
                  </w:divsChild>
                </w:div>
                <w:div w:id="1011100914">
                  <w:marLeft w:val="0"/>
                  <w:marRight w:val="0"/>
                  <w:marTop w:val="0"/>
                  <w:marBottom w:val="0"/>
                  <w:divBdr>
                    <w:top w:val="none" w:sz="0" w:space="0" w:color="auto"/>
                    <w:left w:val="none" w:sz="0" w:space="0" w:color="auto"/>
                    <w:bottom w:val="none" w:sz="0" w:space="0" w:color="auto"/>
                    <w:right w:val="none" w:sz="0" w:space="0" w:color="auto"/>
                  </w:divBdr>
                  <w:divsChild>
                    <w:div w:id="279848504">
                      <w:marLeft w:val="0"/>
                      <w:marRight w:val="0"/>
                      <w:marTop w:val="0"/>
                      <w:marBottom w:val="0"/>
                      <w:divBdr>
                        <w:top w:val="none" w:sz="0" w:space="0" w:color="auto"/>
                        <w:left w:val="none" w:sz="0" w:space="0" w:color="auto"/>
                        <w:bottom w:val="none" w:sz="0" w:space="0" w:color="auto"/>
                        <w:right w:val="none" w:sz="0" w:space="0" w:color="auto"/>
                      </w:divBdr>
                    </w:div>
                  </w:divsChild>
                </w:div>
                <w:div w:id="1138109592">
                  <w:marLeft w:val="0"/>
                  <w:marRight w:val="0"/>
                  <w:marTop w:val="0"/>
                  <w:marBottom w:val="0"/>
                  <w:divBdr>
                    <w:top w:val="none" w:sz="0" w:space="0" w:color="auto"/>
                    <w:left w:val="none" w:sz="0" w:space="0" w:color="auto"/>
                    <w:bottom w:val="none" w:sz="0" w:space="0" w:color="auto"/>
                    <w:right w:val="none" w:sz="0" w:space="0" w:color="auto"/>
                  </w:divBdr>
                  <w:divsChild>
                    <w:div w:id="635454961">
                      <w:marLeft w:val="0"/>
                      <w:marRight w:val="0"/>
                      <w:marTop w:val="0"/>
                      <w:marBottom w:val="0"/>
                      <w:divBdr>
                        <w:top w:val="none" w:sz="0" w:space="0" w:color="auto"/>
                        <w:left w:val="none" w:sz="0" w:space="0" w:color="auto"/>
                        <w:bottom w:val="none" w:sz="0" w:space="0" w:color="auto"/>
                        <w:right w:val="none" w:sz="0" w:space="0" w:color="auto"/>
                      </w:divBdr>
                    </w:div>
                  </w:divsChild>
                </w:div>
                <w:div w:id="1228372012">
                  <w:marLeft w:val="0"/>
                  <w:marRight w:val="0"/>
                  <w:marTop w:val="0"/>
                  <w:marBottom w:val="0"/>
                  <w:divBdr>
                    <w:top w:val="none" w:sz="0" w:space="0" w:color="auto"/>
                    <w:left w:val="none" w:sz="0" w:space="0" w:color="auto"/>
                    <w:bottom w:val="none" w:sz="0" w:space="0" w:color="auto"/>
                    <w:right w:val="none" w:sz="0" w:space="0" w:color="auto"/>
                  </w:divBdr>
                  <w:divsChild>
                    <w:div w:id="396127111">
                      <w:marLeft w:val="0"/>
                      <w:marRight w:val="0"/>
                      <w:marTop w:val="0"/>
                      <w:marBottom w:val="0"/>
                      <w:divBdr>
                        <w:top w:val="none" w:sz="0" w:space="0" w:color="auto"/>
                        <w:left w:val="none" w:sz="0" w:space="0" w:color="auto"/>
                        <w:bottom w:val="none" w:sz="0" w:space="0" w:color="auto"/>
                        <w:right w:val="none" w:sz="0" w:space="0" w:color="auto"/>
                      </w:divBdr>
                    </w:div>
                    <w:div w:id="1112893942">
                      <w:marLeft w:val="0"/>
                      <w:marRight w:val="0"/>
                      <w:marTop w:val="0"/>
                      <w:marBottom w:val="0"/>
                      <w:divBdr>
                        <w:top w:val="none" w:sz="0" w:space="0" w:color="auto"/>
                        <w:left w:val="none" w:sz="0" w:space="0" w:color="auto"/>
                        <w:bottom w:val="none" w:sz="0" w:space="0" w:color="auto"/>
                        <w:right w:val="none" w:sz="0" w:space="0" w:color="auto"/>
                      </w:divBdr>
                    </w:div>
                    <w:div w:id="1684160521">
                      <w:marLeft w:val="0"/>
                      <w:marRight w:val="0"/>
                      <w:marTop w:val="0"/>
                      <w:marBottom w:val="0"/>
                      <w:divBdr>
                        <w:top w:val="none" w:sz="0" w:space="0" w:color="auto"/>
                        <w:left w:val="none" w:sz="0" w:space="0" w:color="auto"/>
                        <w:bottom w:val="none" w:sz="0" w:space="0" w:color="auto"/>
                        <w:right w:val="none" w:sz="0" w:space="0" w:color="auto"/>
                      </w:divBdr>
                    </w:div>
                    <w:div w:id="1730958693">
                      <w:marLeft w:val="0"/>
                      <w:marRight w:val="0"/>
                      <w:marTop w:val="0"/>
                      <w:marBottom w:val="0"/>
                      <w:divBdr>
                        <w:top w:val="none" w:sz="0" w:space="0" w:color="auto"/>
                        <w:left w:val="none" w:sz="0" w:space="0" w:color="auto"/>
                        <w:bottom w:val="none" w:sz="0" w:space="0" w:color="auto"/>
                        <w:right w:val="none" w:sz="0" w:space="0" w:color="auto"/>
                      </w:divBdr>
                    </w:div>
                  </w:divsChild>
                </w:div>
                <w:div w:id="1435250484">
                  <w:marLeft w:val="0"/>
                  <w:marRight w:val="0"/>
                  <w:marTop w:val="0"/>
                  <w:marBottom w:val="0"/>
                  <w:divBdr>
                    <w:top w:val="none" w:sz="0" w:space="0" w:color="auto"/>
                    <w:left w:val="none" w:sz="0" w:space="0" w:color="auto"/>
                    <w:bottom w:val="none" w:sz="0" w:space="0" w:color="auto"/>
                    <w:right w:val="none" w:sz="0" w:space="0" w:color="auto"/>
                  </w:divBdr>
                  <w:divsChild>
                    <w:div w:id="191766756">
                      <w:marLeft w:val="0"/>
                      <w:marRight w:val="0"/>
                      <w:marTop w:val="0"/>
                      <w:marBottom w:val="0"/>
                      <w:divBdr>
                        <w:top w:val="none" w:sz="0" w:space="0" w:color="auto"/>
                        <w:left w:val="none" w:sz="0" w:space="0" w:color="auto"/>
                        <w:bottom w:val="none" w:sz="0" w:space="0" w:color="auto"/>
                        <w:right w:val="none" w:sz="0" w:space="0" w:color="auto"/>
                      </w:divBdr>
                    </w:div>
                    <w:div w:id="615261077">
                      <w:marLeft w:val="0"/>
                      <w:marRight w:val="0"/>
                      <w:marTop w:val="0"/>
                      <w:marBottom w:val="0"/>
                      <w:divBdr>
                        <w:top w:val="none" w:sz="0" w:space="0" w:color="auto"/>
                        <w:left w:val="none" w:sz="0" w:space="0" w:color="auto"/>
                        <w:bottom w:val="none" w:sz="0" w:space="0" w:color="auto"/>
                        <w:right w:val="none" w:sz="0" w:space="0" w:color="auto"/>
                      </w:divBdr>
                    </w:div>
                    <w:div w:id="1621913490">
                      <w:marLeft w:val="0"/>
                      <w:marRight w:val="0"/>
                      <w:marTop w:val="0"/>
                      <w:marBottom w:val="0"/>
                      <w:divBdr>
                        <w:top w:val="none" w:sz="0" w:space="0" w:color="auto"/>
                        <w:left w:val="none" w:sz="0" w:space="0" w:color="auto"/>
                        <w:bottom w:val="none" w:sz="0" w:space="0" w:color="auto"/>
                        <w:right w:val="none" w:sz="0" w:space="0" w:color="auto"/>
                      </w:divBdr>
                    </w:div>
                  </w:divsChild>
                </w:div>
                <w:div w:id="1483086873">
                  <w:marLeft w:val="0"/>
                  <w:marRight w:val="0"/>
                  <w:marTop w:val="0"/>
                  <w:marBottom w:val="0"/>
                  <w:divBdr>
                    <w:top w:val="none" w:sz="0" w:space="0" w:color="auto"/>
                    <w:left w:val="none" w:sz="0" w:space="0" w:color="auto"/>
                    <w:bottom w:val="none" w:sz="0" w:space="0" w:color="auto"/>
                    <w:right w:val="none" w:sz="0" w:space="0" w:color="auto"/>
                  </w:divBdr>
                  <w:divsChild>
                    <w:div w:id="2087528099">
                      <w:marLeft w:val="0"/>
                      <w:marRight w:val="0"/>
                      <w:marTop w:val="0"/>
                      <w:marBottom w:val="0"/>
                      <w:divBdr>
                        <w:top w:val="none" w:sz="0" w:space="0" w:color="auto"/>
                        <w:left w:val="none" w:sz="0" w:space="0" w:color="auto"/>
                        <w:bottom w:val="none" w:sz="0" w:space="0" w:color="auto"/>
                        <w:right w:val="none" w:sz="0" w:space="0" w:color="auto"/>
                      </w:divBdr>
                    </w:div>
                  </w:divsChild>
                </w:div>
                <w:div w:id="1662931855">
                  <w:marLeft w:val="0"/>
                  <w:marRight w:val="0"/>
                  <w:marTop w:val="0"/>
                  <w:marBottom w:val="0"/>
                  <w:divBdr>
                    <w:top w:val="none" w:sz="0" w:space="0" w:color="auto"/>
                    <w:left w:val="none" w:sz="0" w:space="0" w:color="auto"/>
                    <w:bottom w:val="none" w:sz="0" w:space="0" w:color="auto"/>
                    <w:right w:val="none" w:sz="0" w:space="0" w:color="auto"/>
                  </w:divBdr>
                  <w:divsChild>
                    <w:div w:id="1159275141">
                      <w:marLeft w:val="0"/>
                      <w:marRight w:val="0"/>
                      <w:marTop w:val="0"/>
                      <w:marBottom w:val="0"/>
                      <w:divBdr>
                        <w:top w:val="none" w:sz="0" w:space="0" w:color="auto"/>
                        <w:left w:val="none" w:sz="0" w:space="0" w:color="auto"/>
                        <w:bottom w:val="none" w:sz="0" w:space="0" w:color="auto"/>
                        <w:right w:val="none" w:sz="0" w:space="0" w:color="auto"/>
                      </w:divBdr>
                    </w:div>
                  </w:divsChild>
                </w:div>
                <w:div w:id="1922445308">
                  <w:marLeft w:val="0"/>
                  <w:marRight w:val="0"/>
                  <w:marTop w:val="0"/>
                  <w:marBottom w:val="0"/>
                  <w:divBdr>
                    <w:top w:val="none" w:sz="0" w:space="0" w:color="auto"/>
                    <w:left w:val="none" w:sz="0" w:space="0" w:color="auto"/>
                    <w:bottom w:val="none" w:sz="0" w:space="0" w:color="auto"/>
                    <w:right w:val="none" w:sz="0" w:space="0" w:color="auto"/>
                  </w:divBdr>
                  <w:divsChild>
                    <w:div w:id="1244603908">
                      <w:marLeft w:val="0"/>
                      <w:marRight w:val="0"/>
                      <w:marTop w:val="0"/>
                      <w:marBottom w:val="0"/>
                      <w:divBdr>
                        <w:top w:val="none" w:sz="0" w:space="0" w:color="auto"/>
                        <w:left w:val="none" w:sz="0" w:space="0" w:color="auto"/>
                        <w:bottom w:val="none" w:sz="0" w:space="0" w:color="auto"/>
                        <w:right w:val="none" w:sz="0" w:space="0" w:color="auto"/>
                      </w:divBdr>
                    </w:div>
                  </w:divsChild>
                </w:div>
                <w:div w:id="1970012875">
                  <w:marLeft w:val="0"/>
                  <w:marRight w:val="0"/>
                  <w:marTop w:val="0"/>
                  <w:marBottom w:val="0"/>
                  <w:divBdr>
                    <w:top w:val="none" w:sz="0" w:space="0" w:color="auto"/>
                    <w:left w:val="none" w:sz="0" w:space="0" w:color="auto"/>
                    <w:bottom w:val="none" w:sz="0" w:space="0" w:color="auto"/>
                    <w:right w:val="none" w:sz="0" w:space="0" w:color="auto"/>
                  </w:divBdr>
                  <w:divsChild>
                    <w:div w:id="245766520">
                      <w:marLeft w:val="0"/>
                      <w:marRight w:val="0"/>
                      <w:marTop w:val="0"/>
                      <w:marBottom w:val="0"/>
                      <w:divBdr>
                        <w:top w:val="none" w:sz="0" w:space="0" w:color="auto"/>
                        <w:left w:val="none" w:sz="0" w:space="0" w:color="auto"/>
                        <w:bottom w:val="none" w:sz="0" w:space="0" w:color="auto"/>
                        <w:right w:val="none" w:sz="0" w:space="0" w:color="auto"/>
                      </w:divBdr>
                    </w:div>
                    <w:div w:id="1992362401">
                      <w:marLeft w:val="0"/>
                      <w:marRight w:val="0"/>
                      <w:marTop w:val="0"/>
                      <w:marBottom w:val="0"/>
                      <w:divBdr>
                        <w:top w:val="none" w:sz="0" w:space="0" w:color="auto"/>
                        <w:left w:val="none" w:sz="0" w:space="0" w:color="auto"/>
                        <w:bottom w:val="none" w:sz="0" w:space="0" w:color="auto"/>
                        <w:right w:val="none" w:sz="0" w:space="0" w:color="auto"/>
                      </w:divBdr>
                    </w:div>
                  </w:divsChild>
                </w:div>
                <w:div w:id="2001421671">
                  <w:marLeft w:val="0"/>
                  <w:marRight w:val="0"/>
                  <w:marTop w:val="0"/>
                  <w:marBottom w:val="0"/>
                  <w:divBdr>
                    <w:top w:val="none" w:sz="0" w:space="0" w:color="auto"/>
                    <w:left w:val="none" w:sz="0" w:space="0" w:color="auto"/>
                    <w:bottom w:val="none" w:sz="0" w:space="0" w:color="auto"/>
                    <w:right w:val="none" w:sz="0" w:space="0" w:color="auto"/>
                  </w:divBdr>
                  <w:divsChild>
                    <w:div w:id="1794443945">
                      <w:marLeft w:val="0"/>
                      <w:marRight w:val="0"/>
                      <w:marTop w:val="0"/>
                      <w:marBottom w:val="0"/>
                      <w:divBdr>
                        <w:top w:val="none" w:sz="0" w:space="0" w:color="auto"/>
                        <w:left w:val="none" w:sz="0" w:space="0" w:color="auto"/>
                        <w:bottom w:val="none" w:sz="0" w:space="0" w:color="auto"/>
                        <w:right w:val="none" w:sz="0" w:space="0" w:color="auto"/>
                      </w:divBdr>
                    </w:div>
                  </w:divsChild>
                </w:div>
                <w:div w:id="2028872440">
                  <w:marLeft w:val="0"/>
                  <w:marRight w:val="0"/>
                  <w:marTop w:val="0"/>
                  <w:marBottom w:val="0"/>
                  <w:divBdr>
                    <w:top w:val="none" w:sz="0" w:space="0" w:color="auto"/>
                    <w:left w:val="none" w:sz="0" w:space="0" w:color="auto"/>
                    <w:bottom w:val="none" w:sz="0" w:space="0" w:color="auto"/>
                    <w:right w:val="none" w:sz="0" w:space="0" w:color="auto"/>
                  </w:divBdr>
                  <w:divsChild>
                    <w:div w:id="1149633763">
                      <w:marLeft w:val="0"/>
                      <w:marRight w:val="0"/>
                      <w:marTop w:val="0"/>
                      <w:marBottom w:val="0"/>
                      <w:divBdr>
                        <w:top w:val="none" w:sz="0" w:space="0" w:color="auto"/>
                        <w:left w:val="none" w:sz="0" w:space="0" w:color="auto"/>
                        <w:bottom w:val="none" w:sz="0" w:space="0" w:color="auto"/>
                        <w:right w:val="none" w:sz="0" w:space="0" w:color="auto"/>
                      </w:divBdr>
                    </w:div>
                  </w:divsChild>
                </w:div>
                <w:div w:id="2031713284">
                  <w:marLeft w:val="0"/>
                  <w:marRight w:val="0"/>
                  <w:marTop w:val="0"/>
                  <w:marBottom w:val="0"/>
                  <w:divBdr>
                    <w:top w:val="none" w:sz="0" w:space="0" w:color="auto"/>
                    <w:left w:val="none" w:sz="0" w:space="0" w:color="auto"/>
                    <w:bottom w:val="none" w:sz="0" w:space="0" w:color="auto"/>
                    <w:right w:val="none" w:sz="0" w:space="0" w:color="auto"/>
                  </w:divBdr>
                  <w:divsChild>
                    <w:div w:id="141146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638447">
      <w:bodyDiv w:val="1"/>
      <w:marLeft w:val="0"/>
      <w:marRight w:val="0"/>
      <w:marTop w:val="0"/>
      <w:marBottom w:val="0"/>
      <w:divBdr>
        <w:top w:val="none" w:sz="0" w:space="0" w:color="auto"/>
        <w:left w:val="none" w:sz="0" w:space="0" w:color="auto"/>
        <w:bottom w:val="none" w:sz="0" w:space="0" w:color="auto"/>
        <w:right w:val="none" w:sz="0" w:space="0" w:color="auto"/>
      </w:divBdr>
    </w:div>
    <w:div w:id="355734213">
      <w:bodyDiv w:val="1"/>
      <w:marLeft w:val="0"/>
      <w:marRight w:val="0"/>
      <w:marTop w:val="0"/>
      <w:marBottom w:val="0"/>
      <w:divBdr>
        <w:top w:val="none" w:sz="0" w:space="0" w:color="auto"/>
        <w:left w:val="none" w:sz="0" w:space="0" w:color="auto"/>
        <w:bottom w:val="none" w:sz="0" w:space="0" w:color="auto"/>
        <w:right w:val="none" w:sz="0" w:space="0" w:color="auto"/>
      </w:divBdr>
    </w:div>
    <w:div w:id="369301173">
      <w:bodyDiv w:val="1"/>
      <w:marLeft w:val="0"/>
      <w:marRight w:val="0"/>
      <w:marTop w:val="0"/>
      <w:marBottom w:val="0"/>
      <w:divBdr>
        <w:top w:val="none" w:sz="0" w:space="0" w:color="auto"/>
        <w:left w:val="none" w:sz="0" w:space="0" w:color="auto"/>
        <w:bottom w:val="none" w:sz="0" w:space="0" w:color="auto"/>
        <w:right w:val="none" w:sz="0" w:space="0" w:color="auto"/>
      </w:divBdr>
    </w:div>
    <w:div w:id="387612541">
      <w:bodyDiv w:val="1"/>
      <w:marLeft w:val="0"/>
      <w:marRight w:val="0"/>
      <w:marTop w:val="0"/>
      <w:marBottom w:val="0"/>
      <w:divBdr>
        <w:top w:val="none" w:sz="0" w:space="0" w:color="auto"/>
        <w:left w:val="none" w:sz="0" w:space="0" w:color="auto"/>
        <w:bottom w:val="none" w:sz="0" w:space="0" w:color="auto"/>
        <w:right w:val="none" w:sz="0" w:space="0" w:color="auto"/>
      </w:divBdr>
    </w:div>
    <w:div w:id="403643591">
      <w:bodyDiv w:val="1"/>
      <w:marLeft w:val="0"/>
      <w:marRight w:val="0"/>
      <w:marTop w:val="0"/>
      <w:marBottom w:val="0"/>
      <w:divBdr>
        <w:top w:val="none" w:sz="0" w:space="0" w:color="auto"/>
        <w:left w:val="none" w:sz="0" w:space="0" w:color="auto"/>
        <w:bottom w:val="none" w:sz="0" w:space="0" w:color="auto"/>
        <w:right w:val="none" w:sz="0" w:space="0" w:color="auto"/>
      </w:divBdr>
      <w:divsChild>
        <w:div w:id="1191719286">
          <w:marLeft w:val="0"/>
          <w:marRight w:val="0"/>
          <w:marTop w:val="0"/>
          <w:marBottom w:val="0"/>
          <w:divBdr>
            <w:top w:val="none" w:sz="0" w:space="0" w:color="auto"/>
            <w:left w:val="none" w:sz="0" w:space="0" w:color="auto"/>
            <w:bottom w:val="none" w:sz="0" w:space="0" w:color="auto"/>
            <w:right w:val="none" w:sz="0" w:space="0" w:color="auto"/>
          </w:divBdr>
        </w:div>
      </w:divsChild>
    </w:div>
    <w:div w:id="422996403">
      <w:bodyDiv w:val="1"/>
      <w:marLeft w:val="0"/>
      <w:marRight w:val="0"/>
      <w:marTop w:val="0"/>
      <w:marBottom w:val="0"/>
      <w:divBdr>
        <w:top w:val="none" w:sz="0" w:space="0" w:color="auto"/>
        <w:left w:val="none" w:sz="0" w:space="0" w:color="auto"/>
        <w:bottom w:val="none" w:sz="0" w:space="0" w:color="auto"/>
        <w:right w:val="none" w:sz="0" w:space="0" w:color="auto"/>
      </w:divBdr>
    </w:div>
    <w:div w:id="440146674">
      <w:bodyDiv w:val="1"/>
      <w:marLeft w:val="0"/>
      <w:marRight w:val="0"/>
      <w:marTop w:val="0"/>
      <w:marBottom w:val="0"/>
      <w:divBdr>
        <w:top w:val="none" w:sz="0" w:space="0" w:color="auto"/>
        <w:left w:val="none" w:sz="0" w:space="0" w:color="auto"/>
        <w:bottom w:val="none" w:sz="0" w:space="0" w:color="auto"/>
        <w:right w:val="none" w:sz="0" w:space="0" w:color="auto"/>
      </w:divBdr>
    </w:div>
    <w:div w:id="468791830">
      <w:bodyDiv w:val="1"/>
      <w:marLeft w:val="0"/>
      <w:marRight w:val="0"/>
      <w:marTop w:val="0"/>
      <w:marBottom w:val="0"/>
      <w:divBdr>
        <w:top w:val="none" w:sz="0" w:space="0" w:color="auto"/>
        <w:left w:val="none" w:sz="0" w:space="0" w:color="auto"/>
        <w:bottom w:val="none" w:sz="0" w:space="0" w:color="auto"/>
        <w:right w:val="none" w:sz="0" w:space="0" w:color="auto"/>
      </w:divBdr>
    </w:div>
    <w:div w:id="567615038">
      <w:bodyDiv w:val="1"/>
      <w:marLeft w:val="0"/>
      <w:marRight w:val="0"/>
      <w:marTop w:val="0"/>
      <w:marBottom w:val="0"/>
      <w:divBdr>
        <w:top w:val="none" w:sz="0" w:space="0" w:color="auto"/>
        <w:left w:val="none" w:sz="0" w:space="0" w:color="auto"/>
        <w:bottom w:val="none" w:sz="0" w:space="0" w:color="auto"/>
        <w:right w:val="none" w:sz="0" w:space="0" w:color="auto"/>
      </w:divBdr>
    </w:div>
    <w:div w:id="608664908">
      <w:bodyDiv w:val="1"/>
      <w:marLeft w:val="0"/>
      <w:marRight w:val="0"/>
      <w:marTop w:val="0"/>
      <w:marBottom w:val="0"/>
      <w:divBdr>
        <w:top w:val="none" w:sz="0" w:space="0" w:color="auto"/>
        <w:left w:val="none" w:sz="0" w:space="0" w:color="auto"/>
        <w:bottom w:val="none" w:sz="0" w:space="0" w:color="auto"/>
        <w:right w:val="none" w:sz="0" w:space="0" w:color="auto"/>
      </w:divBdr>
    </w:div>
    <w:div w:id="716320204">
      <w:bodyDiv w:val="1"/>
      <w:marLeft w:val="0"/>
      <w:marRight w:val="0"/>
      <w:marTop w:val="0"/>
      <w:marBottom w:val="0"/>
      <w:divBdr>
        <w:top w:val="none" w:sz="0" w:space="0" w:color="auto"/>
        <w:left w:val="none" w:sz="0" w:space="0" w:color="auto"/>
        <w:bottom w:val="none" w:sz="0" w:space="0" w:color="auto"/>
        <w:right w:val="none" w:sz="0" w:space="0" w:color="auto"/>
      </w:divBdr>
    </w:div>
    <w:div w:id="722873844">
      <w:bodyDiv w:val="1"/>
      <w:marLeft w:val="0"/>
      <w:marRight w:val="0"/>
      <w:marTop w:val="0"/>
      <w:marBottom w:val="0"/>
      <w:divBdr>
        <w:top w:val="none" w:sz="0" w:space="0" w:color="auto"/>
        <w:left w:val="none" w:sz="0" w:space="0" w:color="auto"/>
        <w:bottom w:val="none" w:sz="0" w:space="0" w:color="auto"/>
        <w:right w:val="none" w:sz="0" w:space="0" w:color="auto"/>
      </w:divBdr>
    </w:div>
    <w:div w:id="760182492">
      <w:bodyDiv w:val="1"/>
      <w:marLeft w:val="0"/>
      <w:marRight w:val="0"/>
      <w:marTop w:val="0"/>
      <w:marBottom w:val="0"/>
      <w:divBdr>
        <w:top w:val="none" w:sz="0" w:space="0" w:color="auto"/>
        <w:left w:val="none" w:sz="0" w:space="0" w:color="auto"/>
        <w:bottom w:val="none" w:sz="0" w:space="0" w:color="auto"/>
        <w:right w:val="none" w:sz="0" w:space="0" w:color="auto"/>
      </w:divBdr>
    </w:div>
    <w:div w:id="762409763">
      <w:marLeft w:val="0"/>
      <w:marRight w:val="0"/>
      <w:marTop w:val="0"/>
      <w:marBottom w:val="0"/>
      <w:divBdr>
        <w:top w:val="none" w:sz="0" w:space="0" w:color="auto"/>
        <w:left w:val="none" w:sz="0" w:space="0" w:color="auto"/>
        <w:bottom w:val="none" w:sz="0" w:space="0" w:color="auto"/>
        <w:right w:val="none" w:sz="0" w:space="0" w:color="auto"/>
      </w:divBdr>
    </w:div>
    <w:div w:id="793787735">
      <w:bodyDiv w:val="1"/>
      <w:marLeft w:val="0"/>
      <w:marRight w:val="0"/>
      <w:marTop w:val="0"/>
      <w:marBottom w:val="0"/>
      <w:divBdr>
        <w:top w:val="none" w:sz="0" w:space="0" w:color="auto"/>
        <w:left w:val="none" w:sz="0" w:space="0" w:color="auto"/>
        <w:bottom w:val="none" w:sz="0" w:space="0" w:color="auto"/>
        <w:right w:val="none" w:sz="0" w:space="0" w:color="auto"/>
      </w:divBdr>
    </w:div>
    <w:div w:id="857235789">
      <w:bodyDiv w:val="1"/>
      <w:marLeft w:val="0"/>
      <w:marRight w:val="0"/>
      <w:marTop w:val="0"/>
      <w:marBottom w:val="0"/>
      <w:divBdr>
        <w:top w:val="none" w:sz="0" w:space="0" w:color="auto"/>
        <w:left w:val="none" w:sz="0" w:space="0" w:color="auto"/>
        <w:bottom w:val="none" w:sz="0" w:space="0" w:color="auto"/>
        <w:right w:val="none" w:sz="0" w:space="0" w:color="auto"/>
      </w:divBdr>
    </w:div>
    <w:div w:id="866680634">
      <w:bodyDiv w:val="1"/>
      <w:marLeft w:val="0"/>
      <w:marRight w:val="0"/>
      <w:marTop w:val="0"/>
      <w:marBottom w:val="0"/>
      <w:divBdr>
        <w:top w:val="none" w:sz="0" w:space="0" w:color="auto"/>
        <w:left w:val="none" w:sz="0" w:space="0" w:color="auto"/>
        <w:bottom w:val="none" w:sz="0" w:space="0" w:color="auto"/>
        <w:right w:val="none" w:sz="0" w:space="0" w:color="auto"/>
      </w:divBdr>
    </w:div>
    <w:div w:id="871188344">
      <w:bodyDiv w:val="1"/>
      <w:marLeft w:val="0"/>
      <w:marRight w:val="0"/>
      <w:marTop w:val="0"/>
      <w:marBottom w:val="0"/>
      <w:divBdr>
        <w:top w:val="none" w:sz="0" w:space="0" w:color="auto"/>
        <w:left w:val="none" w:sz="0" w:space="0" w:color="auto"/>
        <w:bottom w:val="none" w:sz="0" w:space="0" w:color="auto"/>
        <w:right w:val="none" w:sz="0" w:space="0" w:color="auto"/>
      </w:divBdr>
    </w:div>
    <w:div w:id="871918421">
      <w:bodyDiv w:val="1"/>
      <w:marLeft w:val="0"/>
      <w:marRight w:val="0"/>
      <w:marTop w:val="0"/>
      <w:marBottom w:val="0"/>
      <w:divBdr>
        <w:top w:val="none" w:sz="0" w:space="0" w:color="auto"/>
        <w:left w:val="none" w:sz="0" w:space="0" w:color="auto"/>
        <w:bottom w:val="none" w:sz="0" w:space="0" w:color="auto"/>
        <w:right w:val="none" w:sz="0" w:space="0" w:color="auto"/>
      </w:divBdr>
    </w:div>
    <w:div w:id="871920444">
      <w:bodyDiv w:val="1"/>
      <w:marLeft w:val="0"/>
      <w:marRight w:val="0"/>
      <w:marTop w:val="0"/>
      <w:marBottom w:val="0"/>
      <w:divBdr>
        <w:top w:val="none" w:sz="0" w:space="0" w:color="auto"/>
        <w:left w:val="none" w:sz="0" w:space="0" w:color="auto"/>
        <w:bottom w:val="none" w:sz="0" w:space="0" w:color="auto"/>
        <w:right w:val="none" w:sz="0" w:space="0" w:color="auto"/>
      </w:divBdr>
      <w:divsChild>
        <w:div w:id="1191145905">
          <w:marLeft w:val="0"/>
          <w:marRight w:val="0"/>
          <w:marTop w:val="0"/>
          <w:marBottom w:val="0"/>
          <w:divBdr>
            <w:top w:val="none" w:sz="0" w:space="0" w:color="auto"/>
            <w:left w:val="none" w:sz="0" w:space="0" w:color="auto"/>
            <w:bottom w:val="none" w:sz="0" w:space="0" w:color="auto"/>
            <w:right w:val="none" w:sz="0" w:space="0" w:color="auto"/>
          </w:divBdr>
          <w:divsChild>
            <w:div w:id="2147356822">
              <w:marLeft w:val="0"/>
              <w:marRight w:val="0"/>
              <w:marTop w:val="0"/>
              <w:marBottom w:val="0"/>
              <w:divBdr>
                <w:top w:val="none" w:sz="0" w:space="0" w:color="auto"/>
                <w:left w:val="none" w:sz="0" w:space="0" w:color="auto"/>
                <w:bottom w:val="none" w:sz="0" w:space="0" w:color="auto"/>
                <w:right w:val="none" w:sz="0" w:space="0" w:color="auto"/>
              </w:divBdr>
              <w:divsChild>
                <w:div w:id="815029168">
                  <w:marLeft w:val="0"/>
                  <w:marRight w:val="0"/>
                  <w:marTop w:val="0"/>
                  <w:marBottom w:val="0"/>
                  <w:divBdr>
                    <w:top w:val="none" w:sz="0" w:space="0" w:color="auto"/>
                    <w:left w:val="none" w:sz="0" w:space="0" w:color="auto"/>
                    <w:bottom w:val="none" w:sz="0" w:space="0" w:color="auto"/>
                    <w:right w:val="none" w:sz="0" w:space="0" w:color="auto"/>
                  </w:divBdr>
                  <w:divsChild>
                    <w:div w:id="1042097116">
                      <w:marLeft w:val="0"/>
                      <w:marRight w:val="0"/>
                      <w:marTop w:val="0"/>
                      <w:marBottom w:val="0"/>
                      <w:divBdr>
                        <w:top w:val="none" w:sz="0" w:space="0" w:color="auto"/>
                        <w:left w:val="none" w:sz="0" w:space="0" w:color="auto"/>
                        <w:bottom w:val="none" w:sz="0" w:space="0" w:color="auto"/>
                        <w:right w:val="none" w:sz="0" w:space="0" w:color="auto"/>
                      </w:divBdr>
                      <w:divsChild>
                        <w:div w:id="872230273">
                          <w:marLeft w:val="0"/>
                          <w:marRight w:val="0"/>
                          <w:marTop w:val="0"/>
                          <w:marBottom w:val="0"/>
                          <w:divBdr>
                            <w:top w:val="none" w:sz="0" w:space="0" w:color="auto"/>
                            <w:left w:val="none" w:sz="0" w:space="0" w:color="auto"/>
                            <w:bottom w:val="none" w:sz="0" w:space="0" w:color="auto"/>
                            <w:right w:val="none" w:sz="0" w:space="0" w:color="auto"/>
                          </w:divBdr>
                          <w:divsChild>
                            <w:div w:id="185579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415152">
      <w:bodyDiv w:val="1"/>
      <w:marLeft w:val="0"/>
      <w:marRight w:val="0"/>
      <w:marTop w:val="0"/>
      <w:marBottom w:val="0"/>
      <w:divBdr>
        <w:top w:val="none" w:sz="0" w:space="0" w:color="auto"/>
        <w:left w:val="none" w:sz="0" w:space="0" w:color="auto"/>
        <w:bottom w:val="none" w:sz="0" w:space="0" w:color="auto"/>
        <w:right w:val="none" w:sz="0" w:space="0" w:color="auto"/>
      </w:divBdr>
    </w:div>
    <w:div w:id="890530668">
      <w:bodyDiv w:val="1"/>
      <w:marLeft w:val="0"/>
      <w:marRight w:val="0"/>
      <w:marTop w:val="0"/>
      <w:marBottom w:val="0"/>
      <w:divBdr>
        <w:top w:val="none" w:sz="0" w:space="0" w:color="auto"/>
        <w:left w:val="none" w:sz="0" w:space="0" w:color="auto"/>
        <w:bottom w:val="none" w:sz="0" w:space="0" w:color="auto"/>
        <w:right w:val="none" w:sz="0" w:space="0" w:color="auto"/>
      </w:divBdr>
      <w:divsChild>
        <w:div w:id="1667592978">
          <w:marLeft w:val="0"/>
          <w:marRight w:val="0"/>
          <w:marTop w:val="0"/>
          <w:marBottom w:val="0"/>
          <w:divBdr>
            <w:top w:val="none" w:sz="0" w:space="0" w:color="auto"/>
            <w:left w:val="none" w:sz="0" w:space="0" w:color="auto"/>
            <w:bottom w:val="none" w:sz="0" w:space="0" w:color="auto"/>
            <w:right w:val="none" w:sz="0" w:space="0" w:color="auto"/>
          </w:divBdr>
          <w:divsChild>
            <w:div w:id="746653225">
              <w:marLeft w:val="0"/>
              <w:marRight w:val="0"/>
              <w:marTop w:val="0"/>
              <w:marBottom w:val="0"/>
              <w:divBdr>
                <w:top w:val="none" w:sz="0" w:space="0" w:color="auto"/>
                <w:left w:val="none" w:sz="0" w:space="0" w:color="auto"/>
                <w:bottom w:val="none" w:sz="0" w:space="0" w:color="auto"/>
                <w:right w:val="none" w:sz="0" w:space="0" w:color="auto"/>
              </w:divBdr>
              <w:divsChild>
                <w:div w:id="1352300647">
                  <w:marLeft w:val="0"/>
                  <w:marRight w:val="0"/>
                  <w:marTop w:val="0"/>
                  <w:marBottom w:val="0"/>
                  <w:divBdr>
                    <w:top w:val="none" w:sz="0" w:space="0" w:color="auto"/>
                    <w:left w:val="none" w:sz="0" w:space="0" w:color="auto"/>
                    <w:bottom w:val="none" w:sz="0" w:space="0" w:color="auto"/>
                    <w:right w:val="none" w:sz="0" w:space="0" w:color="auto"/>
                  </w:divBdr>
                  <w:divsChild>
                    <w:div w:id="1488933279">
                      <w:marLeft w:val="0"/>
                      <w:marRight w:val="0"/>
                      <w:marTop w:val="0"/>
                      <w:marBottom w:val="0"/>
                      <w:divBdr>
                        <w:top w:val="none" w:sz="0" w:space="0" w:color="auto"/>
                        <w:left w:val="none" w:sz="0" w:space="0" w:color="auto"/>
                        <w:bottom w:val="none" w:sz="0" w:space="0" w:color="auto"/>
                        <w:right w:val="none" w:sz="0" w:space="0" w:color="auto"/>
                      </w:divBdr>
                      <w:divsChild>
                        <w:div w:id="1627815537">
                          <w:marLeft w:val="0"/>
                          <w:marRight w:val="0"/>
                          <w:marTop w:val="0"/>
                          <w:marBottom w:val="0"/>
                          <w:divBdr>
                            <w:top w:val="none" w:sz="0" w:space="0" w:color="auto"/>
                            <w:left w:val="none" w:sz="0" w:space="0" w:color="auto"/>
                            <w:bottom w:val="none" w:sz="0" w:space="0" w:color="auto"/>
                            <w:right w:val="none" w:sz="0" w:space="0" w:color="auto"/>
                          </w:divBdr>
                          <w:divsChild>
                            <w:div w:id="126048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361626">
      <w:marLeft w:val="0"/>
      <w:marRight w:val="0"/>
      <w:marTop w:val="0"/>
      <w:marBottom w:val="0"/>
      <w:divBdr>
        <w:top w:val="none" w:sz="0" w:space="0" w:color="auto"/>
        <w:left w:val="none" w:sz="0" w:space="0" w:color="auto"/>
        <w:bottom w:val="none" w:sz="0" w:space="0" w:color="auto"/>
        <w:right w:val="none" w:sz="0" w:space="0" w:color="auto"/>
      </w:divBdr>
    </w:div>
    <w:div w:id="915673412">
      <w:bodyDiv w:val="1"/>
      <w:marLeft w:val="0"/>
      <w:marRight w:val="0"/>
      <w:marTop w:val="0"/>
      <w:marBottom w:val="0"/>
      <w:divBdr>
        <w:top w:val="none" w:sz="0" w:space="0" w:color="auto"/>
        <w:left w:val="none" w:sz="0" w:space="0" w:color="auto"/>
        <w:bottom w:val="none" w:sz="0" w:space="0" w:color="auto"/>
        <w:right w:val="none" w:sz="0" w:space="0" w:color="auto"/>
      </w:divBdr>
    </w:div>
    <w:div w:id="925454370">
      <w:bodyDiv w:val="1"/>
      <w:marLeft w:val="0"/>
      <w:marRight w:val="0"/>
      <w:marTop w:val="0"/>
      <w:marBottom w:val="0"/>
      <w:divBdr>
        <w:top w:val="none" w:sz="0" w:space="0" w:color="auto"/>
        <w:left w:val="none" w:sz="0" w:space="0" w:color="auto"/>
        <w:bottom w:val="none" w:sz="0" w:space="0" w:color="auto"/>
        <w:right w:val="none" w:sz="0" w:space="0" w:color="auto"/>
      </w:divBdr>
      <w:divsChild>
        <w:div w:id="576063446">
          <w:marLeft w:val="0"/>
          <w:marRight w:val="0"/>
          <w:marTop w:val="0"/>
          <w:marBottom w:val="0"/>
          <w:divBdr>
            <w:top w:val="none" w:sz="0" w:space="0" w:color="auto"/>
            <w:left w:val="none" w:sz="0" w:space="0" w:color="auto"/>
            <w:bottom w:val="none" w:sz="0" w:space="0" w:color="auto"/>
            <w:right w:val="none" w:sz="0" w:space="0" w:color="auto"/>
          </w:divBdr>
        </w:div>
      </w:divsChild>
    </w:div>
    <w:div w:id="986401821">
      <w:bodyDiv w:val="1"/>
      <w:marLeft w:val="0"/>
      <w:marRight w:val="0"/>
      <w:marTop w:val="0"/>
      <w:marBottom w:val="0"/>
      <w:divBdr>
        <w:top w:val="none" w:sz="0" w:space="0" w:color="auto"/>
        <w:left w:val="none" w:sz="0" w:space="0" w:color="auto"/>
        <w:bottom w:val="none" w:sz="0" w:space="0" w:color="auto"/>
        <w:right w:val="none" w:sz="0" w:space="0" w:color="auto"/>
      </w:divBdr>
    </w:div>
    <w:div w:id="988629864">
      <w:bodyDiv w:val="1"/>
      <w:marLeft w:val="0"/>
      <w:marRight w:val="0"/>
      <w:marTop w:val="0"/>
      <w:marBottom w:val="0"/>
      <w:divBdr>
        <w:top w:val="none" w:sz="0" w:space="0" w:color="auto"/>
        <w:left w:val="none" w:sz="0" w:space="0" w:color="auto"/>
        <w:bottom w:val="none" w:sz="0" w:space="0" w:color="auto"/>
        <w:right w:val="none" w:sz="0" w:space="0" w:color="auto"/>
      </w:divBdr>
    </w:div>
    <w:div w:id="990257076">
      <w:bodyDiv w:val="1"/>
      <w:marLeft w:val="0"/>
      <w:marRight w:val="0"/>
      <w:marTop w:val="0"/>
      <w:marBottom w:val="0"/>
      <w:divBdr>
        <w:top w:val="none" w:sz="0" w:space="0" w:color="auto"/>
        <w:left w:val="none" w:sz="0" w:space="0" w:color="auto"/>
        <w:bottom w:val="none" w:sz="0" w:space="0" w:color="auto"/>
        <w:right w:val="none" w:sz="0" w:space="0" w:color="auto"/>
      </w:divBdr>
      <w:divsChild>
        <w:div w:id="55394493">
          <w:marLeft w:val="0"/>
          <w:marRight w:val="0"/>
          <w:marTop w:val="0"/>
          <w:marBottom w:val="0"/>
          <w:divBdr>
            <w:top w:val="none" w:sz="0" w:space="0" w:color="auto"/>
            <w:left w:val="none" w:sz="0" w:space="0" w:color="auto"/>
            <w:bottom w:val="none" w:sz="0" w:space="0" w:color="auto"/>
            <w:right w:val="none" w:sz="0" w:space="0" w:color="auto"/>
          </w:divBdr>
        </w:div>
      </w:divsChild>
    </w:div>
    <w:div w:id="994839476">
      <w:bodyDiv w:val="1"/>
      <w:marLeft w:val="0"/>
      <w:marRight w:val="0"/>
      <w:marTop w:val="0"/>
      <w:marBottom w:val="0"/>
      <w:divBdr>
        <w:top w:val="none" w:sz="0" w:space="0" w:color="auto"/>
        <w:left w:val="none" w:sz="0" w:space="0" w:color="auto"/>
        <w:bottom w:val="none" w:sz="0" w:space="0" w:color="auto"/>
        <w:right w:val="none" w:sz="0" w:space="0" w:color="auto"/>
      </w:divBdr>
    </w:div>
    <w:div w:id="1032993699">
      <w:bodyDiv w:val="1"/>
      <w:marLeft w:val="0"/>
      <w:marRight w:val="0"/>
      <w:marTop w:val="0"/>
      <w:marBottom w:val="0"/>
      <w:divBdr>
        <w:top w:val="none" w:sz="0" w:space="0" w:color="auto"/>
        <w:left w:val="none" w:sz="0" w:space="0" w:color="auto"/>
        <w:bottom w:val="none" w:sz="0" w:space="0" w:color="auto"/>
        <w:right w:val="none" w:sz="0" w:space="0" w:color="auto"/>
      </w:divBdr>
      <w:divsChild>
        <w:div w:id="200631141">
          <w:marLeft w:val="0"/>
          <w:marRight w:val="0"/>
          <w:marTop w:val="0"/>
          <w:marBottom w:val="0"/>
          <w:divBdr>
            <w:top w:val="none" w:sz="0" w:space="0" w:color="auto"/>
            <w:left w:val="none" w:sz="0" w:space="0" w:color="auto"/>
            <w:bottom w:val="none" w:sz="0" w:space="0" w:color="auto"/>
            <w:right w:val="none" w:sz="0" w:space="0" w:color="auto"/>
          </w:divBdr>
        </w:div>
        <w:div w:id="260189988">
          <w:marLeft w:val="0"/>
          <w:marRight w:val="0"/>
          <w:marTop w:val="0"/>
          <w:marBottom w:val="0"/>
          <w:divBdr>
            <w:top w:val="none" w:sz="0" w:space="0" w:color="auto"/>
            <w:left w:val="none" w:sz="0" w:space="0" w:color="auto"/>
            <w:bottom w:val="none" w:sz="0" w:space="0" w:color="auto"/>
            <w:right w:val="none" w:sz="0" w:space="0" w:color="auto"/>
          </w:divBdr>
        </w:div>
        <w:div w:id="407462547">
          <w:marLeft w:val="0"/>
          <w:marRight w:val="0"/>
          <w:marTop w:val="0"/>
          <w:marBottom w:val="0"/>
          <w:divBdr>
            <w:top w:val="none" w:sz="0" w:space="0" w:color="auto"/>
            <w:left w:val="none" w:sz="0" w:space="0" w:color="auto"/>
            <w:bottom w:val="none" w:sz="0" w:space="0" w:color="auto"/>
            <w:right w:val="none" w:sz="0" w:space="0" w:color="auto"/>
          </w:divBdr>
        </w:div>
        <w:div w:id="743645140">
          <w:marLeft w:val="0"/>
          <w:marRight w:val="0"/>
          <w:marTop w:val="0"/>
          <w:marBottom w:val="0"/>
          <w:divBdr>
            <w:top w:val="none" w:sz="0" w:space="0" w:color="auto"/>
            <w:left w:val="none" w:sz="0" w:space="0" w:color="auto"/>
            <w:bottom w:val="none" w:sz="0" w:space="0" w:color="auto"/>
            <w:right w:val="none" w:sz="0" w:space="0" w:color="auto"/>
          </w:divBdr>
        </w:div>
        <w:div w:id="841774225">
          <w:marLeft w:val="0"/>
          <w:marRight w:val="0"/>
          <w:marTop w:val="0"/>
          <w:marBottom w:val="0"/>
          <w:divBdr>
            <w:top w:val="none" w:sz="0" w:space="0" w:color="auto"/>
            <w:left w:val="none" w:sz="0" w:space="0" w:color="auto"/>
            <w:bottom w:val="none" w:sz="0" w:space="0" w:color="auto"/>
            <w:right w:val="none" w:sz="0" w:space="0" w:color="auto"/>
          </w:divBdr>
          <w:divsChild>
            <w:div w:id="109058855">
              <w:marLeft w:val="-75"/>
              <w:marRight w:val="0"/>
              <w:marTop w:val="30"/>
              <w:marBottom w:val="30"/>
              <w:divBdr>
                <w:top w:val="none" w:sz="0" w:space="0" w:color="auto"/>
                <w:left w:val="none" w:sz="0" w:space="0" w:color="auto"/>
                <w:bottom w:val="none" w:sz="0" w:space="0" w:color="auto"/>
                <w:right w:val="none" w:sz="0" w:space="0" w:color="auto"/>
              </w:divBdr>
              <w:divsChild>
                <w:div w:id="169102665">
                  <w:marLeft w:val="0"/>
                  <w:marRight w:val="0"/>
                  <w:marTop w:val="0"/>
                  <w:marBottom w:val="0"/>
                  <w:divBdr>
                    <w:top w:val="none" w:sz="0" w:space="0" w:color="auto"/>
                    <w:left w:val="none" w:sz="0" w:space="0" w:color="auto"/>
                    <w:bottom w:val="none" w:sz="0" w:space="0" w:color="auto"/>
                    <w:right w:val="none" w:sz="0" w:space="0" w:color="auto"/>
                  </w:divBdr>
                  <w:divsChild>
                    <w:div w:id="1484394144">
                      <w:marLeft w:val="0"/>
                      <w:marRight w:val="0"/>
                      <w:marTop w:val="0"/>
                      <w:marBottom w:val="0"/>
                      <w:divBdr>
                        <w:top w:val="none" w:sz="0" w:space="0" w:color="auto"/>
                        <w:left w:val="none" w:sz="0" w:space="0" w:color="auto"/>
                        <w:bottom w:val="none" w:sz="0" w:space="0" w:color="auto"/>
                        <w:right w:val="none" w:sz="0" w:space="0" w:color="auto"/>
                      </w:divBdr>
                    </w:div>
                  </w:divsChild>
                </w:div>
                <w:div w:id="270090500">
                  <w:marLeft w:val="0"/>
                  <w:marRight w:val="0"/>
                  <w:marTop w:val="0"/>
                  <w:marBottom w:val="0"/>
                  <w:divBdr>
                    <w:top w:val="none" w:sz="0" w:space="0" w:color="auto"/>
                    <w:left w:val="none" w:sz="0" w:space="0" w:color="auto"/>
                    <w:bottom w:val="none" w:sz="0" w:space="0" w:color="auto"/>
                    <w:right w:val="none" w:sz="0" w:space="0" w:color="auto"/>
                  </w:divBdr>
                  <w:divsChild>
                    <w:div w:id="1814132611">
                      <w:marLeft w:val="0"/>
                      <w:marRight w:val="0"/>
                      <w:marTop w:val="0"/>
                      <w:marBottom w:val="0"/>
                      <w:divBdr>
                        <w:top w:val="none" w:sz="0" w:space="0" w:color="auto"/>
                        <w:left w:val="none" w:sz="0" w:space="0" w:color="auto"/>
                        <w:bottom w:val="none" w:sz="0" w:space="0" w:color="auto"/>
                        <w:right w:val="none" w:sz="0" w:space="0" w:color="auto"/>
                      </w:divBdr>
                    </w:div>
                  </w:divsChild>
                </w:div>
                <w:div w:id="299924462">
                  <w:marLeft w:val="0"/>
                  <w:marRight w:val="0"/>
                  <w:marTop w:val="0"/>
                  <w:marBottom w:val="0"/>
                  <w:divBdr>
                    <w:top w:val="none" w:sz="0" w:space="0" w:color="auto"/>
                    <w:left w:val="none" w:sz="0" w:space="0" w:color="auto"/>
                    <w:bottom w:val="none" w:sz="0" w:space="0" w:color="auto"/>
                    <w:right w:val="none" w:sz="0" w:space="0" w:color="auto"/>
                  </w:divBdr>
                  <w:divsChild>
                    <w:div w:id="1340347334">
                      <w:marLeft w:val="0"/>
                      <w:marRight w:val="0"/>
                      <w:marTop w:val="0"/>
                      <w:marBottom w:val="0"/>
                      <w:divBdr>
                        <w:top w:val="none" w:sz="0" w:space="0" w:color="auto"/>
                        <w:left w:val="none" w:sz="0" w:space="0" w:color="auto"/>
                        <w:bottom w:val="none" w:sz="0" w:space="0" w:color="auto"/>
                        <w:right w:val="none" w:sz="0" w:space="0" w:color="auto"/>
                      </w:divBdr>
                    </w:div>
                  </w:divsChild>
                </w:div>
                <w:div w:id="410932610">
                  <w:marLeft w:val="0"/>
                  <w:marRight w:val="0"/>
                  <w:marTop w:val="0"/>
                  <w:marBottom w:val="0"/>
                  <w:divBdr>
                    <w:top w:val="none" w:sz="0" w:space="0" w:color="auto"/>
                    <w:left w:val="none" w:sz="0" w:space="0" w:color="auto"/>
                    <w:bottom w:val="none" w:sz="0" w:space="0" w:color="auto"/>
                    <w:right w:val="none" w:sz="0" w:space="0" w:color="auto"/>
                  </w:divBdr>
                  <w:divsChild>
                    <w:div w:id="1172990847">
                      <w:marLeft w:val="0"/>
                      <w:marRight w:val="0"/>
                      <w:marTop w:val="0"/>
                      <w:marBottom w:val="0"/>
                      <w:divBdr>
                        <w:top w:val="none" w:sz="0" w:space="0" w:color="auto"/>
                        <w:left w:val="none" w:sz="0" w:space="0" w:color="auto"/>
                        <w:bottom w:val="none" w:sz="0" w:space="0" w:color="auto"/>
                        <w:right w:val="none" w:sz="0" w:space="0" w:color="auto"/>
                      </w:divBdr>
                    </w:div>
                  </w:divsChild>
                </w:div>
                <w:div w:id="514274895">
                  <w:marLeft w:val="0"/>
                  <w:marRight w:val="0"/>
                  <w:marTop w:val="0"/>
                  <w:marBottom w:val="0"/>
                  <w:divBdr>
                    <w:top w:val="none" w:sz="0" w:space="0" w:color="auto"/>
                    <w:left w:val="none" w:sz="0" w:space="0" w:color="auto"/>
                    <w:bottom w:val="none" w:sz="0" w:space="0" w:color="auto"/>
                    <w:right w:val="none" w:sz="0" w:space="0" w:color="auto"/>
                  </w:divBdr>
                  <w:divsChild>
                    <w:div w:id="121388154">
                      <w:marLeft w:val="0"/>
                      <w:marRight w:val="0"/>
                      <w:marTop w:val="0"/>
                      <w:marBottom w:val="0"/>
                      <w:divBdr>
                        <w:top w:val="none" w:sz="0" w:space="0" w:color="auto"/>
                        <w:left w:val="none" w:sz="0" w:space="0" w:color="auto"/>
                        <w:bottom w:val="none" w:sz="0" w:space="0" w:color="auto"/>
                        <w:right w:val="none" w:sz="0" w:space="0" w:color="auto"/>
                      </w:divBdr>
                    </w:div>
                  </w:divsChild>
                </w:div>
                <w:div w:id="611205129">
                  <w:marLeft w:val="0"/>
                  <w:marRight w:val="0"/>
                  <w:marTop w:val="0"/>
                  <w:marBottom w:val="0"/>
                  <w:divBdr>
                    <w:top w:val="none" w:sz="0" w:space="0" w:color="auto"/>
                    <w:left w:val="none" w:sz="0" w:space="0" w:color="auto"/>
                    <w:bottom w:val="none" w:sz="0" w:space="0" w:color="auto"/>
                    <w:right w:val="none" w:sz="0" w:space="0" w:color="auto"/>
                  </w:divBdr>
                  <w:divsChild>
                    <w:div w:id="40131494">
                      <w:marLeft w:val="0"/>
                      <w:marRight w:val="0"/>
                      <w:marTop w:val="0"/>
                      <w:marBottom w:val="0"/>
                      <w:divBdr>
                        <w:top w:val="none" w:sz="0" w:space="0" w:color="auto"/>
                        <w:left w:val="none" w:sz="0" w:space="0" w:color="auto"/>
                        <w:bottom w:val="none" w:sz="0" w:space="0" w:color="auto"/>
                        <w:right w:val="none" w:sz="0" w:space="0" w:color="auto"/>
                      </w:divBdr>
                    </w:div>
                  </w:divsChild>
                </w:div>
                <w:div w:id="721909862">
                  <w:marLeft w:val="0"/>
                  <w:marRight w:val="0"/>
                  <w:marTop w:val="0"/>
                  <w:marBottom w:val="0"/>
                  <w:divBdr>
                    <w:top w:val="none" w:sz="0" w:space="0" w:color="auto"/>
                    <w:left w:val="none" w:sz="0" w:space="0" w:color="auto"/>
                    <w:bottom w:val="none" w:sz="0" w:space="0" w:color="auto"/>
                    <w:right w:val="none" w:sz="0" w:space="0" w:color="auto"/>
                  </w:divBdr>
                  <w:divsChild>
                    <w:div w:id="950554494">
                      <w:marLeft w:val="0"/>
                      <w:marRight w:val="0"/>
                      <w:marTop w:val="0"/>
                      <w:marBottom w:val="0"/>
                      <w:divBdr>
                        <w:top w:val="none" w:sz="0" w:space="0" w:color="auto"/>
                        <w:left w:val="none" w:sz="0" w:space="0" w:color="auto"/>
                        <w:bottom w:val="none" w:sz="0" w:space="0" w:color="auto"/>
                        <w:right w:val="none" w:sz="0" w:space="0" w:color="auto"/>
                      </w:divBdr>
                    </w:div>
                  </w:divsChild>
                </w:div>
                <w:div w:id="816872567">
                  <w:marLeft w:val="0"/>
                  <w:marRight w:val="0"/>
                  <w:marTop w:val="0"/>
                  <w:marBottom w:val="0"/>
                  <w:divBdr>
                    <w:top w:val="none" w:sz="0" w:space="0" w:color="auto"/>
                    <w:left w:val="none" w:sz="0" w:space="0" w:color="auto"/>
                    <w:bottom w:val="none" w:sz="0" w:space="0" w:color="auto"/>
                    <w:right w:val="none" w:sz="0" w:space="0" w:color="auto"/>
                  </w:divBdr>
                  <w:divsChild>
                    <w:div w:id="1719821093">
                      <w:marLeft w:val="0"/>
                      <w:marRight w:val="0"/>
                      <w:marTop w:val="0"/>
                      <w:marBottom w:val="0"/>
                      <w:divBdr>
                        <w:top w:val="none" w:sz="0" w:space="0" w:color="auto"/>
                        <w:left w:val="none" w:sz="0" w:space="0" w:color="auto"/>
                        <w:bottom w:val="none" w:sz="0" w:space="0" w:color="auto"/>
                        <w:right w:val="none" w:sz="0" w:space="0" w:color="auto"/>
                      </w:divBdr>
                    </w:div>
                  </w:divsChild>
                </w:div>
                <w:div w:id="891382893">
                  <w:marLeft w:val="0"/>
                  <w:marRight w:val="0"/>
                  <w:marTop w:val="0"/>
                  <w:marBottom w:val="0"/>
                  <w:divBdr>
                    <w:top w:val="none" w:sz="0" w:space="0" w:color="auto"/>
                    <w:left w:val="none" w:sz="0" w:space="0" w:color="auto"/>
                    <w:bottom w:val="none" w:sz="0" w:space="0" w:color="auto"/>
                    <w:right w:val="none" w:sz="0" w:space="0" w:color="auto"/>
                  </w:divBdr>
                  <w:divsChild>
                    <w:div w:id="998460893">
                      <w:marLeft w:val="0"/>
                      <w:marRight w:val="0"/>
                      <w:marTop w:val="0"/>
                      <w:marBottom w:val="0"/>
                      <w:divBdr>
                        <w:top w:val="none" w:sz="0" w:space="0" w:color="auto"/>
                        <w:left w:val="none" w:sz="0" w:space="0" w:color="auto"/>
                        <w:bottom w:val="none" w:sz="0" w:space="0" w:color="auto"/>
                        <w:right w:val="none" w:sz="0" w:space="0" w:color="auto"/>
                      </w:divBdr>
                    </w:div>
                  </w:divsChild>
                </w:div>
                <w:div w:id="944196495">
                  <w:marLeft w:val="0"/>
                  <w:marRight w:val="0"/>
                  <w:marTop w:val="0"/>
                  <w:marBottom w:val="0"/>
                  <w:divBdr>
                    <w:top w:val="none" w:sz="0" w:space="0" w:color="auto"/>
                    <w:left w:val="none" w:sz="0" w:space="0" w:color="auto"/>
                    <w:bottom w:val="none" w:sz="0" w:space="0" w:color="auto"/>
                    <w:right w:val="none" w:sz="0" w:space="0" w:color="auto"/>
                  </w:divBdr>
                  <w:divsChild>
                    <w:div w:id="481167235">
                      <w:marLeft w:val="0"/>
                      <w:marRight w:val="0"/>
                      <w:marTop w:val="0"/>
                      <w:marBottom w:val="0"/>
                      <w:divBdr>
                        <w:top w:val="none" w:sz="0" w:space="0" w:color="auto"/>
                        <w:left w:val="none" w:sz="0" w:space="0" w:color="auto"/>
                        <w:bottom w:val="none" w:sz="0" w:space="0" w:color="auto"/>
                        <w:right w:val="none" w:sz="0" w:space="0" w:color="auto"/>
                      </w:divBdr>
                    </w:div>
                  </w:divsChild>
                </w:div>
                <w:div w:id="1175850433">
                  <w:marLeft w:val="0"/>
                  <w:marRight w:val="0"/>
                  <w:marTop w:val="0"/>
                  <w:marBottom w:val="0"/>
                  <w:divBdr>
                    <w:top w:val="none" w:sz="0" w:space="0" w:color="auto"/>
                    <w:left w:val="none" w:sz="0" w:space="0" w:color="auto"/>
                    <w:bottom w:val="none" w:sz="0" w:space="0" w:color="auto"/>
                    <w:right w:val="none" w:sz="0" w:space="0" w:color="auto"/>
                  </w:divBdr>
                  <w:divsChild>
                    <w:div w:id="371198478">
                      <w:marLeft w:val="0"/>
                      <w:marRight w:val="0"/>
                      <w:marTop w:val="0"/>
                      <w:marBottom w:val="0"/>
                      <w:divBdr>
                        <w:top w:val="none" w:sz="0" w:space="0" w:color="auto"/>
                        <w:left w:val="none" w:sz="0" w:space="0" w:color="auto"/>
                        <w:bottom w:val="none" w:sz="0" w:space="0" w:color="auto"/>
                        <w:right w:val="none" w:sz="0" w:space="0" w:color="auto"/>
                      </w:divBdr>
                    </w:div>
                    <w:div w:id="999894188">
                      <w:marLeft w:val="0"/>
                      <w:marRight w:val="0"/>
                      <w:marTop w:val="0"/>
                      <w:marBottom w:val="0"/>
                      <w:divBdr>
                        <w:top w:val="none" w:sz="0" w:space="0" w:color="auto"/>
                        <w:left w:val="none" w:sz="0" w:space="0" w:color="auto"/>
                        <w:bottom w:val="none" w:sz="0" w:space="0" w:color="auto"/>
                        <w:right w:val="none" w:sz="0" w:space="0" w:color="auto"/>
                      </w:divBdr>
                    </w:div>
                  </w:divsChild>
                </w:div>
                <w:div w:id="1285229576">
                  <w:marLeft w:val="0"/>
                  <w:marRight w:val="0"/>
                  <w:marTop w:val="0"/>
                  <w:marBottom w:val="0"/>
                  <w:divBdr>
                    <w:top w:val="none" w:sz="0" w:space="0" w:color="auto"/>
                    <w:left w:val="none" w:sz="0" w:space="0" w:color="auto"/>
                    <w:bottom w:val="none" w:sz="0" w:space="0" w:color="auto"/>
                    <w:right w:val="none" w:sz="0" w:space="0" w:color="auto"/>
                  </w:divBdr>
                  <w:divsChild>
                    <w:div w:id="1874926542">
                      <w:marLeft w:val="0"/>
                      <w:marRight w:val="0"/>
                      <w:marTop w:val="0"/>
                      <w:marBottom w:val="0"/>
                      <w:divBdr>
                        <w:top w:val="none" w:sz="0" w:space="0" w:color="auto"/>
                        <w:left w:val="none" w:sz="0" w:space="0" w:color="auto"/>
                        <w:bottom w:val="none" w:sz="0" w:space="0" w:color="auto"/>
                        <w:right w:val="none" w:sz="0" w:space="0" w:color="auto"/>
                      </w:divBdr>
                    </w:div>
                  </w:divsChild>
                </w:div>
                <w:div w:id="1441533581">
                  <w:marLeft w:val="0"/>
                  <w:marRight w:val="0"/>
                  <w:marTop w:val="0"/>
                  <w:marBottom w:val="0"/>
                  <w:divBdr>
                    <w:top w:val="none" w:sz="0" w:space="0" w:color="auto"/>
                    <w:left w:val="none" w:sz="0" w:space="0" w:color="auto"/>
                    <w:bottom w:val="none" w:sz="0" w:space="0" w:color="auto"/>
                    <w:right w:val="none" w:sz="0" w:space="0" w:color="auto"/>
                  </w:divBdr>
                  <w:divsChild>
                    <w:div w:id="510215922">
                      <w:marLeft w:val="0"/>
                      <w:marRight w:val="0"/>
                      <w:marTop w:val="0"/>
                      <w:marBottom w:val="0"/>
                      <w:divBdr>
                        <w:top w:val="none" w:sz="0" w:space="0" w:color="auto"/>
                        <w:left w:val="none" w:sz="0" w:space="0" w:color="auto"/>
                        <w:bottom w:val="none" w:sz="0" w:space="0" w:color="auto"/>
                        <w:right w:val="none" w:sz="0" w:space="0" w:color="auto"/>
                      </w:divBdr>
                    </w:div>
                  </w:divsChild>
                </w:div>
                <w:div w:id="1839148379">
                  <w:marLeft w:val="0"/>
                  <w:marRight w:val="0"/>
                  <w:marTop w:val="0"/>
                  <w:marBottom w:val="0"/>
                  <w:divBdr>
                    <w:top w:val="none" w:sz="0" w:space="0" w:color="auto"/>
                    <w:left w:val="none" w:sz="0" w:space="0" w:color="auto"/>
                    <w:bottom w:val="none" w:sz="0" w:space="0" w:color="auto"/>
                    <w:right w:val="none" w:sz="0" w:space="0" w:color="auto"/>
                  </w:divBdr>
                  <w:divsChild>
                    <w:div w:id="1979610066">
                      <w:marLeft w:val="0"/>
                      <w:marRight w:val="0"/>
                      <w:marTop w:val="0"/>
                      <w:marBottom w:val="0"/>
                      <w:divBdr>
                        <w:top w:val="none" w:sz="0" w:space="0" w:color="auto"/>
                        <w:left w:val="none" w:sz="0" w:space="0" w:color="auto"/>
                        <w:bottom w:val="none" w:sz="0" w:space="0" w:color="auto"/>
                        <w:right w:val="none" w:sz="0" w:space="0" w:color="auto"/>
                      </w:divBdr>
                    </w:div>
                  </w:divsChild>
                </w:div>
                <w:div w:id="1908219879">
                  <w:marLeft w:val="0"/>
                  <w:marRight w:val="0"/>
                  <w:marTop w:val="0"/>
                  <w:marBottom w:val="0"/>
                  <w:divBdr>
                    <w:top w:val="none" w:sz="0" w:space="0" w:color="auto"/>
                    <w:left w:val="none" w:sz="0" w:space="0" w:color="auto"/>
                    <w:bottom w:val="none" w:sz="0" w:space="0" w:color="auto"/>
                    <w:right w:val="none" w:sz="0" w:space="0" w:color="auto"/>
                  </w:divBdr>
                  <w:divsChild>
                    <w:div w:id="1288199561">
                      <w:marLeft w:val="0"/>
                      <w:marRight w:val="0"/>
                      <w:marTop w:val="0"/>
                      <w:marBottom w:val="0"/>
                      <w:divBdr>
                        <w:top w:val="none" w:sz="0" w:space="0" w:color="auto"/>
                        <w:left w:val="none" w:sz="0" w:space="0" w:color="auto"/>
                        <w:bottom w:val="none" w:sz="0" w:space="0" w:color="auto"/>
                        <w:right w:val="none" w:sz="0" w:space="0" w:color="auto"/>
                      </w:divBdr>
                    </w:div>
                  </w:divsChild>
                </w:div>
                <w:div w:id="1908493960">
                  <w:marLeft w:val="0"/>
                  <w:marRight w:val="0"/>
                  <w:marTop w:val="0"/>
                  <w:marBottom w:val="0"/>
                  <w:divBdr>
                    <w:top w:val="none" w:sz="0" w:space="0" w:color="auto"/>
                    <w:left w:val="none" w:sz="0" w:space="0" w:color="auto"/>
                    <w:bottom w:val="none" w:sz="0" w:space="0" w:color="auto"/>
                    <w:right w:val="none" w:sz="0" w:space="0" w:color="auto"/>
                  </w:divBdr>
                  <w:divsChild>
                    <w:div w:id="271715268">
                      <w:marLeft w:val="0"/>
                      <w:marRight w:val="0"/>
                      <w:marTop w:val="0"/>
                      <w:marBottom w:val="0"/>
                      <w:divBdr>
                        <w:top w:val="none" w:sz="0" w:space="0" w:color="auto"/>
                        <w:left w:val="none" w:sz="0" w:space="0" w:color="auto"/>
                        <w:bottom w:val="none" w:sz="0" w:space="0" w:color="auto"/>
                        <w:right w:val="none" w:sz="0" w:space="0" w:color="auto"/>
                      </w:divBdr>
                    </w:div>
                  </w:divsChild>
                </w:div>
                <w:div w:id="1966153833">
                  <w:marLeft w:val="0"/>
                  <w:marRight w:val="0"/>
                  <w:marTop w:val="0"/>
                  <w:marBottom w:val="0"/>
                  <w:divBdr>
                    <w:top w:val="none" w:sz="0" w:space="0" w:color="auto"/>
                    <w:left w:val="none" w:sz="0" w:space="0" w:color="auto"/>
                    <w:bottom w:val="none" w:sz="0" w:space="0" w:color="auto"/>
                    <w:right w:val="none" w:sz="0" w:space="0" w:color="auto"/>
                  </w:divBdr>
                  <w:divsChild>
                    <w:div w:id="29187344">
                      <w:marLeft w:val="0"/>
                      <w:marRight w:val="0"/>
                      <w:marTop w:val="0"/>
                      <w:marBottom w:val="0"/>
                      <w:divBdr>
                        <w:top w:val="none" w:sz="0" w:space="0" w:color="auto"/>
                        <w:left w:val="none" w:sz="0" w:space="0" w:color="auto"/>
                        <w:bottom w:val="none" w:sz="0" w:space="0" w:color="auto"/>
                        <w:right w:val="none" w:sz="0" w:space="0" w:color="auto"/>
                      </w:divBdr>
                    </w:div>
                    <w:div w:id="469514104">
                      <w:marLeft w:val="0"/>
                      <w:marRight w:val="0"/>
                      <w:marTop w:val="0"/>
                      <w:marBottom w:val="0"/>
                      <w:divBdr>
                        <w:top w:val="none" w:sz="0" w:space="0" w:color="auto"/>
                        <w:left w:val="none" w:sz="0" w:space="0" w:color="auto"/>
                        <w:bottom w:val="none" w:sz="0" w:space="0" w:color="auto"/>
                        <w:right w:val="none" w:sz="0" w:space="0" w:color="auto"/>
                      </w:divBdr>
                    </w:div>
                    <w:div w:id="808402560">
                      <w:marLeft w:val="0"/>
                      <w:marRight w:val="0"/>
                      <w:marTop w:val="0"/>
                      <w:marBottom w:val="0"/>
                      <w:divBdr>
                        <w:top w:val="none" w:sz="0" w:space="0" w:color="auto"/>
                        <w:left w:val="none" w:sz="0" w:space="0" w:color="auto"/>
                        <w:bottom w:val="none" w:sz="0" w:space="0" w:color="auto"/>
                        <w:right w:val="none" w:sz="0" w:space="0" w:color="auto"/>
                      </w:divBdr>
                    </w:div>
                    <w:div w:id="971209228">
                      <w:marLeft w:val="0"/>
                      <w:marRight w:val="0"/>
                      <w:marTop w:val="0"/>
                      <w:marBottom w:val="0"/>
                      <w:divBdr>
                        <w:top w:val="none" w:sz="0" w:space="0" w:color="auto"/>
                        <w:left w:val="none" w:sz="0" w:space="0" w:color="auto"/>
                        <w:bottom w:val="none" w:sz="0" w:space="0" w:color="auto"/>
                        <w:right w:val="none" w:sz="0" w:space="0" w:color="auto"/>
                      </w:divBdr>
                    </w:div>
                    <w:div w:id="1176193740">
                      <w:marLeft w:val="0"/>
                      <w:marRight w:val="0"/>
                      <w:marTop w:val="0"/>
                      <w:marBottom w:val="0"/>
                      <w:divBdr>
                        <w:top w:val="none" w:sz="0" w:space="0" w:color="auto"/>
                        <w:left w:val="none" w:sz="0" w:space="0" w:color="auto"/>
                        <w:bottom w:val="none" w:sz="0" w:space="0" w:color="auto"/>
                        <w:right w:val="none" w:sz="0" w:space="0" w:color="auto"/>
                      </w:divBdr>
                    </w:div>
                    <w:div w:id="1204292795">
                      <w:marLeft w:val="0"/>
                      <w:marRight w:val="0"/>
                      <w:marTop w:val="0"/>
                      <w:marBottom w:val="0"/>
                      <w:divBdr>
                        <w:top w:val="none" w:sz="0" w:space="0" w:color="auto"/>
                        <w:left w:val="none" w:sz="0" w:space="0" w:color="auto"/>
                        <w:bottom w:val="none" w:sz="0" w:space="0" w:color="auto"/>
                        <w:right w:val="none" w:sz="0" w:space="0" w:color="auto"/>
                      </w:divBdr>
                    </w:div>
                    <w:div w:id="1217742572">
                      <w:marLeft w:val="0"/>
                      <w:marRight w:val="0"/>
                      <w:marTop w:val="0"/>
                      <w:marBottom w:val="0"/>
                      <w:divBdr>
                        <w:top w:val="none" w:sz="0" w:space="0" w:color="auto"/>
                        <w:left w:val="none" w:sz="0" w:space="0" w:color="auto"/>
                        <w:bottom w:val="none" w:sz="0" w:space="0" w:color="auto"/>
                        <w:right w:val="none" w:sz="0" w:space="0" w:color="auto"/>
                      </w:divBdr>
                    </w:div>
                    <w:div w:id="1886602772">
                      <w:marLeft w:val="0"/>
                      <w:marRight w:val="0"/>
                      <w:marTop w:val="0"/>
                      <w:marBottom w:val="0"/>
                      <w:divBdr>
                        <w:top w:val="none" w:sz="0" w:space="0" w:color="auto"/>
                        <w:left w:val="none" w:sz="0" w:space="0" w:color="auto"/>
                        <w:bottom w:val="none" w:sz="0" w:space="0" w:color="auto"/>
                        <w:right w:val="none" w:sz="0" w:space="0" w:color="auto"/>
                      </w:divBdr>
                    </w:div>
                  </w:divsChild>
                </w:div>
                <w:div w:id="1987857806">
                  <w:marLeft w:val="0"/>
                  <w:marRight w:val="0"/>
                  <w:marTop w:val="0"/>
                  <w:marBottom w:val="0"/>
                  <w:divBdr>
                    <w:top w:val="none" w:sz="0" w:space="0" w:color="auto"/>
                    <w:left w:val="none" w:sz="0" w:space="0" w:color="auto"/>
                    <w:bottom w:val="none" w:sz="0" w:space="0" w:color="auto"/>
                    <w:right w:val="none" w:sz="0" w:space="0" w:color="auto"/>
                  </w:divBdr>
                  <w:divsChild>
                    <w:div w:id="1683505917">
                      <w:marLeft w:val="0"/>
                      <w:marRight w:val="0"/>
                      <w:marTop w:val="0"/>
                      <w:marBottom w:val="0"/>
                      <w:divBdr>
                        <w:top w:val="none" w:sz="0" w:space="0" w:color="auto"/>
                        <w:left w:val="none" w:sz="0" w:space="0" w:color="auto"/>
                        <w:bottom w:val="none" w:sz="0" w:space="0" w:color="auto"/>
                        <w:right w:val="none" w:sz="0" w:space="0" w:color="auto"/>
                      </w:divBdr>
                    </w:div>
                  </w:divsChild>
                </w:div>
                <w:div w:id="2003122816">
                  <w:marLeft w:val="0"/>
                  <w:marRight w:val="0"/>
                  <w:marTop w:val="0"/>
                  <w:marBottom w:val="0"/>
                  <w:divBdr>
                    <w:top w:val="none" w:sz="0" w:space="0" w:color="auto"/>
                    <w:left w:val="none" w:sz="0" w:space="0" w:color="auto"/>
                    <w:bottom w:val="none" w:sz="0" w:space="0" w:color="auto"/>
                    <w:right w:val="none" w:sz="0" w:space="0" w:color="auto"/>
                  </w:divBdr>
                  <w:divsChild>
                    <w:div w:id="165441837">
                      <w:marLeft w:val="0"/>
                      <w:marRight w:val="0"/>
                      <w:marTop w:val="0"/>
                      <w:marBottom w:val="0"/>
                      <w:divBdr>
                        <w:top w:val="none" w:sz="0" w:space="0" w:color="auto"/>
                        <w:left w:val="none" w:sz="0" w:space="0" w:color="auto"/>
                        <w:bottom w:val="none" w:sz="0" w:space="0" w:color="auto"/>
                        <w:right w:val="none" w:sz="0" w:space="0" w:color="auto"/>
                      </w:divBdr>
                    </w:div>
                    <w:div w:id="834537000">
                      <w:marLeft w:val="0"/>
                      <w:marRight w:val="0"/>
                      <w:marTop w:val="0"/>
                      <w:marBottom w:val="0"/>
                      <w:divBdr>
                        <w:top w:val="none" w:sz="0" w:space="0" w:color="auto"/>
                        <w:left w:val="none" w:sz="0" w:space="0" w:color="auto"/>
                        <w:bottom w:val="none" w:sz="0" w:space="0" w:color="auto"/>
                        <w:right w:val="none" w:sz="0" w:space="0" w:color="auto"/>
                      </w:divBdr>
                    </w:div>
                    <w:div w:id="1414862956">
                      <w:marLeft w:val="0"/>
                      <w:marRight w:val="0"/>
                      <w:marTop w:val="0"/>
                      <w:marBottom w:val="0"/>
                      <w:divBdr>
                        <w:top w:val="none" w:sz="0" w:space="0" w:color="auto"/>
                        <w:left w:val="none" w:sz="0" w:space="0" w:color="auto"/>
                        <w:bottom w:val="none" w:sz="0" w:space="0" w:color="auto"/>
                        <w:right w:val="none" w:sz="0" w:space="0" w:color="auto"/>
                      </w:divBdr>
                    </w:div>
                    <w:div w:id="1988584793">
                      <w:marLeft w:val="0"/>
                      <w:marRight w:val="0"/>
                      <w:marTop w:val="0"/>
                      <w:marBottom w:val="0"/>
                      <w:divBdr>
                        <w:top w:val="none" w:sz="0" w:space="0" w:color="auto"/>
                        <w:left w:val="none" w:sz="0" w:space="0" w:color="auto"/>
                        <w:bottom w:val="none" w:sz="0" w:space="0" w:color="auto"/>
                        <w:right w:val="none" w:sz="0" w:space="0" w:color="auto"/>
                      </w:divBdr>
                    </w:div>
                  </w:divsChild>
                </w:div>
                <w:div w:id="2012636812">
                  <w:marLeft w:val="0"/>
                  <w:marRight w:val="0"/>
                  <w:marTop w:val="0"/>
                  <w:marBottom w:val="0"/>
                  <w:divBdr>
                    <w:top w:val="none" w:sz="0" w:space="0" w:color="auto"/>
                    <w:left w:val="none" w:sz="0" w:space="0" w:color="auto"/>
                    <w:bottom w:val="none" w:sz="0" w:space="0" w:color="auto"/>
                    <w:right w:val="none" w:sz="0" w:space="0" w:color="auto"/>
                  </w:divBdr>
                  <w:divsChild>
                    <w:div w:id="231159311">
                      <w:marLeft w:val="0"/>
                      <w:marRight w:val="0"/>
                      <w:marTop w:val="0"/>
                      <w:marBottom w:val="0"/>
                      <w:divBdr>
                        <w:top w:val="none" w:sz="0" w:space="0" w:color="auto"/>
                        <w:left w:val="none" w:sz="0" w:space="0" w:color="auto"/>
                        <w:bottom w:val="none" w:sz="0" w:space="0" w:color="auto"/>
                        <w:right w:val="none" w:sz="0" w:space="0" w:color="auto"/>
                      </w:divBdr>
                    </w:div>
                  </w:divsChild>
                </w:div>
                <w:div w:id="2017613306">
                  <w:marLeft w:val="0"/>
                  <w:marRight w:val="0"/>
                  <w:marTop w:val="0"/>
                  <w:marBottom w:val="0"/>
                  <w:divBdr>
                    <w:top w:val="none" w:sz="0" w:space="0" w:color="auto"/>
                    <w:left w:val="none" w:sz="0" w:space="0" w:color="auto"/>
                    <w:bottom w:val="none" w:sz="0" w:space="0" w:color="auto"/>
                    <w:right w:val="none" w:sz="0" w:space="0" w:color="auto"/>
                  </w:divBdr>
                  <w:divsChild>
                    <w:div w:id="8799820">
                      <w:marLeft w:val="0"/>
                      <w:marRight w:val="0"/>
                      <w:marTop w:val="0"/>
                      <w:marBottom w:val="0"/>
                      <w:divBdr>
                        <w:top w:val="none" w:sz="0" w:space="0" w:color="auto"/>
                        <w:left w:val="none" w:sz="0" w:space="0" w:color="auto"/>
                        <w:bottom w:val="none" w:sz="0" w:space="0" w:color="auto"/>
                        <w:right w:val="none" w:sz="0" w:space="0" w:color="auto"/>
                      </w:divBdr>
                    </w:div>
                  </w:divsChild>
                </w:div>
                <w:div w:id="2031371194">
                  <w:marLeft w:val="0"/>
                  <w:marRight w:val="0"/>
                  <w:marTop w:val="0"/>
                  <w:marBottom w:val="0"/>
                  <w:divBdr>
                    <w:top w:val="none" w:sz="0" w:space="0" w:color="auto"/>
                    <w:left w:val="none" w:sz="0" w:space="0" w:color="auto"/>
                    <w:bottom w:val="none" w:sz="0" w:space="0" w:color="auto"/>
                    <w:right w:val="none" w:sz="0" w:space="0" w:color="auto"/>
                  </w:divBdr>
                  <w:divsChild>
                    <w:div w:id="1092774462">
                      <w:marLeft w:val="0"/>
                      <w:marRight w:val="0"/>
                      <w:marTop w:val="0"/>
                      <w:marBottom w:val="0"/>
                      <w:divBdr>
                        <w:top w:val="none" w:sz="0" w:space="0" w:color="auto"/>
                        <w:left w:val="none" w:sz="0" w:space="0" w:color="auto"/>
                        <w:bottom w:val="none" w:sz="0" w:space="0" w:color="auto"/>
                        <w:right w:val="none" w:sz="0" w:space="0" w:color="auto"/>
                      </w:divBdr>
                    </w:div>
                  </w:divsChild>
                </w:div>
                <w:div w:id="2046250711">
                  <w:marLeft w:val="0"/>
                  <w:marRight w:val="0"/>
                  <w:marTop w:val="0"/>
                  <w:marBottom w:val="0"/>
                  <w:divBdr>
                    <w:top w:val="none" w:sz="0" w:space="0" w:color="auto"/>
                    <w:left w:val="none" w:sz="0" w:space="0" w:color="auto"/>
                    <w:bottom w:val="none" w:sz="0" w:space="0" w:color="auto"/>
                    <w:right w:val="none" w:sz="0" w:space="0" w:color="auto"/>
                  </w:divBdr>
                  <w:divsChild>
                    <w:div w:id="602348919">
                      <w:marLeft w:val="0"/>
                      <w:marRight w:val="0"/>
                      <w:marTop w:val="0"/>
                      <w:marBottom w:val="0"/>
                      <w:divBdr>
                        <w:top w:val="none" w:sz="0" w:space="0" w:color="auto"/>
                        <w:left w:val="none" w:sz="0" w:space="0" w:color="auto"/>
                        <w:bottom w:val="none" w:sz="0" w:space="0" w:color="auto"/>
                        <w:right w:val="none" w:sz="0" w:space="0" w:color="auto"/>
                      </w:divBdr>
                    </w:div>
                  </w:divsChild>
                </w:div>
                <w:div w:id="2112776257">
                  <w:marLeft w:val="0"/>
                  <w:marRight w:val="0"/>
                  <w:marTop w:val="0"/>
                  <w:marBottom w:val="0"/>
                  <w:divBdr>
                    <w:top w:val="none" w:sz="0" w:space="0" w:color="auto"/>
                    <w:left w:val="none" w:sz="0" w:space="0" w:color="auto"/>
                    <w:bottom w:val="none" w:sz="0" w:space="0" w:color="auto"/>
                    <w:right w:val="none" w:sz="0" w:space="0" w:color="auto"/>
                  </w:divBdr>
                  <w:divsChild>
                    <w:div w:id="8906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420967">
          <w:marLeft w:val="0"/>
          <w:marRight w:val="0"/>
          <w:marTop w:val="0"/>
          <w:marBottom w:val="0"/>
          <w:divBdr>
            <w:top w:val="none" w:sz="0" w:space="0" w:color="auto"/>
            <w:left w:val="none" w:sz="0" w:space="0" w:color="auto"/>
            <w:bottom w:val="none" w:sz="0" w:space="0" w:color="auto"/>
            <w:right w:val="none" w:sz="0" w:space="0" w:color="auto"/>
          </w:divBdr>
        </w:div>
        <w:div w:id="1184325298">
          <w:marLeft w:val="0"/>
          <w:marRight w:val="0"/>
          <w:marTop w:val="0"/>
          <w:marBottom w:val="0"/>
          <w:divBdr>
            <w:top w:val="none" w:sz="0" w:space="0" w:color="auto"/>
            <w:left w:val="none" w:sz="0" w:space="0" w:color="auto"/>
            <w:bottom w:val="none" w:sz="0" w:space="0" w:color="auto"/>
            <w:right w:val="none" w:sz="0" w:space="0" w:color="auto"/>
          </w:divBdr>
        </w:div>
        <w:div w:id="1189181082">
          <w:marLeft w:val="0"/>
          <w:marRight w:val="0"/>
          <w:marTop w:val="0"/>
          <w:marBottom w:val="0"/>
          <w:divBdr>
            <w:top w:val="none" w:sz="0" w:space="0" w:color="auto"/>
            <w:left w:val="none" w:sz="0" w:space="0" w:color="auto"/>
            <w:bottom w:val="none" w:sz="0" w:space="0" w:color="auto"/>
            <w:right w:val="none" w:sz="0" w:space="0" w:color="auto"/>
          </w:divBdr>
          <w:divsChild>
            <w:div w:id="1250388674">
              <w:marLeft w:val="-75"/>
              <w:marRight w:val="0"/>
              <w:marTop w:val="30"/>
              <w:marBottom w:val="30"/>
              <w:divBdr>
                <w:top w:val="none" w:sz="0" w:space="0" w:color="auto"/>
                <w:left w:val="none" w:sz="0" w:space="0" w:color="auto"/>
                <w:bottom w:val="none" w:sz="0" w:space="0" w:color="auto"/>
                <w:right w:val="none" w:sz="0" w:space="0" w:color="auto"/>
              </w:divBdr>
              <w:divsChild>
                <w:div w:id="39061277">
                  <w:marLeft w:val="0"/>
                  <w:marRight w:val="0"/>
                  <w:marTop w:val="0"/>
                  <w:marBottom w:val="0"/>
                  <w:divBdr>
                    <w:top w:val="none" w:sz="0" w:space="0" w:color="auto"/>
                    <w:left w:val="none" w:sz="0" w:space="0" w:color="auto"/>
                    <w:bottom w:val="none" w:sz="0" w:space="0" w:color="auto"/>
                    <w:right w:val="none" w:sz="0" w:space="0" w:color="auto"/>
                  </w:divBdr>
                  <w:divsChild>
                    <w:div w:id="1219516289">
                      <w:marLeft w:val="0"/>
                      <w:marRight w:val="0"/>
                      <w:marTop w:val="0"/>
                      <w:marBottom w:val="0"/>
                      <w:divBdr>
                        <w:top w:val="none" w:sz="0" w:space="0" w:color="auto"/>
                        <w:left w:val="none" w:sz="0" w:space="0" w:color="auto"/>
                        <w:bottom w:val="none" w:sz="0" w:space="0" w:color="auto"/>
                        <w:right w:val="none" w:sz="0" w:space="0" w:color="auto"/>
                      </w:divBdr>
                    </w:div>
                  </w:divsChild>
                </w:div>
                <w:div w:id="40130774">
                  <w:marLeft w:val="0"/>
                  <w:marRight w:val="0"/>
                  <w:marTop w:val="0"/>
                  <w:marBottom w:val="0"/>
                  <w:divBdr>
                    <w:top w:val="none" w:sz="0" w:space="0" w:color="auto"/>
                    <w:left w:val="none" w:sz="0" w:space="0" w:color="auto"/>
                    <w:bottom w:val="none" w:sz="0" w:space="0" w:color="auto"/>
                    <w:right w:val="none" w:sz="0" w:space="0" w:color="auto"/>
                  </w:divBdr>
                  <w:divsChild>
                    <w:div w:id="103425677">
                      <w:marLeft w:val="0"/>
                      <w:marRight w:val="0"/>
                      <w:marTop w:val="0"/>
                      <w:marBottom w:val="0"/>
                      <w:divBdr>
                        <w:top w:val="none" w:sz="0" w:space="0" w:color="auto"/>
                        <w:left w:val="none" w:sz="0" w:space="0" w:color="auto"/>
                        <w:bottom w:val="none" w:sz="0" w:space="0" w:color="auto"/>
                        <w:right w:val="none" w:sz="0" w:space="0" w:color="auto"/>
                      </w:divBdr>
                    </w:div>
                  </w:divsChild>
                </w:div>
                <w:div w:id="127280355">
                  <w:marLeft w:val="0"/>
                  <w:marRight w:val="0"/>
                  <w:marTop w:val="0"/>
                  <w:marBottom w:val="0"/>
                  <w:divBdr>
                    <w:top w:val="none" w:sz="0" w:space="0" w:color="auto"/>
                    <w:left w:val="none" w:sz="0" w:space="0" w:color="auto"/>
                    <w:bottom w:val="none" w:sz="0" w:space="0" w:color="auto"/>
                    <w:right w:val="none" w:sz="0" w:space="0" w:color="auto"/>
                  </w:divBdr>
                  <w:divsChild>
                    <w:div w:id="15347098">
                      <w:marLeft w:val="0"/>
                      <w:marRight w:val="0"/>
                      <w:marTop w:val="0"/>
                      <w:marBottom w:val="0"/>
                      <w:divBdr>
                        <w:top w:val="none" w:sz="0" w:space="0" w:color="auto"/>
                        <w:left w:val="none" w:sz="0" w:space="0" w:color="auto"/>
                        <w:bottom w:val="none" w:sz="0" w:space="0" w:color="auto"/>
                        <w:right w:val="none" w:sz="0" w:space="0" w:color="auto"/>
                      </w:divBdr>
                    </w:div>
                  </w:divsChild>
                </w:div>
                <w:div w:id="135681186">
                  <w:marLeft w:val="0"/>
                  <w:marRight w:val="0"/>
                  <w:marTop w:val="0"/>
                  <w:marBottom w:val="0"/>
                  <w:divBdr>
                    <w:top w:val="none" w:sz="0" w:space="0" w:color="auto"/>
                    <w:left w:val="none" w:sz="0" w:space="0" w:color="auto"/>
                    <w:bottom w:val="none" w:sz="0" w:space="0" w:color="auto"/>
                    <w:right w:val="none" w:sz="0" w:space="0" w:color="auto"/>
                  </w:divBdr>
                  <w:divsChild>
                    <w:div w:id="672535073">
                      <w:marLeft w:val="0"/>
                      <w:marRight w:val="0"/>
                      <w:marTop w:val="0"/>
                      <w:marBottom w:val="0"/>
                      <w:divBdr>
                        <w:top w:val="none" w:sz="0" w:space="0" w:color="auto"/>
                        <w:left w:val="none" w:sz="0" w:space="0" w:color="auto"/>
                        <w:bottom w:val="none" w:sz="0" w:space="0" w:color="auto"/>
                        <w:right w:val="none" w:sz="0" w:space="0" w:color="auto"/>
                      </w:divBdr>
                    </w:div>
                  </w:divsChild>
                </w:div>
                <w:div w:id="214702442">
                  <w:marLeft w:val="0"/>
                  <w:marRight w:val="0"/>
                  <w:marTop w:val="0"/>
                  <w:marBottom w:val="0"/>
                  <w:divBdr>
                    <w:top w:val="none" w:sz="0" w:space="0" w:color="auto"/>
                    <w:left w:val="none" w:sz="0" w:space="0" w:color="auto"/>
                    <w:bottom w:val="none" w:sz="0" w:space="0" w:color="auto"/>
                    <w:right w:val="none" w:sz="0" w:space="0" w:color="auto"/>
                  </w:divBdr>
                  <w:divsChild>
                    <w:div w:id="34820719">
                      <w:marLeft w:val="0"/>
                      <w:marRight w:val="0"/>
                      <w:marTop w:val="0"/>
                      <w:marBottom w:val="0"/>
                      <w:divBdr>
                        <w:top w:val="none" w:sz="0" w:space="0" w:color="auto"/>
                        <w:left w:val="none" w:sz="0" w:space="0" w:color="auto"/>
                        <w:bottom w:val="none" w:sz="0" w:space="0" w:color="auto"/>
                        <w:right w:val="none" w:sz="0" w:space="0" w:color="auto"/>
                      </w:divBdr>
                    </w:div>
                  </w:divsChild>
                </w:div>
                <w:div w:id="253822801">
                  <w:marLeft w:val="0"/>
                  <w:marRight w:val="0"/>
                  <w:marTop w:val="0"/>
                  <w:marBottom w:val="0"/>
                  <w:divBdr>
                    <w:top w:val="none" w:sz="0" w:space="0" w:color="auto"/>
                    <w:left w:val="none" w:sz="0" w:space="0" w:color="auto"/>
                    <w:bottom w:val="none" w:sz="0" w:space="0" w:color="auto"/>
                    <w:right w:val="none" w:sz="0" w:space="0" w:color="auto"/>
                  </w:divBdr>
                  <w:divsChild>
                    <w:div w:id="352699">
                      <w:marLeft w:val="0"/>
                      <w:marRight w:val="0"/>
                      <w:marTop w:val="0"/>
                      <w:marBottom w:val="0"/>
                      <w:divBdr>
                        <w:top w:val="none" w:sz="0" w:space="0" w:color="auto"/>
                        <w:left w:val="none" w:sz="0" w:space="0" w:color="auto"/>
                        <w:bottom w:val="none" w:sz="0" w:space="0" w:color="auto"/>
                        <w:right w:val="none" w:sz="0" w:space="0" w:color="auto"/>
                      </w:divBdr>
                    </w:div>
                    <w:div w:id="331839862">
                      <w:marLeft w:val="0"/>
                      <w:marRight w:val="0"/>
                      <w:marTop w:val="0"/>
                      <w:marBottom w:val="0"/>
                      <w:divBdr>
                        <w:top w:val="none" w:sz="0" w:space="0" w:color="auto"/>
                        <w:left w:val="none" w:sz="0" w:space="0" w:color="auto"/>
                        <w:bottom w:val="none" w:sz="0" w:space="0" w:color="auto"/>
                        <w:right w:val="none" w:sz="0" w:space="0" w:color="auto"/>
                      </w:divBdr>
                    </w:div>
                    <w:div w:id="417679182">
                      <w:marLeft w:val="0"/>
                      <w:marRight w:val="0"/>
                      <w:marTop w:val="0"/>
                      <w:marBottom w:val="0"/>
                      <w:divBdr>
                        <w:top w:val="none" w:sz="0" w:space="0" w:color="auto"/>
                        <w:left w:val="none" w:sz="0" w:space="0" w:color="auto"/>
                        <w:bottom w:val="none" w:sz="0" w:space="0" w:color="auto"/>
                        <w:right w:val="none" w:sz="0" w:space="0" w:color="auto"/>
                      </w:divBdr>
                    </w:div>
                    <w:div w:id="474643267">
                      <w:marLeft w:val="0"/>
                      <w:marRight w:val="0"/>
                      <w:marTop w:val="0"/>
                      <w:marBottom w:val="0"/>
                      <w:divBdr>
                        <w:top w:val="none" w:sz="0" w:space="0" w:color="auto"/>
                        <w:left w:val="none" w:sz="0" w:space="0" w:color="auto"/>
                        <w:bottom w:val="none" w:sz="0" w:space="0" w:color="auto"/>
                        <w:right w:val="none" w:sz="0" w:space="0" w:color="auto"/>
                      </w:divBdr>
                    </w:div>
                    <w:div w:id="541794116">
                      <w:marLeft w:val="0"/>
                      <w:marRight w:val="0"/>
                      <w:marTop w:val="0"/>
                      <w:marBottom w:val="0"/>
                      <w:divBdr>
                        <w:top w:val="none" w:sz="0" w:space="0" w:color="auto"/>
                        <w:left w:val="none" w:sz="0" w:space="0" w:color="auto"/>
                        <w:bottom w:val="none" w:sz="0" w:space="0" w:color="auto"/>
                        <w:right w:val="none" w:sz="0" w:space="0" w:color="auto"/>
                      </w:divBdr>
                    </w:div>
                    <w:div w:id="992372871">
                      <w:marLeft w:val="0"/>
                      <w:marRight w:val="0"/>
                      <w:marTop w:val="0"/>
                      <w:marBottom w:val="0"/>
                      <w:divBdr>
                        <w:top w:val="none" w:sz="0" w:space="0" w:color="auto"/>
                        <w:left w:val="none" w:sz="0" w:space="0" w:color="auto"/>
                        <w:bottom w:val="none" w:sz="0" w:space="0" w:color="auto"/>
                        <w:right w:val="none" w:sz="0" w:space="0" w:color="auto"/>
                      </w:divBdr>
                    </w:div>
                    <w:div w:id="1367028260">
                      <w:marLeft w:val="0"/>
                      <w:marRight w:val="0"/>
                      <w:marTop w:val="0"/>
                      <w:marBottom w:val="0"/>
                      <w:divBdr>
                        <w:top w:val="none" w:sz="0" w:space="0" w:color="auto"/>
                        <w:left w:val="none" w:sz="0" w:space="0" w:color="auto"/>
                        <w:bottom w:val="none" w:sz="0" w:space="0" w:color="auto"/>
                        <w:right w:val="none" w:sz="0" w:space="0" w:color="auto"/>
                      </w:divBdr>
                    </w:div>
                    <w:div w:id="1404254647">
                      <w:marLeft w:val="0"/>
                      <w:marRight w:val="0"/>
                      <w:marTop w:val="0"/>
                      <w:marBottom w:val="0"/>
                      <w:divBdr>
                        <w:top w:val="none" w:sz="0" w:space="0" w:color="auto"/>
                        <w:left w:val="none" w:sz="0" w:space="0" w:color="auto"/>
                        <w:bottom w:val="none" w:sz="0" w:space="0" w:color="auto"/>
                        <w:right w:val="none" w:sz="0" w:space="0" w:color="auto"/>
                      </w:divBdr>
                    </w:div>
                    <w:div w:id="1423067999">
                      <w:marLeft w:val="0"/>
                      <w:marRight w:val="0"/>
                      <w:marTop w:val="0"/>
                      <w:marBottom w:val="0"/>
                      <w:divBdr>
                        <w:top w:val="none" w:sz="0" w:space="0" w:color="auto"/>
                        <w:left w:val="none" w:sz="0" w:space="0" w:color="auto"/>
                        <w:bottom w:val="none" w:sz="0" w:space="0" w:color="auto"/>
                        <w:right w:val="none" w:sz="0" w:space="0" w:color="auto"/>
                      </w:divBdr>
                    </w:div>
                    <w:div w:id="1455561432">
                      <w:marLeft w:val="0"/>
                      <w:marRight w:val="0"/>
                      <w:marTop w:val="0"/>
                      <w:marBottom w:val="0"/>
                      <w:divBdr>
                        <w:top w:val="none" w:sz="0" w:space="0" w:color="auto"/>
                        <w:left w:val="none" w:sz="0" w:space="0" w:color="auto"/>
                        <w:bottom w:val="none" w:sz="0" w:space="0" w:color="auto"/>
                        <w:right w:val="none" w:sz="0" w:space="0" w:color="auto"/>
                      </w:divBdr>
                    </w:div>
                    <w:div w:id="1538813856">
                      <w:marLeft w:val="0"/>
                      <w:marRight w:val="0"/>
                      <w:marTop w:val="0"/>
                      <w:marBottom w:val="0"/>
                      <w:divBdr>
                        <w:top w:val="none" w:sz="0" w:space="0" w:color="auto"/>
                        <w:left w:val="none" w:sz="0" w:space="0" w:color="auto"/>
                        <w:bottom w:val="none" w:sz="0" w:space="0" w:color="auto"/>
                        <w:right w:val="none" w:sz="0" w:space="0" w:color="auto"/>
                      </w:divBdr>
                    </w:div>
                  </w:divsChild>
                </w:div>
                <w:div w:id="391081815">
                  <w:marLeft w:val="0"/>
                  <w:marRight w:val="0"/>
                  <w:marTop w:val="0"/>
                  <w:marBottom w:val="0"/>
                  <w:divBdr>
                    <w:top w:val="none" w:sz="0" w:space="0" w:color="auto"/>
                    <w:left w:val="none" w:sz="0" w:space="0" w:color="auto"/>
                    <w:bottom w:val="none" w:sz="0" w:space="0" w:color="auto"/>
                    <w:right w:val="none" w:sz="0" w:space="0" w:color="auto"/>
                  </w:divBdr>
                  <w:divsChild>
                    <w:div w:id="708338569">
                      <w:marLeft w:val="0"/>
                      <w:marRight w:val="0"/>
                      <w:marTop w:val="0"/>
                      <w:marBottom w:val="0"/>
                      <w:divBdr>
                        <w:top w:val="none" w:sz="0" w:space="0" w:color="auto"/>
                        <w:left w:val="none" w:sz="0" w:space="0" w:color="auto"/>
                        <w:bottom w:val="none" w:sz="0" w:space="0" w:color="auto"/>
                        <w:right w:val="none" w:sz="0" w:space="0" w:color="auto"/>
                      </w:divBdr>
                    </w:div>
                  </w:divsChild>
                </w:div>
                <w:div w:id="420874789">
                  <w:marLeft w:val="0"/>
                  <w:marRight w:val="0"/>
                  <w:marTop w:val="0"/>
                  <w:marBottom w:val="0"/>
                  <w:divBdr>
                    <w:top w:val="none" w:sz="0" w:space="0" w:color="auto"/>
                    <w:left w:val="none" w:sz="0" w:space="0" w:color="auto"/>
                    <w:bottom w:val="none" w:sz="0" w:space="0" w:color="auto"/>
                    <w:right w:val="none" w:sz="0" w:space="0" w:color="auto"/>
                  </w:divBdr>
                  <w:divsChild>
                    <w:div w:id="214586825">
                      <w:marLeft w:val="0"/>
                      <w:marRight w:val="0"/>
                      <w:marTop w:val="0"/>
                      <w:marBottom w:val="0"/>
                      <w:divBdr>
                        <w:top w:val="none" w:sz="0" w:space="0" w:color="auto"/>
                        <w:left w:val="none" w:sz="0" w:space="0" w:color="auto"/>
                        <w:bottom w:val="none" w:sz="0" w:space="0" w:color="auto"/>
                        <w:right w:val="none" w:sz="0" w:space="0" w:color="auto"/>
                      </w:divBdr>
                    </w:div>
                  </w:divsChild>
                </w:div>
                <w:div w:id="473571022">
                  <w:marLeft w:val="0"/>
                  <w:marRight w:val="0"/>
                  <w:marTop w:val="0"/>
                  <w:marBottom w:val="0"/>
                  <w:divBdr>
                    <w:top w:val="none" w:sz="0" w:space="0" w:color="auto"/>
                    <w:left w:val="none" w:sz="0" w:space="0" w:color="auto"/>
                    <w:bottom w:val="none" w:sz="0" w:space="0" w:color="auto"/>
                    <w:right w:val="none" w:sz="0" w:space="0" w:color="auto"/>
                  </w:divBdr>
                  <w:divsChild>
                    <w:div w:id="2140175296">
                      <w:marLeft w:val="0"/>
                      <w:marRight w:val="0"/>
                      <w:marTop w:val="0"/>
                      <w:marBottom w:val="0"/>
                      <w:divBdr>
                        <w:top w:val="none" w:sz="0" w:space="0" w:color="auto"/>
                        <w:left w:val="none" w:sz="0" w:space="0" w:color="auto"/>
                        <w:bottom w:val="none" w:sz="0" w:space="0" w:color="auto"/>
                        <w:right w:val="none" w:sz="0" w:space="0" w:color="auto"/>
                      </w:divBdr>
                    </w:div>
                  </w:divsChild>
                </w:div>
                <w:div w:id="494154833">
                  <w:marLeft w:val="0"/>
                  <w:marRight w:val="0"/>
                  <w:marTop w:val="0"/>
                  <w:marBottom w:val="0"/>
                  <w:divBdr>
                    <w:top w:val="none" w:sz="0" w:space="0" w:color="auto"/>
                    <w:left w:val="none" w:sz="0" w:space="0" w:color="auto"/>
                    <w:bottom w:val="none" w:sz="0" w:space="0" w:color="auto"/>
                    <w:right w:val="none" w:sz="0" w:space="0" w:color="auto"/>
                  </w:divBdr>
                  <w:divsChild>
                    <w:div w:id="1036780765">
                      <w:marLeft w:val="0"/>
                      <w:marRight w:val="0"/>
                      <w:marTop w:val="0"/>
                      <w:marBottom w:val="0"/>
                      <w:divBdr>
                        <w:top w:val="none" w:sz="0" w:space="0" w:color="auto"/>
                        <w:left w:val="none" w:sz="0" w:space="0" w:color="auto"/>
                        <w:bottom w:val="none" w:sz="0" w:space="0" w:color="auto"/>
                        <w:right w:val="none" w:sz="0" w:space="0" w:color="auto"/>
                      </w:divBdr>
                    </w:div>
                  </w:divsChild>
                </w:div>
                <w:div w:id="512652845">
                  <w:marLeft w:val="0"/>
                  <w:marRight w:val="0"/>
                  <w:marTop w:val="0"/>
                  <w:marBottom w:val="0"/>
                  <w:divBdr>
                    <w:top w:val="none" w:sz="0" w:space="0" w:color="auto"/>
                    <w:left w:val="none" w:sz="0" w:space="0" w:color="auto"/>
                    <w:bottom w:val="none" w:sz="0" w:space="0" w:color="auto"/>
                    <w:right w:val="none" w:sz="0" w:space="0" w:color="auto"/>
                  </w:divBdr>
                  <w:divsChild>
                    <w:div w:id="459615109">
                      <w:marLeft w:val="0"/>
                      <w:marRight w:val="0"/>
                      <w:marTop w:val="0"/>
                      <w:marBottom w:val="0"/>
                      <w:divBdr>
                        <w:top w:val="none" w:sz="0" w:space="0" w:color="auto"/>
                        <w:left w:val="none" w:sz="0" w:space="0" w:color="auto"/>
                        <w:bottom w:val="none" w:sz="0" w:space="0" w:color="auto"/>
                        <w:right w:val="none" w:sz="0" w:space="0" w:color="auto"/>
                      </w:divBdr>
                    </w:div>
                  </w:divsChild>
                </w:div>
                <w:div w:id="685523787">
                  <w:marLeft w:val="0"/>
                  <w:marRight w:val="0"/>
                  <w:marTop w:val="0"/>
                  <w:marBottom w:val="0"/>
                  <w:divBdr>
                    <w:top w:val="none" w:sz="0" w:space="0" w:color="auto"/>
                    <w:left w:val="none" w:sz="0" w:space="0" w:color="auto"/>
                    <w:bottom w:val="none" w:sz="0" w:space="0" w:color="auto"/>
                    <w:right w:val="none" w:sz="0" w:space="0" w:color="auto"/>
                  </w:divBdr>
                  <w:divsChild>
                    <w:div w:id="1974865375">
                      <w:marLeft w:val="0"/>
                      <w:marRight w:val="0"/>
                      <w:marTop w:val="0"/>
                      <w:marBottom w:val="0"/>
                      <w:divBdr>
                        <w:top w:val="none" w:sz="0" w:space="0" w:color="auto"/>
                        <w:left w:val="none" w:sz="0" w:space="0" w:color="auto"/>
                        <w:bottom w:val="none" w:sz="0" w:space="0" w:color="auto"/>
                        <w:right w:val="none" w:sz="0" w:space="0" w:color="auto"/>
                      </w:divBdr>
                    </w:div>
                  </w:divsChild>
                </w:div>
                <w:div w:id="1049112511">
                  <w:marLeft w:val="0"/>
                  <w:marRight w:val="0"/>
                  <w:marTop w:val="0"/>
                  <w:marBottom w:val="0"/>
                  <w:divBdr>
                    <w:top w:val="none" w:sz="0" w:space="0" w:color="auto"/>
                    <w:left w:val="none" w:sz="0" w:space="0" w:color="auto"/>
                    <w:bottom w:val="none" w:sz="0" w:space="0" w:color="auto"/>
                    <w:right w:val="none" w:sz="0" w:space="0" w:color="auto"/>
                  </w:divBdr>
                  <w:divsChild>
                    <w:div w:id="1610743936">
                      <w:marLeft w:val="0"/>
                      <w:marRight w:val="0"/>
                      <w:marTop w:val="0"/>
                      <w:marBottom w:val="0"/>
                      <w:divBdr>
                        <w:top w:val="none" w:sz="0" w:space="0" w:color="auto"/>
                        <w:left w:val="none" w:sz="0" w:space="0" w:color="auto"/>
                        <w:bottom w:val="none" w:sz="0" w:space="0" w:color="auto"/>
                        <w:right w:val="none" w:sz="0" w:space="0" w:color="auto"/>
                      </w:divBdr>
                    </w:div>
                  </w:divsChild>
                </w:div>
                <w:div w:id="1064715058">
                  <w:marLeft w:val="0"/>
                  <w:marRight w:val="0"/>
                  <w:marTop w:val="0"/>
                  <w:marBottom w:val="0"/>
                  <w:divBdr>
                    <w:top w:val="none" w:sz="0" w:space="0" w:color="auto"/>
                    <w:left w:val="none" w:sz="0" w:space="0" w:color="auto"/>
                    <w:bottom w:val="none" w:sz="0" w:space="0" w:color="auto"/>
                    <w:right w:val="none" w:sz="0" w:space="0" w:color="auto"/>
                  </w:divBdr>
                  <w:divsChild>
                    <w:div w:id="1953971826">
                      <w:marLeft w:val="0"/>
                      <w:marRight w:val="0"/>
                      <w:marTop w:val="0"/>
                      <w:marBottom w:val="0"/>
                      <w:divBdr>
                        <w:top w:val="none" w:sz="0" w:space="0" w:color="auto"/>
                        <w:left w:val="none" w:sz="0" w:space="0" w:color="auto"/>
                        <w:bottom w:val="none" w:sz="0" w:space="0" w:color="auto"/>
                        <w:right w:val="none" w:sz="0" w:space="0" w:color="auto"/>
                      </w:divBdr>
                    </w:div>
                  </w:divsChild>
                </w:div>
                <w:div w:id="1479763711">
                  <w:marLeft w:val="0"/>
                  <w:marRight w:val="0"/>
                  <w:marTop w:val="0"/>
                  <w:marBottom w:val="0"/>
                  <w:divBdr>
                    <w:top w:val="none" w:sz="0" w:space="0" w:color="auto"/>
                    <w:left w:val="none" w:sz="0" w:space="0" w:color="auto"/>
                    <w:bottom w:val="none" w:sz="0" w:space="0" w:color="auto"/>
                    <w:right w:val="none" w:sz="0" w:space="0" w:color="auto"/>
                  </w:divBdr>
                  <w:divsChild>
                    <w:div w:id="1429230487">
                      <w:marLeft w:val="0"/>
                      <w:marRight w:val="0"/>
                      <w:marTop w:val="0"/>
                      <w:marBottom w:val="0"/>
                      <w:divBdr>
                        <w:top w:val="none" w:sz="0" w:space="0" w:color="auto"/>
                        <w:left w:val="none" w:sz="0" w:space="0" w:color="auto"/>
                        <w:bottom w:val="none" w:sz="0" w:space="0" w:color="auto"/>
                        <w:right w:val="none" w:sz="0" w:space="0" w:color="auto"/>
                      </w:divBdr>
                    </w:div>
                  </w:divsChild>
                </w:div>
                <w:div w:id="1480999928">
                  <w:marLeft w:val="0"/>
                  <w:marRight w:val="0"/>
                  <w:marTop w:val="0"/>
                  <w:marBottom w:val="0"/>
                  <w:divBdr>
                    <w:top w:val="none" w:sz="0" w:space="0" w:color="auto"/>
                    <w:left w:val="none" w:sz="0" w:space="0" w:color="auto"/>
                    <w:bottom w:val="none" w:sz="0" w:space="0" w:color="auto"/>
                    <w:right w:val="none" w:sz="0" w:space="0" w:color="auto"/>
                  </w:divBdr>
                  <w:divsChild>
                    <w:div w:id="747532241">
                      <w:marLeft w:val="0"/>
                      <w:marRight w:val="0"/>
                      <w:marTop w:val="0"/>
                      <w:marBottom w:val="0"/>
                      <w:divBdr>
                        <w:top w:val="none" w:sz="0" w:space="0" w:color="auto"/>
                        <w:left w:val="none" w:sz="0" w:space="0" w:color="auto"/>
                        <w:bottom w:val="none" w:sz="0" w:space="0" w:color="auto"/>
                        <w:right w:val="none" w:sz="0" w:space="0" w:color="auto"/>
                      </w:divBdr>
                    </w:div>
                  </w:divsChild>
                </w:div>
                <w:div w:id="1500925910">
                  <w:marLeft w:val="0"/>
                  <w:marRight w:val="0"/>
                  <w:marTop w:val="0"/>
                  <w:marBottom w:val="0"/>
                  <w:divBdr>
                    <w:top w:val="none" w:sz="0" w:space="0" w:color="auto"/>
                    <w:left w:val="none" w:sz="0" w:space="0" w:color="auto"/>
                    <w:bottom w:val="none" w:sz="0" w:space="0" w:color="auto"/>
                    <w:right w:val="none" w:sz="0" w:space="0" w:color="auto"/>
                  </w:divBdr>
                  <w:divsChild>
                    <w:div w:id="755444725">
                      <w:marLeft w:val="0"/>
                      <w:marRight w:val="0"/>
                      <w:marTop w:val="0"/>
                      <w:marBottom w:val="0"/>
                      <w:divBdr>
                        <w:top w:val="none" w:sz="0" w:space="0" w:color="auto"/>
                        <w:left w:val="none" w:sz="0" w:space="0" w:color="auto"/>
                        <w:bottom w:val="none" w:sz="0" w:space="0" w:color="auto"/>
                        <w:right w:val="none" w:sz="0" w:space="0" w:color="auto"/>
                      </w:divBdr>
                    </w:div>
                  </w:divsChild>
                </w:div>
                <w:div w:id="1593203426">
                  <w:marLeft w:val="0"/>
                  <w:marRight w:val="0"/>
                  <w:marTop w:val="0"/>
                  <w:marBottom w:val="0"/>
                  <w:divBdr>
                    <w:top w:val="none" w:sz="0" w:space="0" w:color="auto"/>
                    <w:left w:val="none" w:sz="0" w:space="0" w:color="auto"/>
                    <w:bottom w:val="none" w:sz="0" w:space="0" w:color="auto"/>
                    <w:right w:val="none" w:sz="0" w:space="0" w:color="auto"/>
                  </w:divBdr>
                  <w:divsChild>
                    <w:div w:id="1964186875">
                      <w:marLeft w:val="0"/>
                      <w:marRight w:val="0"/>
                      <w:marTop w:val="0"/>
                      <w:marBottom w:val="0"/>
                      <w:divBdr>
                        <w:top w:val="none" w:sz="0" w:space="0" w:color="auto"/>
                        <w:left w:val="none" w:sz="0" w:space="0" w:color="auto"/>
                        <w:bottom w:val="none" w:sz="0" w:space="0" w:color="auto"/>
                        <w:right w:val="none" w:sz="0" w:space="0" w:color="auto"/>
                      </w:divBdr>
                    </w:div>
                  </w:divsChild>
                </w:div>
                <w:div w:id="1682780166">
                  <w:marLeft w:val="0"/>
                  <w:marRight w:val="0"/>
                  <w:marTop w:val="0"/>
                  <w:marBottom w:val="0"/>
                  <w:divBdr>
                    <w:top w:val="none" w:sz="0" w:space="0" w:color="auto"/>
                    <w:left w:val="none" w:sz="0" w:space="0" w:color="auto"/>
                    <w:bottom w:val="none" w:sz="0" w:space="0" w:color="auto"/>
                    <w:right w:val="none" w:sz="0" w:space="0" w:color="auto"/>
                  </w:divBdr>
                  <w:divsChild>
                    <w:div w:id="1879708242">
                      <w:marLeft w:val="0"/>
                      <w:marRight w:val="0"/>
                      <w:marTop w:val="0"/>
                      <w:marBottom w:val="0"/>
                      <w:divBdr>
                        <w:top w:val="none" w:sz="0" w:space="0" w:color="auto"/>
                        <w:left w:val="none" w:sz="0" w:space="0" w:color="auto"/>
                        <w:bottom w:val="none" w:sz="0" w:space="0" w:color="auto"/>
                        <w:right w:val="none" w:sz="0" w:space="0" w:color="auto"/>
                      </w:divBdr>
                    </w:div>
                  </w:divsChild>
                </w:div>
                <w:div w:id="1871337255">
                  <w:marLeft w:val="0"/>
                  <w:marRight w:val="0"/>
                  <w:marTop w:val="0"/>
                  <w:marBottom w:val="0"/>
                  <w:divBdr>
                    <w:top w:val="none" w:sz="0" w:space="0" w:color="auto"/>
                    <w:left w:val="none" w:sz="0" w:space="0" w:color="auto"/>
                    <w:bottom w:val="none" w:sz="0" w:space="0" w:color="auto"/>
                    <w:right w:val="none" w:sz="0" w:space="0" w:color="auto"/>
                  </w:divBdr>
                  <w:divsChild>
                    <w:div w:id="1022705808">
                      <w:marLeft w:val="0"/>
                      <w:marRight w:val="0"/>
                      <w:marTop w:val="0"/>
                      <w:marBottom w:val="0"/>
                      <w:divBdr>
                        <w:top w:val="none" w:sz="0" w:space="0" w:color="auto"/>
                        <w:left w:val="none" w:sz="0" w:space="0" w:color="auto"/>
                        <w:bottom w:val="none" w:sz="0" w:space="0" w:color="auto"/>
                        <w:right w:val="none" w:sz="0" w:space="0" w:color="auto"/>
                      </w:divBdr>
                    </w:div>
                  </w:divsChild>
                </w:div>
                <w:div w:id="1891457921">
                  <w:marLeft w:val="0"/>
                  <w:marRight w:val="0"/>
                  <w:marTop w:val="0"/>
                  <w:marBottom w:val="0"/>
                  <w:divBdr>
                    <w:top w:val="none" w:sz="0" w:space="0" w:color="auto"/>
                    <w:left w:val="none" w:sz="0" w:space="0" w:color="auto"/>
                    <w:bottom w:val="none" w:sz="0" w:space="0" w:color="auto"/>
                    <w:right w:val="none" w:sz="0" w:space="0" w:color="auto"/>
                  </w:divBdr>
                  <w:divsChild>
                    <w:div w:id="1275097002">
                      <w:marLeft w:val="0"/>
                      <w:marRight w:val="0"/>
                      <w:marTop w:val="0"/>
                      <w:marBottom w:val="0"/>
                      <w:divBdr>
                        <w:top w:val="none" w:sz="0" w:space="0" w:color="auto"/>
                        <w:left w:val="none" w:sz="0" w:space="0" w:color="auto"/>
                        <w:bottom w:val="none" w:sz="0" w:space="0" w:color="auto"/>
                        <w:right w:val="none" w:sz="0" w:space="0" w:color="auto"/>
                      </w:divBdr>
                    </w:div>
                  </w:divsChild>
                </w:div>
                <w:div w:id="1901016026">
                  <w:marLeft w:val="0"/>
                  <w:marRight w:val="0"/>
                  <w:marTop w:val="0"/>
                  <w:marBottom w:val="0"/>
                  <w:divBdr>
                    <w:top w:val="none" w:sz="0" w:space="0" w:color="auto"/>
                    <w:left w:val="none" w:sz="0" w:space="0" w:color="auto"/>
                    <w:bottom w:val="none" w:sz="0" w:space="0" w:color="auto"/>
                    <w:right w:val="none" w:sz="0" w:space="0" w:color="auto"/>
                  </w:divBdr>
                  <w:divsChild>
                    <w:div w:id="585572611">
                      <w:marLeft w:val="0"/>
                      <w:marRight w:val="0"/>
                      <w:marTop w:val="0"/>
                      <w:marBottom w:val="0"/>
                      <w:divBdr>
                        <w:top w:val="none" w:sz="0" w:space="0" w:color="auto"/>
                        <w:left w:val="none" w:sz="0" w:space="0" w:color="auto"/>
                        <w:bottom w:val="none" w:sz="0" w:space="0" w:color="auto"/>
                        <w:right w:val="none" w:sz="0" w:space="0" w:color="auto"/>
                      </w:divBdr>
                    </w:div>
                  </w:divsChild>
                </w:div>
                <w:div w:id="1966347166">
                  <w:marLeft w:val="0"/>
                  <w:marRight w:val="0"/>
                  <w:marTop w:val="0"/>
                  <w:marBottom w:val="0"/>
                  <w:divBdr>
                    <w:top w:val="none" w:sz="0" w:space="0" w:color="auto"/>
                    <w:left w:val="none" w:sz="0" w:space="0" w:color="auto"/>
                    <w:bottom w:val="none" w:sz="0" w:space="0" w:color="auto"/>
                    <w:right w:val="none" w:sz="0" w:space="0" w:color="auto"/>
                  </w:divBdr>
                  <w:divsChild>
                    <w:div w:id="1019041100">
                      <w:marLeft w:val="0"/>
                      <w:marRight w:val="0"/>
                      <w:marTop w:val="0"/>
                      <w:marBottom w:val="0"/>
                      <w:divBdr>
                        <w:top w:val="none" w:sz="0" w:space="0" w:color="auto"/>
                        <w:left w:val="none" w:sz="0" w:space="0" w:color="auto"/>
                        <w:bottom w:val="none" w:sz="0" w:space="0" w:color="auto"/>
                        <w:right w:val="none" w:sz="0" w:space="0" w:color="auto"/>
                      </w:divBdr>
                    </w:div>
                  </w:divsChild>
                </w:div>
                <w:div w:id="2138404935">
                  <w:marLeft w:val="0"/>
                  <w:marRight w:val="0"/>
                  <w:marTop w:val="0"/>
                  <w:marBottom w:val="0"/>
                  <w:divBdr>
                    <w:top w:val="none" w:sz="0" w:space="0" w:color="auto"/>
                    <w:left w:val="none" w:sz="0" w:space="0" w:color="auto"/>
                    <w:bottom w:val="none" w:sz="0" w:space="0" w:color="auto"/>
                    <w:right w:val="none" w:sz="0" w:space="0" w:color="auto"/>
                  </w:divBdr>
                  <w:divsChild>
                    <w:div w:id="991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772168">
          <w:marLeft w:val="0"/>
          <w:marRight w:val="0"/>
          <w:marTop w:val="0"/>
          <w:marBottom w:val="0"/>
          <w:divBdr>
            <w:top w:val="none" w:sz="0" w:space="0" w:color="auto"/>
            <w:left w:val="none" w:sz="0" w:space="0" w:color="auto"/>
            <w:bottom w:val="none" w:sz="0" w:space="0" w:color="auto"/>
            <w:right w:val="none" w:sz="0" w:space="0" w:color="auto"/>
          </w:divBdr>
          <w:divsChild>
            <w:div w:id="420375491">
              <w:marLeft w:val="-75"/>
              <w:marRight w:val="0"/>
              <w:marTop w:val="30"/>
              <w:marBottom w:val="30"/>
              <w:divBdr>
                <w:top w:val="none" w:sz="0" w:space="0" w:color="auto"/>
                <w:left w:val="none" w:sz="0" w:space="0" w:color="auto"/>
                <w:bottom w:val="none" w:sz="0" w:space="0" w:color="auto"/>
                <w:right w:val="none" w:sz="0" w:space="0" w:color="auto"/>
              </w:divBdr>
              <w:divsChild>
                <w:div w:id="55209292">
                  <w:marLeft w:val="0"/>
                  <w:marRight w:val="0"/>
                  <w:marTop w:val="0"/>
                  <w:marBottom w:val="0"/>
                  <w:divBdr>
                    <w:top w:val="none" w:sz="0" w:space="0" w:color="auto"/>
                    <w:left w:val="none" w:sz="0" w:space="0" w:color="auto"/>
                    <w:bottom w:val="none" w:sz="0" w:space="0" w:color="auto"/>
                    <w:right w:val="none" w:sz="0" w:space="0" w:color="auto"/>
                  </w:divBdr>
                  <w:divsChild>
                    <w:div w:id="1121001034">
                      <w:marLeft w:val="0"/>
                      <w:marRight w:val="0"/>
                      <w:marTop w:val="0"/>
                      <w:marBottom w:val="0"/>
                      <w:divBdr>
                        <w:top w:val="none" w:sz="0" w:space="0" w:color="auto"/>
                        <w:left w:val="none" w:sz="0" w:space="0" w:color="auto"/>
                        <w:bottom w:val="none" w:sz="0" w:space="0" w:color="auto"/>
                        <w:right w:val="none" w:sz="0" w:space="0" w:color="auto"/>
                      </w:divBdr>
                    </w:div>
                  </w:divsChild>
                </w:div>
                <w:div w:id="82141766">
                  <w:marLeft w:val="0"/>
                  <w:marRight w:val="0"/>
                  <w:marTop w:val="0"/>
                  <w:marBottom w:val="0"/>
                  <w:divBdr>
                    <w:top w:val="none" w:sz="0" w:space="0" w:color="auto"/>
                    <w:left w:val="none" w:sz="0" w:space="0" w:color="auto"/>
                    <w:bottom w:val="none" w:sz="0" w:space="0" w:color="auto"/>
                    <w:right w:val="none" w:sz="0" w:space="0" w:color="auto"/>
                  </w:divBdr>
                  <w:divsChild>
                    <w:div w:id="1192379403">
                      <w:marLeft w:val="0"/>
                      <w:marRight w:val="0"/>
                      <w:marTop w:val="0"/>
                      <w:marBottom w:val="0"/>
                      <w:divBdr>
                        <w:top w:val="none" w:sz="0" w:space="0" w:color="auto"/>
                        <w:left w:val="none" w:sz="0" w:space="0" w:color="auto"/>
                        <w:bottom w:val="none" w:sz="0" w:space="0" w:color="auto"/>
                        <w:right w:val="none" w:sz="0" w:space="0" w:color="auto"/>
                      </w:divBdr>
                    </w:div>
                  </w:divsChild>
                </w:div>
                <w:div w:id="297342717">
                  <w:marLeft w:val="0"/>
                  <w:marRight w:val="0"/>
                  <w:marTop w:val="0"/>
                  <w:marBottom w:val="0"/>
                  <w:divBdr>
                    <w:top w:val="none" w:sz="0" w:space="0" w:color="auto"/>
                    <w:left w:val="none" w:sz="0" w:space="0" w:color="auto"/>
                    <w:bottom w:val="none" w:sz="0" w:space="0" w:color="auto"/>
                    <w:right w:val="none" w:sz="0" w:space="0" w:color="auto"/>
                  </w:divBdr>
                  <w:divsChild>
                    <w:div w:id="2078437050">
                      <w:marLeft w:val="0"/>
                      <w:marRight w:val="0"/>
                      <w:marTop w:val="0"/>
                      <w:marBottom w:val="0"/>
                      <w:divBdr>
                        <w:top w:val="none" w:sz="0" w:space="0" w:color="auto"/>
                        <w:left w:val="none" w:sz="0" w:space="0" w:color="auto"/>
                        <w:bottom w:val="none" w:sz="0" w:space="0" w:color="auto"/>
                        <w:right w:val="none" w:sz="0" w:space="0" w:color="auto"/>
                      </w:divBdr>
                    </w:div>
                  </w:divsChild>
                </w:div>
                <w:div w:id="495919649">
                  <w:marLeft w:val="0"/>
                  <w:marRight w:val="0"/>
                  <w:marTop w:val="0"/>
                  <w:marBottom w:val="0"/>
                  <w:divBdr>
                    <w:top w:val="none" w:sz="0" w:space="0" w:color="auto"/>
                    <w:left w:val="none" w:sz="0" w:space="0" w:color="auto"/>
                    <w:bottom w:val="none" w:sz="0" w:space="0" w:color="auto"/>
                    <w:right w:val="none" w:sz="0" w:space="0" w:color="auto"/>
                  </w:divBdr>
                  <w:divsChild>
                    <w:div w:id="245460160">
                      <w:marLeft w:val="0"/>
                      <w:marRight w:val="0"/>
                      <w:marTop w:val="0"/>
                      <w:marBottom w:val="0"/>
                      <w:divBdr>
                        <w:top w:val="none" w:sz="0" w:space="0" w:color="auto"/>
                        <w:left w:val="none" w:sz="0" w:space="0" w:color="auto"/>
                        <w:bottom w:val="none" w:sz="0" w:space="0" w:color="auto"/>
                        <w:right w:val="none" w:sz="0" w:space="0" w:color="auto"/>
                      </w:divBdr>
                    </w:div>
                    <w:div w:id="786389335">
                      <w:marLeft w:val="0"/>
                      <w:marRight w:val="0"/>
                      <w:marTop w:val="0"/>
                      <w:marBottom w:val="0"/>
                      <w:divBdr>
                        <w:top w:val="none" w:sz="0" w:space="0" w:color="auto"/>
                        <w:left w:val="none" w:sz="0" w:space="0" w:color="auto"/>
                        <w:bottom w:val="none" w:sz="0" w:space="0" w:color="auto"/>
                        <w:right w:val="none" w:sz="0" w:space="0" w:color="auto"/>
                      </w:divBdr>
                    </w:div>
                  </w:divsChild>
                </w:div>
                <w:div w:id="555748095">
                  <w:marLeft w:val="0"/>
                  <w:marRight w:val="0"/>
                  <w:marTop w:val="0"/>
                  <w:marBottom w:val="0"/>
                  <w:divBdr>
                    <w:top w:val="none" w:sz="0" w:space="0" w:color="auto"/>
                    <w:left w:val="none" w:sz="0" w:space="0" w:color="auto"/>
                    <w:bottom w:val="none" w:sz="0" w:space="0" w:color="auto"/>
                    <w:right w:val="none" w:sz="0" w:space="0" w:color="auto"/>
                  </w:divBdr>
                  <w:divsChild>
                    <w:div w:id="82578422">
                      <w:marLeft w:val="0"/>
                      <w:marRight w:val="0"/>
                      <w:marTop w:val="0"/>
                      <w:marBottom w:val="0"/>
                      <w:divBdr>
                        <w:top w:val="none" w:sz="0" w:space="0" w:color="auto"/>
                        <w:left w:val="none" w:sz="0" w:space="0" w:color="auto"/>
                        <w:bottom w:val="none" w:sz="0" w:space="0" w:color="auto"/>
                        <w:right w:val="none" w:sz="0" w:space="0" w:color="auto"/>
                      </w:divBdr>
                    </w:div>
                    <w:div w:id="1608078082">
                      <w:marLeft w:val="0"/>
                      <w:marRight w:val="0"/>
                      <w:marTop w:val="0"/>
                      <w:marBottom w:val="0"/>
                      <w:divBdr>
                        <w:top w:val="none" w:sz="0" w:space="0" w:color="auto"/>
                        <w:left w:val="none" w:sz="0" w:space="0" w:color="auto"/>
                        <w:bottom w:val="none" w:sz="0" w:space="0" w:color="auto"/>
                        <w:right w:val="none" w:sz="0" w:space="0" w:color="auto"/>
                      </w:divBdr>
                    </w:div>
                  </w:divsChild>
                </w:div>
                <w:div w:id="560094456">
                  <w:marLeft w:val="0"/>
                  <w:marRight w:val="0"/>
                  <w:marTop w:val="0"/>
                  <w:marBottom w:val="0"/>
                  <w:divBdr>
                    <w:top w:val="none" w:sz="0" w:space="0" w:color="auto"/>
                    <w:left w:val="none" w:sz="0" w:space="0" w:color="auto"/>
                    <w:bottom w:val="none" w:sz="0" w:space="0" w:color="auto"/>
                    <w:right w:val="none" w:sz="0" w:space="0" w:color="auto"/>
                  </w:divBdr>
                  <w:divsChild>
                    <w:div w:id="357509297">
                      <w:marLeft w:val="0"/>
                      <w:marRight w:val="0"/>
                      <w:marTop w:val="0"/>
                      <w:marBottom w:val="0"/>
                      <w:divBdr>
                        <w:top w:val="none" w:sz="0" w:space="0" w:color="auto"/>
                        <w:left w:val="none" w:sz="0" w:space="0" w:color="auto"/>
                        <w:bottom w:val="none" w:sz="0" w:space="0" w:color="auto"/>
                        <w:right w:val="none" w:sz="0" w:space="0" w:color="auto"/>
                      </w:divBdr>
                    </w:div>
                  </w:divsChild>
                </w:div>
                <w:div w:id="569845677">
                  <w:marLeft w:val="0"/>
                  <w:marRight w:val="0"/>
                  <w:marTop w:val="0"/>
                  <w:marBottom w:val="0"/>
                  <w:divBdr>
                    <w:top w:val="none" w:sz="0" w:space="0" w:color="auto"/>
                    <w:left w:val="none" w:sz="0" w:space="0" w:color="auto"/>
                    <w:bottom w:val="none" w:sz="0" w:space="0" w:color="auto"/>
                    <w:right w:val="none" w:sz="0" w:space="0" w:color="auto"/>
                  </w:divBdr>
                  <w:divsChild>
                    <w:div w:id="2063751428">
                      <w:marLeft w:val="0"/>
                      <w:marRight w:val="0"/>
                      <w:marTop w:val="0"/>
                      <w:marBottom w:val="0"/>
                      <w:divBdr>
                        <w:top w:val="none" w:sz="0" w:space="0" w:color="auto"/>
                        <w:left w:val="none" w:sz="0" w:space="0" w:color="auto"/>
                        <w:bottom w:val="none" w:sz="0" w:space="0" w:color="auto"/>
                        <w:right w:val="none" w:sz="0" w:space="0" w:color="auto"/>
                      </w:divBdr>
                    </w:div>
                  </w:divsChild>
                </w:div>
                <w:div w:id="630138447">
                  <w:marLeft w:val="0"/>
                  <w:marRight w:val="0"/>
                  <w:marTop w:val="0"/>
                  <w:marBottom w:val="0"/>
                  <w:divBdr>
                    <w:top w:val="none" w:sz="0" w:space="0" w:color="auto"/>
                    <w:left w:val="none" w:sz="0" w:space="0" w:color="auto"/>
                    <w:bottom w:val="none" w:sz="0" w:space="0" w:color="auto"/>
                    <w:right w:val="none" w:sz="0" w:space="0" w:color="auto"/>
                  </w:divBdr>
                  <w:divsChild>
                    <w:div w:id="1920821416">
                      <w:marLeft w:val="0"/>
                      <w:marRight w:val="0"/>
                      <w:marTop w:val="0"/>
                      <w:marBottom w:val="0"/>
                      <w:divBdr>
                        <w:top w:val="none" w:sz="0" w:space="0" w:color="auto"/>
                        <w:left w:val="none" w:sz="0" w:space="0" w:color="auto"/>
                        <w:bottom w:val="none" w:sz="0" w:space="0" w:color="auto"/>
                        <w:right w:val="none" w:sz="0" w:space="0" w:color="auto"/>
                      </w:divBdr>
                    </w:div>
                  </w:divsChild>
                </w:div>
                <w:div w:id="728726228">
                  <w:marLeft w:val="0"/>
                  <w:marRight w:val="0"/>
                  <w:marTop w:val="0"/>
                  <w:marBottom w:val="0"/>
                  <w:divBdr>
                    <w:top w:val="none" w:sz="0" w:space="0" w:color="auto"/>
                    <w:left w:val="none" w:sz="0" w:space="0" w:color="auto"/>
                    <w:bottom w:val="none" w:sz="0" w:space="0" w:color="auto"/>
                    <w:right w:val="none" w:sz="0" w:space="0" w:color="auto"/>
                  </w:divBdr>
                  <w:divsChild>
                    <w:div w:id="821191064">
                      <w:marLeft w:val="0"/>
                      <w:marRight w:val="0"/>
                      <w:marTop w:val="0"/>
                      <w:marBottom w:val="0"/>
                      <w:divBdr>
                        <w:top w:val="none" w:sz="0" w:space="0" w:color="auto"/>
                        <w:left w:val="none" w:sz="0" w:space="0" w:color="auto"/>
                        <w:bottom w:val="none" w:sz="0" w:space="0" w:color="auto"/>
                        <w:right w:val="none" w:sz="0" w:space="0" w:color="auto"/>
                      </w:divBdr>
                    </w:div>
                  </w:divsChild>
                </w:div>
                <w:div w:id="782113595">
                  <w:marLeft w:val="0"/>
                  <w:marRight w:val="0"/>
                  <w:marTop w:val="0"/>
                  <w:marBottom w:val="0"/>
                  <w:divBdr>
                    <w:top w:val="none" w:sz="0" w:space="0" w:color="auto"/>
                    <w:left w:val="none" w:sz="0" w:space="0" w:color="auto"/>
                    <w:bottom w:val="none" w:sz="0" w:space="0" w:color="auto"/>
                    <w:right w:val="none" w:sz="0" w:space="0" w:color="auto"/>
                  </w:divBdr>
                  <w:divsChild>
                    <w:div w:id="1450929261">
                      <w:marLeft w:val="0"/>
                      <w:marRight w:val="0"/>
                      <w:marTop w:val="0"/>
                      <w:marBottom w:val="0"/>
                      <w:divBdr>
                        <w:top w:val="none" w:sz="0" w:space="0" w:color="auto"/>
                        <w:left w:val="none" w:sz="0" w:space="0" w:color="auto"/>
                        <w:bottom w:val="none" w:sz="0" w:space="0" w:color="auto"/>
                        <w:right w:val="none" w:sz="0" w:space="0" w:color="auto"/>
                      </w:divBdr>
                    </w:div>
                  </w:divsChild>
                </w:div>
                <w:div w:id="1004549141">
                  <w:marLeft w:val="0"/>
                  <w:marRight w:val="0"/>
                  <w:marTop w:val="0"/>
                  <w:marBottom w:val="0"/>
                  <w:divBdr>
                    <w:top w:val="none" w:sz="0" w:space="0" w:color="auto"/>
                    <w:left w:val="none" w:sz="0" w:space="0" w:color="auto"/>
                    <w:bottom w:val="none" w:sz="0" w:space="0" w:color="auto"/>
                    <w:right w:val="none" w:sz="0" w:space="0" w:color="auto"/>
                  </w:divBdr>
                  <w:divsChild>
                    <w:div w:id="307831415">
                      <w:marLeft w:val="0"/>
                      <w:marRight w:val="0"/>
                      <w:marTop w:val="0"/>
                      <w:marBottom w:val="0"/>
                      <w:divBdr>
                        <w:top w:val="none" w:sz="0" w:space="0" w:color="auto"/>
                        <w:left w:val="none" w:sz="0" w:space="0" w:color="auto"/>
                        <w:bottom w:val="none" w:sz="0" w:space="0" w:color="auto"/>
                        <w:right w:val="none" w:sz="0" w:space="0" w:color="auto"/>
                      </w:divBdr>
                    </w:div>
                    <w:div w:id="1723749318">
                      <w:marLeft w:val="0"/>
                      <w:marRight w:val="0"/>
                      <w:marTop w:val="0"/>
                      <w:marBottom w:val="0"/>
                      <w:divBdr>
                        <w:top w:val="none" w:sz="0" w:space="0" w:color="auto"/>
                        <w:left w:val="none" w:sz="0" w:space="0" w:color="auto"/>
                        <w:bottom w:val="none" w:sz="0" w:space="0" w:color="auto"/>
                        <w:right w:val="none" w:sz="0" w:space="0" w:color="auto"/>
                      </w:divBdr>
                    </w:div>
                    <w:div w:id="1949893389">
                      <w:marLeft w:val="0"/>
                      <w:marRight w:val="0"/>
                      <w:marTop w:val="0"/>
                      <w:marBottom w:val="0"/>
                      <w:divBdr>
                        <w:top w:val="none" w:sz="0" w:space="0" w:color="auto"/>
                        <w:left w:val="none" w:sz="0" w:space="0" w:color="auto"/>
                        <w:bottom w:val="none" w:sz="0" w:space="0" w:color="auto"/>
                        <w:right w:val="none" w:sz="0" w:space="0" w:color="auto"/>
                      </w:divBdr>
                    </w:div>
                  </w:divsChild>
                </w:div>
                <w:div w:id="1008867161">
                  <w:marLeft w:val="0"/>
                  <w:marRight w:val="0"/>
                  <w:marTop w:val="0"/>
                  <w:marBottom w:val="0"/>
                  <w:divBdr>
                    <w:top w:val="none" w:sz="0" w:space="0" w:color="auto"/>
                    <w:left w:val="none" w:sz="0" w:space="0" w:color="auto"/>
                    <w:bottom w:val="none" w:sz="0" w:space="0" w:color="auto"/>
                    <w:right w:val="none" w:sz="0" w:space="0" w:color="auto"/>
                  </w:divBdr>
                  <w:divsChild>
                    <w:div w:id="701781446">
                      <w:marLeft w:val="0"/>
                      <w:marRight w:val="0"/>
                      <w:marTop w:val="0"/>
                      <w:marBottom w:val="0"/>
                      <w:divBdr>
                        <w:top w:val="none" w:sz="0" w:space="0" w:color="auto"/>
                        <w:left w:val="none" w:sz="0" w:space="0" w:color="auto"/>
                        <w:bottom w:val="none" w:sz="0" w:space="0" w:color="auto"/>
                        <w:right w:val="none" w:sz="0" w:space="0" w:color="auto"/>
                      </w:divBdr>
                    </w:div>
                  </w:divsChild>
                </w:div>
                <w:div w:id="1391424721">
                  <w:marLeft w:val="0"/>
                  <w:marRight w:val="0"/>
                  <w:marTop w:val="0"/>
                  <w:marBottom w:val="0"/>
                  <w:divBdr>
                    <w:top w:val="none" w:sz="0" w:space="0" w:color="auto"/>
                    <w:left w:val="none" w:sz="0" w:space="0" w:color="auto"/>
                    <w:bottom w:val="none" w:sz="0" w:space="0" w:color="auto"/>
                    <w:right w:val="none" w:sz="0" w:space="0" w:color="auto"/>
                  </w:divBdr>
                  <w:divsChild>
                    <w:div w:id="130102746">
                      <w:marLeft w:val="0"/>
                      <w:marRight w:val="0"/>
                      <w:marTop w:val="0"/>
                      <w:marBottom w:val="0"/>
                      <w:divBdr>
                        <w:top w:val="none" w:sz="0" w:space="0" w:color="auto"/>
                        <w:left w:val="none" w:sz="0" w:space="0" w:color="auto"/>
                        <w:bottom w:val="none" w:sz="0" w:space="0" w:color="auto"/>
                        <w:right w:val="none" w:sz="0" w:space="0" w:color="auto"/>
                      </w:divBdr>
                    </w:div>
                    <w:div w:id="140780185">
                      <w:marLeft w:val="0"/>
                      <w:marRight w:val="0"/>
                      <w:marTop w:val="0"/>
                      <w:marBottom w:val="0"/>
                      <w:divBdr>
                        <w:top w:val="none" w:sz="0" w:space="0" w:color="auto"/>
                        <w:left w:val="none" w:sz="0" w:space="0" w:color="auto"/>
                        <w:bottom w:val="none" w:sz="0" w:space="0" w:color="auto"/>
                        <w:right w:val="none" w:sz="0" w:space="0" w:color="auto"/>
                      </w:divBdr>
                    </w:div>
                    <w:div w:id="142814743">
                      <w:marLeft w:val="0"/>
                      <w:marRight w:val="0"/>
                      <w:marTop w:val="0"/>
                      <w:marBottom w:val="0"/>
                      <w:divBdr>
                        <w:top w:val="none" w:sz="0" w:space="0" w:color="auto"/>
                        <w:left w:val="none" w:sz="0" w:space="0" w:color="auto"/>
                        <w:bottom w:val="none" w:sz="0" w:space="0" w:color="auto"/>
                        <w:right w:val="none" w:sz="0" w:space="0" w:color="auto"/>
                      </w:divBdr>
                    </w:div>
                    <w:div w:id="377173010">
                      <w:marLeft w:val="0"/>
                      <w:marRight w:val="0"/>
                      <w:marTop w:val="0"/>
                      <w:marBottom w:val="0"/>
                      <w:divBdr>
                        <w:top w:val="none" w:sz="0" w:space="0" w:color="auto"/>
                        <w:left w:val="none" w:sz="0" w:space="0" w:color="auto"/>
                        <w:bottom w:val="none" w:sz="0" w:space="0" w:color="auto"/>
                        <w:right w:val="none" w:sz="0" w:space="0" w:color="auto"/>
                      </w:divBdr>
                    </w:div>
                    <w:div w:id="464856468">
                      <w:marLeft w:val="0"/>
                      <w:marRight w:val="0"/>
                      <w:marTop w:val="0"/>
                      <w:marBottom w:val="0"/>
                      <w:divBdr>
                        <w:top w:val="none" w:sz="0" w:space="0" w:color="auto"/>
                        <w:left w:val="none" w:sz="0" w:space="0" w:color="auto"/>
                        <w:bottom w:val="none" w:sz="0" w:space="0" w:color="auto"/>
                        <w:right w:val="none" w:sz="0" w:space="0" w:color="auto"/>
                      </w:divBdr>
                    </w:div>
                    <w:div w:id="561215002">
                      <w:marLeft w:val="0"/>
                      <w:marRight w:val="0"/>
                      <w:marTop w:val="0"/>
                      <w:marBottom w:val="0"/>
                      <w:divBdr>
                        <w:top w:val="none" w:sz="0" w:space="0" w:color="auto"/>
                        <w:left w:val="none" w:sz="0" w:space="0" w:color="auto"/>
                        <w:bottom w:val="none" w:sz="0" w:space="0" w:color="auto"/>
                        <w:right w:val="none" w:sz="0" w:space="0" w:color="auto"/>
                      </w:divBdr>
                    </w:div>
                    <w:div w:id="999306570">
                      <w:marLeft w:val="0"/>
                      <w:marRight w:val="0"/>
                      <w:marTop w:val="0"/>
                      <w:marBottom w:val="0"/>
                      <w:divBdr>
                        <w:top w:val="none" w:sz="0" w:space="0" w:color="auto"/>
                        <w:left w:val="none" w:sz="0" w:space="0" w:color="auto"/>
                        <w:bottom w:val="none" w:sz="0" w:space="0" w:color="auto"/>
                        <w:right w:val="none" w:sz="0" w:space="0" w:color="auto"/>
                      </w:divBdr>
                    </w:div>
                    <w:div w:id="1031222768">
                      <w:marLeft w:val="0"/>
                      <w:marRight w:val="0"/>
                      <w:marTop w:val="0"/>
                      <w:marBottom w:val="0"/>
                      <w:divBdr>
                        <w:top w:val="none" w:sz="0" w:space="0" w:color="auto"/>
                        <w:left w:val="none" w:sz="0" w:space="0" w:color="auto"/>
                        <w:bottom w:val="none" w:sz="0" w:space="0" w:color="auto"/>
                        <w:right w:val="none" w:sz="0" w:space="0" w:color="auto"/>
                      </w:divBdr>
                    </w:div>
                    <w:div w:id="1151410363">
                      <w:marLeft w:val="0"/>
                      <w:marRight w:val="0"/>
                      <w:marTop w:val="0"/>
                      <w:marBottom w:val="0"/>
                      <w:divBdr>
                        <w:top w:val="none" w:sz="0" w:space="0" w:color="auto"/>
                        <w:left w:val="none" w:sz="0" w:space="0" w:color="auto"/>
                        <w:bottom w:val="none" w:sz="0" w:space="0" w:color="auto"/>
                        <w:right w:val="none" w:sz="0" w:space="0" w:color="auto"/>
                      </w:divBdr>
                    </w:div>
                    <w:div w:id="1833373389">
                      <w:marLeft w:val="0"/>
                      <w:marRight w:val="0"/>
                      <w:marTop w:val="0"/>
                      <w:marBottom w:val="0"/>
                      <w:divBdr>
                        <w:top w:val="none" w:sz="0" w:space="0" w:color="auto"/>
                        <w:left w:val="none" w:sz="0" w:space="0" w:color="auto"/>
                        <w:bottom w:val="none" w:sz="0" w:space="0" w:color="auto"/>
                        <w:right w:val="none" w:sz="0" w:space="0" w:color="auto"/>
                      </w:divBdr>
                    </w:div>
                    <w:div w:id="2057269094">
                      <w:marLeft w:val="0"/>
                      <w:marRight w:val="0"/>
                      <w:marTop w:val="0"/>
                      <w:marBottom w:val="0"/>
                      <w:divBdr>
                        <w:top w:val="none" w:sz="0" w:space="0" w:color="auto"/>
                        <w:left w:val="none" w:sz="0" w:space="0" w:color="auto"/>
                        <w:bottom w:val="none" w:sz="0" w:space="0" w:color="auto"/>
                        <w:right w:val="none" w:sz="0" w:space="0" w:color="auto"/>
                      </w:divBdr>
                    </w:div>
                  </w:divsChild>
                </w:div>
                <w:div w:id="1413308189">
                  <w:marLeft w:val="0"/>
                  <w:marRight w:val="0"/>
                  <w:marTop w:val="0"/>
                  <w:marBottom w:val="0"/>
                  <w:divBdr>
                    <w:top w:val="none" w:sz="0" w:space="0" w:color="auto"/>
                    <w:left w:val="none" w:sz="0" w:space="0" w:color="auto"/>
                    <w:bottom w:val="none" w:sz="0" w:space="0" w:color="auto"/>
                    <w:right w:val="none" w:sz="0" w:space="0" w:color="auto"/>
                  </w:divBdr>
                  <w:divsChild>
                    <w:div w:id="1274629835">
                      <w:marLeft w:val="0"/>
                      <w:marRight w:val="0"/>
                      <w:marTop w:val="0"/>
                      <w:marBottom w:val="0"/>
                      <w:divBdr>
                        <w:top w:val="none" w:sz="0" w:space="0" w:color="auto"/>
                        <w:left w:val="none" w:sz="0" w:space="0" w:color="auto"/>
                        <w:bottom w:val="none" w:sz="0" w:space="0" w:color="auto"/>
                        <w:right w:val="none" w:sz="0" w:space="0" w:color="auto"/>
                      </w:divBdr>
                    </w:div>
                  </w:divsChild>
                </w:div>
                <w:div w:id="1429348506">
                  <w:marLeft w:val="0"/>
                  <w:marRight w:val="0"/>
                  <w:marTop w:val="0"/>
                  <w:marBottom w:val="0"/>
                  <w:divBdr>
                    <w:top w:val="none" w:sz="0" w:space="0" w:color="auto"/>
                    <w:left w:val="none" w:sz="0" w:space="0" w:color="auto"/>
                    <w:bottom w:val="none" w:sz="0" w:space="0" w:color="auto"/>
                    <w:right w:val="none" w:sz="0" w:space="0" w:color="auto"/>
                  </w:divBdr>
                  <w:divsChild>
                    <w:div w:id="388651040">
                      <w:marLeft w:val="0"/>
                      <w:marRight w:val="0"/>
                      <w:marTop w:val="0"/>
                      <w:marBottom w:val="0"/>
                      <w:divBdr>
                        <w:top w:val="none" w:sz="0" w:space="0" w:color="auto"/>
                        <w:left w:val="none" w:sz="0" w:space="0" w:color="auto"/>
                        <w:bottom w:val="none" w:sz="0" w:space="0" w:color="auto"/>
                        <w:right w:val="none" w:sz="0" w:space="0" w:color="auto"/>
                      </w:divBdr>
                    </w:div>
                  </w:divsChild>
                </w:div>
                <w:div w:id="1437866718">
                  <w:marLeft w:val="0"/>
                  <w:marRight w:val="0"/>
                  <w:marTop w:val="0"/>
                  <w:marBottom w:val="0"/>
                  <w:divBdr>
                    <w:top w:val="none" w:sz="0" w:space="0" w:color="auto"/>
                    <w:left w:val="none" w:sz="0" w:space="0" w:color="auto"/>
                    <w:bottom w:val="none" w:sz="0" w:space="0" w:color="auto"/>
                    <w:right w:val="none" w:sz="0" w:space="0" w:color="auto"/>
                  </w:divBdr>
                  <w:divsChild>
                    <w:div w:id="1326208031">
                      <w:marLeft w:val="0"/>
                      <w:marRight w:val="0"/>
                      <w:marTop w:val="0"/>
                      <w:marBottom w:val="0"/>
                      <w:divBdr>
                        <w:top w:val="none" w:sz="0" w:space="0" w:color="auto"/>
                        <w:left w:val="none" w:sz="0" w:space="0" w:color="auto"/>
                        <w:bottom w:val="none" w:sz="0" w:space="0" w:color="auto"/>
                        <w:right w:val="none" w:sz="0" w:space="0" w:color="auto"/>
                      </w:divBdr>
                    </w:div>
                  </w:divsChild>
                </w:div>
                <w:div w:id="1522161549">
                  <w:marLeft w:val="0"/>
                  <w:marRight w:val="0"/>
                  <w:marTop w:val="0"/>
                  <w:marBottom w:val="0"/>
                  <w:divBdr>
                    <w:top w:val="none" w:sz="0" w:space="0" w:color="auto"/>
                    <w:left w:val="none" w:sz="0" w:space="0" w:color="auto"/>
                    <w:bottom w:val="none" w:sz="0" w:space="0" w:color="auto"/>
                    <w:right w:val="none" w:sz="0" w:space="0" w:color="auto"/>
                  </w:divBdr>
                  <w:divsChild>
                    <w:div w:id="1162504578">
                      <w:marLeft w:val="0"/>
                      <w:marRight w:val="0"/>
                      <w:marTop w:val="0"/>
                      <w:marBottom w:val="0"/>
                      <w:divBdr>
                        <w:top w:val="none" w:sz="0" w:space="0" w:color="auto"/>
                        <w:left w:val="none" w:sz="0" w:space="0" w:color="auto"/>
                        <w:bottom w:val="none" w:sz="0" w:space="0" w:color="auto"/>
                        <w:right w:val="none" w:sz="0" w:space="0" w:color="auto"/>
                      </w:divBdr>
                    </w:div>
                  </w:divsChild>
                </w:div>
                <w:div w:id="1543135795">
                  <w:marLeft w:val="0"/>
                  <w:marRight w:val="0"/>
                  <w:marTop w:val="0"/>
                  <w:marBottom w:val="0"/>
                  <w:divBdr>
                    <w:top w:val="none" w:sz="0" w:space="0" w:color="auto"/>
                    <w:left w:val="none" w:sz="0" w:space="0" w:color="auto"/>
                    <w:bottom w:val="none" w:sz="0" w:space="0" w:color="auto"/>
                    <w:right w:val="none" w:sz="0" w:space="0" w:color="auto"/>
                  </w:divBdr>
                  <w:divsChild>
                    <w:div w:id="1086196472">
                      <w:marLeft w:val="0"/>
                      <w:marRight w:val="0"/>
                      <w:marTop w:val="0"/>
                      <w:marBottom w:val="0"/>
                      <w:divBdr>
                        <w:top w:val="none" w:sz="0" w:space="0" w:color="auto"/>
                        <w:left w:val="none" w:sz="0" w:space="0" w:color="auto"/>
                        <w:bottom w:val="none" w:sz="0" w:space="0" w:color="auto"/>
                        <w:right w:val="none" w:sz="0" w:space="0" w:color="auto"/>
                      </w:divBdr>
                    </w:div>
                  </w:divsChild>
                </w:div>
                <w:div w:id="1739203739">
                  <w:marLeft w:val="0"/>
                  <w:marRight w:val="0"/>
                  <w:marTop w:val="0"/>
                  <w:marBottom w:val="0"/>
                  <w:divBdr>
                    <w:top w:val="none" w:sz="0" w:space="0" w:color="auto"/>
                    <w:left w:val="none" w:sz="0" w:space="0" w:color="auto"/>
                    <w:bottom w:val="none" w:sz="0" w:space="0" w:color="auto"/>
                    <w:right w:val="none" w:sz="0" w:space="0" w:color="auto"/>
                  </w:divBdr>
                  <w:divsChild>
                    <w:div w:id="803817833">
                      <w:marLeft w:val="0"/>
                      <w:marRight w:val="0"/>
                      <w:marTop w:val="0"/>
                      <w:marBottom w:val="0"/>
                      <w:divBdr>
                        <w:top w:val="none" w:sz="0" w:space="0" w:color="auto"/>
                        <w:left w:val="none" w:sz="0" w:space="0" w:color="auto"/>
                        <w:bottom w:val="none" w:sz="0" w:space="0" w:color="auto"/>
                        <w:right w:val="none" w:sz="0" w:space="0" w:color="auto"/>
                      </w:divBdr>
                    </w:div>
                  </w:divsChild>
                </w:div>
                <w:div w:id="1753501753">
                  <w:marLeft w:val="0"/>
                  <w:marRight w:val="0"/>
                  <w:marTop w:val="0"/>
                  <w:marBottom w:val="0"/>
                  <w:divBdr>
                    <w:top w:val="none" w:sz="0" w:space="0" w:color="auto"/>
                    <w:left w:val="none" w:sz="0" w:space="0" w:color="auto"/>
                    <w:bottom w:val="none" w:sz="0" w:space="0" w:color="auto"/>
                    <w:right w:val="none" w:sz="0" w:space="0" w:color="auto"/>
                  </w:divBdr>
                  <w:divsChild>
                    <w:div w:id="1109741833">
                      <w:marLeft w:val="0"/>
                      <w:marRight w:val="0"/>
                      <w:marTop w:val="0"/>
                      <w:marBottom w:val="0"/>
                      <w:divBdr>
                        <w:top w:val="none" w:sz="0" w:space="0" w:color="auto"/>
                        <w:left w:val="none" w:sz="0" w:space="0" w:color="auto"/>
                        <w:bottom w:val="none" w:sz="0" w:space="0" w:color="auto"/>
                        <w:right w:val="none" w:sz="0" w:space="0" w:color="auto"/>
                      </w:divBdr>
                    </w:div>
                  </w:divsChild>
                </w:div>
                <w:div w:id="1838958936">
                  <w:marLeft w:val="0"/>
                  <w:marRight w:val="0"/>
                  <w:marTop w:val="0"/>
                  <w:marBottom w:val="0"/>
                  <w:divBdr>
                    <w:top w:val="none" w:sz="0" w:space="0" w:color="auto"/>
                    <w:left w:val="none" w:sz="0" w:space="0" w:color="auto"/>
                    <w:bottom w:val="none" w:sz="0" w:space="0" w:color="auto"/>
                    <w:right w:val="none" w:sz="0" w:space="0" w:color="auto"/>
                  </w:divBdr>
                  <w:divsChild>
                    <w:div w:id="916094677">
                      <w:marLeft w:val="0"/>
                      <w:marRight w:val="0"/>
                      <w:marTop w:val="0"/>
                      <w:marBottom w:val="0"/>
                      <w:divBdr>
                        <w:top w:val="none" w:sz="0" w:space="0" w:color="auto"/>
                        <w:left w:val="none" w:sz="0" w:space="0" w:color="auto"/>
                        <w:bottom w:val="none" w:sz="0" w:space="0" w:color="auto"/>
                        <w:right w:val="none" w:sz="0" w:space="0" w:color="auto"/>
                      </w:divBdr>
                    </w:div>
                  </w:divsChild>
                </w:div>
                <w:div w:id="1973778897">
                  <w:marLeft w:val="0"/>
                  <w:marRight w:val="0"/>
                  <w:marTop w:val="0"/>
                  <w:marBottom w:val="0"/>
                  <w:divBdr>
                    <w:top w:val="none" w:sz="0" w:space="0" w:color="auto"/>
                    <w:left w:val="none" w:sz="0" w:space="0" w:color="auto"/>
                    <w:bottom w:val="none" w:sz="0" w:space="0" w:color="auto"/>
                    <w:right w:val="none" w:sz="0" w:space="0" w:color="auto"/>
                  </w:divBdr>
                  <w:divsChild>
                    <w:div w:id="1645355934">
                      <w:marLeft w:val="0"/>
                      <w:marRight w:val="0"/>
                      <w:marTop w:val="0"/>
                      <w:marBottom w:val="0"/>
                      <w:divBdr>
                        <w:top w:val="none" w:sz="0" w:space="0" w:color="auto"/>
                        <w:left w:val="none" w:sz="0" w:space="0" w:color="auto"/>
                        <w:bottom w:val="none" w:sz="0" w:space="0" w:color="auto"/>
                        <w:right w:val="none" w:sz="0" w:space="0" w:color="auto"/>
                      </w:divBdr>
                    </w:div>
                  </w:divsChild>
                </w:div>
                <w:div w:id="2026205697">
                  <w:marLeft w:val="0"/>
                  <w:marRight w:val="0"/>
                  <w:marTop w:val="0"/>
                  <w:marBottom w:val="0"/>
                  <w:divBdr>
                    <w:top w:val="none" w:sz="0" w:space="0" w:color="auto"/>
                    <w:left w:val="none" w:sz="0" w:space="0" w:color="auto"/>
                    <w:bottom w:val="none" w:sz="0" w:space="0" w:color="auto"/>
                    <w:right w:val="none" w:sz="0" w:space="0" w:color="auto"/>
                  </w:divBdr>
                  <w:divsChild>
                    <w:div w:id="1427574998">
                      <w:marLeft w:val="0"/>
                      <w:marRight w:val="0"/>
                      <w:marTop w:val="0"/>
                      <w:marBottom w:val="0"/>
                      <w:divBdr>
                        <w:top w:val="none" w:sz="0" w:space="0" w:color="auto"/>
                        <w:left w:val="none" w:sz="0" w:space="0" w:color="auto"/>
                        <w:bottom w:val="none" w:sz="0" w:space="0" w:color="auto"/>
                        <w:right w:val="none" w:sz="0" w:space="0" w:color="auto"/>
                      </w:divBdr>
                    </w:div>
                  </w:divsChild>
                </w:div>
                <w:div w:id="2131392614">
                  <w:marLeft w:val="0"/>
                  <w:marRight w:val="0"/>
                  <w:marTop w:val="0"/>
                  <w:marBottom w:val="0"/>
                  <w:divBdr>
                    <w:top w:val="none" w:sz="0" w:space="0" w:color="auto"/>
                    <w:left w:val="none" w:sz="0" w:space="0" w:color="auto"/>
                    <w:bottom w:val="none" w:sz="0" w:space="0" w:color="auto"/>
                    <w:right w:val="none" w:sz="0" w:space="0" w:color="auto"/>
                  </w:divBdr>
                  <w:divsChild>
                    <w:div w:id="7936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773120">
          <w:marLeft w:val="0"/>
          <w:marRight w:val="0"/>
          <w:marTop w:val="0"/>
          <w:marBottom w:val="0"/>
          <w:divBdr>
            <w:top w:val="none" w:sz="0" w:space="0" w:color="auto"/>
            <w:left w:val="none" w:sz="0" w:space="0" w:color="auto"/>
            <w:bottom w:val="none" w:sz="0" w:space="0" w:color="auto"/>
            <w:right w:val="none" w:sz="0" w:space="0" w:color="auto"/>
          </w:divBdr>
          <w:divsChild>
            <w:div w:id="182134843">
              <w:marLeft w:val="-75"/>
              <w:marRight w:val="0"/>
              <w:marTop w:val="30"/>
              <w:marBottom w:val="30"/>
              <w:divBdr>
                <w:top w:val="none" w:sz="0" w:space="0" w:color="auto"/>
                <w:left w:val="none" w:sz="0" w:space="0" w:color="auto"/>
                <w:bottom w:val="none" w:sz="0" w:space="0" w:color="auto"/>
                <w:right w:val="none" w:sz="0" w:space="0" w:color="auto"/>
              </w:divBdr>
              <w:divsChild>
                <w:div w:id="85737645">
                  <w:marLeft w:val="0"/>
                  <w:marRight w:val="0"/>
                  <w:marTop w:val="0"/>
                  <w:marBottom w:val="0"/>
                  <w:divBdr>
                    <w:top w:val="none" w:sz="0" w:space="0" w:color="auto"/>
                    <w:left w:val="none" w:sz="0" w:space="0" w:color="auto"/>
                    <w:bottom w:val="none" w:sz="0" w:space="0" w:color="auto"/>
                    <w:right w:val="none" w:sz="0" w:space="0" w:color="auto"/>
                  </w:divBdr>
                  <w:divsChild>
                    <w:div w:id="946545763">
                      <w:marLeft w:val="0"/>
                      <w:marRight w:val="0"/>
                      <w:marTop w:val="0"/>
                      <w:marBottom w:val="0"/>
                      <w:divBdr>
                        <w:top w:val="none" w:sz="0" w:space="0" w:color="auto"/>
                        <w:left w:val="none" w:sz="0" w:space="0" w:color="auto"/>
                        <w:bottom w:val="none" w:sz="0" w:space="0" w:color="auto"/>
                        <w:right w:val="none" w:sz="0" w:space="0" w:color="auto"/>
                      </w:divBdr>
                    </w:div>
                  </w:divsChild>
                </w:div>
                <w:div w:id="130754945">
                  <w:marLeft w:val="0"/>
                  <w:marRight w:val="0"/>
                  <w:marTop w:val="0"/>
                  <w:marBottom w:val="0"/>
                  <w:divBdr>
                    <w:top w:val="none" w:sz="0" w:space="0" w:color="auto"/>
                    <w:left w:val="none" w:sz="0" w:space="0" w:color="auto"/>
                    <w:bottom w:val="none" w:sz="0" w:space="0" w:color="auto"/>
                    <w:right w:val="none" w:sz="0" w:space="0" w:color="auto"/>
                  </w:divBdr>
                  <w:divsChild>
                    <w:div w:id="623779542">
                      <w:marLeft w:val="0"/>
                      <w:marRight w:val="0"/>
                      <w:marTop w:val="0"/>
                      <w:marBottom w:val="0"/>
                      <w:divBdr>
                        <w:top w:val="none" w:sz="0" w:space="0" w:color="auto"/>
                        <w:left w:val="none" w:sz="0" w:space="0" w:color="auto"/>
                        <w:bottom w:val="none" w:sz="0" w:space="0" w:color="auto"/>
                        <w:right w:val="none" w:sz="0" w:space="0" w:color="auto"/>
                      </w:divBdr>
                    </w:div>
                    <w:div w:id="1935823628">
                      <w:marLeft w:val="0"/>
                      <w:marRight w:val="0"/>
                      <w:marTop w:val="0"/>
                      <w:marBottom w:val="0"/>
                      <w:divBdr>
                        <w:top w:val="none" w:sz="0" w:space="0" w:color="auto"/>
                        <w:left w:val="none" w:sz="0" w:space="0" w:color="auto"/>
                        <w:bottom w:val="none" w:sz="0" w:space="0" w:color="auto"/>
                        <w:right w:val="none" w:sz="0" w:space="0" w:color="auto"/>
                      </w:divBdr>
                    </w:div>
                  </w:divsChild>
                </w:div>
                <w:div w:id="178861447">
                  <w:marLeft w:val="0"/>
                  <w:marRight w:val="0"/>
                  <w:marTop w:val="0"/>
                  <w:marBottom w:val="0"/>
                  <w:divBdr>
                    <w:top w:val="none" w:sz="0" w:space="0" w:color="auto"/>
                    <w:left w:val="none" w:sz="0" w:space="0" w:color="auto"/>
                    <w:bottom w:val="none" w:sz="0" w:space="0" w:color="auto"/>
                    <w:right w:val="none" w:sz="0" w:space="0" w:color="auto"/>
                  </w:divBdr>
                  <w:divsChild>
                    <w:div w:id="99956621">
                      <w:marLeft w:val="0"/>
                      <w:marRight w:val="0"/>
                      <w:marTop w:val="0"/>
                      <w:marBottom w:val="0"/>
                      <w:divBdr>
                        <w:top w:val="none" w:sz="0" w:space="0" w:color="auto"/>
                        <w:left w:val="none" w:sz="0" w:space="0" w:color="auto"/>
                        <w:bottom w:val="none" w:sz="0" w:space="0" w:color="auto"/>
                        <w:right w:val="none" w:sz="0" w:space="0" w:color="auto"/>
                      </w:divBdr>
                    </w:div>
                    <w:div w:id="234631970">
                      <w:marLeft w:val="0"/>
                      <w:marRight w:val="0"/>
                      <w:marTop w:val="0"/>
                      <w:marBottom w:val="0"/>
                      <w:divBdr>
                        <w:top w:val="none" w:sz="0" w:space="0" w:color="auto"/>
                        <w:left w:val="none" w:sz="0" w:space="0" w:color="auto"/>
                        <w:bottom w:val="none" w:sz="0" w:space="0" w:color="auto"/>
                        <w:right w:val="none" w:sz="0" w:space="0" w:color="auto"/>
                      </w:divBdr>
                    </w:div>
                    <w:div w:id="244992572">
                      <w:marLeft w:val="0"/>
                      <w:marRight w:val="0"/>
                      <w:marTop w:val="0"/>
                      <w:marBottom w:val="0"/>
                      <w:divBdr>
                        <w:top w:val="none" w:sz="0" w:space="0" w:color="auto"/>
                        <w:left w:val="none" w:sz="0" w:space="0" w:color="auto"/>
                        <w:bottom w:val="none" w:sz="0" w:space="0" w:color="auto"/>
                        <w:right w:val="none" w:sz="0" w:space="0" w:color="auto"/>
                      </w:divBdr>
                    </w:div>
                    <w:div w:id="256988708">
                      <w:marLeft w:val="0"/>
                      <w:marRight w:val="0"/>
                      <w:marTop w:val="0"/>
                      <w:marBottom w:val="0"/>
                      <w:divBdr>
                        <w:top w:val="none" w:sz="0" w:space="0" w:color="auto"/>
                        <w:left w:val="none" w:sz="0" w:space="0" w:color="auto"/>
                        <w:bottom w:val="none" w:sz="0" w:space="0" w:color="auto"/>
                        <w:right w:val="none" w:sz="0" w:space="0" w:color="auto"/>
                      </w:divBdr>
                    </w:div>
                    <w:div w:id="579174353">
                      <w:marLeft w:val="0"/>
                      <w:marRight w:val="0"/>
                      <w:marTop w:val="0"/>
                      <w:marBottom w:val="0"/>
                      <w:divBdr>
                        <w:top w:val="none" w:sz="0" w:space="0" w:color="auto"/>
                        <w:left w:val="none" w:sz="0" w:space="0" w:color="auto"/>
                        <w:bottom w:val="none" w:sz="0" w:space="0" w:color="auto"/>
                        <w:right w:val="none" w:sz="0" w:space="0" w:color="auto"/>
                      </w:divBdr>
                    </w:div>
                    <w:div w:id="876238482">
                      <w:marLeft w:val="0"/>
                      <w:marRight w:val="0"/>
                      <w:marTop w:val="0"/>
                      <w:marBottom w:val="0"/>
                      <w:divBdr>
                        <w:top w:val="none" w:sz="0" w:space="0" w:color="auto"/>
                        <w:left w:val="none" w:sz="0" w:space="0" w:color="auto"/>
                        <w:bottom w:val="none" w:sz="0" w:space="0" w:color="auto"/>
                        <w:right w:val="none" w:sz="0" w:space="0" w:color="auto"/>
                      </w:divBdr>
                    </w:div>
                    <w:div w:id="1790855834">
                      <w:marLeft w:val="0"/>
                      <w:marRight w:val="0"/>
                      <w:marTop w:val="0"/>
                      <w:marBottom w:val="0"/>
                      <w:divBdr>
                        <w:top w:val="none" w:sz="0" w:space="0" w:color="auto"/>
                        <w:left w:val="none" w:sz="0" w:space="0" w:color="auto"/>
                        <w:bottom w:val="none" w:sz="0" w:space="0" w:color="auto"/>
                        <w:right w:val="none" w:sz="0" w:space="0" w:color="auto"/>
                      </w:divBdr>
                    </w:div>
                    <w:div w:id="2118594523">
                      <w:marLeft w:val="0"/>
                      <w:marRight w:val="0"/>
                      <w:marTop w:val="0"/>
                      <w:marBottom w:val="0"/>
                      <w:divBdr>
                        <w:top w:val="none" w:sz="0" w:space="0" w:color="auto"/>
                        <w:left w:val="none" w:sz="0" w:space="0" w:color="auto"/>
                        <w:bottom w:val="none" w:sz="0" w:space="0" w:color="auto"/>
                        <w:right w:val="none" w:sz="0" w:space="0" w:color="auto"/>
                      </w:divBdr>
                    </w:div>
                  </w:divsChild>
                </w:div>
                <w:div w:id="463815858">
                  <w:marLeft w:val="0"/>
                  <w:marRight w:val="0"/>
                  <w:marTop w:val="0"/>
                  <w:marBottom w:val="0"/>
                  <w:divBdr>
                    <w:top w:val="none" w:sz="0" w:space="0" w:color="auto"/>
                    <w:left w:val="none" w:sz="0" w:space="0" w:color="auto"/>
                    <w:bottom w:val="none" w:sz="0" w:space="0" w:color="auto"/>
                    <w:right w:val="none" w:sz="0" w:space="0" w:color="auto"/>
                  </w:divBdr>
                  <w:divsChild>
                    <w:div w:id="881407964">
                      <w:marLeft w:val="0"/>
                      <w:marRight w:val="0"/>
                      <w:marTop w:val="0"/>
                      <w:marBottom w:val="0"/>
                      <w:divBdr>
                        <w:top w:val="none" w:sz="0" w:space="0" w:color="auto"/>
                        <w:left w:val="none" w:sz="0" w:space="0" w:color="auto"/>
                        <w:bottom w:val="none" w:sz="0" w:space="0" w:color="auto"/>
                        <w:right w:val="none" w:sz="0" w:space="0" w:color="auto"/>
                      </w:divBdr>
                    </w:div>
                  </w:divsChild>
                </w:div>
                <w:div w:id="631517292">
                  <w:marLeft w:val="0"/>
                  <w:marRight w:val="0"/>
                  <w:marTop w:val="0"/>
                  <w:marBottom w:val="0"/>
                  <w:divBdr>
                    <w:top w:val="none" w:sz="0" w:space="0" w:color="auto"/>
                    <w:left w:val="none" w:sz="0" w:space="0" w:color="auto"/>
                    <w:bottom w:val="none" w:sz="0" w:space="0" w:color="auto"/>
                    <w:right w:val="none" w:sz="0" w:space="0" w:color="auto"/>
                  </w:divBdr>
                  <w:divsChild>
                    <w:div w:id="1668366231">
                      <w:marLeft w:val="0"/>
                      <w:marRight w:val="0"/>
                      <w:marTop w:val="0"/>
                      <w:marBottom w:val="0"/>
                      <w:divBdr>
                        <w:top w:val="none" w:sz="0" w:space="0" w:color="auto"/>
                        <w:left w:val="none" w:sz="0" w:space="0" w:color="auto"/>
                        <w:bottom w:val="none" w:sz="0" w:space="0" w:color="auto"/>
                        <w:right w:val="none" w:sz="0" w:space="0" w:color="auto"/>
                      </w:divBdr>
                    </w:div>
                  </w:divsChild>
                </w:div>
                <w:div w:id="670261612">
                  <w:marLeft w:val="0"/>
                  <w:marRight w:val="0"/>
                  <w:marTop w:val="0"/>
                  <w:marBottom w:val="0"/>
                  <w:divBdr>
                    <w:top w:val="none" w:sz="0" w:space="0" w:color="auto"/>
                    <w:left w:val="none" w:sz="0" w:space="0" w:color="auto"/>
                    <w:bottom w:val="none" w:sz="0" w:space="0" w:color="auto"/>
                    <w:right w:val="none" w:sz="0" w:space="0" w:color="auto"/>
                  </w:divBdr>
                  <w:divsChild>
                    <w:div w:id="2070765055">
                      <w:marLeft w:val="0"/>
                      <w:marRight w:val="0"/>
                      <w:marTop w:val="0"/>
                      <w:marBottom w:val="0"/>
                      <w:divBdr>
                        <w:top w:val="none" w:sz="0" w:space="0" w:color="auto"/>
                        <w:left w:val="none" w:sz="0" w:space="0" w:color="auto"/>
                        <w:bottom w:val="none" w:sz="0" w:space="0" w:color="auto"/>
                        <w:right w:val="none" w:sz="0" w:space="0" w:color="auto"/>
                      </w:divBdr>
                    </w:div>
                  </w:divsChild>
                </w:div>
                <w:div w:id="698553050">
                  <w:marLeft w:val="0"/>
                  <w:marRight w:val="0"/>
                  <w:marTop w:val="0"/>
                  <w:marBottom w:val="0"/>
                  <w:divBdr>
                    <w:top w:val="none" w:sz="0" w:space="0" w:color="auto"/>
                    <w:left w:val="none" w:sz="0" w:space="0" w:color="auto"/>
                    <w:bottom w:val="none" w:sz="0" w:space="0" w:color="auto"/>
                    <w:right w:val="none" w:sz="0" w:space="0" w:color="auto"/>
                  </w:divBdr>
                  <w:divsChild>
                    <w:div w:id="942151616">
                      <w:marLeft w:val="0"/>
                      <w:marRight w:val="0"/>
                      <w:marTop w:val="0"/>
                      <w:marBottom w:val="0"/>
                      <w:divBdr>
                        <w:top w:val="none" w:sz="0" w:space="0" w:color="auto"/>
                        <w:left w:val="none" w:sz="0" w:space="0" w:color="auto"/>
                        <w:bottom w:val="none" w:sz="0" w:space="0" w:color="auto"/>
                        <w:right w:val="none" w:sz="0" w:space="0" w:color="auto"/>
                      </w:divBdr>
                    </w:div>
                  </w:divsChild>
                </w:div>
                <w:div w:id="787969934">
                  <w:marLeft w:val="0"/>
                  <w:marRight w:val="0"/>
                  <w:marTop w:val="0"/>
                  <w:marBottom w:val="0"/>
                  <w:divBdr>
                    <w:top w:val="none" w:sz="0" w:space="0" w:color="auto"/>
                    <w:left w:val="none" w:sz="0" w:space="0" w:color="auto"/>
                    <w:bottom w:val="none" w:sz="0" w:space="0" w:color="auto"/>
                    <w:right w:val="none" w:sz="0" w:space="0" w:color="auto"/>
                  </w:divBdr>
                  <w:divsChild>
                    <w:div w:id="1121805977">
                      <w:marLeft w:val="0"/>
                      <w:marRight w:val="0"/>
                      <w:marTop w:val="0"/>
                      <w:marBottom w:val="0"/>
                      <w:divBdr>
                        <w:top w:val="none" w:sz="0" w:space="0" w:color="auto"/>
                        <w:left w:val="none" w:sz="0" w:space="0" w:color="auto"/>
                        <w:bottom w:val="none" w:sz="0" w:space="0" w:color="auto"/>
                        <w:right w:val="none" w:sz="0" w:space="0" w:color="auto"/>
                      </w:divBdr>
                    </w:div>
                  </w:divsChild>
                </w:div>
                <w:div w:id="928344216">
                  <w:marLeft w:val="0"/>
                  <w:marRight w:val="0"/>
                  <w:marTop w:val="0"/>
                  <w:marBottom w:val="0"/>
                  <w:divBdr>
                    <w:top w:val="none" w:sz="0" w:space="0" w:color="auto"/>
                    <w:left w:val="none" w:sz="0" w:space="0" w:color="auto"/>
                    <w:bottom w:val="none" w:sz="0" w:space="0" w:color="auto"/>
                    <w:right w:val="none" w:sz="0" w:space="0" w:color="auto"/>
                  </w:divBdr>
                  <w:divsChild>
                    <w:div w:id="1137181572">
                      <w:marLeft w:val="0"/>
                      <w:marRight w:val="0"/>
                      <w:marTop w:val="0"/>
                      <w:marBottom w:val="0"/>
                      <w:divBdr>
                        <w:top w:val="none" w:sz="0" w:space="0" w:color="auto"/>
                        <w:left w:val="none" w:sz="0" w:space="0" w:color="auto"/>
                        <w:bottom w:val="none" w:sz="0" w:space="0" w:color="auto"/>
                        <w:right w:val="none" w:sz="0" w:space="0" w:color="auto"/>
                      </w:divBdr>
                    </w:div>
                    <w:div w:id="1900625242">
                      <w:marLeft w:val="0"/>
                      <w:marRight w:val="0"/>
                      <w:marTop w:val="0"/>
                      <w:marBottom w:val="0"/>
                      <w:divBdr>
                        <w:top w:val="none" w:sz="0" w:space="0" w:color="auto"/>
                        <w:left w:val="none" w:sz="0" w:space="0" w:color="auto"/>
                        <w:bottom w:val="none" w:sz="0" w:space="0" w:color="auto"/>
                        <w:right w:val="none" w:sz="0" w:space="0" w:color="auto"/>
                      </w:divBdr>
                    </w:div>
                  </w:divsChild>
                </w:div>
                <w:div w:id="1059789957">
                  <w:marLeft w:val="0"/>
                  <w:marRight w:val="0"/>
                  <w:marTop w:val="0"/>
                  <w:marBottom w:val="0"/>
                  <w:divBdr>
                    <w:top w:val="none" w:sz="0" w:space="0" w:color="auto"/>
                    <w:left w:val="none" w:sz="0" w:space="0" w:color="auto"/>
                    <w:bottom w:val="none" w:sz="0" w:space="0" w:color="auto"/>
                    <w:right w:val="none" w:sz="0" w:space="0" w:color="auto"/>
                  </w:divBdr>
                  <w:divsChild>
                    <w:div w:id="78059605">
                      <w:marLeft w:val="0"/>
                      <w:marRight w:val="0"/>
                      <w:marTop w:val="0"/>
                      <w:marBottom w:val="0"/>
                      <w:divBdr>
                        <w:top w:val="none" w:sz="0" w:space="0" w:color="auto"/>
                        <w:left w:val="none" w:sz="0" w:space="0" w:color="auto"/>
                        <w:bottom w:val="none" w:sz="0" w:space="0" w:color="auto"/>
                        <w:right w:val="none" w:sz="0" w:space="0" w:color="auto"/>
                      </w:divBdr>
                    </w:div>
                    <w:div w:id="133302673">
                      <w:marLeft w:val="0"/>
                      <w:marRight w:val="0"/>
                      <w:marTop w:val="0"/>
                      <w:marBottom w:val="0"/>
                      <w:divBdr>
                        <w:top w:val="none" w:sz="0" w:space="0" w:color="auto"/>
                        <w:left w:val="none" w:sz="0" w:space="0" w:color="auto"/>
                        <w:bottom w:val="none" w:sz="0" w:space="0" w:color="auto"/>
                        <w:right w:val="none" w:sz="0" w:space="0" w:color="auto"/>
                      </w:divBdr>
                    </w:div>
                    <w:div w:id="651983852">
                      <w:marLeft w:val="0"/>
                      <w:marRight w:val="0"/>
                      <w:marTop w:val="0"/>
                      <w:marBottom w:val="0"/>
                      <w:divBdr>
                        <w:top w:val="none" w:sz="0" w:space="0" w:color="auto"/>
                        <w:left w:val="none" w:sz="0" w:space="0" w:color="auto"/>
                        <w:bottom w:val="none" w:sz="0" w:space="0" w:color="auto"/>
                        <w:right w:val="none" w:sz="0" w:space="0" w:color="auto"/>
                      </w:divBdr>
                    </w:div>
                    <w:div w:id="866260600">
                      <w:marLeft w:val="0"/>
                      <w:marRight w:val="0"/>
                      <w:marTop w:val="0"/>
                      <w:marBottom w:val="0"/>
                      <w:divBdr>
                        <w:top w:val="none" w:sz="0" w:space="0" w:color="auto"/>
                        <w:left w:val="none" w:sz="0" w:space="0" w:color="auto"/>
                        <w:bottom w:val="none" w:sz="0" w:space="0" w:color="auto"/>
                        <w:right w:val="none" w:sz="0" w:space="0" w:color="auto"/>
                      </w:divBdr>
                    </w:div>
                  </w:divsChild>
                </w:div>
                <w:div w:id="1065450953">
                  <w:marLeft w:val="0"/>
                  <w:marRight w:val="0"/>
                  <w:marTop w:val="0"/>
                  <w:marBottom w:val="0"/>
                  <w:divBdr>
                    <w:top w:val="none" w:sz="0" w:space="0" w:color="auto"/>
                    <w:left w:val="none" w:sz="0" w:space="0" w:color="auto"/>
                    <w:bottom w:val="none" w:sz="0" w:space="0" w:color="auto"/>
                    <w:right w:val="none" w:sz="0" w:space="0" w:color="auto"/>
                  </w:divBdr>
                  <w:divsChild>
                    <w:div w:id="575670377">
                      <w:marLeft w:val="0"/>
                      <w:marRight w:val="0"/>
                      <w:marTop w:val="0"/>
                      <w:marBottom w:val="0"/>
                      <w:divBdr>
                        <w:top w:val="none" w:sz="0" w:space="0" w:color="auto"/>
                        <w:left w:val="none" w:sz="0" w:space="0" w:color="auto"/>
                        <w:bottom w:val="none" w:sz="0" w:space="0" w:color="auto"/>
                        <w:right w:val="none" w:sz="0" w:space="0" w:color="auto"/>
                      </w:divBdr>
                    </w:div>
                  </w:divsChild>
                </w:div>
                <w:div w:id="1234583238">
                  <w:marLeft w:val="0"/>
                  <w:marRight w:val="0"/>
                  <w:marTop w:val="0"/>
                  <w:marBottom w:val="0"/>
                  <w:divBdr>
                    <w:top w:val="none" w:sz="0" w:space="0" w:color="auto"/>
                    <w:left w:val="none" w:sz="0" w:space="0" w:color="auto"/>
                    <w:bottom w:val="none" w:sz="0" w:space="0" w:color="auto"/>
                    <w:right w:val="none" w:sz="0" w:space="0" w:color="auto"/>
                  </w:divBdr>
                  <w:divsChild>
                    <w:div w:id="300885547">
                      <w:marLeft w:val="0"/>
                      <w:marRight w:val="0"/>
                      <w:marTop w:val="0"/>
                      <w:marBottom w:val="0"/>
                      <w:divBdr>
                        <w:top w:val="none" w:sz="0" w:space="0" w:color="auto"/>
                        <w:left w:val="none" w:sz="0" w:space="0" w:color="auto"/>
                        <w:bottom w:val="none" w:sz="0" w:space="0" w:color="auto"/>
                        <w:right w:val="none" w:sz="0" w:space="0" w:color="auto"/>
                      </w:divBdr>
                    </w:div>
                  </w:divsChild>
                </w:div>
                <w:div w:id="1236747542">
                  <w:marLeft w:val="0"/>
                  <w:marRight w:val="0"/>
                  <w:marTop w:val="0"/>
                  <w:marBottom w:val="0"/>
                  <w:divBdr>
                    <w:top w:val="none" w:sz="0" w:space="0" w:color="auto"/>
                    <w:left w:val="none" w:sz="0" w:space="0" w:color="auto"/>
                    <w:bottom w:val="none" w:sz="0" w:space="0" w:color="auto"/>
                    <w:right w:val="none" w:sz="0" w:space="0" w:color="auto"/>
                  </w:divBdr>
                  <w:divsChild>
                    <w:div w:id="973868992">
                      <w:marLeft w:val="0"/>
                      <w:marRight w:val="0"/>
                      <w:marTop w:val="0"/>
                      <w:marBottom w:val="0"/>
                      <w:divBdr>
                        <w:top w:val="none" w:sz="0" w:space="0" w:color="auto"/>
                        <w:left w:val="none" w:sz="0" w:space="0" w:color="auto"/>
                        <w:bottom w:val="none" w:sz="0" w:space="0" w:color="auto"/>
                        <w:right w:val="none" w:sz="0" w:space="0" w:color="auto"/>
                      </w:divBdr>
                    </w:div>
                  </w:divsChild>
                </w:div>
                <w:div w:id="1237745015">
                  <w:marLeft w:val="0"/>
                  <w:marRight w:val="0"/>
                  <w:marTop w:val="0"/>
                  <w:marBottom w:val="0"/>
                  <w:divBdr>
                    <w:top w:val="none" w:sz="0" w:space="0" w:color="auto"/>
                    <w:left w:val="none" w:sz="0" w:space="0" w:color="auto"/>
                    <w:bottom w:val="none" w:sz="0" w:space="0" w:color="auto"/>
                    <w:right w:val="none" w:sz="0" w:space="0" w:color="auto"/>
                  </w:divBdr>
                  <w:divsChild>
                    <w:div w:id="1759327868">
                      <w:marLeft w:val="0"/>
                      <w:marRight w:val="0"/>
                      <w:marTop w:val="0"/>
                      <w:marBottom w:val="0"/>
                      <w:divBdr>
                        <w:top w:val="none" w:sz="0" w:space="0" w:color="auto"/>
                        <w:left w:val="none" w:sz="0" w:space="0" w:color="auto"/>
                        <w:bottom w:val="none" w:sz="0" w:space="0" w:color="auto"/>
                        <w:right w:val="none" w:sz="0" w:space="0" w:color="auto"/>
                      </w:divBdr>
                    </w:div>
                  </w:divsChild>
                </w:div>
                <w:div w:id="1254705082">
                  <w:marLeft w:val="0"/>
                  <w:marRight w:val="0"/>
                  <w:marTop w:val="0"/>
                  <w:marBottom w:val="0"/>
                  <w:divBdr>
                    <w:top w:val="none" w:sz="0" w:space="0" w:color="auto"/>
                    <w:left w:val="none" w:sz="0" w:space="0" w:color="auto"/>
                    <w:bottom w:val="none" w:sz="0" w:space="0" w:color="auto"/>
                    <w:right w:val="none" w:sz="0" w:space="0" w:color="auto"/>
                  </w:divBdr>
                  <w:divsChild>
                    <w:div w:id="677929182">
                      <w:marLeft w:val="0"/>
                      <w:marRight w:val="0"/>
                      <w:marTop w:val="0"/>
                      <w:marBottom w:val="0"/>
                      <w:divBdr>
                        <w:top w:val="none" w:sz="0" w:space="0" w:color="auto"/>
                        <w:left w:val="none" w:sz="0" w:space="0" w:color="auto"/>
                        <w:bottom w:val="none" w:sz="0" w:space="0" w:color="auto"/>
                        <w:right w:val="none" w:sz="0" w:space="0" w:color="auto"/>
                      </w:divBdr>
                    </w:div>
                  </w:divsChild>
                </w:div>
                <w:div w:id="1258710822">
                  <w:marLeft w:val="0"/>
                  <w:marRight w:val="0"/>
                  <w:marTop w:val="0"/>
                  <w:marBottom w:val="0"/>
                  <w:divBdr>
                    <w:top w:val="none" w:sz="0" w:space="0" w:color="auto"/>
                    <w:left w:val="none" w:sz="0" w:space="0" w:color="auto"/>
                    <w:bottom w:val="none" w:sz="0" w:space="0" w:color="auto"/>
                    <w:right w:val="none" w:sz="0" w:space="0" w:color="auto"/>
                  </w:divBdr>
                  <w:divsChild>
                    <w:div w:id="370570230">
                      <w:marLeft w:val="0"/>
                      <w:marRight w:val="0"/>
                      <w:marTop w:val="0"/>
                      <w:marBottom w:val="0"/>
                      <w:divBdr>
                        <w:top w:val="none" w:sz="0" w:space="0" w:color="auto"/>
                        <w:left w:val="none" w:sz="0" w:space="0" w:color="auto"/>
                        <w:bottom w:val="none" w:sz="0" w:space="0" w:color="auto"/>
                        <w:right w:val="none" w:sz="0" w:space="0" w:color="auto"/>
                      </w:divBdr>
                    </w:div>
                  </w:divsChild>
                </w:div>
                <w:div w:id="1400399919">
                  <w:marLeft w:val="0"/>
                  <w:marRight w:val="0"/>
                  <w:marTop w:val="0"/>
                  <w:marBottom w:val="0"/>
                  <w:divBdr>
                    <w:top w:val="none" w:sz="0" w:space="0" w:color="auto"/>
                    <w:left w:val="none" w:sz="0" w:space="0" w:color="auto"/>
                    <w:bottom w:val="none" w:sz="0" w:space="0" w:color="auto"/>
                    <w:right w:val="none" w:sz="0" w:space="0" w:color="auto"/>
                  </w:divBdr>
                  <w:divsChild>
                    <w:div w:id="2120638313">
                      <w:marLeft w:val="0"/>
                      <w:marRight w:val="0"/>
                      <w:marTop w:val="0"/>
                      <w:marBottom w:val="0"/>
                      <w:divBdr>
                        <w:top w:val="none" w:sz="0" w:space="0" w:color="auto"/>
                        <w:left w:val="none" w:sz="0" w:space="0" w:color="auto"/>
                        <w:bottom w:val="none" w:sz="0" w:space="0" w:color="auto"/>
                        <w:right w:val="none" w:sz="0" w:space="0" w:color="auto"/>
                      </w:divBdr>
                    </w:div>
                  </w:divsChild>
                </w:div>
                <w:div w:id="1477256572">
                  <w:marLeft w:val="0"/>
                  <w:marRight w:val="0"/>
                  <w:marTop w:val="0"/>
                  <w:marBottom w:val="0"/>
                  <w:divBdr>
                    <w:top w:val="none" w:sz="0" w:space="0" w:color="auto"/>
                    <w:left w:val="none" w:sz="0" w:space="0" w:color="auto"/>
                    <w:bottom w:val="none" w:sz="0" w:space="0" w:color="auto"/>
                    <w:right w:val="none" w:sz="0" w:space="0" w:color="auto"/>
                  </w:divBdr>
                  <w:divsChild>
                    <w:div w:id="1860318821">
                      <w:marLeft w:val="0"/>
                      <w:marRight w:val="0"/>
                      <w:marTop w:val="0"/>
                      <w:marBottom w:val="0"/>
                      <w:divBdr>
                        <w:top w:val="none" w:sz="0" w:space="0" w:color="auto"/>
                        <w:left w:val="none" w:sz="0" w:space="0" w:color="auto"/>
                        <w:bottom w:val="none" w:sz="0" w:space="0" w:color="auto"/>
                        <w:right w:val="none" w:sz="0" w:space="0" w:color="auto"/>
                      </w:divBdr>
                    </w:div>
                  </w:divsChild>
                </w:div>
                <w:div w:id="1712457613">
                  <w:marLeft w:val="0"/>
                  <w:marRight w:val="0"/>
                  <w:marTop w:val="0"/>
                  <w:marBottom w:val="0"/>
                  <w:divBdr>
                    <w:top w:val="none" w:sz="0" w:space="0" w:color="auto"/>
                    <w:left w:val="none" w:sz="0" w:space="0" w:color="auto"/>
                    <w:bottom w:val="none" w:sz="0" w:space="0" w:color="auto"/>
                    <w:right w:val="none" w:sz="0" w:space="0" w:color="auto"/>
                  </w:divBdr>
                  <w:divsChild>
                    <w:div w:id="1133208572">
                      <w:marLeft w:val="0"/>
                      <w:marRight w:val="0"/>
                      <w:marTop w:val="0"/>
                      <w:marBottom w:val="0"/>
                      <w:divBdr>
                        <w:top w:val="none" w:sz="0" w:space="0" w:color="auto"/>
                        <w:left w:val="none" w:sz="0" w:space="0" w:color="auto"/>
                        <w:bottom w:val="none" w:sz="0" w:space="0" w:color="auto"/>
                        <w:right w:val="none" w:sz="0" w:space="0" w:color="auto"/>
                      </w:divBdr>
                    </w:div>
                  </w:divsChild>
                </w:div>
                <w:div w:id="1862284308">
                  <w:marLeft w:val="0"/>
                  <w:marRight w:val="0"/>
                  <w:marTop w:val="0"/>
                  <w:marBottom w:val="0"/>
                  <w:divBdr>
                    <w:top w:val="none" w:sz="0" w:space="0" w:color="auto"/>
                    <w:left w:val="none" w:sz="0" w:space="0" w:color="auto"/>
                    <w:bottom w:val="none" w:sz="0" w:space="0" w:color="auto"/>
                    <w:right w:val="none" w:sz="0" w:space="0" w:color="auto"/>
                  </w:divBdr>
                  <w:divsChild>
                    <w:div w:id="893740999">
                      <w:marLeft w:val="0"/>
                      <w:marRight w:val="0"/>
                      <w:marTop w:val="0"/>
                      <w:marBottom w:val="0"/>
                      <w:divBdr>
                        <w:top w:val="none" w:sz="0" w:space="0" w:color="auto"/>
                        <w:left w:val="none" w:sz="0" w:space="0" w:color="auto"/>
                        <w:bottom w:val="none" w:sz="0" w:space="0" w:color="auto"/>
                        <w:right w:val="none" w:sz="0" w:space="0" w:color="auto"/>
                      </w:divBdr>
                    </w:div>
                  </w:divsChild>
                </w:div>
                <w:div w:id="2039771274">
                  <w:marLeft w:val="0"/>
                  <w:marRight w:val="0"/>
                  <w:marTop w:val="0"/>
                  <w:marBottom w:val="0"/>
                  <w:divBdr>
                    <w:top w:val="none" w:sz="0" w:space="0" w:color="auto"/>
                    <w:left w:val="none" w:sz="0" w:space="0" w:color="auto"/>
                    <w:bottom w:val="none" w:sz="0" w:space="0" w:color="auto"/>
                    <w:right w:val="none" w:sz="0" w:space="0" w:color="auto"/>
                  </w:divBdr>
                  <w:divsChild>
                    <w:div w:id="540481534">
                      <w:marLeft w:val="0"/>
                      <w:marRight w:val="0"/>
                      <w:marTop w:val="0"/>
                      <w:marBottom w:val="0"/>
                      <w:divBdr>
                        <w:top w:val="none" w:sz="0" w:space="0" w:color="auto"/>
                        <w:left w:val="none" w:sz="0" w:space="0" w:color="auto"/>
                        <w:bottom w:val="none" w:sz="0" w:space="0" w:color="auto"/>
                        <w:right w:val="none" w:sz="0" w:space="0" w:color="auto"/>
                      </w:divBdr>
                    </w:div>
                  </w:divsChild>
                </w:div>
                <w:div w:id="2057269754">
                  <w:marLeft w:val="0"/>
                  <w:marRight w:val="0"/>
                  <w:marTop w:val="0"/>
                  <w:marBottom w:val="0"/>
                  <w:divBdr>
                    <w:top w:val="none" w:sz="0" w:space="0" w:color="auto"/>
                    <w:left w:val="none" w:sz="0" w:space="0" w:color="auto"/>
                    <w:bottom w:val="none" w:sz="0" w:space="0" w:color="auto"/>
                    <w:right w:val="none" w:sz="0" w:space="0" w:color="auto"/>
                  </w:divBdr>
                  <w:divsChild>
                    <w:div w:id="972717458">
                      <w:marLeft w:val="0"/>
                      <w:marRight w:val="0"/>
                      <w:marTop w:val="0"/>
                      <w:marBottom w:val="0"/>
                      <w:divBdr>
                        <w:top w:val="none" w:sz="0" w:space="0" w:color="auto"/>
                        <w:left w:val="none" w:sz="0" w:space="0" w:color="auto"/>
                        <w:bottom w:val="none" w:sz="0" w:space="0" w:color="auto"/>
                        <w:right w:val="none" w:sz="0" w:space="0" w:color="auto"/>
                      </w:divBdr>
                    </w:div>
                  </w:divsChild>
                </w:div>
                <w:div w:id="2082560294">
                  <w:marLeft w:val="0"/>
                  <w:marRight w:val="0"/>
                  <w:marTop w:val="0"/>
                  <w:marBottom w:val="0"/>
                  <w:divBdr>
                    <w:top w:val="none" w:sz="0" w:space="0" w:color="auto"/>
                    <w:left w:val="none" w:sz="0" w:space="0" w:color="auto"/>
                    <w:bottom w:val="none" w:sz="0" w:space="0" w:color="auto"/>
                    <w:right w:val="none" w:sz="0" w:space="0" w:color="auto"/>
                  </w:divBdr>
                  <w:divsChild>
                    <w:div w:id="1230925184">
                      <w:marLeft w:val="0"/>
                      <w:marRight w:val="0"/>
                      <w:marTop w:val="0"/>
                      <w:marBottom w:val="0"/>
                      <w:divBdr>
                        <w:top w:val="none" w:sz="0" w:space="0" w:color="auto"/>
                        <w:left w:val="none" w:sz="0" w:space="0" w:color="auto"/>
                        <w:bottom w:val="none" w:sz="0" w:space="0" w:color="auto"/>
                        <w:right w:val="none" w:sz="0" w:space="0" w:color="auto"/>
                      </w:divBdr>
                    </w:div>
                  </w:divsChild>
                </w:div>
                <w:div w:id="2100519489">
                  <w:marLeft w:val="0"/>
                  <w:marRight w:val="0"/>
                  <w:marTop w:val="0"/>
                  <w:marBottom w:val="0"/>
                  <w:divBdr>
                    <w:top w:val="none" w:sz="0" w:space="0" w:color="auto"/>
                    <w:left w:val="none" w:sz="0" w:space="0" w:color="auto"/>
                    <w:bottom w:val="none" w:sz="0" w:space="0" w:color="auto"/>
                    <w:right w:val="none" w:sz="0" w:space="0" w:color="auto"/>
                  </w:divBdr>
                  <w:divsChild>
                    <w:div w:id="6718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8934">
          <w:marLeft w:val="0"/>
          <w:marRight w:val="0"/>
          <w:marTop w:val="0"/>
          <w:marBottom w:val="0"/>
          <w:divBdr>
            <w:top w:val="none" w:sz="0" w:space="0" w:color="auto"/>
            <w:left w:val="none" w:sz="0" w:space="0" w:color="auto"/>
            <w:bottom w:val="none" w:sz="0" w:space="0" w:color="auto"/>
            <w:right w:val="none" w:sz="0" w:space="0" w:color="auto"/>
          </w:divBdr>
        </w:div>
        <w:div w:id="2005233011">
          <w:marLeft w:val="0"/>
          <w:marRight w:val="0"/>
          <w:marTop w:val="0"/>
          <w:marBottom w:val="0"/>
          <w:divBdr>
            <w:top w:val="none" w:sz="0" w:space="0" w:color="auto"/>
            <w:left w:val="none" w:sz="0" w:space="0" w:color="auto"/>
            <w:bottom w:val="none" w:sz="0" w:space="0" w:color="auto"/>
            <w:right w:val="none" w:sz="0" w:space="0" w:color="auto"/>
          </w:divBdr>
        </w:div>
      </w:divsChild>
    </w:div>
    <w:div w:id="1033724609">
      <w:bodyDiv w:val="1"/>
      <w:marLeft w:val="0"/>
      <w:marRight w:val="0"/>
      <w:marTop w:val="0"/>
      <w:marBottom w:val="0"/>
      <w:divBdr>
        <w:top w:val="none" w:sz="0" w:space="0" w:color="auto"/>
        <w:left w:val="none" w:sz="0" w:space="0" w:color="auto"/>
        <w:bottom w:val="none" w:sz="0" w:space="0" w:color="auto"/>
        <w:right w:val="none" w:sz="0" w:space="0" w:color="auto"/>
      </w:divBdr>
    </w:div>
    <w:div w:id="1034158596">
      <w:bodyDiv w:val="1"/>
      <w:marLeft w:val="0"/>
      <w:marRight w:val="0"/>
      <w:marTop w:val="0"/>
      <w:marBottom w:val="0"/>
      <w:divBdr>
        <w:top w:val="none" w:sz="0" w:space="0" w:color="auto"/>
        <w:left w:val="none" w:sz="0" w:space="0" w:color="auto"/>
        <w:bottom w:val="none" w:sz="0" w:space="0" w:color="auto"/>
        <w:right w:val="none" w:sz="0" w:space="0" w:color="auto"/>
      </w:divBdr>
    </w:div>
    <w:div w:id="1049380359">
      <w:bodyDiv w:val="1"/>
      <w:marLeft w:val="0"/>
      <w:marRight w:val="0"/>
      <w:marTop w:val="0"/>
      <w:marBottom w:val="0"/>
      <w:divBdr>
        <w:top w:val="none" w:sz="0" w:space="0" w:color="auto"/>
        <w:left w:val="none" w:sz="0" w:space="0" w:color="auto"/>
        <w:bottom w:val="none" w:sz="0" w:space="0" w:color="auto"/>
        <w:right w:val="none" w:sz="0" w:space="0" w:color="auto"/>
      </w:divBdr>
    </w:div>
    <w:div w:id="1061369221">
      <w:bodyDiv w:val="1"/>
      <w:marLeft w:val="0"/>
      <w:marRight w:val="0"/>
      <w:marTop w:val="0"/>
      <w:marBottom w:val="0"/>
      <w:divBdr>
        <w:top w:val="none" w:sz="0" w:space="0" w:color="auto"/>
        <w:left w:val="none" w:sz="0" w:space="0" w:color="auto"/>
        <w:bottom w:val="none" w:sz="0" w:space="0" w:color="auto"/>
        <w:right w:val="none" w:sz="0" w:space="0" w:color="auto"/>
      </w:divBdr>
    </w:div>
    <w:div w:id="1124351302">
      <w:bodyDiv w:val="1"/>
      <w:marLeft w:val="0"/>
      <w:marRight w:val="0"/>
      <w:marTop w:val="0"/>
      <w:marBottom w:val="0"/>
      <w:divBdr>
        <w:top w:val="none" w:sz="0" w:space="0" w:color="auto"/>
        <w:left w:val="none" w:sz="0" w:space="0" w:color="auto"/>
        <w:bottom w:val="none" w:sz="0" w:space="0" w:color="auto"/>
        <w:right w:val="none" w:sz="0" w:space="0" w:color="auto"/>
      </w:divBdr>
    </w:div>
    <w:div w:id="1127772137">
      <w:bodyDiv w:val="1"/>
      <w:marLeft w:val="0"/>
      <w:marRight w:val="0"/>
      <w:marTop w:val="0"/>
      <w:marBottom w:val="0"/>
      <w:divBdr>
        <w:top w:val="none" w:sz="0" w:space="0" w:color="auto"/>
        <w:left w:val="none" w:sz="0" w:space="0" w:color="auto"/>
        <w:bottom w:val="none" w:sz="0" w:space="0" w:color="auto"/>
        <w:right w:val="none" w:sz="0" w:space="0" w:color="auto"/>
      </w:divBdr>
    </w:div>
    <w:div w:id="1133642672">
      <w:bodyDiv w:val="1"/>
      <w:marLeft w:val="0"/>
      <w:marRight w:val="0"/>
      <w:marTop w:val="0"/>
      <w:marBottom w:val="0"/>
      <w:divBdr>
        <w:top w:val="none" w:sz="0" w:space="0" w:color="auto"/>
        <w:left w:val="none" w:sz="0" w:space="0" w:color="auto"/>
        <w:bottom w:val="none" w:sz="0" w:space="0" w:color="auto"/>
        <w:right w:val="none" w:sz="0" w:space="0" w:color="auto"/>
      </w:divBdr>
    </w:div>
    <w:div w:id="1136142745">
      <w:bodyDiv w:val="1"/>
      <w:marLeft w:val="0"/>
      <w:marRight w:val="0"/>
      <w:marTop w:val="0"/>
      <w:marBottom w:val="0"/>
      <w:divBdr>
        <w:top w:val="none" w:sz="0" w:space="0" w:color="auto"/>
        <w:left w:val="none" w:sz="0" w:space="0" w:color="auto"/>
        <w:bottom w:val="none" w:sz="0" w:space="0" w:color="auto"/>
        <w:right w:val="none" w:sz="0" w:space="0" w:color="auto"/>
      </w:divBdr>
      <w:divsChild>
        <w:div w:id="8989656">
          <w:marLeft w:val="0"/>
          <w:marRight w:val="0"/>
          <w:marTop w:val="0"/>
          <w:marBottom w:val="0"/>
          <w:divBdr>
            <w:top w:val="none" w:sz="0" w:space="0" w:color="auto"/>
            <w:left w:val="none" w:sz="0" w:space="0" w:color="auto"/>
            <w:bottom w:val="none" w:sz="0" w:space="0" w:color="auto"/>
            <w:right w:val="none" w:sz="0" w:space="0" w:color="auto"/>
          </w:divBdr>
        </w:div>
        <w:div w:id="74059513">
          <w:marLeft w:val="0"/>
          <w:marRight w:val="0"/>
          <w:marTop w:val="0"/>
          <w:marBottom w:val="0"/>
          <w:divBdr>
            <w:top w:val="none" w:sz="0" w:space="0" w:color="auto"/>
            <w:left w:val="none" w:sz="0" w:space="0" w:color="auto"/>
            <w:bottom w:val="none" w:sz="0" w:space="0" w:color="auto"/>
            <w:right w:val="none" w:sz="0" w:space="0" w:color="auto"/>
          </w:divBdr>
          <w:divsChild>
            <w:div w:id="1114524290">
              <w:marLeft w:val="-75"/>
              <w:marRight w:val="0"/>
              <w:marTop w:val="30"/>
              <w:marBottom w:val="30"/>
              <w:divBdr>
                <w:top w:val="none" w:sz="0" w:space="0" w:color="auto"/>
                <w:left w:val="none" w:sz="0" w:space="0" w:color="auto"/>
                <w:bottom w:val="none" w:sz="0" w:space="0" w:color="auto"/>
                <w:right w:val="none" w:sz="0" w:space="0" w:color="auto"/>
              </w:divBdr>
              <w:divsChild>
                <w:div w:id="82191732">
                  <w:marLeft w:val="0"/>
                  <w:marRight w:val="0"/>
                  <w:marTop w:val="0"/>
                  <w:marBottom w:val="0"/>
                  <w:divBdr>
                    <w:top w:val="none" w:sz="0" w:space="0" w:color="auto"/>
                    <w:left w:val="none" w:sz="0" w:space="0" w:color="auto"/>
                    <w:bottom w:val="none" w:sz="0" w:space="0" w:color="auto"/>
                    <w:right w:val="none" w:sz="0" w:space="0" w:color="auto"/>
                  </w:divBdr>
                  <w:divsChild>
                    <w:div w:id="1964266048">
                      <w:marLeft w:val="0"/>
                      <w:marRight w:val="0"/>
                      <w:marTop w:val="0"/>
                      <w:marBottom w:val="0"/>
                      <w:divBdr>
                        <w:top w:val="none" w:sz="0" w:space="0" w:color="auto"/>
                        <w:left w:val="none" w:sz="0" w:space="0" w:color="auto"/>
                        <w:bottom w:val="none" w:sz="0" w:space="0" w:color="auto"/>
                        <w:right w:val="none" w:sz="0" w:space="0" w:color="auto"/>
                      </w:divBdr>
                    </w:div>
                  </w:divsChild>
                </w:div>
                <w:div w:id="164592850">
                  <w:marLeft w:val="0"/>
                  <w:marRight w:val="0"/>
                  <w:marTop w:val="0"/>
                  <w:marBottom w:val="0"/>
                  <w:divBdr>
                    <w:top w:val="none" w:sz="0" w:space="0" w:color="auto"/>
                    <w:left w:val="none" w:sz="0" w:space="0" w:color="auto"/>
                    <w:bottom w:val="none" w:sz="0" w:space="0" w:color="auto"/>
                    <w:right w:val="none" w:sz="0" w:space="0" w:color="auto"/>
                  </w:divBdr>
                  <w:divsChild>
                    <w:div w:id="30309708">
                      <w:marLeft w:val="0"/>
                      <w:marRight w:val="0"/>
                      <w:marTop w:val="0"/>
                      <w:marBottom w:val="0"/>
                      <w:divBdr>
                        <w:top w:val="none" w:sz="0" w:space="0" w:color="auto"/>
                        <w:left w:val="none" w:sz="0" w:space="0" w:color="auto"/>
                        <w:bottom w:val="none" w:sz="0" w:space="0" w:color="auto"/>
                        <w:right w:val="none" w:sz="0" w:space="0" w:color="auto"/>
                      </w:divBdr>
                    </w:div>
                  </w:divsChild>
                </w:div>
                <w:div w:id="225606736">
                  <w:marLeft w:val="0"/>
                  <w:marRight w:val="0"/>
                  <w:marTop w:val="0"/>
                  <w:marBottom w:val="0"/>
                  <w:divBdr>
                    <w:top w:val="none" w:sz="0" w:space="0" w:color="auto"/>
                    <w:left w:val="none" w:sz="0" w:space="0" w:color="auto"/>
                    <w:bottom w:val="none" w:sz="0" w:space="0" w:color="auto"/>
                    <w:right w:val="none" w:sz="0" w:space="0" w:color="auto"/>
                  </w:divBdr>
                  <w:divsChild>
                    <w:div w:id="1900749193">
                      <w:marLeft w:val="0"/>
                      <w:marRight w:val="0"/>
                      <w:marTop w:val="0"/>
                      <w:marBottom w:val="0"/>
                      <w:divBdr>
                        <w:top w:val="none" w:sz="0" w:space="0" w:color="auto"/>
                        <w:left w:val="none" w:sz="0" w:space="0" w:color="auto"/>
                        <w:bottom w:val="none" w:sz="0" w:space="0" w:color="auto"/>
                        <w:right w:val="none" w:sz="0" w:space="0" w:color="auto"/>
                      </w:divBdr>
                    </w:div>
                    <w:div w:id="2011789283">
                      <w:marLeft w:val="0"/>
                      <w:marRight w:val="0"/>
                      <w:marTop w:val="0"/>
                      <w:marBottom w:val="0"/>
                      <w:divBdr>
                        <w:top w:val="none" w:sz="0" w:space="0" w:color="auto"/>
                        <w:left w:val="none" w:sz="0" w:space="0" w:color="auto"/>
                        <w:bottom w:val="none" w:sz="0" w:space="0" w:color="auto"/>
                        <w:right w:val="none" w:sz="0" w:space="0" w:color="auto"/>
                      </w:divBdr>
                    </w:div>
                  </w:divsChild>
                </w:div>
                <w:div w:id="431895627">
                  <w:marLeft w:val="0"/>
                  <w:marRight w:val="0"/>
                  <w:marTop w:val="0"/>
                  <w:marBottom w:val="0"/>
                  <w:divBdr>
                    <w:top w:val="none" w:sz="0" w:space="0" w:color="auto"/>
                    <w:left w:val="none" w:sz="0" w:space="0" w:color="auto"/>
                    <w:bottom w:val="none" w:sz="0" w:space="0" w:color="auto"/>
                    <w:right w:val="none" w:sz="0" w:space="0" w:color="auto"/>
                  </w:divBdr>
                  <w:divsChild>
                    <w:div w:id="1579754162">
                      <w:marLeft w:val="0"/>
                      <w:marRight w:val="0"/>
                      <w:marTop w:val="0"/>
                      <w:marBottom w:val="0"/>
                      <w:divBdr>
                        <w:top w:val="none" w:sz="0" w:space="0" w:color="auto"/>
                        <w:left w:val="none" w:sz="0" w:space="0" w:color="auto"/>
                        <w:bottom w:val="none" w:sz="0" w:space="0" w:color="auto"/>
                        <w:right w:val="none" w:sz="0" w:space="0" w:color="auto"/>
                      </w:divBdr>
                    </w:div>
                  </w:divsChild>
                </w:div>
                <w:div w:id="548683789">
                  <w:marLeft w:val="0"/>
                  <w:marRight w:val="0"/>
                  <w:marTop w:val="0"/>
                  <w:marBottom w:val="0"/>
                  <w:divBdr>
                    <w:top w:val="none" w:sz="0" w:space="0" w:color="auto"/>
                    <w:left w:val="none" w:sz="0" w:space="0" w:color="auto"/>
                    <w:bottom w:val="none" w:sz="0" w:space="0" w:color="auto"/>
                    <w:right w:val="none" w:sz="0" w:space="0" w:color="auto"/>
                  </w:divBdr>
                  <w:divsChild>
                    <w:div w:id="1967537804">
                      <w:marLeft w:val="0"/>
                      <w:marRight w:val="0"/>
                      <w:marTop w:val="0"/>
                      <w:marBottom w:val="0"/>
                      <w:divBdr>
                        <w:top w:val="none" w:sz="0" w:space="0" w:color="auto"/>
                        <w:left w:val="none" w:sz="0" w:space="0" w:color="auto"/>
                        <w:bottom w:val="none" w:sz="0" w:space="0" w:color="auto"/>
                        <w:right w:val="none" w:sz="0" w:space="0" w:color="auto"/>
                      </w:divBdr>
                    </w:div>
                  </w:divsChild>
                </w:div>
                <w:div w:id="619997621">
                  <w:marLeft w:val="0"/>
                  <w:marRight w:val="0"/>
                  <w:marTop w:val="0"/>
                  <w:marBottom w:val="0"/>
                  <w:divBdr>
                    <w:top w:val="none" w:sz="0" w:space="0" w:color="auto"/>
                    <w:left w:val="none" w:sz="0" w:space="0" w:color="auto"/>
                    <w:bottom w:val="none" w:sz="0" w:space="0" w:color="auto"/>
                    <w:right w:val="none" w:sz="0" w:space="0" w:color="auto"/>
                  </w:divBdr>
                  <w:divsChild>
                    <w:div w:id="750011414">
                      <w:marLeft w:val="0"/>
                      <w:marRight w:val="0"/>
                      <w:marTop w:val="0"/>
                      <w:marBottom w:val="0"/>
                      <w:divBdr>
                        <w:top w:val="none" w:sz="0" w:space="0" w:color="auto"/>
                        <w:left w:val="none" w:sz="0" w:space="0" w:color="auto"/>
                        <w:bottom w:val="none" w:sz="0" w:space="0" w:color="auto"/>
                        <w:right w:val="none" w:sz="0" w:space="0" w:color="auto"/>
                      </w:divBdr>
                    </w:div>
                  </w:divsChild>
                </w:div>
                <w:div w:id="727725410">
                  <w:marLeft w:val="0"/>
                  <w:marRight w:val="0"/>
                  <w:marTop w:val="0"/>
                  <w:marBottom w:val="0"/>
                  <w:divBdr>
                    <w:top w:val="none" w:sz="0" w:space="0" w:color="auto"/>
                    <w:left w:val="none" w:sz="0" w:space="0" w:color="auto"/>
                    <w:bottom w:val="none" w:sz="0" w:space="0" w:color="auto"/>
                    <w:right w:val="none" w:sz="0" w:space="0" w:color="auto"/>
                  </w:divBdr>
                  <w:divsChild>
                    <w:div w:id="683097343">
                      <w:marLeft w:val="0"/>
                      <w:marRight w:val="0"/>
                      <w:marTop w:val="0"/>
                      <w:marBottom w:val="0"/>
                      <w:divBdr>
                        <w:top w:val="none" w:sz="0" w:space="0" w:color="auto"/>
                        <w:left w:val="none" w:sz="0" w:space="0" w:color="auto"/>
                        <w:bottom w:val="none" w:sz="0" w:space="0" w:color="auto"/>
                        <w:right w:val="none" w:sz="0" w:space="0" w:color="auto"/>
                      </w:divBdr>
                    </w:div>
                  </w:divsChild>
                </w:div>
                <w:div w:id="748965845">
                  <w:marLeft w:val="0"/>
                  <w:marRight w:val="0"/>
                  <w:marTop w:val="0"/>
                  <w:marBottom w:val="0"/>
                  <w:divBdr>
                    <w:top w:val="none" w:sz="0" w:space="0" w:color="auto"/>
                    <w:left w:val="none" w:sz="0" w:space="0" w:color="auto"/>
                    <w:bottom w:val="none" w:sz="0" w:space="0" w:color="auto"/>
                    <w:right w:val="none" w:sz="0" w:space="0" w:color="auto"/>
                  </w:divBdr>
                  <w:divsChild>
                    <w:div w:id="713039572">
                      <w:marLeft w:val="0"/>
                      <w:marRight w:val="0"/>
                      <w:marTop w:val="0"/>
                      <w:marBottom w:val="0"/>
                      <w:divBdr>
                        <w:top w:val="none" w:sz="0" w:space="0" w:color="auto"/>
                        <w:left w:val="none" w:sz="0" w:space="0" w:color="auto"/>
                        <w:bottom w:val="none" w:sz="0" w:space="0" w:color="auto"/>
                        <w:right w:val="none" w:sz="0" w:space="0" w:color="auto"/>
                      </w:divBdr>
                    </w:div>
                  </w:divsChild>
                </w:div>
                <w:div w:id="818963810">
                  <w:marLeft w:val="0"/>
                  <w:marRight w:val="0"/>
                  <w:marTop w:val="0"/>
                  <w:marBottom w:val="0"/>
                  <w:divBdr>
                    <w:top w:val="none" w:sz="0" w:space="0" w:color="auto"/>
                    <w:left w:val="none" w:sz="0" w:space="0" w:color="auto"/>
                    <w:bottom w:val="none" w:sz="0" w:space="0" w:color="auto"/>
                    <w:right w:val="none" w:sz="0" w:space="0" w:color="auto"/>
                  </w:divBdr>
                  <w:divsChild>
                    <w:div w:id="19398814">
                      <w:marLeft w:val="0"/>
                      <w:marRight w:val="0"/>
                      <w:marTop w:val="0"/>
                      <w:marBottom w:val="0"/>
                      <w:divBdr>
                        <w:top w:val="none" w:sz="0" w:space="0" w:color="auto"/>
                        <w:left w:val="none" w:sz="0" w:space="0" w:color="auto"/>
                        <w:bottom w:val="none" w:sz="0" w:space="0" w:color="auto"/>
                        <w:right w:val="none" w:sz="0" w:space="0" w:color="auto"/>
                      </w:divBdr>
                    </w:div>
                  </w:divsChild>
                </w:div>
                <w:div w:id="949823827">
                  <w:marLeft w:val="0"/>
                  <w:marRight w:val="0"/>
                  <w:marTop w:val="0"/>
                  <w:marBottom w:val="0"/>
                  <w:divBdr>
                    <w:top w:val="none" w:sz="0" w:space="0" w:color="auto"/>
                    <w:left w:val="none" w:sz="0" w:space="0" w:color="auto"/>
                    <w:bottom w:val="none" w:sz="0" w:space="0" w:color="auto"/>
                    <w:right w:val="none" w:sz="0" w:space="0" w:color="auto"/>
                  </w:divBdr>
                  <w:divsChild>
                    <w:div w:id="908154781">
                      <w:marLeft w:val="0"/>
                      <w:marRight w:val="0"/>
                      <w:marTop w:val="0"/>
                      <w:marBottom w:val="0"/>
                      <w:divBdr>
                        <w:top w:val="none" w:sz="0" w:space="0" w:color="auto"/>
                        <w:left w:val="none" w:sz="0" w:space="0" w:color="auto"/>
                        <w:bottom w:val="none" w:sz="0" w:space="0" w:color="auto"/>
                        <w:right w:val="none" w:sz="0" w:space="0" w:color="auto"/>
                      </w:divBdr>
                    </w:div>
                    <w:div w:id="1511025539">
                      <w:marLeft w:val="0"/>
                      <w:marRight w:val="0"/>
                      <w:marTop w:val="0"/>
                      <w:marBottom w:val="0"/>
                      <w:divBdr>
                        <w:top w:val="none" w:sz="0" w:space="0" w:color="auto"/>
                        <w:left w:val="none" w:sz="0" w:space="0" w:color="auto"/>
                        <w:bottom w:val="none" w:sz="0" w:space="0" w:color="auto"/>
                        <w:right w:val="none" w:sz="0" w:space="0" w:color="auto"/>
                      </w:divBdr>
                    </w:div>
                  </w:divsChild>
                </w:div>
                <w:div w:id="967737269">
                  <w:marLeft w:val="0"/>
                  <w:marRight w:val="0"/>
                  <w:marTop w:val="0"/>
                  <w:marBottom w:val="0"/>
                  <w:divBdr>
                    <w:top w:val="none" w:sz="0" w:space="0" w:color="auto"/>
                    <w:left w:val="none" w:sz="0" w:space="0" w:color="auto"/>
                    <w:bottom w:val="none" w:sz="0" w:space="0" w:color="auto"/>
                    <w:right w:val="none" w:sz="0" w:space="0" w:color="auto"/>
                  </w:divBdr>
                  <w:divsChild>
                    <w:div w:id="291861889">
                      <w:marLeft w:val="0"/>
                      <w:marRight w:val="0"/>
                      <w:marTop w:val="0"/>
                      <w:marBottom w:val="0"/>
                      <w:divBdr>
                        <w:top w:val="none" w:sz="0" w:space="0" w:color="auto"/>
                        <w:left w:val="none" w:sz="0" w:space="0" w:color="auto"/>
                        <w:bottom w:val="none" w:sz="0" w:space="0" w:color="auto"/>
                        <w:right w:val="none" w:sz="0" w:space="0" w:color="auto"/>
                      </w:divBdr>
                    </w:div>
                    <w:div w:id="437874270">
                      <w:marLeft w:val="0"/>
                      <w:marRight w:val="0"/>
                      <w:marTop w:val="0"/>
                      <w:marBottom w:val="0"/>
                      <w:divBdr>
                        <w:top w:val="none" w:sz="0" w:space="0" w:color="auto"/>
                        <w:left w:val="none" w:sz="0" w:space="0" w:color="auto"/>
                        <w:bottom w:val="none" w:sz="0" w:space="0" w:color="auto"/>
                        <w:right w:val="none" w:sz="0" w:space="0" w:color="auto"/>
                      </w:divBdr>
                    </w:div>
                    <w:div w:id="528447040">
                      <w:marLeft w:val="0"/>
                      <w:marRight w:val="0"/>
                      <w:marTop w:val="0"/>
                      <w:marBottom w:val="0"/>
                      <w:divBdr>
                        <w:top w:val="none" w:sz="0" w:space="0" w:color="auto"/>
                        <w:left w:val="none" w:sz="0" w:space="0" w:color="auto"/>
                        <w:bottom w:val="none" w:sz="0" w:space="0" w:color="auto"/>
                        <w:right w:val="none" w:sz="0" w:space="0" w:color="auto"/>
                      </w:divBdr>
                    </w:div>
                    <w:div w:id="580912656">
                      <w:marLeft w:val="0"/>
                      <w:marRight w:val="0"/>
                      <w:marTop w:val="0"/>
                      <w:marBottom w:val="0"/>
                      <w:divBdr>
                        <w:top w:val="none" w:sz="0" w:space="0" w:color="auto"/>
                        <w:left w:val="none" w:sz="0" w:space="0" w:color="auto"/>
                        <w:bottom w:val="none" w:sz="0" w:space="0" w:color="auto"/>
                        <w:right w:val="none" w:sz="0" w:space="0" w:color="auto"/>
                      </w:divBdr>
                    </w:div>
                    <w:div w:id="696466083">
                      <w:marLeft w:val="0"/>
                      <w:marRight w:val="0"/>
                      <w:marTop w:val="0"/>
                      <w:marBottom w:val="0"/>
                      <w:divBdr>
                        <w:top w:val="none" w:sz="0" w:space="0" w:color="auto"/>
                        <w:left w:val="none" w:sz="0" w:space="0" w:color="auto"/>
                        <w:bottom w:val="none" w:sz="0" w:space="0" w:color="auto"/>
                        <w:right w:val="none" w:sz="0" w:space="0" w:color="auto"/>
                      </w:divBdr>
                    </w:div>
                    <w:div w:id="777068831">
                      <w:marLeft w:val="0"/>
                      <w:marRight w:val="0"/>
                      <w:marTop w:val="0"/>
                      <w:marBottom w:val="0"/>
                      <w:divBdr>
                        <w:top w:val="none" w:sz="0" w:space="0" w:color="auto"/>
                        <w:left w:val="none" w:sz="0" w:space="0" w:color="auto"/>
                        <w:bottom w:val="none" w:sz="0" w:space="0" w:color="auto"/>
                        <w:right w:val="none" w:sz="0" w:space="0" w:color="auto"/>
                      </w:divBdr>
                    </w:div>
                    <w:div w:id="1445268502">
                      <w:marLeft w:val="0"/>
                      <w:marRight w:val="0"/>
                      <w:marTop w:val="0"/>
                      <w:marBottom w:val="0"/>
                      <w:divBdr>
                        <w:top w:val="none" w:sz="0" w:space="0" w:color="auto"/>
                        <w:left w:val="none" w:sz="0" w:space="0" w:color="auto"/>
                        <w:bottom w:val="none" w:sz="0" w:space="0" w:color="auto"/>
                        <w:right w:val="none" w:sz="0" w:space="0" w:color="auto"/>
                      </w:divBdr>
                    </w:div>
                    <w:div w:id="1748765119">
                      <w:marLeft w:val="0"/>
                      <w:marRight w:val="0"/>
                      <w:marTop w:val="0"/>
                      <w:marBottom w:val="0"/>
                      <w:divBdr>
                        <w:top w:val="none" w:sz="0" w:space="0" w:color="auto"/>
                        <w:left w:val="none" w:sz="0" w:space="0" w:color="auto"/>
                        <w:bottom w:val="none" w:sz="0" w:space="0" w:color="auto"/>
                        <w:right w:val="none" w:sz="0" w:space="0" w:color="auto"/>
                      </w:divBdr>
                    </w:div>
                    <w:div w:id="1773819234">
                      <w:marLeft w:val="0"/>
                      <w:marRight w:val="0"/>
                      <w:marTop w:val="0"/>
                      <w:marBottom w:val="0"/>
                      <w:divBdr>
                        <w:top w:val="none" w:sz="0" w:space="0" w:color="auto"/>
                        <w:left w:val="none" w:sz="0" w:space="0" w:color="auto"/>
                        <w:bottom w:val="none" w:sz="0" w:space="0" w:color="auto"/>
                        <w:right w:val="none" w:sz="0" w:space="0" w:color="auto"/>
                      </w:divBdr>
                    </w:div>
                    <w:div w:id="1962226746">
                      <w:marLeft w:val="0"/>
                      <w:marRight w:val="0"/>
                      <w:marTop w:val="0"/>
                      <w:marBottom w:val="0"/>
                      <w:divBdr>
                        <w:top w:val="none" w:sz="0" w:space="0" w:color="auto"/>
                        <w:left w:val="none" w:sz="0" w:space="0" w:color="auto"/>
                        <w:bottom w:val="none" w:sz="0" w:space="0" w:color="auto"/>
                        <w:right w:val="none" w:sz="0" w:space="0" w:color="auto"/>
                      </w:divBdr>
                    </w:div>
                    <w:div w:id="2006742346">
                      <w:marLeft w:val="0"/>
                      <w:marRight w:val="0"/>
                      <w:marTop w:val="0"/>
                      <w:marBottom w:val="0"/>
                      <w:divBdr>
                        <w:top w:val="none" w:sz="0" w:space="0" w:color="auto"/>
                        <w:left w:val="none" w:sz="0" w:space="0" w:color="auto"/>
                        <w:bottom w:val="none" w:sz="0" w:space="0" w:color="auto"/>
                        <w:right w:val="none" w:sz="0" w:space="0" w:color="auto"/>
                      </w:divBdr>
                    </w:div>
                    <w:div w:id="2069646730">
                      <w:marLeft w:val="0"/>
                      <w:marRight w:val="0"/>
                      <w:marTop w:val="0"/>
                      <w:marBottom w:val="0"/>
                      <w:divBdr>
                        <w:top w:val="none" w:sz="0" w:space="0" w:color="auto"/>
                        <w:left w:val="none" w:sz="0" w:space="0" w:color="auto"/>
                        <w:bottom w:val="none" w:sz="0" w:space="0" w:color="auto"/>
                        <w:right w:val="none" w:sz="0" w:space="0" w:color="auto"/>
                      </w:divBdr>
                    </w:div>
                  </w:divsChild>
                </w:div>
                <w:div w:id="1032000867">
                  <w:marLeft w:val="0"/>
                  <w:marRight w:val="0"/>
                  <w:marTop w:val="0"/>
                  <w:marBottom w:val="0"/>
                  <w:divBdr>
                    <w:top w:val="none" w:sz="0" w:space="0" w:color="auto"/>
                    <w:left w:val="none" w:sz="0" w:space="0" w:color="auto"/>
                    <w:bottom w:val="none" w:sz="0" w:space="0" w:color="auto"/>
                    <w:right w:val="none" w:sz="0" w:space="0" w:color="auto"/>
                  </w:divBdr>
                  <w:divsChild>
                    <w:div w:id="1810855539">
                      <w:marLeft w:val="0"/>
                      <w:marRight w:val="0"/>
                      <w:marTop w:val="0"/>
                      <w:marBottom w:val="0"/>
                      <w:divBdr>
                        <w:top w:val="none" w:sz="0" w:space="0" w:color="auto"/>
                        <w:left w:val="none" w:sz="0" w:space="0" w:color="auto"/>
                        <w:bottom w:val="none" w:sz="0" w:space="0" w:color="auto"/>
                        <w:right w:val="none" w:sz="0" w:space="0" w:color="auto"/>
                      </w:divBdr>
                    </w:div>
                  </w:divsChild>
                </w:div>
                <w:div w:id="1152216445">
                  <w:marLeft w:val="0"/>
                  <w:marRight w:val="0"/>
                  <w:marTop w:val="0"/>
                  <w:marBottom w:val="0"/>
                  <w:divBdr>
                    <w:top w:val="none" w:sz="0" w:space="0" w:color="auto"/>
                    <w:left w:val="none" w:sz="0" w:space="0" w:color="auto"/>
                    <w:bottom w:val="none" w:sz="0" w:space="0" w:color="auto"/>
                    <w:right w:val="none" w:sz="0" w:space="0" w:color="auto"/>
                  </w:divBdr>
                  <w:divsChild>
                    <w:div w:id="558707145">
                      <w:marLeft w:val="0"/>
                      <w:marRight w:val="0"/>
                      <w:marTop w:val="0"/>
                      <w:marBottom w:val="0"/>
                      <w:divBdr>
                        <w:top w:val="none" w:sz="0" w:space="0" w:color="auto"/>
                        <w:left w:val="none" w:sz="0" w:space="0" w:color="auto"/>
                        <w:bottom w:val="none" w:sz="0" w:space="0" w:color="auto"/>
                        <w:right w:val="none" w:sz="0" w:space="0" w:color="auto"/>
                      </w:divBdr>
                    </w:div>
                    <w:div w:id="1313026938">
                      <w:marLeft w:val="0"/>
                      <w:marRight w:val="0"/>
                      <w:marTop w:val="0"/>
                      <w:marBottom w:val="0"/>
                      <w:divBdr>
                        <w:top w:val="none" w:sz="0" w:space="0" w:color="auto"/>
                        <w:left w:val="none" w:sz="0" w:space="0" w:color="auto"/>
                        <w:bottom w:val="none" w:sz="0" w:space="0" w:color="auto"/>
                        <w:right w:val="none" w:sz="0" w:space="0" w:color="auto"/>
                      </w:divBdr>
                    </w:div>
                    <w:div w:id="2075814177">
                      <w:marLeft w:val="0"/>
                      <w:marRight w:val="0"/>
                      <w:marTop w:val="0"/>
                      <w:marBottom w:val="0"/>
                      <w:divBdr>
                        <w:top w:val="none" w:sz="0" w:space="0" w:color="auto"/>
                        <w:left w:val="none" w:sz="0" w:space="0" w:color="auto"/>
                        <w:bottom w:val="none" w:sz="0" w:space="0" w:color="auto"/>
                        <w:right w:val="none" w:sz="0" w:space="0" w:color="auto"/>
                      </w:divBdr>
                    </w:div>
                  </w:divsChild>
                </w:div>
                <w:div w:id="1322852094">
                  <w:marLeft w:val="0"/>
                  <w:marRight w:val="0"/>
                  <w:marTop w:val="0"/>
                  <w:marBottom w:val="0"/>
                  <w:divBdr>
                    <w:top w:val="none" w:sz="0" w:space="0" w:color="auto"/>
                    <w:left w:val="none" w:sz="0" w:space="0" w:color="auto"/>
                    <w:bottom w:val="none" w:sz="0" w:space="0" w:color="auto"/>
                    <w:right w:val="none" w:sz="0" w:space="0" w:color="auto"/>
                  </w:divBdr>
                  <w:divsChild>
                    <w:div w:id="398868647">
                      <w:marLeft w:val="0"/>
                      <w:marRight w:val="0"/>
                      <w:marTop w:val="0"/>
                      <w:marBottom w:val="0"/>
                      <w:divBdr>
                        <w:top w:val="none" w:sz="0" w:space="0" w:color="auto"/>
                        <w:left w:val="none" w:sz="0" w:space="0" w:color="auto"/>
                        <w:bottom w:val="none" w:sz="0" w:space="0" w:color="auto"/>
                        <w:right w:val="none" w:sz="0" w:space="0" w:color="auto"/>
                      </w:divBdr>
                    </w:div>
                    <w:div w:id="1260724060">
                      <w:marLeft w:val="0"/>
                      <w:marRight w:val="0"/>
                      <w:marTop w:val="0"/>
                      <w:marBottom w:val="0"/>
                      <w:divBdr>
                        <w:top w:val="none" w:sz="0" w:space="0" w:color="auto"/>
                        <w:left w:val="none" w:sz="0" w:space="0" w:color="auto"/>
                        <w:bottom w:val="none" w:sz="0" w:space="0" w:color="auto"/>
                        <w:right w:val="none" w:sz="0" w:space="0" w:color="auto"/>
                      </w:divBdr>
                    </w:div>
                    <w:div w:id="2103061435">
                      <w:marLeft w:val="0"/>
                      <w:marRight w:val="0"/>
                      <w:marTop w:val="0"/>
                      <w:marBottom w:val="0"/>
                      <w:divBdr>
                        <w:top w:val="none" w:sz="0" w:space="0" w:color="auto"/>
                        <w:left w:val="none" w:sz="0" w:space="0" w:color="auto"/>
                        <w:bottom w:val="none" w:sz="0" w:space="0" w:color="auto"/>
                        <w:right w:val="none" w:sz="0" w:space="0" w:color="auto"/>
                      </w:divBdr>
                    </w:div>
                  </w:divsChild>
                </w:div>
                <w:div w:id="1403990317">
                  <w:marLeft w:val="0"/>
                  <w:marRight w:val="0"/>
                  <w:marTop w:val="0"/>
                  <w:marBottom w:val="0"/>
                  <w:divBdr>
                    <w:top w:val="none" w:sz="0" w:space="0" w:color="auto"/>
                    <w:left w:val="none" w:sz="0" w:space="0" w:color="auto"/>
                    <w:bottom w:val="none" w:sz="0" w:space="0" w:color="auto"/>
                    <w:right w:val="none" w:sz="0" w:space="0" w:color="auto"/>
                  </w:divBdr>
                  <w:divsChild>
                    <w:div w:id="120923311">
                      <w:marLeft w:val="0"/>
                      <w:marRight w:val="0"/>
                      <w:marTop w:val="0"/>
                      <w:marBottom w:val="0"/>
                      <w:divBdr>
                        <w:top w:val="none" w:sz="0" w:space="0" w:color="auto"/>
                        <w:left w:val="none" w:sz="0" w:space="0" w:color="auto"/>
                        <w:bottom w:val="none" w:sz="0" w:space="0" w:color="auto"/>
                        <w:right w:val="none" w:sz="0" w:space="0" w:color="auto"/>
                      </w:divBdr>
                    </w:div>
                  </w:divsChild>
                </w:div>
                <w:div w:id="1546797165">
                  <w:marLeft w:val="0"/>
                  <w:marRight w:val="0"/>
                  <w:marTop w:val="0"/>
                  <w:marBottom w:val="0"/>
                  <w:divBdr>
                    <w:top w:val="none" w:sz="0" w:space="0" w:color="auto"/>
                    <w:left w:val="none" w:sz="0" w:space="0" w:color="auto"/>
                    <w:bottom w:val="none" w:sz="0" w:space="0" w:color="auto"/>
                    <w:right w:val="none" w:sz="0" w:space="0" w:color="auto"/>
                  </w:divBdr>
                  <w:divsChild>
                    <w:div w:id="776098807">
                      <w:marLeft w:val="0"/>
                      <w:marRight w:val="0"/>
                      <w:marTop w:val="0"/>
                      <w:marBottom w:val="0"/>
                      <w:divBdr>
                        <w:top w:val="none" w:sz="0" w:space="0" w:color="auto"/>
                        <w:left w:val="none" w:sz="0" w:space="0" w:color="auto"/>
                        <w:bottom w:val="none" w:sz="0" w:space="0" w:color="auto"/>
                        <w:right w:val="none" w:sz="0" w:space="0" w:color="auto"/>
                      </w:divBdr>
                    </w:div>
                    <w:div w:id="915435829">
                      <w:marLeft w:val="0"/>
                      <w:marRight w:val="0"/>
                      <w:marTop w:val="0"/>
                      <w:marBottom w:val="0"/>
                      <w:divBdr>
                        <w:top w:val="none" w:sz="0" w:space="0" w:color="auto"/>
                        <w:left w:val="none" w:sz="0" w:space="0" w:color="auto"/>
                        <w:bottom w:val="none" w:sz="0" w:space="0" w:color="auto"/>
                        <w:right w:val="none" w:sz="0" w:space="0" w:color="auto"/>
                      </w:divBdr>
                    </w:div>
                    <w:div w:id="1777675953">
                      <w:marLeft w:val="0"/>
                      <w:marRight w:val="0"/>
                      <w:marTop w:val="0"/>
                      <w:marBottom w:val="0"/>
                      <w:divBdr>
                        <w:top w:val="none" w:sz="0" w:space="0" w:color="auto"/>
                        <w:left w:val="none" w:sz="0" w:space="0" w:color="auto"/>
                        <w:bottom w:val="none" w:sz="0" w:space="0" w:color="auto"/>
                        <w:right w:val="none" w:sz="0" w:space="0" w:color="auto"/>
                      </w:divBdr>
                    </w:div>
                  </w:divsChild>
                </w:div>
                <w:div w:id="1797138578">
                  <w:marLeft w:val="0"/>
                  <w:marRight w:val="0"/>
                  <w:marTop w:val="0"/>
                  <w:marBottom w:val="0"/>
                  <w:divBdr>
                    <w:top w:val="none" w:sz="0" w:space="0" w:color="auto"/>
                    <w:left w:val="none" w:sz="0" w:space="0" w:color="auto"/>
                    <w:bottom w:val="none" w:sz="0" w:space="0" w:color="auto"/>
                    <w:right w:val="none" w:sz="0" w:space="0" w:color="auto"/>
                  </w:divBdr>
                  <w:divsChild>
                    <w:div w:id="1494177951">
                      <w:marLeft w:val="0"/>
                      <w:marRight w:val="0"/>
                      <w:marTop w:val="0"/>
                      <w:marBottom w:val="0"/>
                      <w:divBdr>
                        <w:top w:val="none" w:sz="0" w:space="0" w:color="auto"/>
                        <w:left w:val="none" w:sz="0" w:space="0" w:color="auto"/>
                        <w:bottom w:val="none" w:sz="0" w:space="0" w:color="auto"/>
                        <w:right w:val="none" w:sz="0" w:space="0" w:color="auto"/>
                      </w:divBdr>
                    </w:div>
                  </w:divsChild>
                </w:div>
                <w:div w:id="1850947738">
                  <w:marLeft w:val="0"/>
                  <w:marRight w:val="0"/>
                  <w:marTop w:val="0"/>
                  <w:marBottom w:val="0"/>
                  <w:divBdr>
                    <w:top w:val="none" w:sz="0" w:space="0" w:color="auto"/>
                    <w:left w:val="none" w:sz="0" w:space="0" w:color="auto"/>
                    <w:bottom w:val="none" w:sz="0" w:space="0" w:color="auto"/>
                    <w:right w:val="none" w:sz="0" w:space="0" w:color="auto"/>
                  </w:divBdr>
                  <w:divsChild>
                    <w:div w:id="1006979103">
                      <w:marLeft w:val="0"/>
                      <w:marRight w:val="0"/>
                      <w:marTop w:val="0"/>
                      <w:marBottom w:val="0"/>
                      <w:divBdr>
                        <w:top w:val="none" w:sz="0" w:space="0" w:color="auto"/>
                        <w:left w:val="none" w:sz="0" w:space="0" w:color="auto"/>
                        <w:bottom w:val="none" w:sz="0" w:space="0" w:color="auto"/>
                        <w:right w:val="none" w:sz="0" w:space="0" w:color="auto"/>
                      </w:divBdr>
                    </w:div>
                  </w:divsChild>
                </w:div>
                <w:div w:id="1871994122">
                  <w:marLeft w:val="0"/>
                  <w:marRight w:val="0"/>
                  <w:marTop w:val="0"/>
                  <w:marBottom w:val="0"/>
                  <w:divBdr>
                    <w:top w:val="none" w:sz="0" w:space="0" w:color="auto"/>
                    <w:left w:val="none" w:sz="0" w:space="0" w:color="auto"/>
                    <w:bottom w:val="none" w:sz="0" w:space="0" w:color="auto"/>
                    <w:right w:val="none" w:sz="0" w:space="0" w:color="auto"/>
                  </w:divBdr>
                  <w:divsChild>
                    <w:div w:id="34550947">
                      <w:marLeft w:val="0"/>
                      <w:marRight w:val="0"/>
                      <w:marTop w:val="0"/>
                      <w:marBottom w:val="0"/>
                      <w:divBdr>
                        <w:top w:val="none" w:sz="0" w:space="0" w:color="auto"/>
                        <w:left w:val="none" w:sz="0" w:space="0" w:color="auto"/>
                        <w:bottom w:val="none" w:sz="0" w:space="0" w:color="auto"/>
                        <w:right w:val="none" w:sz="0" w:space="0" w:color="auto"/>
                      </w:divBdr>
                    </w:div>
                  </w:divsChild>
                </w:div>
                <w:div w:id="1888905922">
                  <w:marLeft w:val="0"/>
                  <w:marRight w:val="0"/>
                  <w:marTop w:val="0"/>
                  <w:marBottom w:val="0"/>
                  <w:divBdr>
                    <w:top w:val="none" w:sz="0" w:space="0" w:color="auto"/>
                    <w:left w:val="none" w:sz="0" w:space="0" w:color="auto"/>
                    <w:bottom w:val="none" w:sz="0" w:space="0" w:color="auto"/>
                    <w:right w:val="none" w:sz="0" w:space="0" w:color="auto"/>
                  </w:divBdr>
                  <w:divsChild>
                    <w:div w:id="1886796583">
                      <w:marLeft w:val="0"/>
                      <w:marRight w:val="0"/>
                      <w:marTop w:val="0"/>
                      <w:marBottom w:val="0"/>
                      <w:divBdr>
                        <w:top w:val="none" w:sz="0" w:space="0" w:color="auto"/>
                        <w:left w:val="none" w:sz="0" w:space="0" w:color="auto"/>
                        <w:bottom w:val="none" w:sz="0" w:space="0" w:color="auto"/>
                        <w:right w:val="none" w:sz="0" w:space="0" w:color="auto"/>
                      </w:divBdr>
                    </w:div>
                  </w:divsChild>
                </w:div>
                <w:div w:id="1930625831">
                  <w:marLeft w:val="0"/>
                  <w:marRight w:val="0"/>
                  <w:marTop w:val="0"/>
                  <w:marBottom w:val="0"/>
                  <w:divBdr>
                    <w:top w:val="none" w:sz="0" w:space="0" w:color="auto"/>
                    <w:left w:val="none" w:sz="0" w:space="0" w:color="auto"/>
                    <w:bottom w:val="none" w:sz="0" w:space="0" w:color="auto"/>
                    <w:right w:val="none" w:sz="0" w:space="0" w:color="auto"/>
                  </w:divBdr>
                  <w:divsChild>
                    <w:div w:id="492643850">
                      <w:marLeft w:val="0"/>
                      <w:marRight w:val="0"/>
                      <w:marTop w:val="0"/>
                      <w:marBottom w:val="0"/>
                      <w:divBdr>
                        <w:top w:val="none" w:sz="0" w:space="0" w:color="auto"/>
                        <w:left w:val="none" w:sz="0" w:space="0" w:color="auto"/>
                        <w:bottom w:val="none" w:sz="0" w:space="0" w:color="auto"/>
                        <w:right w:val="none" w:sz="0" w:space="0" w:color="auto"/>
                      </w:divBdr>
                    </w:div>
                  </w:divsChild>
                </w:div>
                <w:div w:id="2037844757">
                  <w:marLeft w:val="0"/>
                  <w:marRight w:val="0"/>
                  <w:marTop w:val="0"/>
                  <w:marBottom w:val="0"/>
                  <w:divBdr>
                    <w:top w:val="none" w:sz="0" w:space="0" w:color="auto"/>
                    <w:left w:val="none" w:sz="0" w:space="0" w:color="auto"/>
                    <w:bottom w:val="none" w:sz="0" w:space="0" w:color="auto"/>
                    <w:right w:val="none" w:sz="0" w:space="0" w:color="auto"/>
                  </w:divBdr>
                  <w:divsChild>
                    <w:div w:id="829061388">
                      <w:marLeft w:val="0"/>
                      <w:marRight w:val="0"/>
                      <w:marTop w:val="0"/>
                      <w:marBottom w:val="0"/>
                      <w:divBdr>
                        <w:top w:val="none" w:sz="0" w:space="0" w:color="auto"/>
                        <w:left w:val="none" w:sz="0" w:space="0" w:color="auto"/>
                        <w:bottom w:val="none" w:sz="0" w:space="0" w:color="auto"/>
                        <w:right w:val="none" w:sz="0" w:space="0" w:color="auto"/>
                      </w:divBdr>
                    </w:div>
                  </w:divsChild>
                </w:div>
                <w:div w:id="2131582536">
                  <w:marLeft w:val="0"/>
                  <w:marRight w:val="0"/>
                  <w:marTop w:val="0"/>
                  <w:marBottom w:val="0"/>
                  <w:divBdr>
                    <w:top w:val="none" w:sz="0" w:space="0" w:color="auto"/>
                    <w:left w:val="none" w:sz="0" w:space="0" w:color="auto"/>
                    <w:bottom w:val="none" w:sz="0" w:space="0" w:color="auto"/>
                    <w:right w:val="none" w:sz="0" w:space="0" w:color="auto"/>
                  </w:divBdr>
                  <w:divsChild>
                    <w:div w:id="1985502188">
                      <w:marLeft w:val="0"/>
                      <w:marRight w:val="0"/>
                      <w:marTop w:val="0"/>
                      <w:marBottom w:val="0"/>
                      <w:divBdr>
                        <w:top w:val="none" w:sz="0" w:space="0" w:color="auto"/>
                        <w:left w:val="none" w:sz="0" w:space="0" w:color="auto"/>
                        <w:bottom w:val="none" w:sz="0" w:space="0" w:color="auto"/>
                        <w:right w:val="none" w:sz="0" w:space="0" w:color="auto"/>
                      </w:divBdr>
                    </w:div>
                  </w:divsChild>
                </w:div>
                <w:div w:id="2140567806">
                  <w:marLeft w:val="0"/>
                  <w:marRight w:val="0"/>
                  <w:marTop w:val="0"/>
                  <w:marBottom w:val="0"/>
                  <w:divBdr>
                    <w:top w:val="none" w:sz="0" w:space="0" w:color="auto"/>
                    <w:left w:val="none" w:sz="0" w:space="0" w:color="auto"/>
                    <w:bottom w:val="none" w:sz="0" w:space="0" w:color="auto"/>
                    <w:right w:val="none" w:sz="0" w:space="0" w:color="auto"/>
                  </w:divBdr>
                  <w:divsChild>
                    <w:div w:id="181502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9724">
          <w:marLeft w:val="0"/>
          <w:marRight w:val="0"/>
          <w:marTop w:val="0"/>
          <w:marBottom w:val="0"/>
          <w:divBdr>
            <w:top w:val="none" w:sz="0" w:space="0" w:color="auto"/>
            <w:left w:val="none" w:sz="0" w:space="0" w:color="auto"/>
            <w:bottom w:val="none" w:sz="0" w:space="0" w:color="auto"/>
            <w:right w:val="none" w:sz="0" w:space="0" w:color="auto"/>
          </w:divBdr>
        </w:div>
        <w:div w:id="628828665">
          <w:marLeft w:val="0"/>
          <w:marRight w:val="0"/>
          <w:marTop w:val="0"/>
          <w:marBottom w:val="0"/>
          <w:divBdr>
            <w:top w:val="none" w:sz="0" w:space="0" w:color="auto"/>
            <w:left w:val="none" w:sz="0" w:space="0" w:color="auto"/>
            <w:bottom w:val="none" w:sz="0" w:space="0" w:color="auto"/>
            <w:right w:val="none" w:sz="0" w:space="0" w:color="auto"/>
          </w:divBdr>
        </w:div>
        <w:div w:id="840238164">
          <w:marLeft w:val="0"/>
          <w:marRight w:val="0"/>
          <w:marTop w:val="0"/>
          <w:marBottom w:val="0"/>
          <w:divBdr>
            <w:top w:val="none" w:sz="0" w:space="0" w:color="auto"/>
            <w:left w:val="none" w:sz="0" w:space="0" w:color="auto"/>
            <w:bottom w:val="none" w:sz="0" w:space="0" w:color="auto"/>
            <w:right w:val="none" w:sz="0" w:space="0" w:color="auto"/>
          </w:divBdr>
          <w:divsChild>
            <w:div w:id="1011298786">
              <w:marLeft w:val="-75"/>
              <w:marRight w:val="0"/>
              <w:marTop w:val="30"/>
              <w:marBottom w:val="30"/>
              <w:divBdr>
                <w:top w:val="none" w:sz="0" w:space="0" w:color="auto"/>
                <w:left w:val="none" w:sz="0" w:space="0" w:color="auto"/>
                <w:bottom w:val="none" w:sz="0" w:space="0" w:color="auto"/>
                <w:right w:val="none" w:sz="0" w:space="0" w:color="auto"/>
              </w:divBdr>
              <w:divsChild>
                <w:div w:id="68355578">
                  <w:marLeft w:val="0"/>
                  <w:marRight w:val="0"/>
                  <w:marTop w:val="0"/>
                  <w:marBottom w:val="0"/>
                  <w:divBdr>
                    <w:top w:val="none" w:sz="0" w:space="0" w:color="auto"/>
                    <w:left w:val="none" w:sz="0" w:space="0" w:color="auto"/>
                    <w:bottom w:val="none" w:sz="0" w:space="0" w:color="auto"/>
                    <w:right w:val="none" w:sz="0" w:space="0" w:color="auto"/>
                  </w:divBdr>
                  <w:divsChild>
                    <w:div w:id="676811565">
                      <w:marLeft w:val="0"/>
                      <w:marRight w:val="0"/>
                      <w:marTop w:val="0"/>
                      <w:marBottom w:val="0"/>
                      <w:divBdr>
                        <w:top w:val="none" w:sz="0" w:space="0" w:color="auto"/>
                        <w:left w:val="none" w:sz="0" w:space="0" w:color="auto"/>
                        <w:bottom w:val="none" w:sz="0" w:space="0" w:color="auto"/>
                        <w:right w:val="none" w:sz="0" w:space="0" w:color="auto"/>
                      </w:divBdr>
                    </w:div>
                  </w:divsChild>
                </w:div>
                <w:div w:id="105738673">
                  <w:marLeft w:val="0"/>
                  <w:marRight w:val="0"/>
                  <w:marTop w:val="0"/>
                  <w:marBottom w:val="0"/>
                  <w:divBdr>
                    <w:top w:val="none" w:sz="0" w:space="0" w:color="auto"/>
                    <w:left w:val="none" w:sz="0" w:space="0" w:color="auto"/>
                    <w:bottom w:val="none" w:sz="0" w:space="0" w:color="auto"/>
                    <w:right w:val="none" w:sz="0" w:space="0" w:color="auto"/>
                  </w:divBdr>
                  <w:divsChild>
                    <w:div w:id="279996769">
                      <w:marLeft w:val="0"/>
                      <w:marRight w:val="0"/>
                      <w:marTop w:val="0"/>
                      <w:marBottom w:val="0"/>
                      <w:divBdr>
                        <w:top w:val="none" w:sz="0" w:space="0" w:color="auto"/>
                        <w:left w:val="none" w:sz="0" w:space="0" w:color="auto"/>
                        <w:bottom w:val="none" w:sz="0" w:space="0" w:color="auto"/>
                        <w:right w:val="none" w:sz="0" w:space="0" w:color="auto"/>
                      </w:divBdr>
                    </w:div>
                    <w:div w:id="622493047">
                      <w:marLeft w:val="0"/>
                      <w:marRight w:val="0"/>
                      <w:marTop w:val="0"/>
                      <w:marBottom w:val="0"/>
                      <w:divBdr>
                        <w:top w:val="none" w:sz="0" w:space="0" w:color="auto"/>
                        <w:left w:val="none" w:sz="0" w:space="0" w:color="auto"/>
                        <w:bottom w:val="none" w:sz="0" w:space="0" w:color="auto"/>
                        <w:right w:val="none" w:sz="0" w:space="0" w:color="auto"/>
                      </w:divBdr>
                    </w:div>
                    <w:div w:id="740953300">
                      <w:marLeft w:val="0"/>
                      <w:marRight w:val="0"/>
                      <w:marTop w:val="0"/>
                      <w:marBottom w:val="0"/>
                      <w:divBdr>
                        <w:top w:val="none" w:sz="0" w:space="0" w:color="auto"/>
                        <w:left w:val="none" w:sz="0" w:space="0" w:color="auto"/>
                        <w:bottom w:val="none" w:sz="0" w:space="0" w:color="auto"/>
                        <w:right w:val="none" w:sz="0" w:space="0" w:color="auto"/>
                      </w:divBdr>
                    </w:div>
                    <w:div w:id="1758672012">
                      <w:marLeft w:val="0"/>
                      <w:marRight w:val="0"/>
                      <w:marTop w:val="0"/>
                      <w:marBottom w:val="0"/>
                      <w:divBdr>
                        <w:top w:val="none" w:sz="0" w:space="0" w:color="auto"/>
                        <w:left w:val="none" w:sz="0" w:space="0" w:color="auto"/>
                        <w:bottom w:val="none" w:sz="0" w:space="0" w:color="auto"/>
                        <w:right w:val="none" w:sz="0" w:space="0" w:color="auto"/>
                      </w:divBdr>
                    </w:div>
                    <w:div w:id="1787965039">
                      <w:marLeft w:val="0"/>
                      <w:marRight w:val="0"/>
                      <w:marTop w:val="0"/>
                      <w:marBottom w:val="0"/>
                      <w:divBdr>
                        <w:top w:val="none" w:sz="0" w:space="0" w:color="auto"/>
                        <w:left w:val="none" w:sz="0" w:space="0" w:color="auto"/>
                        <w:bottom w:val="none" w:sz="0" w:space="0" w:color="auto"/>
                        <w:right w:val="none" w:sz="0" w:space="0" w:color="auto"/>
                      </w:divBdr>
                    </w:div>
                    <w:div w:id="1958486439">
                      <w:marLeft w:val="0"/>
                      <w:marRight w:val="0"/>
                      <w:marTop w:val="0"/>
                      <w:marBottom w:val="0"/>
                      <w:divBdr>
                        <w:top w:val="none" w:sz="0" w:space="0" w:color="auto"/>
                        <w:left w:val="none" w:sz="0" w:space="0" w:color="auto"/>
                        <w:bottom w:val="none" w:sz="0" w:space="0" w:color="auto"/>
                        <w:right w:val="none" w:sz="0" w:space="0" w:color="auto"/>
                      </w:divBdr>
                    </w:div>
                    <w:div w:id="2053268671">
                      <w:marLeft w:val="0"/>
                      <w:marRight w:val="0"/>
                      <w:marTop w:val="0"/>
                      <w:marBottom w:val="0"/>
                      <w:divBdr>
                        <w:top w:val="none" w:sz="0" w:space="0" w:color="auto"/>
                        <w:left w:val="none" w:sz="0" w:space="0" w:color="auto"/>
                        <w:bottom w:val="none" w:sz="0" w:space="0" w:color="auto"/>
                        <w:right w:val="none" w:sz="0" w:space="0" w:color="auto"/>
                      </w:divBdr>
                    </w:div>
                  </w:divsChild>
                </w:div>
                <w:div w:id="169292550">
                  <w:marLeft w:val="0"/>
                  <w:marRight w:val="0"/>
                  <w:marTop w:val="0"/>
                  <w:marBottom w:val="0"/>
                  <w:divBdr>
                    <w:top w:val="none" w:sz="0" w:space="0" w:color="auto"/>
                    <w:left w:val="none" w:sz="0" w:space="0" w:color="auto"/>
                    <w:bottom w:val="none" w:sz="0" w:space="0" w:color="auto"/>
                    <w:right w:val="none" w:sz="0" w:space="0" w:color="auto"/>
                  </w:divBdr>
                  <w:divsChild>
                    <w:div w:id="708845760">
                      <w:marLeft w:val="0"/>
                      <w:marRight w:val="0"/>
                      <w:marTop w:val="0"/>
                      <w:marBottom w:val="0"/>
                      <w:divBdr>
                        <w:top w:val="none" w:sz="0" w:space="0" w:color="auto"/>
                        <w:left w:val="none" w:sz="0" w:space="0" w:color="auto"/>
                        <w:bottom w:val="none" w:sz="0" w:space="0" w:color="auto"/>
                        <w:right w:val="none" w:sz="0" w:space="0" w:color="auto"/>
                      </w:divBdr>
                    </w:div>
                  </w:divsChild>
                </w:div>
                <w:div w:id="263147724">
                  <w:marLeft w:val="0"/>
                  <w:marRight w:val="0"/>
                  <w:marTop w:val="0"/>
                  <w:marBottom w:val="0"/>
                  <w:divBdr>
                    <w:top w:val="none" w:sz="0" w:space="0" w:color="auto"/>
                    <w:left w:val="none" w:sz="0" w:space="0" w:color="auto"/>
                    <w:bottom w:val="none" w:sz="0" w:space="0" w:color="auto"/>
                    <w:right w:val="none" w:sz="0" w:space="0" w:color="auto"/>
                  </w:divBdr>
                  <w:divsChild>
                    <w:div w:id="1054232041">
                      <w:marLeft w:val="0"/>
                      <w:marRight w:val="0"/>
                      <w:marTop w:val="0"/>
                      <w:marBottom w:val="0"/>
                      <w:divBdr>
                        <w:top w:val="none" w:sz="0" w:space="0" w:color="auto"/>
                        <w:left w:val="none" w:sz="0" w:space="0" w:color="auto"/>
                        <w:bottom w:val="none" w:sz="0" w:space="0" w:color="auto"/>
                        <w:right w:val="none" w:sz="0" w:space="0" w:color="auto"/>
                      </w:divBdr>
                    </w:div>
                  </w:divsChild>
                </w:div>
                <w:div w:id="377820613">
                  <w:marLeft w:val="0"/>
                  <w:marRight w:val="0"/>
                  <w:marTop w:val="0"/>
                  <w:marBottom w:val="0"/>
                  <w:divBdr>
                    <w:top w:val="none" w:sz="0" w:space="0" w:color="auto"/>
                    <w:left w:val="none" w:sz="0" w:space="0" w:color="auto"/>
                    <w:bottom w:val="none" w:sz="0" w:space="0" w:color="auto"/>
                    <w:right w:val="none" w:sz="0" w:space="0" w:color="auto"/>
                  </w:divBdr>
                  <w:divsChild>
                    <w:div w:id="1969122903">
                      <w:marLeft w:val="0"/>
                      <w:marRight w:val="0"/>
                      <w:marTop w:val="0"/>
                      <w:marBottom w:val="0"/>
                      <w:divBdr>
                        <w:top w:val="none" w:sz="0" w:space="0" w:color="auto"/>
                        <w:left w:val="none" w:sz="0" w:space="0" w:color="auto"/>
                        <w:bottom w:val="none" w:sz="0" w:space="0" w:color="auto"/>
                        <w:right w:val="none" w:sz="0" w:space="0" w:color="auto"/>
                      </w:divBdr>
                    </w:div>
                  </w:divsChild>
                </w:div>
                <w:div w:id="407308428">
                  <w:marLeft w:val="0"/>
                  <w:marRight w:val="0"/>
                  <w:marTop w:val="0"/>
                  <w:marBottom w:val="0"/>
                  <w:divBdr>
                    <w:top w:val="none" w:sz="0" w:space="0" w:color="auto"/>
                    <w:left w:val="none" w:sz="0" w:space="0" w:color="auto"/>
                    <w:bottom w:val="none" w:sz="0" w:space="0" w:color="auto"/>
                    <w:right w:val="none" w:sz="0" w:space="0" w:color="auto"/>
                  </w:divBdr>
                  <w:divsChild>
                    <w:div w:id="486359255">
                      <w:marLeft w:val="0"/>
                      <w:marRight w:val="0"/>
                      <w:marTop w:val="0"/>
                      <w:marBottom w:val="0"/>
                      <w:divBdr>
                        <w:top w:val="none" w:sz="0" w:space="0" w:color="auto"/>
                        <w:left w:val="none" w:sz="0" w:space="0" w:color="auto"/>
                        <w:bottom w:val="none" w:sz="0" w:space="0" w:color="auto"/>
                        <w:right w:val="none" w:sz="0" w:space="0" w:color="auto"/>
                      </w:divBdr>
                    </w:div>
                  </w:divsChild>
                </w:div>
                <w:div w:id="467207109">
                  <w:marLeft w:val="0"/>
                  <w:marRight w:val="0"/>
                  <w:marTop w:val="0"/>
                  <w:marBottom w:val="0"/>
                  <w:divBdr>
                    <w:top w:val="none" w:sz="0" w:space="0" w:color="auto"/>
                    <w:left w:val="none" w:sz="0" w:space="0" w:color="auto"/>
                    <w:bottom w:val="none" w:sz="0" w:space="0" w:color="auto"/>
                    <w:right w:val="none" w:sz="0" w:space="0" w:color="auto"/>
                  </w:divBdr>
                  <w:divsChild>
                    <w:div w:id="947739451">
                      <w:marLeft w:val="0"/>
                      <w:marRight w:val="0"/>
                      <w:marTop w:val="0"/>
                      <w:marBottom w:val="0"/>
                      <w:divBdr>
                        <w:top w:val="none" w:sz="0" w:space="0" w:color="auto"/>
                        <w:left w:val="none" w:sz="0" w:space="0" w:color="auto"/>
                        <w:bottom w:val="none" w:sz="0" w:space="0" w:color="auto"/>
                        <w:right w:val="none" w:sz="0" w:space="0" w:color="auto"/>
                      </w:divBdr>
                    </w:div>
                  </w:divsChild>
                </w:div>
                <w:div w:id="576524204">
                  <w:marLeft w:val="0"/>
                  <w:marRight w:val="0"/>
                  <w:marTop w:val="0"/>
                  <w:marBottom w:val="0"/>
                  <w:divBdr>
                    <w:top w:val="none" w:sz="0" w:space="0" w:color="auto"/>
                    <w:left w:val="none" w:sz="0" w:space="0" w:color="auto"/>
                    <w:bottom w:val="none" w:sz="0" w:space="0" w:color="auto"/>
                    <w:right w:val="none" w:sz="0" w:space="0" w:color="auto"/>
                  </w:divBdr>
                  <w:divsChild>
                    <w:div w:id="1768650534">
                      <w:marLeft w:val="0"/>
                      <w:marRight w:val="0"/>
                      <w:marTop w:val="0"/>
                      <w:marBottom w:val="0"/>
                      <w:divBdr>
                        <w:top w:val="none" w:sz="0" w:space="0" w:color="auto"/>
                        <w:left w:val="none" w:sz="0" w:space="0" w:color="auto"/>
                        <w:bottom w:val="none" w:sz="0" w:space="0" w:color="auto"/>
                        <w:right w:val="none" w:sz="0" w:space="0" w:color="auto"/>
                      </w:divBdr>
                    </w:div>
                  </w:divsChild>
                </w:div>
                <w:div w:id="579945503">
                  <w:marLeft w:val="0"/>
                  <w:marRight w:val="0"/>
                  <w:marTop w:val="0"/>
                  <w:marBottom w:val="0"/>
                  <w:divBdr>
                    <w:top w:val="none" w:sz="0" w:space="0" w:color="auto"/>
                    <w:left w:val="none" w:sz="0" w:space="0" w:color="auto"/>
                    <w:bottom w:val="none" w:sz="0" w:space="0" w:color="auto"/>
                    <w:right w:val="none" w:sz="0" w:space="0" w:color="auto"/>
                  </w:divBdr>
                  <w:divsChild>
                    <w:div w:id="331612482">
                      <w:marLeft w:val="0"/>
                      <w:marRight w:val="0"/>
                      <w:marTop w:val="0"/>
                      <w:marBottom w:val="0"/>
                      <w:divBdr>
                        <w:top w:val="none" w:sz="0" w:space="0" w:color="auto"/>
                        <w:left w:val="none" w:sz="0" w:space="0" w:color="auto"/>
                        <w:bottom w:val="none" w:sz="0" w:space="0" w:color="auto"/>
                        <w:right w:val="none" w:sz="0" w:space="0" w:color="auto"/>
                      </w:divBdr>
                    </w:div>
                    <w:div w:id="534271353">
                      <w:marLeft w:val="0"/>
                      <w:marRight w:val="0"/>
                      <w:marTop w:val="0"/>
                      <w:marBottom w:val="0"/>
                      <w:divBdr>
                        <w:top w:val="none" w:sz="0" w:space="0" w:color="auto"/>
                        <w:left w:val="none" w:sz="0" w:space="0" w:color="auto"/>
                        <w:bottom w:val="none" w:sz="0" w:space="0" w:color="auto"/>
                        <w:right w:val="none" w:sz="0" w:space="0" w:color="auto"/>
                      </w:divBdr>
                    </w:div>
                    <w:div w:id="925918483">
                      <w:marLeft w:val="0"/>
                      <w:marRight w:val="0"/>
                      <w:marTop w:val="0"/>
                      <w:marBottom w:val="0"/>
                      <w:divBdr>
                        <w:top w:val="none" w:sz="0" w:space="0" w:color="auto"/>
                        <w:left w:val="none" w:sz="0" w:space="0" w:color="auto"/>
                        <w:bottom w:val="none" w:sz="0" w:space="0" w:color="auto"/>
                        <w:right w:val="none" w:sz="0" w:space="0" w:color="auto"/>
                      </w:divBdr>
                    </w:div>
                  </w:divsChild>
                </w:div>
                <w:div w:id="635646315">
                  <w:marLeft w:val="0"/>
                  <w:marRight w:val="0"/>
                  <w:marTop w:val="0"/>
                  <w:marBottom w:val="0"/>
                  <w:divBdr>
                    <w:top w:val="none" w:sz="0" w:space="0" w:color="auto"/>
                    <w:left w:val="none" w:sz="0" w:space="0" w:color="auto"/>
                    <w:bottom w:val="none" w:sz="0" w:space="0" w:color="auto"/>
                    <w:right w:val="none" w:sz="0" w:space="0" w:color="auto"/>
                  </w:divBdr>
                  <w:divsChild>
                    <w:div w:id="1401638221">
                      <w:marLeft w:val="0"/>
                      <w:marRight w:val="0"/>
                      <w:marTop w:val="0"/>
                      <w:marBottom w:val="0"/>
                      <w:divBdr>
                        <w:top w:val="none" w:sz="0" w:space="0" w:color="auto"/>
                        <w:left w:val="none" w:sz="0" w:space="0" w:color="auto"/>
                        <w:bottom w:val="none" w:sz="0" w:space="0" w:color="auto"/>
                        <w:right w:val="none" w:sz="0" w:space="0" w:color="auto"/>
                      </w:divBdr>
                    </w:div>
                  </w:divsChild>
                </w:div>
                <w:div w:id="650209250">
                  <w:marLeft w:val="0"/>
                  <w:marRight w:val="0"/>
                  <w:marTop w:val="0"/>
                  <w:marBottom w:val="0"/>
                  <w:divBdr>
                    <w:top w:val="none" w:sz="0" w:space="0" w:color="auto"/>
                    <w:left w:val="none" w:sz="0" w:space="0" w:color="auto"/>
                    <w:bottom w:val="none" w:sz="0" w:space="0" w:color="auto"/>
                    <w:right w:val="none" w:sz="0" w:space="0" w:color="auto"/>
                  </w:divBdr>
                  <w:divsChild>
                    <w:div w:id="646670134">
                      <w:marLeft w:val="0"/>
                      <w:marRight w:val="0"/>
                      <w:marTop w:val="0"/>
                      <w:marBottom w:val="0"/>
                      <w:divBdr>
                        <w:top w:val="none" w:sz="0" w:space="0" w:color="auto"/>
                        <w:left w:val="none" w:sz="0" w:space="0" w:color="auto"/>
                        <w:bottom w:val="none" w:sz="0" w:space="0" w:color="auto"/>
                        <w:right w:val="none" w:sz="0" w:space="0" w:color="auto"/>
                      </w:divBdr>
                    </w:div>
                  </w:divsChild>
                </w:div>
                <w:div w:id="794449919">
                  <w:marLeft w:val="0"/>
                  <w:marRight w:val="0"/>
                  <w:marTop w:val="0"/>
                  <w:marBottom w:val="0"/>
                  <w:divBdr>
                    <w:top w:val="none" w:sz="0" w:space="0" w:color="auto"/>
                    <w:left w:val="none" w:sz="0" w:space="0" w:color="auto"/>
                    <w:bottom w:val="none" w:sz="0" w:space="0" w:color="auto"/>
                    <w:right w:val="none" w:sz="0" w:space="0" w:color="auto"/>
                  </w:divBdr>
                  <w:divsChild>
                    <w:div w:id="1518034591">
                      <w:marLeft w:val="0"/>
                      <w:marRight w:val="0"/>
                      <w:marTop w:val="0"/>
                      <w:marBottom w:val="0"/>
                      <w:divBdr>
                        <w:top w:val="none" w:sz="0" w:space="0" w:color="auto"/>
                        <w:left w:val="none" w:sz="0" w:space="0" w:color="auto"/>
                        <w:bottom w:val="none" w:sz="0" w:space="0" w:color="auto"/>
                        <w:right w:val="none" w:sz="0" w:space="0" w:color="auto"/>
                      </w:divBdr>
                    </w:div>
                  </w:divsChild>
                </w:div>
                <w:div w:id="983387955">
                  <w:marLeft w:val="0"/>
                  <w:marRight w:val="0"/>
                  <w:marTop w:val="0"/>
                  <w:marBottom w:val="0"/>
                  <w:divBdr>
                    <w:top w:val="none" w:sz="0" w:space="0" w:color="auto"/>
                    <w:left w:val="none" w:sz="0" w:space="0" w:color="auto"/>
                    <w:bottom w:val="none" w:sz="0" w:space="0" w:color="auto"/>
                    <w:right w:val="none" w:sz="0" w:space="0" w:color="auto"/>
                  </w:divBdr>
                  <w:divsChild>
                    <w:div w:id="988173469">
                      <w:marLeft w:val="0"/>
                      <w:marRight w:val="0"/>
                      <w:marTop w:val="0"/>
                      <w:marBottom w:val="0"/>
                      <w:divBdr>
                        <w:top w:val="none" w:sz="0" w:space="0" w:color="auto"/>
                        <w:left w:val="none" w:sz="0" w:space="0" w:color="auto"/>
                        <w:bottom w:val="none" w:sz="0" w:space="0" w:color="auto"/>
                        <w:right w:val="none" w:sz="0" w:space="0" w:color="auto"/>
                      </w:divBdr>
                    </w:div>
                  </w:divsChild>
                </w:div>
                <w:div w:id="1092822543">
                  <w:marLeft w:val="0"/>
                  <w:marRight w:val="0"/>
                  <w:marTop w:val="0"/>
                  <w:marBottom w:val="0"/>
                  <w:divBdr>
                    <w:top w:val="none" w:sz="0" w:space="0" w:color="auto"/>
                    <w:left w:val="none" w:sz="0" w:space="0" w:color="auto"/>
                    <w:bottom w:val="none" w:sz="0" w:space="0" w:color="auto"/>
                    <w:right w:val="none" w:sz="0" w:space="0" w:color="auto"/>
                  </w:divBdr>
                  <w:divsChild>
                    <w:div w:id="1989509014">
                      <w:marLeft w:val="0"/>
                      <w:marRight w:val="0"/>
                      <w:marTop w:val="0"/>
                      <w:marBottom w:val="0"/>
                      <w:divBdr>
                        <w:top w:val="none" w:sz="0" w:space="0" w:color="auto"/>
                        <w:left w:val="none" w:sz="0" w:space="0" w:color="auto"/>
                        <w:bottom w:val="none" w:sz="0" w:space="0" w:color="auto"/>
                        <w:right w:val="none" w:sz="0" w:space="0" w:color="auto"/>
                      </w:divBdr>
                    </w:div>
                  </w:divsChild>
                </w:div>
                <w:div w:id="1270114850">
                  <w:marLeft w:val="0"/>
                  <w:marRight w:val="0"/>
                  <w:marTop w:val="0"/>
                  <w:marBottom w:val="0"/>
                  <w:divBdr>
                    <w:top w:val="none" w:sz="0" w:space="0" w:color="auto"/>
                    <w:left w:val="none" w:sz="0" w:space="0" w:color="auto"/>
                    <w:bottom w:val="none" w:sz="0" w:space="0" w:color="auto"/>
                    <w:right w:val="none" w:sz="0" w:space="0" w:color="auto"/>
                  </w:divBdr>
                  <w:divsChild>
                    <w:div w:id="656034092">
                      <w:marLeft w:val="0"/>
                      <w:marRight w:val="0"/>
                      <w:marTop w:val="0"/>
                      <w:marBottom w:val="0"/>
                      <w:divBdr>
                        <w:top w:val="none" w:sz="0" w:space="0" w:color="auto"/>
                        <w:left w:val="none" w:sz="0" w:space="0" w:color="auto"/>
                        <w:bottom w:val="none" w:sz="0" w:space="0" w:color="auto"/>
                        <w:right w:val="none" w:sz="0" w:space="0" w:color="auto"/>
                      </w:divBdr>
                    </w:div>
                  </w:divsChild>
                </w:div>
                <w:div w:id="1329023168">
                  <w:marLeft w:val="0"/>
                  <w:marRight w:val="0"/>
                  <w:marTop w:val="0"/>
                  <w:marBottom w:val="0"/>
                  <w:divBdr>
                    <w:top w:val="none" w:sz="0" w:space="0" w:color="auto"/>
                    <w:left w:val="none" w:sz="0" w:space="0" w:color="auto"/>
                    <w:bottom w:val="none" w:sz="0" w:space="0" w:color="auto"/>
                    <w:right w:val="none" w:sz="0" w:space="0" w:color="auto"/>
                  </w:divBdr>
                  <w:divsChild>
                    <w:div w:id="63532455">
                      <w:marLeft w:val="0"/>
                      <w:marRight w:val="0"/>
                      <w:marTop w:val="0"/>
                      <w:marBottom w:val="0"/>
                      <w:divBdr>
                        <w:top w:val="none" w:sz="0" w:space="0" w:color="auto"/>
                        <w:left w:val="none" w:sz="0" w:space="0" w:color="auto"/>
                        <w:bottom w:val="none" w:sz="0" w:space="0" w:color="auto"/>
                        <w:right w:val="none" w:sz="0" w:space="0" w:color="auto"/>
                      </w:divBdr>
                    </w:div>
                  </w:divsChild>
                </w:div>
                <w:div w:id="1342202193">
                  <w:marLeft w:val="0"/>
                  <w:marRight w:val="0"/>
                  <w:marTop w:val="0"/>
                  <w:marBottom w:val="0"/>
                  <w:divBdr>
                    <w:top w:val="none" w:sz="0" w:space="0" w:color="auto"/>
                    <w:left w:val="none" w:sz="0" w:space="0" w:color="auto"/>
                    <w:bottom w:val="none" w:sz="0" w:space="0" w:color="auto"/>
                    <w:right w:val="none" w:sz="0" w:space="0" w:color="auto"/>
                  </w:divBdr>
                  <w:divsChild>
                    <w:div w:id="282274684">
                      <w:marLeft w:val="0"/>
                      <w:marRight w:val="0"/>
                      <w:marTop w:val="0"/>
                      <w:marBottom w:val="0"/>
                      <w:divBdr>
                        <w:top w:val="none" w:sz="0" w:space="0" w:color="auto"/>
                        <w:left w:val="none" w:sz="0" w:space="0" w:color="auto"/>
                        <w:bottom w:val="none" w:sz="0" w:space="0" w:color="auto"/>
                        <w:right w:val="none" w:sz="0" w:space="0" w:color="auto"/>
                      </w:divBdr>
                    </w:div>
                  </w:divsChild>
                </w:div>
                <w:div w:id="1428304789">
                  <w:marLeft w:val="0"/>
                  <w:marRight w:val="0"/>
                  <w:marTop w:val="0"/>
                  <w:marBottom w:val="0"/>
                  <w:divBdr>
                    <w:top w:val="none" w:sz="0" w:space="0" w:color="auto"/>
                    <w:left w:val="none" w:sz="0" w:space="0" w:color="auto"/>
                    <w:bottom w:val="none" w:sz="0" w:space="0" w:color="auto"/>
                    <w:right w:val="none" w:sz="0" w:space="0" w:color="auto"/>
                  </w:divBdr>
                  <w:divsChild>
                    <w:div w:id="1703944500">
                      <w:marLeft w:val="0"/>
                      <w:marRight w:val="0"/>
                      <w:marTop w:val="0"/>
                      <w:marBottom w:val="0"/>
                      <w:divBdr>
                        <w:top w:val="none" w:sz="0" w:space="0" w:color="auto"/>
                        <w:left w:val="none" w:sz="0" w:space="0" w:color="auto"/>
                        <w:bottom w:val="none" w:sz="0" w:space="0" w:color="auto"/>
                        <w:right w:val="none" w:sz="0" w:space="0" w:color="auto"/>
                      </w:divBdr>
                    </w:div>
                  </w:divsChild>
                </w:div>
                <w:div w:id="1517383944">
                  <w:marLeft w:val="0"/>
                  <w:marRight w:val="0"/>
                  <w:marTop w:val="0"/>
                  <w:marBottom w:val="0"/>
                  <w:divBdr>
                    <w:top w:val="none" w:sz="0" w:space="0" w:color="auto"/>
                    <w:left w:val="none" w:sz="0" w:space="0" w:color="auto"/>
                    <w:bottom w:val="none" w:sz="0" w:space="0" w:color="auto"/>
                    <w:right w:val="none" w:sz="0" w:space="0" w:color="auto"/>
                  </w:divBdr>
                  <w:divsChild>
                    <w:div w:id="2016305621">
                      <w:marLeft w:val="0"/>
                      <w:marRight w:val="0"/>
                      <w:marTop w:val="0"/>
                      <w:marBottom w:val="0"/>
                      <w:divBdr>
                        <w:top w:val="none" w:sz="0" w:space="0" w:color="auto"/>
                        <w:left w:val="none" w:sz="0" w:space="0" w:color="auto"/>
                        <w:bottom w:val="none" w:sz="0" w:space="0" w:color="auto"/>
                        <w:right w:val="none" w:sz="0" w:space="0" w:color="auto"/>
                      </w:divBdr>
                    </w:div>
                  </w:divsChild>
                </w:div>
                <w:div w:id="1552577394">
                  <w:marLeft w:val="0"/>
                  <w:marRight w:val="0"/>
                  <w:marTop w:val="0"/>
                  <w:marBottom w:val="0"/>
                  <w:divBdr>
                    <w:top w:val="none" w:sz="0" w:space="0" w:color="auto"/>
                    <w:left w:val="none" w:sz="0" w:space="0" w:color="auto"/>
                    <w:bottom w:val="none" w:sz="0" w:space="0" w:color="auto"/>
                    <w:right w:val="none" w:sz="0" w:space="0" w:color="auto"/>
                  </w:divBdr>
                  <w:divsChild>
                    <w:div w:id="846939453">
                      <w:marLeft w:val="0"/>
                      <w:marRight w:val="0"/>
                      <w:marTop w:val="0"/>
                      <w:marBottom w:val="0"/>
                      <w:divBdr>
                        <w:top w:val="none" w:sz="0" w:space="0" w:color="auto"/>
                        <w:left w:val="none" w:sz="0" w:space="0" w:color="auto"/>
                        <w:bottom w:val="none" w:sz="0" w:space="0" w:color="auto"/>
                        <w:right w:val="none" w:sz="0" w:space="0" w:color="auto"/>
                      </w:divBdr>
                    </w:div>
                  </w:divsChild>
                </w:div>
                <w:div w:id="1832865445">
                  <w:marLeft w:val="0"/>
                  <w:marRight w:val="0"/>
                  <w:marTop w:val="0"/>
                  <w:marBottom w:val="0"/>
                  <w:divBdr>
                    <w:top w:val="none" w:sz="0" w:space="0" w:color="auto"/>
                    <w:left w:val="none" w:sz="0" w:space="0" w:color="auto"/>
                    <w:bottom w:val="none" w:sz="0" w:space="0" w:color="auto"/>
                    <w:right w:val="none" w:sz="0" w:space="0" w:color="auto"/>
                  </w:divBdr>
                  <w:divsChild>
                    <w:div w:id="182088018">
                      <w:marLeft w:val="0"/>
                      <w:marRight w:val="0"/>
                      <w:marTop w:val="0"/>
                      <w:marBottom w:val="0"/>
                      <w:divBdr>
                        <w:top w:val="none" w:sz="0" w:space="0" w:color="auto"/>
                        <w:left w:val="none" w:sz="0" w:space="0" w:color="auto"/>
                        <w:bottom w:val="none" w:sz="0" w:space="0" w:color="auto"/>
                        <w:right w:val="none" w:sz="0" w:space="0" w:color="auto"/>
                      </w:divBdr>
                    </w:div>
                    <w:div w:id="348916477">
                      <w:marLeft w:val="0"/>
                      <w:marRight w:val="0"/>
                      <w:marTop w:val="0"/>
                      <w:marBottom w:val="0"/>
                      <w:divBdr>
                        <w:top w:val="none" w:sz="0" w:space="0" w:color="auto"/>
                        <w:left w:val="none" w:sz="0" w:space="0" w:color="auto"/>
                        <w:bottom w:val="none" w:sz="0" w:space="0" w:color="auto"/>
                        <w:right w:val="none" w:sz="0" w:space="0" w:color="auto"/>
                      </w:divBdr>
                    </w:div>
                    <w:div w:id="435908611">
                      <w:marLeft w:val="0"/>
                      <w:marRight w:val="0"/>
                      <w:marTop w:val="0"/>
                      <w:marBottom w:val="0"/>
                      <w:divBdr>
                        <w:top w:val="none" w:sz="0" w:space="0" w:color="auto"/>
                        <w:left w:val="none" w:sz="0" w:space="0" w:color="auto"/>
                        <w:bottom w:val="none" w:sz="0" w:space="0" w:color="auto"/>
                        <w:right w:val="none" w:sz="0" w:space="0" w:color="auto"/>
                      </w:divBdr>
                    </w:div>
                    <w:div w:id="499780773">
                      <w:marLeft w:val="0"/>
                      <w:marRight w:val="0"/>
                      <w:marTop w:val="0"/>
                      <w:marBottom w:val="0"/>
                      <w:divBdr>
                        <w:top w:val="none" w:sz="0" w:space="0" w:color="auto"/>
                        <w:left w:val="none" w:sz="0" w:space="0" w:color="auto"/>
                        <w:bottom w:val="none" w:sz="0" w:space="0" w:color="auto"/>
                        <w:right w:val="none" w:sz="0" w:space="0" w:color="auto"/>
                      </w:divBdr>
                    </w:div>
                    <w:div w:id="690033625">
                      <w:marLeft w:val="0"/>
                      <w:marRight w:val="0"/>
                      <w:marTop w:val="0"/>
                      <w:marBottom w:val="0"/>
                      <w:divBdr>
                        <w:top w:val="none" w:sz="0" w:space="0" w:color="auto"/>
                        <w:left w:val="none" w:sz="0" w:space="0" w:color="auto"/>
                        <w:bottom w:val="none" w:sz="0" w:space="0" w:color="auto"/>
                        <w:right w:val="none" w:sz="0" w:space="0" w:color="auto"/>
                      </w:divBdr>
                    </w:div>
                    <w:div w:id="1086072907">
                      <w:marLeft w:val="0"/>
                      <w:marRight w:val="0"/>
                      <w:marTop w:val="0"/>
                      <w:marBottom w:val="0"/>
                      <w:divBdr>
                        <w:top w:val="none" w:sz="0" w:space="0" w:color="auto"/>
                        <w:left w:val="none" w:sz="0" w:space="0" w:color="auto"/>
                        <w:bottom w:val="none" w:sz="0" w:space="0" w:color="auto"/>
                        <w:right w:val="none" w:sz="0" w:space="0" w:color="auto"/>
                      </w:divBdr>
                    </w:div>
                    <w:div w:id="1184704474">
                      <w:marLeft w:val="0"/>
                      <w:marRight w:val="0"/>
                      <w:marTop w:val="0"/>
                      <w:marBottom w:val="0"/>
                      <w:divBdr>
                        <w:top w:val="none" w:sz="0" w:space="0" w:color="auto"/>
                        <w:left w:val="none" w:sz="0" w:space="0" w:color="auto"/>
                        <w:bottom w:val="none" w:sz="0" w:space="0" w:color="auto"/>
                        <w:right w:val="none" w:sz="0" w:space="0" w:color="auto"/>
                      </w:divBdr>
                    </w:div>
                    <w:div w:id="1715348649">
                      <w:marLeft w:val="0"/>
                      <w:marRight w:val="0"/>
                      <w:marTop w:val="0"/>
                      <w:marBottom w:val="0"/>
                      <w:divBdr>
                        <w:top w:val="none" w:sz="0" w:space="0" w:color="auto"/>
                        <w:left w:val="none" w:sz="0" w:space="0" w:color="auto"/>
                        <w:bottom w:val="none" w:sz="0" w:space="0" w:color="auto"/>
                        <w:right w:val="none" w:sz="0" w:space="0" w:color="auto"/>
                      </w:divBdr>
                    </w:div>
                    <w:div w:id="2097051645">
                      <w:marLeft w:val="0"/>
                      <w:marRight w:val="0"/>
                      <w:marTop w:val="0"/>
                      <w:marBottom w:val="0"/>
                      <w:divBdr>
                        <w:top w:val="none" w:sz="0" w:space="0" w:color="auto"/>
                        <w:left w:val="none" w:sz="0" w:space="0" w:color="auto"/>
                        <w:bottom w:val="none" w:sz="0" w:space="0" w:color="auto"/>
                        <w:right w:val="none" w:sz="0" w:space="0" w:color="auto"/>
                      </w:divBdr>
                    </w:div>
                  </w:divsChild>
                </w:div>
                <w:div w:id="1941989990">
                  <w:marLeft w:val="0"/>
                  <w:marRight w:val="0"/>
                  <w:marTop w:val="0"/>
                  <w:marBottom w:val="0"/>
                  <w:divBdr>
                    <w:top w:val="none" w:sz="0" w:space="0" w:color="auto"/>
                    <w:left w:val="none" w:sz="0" w:space="0" w:color="auto"/>
                    <w:bottom w:val="none" w:sz="0" w:space="0" w:color="auto"/>
                    <w:right w:val="none" w:sz="0" w:space="0" w:color="auto"/>
                  </w:divBdr>
                  <w:divsChild>
                    <w:div w:id="2049259610">
                      <w:marLeft w:val="0"/>
                      <w:marRight w:val="0"/>
                      <w:marTop w:val="0"/>
                      <w:marBottom w:val="0"/>
                      <w:divBdr>
                        <w:top w:val="none" w:sz="0" w:space="0" w:color="auto"/>
                        <w:left w:val="none" w:sz="0" w:space="0" w:color="auto"/>
                        <w:bottom w:val="none" w:sz="0" w:space="0" w:color="auto"/>
                        <w:right w:val="none" w:sz="0" w:space="0" w:color="auto"/>
                      </w:divBdr>
                    </w:div>
                  </w:divsChild>
                </w:div>
                <w:div w:id="1947813114">
                  <w:marLeft w:val="0"/>
                  <w:marRight w:val="0"/>
                  <w:marTop w:val="0"/>
                  <w:marBottom w:val="0"/>
                  <w:divBdr>
                    <w:top w:val="none" w:sz="0" w:space="0" w:color="auto"/>
                    <w:left w:val="none" w:sz="0" w:space="0" w:color="auto"/>
                    <w:bottom w:val="none" w:sz="0" w:space="0" w:color="auto"/>
                    <w:right w:val="none" w:sz="0" w:space="0" w:color="auto"/>
                  </w:divBdr>
                  <w:divsChild>
                    <w:div w:id="2055424585">
                      <w:marLeft w:val="0"/>
                      <w:marRight w:val="0"/>
                      <w:marTop w:val="0"/>
                      <w:marBottom w:val="0"/>
                      <w:divBdr>
                        <w:top w:val="none" w:sz="0" w:space="0" w:color="auto"/>
                        <w:left w:val="none" w:sz="0" w:space="0" w:color="auto"/>
                        <w:bottom w:val="none" w:sz="0" w:space="0" w:color="auto"/>
                        <w:right w:val="none" w:sz="0" w:space="0" w:color="auto"/>
                      </w:divBdr>
                    </w:div>
                  </w:divsChild>
                </w:div>
                <w:div w:id="2007129319">
                  <w:marLeft w:val="0"/>
                  <w:marRight w:val="0"/>
                  <w:marTop w:val="0"/>
                  <w:marBottom w:val="0"/>
                  <w:divBdr>
                    <w:top w:val="none" w:sz="0" w:space="0" w:color="auto"/>
                    <w:left w:val="none" w:sz="0" w:space="0" w:color="auto"/>
                    <w:bottom w:val="none" w:sz="0" w:space="0" w:color="auto"/>
                    <w:right w:val="none" w:sz="0" w:space="0" w:color="auto"/>
                  </w:divBdr>
                  <w:divsChild>
                    <w:div w:id="403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368040">
          <w:marLeft w:val="0"/>
          <w:marRight w:val="0"/>
          <w:marTop w:val="0"/>
          <w:marBottom w:val="0"/>
          <w:divBdr>
            <w:top w:val="none" w:sz="0" w:space="0" w:color="auto"/>
            <w:left w:val="none" w:sz="0" w:space="0" w:color="auto"/>
            <w:bottom w:val="none" w:sz="0" w:space="0" w:color="auto"/>
            <w:right w:val="none" w:sz="0" w:space="0" w:color="auto"/>
          </w:divBdr>
        </w:div>
        <w:div w:id="1041050914">
          <w:marLeft w:val="0"/>
          <w:marRight w:val="0"/>
          <w:marTop w:val="0"/>
          <w:marBottom w:val="0"/>
          <w:divBdr>
            <w:top w:val="none" w:sz="0" w:space="0" w:color="auto"/>
            <w:left w:val="none" w:sz="0" w:space="0" w:color="auto"/>
            <w:bottom w:val="none" w:sz="0" w:space="0" w:color="auto"/>
            <w:right w:val="none" w:sz="0" w:space="0" w:color="auto"/>
          </w:divBdr>
          <w:divsChild>
            <w:div w:id="1293705915">
              <w:marLeft w:val="-75"/>
              <w:marRight w:val="0"/>
              <w:marTop w:val="30"/>
              <w:marBottom w:val="30"/>
              <w:divBdr>
                <w:top w:val="none" w:sz="0" w:space="0" w:color="auto"/>
                <w:left w:val="none" w:sz="0" w:space="0" w:color="auto"/>
                <w:bottom w:val="none" w:sz="0" w:space="0" w:color="auto"/>
                <w:right w:val="none" w:sz="0" w:space="0" w:color="auto"/>
              </w:divBdr>
              <w:divsChild>
                <w:div w:id="43910497">
                  <w:marLeft w:val="0"/>
                  <w:marRight w:val="0"/>
                  <w:marTop w:val="0"/>
                  <w:marBottom w:val="0"/>
                  <w:divBdr>
                    <w:top w:val="none" w:sz="0" w:space="0" w:color="auto"/>
                    <w:left w:val="none" w:sz="0" w:space="0" w:color="auto"/>
                    <w:bottom w:val="none" w:sz="0" w:space="0" w:color="auto"/>
                    <w:right w:val="none" w:sz="0" w:space="0" w:color="auto"/>
                  </w:divBdr>
                  <w:divsChild>
                    <w:div w:id="1048646400">
                      <w:marLeft w:val="0"/>
                      <w:marRight w:val="0"/>
                      <w:marTop w:val="0"/>
                      <w:marBottom w:val="0"/>
                      <w:divBdr>
                        <w:top w:val="none" w:sz="0" w:space="0" w:color="auto"/>
                        <w:left w:val="none" w:sz="0" w:space="0" w:color="auto"/>
                        <w:bottom w:val="none" w:sz="0" w:space="0" w:color="auto"/>
                        <w:right w:val="none" w:sz="0" w:space="0" w:color="auto"/>
                      </w:divBdr>
                    </w:div>
                  </w:divsChild>
                </w:div>
                <w:div w:id="112747661">
                  <w:marLeft w:val="0"/>
                  <w:marRight w:val="0"/>
                  <w:marTop w:val="0"/>
                  <w:marBottom w:val="0"/>
                  <w:divBdr>
                    <w:top w:val="none" w:sz="0" w:space="0" w:color="auto"/>
                    <w:left w:val="none" w:sz="0" w:space="0" w:color="auto"/>
                    <w:bottom w:val="none" w:sz="0" w:space="0" w:color="auto"/>
                    <w:right w:val="none" w:sz="0" w:space="0" w:color="auto"/>
                  </w:divBdr>
                  <w:divsChild>
                    <w:div w:id="1285887538">
                      <w:marLeft w:val="0"/>
                      <w:marRight w:val="0"/>
                      <w:marTop w:val="0"/>
                      <w:marBottom w:val="0"/>
                      <w:divBdr>
                        <w:top w:val="none" w:sz="0" w:space="0" w:color="auto"/>
                        <w:left w:val="none" w:sz="0" w:space="0" w:color="auto"/>
                        <w:bottom w:val="none" w:sz="0" w:space="0" w:color="auto"/>
                        <w:right w:val="none" w:sz="0" w:space="0" w:color="auto"/>
                      </w:divBdr>
                    </w:div>
                  </w:divsChild>
                </w:div>
                <w:div w:id="242034232">
                  <w:marLeft w:val="0"/>
                  <w:marRight w:val="0"/>
                  <w:marTop w:val="0"/>
                  <w:marBottom w:val="0"/>
                  <w:divBdr>
                    <w:top w:val="none" w:sz="0" w:space="0" w:color="auto"/>
                    <w:left w:val="none" w:sz="0" w:space="0" w:color="auto"/>
                    <w:bottom w:val="none" w:sz="0" w:space="0" w:color="auto"/>
                    <w:right w:val="none" w:sz="0" w:space="0" w:color="auto"/>
                  </w:divBdr>
                  <w:divsChild>
                    <w:div w:id="1374964752">
                      <w:marLeft w:val="0"/>
                      <w:marRight w:val="0"/>
                      <w:marTop w:val="0"/>
                      <w:marBottom w:val="0"/>
                      <w:divBdr>
                        <w:top w:val="none" w:sz="0" w:space="0" w:color="auto"/>
                        <w:left w:val="none" w:sz="0" w:space="0" w:color="auto"/>
                        <w:bottom w:val="none" w:sz="0" w:space="0" w:color="auto"/>
                        <w:right w:val="none" w:sz="0" w:space="0" w:color="auto"/>
                      </w:divBdr>
                    </w:div>
                  </w:divsChild>
                </w:div>
                <w:div w:id="277177838">
                  <w:marLeft w:val="0"/>
                  <w:marRight w:val="0"/>
                  <w:marTop w:val="0"/>
                  <w:marBottom w:val="0"/>
                  <w:divBdr>
                    <w:top w:val="none" w:sz="0" w:space="0" w:color="auto"/>
                    <w:left w:val="none" w:sz="0" w:space="0" w:color="auto"/>
                    <w:bottom w:val="none" w:sz="0" w:space="0" w:color="auto"/>
                    <w:right w:val="none" w:sz="0" w:space="0" w:color="auto"/>
                  </w:divBdr>
                  <w:divsChild>
                    <w:div w:id="145513786">
                      <w:marLeft w:val="0"/>
                      <w:marRight w:val="0"/>
                      <w:marTop w:val="0"/>
                      <w:marBottom w:val="0"/>
                      <w:divBdr>
                        <w:top w:val="none" w:sz="0" w:space="0" w:color="auto"/>
                        <w:left w:val="none" w:sz="0" w:space="0" w:color="auto"/>
                        <w:bottom w:val="none" w:sz="0" w:space="0" w:color="auto"/>
                        <w:right w:val="none" w:sz="0" w:space="0" w:color="auto"/>
                      </w:divBdr>
                    </w:div>
                  </w:divsChild>
                </w:div>
                <w:div w:id="327371684">
                  <w:marLeft w:val="0"/>
                  <w:marRight w:val="0"/>
                  <w:marTop w:val="0"/>
                  <w:marBottom w:val="0"/>
                  <w:divBdr>
                    <w:top w:val="none" w:sz="0" w:space="0" w:color="auto"/>
                    <w:left w:val="none" w:sz="0" w:space="0" w:color="auto"/>
                    <w:bottom w:val="none" w:sz="0" w:space="0" w:color="auto"/>
                    <w:right w:val="none" w:sz="0" w:space="0" w:color="auto"/>
                  </w:divBdr>
                  <w:divsChild>
                    <w:div w:id="402993659">
                      <w:marLeft w:val="0"/>
                      <w:marRight w:val="0"/>
                      <w:marTop w:val="0"/>
                      <w:marBottom w:val="0"/>
                      <w:divBdr>
                        <w:top w:val="none" w:sz="0" w:space="0" w:color="auto"/>
                        <w:left w:val="none" w:sz="0" w:space="0" w:color="auto"/>
                        <w:bottom w:val="none" w:sz="0" w:space="0" w:color="auto"/>
                        <w:right w:val="none" w:sz="0" w:space="0" w:color="auto"/>
                      </w:divBdr>
                    </w:div>
                  </w:divsChild>
                </w:div>
                <w:div w:id="516122432">
                  <w:marLeft w:val="0"/>
                  <w:marRight w:val="0"/>
                  <w:marTop w:val="0"/>
                  <w:marBottom w:val="0"/>
                  <w:divBdr>
                    <w:top w:val="none" w:sz="0" w:space="0" w:color="auto"/>
                    <w:left w:val="none" w:sz="0" w:space="0" w:color="auto"/>
                    <w:bottom w:val="none" w:sz="0" w:space="0" w:color="auto"/>
                    <w:right w:val="none" w:sz="0" w:space="0" w:color="auto"/>
                  </w:divBdr>
                  <w:divsChild>
                    <w:div w:id="324867077">
                      <w:marLeft w:val="0"/>
                      <w:marRight w:val="0"/>
                      <w:marTop w:val="0"/>
                      <w:marBottom w:val="0"/>
                      <w:divBdr>
                        <w:top w:val="none" w:sz="0" w:space="0" w:color="auto"/>
                        <w:left w:val="none" w:sz="0" w:space="0" w:color="auto"/>
                        <w:bottom w:val="none" w:sz="0" w:space="0" w:color="auto"/>
                        <w:right w:val="none" w:sz="0" w:space="0" w:color="auto"/>
                      </w:divBdr>
                    </w:div>
                  </w:divsChild>
                </w:div>
                <w:div w:id="696153882">
                  <w:marLeft w:val="0"/>
                  <w:marRight w:val="0"/>
                  <w:marTop w:val="0"/>
                  <w:marBottom w:val="0"/>
                  <w:divBdr>
                    <w:top w:val="none" w:sz="0" w:space="0" w:color="auto"/>
                    <w:left w:val="none" w:sz="0" w:space="0" w:color="auto"/>
                    <w:bottom w:val="none" w:sz="0" w:space="0" w:color="auto"/>
                    <w:right w:val="none" w:sz="0" w:space="0" w:color="auto"/>
                  </w:divBdr>
                  <w:divsChild>
                    <w:div w:id="1535534585">
                      <w:marLeft w:val="0"/>
                      <w:marRight w:val="0"/>
                      <w:marTop w:val="0"/>
                      <w:marBottom w:val="0"/>
                      <w:divBdr>
                        <w:top w:val="none" w:sz="0" w:space="0" w:color="auto"/>
                        <w:left w:val="none" w:sz="0" w:space="0" w:color="auto"/>
                        <w:bottom w:val="none" w:sz="0" w:space="0" w:color="auto"/>
                        <w:right w:val="none" w:sz="0" w:space="0" w:color="auto"/>
                      </w:divBdr>
                    </w:div>
                  </w:divsChild>
                </w:div>
                <w:div w:id="763039001">
                  <w:marLeft w:val="0"/>
                  <w:marRight w:val="0"/>
                  <w:marTop w:val="0"/>
                  <w:marBottom w:val="0"/>
                  <w:divBdr>
                    <w:top w:val="none" w:sz="0" w:space="0" w:color="auto"/>
                    <w:left w:val="none" w:sz="0" w:space="0" w:color="auto"/>
                    <w:bottom w:val="none" w:sz="0" w:space="0" w:color="auto"/>
                    <w:right w:val="none" w:sz="0" w:space="0" w:color="auto"/>
                  </w:divBdr>
                  <w:divsChild>
                    <w:div w:id="1380082583">
                      <w:marLeft w:val="0"/>
                      <w:marRight w:val="0"/>
                      <w:marTop w:val="0"/>
                      <w:marBottom w:val="0"/>
                      <w:divBdr>
                        <w:top w:val="none" w:sz="0" w:space="0" w:color="auto"/>
                        <w:left w:val="none" w:sz="0" w:space="0" w:color="auto"/>
                        <w:bottom w:val="none" w:sz="0" w:space="0" w:color="auto"/>
                        <w:right w:val="none" w:sz="0" w:space="0" w:color="auto"/>
                      </w:divBdr>
                    </w:div>
                  </w:divsChild>
                </w:div>
                <w:div w:id="766074511">
                  <w:marLeft w:val="0"/>
                  <w:marRight w:val="0"/>
                  <w:marTop w:val="0"/>
                  <w:marBottom w:val="0"/>
                  <w:divBdr>
                    <w:top w:val="none" w:sz="0" w:space="0" w:color="auto"/>
                    <w:left w:val="none" w:sz="0" w:space="0" w:color="auto"/>
                    <w:bottom w:val="none" w:sz="0" w:space="0" w:color="auto"/>
                    <w:right w:val="none" w:sz="0" w:space="0" w:color="auto"/>
                  </w:divBdr>
                  <w:divsChild>
                    <w:div w:id="257954161">
                      <w:marLeft w:val="0"/>
                      <w:marRight w:val="0"/>
                      <w:marTop w:val="0"/>
                      <w:marBottom w:val="0"/>
                      <w:divBdr>
                        <w:top w:val="none" w:sz="0" w:space="0" w:color="auto"/>
                        <w:left w:val="none" w:sz="0" w:space="0" w:color="auto"/>
                        <w:bottom w:val="none" w:sz="0" w:space="0" w:color="auto"/>
                        <w:right w:val="none" w:sz="0" w:space="0" w:color="auto"/>
                      </w:divBdr>
                    </w:div>
                  </w:divsChild>
                </w:div>
                <w:div w:id="868572133">
                  <w:marLeft w:val="0"/>
                  <w:marRight w:val="0"/>
                  <w:marTop w:val="0"/>
                  <w:marBottom w:val="0"/>
                  <w:divBdr>
                    <w:top w:val="none" w:sz="0" w:space="0" w:color="auto"/>
                    <w:left w:val="none" w:sz="0" w:space="0" w:color="auto"/>
                    <w:bottom w:val="none" w:sz="0" w:space="0" w:color="auto"/>
                    <w:right w:val="none" w:sz="0" w:space="0" w:color="auto"/>
                  </w:divBdr>
                  <w:divsChild>
                    <w:div w:id="193931225">
                      <w:marLeft w:val="0"/>
                      <w:marRight w:val="0"/>
                      <w:marTop w:val="0"/>
                      <w:marBottom w:val="0"/>
                      <w:divBdr>
                        <w:top w:val="none" w:sz="0" w:space="0" w:color="auto"/>
                        <w:left w:val="none" w:sz="0" w:space="0" w:color="auto"/>
                        <w:bottom w:val="none" w:sz="0" w:space="0" w:color="auto"/>
                        <w:right w:val="none" w:sz="0" w:space="0" w:color="auto"/>
                      </w:divBdr>
                    </w:div>
                  </w:divsChild>
                </w:div>
                <w:div w:id="912544704">
                  <w:marLeft w:val="0"/>
                  <w:marRight w:val="0"/>
                  <w:marTop w:val="0"/>
                  <w:marBottom w:val="0"/>
                  <w:divBdr>
                    <w:top w:val="none" w:sz="0" w:space="0" w:color="auto"/>
                    <w:left w:val="none" w:sz="0" w:space="0" w:color="auto"/>
                    <w:bottom w:val="none" w:sz="0" w:space="0" w:color="auto"/>
                    <w:right w:val="none" w:sz="0" w:space="0" w:color="auto"/>
                  </w:divBdr>
                  <w:divsChild>
                    <w:div w:id="844827376">
                      <w:marLeft w:val="0"/>
                      <w:marRight w:val="0"/>
                      <w:marTop w:val="0"/>
                      <w:marBottom w:val="0"/>
                      <w:divBdr>
                        <w:top w:val="none" w:sz="0" w:space="0" w:color="auto"/>
                        <w:left w:val="none" w:sz="0" w:space="0" w:color="auto"/>
                        <w:bottom w:val="none" w:sz="0" w:space="0" w:color="auto"/>
                        <w:right w:val="none" w:sz="0" w:space="0" w:color="auto"/>
                      </w:divBdr>
                    </w:div>
                  </w:divsChild>
                </w:div>
                <w:div w:id="919026039">
                  <w:marLeft w:val="0"/>
                  <w:marRight w:val="0"/>
                  <w:marTop w:val="0"/>
                  <w:marBottom w:val="0"/>
                  <w:divBdr>
                    <w:top w:val="none" w:sz="0" w:space="0" w:color="auto"/>
                    <w:left w:val="none" w:sz="0" w:space="0" w:color="auto"/>
                    <w:bottom w:val="none" w:sz="0" w:space="0" w:color="auto"/>
                    <w:right w:val="none" w:sz="0" w:space="0" w:color="auto"/>
                  </w:divBdr>
                  <w:divsChild>
                    <w:div w:id="56900290">
                      <w:marLeft w:val="0"/>
                      <w:marRight w:val="0"/>
                      <w:marTop w:val="0"/>
                      <w:marBottom w:val="0"/>
                      <w:divBdr>
                        <w:top w:val="none" w:sz="0" w:space="0" w:color="auto"/>
                        <w:left w:val="none" w:sz="0" w:space="0" w:color="auto"/>
                        <w:bottom w:val="none" w:sz="0" w:space="0" w:color="auto"/>
                        <w:right w:val="none" w:sz="0" w:space="0" w:color="auto"/>
                      </w:divBdr>
                    </w:div>
                  </w:divsChild>
                </w:div>
                <w:div w:id="1075471508">
                  <w:marLeft w:val="0"/>
                  <w:marRight w:val="0"/>
                  <w:marTop w:val="0"/>
                  <w:marBottom w:val="0"/>
                  <w:divBdr>
                    <w:top w:val="none" w:sz="0" w:space="0" w:color="auto"/>
                    <w:left w:val="none" w:sz="0" w:space="0" w:color="auto"/>
                    <w:bottom w:val="none" w:sz="0" w:space="0" w:color="auto"/>
                    <w:right w:val="none" w:sz="0" w:space="0" w:color="auto"/>
                  </w:divBdr>
                  <w:divsChild>
                    <w:div w:id="1118992971">
                      <w:marLeft w:val="0"/>
                      <w:marRight w:val="0"/>
                      <w:marTop w:val="0"/>
                      <w:marBottom w:val="0"/>
                      <w:divBdr>
                        <w:top w:val="none" w:sz="0" w:space="0" w:color="auto"/>
                        <w:left w:val="none" w:sz="0" w:space="0" w:color="auto"/>
                        <w:bottom w:val="none" w:sz="0" w:space="0" w:color="auto"/>
                        <w:right w:val="none" w:sz="0" w:space="0" w:color="auto"/>
                      </w:divBdr>
                    </w:div>
                  </w:divsChild>
                </w:div>
                <w:div w:id="1127045605">
                  <w:marLeft w:val="0"/>
                  <w:marRight w:val="0"/>
                  <w:marTop w:val="0"/>
                  <w:marBottom w:val="0"/>
                  <w:divBdr>
                    <w:top w:val="none" w:sz="0" w:space="0" w:color="auto"/>
                    <w:left w:val="none" w:sz="0" w:space="0" w:color="auto"/>
                    <w:bottom w:val="none" w:sz="0" w:space="0" w:color="auto"/>
                    <w:right w:val="none" w:sz="0" w:space="0" w:color="auto"/>
                  </w:divBdr>
                  <w:divsChild>
                    <w:div w:id="485435542">
                      <w:marLeft w:val="0"/>
                      <w:marRight w:val="0"/>
                      <w:marTop w:val="0"/>
                      <w:marBottom w:val="0"/>
                      <w:divBdr>
                        <w:top w:val="none" w:sz="0" w:space="0" w:color="auto"/>
                        <w:left w:val="none" w:sz="0" w:space="0" w:color="auto"/>
                        <w:bottom w:val="none" w:sz="0" w:space="0" w:color="auto"/>
                        <w:right w:val="none" w:sz="0" w:space="0" w:color="auto"/>
                      </w:divBdr>
                    </w:div>
                    <w:div w:id="555354936">
                      <w:marLeft w:val="0"/>
                      <w:marRight w:val="0"/>
                      <w:marTop w:val="0"/>
                      <w:marBottom w:val="0"/>
                      <w:divBdr>
                        <w:top w:val="none" w:sz="0" w:space="0" w:color="auto"/>
                        <w:left w:val="none" w:sz="0" w:space="0" w:color="auto"/>
                        <w:bottom w:val="none" w:sz="0" w:space="0" w:color="auto"/>
                        <w:right w:val="none" w:sz="0" w:space="0" w:color="auto"/>
                      </w:divBdr>
                    </w:div>
                    <w:div w:id="606011467">
                      <w:marLeft w:val="0"/>
                      <w:marRight w:val="0"/>
                      <w:marTop w:val="0"/>
                      <w:marBottom w:val="0"/>
                      <w:divBdr>
                        <w:top w:val="none" w:sz="0" w:space="0" w:color="auto"/>
                        <w:left w:val="none" w:sz="0" w:space="0" w:color="auto"/>
                        <w:bottom w:val="none" w:sz="0" w:space="0" w:color="auto"/>
                        <w:right w:val="none" w:sz="0" w:space="0" w:color="auto"/>
                      </w:divBdr>
                    </w:div>
                    <w:div w:id="1003774941">
                      <w:marLeft w:val="0"/>
                      <w:marRight w:val="0"/>
                      <w:marTop w:val="0"/>
                      <w:marBottom w:val="0"/>
                      <w:divBdr>
                        <w:top w:val="none" w:sz="0" w:space="0" w:color="auto"/>
                        <w:left w:val="none" w:sz="0" w:space="0" w:color="auto"/>
                        <w:bottom w:val="none" w:sz="0" w:space="0" w:color="auto"/>
                        <w:right w:val="none" w:sz="0" w:space="0" w:color="auto"/>
                      </w:divBdr>
                    </w:div>
                    <w:div w:id="1309555518">
                      <w:marLeft w:val="0"/>
                      <w:marRight w:val="0"/>
                      <w:marTop w:val="0"/>
                      <w:marBottom w:val="0"/>
                      <w:divBdr>
                        <w:top w:val="none" w:sz="0" w:space="0" w:color="auto"/>
                        <w:left w:val="none" w:sz="0" w:space="0" w:color="auto"/>
                        <w:bottom w:val="none" w:sz="0" w:space="0" w:color="auto"/>
                        <w:right w:val="none" w:sz="0" w:space="0" w:color="auto"/>
                      </w:divBdr>
                    </w:div>
                    <w:div w:id="1414161896">
                      <w:marLeft w:val="0"/>
                      <w:marRight w:val="0"/>
                      <w:marTop w:val="0"/>
                      <w:marBottom w:val="0"/>
                      <w:divBdr>
                        <w:top w:val="none" w:sz="0" w:space="0" w:color="auto"/>
                        <w:left w:val="none" w:sz="0" w:space="0" w:color="auto"/>
                        <w:bottom w:val="none" w:sz="0" w:space="0" w:color="auto"/>
                        <w:right w:val="none" w:sz="0" w:space="0" w:color="auto"/>
                      </w:divBdr>
                    </w:div>
                    <w:div w:id="1567260200">
                      <w:marLeft w:val="0"/>
                      <w:marRight w:val="0"/>
                      <w:marTop w:val="0"/>
                      <w:marBottom w:val="0"/>
                      <w:divBdr>
                        <w:top w:val="none" w:sz="0" w:space="0" w:color="auto"/>
                        <w:left w:val="none" w:sz="0" w:space="0" w:color="auto"/>
                        <w:bottom w:val="none" w:sz="0" w:space="0" w:color="auto"/>
                        <w:right w:val="none" w:sz="0" w:space="0" w:color="auto"/>
                      </w:divBdr>
                    </w:div>
                  </w:divsChild>
                </w:div>
                <w:div w:id="1227885207">
                  <w:marLeft w:val="0"/>
                  <w:marRight w:val="0"/>
                  <w:marTop w:val="0"/>
                  <w:marBottom w:val="0"/>
                  <w:divBdr>
                    <w:top w:val="none" w:sz="0" w:space="0" w:color="auto"/>
                    <w:left w:val="none" w:sz="0" w:space="0" w:color="auto"/>
                    <w:bottom w:val="none" w:sz="0" w:space="0" w:color="auto"/>
                    <w:right w:val="none" w:sz="0" w:space="0" w:color="auto"/>
                  </w:divBdr>
                  <w:divsChild>
                    <w:div w:id="1898512543">
                      <w:marLeft w:val="0"/>
                      <w:marRight w:val="0"/>
                      <w:marTop w:val="0"/>
                      <w:marBottom w:val="0"/>
                      <w:divBdr>
                        <w:top w:val="none" w:sz="0" w:space="0" w:color="auto"/>
                        <w:left w:val="none" w:sz="0" w:space="0" w:color="auto"/>
                        <w:bottom w:val="none" w:sz="0" w:space="0" w:color="auto"/>
                        <w:right w:val="none" w:sz="0" w:space="0" w:color="auto"/>
                      </w:divBdr>
                    </w:div>
                  </w:divsChild>
                </w:div>
                <w:div w:id="1228956776">
                  <w:marLeft w:val="0"/>
                  <w:marRight w:val="0"/>
                  <w:marTop w:val="0"/>
                  <w:marBottom w:val="0"/>
                  <w:divBdr>
                    <w:top w:val="none" w:sz="0" w:space="0" w:color="auto"/>
                    <w:left w:val="none" w:sz="0" w:space="0" w:color="auto"/>
                    <w:bottom w:val="none" w:sz="0" w:space="0" w:color="auto"/>
                    <w:right w:val="none" w:sz="0" w:space="0" w:color="auto"/>
                  </w:divBdr>
                  <w:divsChild>
                    <w:div w:id="1225218990">
                      <w:marLeft w:val="0"/>
                      <w:marRight w:val="0"/>
                      <w:marTop w:val="0"/>
                      <w:marBottom w:val="0"/>
                      <w:divBdr>
                        <w:top w:val="none" w:sz="0" w:space="0" w:color="auto"/>
                        <w:left w:val="none" w:sz="0" w:space="0" w:color="auto"/>
                        <w:bottom w:val="none" w:sz="0" w:space="0" w:color="auto"/>
                        <w:right w:val="none" w:sz="0" w:space="0" w:color="auto"/>
                      </w:divBdr>
                    </w:div>
                  </w:divsChild>
                </w:div>
                <w:div w:id="1259174398">
                  <w:marLeft w:val="0"/>
                  <w:marRight w:val="0"/>
                  <w:marTop w:val="0"/>
                  <w:marBottom w:val="0"/>
                  <w:divBdr>
                    <w:top w:val="none" w:sz="0" w:space="0" w:color="auto"/>
                    <w:left w:val="none" w:sz="0" w:space="0" w:color="auto"/>
                    <w:bottom w:val="none" w:sz="0" w:space="0" w:color="auto"/>
                    <w:right w:val="none" w:sz="0" w:space="0" w:color="auto"/>
                  </w:divBdr>
                  <w:divsChild>
                    <w:div w:id="1197353972">
                      <w:marLeft w:val="0"/>
                      <w:marRight w:val="0"/>
                      <w:marTop w:val="0"/>
                      <w:marBottom w:val="0"/>
                      <w:divBdr>
                        <w:top w:val="none" w:sz="0" w:space="0" w:color="auto"/>
                        <w:left w:val="none" w:sz="0" w:space="0" w:color="auto"/>
                        <w:bottom w:val="none" w:sz="0" w:space="0" w:color="auto"/>
                        <w:right w:val="none" w:sz="0" w:space="0" w:color="auto"/>
                      </w:divBdr>
                    </w:div>
                  </w:divsChild>
                </w:div>
                <w:div w:id="1261332349">
                  <w:marLeft w:val="0"/>
                  <w:marRight w:val="0"/>
                  <w:marTop w:val="0"/>
                  <w:marBottom w:val="0"/>
                  <w:divBdr>
                    <w:top w:val="none" w:sz="0" w:space="0" w:color="auto"/>
                    <w:left w:val="none" w:sz="0" w:space="0" w:color="auto"/>
                    <w:bottom w:val="none" w:sz="0" w:space="0" w:color="auto"/>
                    <w:right w:val="none" w:sz="0" w:space="0" w:color="auto"/>
                  </w:divBdr>
                  <w:divsChild>
                    <w:div w:id="475728201">
                      <w:marLeft w:val="0"/>
                      <w:marRight w:val="0"/>
                      <w:marTop w:val="0"/>
                      <w:marBottom w:val="0"/>
                      <w:divBdr>
                        <w:top w:val="none" w:sz="0" w:space="0" w:color="auto"/>
                        <w:left w:val="none" w:sz="0" w:space="0" w:color="auto"/>
                        <w:bottom w:val="none" w:sz="0" w:space="0" w:color="auto"/>
                        <w:right w:val="none" w:sz="0" w:space="0" w:color="auto"/>
                      </w:divBdr>
                    </w:div>
                  </w:divsChild>
                </w:div>
                <w:div w:id="1342707408">
                  <w:marLeft w:val="0"/>
                  <w:marRight w:val="0"/>
                  <w:marTop w:val="0"/>
                  <w:marBottom w:val="0"/>
                  <w:divBdr>
                    <w:top w:val="none" w:sz="0" w:space="0" w:color="auto"/>
                    <w:left w:val="none" w:sz="0" w:space="0" w:color="auto"/>
                    <w:bottom w:val="none" w:sz="0" w:space="0" w:color="auto"/>
                    <w:right w:val="none" w:sz="0" w:space="0" w:color="auto"/>
                  </w:divBdr>
                  <w:divsChild>
                    <w:div w:id="634020436">
                      <w:marLeft w:val="0"/>
                      <w:marRight w:val="0"/>
                      <w:marTop w:val="0"/>
                      <w:marBottom w:val="0"/>
                      <w:divBdr>
                        <w:top w:val="none" w:sz="0" w:space="0" w:color="auto"/>
                        <w:left w:val="none" w:sz="0" w:space="0" w:color="auto"/>
                        <w:bottom w:val="none" w:sz="0" w:space="0" w:color="auto"/>
                        <w:right w:val="none" w:sz="0" w:space="0" w:color="auto"/>
                      </w:divBdr>
                    </w:div>
                  </w:divsChild>
                </w:div>
                <w:div w:id="1360273951">
                  <w:marLeft w:val="0"/>
                  <w:marRight w:val="0"/>
                  <w:marTop w:val="0"/>
                  <w:marBottom w:val="0"/>
                  <w:divBdr>
                    <w:top w:val="none" w:sz="0" w:space="0" w:color="auto"/>
                    <w:left w:val="none" w:sz="0" w:space="0" w:color="auto"/>
                    <w:bottom w:val="none" w:sz="0" w:space="0" w:color="auto"/>
                    <w:right w:val="none" w:sz="0" w:space="0" w:color="auto"/>
                  </w:divBdr>
                  <w:divsChild>
                    <w:div w:id="2081635291">
                      <w:marLeft w:val="0"/>
                      <w:marRight w:val="0"/>
                      <w:marTop w:val="0"/>
                      <w:marBottom w:val="0"/>
                      <w:divBdr>
                        <w:top w:val="none" w:sz="0" w:space="0" w:color="auto"/>
                        <w:left w:val="none" w:sz="0" w:space="0" w:color="auto"/>
                        <w:bottom w:val="none" w:sz="0" w:space="0" w:color="auto"/>
                        <w:right w:val="none" w:sz="0" w:space="0" w:color="auto"/>
                      </w:divBdr>
                    </w:div>
                  </w:divsChild>
                </w:div>
                <w:div w:id="1572228585">
                  <w:marLeft w:val="0"/>
                  <w:marRight w:val="0"/>
                  <w:marTop w:val="0"/>
                  <w:marBottom w:val="0"/>
                  <w:divBdr>
                    <w:top w:val="none" w:sz="0" w:space="0" w:color="auto"/>
                    <w:left w:val="none" w:sz="0" w:space="0" w:color="auto"/>
                    <w:bottom w:val="none" w:sz="0" w:space="0" w:color="auto"/>
                    <w:right w:val="none" w:sz="0" w:space="0" w:color="auto"/>
                  </w:divBdr>
                  <w:divsChild>
                    <w:div w:id="1871607602">
                      <w:marLeft w:val="0"/>
                      <w:marRight w:val="0"/>
                      <w:marTop w:val="0"/>
                      <w:marBottom w:val="0"/>
                      <w:divBdr>
                        <w:top w:val="none" w:sz="0" w:space="0" w:color="auto"/>
                        <w:left w:val="none" w:sz="0" w:space="0" w:color="auto"/>
                        <w:bottom w:val="none" w:sz="0" w:space="0" w:color="auto"/>
                        <w:right w:val="none" w:sz="0" w:space="0" w:color="auto"/>
                      </w:divBdr>
                    </w:div>
                  </w:divsChild>
                </w:div>
                <w:div w:id="1752383882">
                  <w:marLeft w:val="0"/>
                  <w:marRight w:val="0"/>
                  <w:marTop w:val="0"/>
                  <w:marBottom w:val="0"/>
                  <w:divBdr>
                    <w:top w:val="none" w:sz="0" w:space="0" w:color="auto"/>
                    <w:left w:val="none" w:sz="0" w:space="0" w:color="auto"/>
                    <w:bottom w:val="none" w:sz="0" w:space="0" w:color="auto"/>
                    <w:right w:val="none" w:sz="0" w:space="0" w:color="auto"/>
                  </w:divBdr>
                  <w:divsChild>
                    <w:div w:id="960572358">
                      <w:marLeft w:val="0"/>
                      <w:marRight w:val="0"/>
                      <w:marTop w:val="0"/>
                      <w:marBottom w:val="0"/>
                      <w:divBdr>
                        <w:top w:val="none" w:sz="0" w:space="0" w:color="auto"/>
                        <w:left w:val="none" w:sz="0" w:space="0" w:color="auto"/>
                        <w:bottom w:val="none" w:sz="0" w:space="0" w:color="auto"/>
                        <w:right w:val="none" w:sz="0" w:space="0" w:color="auto"/>
                      </w:divBdr>
                    </w:div>
                  </w:divsChild>
                </w:div>
                <w:div w:id="1983919706">
                  <w:marLeft w:val="0"/>
                  <w:marRight w:val="0"/>
                  <w:marTop w:val="0"/>
                  <w:marBottom w:val="0"/>
                  <w:divBdr>
                    <w:top w:val="none" w:sz="0" w:space="0" w:color="auto"/>
                    <w:left w:val="none" w:sz="0" w:space="0" w:color="auto"/>
                    <w:bottom w:val="none" w:sz="0" w:space="0" w:color="auto"/>
                    <w:right w:val="none" w:sz="0" w:space="0" w:color="auto"/>
                  </w:divBdr>
                  <w:divsChild>
                    <w:div w:id="1065683041">
                      <w:marLeft w:val="0"/>
                      <w:marRight w:val="0"/>
                      <w:marTop w:val="0"/>
                      <w:marBottom w:val="0"/>
                      <w:divBdr>
                        <w:top w:val="none" w:sz="0" w:space="0" w:color="auto"/>
                        <w:left w:val="none" w:sz="0" w:space="0" w:color="auto"/>
                        <w:bottom w:val="none" w:sz="0" w:space="0" w:color="auto"/>
                        <w:right w:val="none" w:sz="0" w:space="0" w:color="auto"/>
                      </w:divBdr>
                    </w:div>
                  </w:divsChild>
                </w:div>
                <w:div w:id="2133597573">
                  <w:marLeft w:val="0"/>
                  <w:marRight w:val="0"/>
                  <w:marTop w:val="0"/>
                  <w:marBottom w:val="0"/>
                  <w:divBdr>
                    <w:top w:val="none" w:sz="0" w:space="0" w:color="auto"/>
                    <w:left w:val="none" w:sz="0" w:space="0" w:color="auto"/>
                    <w:bottom w:val="none" w:sz="0" w:space="0" w:color="auto"/>
                    <w:right w:val="none" w:sz="0" w:space="0" w:color="auto"/>
                  </w:divBdr>
                  <w:divsChild>
                    <w:div w:id="13053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261091">
          <w:marLeft w:val="0"/>
          <w:marRight w:val="0"/>
          <w:marTop w:val="0"/>
          <w:marBottom w:val="0"/>
          <w:divBdr>
            <w:top w:val="none" w:sz="0" w:space="0" w:color="auto"/>
            <w:left w:val="none" w:sz="0" w:space="0" w:color="auto"/>
            <w:bottom w:val="none" w:sz="0" w:space="0" w:color="auto"/>
            <w:right w:val="none" w:sz="0" w:space="0" w:color="auto"/>
          </w:divBdr>
        </w:div>
        <w:div w:id="1309633403">
          <w:marLeft w:val="0"/>
          <w:marRight w:val="0"/>
          <w:marTop w:val="0"/>
          <w:marBottom w:val="0"/>
          <w:divBdr>
            <w:top w:val="none" w:sz="0" w:space="0" w:color="auto"/>
            <w:left w:val="none" w:sz="0" w:space="0" w:color="auto"/>
            <w:bottom w:val="none" w:sz="0" w:space="0" w:color="auto"/>
            <w:right w:val="none" w:sz="0" w:space="0" w:color="auto"/>
          </w:divBdr>
        </w:div>
        <w:div w:id="1768651730">
          <w:marLeft w:val="0"/>
          <w:marRight w:val="0"/>
          <w:marTop w:val="0"/>
          <w:marBottom w:val="0"/>
          <w:divBdr>
            <w:top w:val="none" w:sz="0" w:space="0" w:color="auto"/>
            <w:left w:val="none" w:sz="0" w:space="0" w:color="auto"/>
            <w:bottom w:val="none" w:sz="0" w:space="0" w:color="auto"/>
            <w:right w:val="none" w:sz="0" w:space="0" w:color="auto"/>
          </w:divBdr>
        </w:div>
        <w:div w:id="1862813826">
          <w:marLeft w:val="0"/>
          <w:marRight w:val="0"/>
          <w:marTop w:val="0"/>
          <w:marBottom w:val="0"/>
          <w:divBdr>
            <w:top w:val="none" w:sz="0" w:space="0" w:color="auto"/>
            <w:left w:val="none" w:sz="0" w:space="0" w:color="auto"/>
            <w:bottom w:val="none" w:sz="0" w:space="0" w:color="auto"/>
            <w:right w:val="none" w:sz="0" w:space="0" w:color="auto"/>
          </w:divBdr>
          <w:divsChild>
            <w:div w:id="245236652">
              <w:marLeft w:val="-75"/>
              <w:marRight w:val="0"/>
              <w:marTop w:val="30"/>
              <w:marBottom w:val="30"/>
              <w:divBdr>
                <w:top w:val="none" w:sz="0" w:space="0" w:color="auto"/>
                <w:left w:val="none" w:sz="0" w:space="0" w:color="auto"/>
                <w:bottom w:val="none" w:sz="0" w:space="0" w:color="auto"/>
                <w:right w:val="none" w:sz="0" w:space="0" w:color="auto"/>
              </w:divBdr>
              <w:divsChild>
                <w:div w:id="56053326">
                  <w:marLeft w:val="0"/>
                  <w:marRight w:val="0"/>
                  <w:marTop w:val="0"/>
                  <w:marBottom w:val="0"/>
                  <w:divBdr>
                    <w:top w:val="none" w:sz="0" w:space="0" w:color="auto"/>
                    <w:left w:val="none" w:sz="0" w:space="0" w:color="auto"/>
                    <w:bottom w:val="none" w:sz="0" w:space="0" w:color="auto"/>
                    <w:right w:val="none" w:sz="0" w:space="0" w:color="auto"/>
                  </w:divBdr>
                  <w:divsChild>
                    <w:div w:id="25912930">
                      <w:marLeft w:val="0"/>
                      <w:marRight w:val="0"/>
                      <w:marTop w:val="0"/>
                      <w:marBottom w:val="0"/>
                      <w:divBdr>
                        <w:top w:val="none" w:sz="0" w:space="0" w:color="auto"/>
                        <w:left w:val="none" w:sz="0" w:space="0" w:color="auto"/>
                        <w:bottom w:val="none" w:sz="0" w:space="0" w:color="auto"/>
                        <w:right w:val="none" w:sz="0" w:space="0" w:color="auto"/>
                      </w:divBdr>
                    </w:div>
                    <w:div w:id="418066348">
                      <w:marLeft w:val="0"/>
                      <w:marRight w:val="0"/>
                      <w:marTop w:val="0"/>
                      <w:marBottom w:val="0"/>
                      <w:divBdr>
                        <w:top w:val="none" w:sz="0" w:space="0" w:color="auto"/>
                        <w:left w:val="none" w:sz="0" w:space="0" w:color="auto"/>
                        <w:bottom w:val="none" w:sz="0" w:space="0" w:color="auto"/>
                        <w:right w:val="none" w:sz="0" w:space="0" w:color="auto"/>
                      </w:divBdr>
                    </w:div>
                    <w:div w:id="564680350">
                      <w:marLeft w:val="0"/>
                      <w:marRight w:val="0"/>
                      <w:marTop w:val="0"/>
                      <w:marBottom w:val="0"/>
                      <w:divBdr>
                        <w:top w:val="none" w:sz="0" w:space="0" w:color="auto"/>
                        <w:left w:val="none" w:sz="0" w:space="0" w:color="auto"/>
                        <w:bottom w:val="none" w:sz="0" w:space="0" w:color="auto"/>
                        <w:right w:val="none" w:sz="0" w:space="0" w:color="auto"/>
                      </w:divBdr>
                    </w:div>
                    <w:div w:id="621350148">
                      <w:marLeft w:val="0"/>
                      <w:marRight w:val="0"/>
                      <w:marTop w:val="0"/>
                      <w:marBottom w:val="0"/>
                      <w:divBdr>
                        <w:top w:val="none" w:sz="0" w:space="0" w:color="auto"/>
                        <w:left w:val="none" w:sz="0" w:space="0" w:color="auto"/>
                        <w:bottom w:val="none" w:sz="0" w:space="0" w:color="auto"/>
                        <w:right w:val="none" w:sz="0" w:space="0" w:color="auto"/>
                      </w:divBdr>
                    </w:div>
                    <w:div w:id="903030466">
                      <w:marLeft w:val="0"/>
                      <w:marRight w:val="0"/>
                      <w:marTop w:val="0"/>
                      <w:marBottom w:val="0"/>
                      <w:divBdr>
                        <w:top w:val="none" w:sz="0" w:space="0" w:color="auto"/>
                        <w:left w:val="none" w:sz="0" w:space="0" w:color="auto"/>
                        <w:bottom w:val="none" w:sz="0" w:space="0" w:color="auto"/>
                        <w:right w:val="none" w:sz="0" w:space="0" w:color="auto"/>
                      </w:divBdr>
                    </w:div>
                    <w:div w:id="1205870746">
                      <w:marLeft w:val="0"/>
                      <w:marRight w:val="0"/>
                      <w:marTop w:val="0"/>
                      <w:marBottom w:val="0"/>
                      <w:divBdr>
                        <w:top w:val="none" w:sz="0" w:space="0" w:color="auto"/>
                        <w:left w:val="none" w:sz="0" w:space="0" w:color="auto"/>
                        <w:bottom w:val="none" w:sz="0" w:space="0" w:color="auto"/>
                        <w:right w:val="none" w:sz="0" w:space="0" w:color="auto"/>
                      </w:divBdr>
                    </w:div>
                    <w:div w:id="1583098889">
                      <w:marLeft w:val="0"/>
                      <w:marRight w:val="0"/>
                      <w:marTop w:val="0"/>
                      <w:marBottom w:val="0"/>
                      <w:divBdr>
                        <w:top w:val="none" w:sz="0" w:space="0" w:color="auto"/>
                        <w:left w:val="none" w:sz="0" w:space="0" w:color="auto"/>
                        <w:bottom w:val="none" w:sz="0" w:space="0" w:color="auto"/>
                        <w:right w:val="none" w:sz="0" w:space="0" w:color="auto"/>
                      </w:divBdr>
                    </w:div>
                    <w:div w:id="1831482733">
                      <w:marLeft w:val="0"/>
                      <w:marRight w:val="0"/>
                      <w:marTop w:val="0"/>
                      <w:marBottom w:val="0"/>
                      <w:divBdr>
                        <w:top w:val="none" w:sz="0" w:space="0" w:color="auto"/>
                        <w:left w:val="none" w:sz="0" w:space="0" w:color="auto"/>
                        <w:bottom w:val="none" w:sz="0" w:space="0" w:color="auto"/>
                        <w:right w:val="none" w:sz="0" w:space="0" w:color="auto"/>
                      </w:divBdr>
                    </w:div>
                    <w:div w:id="1956600180">
                      <w:marLeft w:val="0"/>
                      <w:marRight w:val="0"/>
                      <w:marTop w:val="0"/>
                      <w:marBottom w:val="0"/>
                      <w:divBdr>
                        <w:top w:val="none" w:sz="0" w:space="0" w:color="auto"/>
                        <w:left w:val="none" w:sz="0" w:space="0" w:color="auto"/>
                        <w:bottom w:val="none" w:sz="0" w:space="0" w:color="auto"/>
                        <w:right w:val="none" w:sz="0" w:space="0" w:color="auto"/>
                      </w:divBdr>
                    </w:div>
                  </w:divsChild>
                </w:div>
                <w:div w:id="95489448">
                  <w:marLeft w:val="0"/>
                  <w:marRight w:val="0"/>
                  <w:marTop w:val="0"/>
                  <w:marBottom w:val="0"/>
                  <w:divBdr>
                    <w:top w:val="none" w:sz="0" w:space="0" w:color="auto"/>
                    <w:left w:val="none" w:sz="0" w:space="0" w:color="auto"/>
                    <w:bottom w:val="none" w:sz="0" w:space="0" w:color="auto"/>
                    <w:right w:val="none" w:sz="0" w:space="0" w:color="auto"/>
                  </w:divBdr>
                  <w:divsChild>
                    <w:div w:id="19286438">
                      <w:marLeft w:val="0"/>
                      <w:marRight w:val="0"/>
                      <w:marTop w:val="0"/>
                      <w:marBottom w:val="0"/>
                      <w:divBdr>
                        <w:top w:val="none" w:sz="0" w:space="0" w:color="auto"/>
                        <w:left w:val="none" w:sz="0" w:space="0" w:color="auto"/>
                        <w:bottom w:val="none" w:sz="0" w:space="0" w:color="auto"/>
                        <w:right w:val="none" w:sz="0" w:space="0" w:color="auto"/>
                      </w:divBdr>
                    </w:div>
                  </w:divsChild>
                </w:div>
                <w:div w:id="238905524">
                  <w:marLeft w:val="0"/>
                  <w:marRight w:val="0"/>
                  <w:marTop w:val="0"/>
                  <w:marBottom w:val="0"/>
                  <w:divBdr>
                    <w:top w:val="none" w:sz="0" w:space="0" w:color="auto"/>
                    <w:left w:val="none" w:sz="0" w:space="0" w:color="auto"/>
                    <w:bottom w:val="none" w:sz="0" w:space="0" w:color="auto"/>
                    <w:right w:val="none" w:sz="0" w:space="0" w:color="auto"/>
                  </w:divBdr>
                  <w:divsChild>
                    <w:div w:id="13046028">
                      <w:marLeft w:val="0"/>
                      <w:marRight w:val="0"/>
                      <w:marTop w:val="0"/>
                      <w:marBottom w:val="0"/>
                      <w:divBdr>
                        <w:top w:val="none" w:sz="0" w:space="0" w:color="auto"/>
                        <w:left w:val="none" w:sz="0" w:space="0" w:color="auto"/>
                        <w:bottom w:val="none" w:sz="0" w:space="0" w:color="auto"/>
                        <w:right w:val="none" w:sz="0" w:space="0" w:color="auto"/>
                      </w:divBdr>
                    </w:div>
                  </w:divsChild>
                </w:div>
                <w:div w:id="284164971">
                  <w:marLeft w:val="0"/>
                  <w:marRight w:val="0"/>
                  <w:marTop w:val="0"/>
                  <w:marBottom w:val="0"/>
                  <w:divBdr>
                    <w:top w:val="none" w:sz="0" w:space="0" w:color="auto"/>
                    <w:left w:val="none" w:sz="0" w:space="0" w:color="auto"/>
                    <w:bottom w:val="none" w:sz="0" w:space="0" w:color="auto"/>
                    <w:right w:val="none" w:sz="0" w:space="0" w:color="auto"/>
                  </w:divBdr>
                  <w:divsChild>
                    <w:div w:id="189296692">
                      <w:marLeft w:val="0"/>
                      <w:marRight w:val="0"/>
                      <w:marTop w:val="0"/>
                      <w:marBottom w:val="0"/>
                      <w:divBdr>
                        <w:top w:val="none" w:sz="0" w:space="0" w:color="auto"/>
                        <w:left w:val="none" w:sz="0" w:space="0" w:color="auto"/>
                        <w:bottom w:val="none" w:sz="0" w:space="0" w:color="auto"/>
                        <w:right w:val="none" w:sz="0" w:space="0" w:color="auto"/>
                      </w:divBdr>
                    </w:div>
                    <w:div w:id="322130608">
                      <w:marLeft w:val="0"/>
                      <w:marRight w:val="0"/>
                      <w:marTop w:val="0"/>
                      <w:marBottom w:val="0"/>
                      <w:divBdr>
                        <w:top w:val="none" w:sz="0" w:space="0" w:color="auto"/>
                        <w:left w:val="none" w:sz="0" w:space="0" w:color="auto"/>
                        <w:bottom w:val="none" w:sz="0" w:space="0" w:color="auto"/>
                        <w:right w:val="none" w:sz="0" w:space="0" w:color="auto"/>
                      </w:divBdr>
                    </w:div>
                    <w:div w:id="465199655">
                      <w:marLeft w:val="0"/>
                      <w:marRight w:val="0"/>
                      <w:marTop w:val="0"/>
                      <w:marBottom w:val="0"/>
                      <w:divBdr>
                        <w:top w:val="none" w:sz="0" w:space="0" w:color="auto"/>
                        <w:left w:val="none" w:sz="0" w:space="0" w:color="auto"/>
                        <w:bottom w:val="none" w:sz="0" w:space="0" w:color="auto"/>
                        <w:right w:val="none" w:sz="0" w:space="0" w:color="auto"/>
                      </w:divBdr>
                    </w:div>
                  </w:divsChild>
                </w:div>
                <w:div w:id="312219925">
                  <w:marLeft w:val="0"/>
                  <w:marRight w:val="0"/>
                  <w:marTop w:val="0"/>
                  <w:marBottom w:val="0"/>
                  <w:divBdr>
                    <w:top w:val="none" w:sz="0" w:space="0" w:color="auto"/>
                    <w:left w:val="none" w:sz="0" w:space="0" w:color="auto"/>
                    <w:bottom w:val="none" w:sz="0" w:space="0" w:color="auto"/>
                    <w:right w:val="none" w:sz="0" w:space="0" w:color="auto"/>
                  </w:divBdr>
                  <w:divsChild>
                    <w:div w:id="15426761">
                      <w:marLeft w:val="0"/>
                      <w:marRight w:val="0"/>
                      <w:marTop w:val="0"/>
                      <w:marBottom w:val="0"/>
                      <w:divBdr>
                        <w:top w:val="none" w:sz="0" w:space="0" w:color="auto"/>
                        <w:left w:val="none" w:sz="0" w:space="0" w:color="auto"/>
                        <w:bottom w:val="none" w:sz="0" w:space="0" w:color="auto"/>
                        <w:right w:val="none" w:sz="0" w:space="0" w:color="auto"/>
                      </w:divBdr>
                    </w:div>
                  </w:divsChild>
                </w:div>
                <w:div w:id="432018924">
                  <w:marLeft w:val="0"/>
                  <w:marRight w:val="0"/>
                  <w:marTop w:val="0"/>
                  <w:marBottom w:val="0"/>
                  <w:divBdr>
                    <w:top w:val="none" w:sz="0" w:space="0" w:color="auto"/>
                    <w:left w:val="none" w:sz="0" w:space="0" w:color="auto"/>
                    <w:bottom w:val="none" w:sz="0" w:space="0" w:color="auto"/>
                    <w:right w:val="none" w:sz="0" w:space="0" w:color="auto"/>
                  </w:divBdr>
                  <w:divsChild>
                    <w:div w:id="1895922974">
                      <w:marLeft w:val="0"/>
                      <w:marRight w:val="0"/>
                      <w:marTop w:val="0"/>
                      <w:marBottom w:val="0"/>
                      <w:divBdr>
                        <w:top w:val="none" w:sz="0" w:space="0" w:color="auto"/>
                        <w:left w:val="none" w:sz="0" w:space="0" w:color="auto"/>
                        <w:bottom w:val="none" w:sz="0" w:space="0" w:color="auto"/>
                        <w:right w:val="none" w:sz="0" w:space="0" w:color="auto"/>
                      </w:divBdr>
                    </w:div>
                  </w:divsChild>
                </w:div>
                <w:div w:id="484011805">
                  <w:marLeft w:val="0"/>
                  <w:marRight w:val="0"/>
                  <w:marTop w:val="0"/>
                  <w:marBottom w:val="0"/>
                  <w:divBdr>
                    <w:top w:val="none" w:sz="0" w:space="0" w:color="auto"/>
                    <w:left w:val="none" w:sz="0" w:space="0" w:color="auto"/>
                    <w:bottom w:val="none" w:sz="0" w:space="0" w:color="auto"/>
                    <w:right w:val="none" w:sz="0" w:space="0" w:color="auto"/>
                  </w:divBdr>
                  <w:divsChild>
                    <w:div w:id="1725520136">
                      <w:marLeft w:val="0"/>
                      <w:marRight w:val="0"/>
                      <w:marTop w:val="0"/>
                      <w:marBottom w:val="0"/>
                      <w:divBdr>
                        <w:top w:val="none" w:sz="0" w:space="0" w:color="auto"/>
                        <w:left w:val="none" w:sz="0" w:space="0" w:color="auto"/>
                        <w:bottom w:val="none" w:sz="0" w:space="0" w:color="auto"/>
                        <w:right w:val="none" w:sz="0" w:space="0" w:color="auto"/>
                      </w:divBdr>
                    </w:div>
                  </w:divsChild>
                </w:div>
                <w:div w:id="582111491">
                  <w:marLeft w:val="0"/>
                  <w:marRight w:val="0"/>
                  <w:marTop w:val="0"/>
                  <w:marBottom w:val="0"/>
                  <w:divBdr>
                    <w:top w:val="none" w:sz="0" w:space="0" w:color="auto"/>
                    <w:left w:val="none" w:sz="0" w:space="0" w:color="auto"/>
                    <w:bottom w:val="none" w:sz="0" w:space="0" w:color="auto"/>
                    <w:right w:val="none" w:sz="0" w:space="0" w:color="auto"/>
                  </w:divBdr>
                  <w:divsChild>
                    <w:div w:id="1202935788">
                      <w:marLeft w:val="0"/>
                      <w:marRight w:val="0"/>
                      <w:marTop w:val="0"/>
                      <w:marBottom w:val="0"/>
                      <w:divBdr>
                        <w:top w:val="none" w:sz="0" w:space="0" w:color="auto"/>
                        <w:left w:val="none" w:sz="0" w:space="0" w:color="auto"/>
                        <w:bottom w:val="none" w:sz="0" w:space="0" w:color="auto"/>
                        <w:right w:val="none" w:sz="0" w:space="0" w:color="auto"/>
                      </w:divBdr>
                    </w:div>
                  </w:divsChild>
                </w:div>
                <w:div w:id="587888626">
                  <w:marLeft w:val="0"/>
                  <w:marRight w:val="0"/>
                  <w:marTop w:val="0"/>
                  <w:marBottom w:val="0"/>
                  <w:divBdr>
                    <w:top w:val="none" w:sz="0" w:space="0" w:color="auto"/>
                    <w:left w:val="none" w:sz="0" w:space="0" w:color="auto"/>
                    <w:bottom w:val="none" w:sz="0" w:space="0" w:color="auto"/>
                    <w:right w:val="none" w:sz="0" w:space="0" w:color="auto"/>
                  </w:divBdr>
                  <w:divsChild>
                    <w:div w:id="369961461">
                      <w:marLeft w:val="0"/>
                      <w:marRight w:val="0"/>
                      <w:marTop w:val="0"/>
                      <w:marBottom w:val="0"/>
                      <w:divBdr>
                        <w:top w:val="none" w:sz="0" w:space="0" w:color="auto"/>
                        <w:left w:val="none" w:sz="0" w:space="0" w:color="auto"/>
                        <w:bottom w:val="none" w:sz="0" w:space="0" w:color="auto"/>
                        <w:right w:val="none" w:sz="0" w:space="0" w:color="auto"/>
                      </w:divBdr>
                    </w:div>
                  </w:divsChild>
                </w:div>
                <w:div w:id="793135049">
                  <w:marLeft w:val="0"/>
                  <w:marRight w:val="0"/>
                  <w:marTop w:val="0"/>
                  <w:marBottom w:val="0"/>
                  <w:divBdr>
                    <w:top w:val="none" w:sz="0" w:space="0" w:color="auto"/>
                    <w:left w:val="none" w:sz="0" w:space="0" w:color="auto"/>
                    <w:bottom w:val="none" w:sz="0" w:space="0" w:color="auto"/>
                    <w:right w:val="none" w:sz="0" w:space="0" w:color="auto"/>
                  </w:divBdr>
                  <w:divsChild>
                    <w:div w:id="1433892383">
                      <w:marLeft w:val="0"/>
                      <w:marRight w:val="0"/>
                      <w:marTop w:val="0"/>
                      <w:marBottom w:val="0"/>
                      <w:divBdr>
                        <w:top w:val="none" w:sz="0" w:space="0" w:color="auto"/>
                        <w:left w:val="none" w:sz="0" w:space="0" w:color="auto"/>
                        <w:bottom w:val="none" w:sz="0" w:space="0" w:color="auto"/>
                        <w:right w:val="none" w:sz="0" w:space="0" w:color="auto"/>
                      </w:divBdr>
                    </w:div>
                  </w:divsChild>
                </w:div>
                <w:div w:id="924417033">
                  <w:marLeft w:val="0"/>
                  <w:marRight w:val="0"/>
                  <w:marTop w:val="0"/>
                  <w:marBottom w:val="0"/>
                  <w:divBdr>
                    <w:top w:val="none" w:sz="0" w:space="0" w:color="auto"/>
                    <w:left w:val="none" w:sz="0" w:space="0" w:color="auto"/>
                    <w:bottom w:val="none" w:sz="0" w:space="0" w:color="auto"/>
                    <w:right w:val="none" w:sz="0" w:space="0" w:color="auto"/>
                  </w:divBdr>
                  <w:divsChild>
                    <w:div w:id="367682074">
                      <w:marLeft w:val="0"/>
                      <w:marRight w:val="0"/>
                      <w:marTop w:val="0"/>
                      <w:marBottom w:val="0"/>
                      <w:divBdr>
                        <w:top w:val="none" w:sz="0" w:space="0" w:color="auto"/>
                        <w:left w:val="none" w:sz="0" w:space="0" w:color="auto"/>
                        <w:bottom w:val="none" w:sz="0" w:space="0" w:color="auto"/>
                        <w:right w:val="none" w:sz="0" w:space="0" w:color="auto"/>
                      </w:divBdr>
                    </w:div>
                  </w:divsChild>
                </w:div>
                <w:div w:id="1037463025">
                  <w:marLeft w:val="0"/>
                  <w:marRight w:val="0"/>
                  <w:marTop w:val="0"/>
                  <w:marBottom w:val="0"/>
                  <w:divBdr>
                    <w:top w:val="none" w:sz="0" w:space="0" w:color="auto"/>
                    <w:left w:val="none" w:sz="0" w:space="0" w:color="auto"/>
                    <w:bottom w:val="none" w:sz="0" w:space="0" w:color="auto"/>
                    <w:right w:val="none" w:sz="0" w:space="0" w:color="auto"/>
                  </w:divBdr>
                  <w:divsChild>
                    <w:div w:id="78253639">
                      <w:marLeft w:val="0"/>
                      <w:marRight w:val="0"/>
                      <w:marTop w:val="0"/>
                      <w:marBottom w:val="0"/>
                      <w:divBdr>
                        <w:top w:val="none" w:sz="0" w:space="0" w:color="auto"/>
                        <w:left w:val="none" w:sz="0" w:space="0" w:color="auto"/>
                        <w:bottom w:val="none" w:sz="0" w:space="0" w:color="auto"/>
                        <w:right w:val="none" w:sz="0" w:space="0" w:color="auto"/>
                      </w:divBdr>
                    </w:div>
                  </w:divsChild>
                </w:div>
                <w:div w:id="1079667983">
                  <w:marLeft w:val="0"/>
                  <w:marRight w:val="0"/>
                  <w:marTop w:val="0"/>
                  <w:marBottom w:val="0"/>
                  <w:divBdr>
                    <w:top w:val="none" w:sz="0" w:space="0" w:color="auto"/>
                    <w:left w:val="none" w:sz="0" w:space="0" w:color="auto"/>
                    <w:bottom w:val="none" w:sz="0" w:space="0" w:color="auto"/>
                    <w:right w:val="none" w:sz="0" w:space="0" w:color="auto"/>
                  </w:divBdr>
                  <w:divsChild>
                    <w:div w:id="1174224081">
                      <w:marLeft w:val="0"/>
                      <w:marRight w:val="0"/>
                      <w:marTop w:val="0"/>
                      <w:marBottom w:val="0"/>
                      <w:divBdr>
                        <w:top w:val="none" w:sz="0" w:space="0" w:color="auto"/>
                        <w:left w:val="none" w:sz="0" w:space="0" w:color="auto"/>
                        <w:bottom w:val="none" w:sz="0" w:space="0" w:color="auto"/>
                        <w:right w:val="none" w:sz="0" w:space="0" w:color="auto"/>
                      </w:divBdr>
                    </w:div>
                  </w:divsChild>
                </w:div>
                <w:div w:id="1181745729">
                  <w:marLeft w:val="0"/>
                  <w:marRight w:val="0"/>
                  <w:marTop w:val="0"/>
                  <w:marBottom w:val="0"/>
                  <w:divBdr>
                    <w:top w:val="none" w:sz="0" w:space="0" w:color="auto"/>
                    <w:left w:val="none" w:sz="0" w:space="0" w:color="auto"/>
                    <w:bottom w:val="none" w:sz="0" w:space="0" w:color="auto"/>
                    <w:right w:val="none" w:sz="0" w:space="0" w:color="auto"/>
                  </w:divBdr>
                  <w:divsChild>
                    <w:div w:id="1731415764">
                      <w:marLeft w:val="0"/>
                      <w:marRight w:val="0"/>
                      <w:marTop w:val="0"/>
                      <w:marBottom w:val="0"/>
                      <w:divBdr>
                        <w:top w:val="none" w:sz="0" w:space="0" w:color="auto"/>
                        <w:left w:val="none" w:sz="0" w:space="0" w:color="auto"/>
                        <w:bottom w:val="none" w:sz="0" w:space="0" w:color="auto"/>
                        <w:right w:val="none" w:sz="0" w:space="0" w:color="auto"/>
                      </w:divBdr>
                    </w:div>
                  </w:divsChild>
                </w:div>
                <w:div w:id="1521747010">
                  <w:marLeft w:val="0"/>
                  <w:marRight w:val="0"/>
                  <w:marTop w:val="0"/>
                  <w:marBottom w:val="0"/>
                  <w:divBdr>
                    <w:top w:val="none" w:sz="0" w:space="0" w:color="auto"/>
                    <w:left w:val="none" w:sz="0" w:space="0" w:color="auto"/>
                    <w:bottom w:val="none" w:sz="0" w:space="0" w:color="auto"/>
                    <w:right w:val="none" w:sz="0" w:space="0" w:color="auto"/>
                  </w:divBdr>
                  <w:divsChild>
                    <w:div w:id="568417008">
                      <w:marLeft w:val="0"/>
                      <w:marRight w:val="0"/>
                      <w:marTop w:val="0"/>
                      <w:marBottom w:val="0"/>
                      <w:divBdr>
                        <w:top w:val="none" w:sz="0" w:space="0" w:color="auto"/>
                        <w:left w:val="none" w:sz="0" w:space="0" w:color="auto"/>
                        <w:bottom w:val="none" w:sz="0" w:space="0" w:color="auto"/>
                        <w:right w:val="none" w:sz="0" w:space="0" w:color="auto"/>
                      </w:divBdr>
                    </w:div>
                  </w:divsChild>
                </w:div>
                <w:div w:id="1567842498">
                  <w:marLeft w:val="0"/>
                  <w:marRight w:val="0"/>
                  <w:marTop w:val="0"/>
                  <w:marBottom w:val="0"/>
                  <w:divBdr>
                    <w:top w:val="none" w:sz="0" w:space="0" w:color="auto"/>
                    <w:left w:val="none" w:sz="0" w:space="0" w:color="auto"/>
                    <w:bottom w:val="none" w:sz="0" w:space="0" w:color="auto"/>
                    <w:right w:val="none" w:sz="0" w:space="0" w:color="auto"/>
                  </w:divBdr>
                  <w:divsChild>
                    <w:div w:id="1846165771">
                      <w:marLeft w:val="0"/>
                      <w:marRight w:val="0"/>
                      <w:marTop w:val="0"/>
                      <w:marBottom w:val="0"/>
                      <w:divBdr>
                        <w:top w:val="none" w:sz="0" w:space="0" w:color="auto"/>
                        <w:left w:val="none" w:sz="0" w:space="0" w:color="auto"/>
                        <w:bottom w:val="none" w:sz="0" w:space="0" w:color="auto"/>
                        <w:right w:val="none" w:sz="0" w:space="0" w:color="auto"/>
                      </w:divBdr>
                    </w:div>
                  </w:divsChild>
                </w:div>
                <w:div w:id="1681393946">
                  <w:marLeft w:val="0"/>
                  <w:marRight w:val="0"/>
                  <w:marTop w:val="0"/>
                  <w:marBottom w:val="0"/>
                  <w:divBdr>
                    <w:top w:val="none" w:sz="0" w:space="0" w:color="auto"/>
                    <w:left w:val="none" w:sz="0" w:space="0" w:color="auto"/>
                    <w:bottom w:val="none" w:sz="0" w:space="0" w:color="auto"/>
                    <w:right w:val="none" w:sz="0" w:space="0" w:color="auto"/>
                  </w:divBdr>
                  <w:divsChild>
                    <w:div w:id="650331316">
                      <w:marLeft w:val="0"/>
                      <w:marRight w:val="0"/>
                      <w:marTop w:val="0"/>
                      <w:marBottom w:val="0"/>
                      <w:divBdr>
                        <w:top w:val="none" w:sz="0" w:space="0" w:color="auto"/>
                        <w:left w:val="none" w:sz="0" w:space="0" w:color="auto"/>
                        <w:bottom w:val="none" w:sz="0" w:space="0" w:color="auto"/>
                        <w:right w:val="none" w:sz="0" w:space="0" w:color="auto"/>
                      </w:divBdr>
                    </w:div>
                    <w:div w:id="704213883">
                      <w:marLeft w:val="0"/>
                      <w:marRight w:val="0"/>
                      <w:marTop w:val="0"/>
                      <w:marBottom w:val="0"/>
                      <w:divBdr>
                        <w:top w:val="none" w:sz="0" w:space="0" w:color="auto"/>
                        <w:left w:val="none" w:sz="0" w:space="0" w:color="auto"/>
                        <w:bottom w:val="none" w:sz="0" w:space="0" w:color="auto"/>
                        <w:right w:val="none" w:sz="0" w:space="0" w:color="auto"/>
                      </w:divBdr>
                    </w:div>
                    <w:div w:id="822815508">
                      <w:marLeft w:val="0"/>
                      <w:marRight w:val="0"/>
                      <w:marTop w:val="0"/>
                      <w:marBottom w:val="0"/>
                      <w:divBdr>
                        <w:top w:val="none" w:sz="0" w:space="0" w:color="auto"/>
                        <w:left w:val="none" w:sz="0" w:space="0" w:color="auto"/>
                        <w:bottom w:val="none" w:sz="0" w:space="0" w:color="auto"/>
                        <w:right w:val="none" w:sz="0" w:space="0" w:color="auto"/>
                      </w:divBdr>
                    </w:div>
                    <w:div w:id="892423872">
                      <w:marLeft w:val="0"/>
                      <w:marRight w:val="0"/>
                      <w:marTop w:val="0"/>
                      <w:marBottom w:val="0"/>
                      <w:divBdr>
                        <w:top w:val="none" w:sz="0" w:space="0" w:color="auto"/>
                        <w:left w:val="none" w:sz="0" w:space="0" w:color="auto"/>
                        <w:bottom w:val="none" w:sz="0" w:space="0" w:color="auto"/>
                        <w:right w:val="none" w:sz="0" w:space="0" w:color="auto"/>
                      </w:divBdr>
                    </w:div>
                    <w:div w:id="1034387080">
                      <w:marLeft w:val="0"/>
                      <w:marRight w:val="0"/>
                      <w:marTop w:val="0"/>
                      <w:marBottom w:val="0"/>
                      <w:divBdr>
                        <w:top w:val="none" w:sz="0" w:space="0" w:color="auto"/>
                        <w:left w:val="none" w:sz="0" w:space="0" w:color="auto"/>
                        <w:bottom w:val="none" w:sz="0" w:space="0" w:color="auto"/>
                        <w:right w:val="none" w:sz="0" w:space="0" w:color="auto"/>
                      </w:divBdr>
                    </w:div>
                    <w:div w:id="1080519975">
                      <w:marLeft w:val="0"/>
                      <w:marRight w:val="0"/>
                      <w:marTop w:val="0"/>
                      <w:marBottom w:val="0"/>
                      <w:divBdr>
                        <w:top w:val="none" w:sz="0" w:space="0" w:color="auto"/>
                        <w:left w:val="none" w:sz="0" w:space="0" w:color="auto"/>
                        <w:bottom w:val="none" w:sz="0" w:space="0" w:color="auto"/>
                        <w:right w:val="none" w:sz="0" w:space="0" w:color="auto"/>
                      </w:divBdr>
                    </w:div>
                    <w:div w:id="1604612802">
                      <w:marLeft w:val="0"/>
                      <w:marRight w:val="0"/>
                      <w:marTop w:val="0"/>
                      <w:marBottom w:val="0"/>
                      <w:divBdr>
                        <w:top w:val="none" w:sz="0" w:space="0" w:color="auto"/>
                        <w:left w:val="none" w:sz="0" w:space="0" w:color="auto"/>
                        <w:bottom w:val="none" w:sz="0" w:space="0" w:color="auto"/>
                        <w:right w:val="none" w:sz="0" w:space="0" w:color="auto"/>
                      </w:divBdr>
                    </w:div>
                  </w:divsChild>
                </w:div>
                <w:div w:id="1728184784">
                  <w:marLeft w:val="0"/>
                  <w:marRight w:val="0"/>
                  <w:marTop w:val="0"/>
                  <w:marBottom w:val="0"/>
                  <w:divBdr>
                    <w:top w:val="none" w:sz="0" w:space="0" w:color="auto"/>
                    <w:left w:val="none" w:sz="0" w:space="0" w:color="auto"/>
                    <w:bottom w:val="none" w:sz="0" w:space="0" w:color="auto"/>
                    <w:right w:val="none" w:sz="0" w:space="0" w:color="auto"/>
                  </w:divBdr>
                  <w:divsChild>
                    <w:div w:id="606277943">
                      <w:marLeft w:val="0"/>
                      <w:marRight w:val="0"/>
                      <w:marTop w:val="0"/>
                      <w:marBottom w:val="0"/>
                      <w:divBdr>
                        <w:top w:val="none" w:sz="0" w:space="0" w:color="auto"/>
                        <w:left w:val="none" w:sz="0" w:space="0" w:color="auto"/>
                        <w:bottom w:val="none" w:sz="0" w:space="0" w:color="auto"/>
                        <w:right w:val="none" w:sz="0" w:space="0" w:color="auto"/>
                      </w:divBdr>
                    </w:div>
                  </w:divsChild>
                </w:div>
                <w:div w:id="1821313774">
                  <w:marLeft w:val="0"/>
                  <w:marRight w:val="0"/>
                  <w:marTop w:val="0"/>
                  <w:marBottom w:val="0"/>
                  <w:divBdr>
                    <w:top w:val="none" w:sz="0" w:space="0" w:color="auto"/>
                    <w:left w:val="none" w:sz="0" w:space="0" w:color="auto"/>
                    <w:bottom w:val="none" w:sz="0" w:space="0" w:color="auto"/>
                    <w:right w:val="none" w:sz="0" w:space="0" w:color="auto"/>
                  </w:divBdr>
                  <w:divsChild>
                    <w:div w:id="928779318">
                      <w:marLeft w:val="0"/>
                      <w:marRight w:val="0"/>
                      <w:marTop w:val="0"/>
                      <w:marBottom w:val="0"/>
                      <w:divBdr>
                        <w:top w:val="none" w:sz="0" w:space="0" w:color="auto"/>
                        <w:left w:val="none" w:sz="0" w:space="0" w:color="auto"/>
                        <w:bottom w:val="none" w:sz="0" w:space="0" w:color="auto"/>
                        <w:right w:val="none" w:sz="0" w:space="0" w:color="auto"/>
                      </w:divBdr>
                    </w:div>
                  </w:divsChild>
                </w:div>
                <w:div w:id="1857771244">
                  <w:marLeft w:val="0"/>
                  <w:marRight w:val="0"/>
                  <w:marTop w:val="0"/>
                  <w:marBottom w:val="0"/>
                  <w:divBdr>
                    <w:top w:val="none" w:sz="0" w:space="0" w:color="auto"/>
                    <w:left w:val="none" w:sz="0" w:space="0" w:color="auto"/>
                    <w:bottom w:val="none" w:sz="0" w:space="0" w:color="auto"/>
                    <w:right w:val="none" w:sz="0" w:space="0" w:color="auto"/>
                  </w:divBdr>
                  <w:divsChild>
                    <w:div w:id="427433522">
                      <w:marLeft w:val="0"/>
                      <w:marRight w:val="0"/>
                      <w:marTop w:val="0"/>
                      <w:marBottom w:val="0"/>
                      <w:divBdr>
                        <w:top w:val="none" w:sz="0" w:space="0" w:color="auto"/>
                        <w:left w:val="none" w:sz="0" w:space="0" w:color="auto"/>
                        <w:bottom w:val="none" w:sz="0" w:space="0" w:color="auto"/>
                        <w:right w:val="none" w:sz="0" w:space="0" w:color="auto"/>
                      </w:divBdr>
                    </w:div>
                  </w:divsChild>
                </w:div>
                <w:div w:id="1887981301">
                  <w:marLeft w:val="0"/>
                  <w:marRight w:val="0"/>
                  <w:marTop w:val="0"/>
                  <w:marBottom w:val="0"/>
                  <w:divBdr>
                    <w:top w:val="none" w:sz="0" w:space="0" w:color="auto"/>
                    <w:left w:val="none" w:sz="0" w:space="0" w:color="auto"/>
                    <w:bottom w:val="none" w:sz="0" w:space="0" w:color="auto"/>
                    <w:right w:val="none" w:sz="0" w:space="0" w:color="auto"/>
                  </w:divBdr>
                  <w:divsChild>
                    <w:div w:id="1311985846">
                      <w:marLeft w:val="0"/>
                      <w:marRight w:val="0"/>
                      <w:marTop w:val="0"/>
                      <w:marBottom w:val="0"/>
                      <w:divBdr>
                        <w:top w:val="none" w:sz="0" w:space="0" w:color="auto"/>
                        <w:left w:val="none" w:sz="0" w:space="0" w:color="auto"/>
                        <w:bottom w:val="none" w:sz="0" w:space="0" w:color="auto"/>
                        <w:right w:val="none" w:sz="0" w:space="0" w:color="auto"/>
                      </w:divBdr>
                    </w:div>
                  </w:divsChild>
                </w:div>
                <w:div w:id="1889876875">
                  <w:marLeft w:val="0"/>
                  <w:marRight w:val="0"/>
                  <w:marTop w:val="0"/>
                  <w:marBottom w:val="0"/>
                  <w:divBdr>
                    <w:top w:val="none" w:sz="0" w:space="0" w:color="auto"/>
                    <w:left w:val="none" w:sz="0" w:space="0" w:color="auto"/>
                    <w:bottom w:val="none" w:sz="0" w:space="0" w:color="auto"/>
                    <w:right w:val="none" w:sz="0" w:space="0" w:color="auto"/>
                  </w:divBdr>
                  <w:divsChild>
                    <w:div w:id="717362047">
                      <w:marLeft w:val="0"/>
                      <w:marRight w:val="0"/>
                      <w:marTop w:val="0"/>
                      <w:marBottom w:val="0"/>
                      <w:divBdr>
                        <w:top w:val="none" w:sz="0" w:space="0" w:color="auto"/>
                        <w:left w:val="none" w:sz="0" w:space="0" w:color="auto"/>
                        <w:bottom w:val="none" w:sz="0" w:space="0" w:color="auto"/>
                        <w:right w:val="none" w:sz="0" w:space="0" w:color="auto"/>
                      </w:divBdr>
                    </w:div>
                  </w:divsChild>
                </w:div>
                <w:div w:id="2068919749">
                  <w:marLeft w:val="0"/>
                  <w:marRight w:val="0"/>
                  <w:marTop w:val="0"/>
                  <w:marBottom w:val="0"/>
                  <w:divBdr>
                    <w:top w:val="none" w:sz="0" w:space="0" w:color="auto"/>
                    <w:left w:val="none" w:sz="0" w:space="0" w:color="auto"/>
                    <w:bottom w:val="none" w:sz="0" w:space="0" w:color="auto"/>
                    <w:right w:val="none" w:sz="0" w:space="0" w:color="auto"/>
                  </w:divBdr>
                  <w:divsChild>
                    <w:div w:id="2118864351">
                      <w:marLeft w:val="0"/>
                      <w:marRight w:val="0"/>
                      <w:marTop w:val="0"/>
                      <w:marBottom w:val="0"/>
                      <w:divBdr>
                        <w:top w:val="none" w:sz="0" w:space="0" w:color="auto"/>
                        <w:left w:val="none" w:sz="0" w:space="0" w:color="auto"/>
                        <w:bottom w:val="none" w:sz="0" w:space="0" w:color="auto"/>
                        <w:right w:val="none" w:sz="0" w:space="0" w:color="auto"/>
                      </w:divBdr>
                    </w:div>
                  </w:divsChild>
                </w:div>
                <w:div w:id="2091148979">
                  <w:marLeft w:val="0"/>
                  <w:marRight w:val="0"/>
                  <w:marTop w:val="0"/>
                  <w:marBottom w:val="0"/>
                  <w:divBdr>
                    <w:top w:val="none" w:sz="0" w:space="0" w:color="auto"/>
                    <w:left w:val="none" w:sz="0" w:space="0" w:color="auto"/>
                    <w:bottom w:val="none" w:sz="0" w:space="0" w:color="auto"/>
                    <w:right w:val="none" w:sz="0" w:space="0" w:color="auto"/>
                  </w:divBdr>
                  <w:divsChild>
                    <w:div w:id="16955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752862">
          <w:marLeft w:val="0"/>
          <w:marRight w:val="0"/>
          <w:marTop w:val="0"/>
          <w:marBottom w:val="0"/>
          <w:divBdr>
            <w:top w:val="none" w:sz="0" w:space="0" w:color="auto"/>
            <w:left w:val="none" w:sz="0" w:space="0" w:color="auto"/>
            <w:bottom w:val="none" w:sz="0" w:space="0" w:color="auto"/>
            <w:right w:val="none" w:sz="0" w:space="0" w:color="auto"/>
          </w:divBdr>
        </w:div>
      </w:divsChild>
    </w:div>
    <w:div w:id="1140268020">
      <w:bodyDiv w:val="1"/>
      <w:marLeft w:val="0"/>
      <w:marRight w:val="0"/>
      <w:marTop w:val="0"/>
      <w:marBottom w:val="0"/>
      <w:divBdr>
        <w:top w:val="none" w:sz="0" w:space="0" w:color="auto"/>
        <w:left w:val="none" w:sz="0" w:space="0" w:color="auto"/>
        <w:bottom w:val="none" w:sz="0" w:space="0" w:color="auto"/>
        <w:right w:val="none" w:sz="0" w:space="0" w:color="auto"/>
      </w:divBdr>
    </w:div>
    <w:div w:id="1147673744">
      <w:bodyDiv w:val="1"/>
      <w:marLeft w:val="0"/>
      <w:marRight w:val="0"/>
      <w:marTop w:val="0"/>
      <w:marBottom w:val="0"/>
      <w:divBdr>
        <w:top w:val="none" w:sz="0" w:space="0" w:color="auto"/>
        <w:left w:val="none" w:sz="0" w:space="0" w:color="auto"/>
        <w:bottom w:val="none" w:sz="0" w:space="0" w:color="auto"/>
        <w:right w:val="none" w:sz="0" w:space="0" w:color="auto"/>
      </w:divBdr>
    </w:div>
    <w:div w:id="1192263556">
      <w:bodyDiv w:val="1"/>
      <w:marLeft w:val="0"/>
      <w:marRight w:val="0"/>
      <w:marTop w:val="0"/>
      <w:marBottom w:val="0"/>
      <w:divBdr>
        <w:top w:val="none" w:sz="0" w:space="0" w:color="auto"/>
        <w:left w:val="none" w:sz="0" w:space="0" w:color="auto"/>
        <w:bottom w:val="none" w:sz="0" w:space="0" w:color="auto"/>
        <w:right w:val="none" w:sz="0" w:space="0" w:color="auto"/>
      </w:divBdr>
    </w:div>
    <w:div w:id="1198659709">
      <w:bodyDiv w:val="1"/>
      <w:marLeft w:val="0"/>
      <w:marRight w:val="0"/>
      <w:marTop w:val="0"/>
      <w:marBottom w:val="0"/>
      <w:divBdr>
        <w:top w:val="none" w:sz="0" w:space="0" w:color="auto"/>
        <w:left w:val="none" w:sz="0" w:space="0" w:color="auto"/>
        <w:bottom w:val="none" w:sz="0" w:space="0" w:color="auto"/>
        <w:right w:val="none" w:sz="0" w:space="0" w:color="auto"/>
      </w:divBdr>
      <w:divsChild>
        <w:div w:id="1180586398">
          <w:marLeft w:val="0"/>
          <w:marRight w:val="0"/>
          <w:marTop w:val="0"/>
          <w:marBottom w:val="0"/>
          <w:divBdr>
            <w:top w:val="none" w:sz="0" w:space="0" w:color="auto"/>
            <w:left w:val="none" w:sz="0" w:space="0" w:color="auto"/>
            <w:bottom w:val="none" w:sz="0" w:space="0" w:color="auto"/>
            <w:right w:val="none" w:sz="0" w:space="0" w:color="auto"/>
          </w:divBdr>
        </w:div>
      </w:divsChild>
    </w:div>
    <w:div w:id="1203858824">
      <w:bodyDiv w:val="1"/>
      <w:marLeft w:val="0"/>
      <w:marRight w:val="0"/>
      <w:marTop w:val="0"/>
      <w:marBottom w:val="0"/>
      <w:divBdr>
        <w:top w:val="none" w:sz="0" w:space="0" w:color="auto"/>
        <w:left w:val="none" w:sz="0" w:space="0" w:color="auto"/>
        <w:bottom w:val="none" w:sz="0" w:space="0" w:color="auto"/>
        <w:right w:val="none" w:sz="0" w:space="0" w:color="auto"/>
      </w:divBdr>
    </w:div>
    <w:div w:id="1229926463">
      <w:bodyDiv w:val="1"/>
      <w:marLeft w:val="0"/>
      <w:marRight w:val="0"/>
      <w:marTop w:val="0"/>
      <w:marBottom w:val="0"/>
      <w:divBdr>
        <w:top w:val="none" w:sz="0" w:space="0" w:color="auto"/>
        <w:left w:val="none" w:sz="0" w:space="0" w:color="auto"/>
        <w:bottom w:val="none" w:sz="0" w:space="0" w:color="auto"/>
        <w:right w:val="none" w:sz="0" w:space="0" w:color="auto"/>
      </w:divBdr>
    </w:div>
    <w:div w:id="1236009651">
      <w:bodyDiv w:val="1"/>
      <w:marLeft w:val="0"/>
      <w:marRight w:val="0"/>
      <w:marTop w:val="0"/>
      <w:marBottom w:val="0"/>
      <w:divBdr>
        <w:top w:val="none" w:sz="0" w:space="0" w:color="auto"/>
        <w:left w:val="none" w:sz="0" w:space="0" w:color="auto"/>
        <w:bottom w:val="none" w:sz="0" w:space="0" w:color="auto"/>
        <w:right w:val="none" w:sz="0" w:space="0" w:color="auto"/>
      </w:divBdr>
    </w:div>
    <w:div w:id="1255044706">
      <w:bodyDiv w:val="1"/>
      <w:marLeft w:val="0"/>
      <w:marRight w:val="0"/>
      <w:marTop w:val="0"/>
      <w:marBottom w:val="0"/>
      <w:divBdr>
        <w:top w:val="none" w:sz="0" w:space="0" w:color="auto"/>
        <w:left w:val="none" w:sz="0" w:space="0" w:color="auto"/>
        <w:bottom w:val="none" w:sz="0" w:space="0" w:color="auto"/>
        <w:right w:val="none" w:sz="0" w:space="0" w:color="auto"/>
      </w:divBdr>
    </w:div>
    <w:div w:id="1280257339">
      <w:bodyDiv w:val="1"/>
      <w:marLeft w:val="0"/>
      <w:marRight w:val="0"/>
      <w:marTop w:val="0"/>
      <w:marBottom w:val="0"/>
      <w:divBdr>
        <w:top w:val="none" w:sz="0" w:space="0" w:color="auto"/>
        <w:left w:val="none" w:sz="0" w:space="0" w:color="auto"/>
        <w:bottom w:val="none" w:sz="0" w:space="0" w:color="auto"/>
        <w:right w:val="none" w:sz="0" w:space="0" w:color="auto"/>
      </w:divBdr>
    </w:div>
    <w:div w:id="1281112305">
      <w:bodyDiv w:val="1"/>
      <w:marLeft w:val="0"/>
      <w:marRight w:val="0"/>
      <w:marTop w:val="0"/>
      <w:marBottom w:val="0"/>
      <w:divBdr>
        <w:top w:val="none" w:sz="0" w:space="0" w:color="auto"/>
        <w:left w:val="none" w:sz="0" w:space="0" w:color="auto"/>
        <w:bottom w:val="none" w:sz="0" w:space="0" w:color="auto"/>
        <w:right w:val="none" w:sz="0" w:space="0" w:color="auto"/>
      </w:divBdr>
    </w:div>
    <w:div w:id="1284269722">
      <w:bodyDiv w:val="1"/>
      <w:marLeft w:val="0"/>
      <w:marRight w:val="0"/>
      <w:marTop w:val="0"/>
      <w:marBottom w:val="0"/>
      <w:divBdr>
        <w:top w:val="none" w:sz="0" w:space="0" w:color="auto"/>
        <w:left w:val="none" w:sz="0" w:space="0" w:color="auto"/>
        <w:bottom w:val="none" w:sz="0" w:space="0" w:color="auto"/>
        <w:right w:val="none" w:sz="0" w:space="0" w:color="auto"/>
      </w:divBdr>
    </w:div>
    <w:div w:id="1313559087">
      <w:bodyDiv w:val="1"/>
      <w:marLeft w:val="0"/>
      <w:marRight w:val="0"/>
      <w:marTop w:val="0"/>
      <w:marBottom w:val="0"/>
      <w:divBdr>
        <w:top w:val="none" w:sz="0" w:space="0" w:color="auto"/>
        <w:left w:val="none" w:sz="0" w:space="0" w:color="auto"/>
        <w:bottom w:val="none" w:sz="0" w:space="0" w:color="auto"/>
        <w:right w:val="none" w:sz="0" w:space="0" w:color="auto"/>
      </w:divBdr>
    </w:div>
    <w:div w:id="1324354803">
      <w:bodyDiv w:val="1"/>
      <w:marLeft w:val="0"/>
      <w:marRight w:val="0"/>
      <w:marTop w:val="0"/>
      <w:marBottom w:val="0"/>
      <w:divBdr>
        <w:top w:val="none" w:sz="0" w:space="0" w:color="auto"/>
        <w:left w:val="none" w:sz="0" w:space="0" w:color="auto"/>
        <w:bottom w:val="none" w:sz="0" w:space="0" w:color="auto"/>
        <w:right w:val="none" w:sz="0" w:space="0" w:color="auto"/>
      </w:divBdr>
    </w:div>
    <w:div w:id="1360663796">
      <w:bodyDiv w:val="1"/>
      <w:marLeft w:val="0"/>
      <w:marRight w:val="0"/>
      <w:marTop w:val="0"/>
      <w:marBottom w:val="0"/>
      <w:divBdr>
        <w:top w:val="none" w:sz="0" w:space="0" w:color="auto"/>
        <w:left w:val="none" w:sz="0" w:space="0" w:color="auto"/>
        <w:bottom w:val="none" w:sz="0" w:space="0" w:color="auto"/>
        <w:right w:val="none" w:sz="0" w:space="0" w:color="auto"/>
      </w:divBdr>
    </w:div>
    <w:div w:id="1407142771">
      <w:bodyDiv w:val="1"/>
      <w:marLeft w:val="0"/>
      <w:marRight w:val="0"/>
      <w:marTop w:val="0"/>
      <w:marBottom w:val="0"/>
      <w:divBdr>
        <w:top w:val="none" w:sz="0" w:space="0" w:color="auto"/>
        <w:left w:val="none" w:sz="0" w:space="0" w:color="auto"/>
        <w:bottom w:val="none" w:sz="0" w:space="0" w:color="auto"/>
        <w:right w:val="none" w:sz="0" w:space="0" w:color="auto"/>
      </w:divBdr>
      <w:divsChild>
        <w:div w:id="93865462">
          <w:marLeft w:val="0"/>
          <w:marRight w:val="0"/>
          <w:marTop w:val="0"/>
          <w:marBottom w:val="0"/>
          <w:divBdr>
            <w:top w:val="none" w:sz="0" w:space="0" w:color="auto"/>
            <w:left w:val="none" w:sz="0" w:space="0" w:color="auto"/>
            <w:bottom w:val="none" w:sz="0" w:space="0" w:color="auto"/>
            <w:right w:val="none" w:sz="0" w:space="0" w:color="auto"/>
          </w:divBdr>
        </w:div>
        <w:div w:id="105976672">
          <w:marLeft w:val="0"/>
          <w:marRight w:val="0"/>
          <w:marTop w:val="0"/>
          <w:marBottom w:val="0"/>
          <w:divBdr>
            <w:top w:val="none" w:sz="0" w:space="0" w:color="auto"/>
            <w:left w:val="none" w:sz="0" w:space="0" w:color="auto"/>
            <w:bottom w:val="none" w:sz="0" w:space="0" w:color="auto"/>
            <w:right w:val="none" w:sz="0" w:space="0" w:color="auto"/>
          </w:divBdr>
          <w:divsChild>
            <w:div w:id="651955418">
              <w:marLeft w:val="0"/>
              <w:marRight w:val="0"/>
              <w:marTop w:val="30"/>
              <w:marBottom w:val="30"/>
              <w:divBdr>
                <w:top w:val="none" w:sz="0" w:space="0" w:color="auto"/>
                <w:left w:val="none" w:sz="0" w:space="0" w:color="auto"/>
                <w:bottom w:val="none" w:sz="0" w:space="0" w:color="auto"/>
                <w:right w:val="none" w:sz="0" w:space="0" w:color="auto"/>
              </w:divBdr>
              <w:divsChild>
                <w:div w:id="49693733">
                  <w:marLeft w:val="0"/>
                  <w:marRight w:val="0"/>
                  <w:marTop w:val="0"/>
                  <w:marBottom w:val="0"/>
                  <w:divBdr>
                    <w:top w:val="none" w:sz="0" w:space="0" w:color="auto"/>
                    <w:left w:val="none" w:sz="0" w:space="0" w:color="auto"/>
                    <w:bottom w:val="none" w:sz="0" w:space="0" w:color="auto"/>
                    <w:right w:val="none" w:sz="0" w:space="0" w:color="auto"/>
                  </w:divBdr>
                  <w:divsChild>
                    <w:div w:id="1027175976">
                      <w:marLeft w:val="0"/>
                      <w:marRight w:val="0"/>
                      <w:marTop w:val="0"/>
                      <w:marBottom w:val="0"/>
                      <w:divBdr>
                        <w:top w:val="none" w:sz="0" w:space="0" w:color="auto"/>
                        <w:left w:val="none" w:sz="0" w:space="0" w:color="auto"/>
                        <w:bottom w:val="none" w:sz="0" w:space="0" w:color="auto"/>
                        <w:right w:val="none" w:sz="0" w:space="0" w:color="auto"/>
                      </w:divBdr>
                    </w:div>
                  </w:divsChild>
                </w:div>
                <w:div w:id="66152859">
                  <w:marLeft w:val="0"/>
                  <w:marRight w:val="0"/>
                  <w:marTop w:val="0"/>
                  <w:marBottom w:val="0"/>
                  <w:divBdr>
                    <w:top w:val="none" w:sz="0" w:space="0" w:color="auto"/>
                    <w:left w:val="none" w:sz="0" w:space="0" w:color="auto"/>
                    <w:bottom w:val="none" w:sz="0" w:space="0" w:color="auto"/>
                    <w:right w:val="none" w:sz="0" w:space="0" w:color="auto"/>
                  </w:divBdr>
                  <w:divsChild>
                    <w:div w:id="205414450">
                      <w:marLeft w:val="0"/>
                      <w:marRight w:val="0"/>
                      <w:marTop w:val="0"/>
                      <w:marBottom w:val="0"/>
                      <w:divBdr>
                        <w:top w:val="none" w:sz="0" w:space="0" w:color="auto"/>
                        <w:left w:val="none" w:sz="0" w:space="0" w:color="auto"/>
                        <w:bottom w:val="none" w:sz="0" w:space="0" w:color="auto"/>
                        <w:right w:val="none" w:sz="0" w:space="0" w:color="auto"/>
                      </w:divBdr>
                    </w:div>
                  </w:divsChild>
                </w:div>
                <w:div w:id="201135775">
                  <w:marLeft w:val="0"/>
                  <w:marRight w:val="0"/>
                  <w:marTop w:val="0"/>
                  <w:marBottom w:val="0"/>
                  <w:divBdr>
                    <w:top w:val="none" w:sz="0" w:space="0" w:color="auto"/>
                    <w:left w:val="none" w:sz="0" w:space="0" w:color="auto"/>
                    <w:bottom w:val="none" w:sz="0" w:space="0" w:color="auto"/>
                    <w:right w:val="none" w:sz="0" w:space="0" w:color="auto"/>
                  </w:divBdr>
                  <w:divsChild>
                    <w:div w:id="2052029349">
                      <w:marLeft w:val="0"/>
                      <w:marRight w:val="0"/>
                      <w:marTop w:val="0"/>
                      <w:marBottom w:val="0"/>
                      <w:divBdr>
                        <w:top w:val="none" w:sz="0" w:space="0" w:color="auto"/>
                        <w:left w:val="none" w:sz="0" w:space="0" w:color="auto"/>
                        <w:bottom w:val="none" w:sz="0" w:space="0" w:color="auto"/>
                        <w:right w:val="none" w:sz="0" w:space="0" w:color="auto"/>
                      </w:divBdr>
                    </w:div>
                  </w:divsChild>
                </w:div>
                <w:div w:id="224804234">
                  <w:marLeft w:val="0"/>
                  <w:marRight w:val="0"/>
                  <w:marTop w:val="0"/>
                  <w:marBottom w:val="0"/>
                  <w:divBdr>
                    <w:top w:val="none" w:sz="0" w:space="0" w:color="auto"/>
                    <w:left w:val="none" w:sz="0" w:space="0" w:color="auto"/>
                    <w:bottom w:val="none" w:sz="0" w:space="0" w:color="auto"/>
                    <w:right w:val="none" w:sz="0" w:space="0" w:color="auto"/>
                  </w:divBdr>
                  <w:divsChild>
                    <w:div w:id="297733431">
                      <w:marLeft w:val="0"/>
                      <w:marRight w:val="0"/>
                      <w:marTop w:val="0"/>
                      <w:marBottom w:val="0"/>
                      <w:divBdr>
                        <w:top w:val="none" w:sz="0" w:space="0" w:color="auto"/>
                        <w:left w:val="none" w:sz="0" w:space="0" w:color="auto"/>
                        <w:bottom w:val="none" w:sz="0" w:space="0" w:color="auto"/>
                        <w:right w:val="none" w:sz="0" w:space="0" w:color="auto"/>
                      </w:divBdr>
                    </w:div>
                  </w:divsChild>
                </w:div>
                <w:div w:id="228883871">
                  <w:marLeft w:val="0"/>
                  <w:marRight w:val="0"/>
                  <w:marTop w:val="0"/>
                  <w:marBottom w:val="0"/>
                  <w:divBdr>
                    <w:top w:val="none" w:sz="0" w:space="0" w:color="auto"/>
                    <w:left w:val="none" w:sz="0" w:space="0" w:color="auto"/>
                    <w:bottom w:val="none" w:sz="0" w:space="0" w:color="auto"/>
                    <w:right w:val="none" w:sz="0" w:space="0" w:color="auto"/>
                  </w:divBdr>
                  <w:divsChild>
                    <w:div w:id="1059596501">
                      <w:marLeft w:val="0"/>
                      <w:marRight w:val="0"/>
                      <w:marTop w:val="0"/>
                      <w:marBottom w:val="0"/>
                      <w:divBdr>
                        <w:top w:val="none" w:sz="0" w:space="0" w:color="auto"/>
                        <w:left w:val="none" w:sz="0" w:space="0" w:color="auto"/>
                        <w:bottom w:val="none" w:sz="0" w:space="0" w:color="auto"/>
                        <w:right w:val="none" w:sz="0" w:space="0" w:color="auto"/>
                      </w:divBdr>
                    </w:div>
                  </w:divsChild>
                </w:div>
                <w:div w:id="230116145">
                  <w:marLeft w:val="0"/>
                  <w:marRight w:val="0"/>
                  <w:marTop w:val="0"/>
                  <w:marBottom w:val="0"/>
                  <w:divBdr>
                    <w:top w:val="none" w:sz="0" w:space="0" w:color="auto"/>
                    <w:left w:val="none" w:sz="0" w:space="0" w:color="auto"/>
                    <w:bottom w:val="none" w:sz="0" w:space="0" w:color="auto"/>
                    <w:right w:val="none" w:sz="0" w:space="0" w:color="auto"/>
                  </w:divBdr>
                  <w:divsChild>
                    <w:div w:id="78403337">
                      <w:marLeft w:val="0"/>
                      <w:marRight w:val="0"/>
                      <w:marTop w:val="0"/>
                      <w:marBottom w:val="0"/>
                      <w:divBdr>
                        <w:top w:val="none" w:sz="0" w:space="0" w:color="auto"/>
                        <w:left w:val="none" w:sz="0" w:space="0" w:color="auto"/>
                        <w:bottom w:val="none" w:sz="0" w:space="0" w:color="auto"/>
                        <w:right w:val="none" w:sz="0" w:space="0" w:color="auto"/>
                      </w:divBdr>
                    </w:div>
                  </w:divsChild>
                </w:div>
                <w:div w:id="320356964">
                  <w:marLeft w:val="0"/>
                  <w:marRight w:val="0"/>
                  <w:marTop w:val="0"/>
                  <w:marBottom w:val="0"/>
                  <w:divBdr>
                    <w:top w:val="none" w:sz="0" w:space="0" w:color="auto"/>
                    <w:left w:val="none" w:sz="0" w:space="0" w:color="auto"/>
                    <w:bottom w:val="none" w:sz="0" w:space="0" w:color="auto"/>
                    <w:right w:val="none" w:sz="0" w:space="0" w:color="auto"/>
                  </w:divBdr>
                  <w:divsChild>
                    <w:div w:id="1753694510">
                      <w:marLeft w:val="0"/>
                      <w:marRight w:val="0"/>
                      <w:marTop w:val="0"/>
                      <w:marBottom w:val="0"/>
                      <w:divBdr>
                        <w:top w:val="none" w:sz="0" w:space="0" w:color="auto"/>
                        <w:left w:val="none" w:sz="0" w:space="0" w:color="auto"/>
                        <w:bottom w:val="none" w:sz="0" w:space="0" w:color="auto"/>
                        <w:right w:val="none" w:sz="0" w:space="0" w:color="auto"/>
                      </w:divBdr>
                    </w:div>
                  </w:divsChild>
                </w:div>
                <w:div w:id="662437931">
                  <w:marLeft w:val="0"/>
                  <w:marRight w:val="0"/>
                  <w:marTop w:val="0"/>
                  <w:marBottom w:val="0"/>
                  <w:divBdr>
                    <w:top w:val="none" w:sz="0" w:space="0" w:color="auto"/>
                    <w:left w:val="none" w:sz="0" w:space="0" w:color="auto"/>
                    <w:bottom w:val="none" w:sz="0" w:space="0" w:color="auto"/>
                    <w:right w:val="none" w:sz="0" w:space="0" w:color="auto"/>
                  </w:divBdr>
                  <w:divsChild>
                    <w:div w:id="867910405">
                      <w:marLeft w:val="0"/>
                      <w:marRight w:val="0"/>
                      <w:marTop w:val="0"/>
                      <w:marBottom w:val="0"/>
                      <w:divBdr>
                        <w:top w:val="none" w:sz="0" w:space="0" w:color="auto"/>
                        <w:left w:val="none" w:sz="0" w:space="0" w:color="auto"/>
                        <w:bottom w:val="none" w:sz="0" w:space="0" w:color="auto"/>
                        <w:right w:val="none" w:sz="0" w:space="0" w:color="auto"/>
                      </w:divBdr>
                    </w:div>
                  </w:divsChild>
                </w:div>
                <w:div w:id="728458870">
                  <w:marLeft w:val="0"/>
                  <w:marRight w:val="0"/>
                  <w:marTop w:val="0"/>
                  <w:marBottom w:val="0"/>
                  <w:divBdr>
                    <w:top w:val="none" w:sz="0" w:space="0" w:color="auto"/>
                    <w:left w:val="none" w:sz="0" w:space="0" w:color="auto"/>
                    <w:bottom w:val="none" w:sz="0" w:space="0" w:color="auto"/>
                    <w:right w:val="none" w:sz="0" w:space="0" w:color="auto"/>
                  </w:divBdr>
                  <w:divsChild>
                    <w:div w:id="47537947">
                      <w:marLeft w:val="0"/>
                      <w:marRight w:val="0"/>
                      <w:marTop w:val="0"/>
                      <w:marBottom w:val="0"/>
                      <w:divBdr>
                        <w:top w:val="none" w:sz="0" w:space="0" w:color="auto"/>
                        <w:left w:val="none" w:sz="0" w:space="0" w:color="auto"/>
                        <w:bottom w:val="none" w:sz="0" w:space="0" w:color="auto"/>
                        <w:right w:val="none" w:sz="0" w:space="0" w:color="auto"/>
                      </w:divBdr>
                    </w:div>
                  </w:divsChild>
                </w:div>
                <w:div w:id="806094575">
                  <w:marLeft w:val="0"/>
                  <w:marRight w:val="0"/>
                  <w:marTop w:val="0"/>
                  <w:marBottom w:val="0"/>
                  <w:divBdr>
                    <w:top w:val="none" w:sz="0" w:space="0" w:color="auto"/>
                    <w:left w:val="none" w:sz="0" w:space="0" w:color="auto"/>
                    <w:bottom w:val="none" w:sz="0" w:space="0" w:color="auto"/>
                    <w:right w:val="none" w:sz="0" w:space="0" w:color="auto"/>
                  </w:divBdr>
                  <w:divsChild>
                    <w:div w:id="1028142805">
                      <w:marLeft w:val="0"/>
                      <w:marRight w:val="0"/>
                      <w:marTop w:val="0"/>
                      <w:marBottom w:val="0"/>
                      <w:divBdr>
                        <w:top w:val="none" w:sz="0" w:space="0" w:color="auto"/>
                        <w:left w:val="none" w:sz="0" w:space="0" w:color="auto"/>
                        <w:bottom w:val="none" w:sz="0" w:space="0" w:color="auto"/>
                        <w:right w:val="none" w:sz="0" w:space="0" w:color="auto"/>
                      </w:divBdr>
                    </w:div>
                  </w:divsChild>
                </w:div>
                <w:div w:id="874389532">
                  <w:marLeft w:val="0"/>
                  <w:marRight w:val="0"/>
                  <w:marTop w:val="0"/>
                  <w:marBottom w:val="0"/>
                  <w:divBdr>
                    <w:top w:val="none" w:sz="0" w:space="0" w:color="auto"/>
                    <w:left w:val="none" w:sz="0" w:space="0" w:color="auto"/>
                    <w:bottom w:val="none" w:sz="0" w:space="0" w:color="auto"/>
                    <w:right w:val="none" w:sz="0" w:space="0" w:color="auto"/>
                  </w:divBdr>
                  <w:divsChild>
                    <w:div w:id="742726860">
                      <w:marLeft w:val="0"/>
                      <w:marRight w:val="0"/>
                      <w:marTop w:val="0"/>
                      <w:marBottom w:val="0"/>
                      <w:divBdr>
                        <w:top w:val="none" w:sz="0" w:space="0" w:color="auto"/>
                        <w:left w:val="none" w:sz="0" w:space="0" w:color="auto"/>
                        <w:bottom w:val="none" w:sz="0" w:space="0" w:color="auto"/>
                        <w:right w:val="none" w:sz="0" w:space="0" w:color="auto"/>
                      </w:divBdr>
                    </w:div>
                    <w:div w:id="829562545">
                      <w:marLeft w:val="0"/>
                      <w:marRight w:val="0"/>
                      <w:marTop w:val="0"/>
                      <w:marBottom w:val="0"/>
                      <w:divBdr>
                        <w:top w:val="none" w:sz="0" w:space="0" w:color="auto"/>
                        <w:left w:val="none" w:sz="0" w:space="0" w:color="auto"/>
                        <w:bottom w:val="none" w:sz="0" w:space="0" w:color="auto"/>
                        <w:right w:val="none" w:sz="0" w:space="0" w:color="auto"/>
                      </w:divBdr>
                    </w:div>
                    <w:div w:id="1038092667">
                      <w:marLeft w:val="0"/>
                      <w:marRight w:val="0"/>
                      <w:marTop w:val="0"/>
                      <w:marBottom w:val="0"/>
                      <w:divBdr>
                        <w:top w:val="none" w:sz="0" w:space="0" w:color="auto"/>
                        <w:left w:val="none" w:sz="0" w:space="0" w:color="auto"/>
                        <w:bottom w:val="none" w:sz="0" w:space="0" w:color="auto"/>
                        <w:right w:val="none" w:sz="0" w:space="0" w:color="auto"/>
                      </w:divBdr>
                    </w:div>
                    <w:div w:id="1334643575">
                      <w:marLeft w:val="0"/>
                      <w:marRight w:val="0"/>
                      <w:marTop w:val="0"/>
                      <w:marBottom w:val="0"/>
                      <w:divBdr>
                        <w:top w:val="none" w:sz="0" w:space="0" w:color="auto"/>
                        <w:left w:val="none" w:sz="0" w:space="0" w:color="auto"/>
                        <w:bottom w:val="none" w:sz="0" w:space="0" w:color="auto"/>
                        <w:right w:val="none" w:sz="0" w:space="0" w:color="auto"/>
                      </w:divBdr>
                    </w:div>
                    <w:div w:id="1422796039">
                      <w:marLeft w:val="0"/>
                      <w:marRight w:val="0"/>
                      <w:marTop w:val="0"/>
                      <w:marBottom w:val="0"/>
                      <w:divBdr>
                        <w:top w:val="none" w:sz="0" w:space="0" w:color="auto"/>
                        <w:left w:val="none" w:sz="0" w:space="0" w:color="auto"/>
                        <w:bottom w:val="none" w:sz="0" w:space="0" w:color="auto"/>
                        <w:right w:val="none" w:sz="0" w:space="0" w:color="auto"/>
                      </w:divBdr>
                    </w:div>
                    <w:div w:id="1741096488">
                      <w:marLeft w:val="0"/>
                      <w:marRight w:val="0"/>
                      <w:marTop w:val="0"/>
                      <w:marBottom w:val="0"/>
                      <w:divBdr>
                        <w:top w:val="none" w:sz="0" w:space="0" w:color="auto"/>
                        <w:left w:val="none" w:sz="0" w:space="0" w:color="auto"/>
                        <w:bottom w:val="none" w:sz="0" w:space="0" w:color="auto"/>
                        <w:right w:val="none" w:sz="0" w:space="0" w:color="auto"/>
                      </w:divBdr>
                    </w:div>
                    <w:div w:id="1829437647">
                      <w:marLeft w:val="0"/>
                      <w:marRight w:val="0"/>
                      <w:marTop w:val="0"/>
                      <w:marBottom w:val="0"/>
                      <w:divBdr>
                        <w:top w:val="none" w:sz="0" w:space="0" w:color="auto"/>
                        <w:left w:val="none" w:sz="0" w:space="0" w:color="auto"/>
                        <w:bottom w:val="none" w:sz="0" w:space="0" w:color="auto"/>
                        <w:right w:val="none" w:sz="0" w:space="0" w:color="auto"/>
                      </w:divBdr>
                    </w:div>
                  </w:divsChild>
                </w:div>
                <w:div w:id="893739467">
                  <w:marLeft w:val="0"/>
                  <w:marRight w:val="0"/>
                  <w:marTop w:val="0"/>
                  <w:marBottom w:val="0"/>
                  <w:divBdr>
                    <w:top w:val="none" w:sz="0" w:space="0" w:color="auto"/>
                    <w:left w:val="none" w:sz="0" w:space="0" w:color="auto"/>
                    <w:bottom w:val="none" w:sz="0" w:space="0" w:color="auto"/>
                    <w:right w:val="none" w:sz="0" w:space="0" w:color="auto"/>
                  </w:divBdr>
                  <w:divsChild>
                    <w:div w:id="866480204">
                      <w:marLeft w:val="0"/>
                      <w:marRight w:val="0"/>
                      <w:marTop w:val="0"/>
                      <w:marBottom w:val="0"/>
                      <w:divBdr>
                        <w:top w:val="none" w:sz="0" w:space="0" w:color="auto"/>
                        <w:left w:val="none" w:sz="0" w:space="0" w:color="auto"/>
                        <w:bottom w:val="none" w:sz="0" w:space="0" w:color="auto"/>
                        <w:right w:val="none" w:sz="0" w:space="0" w:color="auto"/>
                      </w:divBdr>
                    </w:div>
                  </w:divsChild>
                </w:div>
                <w:div w:id="989595988">
                  <w:marLeft w:val="0"/>
                  <w:marRight w:val="0"/>
                  <w:marTop w:val="0"/>
                  <w:marBottom w:val="0"/>
                  <w:divBdr>
                    <w:top w:val="none" w:sz="0" w:space="0" w:color="auto"/>
                    <w:left w:val="none" w:sz="0" w:space="0" w:color="auto"/>
                    <w:bottom w:val="none" w:sz="0" w:space="0" w:color="auto"/>
                    <w:right w:val="none" w:sz="0" w:space="0" w:color="auto"/>
                  </w:divBdr>
                  <w:divsChild>
                    <w:div w:id="1693602380">
                      <w:marLeft w:val="0"/>
                      <w:marRight w:val="0"/>
                      <w:marTop w:val="0"/>
                      <w:marBottom w:val="0"/>
                      <w:divBdr>
                        <w:top w:val="none" w:sz="0" w:space="0" w:color="auto"/>
                        <w:left w:val="none" w:sz="0" w:space="0" w:color="auto"/>
                        <w:bottom w:val="none" w:sz="0" w:space="0" w:color="auto"/>
                        <w:right w:val="none" w:sz="0" w:space="0" w:color="auto"/>
                      </w:divBdr>
                    </w:div>
                  </w:divsChild>
                </w:div>
                <w:div w:id="997853435">
                  <w:marLeft w:val="0"/>
                  <w:marRight w:val="0"/>
                  <w:marTop w:val="0"/>
                  <w:marBottom w:val="0"/>
                  <w:divBdr>
                    <w:top w:val="none" w:sz="0" w:space="0" w:color="auto"/>
                    <w:left w:val="none" w:sz="0" w:space="0" w:color="auto"/>
                    <w:bottom w:val="none" w:sz="0" w:space="0" w:color="auto"/>
                    <w:right w:val="none" w:sz="0" w:space="0" w:color="auto"/>
                  </w:divBdr>
                  <w:divsChild>
                    <w:div w:id="1607468974">
                      <w:marLeft w:val="0"/>
                      <w:marRight w:val="0"/>
                      <w:marTop w:val="0"/>
                      <w:marBottom w:val="0"/>
                      <w:divBdr>
                        <w:top w:val="none" w:sz="0" w:space="0" w:color="auto"/>
                        <w:left w:val="none" w:sz="0" w:space="0" w:color="auto"/>
                        <w:bottom w:val="none" w:sz="0" w:space="0" w:color="auto"/>
                        <w:right w:val="none" w:sz="0" w:space="0" w:color="auto"/>
                      </w:divBdr>
                    </w:div>
                  </w:divsChild>
                </w:div>
                <w:div w:id="1152330774">
                  <w:marLeft w:val="0"/>
                  <w:marRight w:val="0"/>
                  <w:marTop w:val="0"/>
                  <w:marBottom w:val="0"/>
                  <w:divBdr>
                    <w:top w:val="none" w:sz="0" w:space="0" w:color="auto"/>
                    <w:left w:val="none" w:sz="0" w:space="0" w:color="auto"/>
                    <w:bottom w:val="none" w:sz="0" w:space="0" w:color="auto"/>
                    <w:right w:val="none" w:sz="0" w:space="0" w:color="auto"/>
                  </w:divBdr>
                  <w:divsChild>
                    <w:div w:id="61758259">
                      <w:marLeft w:val="0"/>
                      <w:marRight w:val="0"/>
                      <w:marTop w:val="0"/>
                      <w:marBottom w:val="0"/>
                      <w:divBdr>
                        <w:top w:val="none" w:sz="0" w:space="0" w:color="auto"/>
                        <w:left w:val="none" w:sz="0" w:space="0" w:color="auto"/>
                        <w:bottom w:val="none" w:sz="0" w:space="0" w:color="auto"/>
                        <w:right w:val="none" w:sz="0" w:space="0" w:color="auto"/>
                      </w:divBdr>
                    </w:div>
                  </w:divsChild>
                </w:div>
                <w:div w:id="1334801667">
                  <w:marLeft w:val="0"/>
                  <w:marRight w:val="0"/>
                  <w:marTop w:val="0"/>
                  <w:marBottom w:val="0"/>
                  <w:divBdr>
                    <w:top w:val="none" w:sz="0" w:space="0" w:color="auto"/>
                    <w:left w:val="none" w:sz="0" w:space="0" w:color="auto"/>
                    <w:bottom w:val="none" w:sz="0" w:space="0" w:color="auto"/>
                    <w:right w:val="none" w:sz="0" w:space="0" w:color="auto"/>
                  </w:divBdr>
                  <w:divsChild>
                    <w:div w:id="1230269940">
                      <w:marLeft w:val="0"/>
                      <w:marRight w:val="0"/>
                      <w:marTop w:val="0"/>
                      <w:marBottom w:val="0"/>
                      <w:divBdr>
                        <w:top w:val="none" w:sz="0" w:space="0" w:color="auto"/>
                        <w:left w:val="none" w:sz="0" w:space="0" w:color="auto"/>
                        <w:bottom w:val="none" w:sz="0" w:space="0" w:color="auto"/>
                        <w:right w:val="none" w:sz="0" w:space="0" w:color="auto"/>
                      </w:divBdr>
                    </w:div>
                  </w:divsChild>
                </w:div>
                <w:div w:id="1477184886">
                  <w:marLeft w:val="0"/>
                  <w:marRight w:val="0"/>
                  <w:marTop w:val="0"/>
                  <w:marBottom w:val="0"/>
                  <w:divBdr>
                    <w:top w:val="none" w:sz="0" w:space="0" w:color="auto"/>
                    <w:left w:val="none" w:sz="0" w:space="0" w:color="auto"/>
                    <w:bottom w:val="none" w:sz="0" w:space="0" w:color="auto"/>
                    <w:right w:val="none" w:sz="0" w:space="0" w:color="auto"/>
                  </w:divBdr>
                  <w:divsChild>
                    <w:div w:id="1083911640">
                      <w:marLeft w:val="0"/>
                      <w:marRight w:val="0"/>
                      <w:marTop w:val="0"/>
                      <w:marBottom w:val="0"/>
                      <w:divBdr>
                        <w:top w:val="none" w:sz="0" w:space="0" w:color="auto"/>
                        <w:left w:val="none" w:sz="0" w:space="0" w:color="auto"/>
                        <w:bottom w:val="none" w:sz="0" w:space="0" w:color="auto"/>
                        <w:right w:val="none" w:sz="0" w:space="0" w:color="auto"/>
                      </w:divBdr>
                    </w:div>
                  </w:divsChild>
                </w:div>
                <w:div w:id="1504513263">
                  <w:marLeft w:val="0"/>
                  <w:marRight w:val="0"/>
                  <w:marTop w:val="0"/>
                  <w:marBottom w:val="0"/>
                  <w:divBdr>
                    <w:top w:val="none" w:sz="0" w:space="0" w:color="auto"/>
                    <w:left w:val="none" w:sz="0" w:space="0" w:color="auto"/>
                    <w:bottom w:val="none" w:sz="0" w:space="0" w:color="auto"/>
                    <w:right w:val="none" w:sz="0" w:space="0" w:color="auto"/>
                  </w:divBdr>
                  <w:divsChild>
                    <w:div w:id="105733616">
                      <w:marLeft w:val="0"/>
                      <w:marRight w:val="0"/>
                      <w:marTop w:val="0"/>
                      <w:marBottom w:val="0"/>
                      <w:divBdr>
                        <w:top w:val="none" w:sz="0" w:space="0" w:color="auto"/>
                        <w:left w:val="none" w:sz="0" w:space="0" w:color="auto"/>
                        <w:bottom w:val="none" w:sz="0" w:space="0" w:color="auto"/>
                        <w:right w:val="none" w:sz="0" w:space="0" w:color="auto"/>
                      </w:divBdr>
                    </w:div>
                  </w:divsChild>
                </w:div>
                <w:div w:id="1519731498">
                  <w:marLeft w:val="0"/>
                  <w:marRight w:val="0"/>
                  <w:marTop w:val="0"/>
                  <w:marBottom w:val="0"/>
                  <w:divBdr>
                    <w:top w:val="none" w:sz="0" w:space="0" w:color="auto"/>
                    <w:left w:val="none" w:sz="0" w:space="0" w:color="auto"/>
                    <w:bottom w:val="none" w:sz="0" w:space="0" w:color="auto"/>
                    <w:right w:val="none" w:sz="0" w:space="0" w:color="auto"/>
                  </w:divBdr>
                  <w:divsChild>
                    <w:div w:id="1963270192">
                      <w:marLeft w:val="0"/>
                      <w:marRight w:val="0"/>
                      <w:marTop w:val="0"/>
                      <w:marBottom w:val="0"/>
                      <w:divBdr>
                        <w:top w:val="none" w:sz="0" w:space="0" w:color="auto"/>
                        <w:left w:val="none" w:sz="0" w:space="0" w:color="auto"/>
                        <w:bottom w:val="none" w:sz="0" w:space="0" w:color="auto"/>
                        <w:right w:val="none" w:sz="0" w:space="0" w:color="auto"/>
                      </w:divBdr>
                    </w:div>
                  </w:divsChild>
                </w:div>
                <w:div w:id="1573852510">
                  <w:marLeft w:val="0"/>
                  <w:marRight w:val="0"/>
                  <w:marTop w:val="0"/>
                  <w:marBottom w:val="0"/>
                  <w:divBdr>
                    <w:top w:val="none" w:sz="0" w:space="0" w:color="auto"/>
                    <w:left w:val="none" w:sz="0" w:space="0" w:color="auto"/>
                    <w:bottom w:val="none" w:sz="0" w:space="0" w:color="auto"/>
                    <w:right w:val="none" w:sz="0" w:space="0" w:color="auto"/>
                  </w:divBdr>
                  <w:divsChild>
                    <w:div w:id="847519465">
                      <w:marLeft w:val="0"/>
                      <w:marRight w:val="0"/>
                      <w:marTop w:val="0"/>
                      <w:marBottom w:val="0"/>
                      <w:divBdr>
                        <w:top w:val="none" w:sz="0" w:space="0" w:color="auto"/>
                        <w:left w:val="none" w:sz="0" w:space="0" w:color="auto"/>
                        <w:bottom w:val="none" w:sz="0" w:space="0" w:color="auto"/>
                        <w:right w:val="none" w:sz="0" w:space="0" w:color="auto"/>
                      </w:divBdr>
                    </w:div>
                  </w:divsChild>
                </w:div>
                <w:div w:id="1594783911">
                  <w:marLeft w:val="0"/>
                  <w:marRight w:val="0"/>
                  <w:marTop w:val="0"/>
                  <w:marBottom w:val="0"/>
                  <w:divBdr>
                    <w:top w:val="none" w:sz="0" w:space="0" w:color="auto"/>
                    <w:left w:val="none" w:sz="0" w:space="0" w:color="auto"/>
                    <w:bottom w:val="none" w:sz="0" w:space="0" w:color="auto"/>
                    <w:right w:val="none" w:sz="0" w:space="0" w:color="auto"/>
                  </w:divBdr>
                  <w:divsChild>
                    <w:div w:id="1646230823">
                      <w:marLeft w:val="0"/>
                      <w:marRight w:val="0"/>
                      <w:marTop w:val="0"/>
                      <w:marBottom w:val="0"/>
                      <w:divBdr>
                        <w:top w:val="none" w:sz="0" w:space="0" w:color="auto"/>
                        <w:left w:val="none" w:sz="0" w:space="0" w:color="auto"/>
                        <w:bottom w:val="none" w:sz="0" w:space="0" w:color="auto"/>
                        <w:right w:val="none" w:sz="0" w:space="0" w:color="auto"/>
                      </w:divBdr>
                    </w:div>
                  </w:divsChild>
                </w:div>
                <w:div w:id="1670979274">
                  <w:marLeft w:val="0"/>
                  <w:marRight w:val="0"/>
                  <w:marTop w:val="0"/>
                  <w:marBottom w:val="0"/>
                  <w:divBdr>
                    <w:top w:val="none" w:sz="0" w:space="0" w:color="auto"/>
                    <w:left w:val="none" w:sz="0" w:space="0" w:color="auto"/>
                    <w:bottom w:val="none" w:sz="0" w:space="0" w:color="auto"/>
                    <w:right w:val="none" w:sz="0" w:space="0" w:color="auto"/>
                  </w:divBdr>
                  <w:divsChild>
                    <w:div w:id="1591889141">
                      <w:marLeft w:val="0"/>
                      <w:marRight w:val="0"/>
                      <w:marTop w:val="0"/>
                      <w:marBottom w:val="0"/>
                      <w:divBdr>
                        <w:top w:val="none" w:sz="0" w:space="0" w:color="auto"/>
                        <w:left w:val="none" w:sz="0" w:space="0" w:color="auto"/>
                        <w:bottom w:val="none" w:sz="0" w:space="0" w:color="auto"/>
                        <w:right w:val="none" w:sz="0" w:space="0" w:color="auto"/>
                      </w:divBdr>
                    </w:div>
                  </w:divsChild>
                </w:div>
                <w:div w:id="2095396008">
                  <w:marLeft w:val="0"/>
                  <w:marRight w:val="0"/>
                  <w:marTop w:val="0"/>
                  <w:marBottom w:val="0"/>
                  <w:divBdr>
                    <w:top w:val="none" w:sz="0" w:space="0" w:color="auto"/>
                    <w:left w:val="none" w:sz="0" w:space="0" w:color="auto"/>
                    <w:bottom w:val="none" w:sz="0" w:space="0" w:color="auto"/>
                    <w:right w:val="none" w:sz="0" w:space="0" w:color="auto"/>
                  </w:divBdr>
                  <w:divsChild>
                    <w:div w:id="2040427278">
                      <w:marLeft w:val="0"/>
                      <w:marRight w:val="0"/>
                      <w:marTop w:val="0"/>
                      <w:marBottom w:val="0"/>
                      <w:divBdr>
                        <w:top w:val="none" w:sz="0" w:space="0" w:color="auto"/>
                        <w:left w:val="none" w:sz="0" w:space="0" w:color="auto"/>
                        <w:bottom w:val="none" w:sz="0" w:space="0" w:color="auto"/>
                        <w:right w:val="none" w:sz="0" w:space="0" w:color="auto"/>
                      </w:divBdr>
                    </w:div>
                  </w:divsChild>
                </w:div>
                <w:div w:id="2103989574">
                  <w:marLeft w:val="0"/>
                  <w:marRight w:val="0"/>
                  <w:marTop w:val="0"/>
                  <w:marBottom w:val="0"/>
                  <w:divBdr>
                    <w:top w:val="none" w:sz="0" w:space="0" w:color="auto"/>
                    <w:left w:val="none" w:sz="0" w:space="0" w:color="auto"/>
                    <w:bottom w:val="none" w:sz="0" w:space="0" w:color="auto"/>
                    <w:right w:val="none" w:sz="0" w:space="0" w:color="auto"/>
                  </w:divBdr>
                  <w:divsChild>
                    <w:div w:id="1492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72085">
          <w:marLeft w:val="0"/>
          <w:marRight w:val="0"/>
          <w:marTop w:val="0"/>
          <w:marBottom w:val="0"/>
          <w:divBdr>
            <w:top w:val="none" w:sz="0" w:space="0" w:color="auto"/>
            <w:left w:val="none" w:sz="0" w:space="0" w:color="auto"/>
            <w:bottom w:val="none" w:sz="0" w:space="0" w:color="auto"/>
            <w:right w:val="none" w:sz="0" w:space="0" w:color="auto"/>
          </w:divBdr>
          <w:divsChild>
            <w:div w:id="1939291544">
              <w:marLeft w:val="0"/>
              <w:marRight w:val="0"/>
              <w:marTop w:val="30"/>
              <w:marBottom w:val="30"/>
              <w:divBdr>
                <w:top w:val="none" w:sz="0" w:space="0" w:color="auto"/>
                <w:left w:val="none" w:sz="0" w:space="0" w:color="auto"/>
                <w:bottom w:val="none" w:sz="0" w:space="0" w:color="auto"/>
                <w:right w:val="none" w:sz="0" w:space="0" w:color="auto"/>
              </w:divBdr>
              <w:divsChild>
                <w:div w:id="25765208">
                  <w:marLeft w:val="0"/>
                  <w:marRight w:val="0"/>
                  <w:marTop w:val="0"/>
                  <w:marBottom w:val="0"/>
                  <w:divBdr>
                    <w:top w:val="none" w:sz="0" w:space="0" w:color="auto"/>
                    <w:left w:val="none" w:sz="0" w:space="0" w:color="auto"/>
                    <w:bottom w:val="none" w:sz="0" w:space="0" w:color="auto"/>
                    <w:right w:val="none" w:sz="0" w:space="0" w:color="auto"/>
                  </w:divBdr>
                  <w:divsChild>
                    <w:div w:id="2076511083">
                      <w:marLeft w:val="0"/>
                      <w:marRight w:val="0"/>
                      <w:marTop w:val="0"/>
                      <w:marBottom w:val="0"/>
                      <w:divBdr>
                        <w:top w:val="none" w:sz="0" w:space="0" w:color="auto"/>
                        <w:left w:val="none" w:sz="0" w:space="0" w:color="auto"/>
                        <w:bottom w:val="none" w:sz="0" w:space="0" w:color="auto"/>
                        <w:right w:val="none" w:sz="0" w:space="0" w:color="auto"/>
                      </w:divBdr>
                    </w:div>
                  </w:divsChild>
                </w:div>
                <w:div w:id="30033536">
                  <w:marLeft w:val="0"/>
                  <w:marRight w:val="0"/>
                  <w:marTop w:val="0"/>
                  <w:marBottom w:val="0"/>
                  <w:divBdr>
                    <w:top w:val="none" w:sz="0" w:space="0" w:color="auto"/>
                    <w:left w:val="none" w:sz="0" w:space="0" w:color="auto"/>
                    <w:bottom w:val="none" w:sz="0" w:space="0" w:color="auto"/>
                    <w:right w:val="none" w:sz="0" w:space="0" w:color="auto"/>
                  </w:divBdr>
                  <w:divsChild>
                    <w:div w:id="355934281">
                      <w:marLeft w:val="0"/>
                      <w:marRight w:val="0"/>
                      <w:marTop w:val="0"/>
                      <w:marBottom w:val="0"/>
                      <w:divBdr>
                        <w:top w:val="none" w:sz="0" w:space="0" w:color="auto"/>
                        <w:left w:val="none" w:sz="0" w:space="0" w:color="auto"/>
                        <w:bottom w:val="none" w:sz="0" w:space="0" w:color="auto"/>
                        <w:right w:val="none" w:sz="0" w:space="0" w:color="auto"/>
                      </w:divBdr>
                    </w:div>
                    <w:div w:id="445465748">
                      <w:marLeft w:val="0"/>
                      <w:marRight w:val="0"/>
                      <w:marTop w:val="0"/>
                      <w:marBottom w:val="0"/>
                      <w:divBdr>
                        <w:top w:val="none" w:sz="0" w:space="0" w:color="auto"/>
                        <w:left w:val="none" w:sz="0" w:space="0" w:color="auto"/>
                        <w:bottom w:val="none" w:sz="0" w:space="0" w:color="auto"/>
                        <w:right w:val="none" w:sz="0" w:space="0" w:color="auto"/>
                      </w:divBdr>
                    </w:div>
                    <w:div w:id="948002373">
                      <w:marLeft w:val="0"/>
                      <w:marRight w:val="0"/>
                      <w:marTop w:val="0"/>
                      <w:marBottom w:val="0"/>
                      <w:divBdr>
                        <w:top w:val="none" w:sz="0" w:space="0" w:color="auto"/>
                        <w:left w:val="none" w:sz="0" w:space="0" w:color="auto"/>
                        <w:bottom w:val="none" w:sz="0" w:space="0" w:color="auto"/>
                        <w:right w:val="none" w:sz="0" w:space="0" w:color="auto"/>
                      </w:divBdr>
                    </w:div>
                    <w:div w:id="1496267002">
                      <w:marLeft w:val="0"/>
                      <w:marRight w:val="0"/>
                      <w:marTop w:val="0"/>
                      <w:marBottom w:val="0"/>
                      <w:divBdr>
                        <w:top w:val="none" w:sz="0" w:space="0" w:color="auto"/>
                        <w:left w:val="none" w:sz="0" w:space="0" w:color="auto"/>
                        <w:bottom w:val="none" w:sz="0" w:space="0" w:color="auto"/>
                        <w:right w:val="none" w:sz="0" w:space="0" w:color="auto"/>
                      </w:divBdr>
                    </w:div>
                    <w:div w:id="1596789457">
                      <w:marLeft w:val="0"/>
                      <w:marRight w:val="0"/>
                      <w:marTop w:val="0"/>
                      <w:marBottom w:val="0"/>
                      <w:divBdr>
                        <w:top w:val="none" w:sz="0" w:space="0" w:color="auto"/>
                        <w:left w:val="none" w:sz="0" w:space="0" w:color="auto"/>
                        <w:bottom w:val="none" w:sz="0" w:space="0" w:color="auto"/>
                        <w:right w:val="none" w:sz="0" w:space="0" w:color="auto"/>
                      </w:divBdr>
                    </w:div>
                    <w:div w:id="1854297456">
                      <w:marLeft w:val="0"/>
                      <w:marRight w:val="0"/>
                      <w:marTop w:val="0"/>
                      <w:marBottom w:val="0"/>
                      <w:divBdr>
                        <w:top w:val="none" w:sz="0" w:space="0" w:color="auto"/>
                        <w:left w:val="none" w:sz="0" w:space="0" w:color="auto"/>
                        <w:bottom w:val="none" w:sz="0" w:space="0" w:color="auto"/>
                        <w:right w:val="none" w:sz="0" w:space="0" w:color="auto"/>
                      </w:divBdr>
                    </w:div>
                    <w:div w:id="1946646943">
                      <w:marLeft w:val="0"/>
                      <w:marRight w:val="0"/>
                      <w:marTop w:val="0"/>
                      <w:marBottom w:val="0"/>
                      <w:divBdr>
                        <w:top w:val="none" w:sz="0" w:space="0" w:color="auto"/>
                        <w:left w:val="none" w:sz="0" w:space="0" w:color="auto"/>
                        <w:bottom w:val="none" w:sz="0" w:space="0" w:color="auto"/>
                        <w:right w:val="none" w:sz="0" w:space="0" w:color="auto"/>
                      </w:divBdr>
                    </w:div>
                  </w:divsChild>
                </w:div>
                <w:div w:id="194007691">
                  <w:marLeft w:val="0"/>
                  <w:marRight w:val="0"/>
                  <w:marTop w:val="0"/>
                  <w:marBottom w:val="0"/>
                  <w:divBdr>
                    <w:top w:val="none" w:sz="0" w:space="0" w:color="auto"/>
                    <w:left w:val="none" w:sz="0" w:space="0" w:color="auto"/>
                    <w:bottom w:val="none" w:sz="0" w:space="0" w:color="auto"/>
                    <w:right w:val="none" w:sz="0" w:space="0" w:color="auto"/>
                  </w:divBdr>
                  <w:divsChild>
                    <w:div w:id="968782950">
                      <w:marLeft w:val="0"/>
                      <w:marRight w:val="0"/>
                      <w:marTop w:val="0"/>
                      <w:marBottom w:val="0"/>
                      <w:divBdr>
                        <w:top w:val="none" w:sz="0" w:space="0" w:color="auto"/>
                        <w:left w:val="none" w:sz="0" w:space="0" w:color="auto"/>
                        <w:bottom w:val="none" w:sz="0" w:space="0" w:color="auto"/>
                        <w:right w:val="none" w:sz="0" w:space="0" w:color="auto"/>
                      </w:divBdr>
                    </w:div>
                  </w:divsChild>
                </w:div>
                <w:div w:id="239875978">
                  <w:marLeft w:val="0"/>
                  <w:marRight w:val="0"/>
                  <w:marTop w:val="0"/>
                  <w:marBottom w:val="0"/>
                  <w:divBdr>
                    <w:top w:val="none" w:sz="0" w:space="0" w:color="auto"/>
                    <w:left w:val="none" w:sz="0" w:space="0" w:color="auto"/>
                    <w:bottom w:val="none" w:sz="0" w:space="0" w:color="auto"/>
                    <w:right w:val="none" w:sz="0" w:space="0" w:color="auto"/>
                  </w:divBdr>
                  <w:divsChild>
                    <w:div w:id="1200433198">
                      <w:marLeft w:val="0"/>
                      <w:marRight w:val="0"/>
                      <w:marTop w:val="0"/>
                      <w:marBottom w:val="0"/>
                      <w:divBdr>
                        <w:top w:val="none" w:sz="0" w:space="0" w:color="auto"/>
                        <w:left w:val="none" w:sz="0" w:space="0" w:color="auto"/>
                        <w:bottom w:val="none" w:sz="0" w:space="0" w:color="auto"/>
                        <w:right w:val="none" w:sz="0" w:space="0" w:color="auto"/>
                      </w:divBdr>
                    </w:div>
                  </w:divsChild>
                </w:div>
                <w:div w:id="313070707">
                  <w:marLeft w:val="0"/>
                  <w:marRight w:val="0"/>
                  <w:marTop w:val="0"/>
                  <w:marBottom w:val="0"/>
                  <w:divBdr>
                    <w:top w:val="none" w:sz="0" w:space="0" w:color="auto"/>
                    <w:left w:val="none" w:sz="0" w:space="0" w:color="auto"/>
                    <w:bottom w:val="none" w:sz="0" w:space="0" w:color="auto"/>
                    <w:right w:val="none" w:sz="0" w:space="0" w:color="auto"/>
                  </w:divBdr>
                  <w:divsChild>
                    <w:div w:id="1011183764">
                      <w:marLeft w:val="0"/>
                      <w:marRight w:val="0"/>
                      <w:marTop w:val="0"/>
                      <w:marBottom w:val="0"/>
                      <w:divBdr>
                        <w:top w:val="none" w:sz="0" w:space="0" w:color="auto"/>
                        <w:left w:val="none" w:sz="0" w:space="0" w:color="auto"/>
                        <w:bottom w:val="none" w:sz="0" w:space="0" w:color="auto"/>
                        <w:right w:val="none" w:sz="0" w:space="0" w:color="auto"/>
                      </w:divBdr>
                    </w:div>
                  </w:divsChild>
                </w:div>
                <w:div w:id="475101161">
                  <w:marLeft w:val="0"/>
                  <w:marRight w:val="0"/>
                  <w:marTop w:val="0"/>
                  <w:marBottom w:val="0"/>
                  <w:divBdr>
                    <w:top w:val="none" w:sz="0" w:space="0" w:color="auto"/>
                    <w:left w:val="none" w:sz="0" w:space="0" w:color="auto"/>
                    <w:bottom w:val="none" w:sz="0" w:space="0" w:color="auto"/>
                    <w:right w:val="none" w:sz="0" w:space="0" w:color="auto"/>
                  </w:divBdr>
                  <w:divsChild>
                    <w:div w:id="33703705">
                      <w:marLeft w:val="0"/>
                      <w:marRight w:val="0"/>
                      <w:marTop w:val="0"/>
                      <w:marBottom w:val="0"/>
                      <w:divBdr>
                        <w:top w:val="none" w:sz="0" w:space="0" w:color="auto"/>
                        <w:left w:val="none" w:sz="0" w:space="0" w:color="auto"/>
                        <w:bottom w:val="none" w:sz="0" w:space="0" w:color="auto"/>
                        <w:right w:val="none" w:sz="0" w:space="0" w:color="auto"/>
                      </w:divBdr>
                    </w:div>
                    <w:div w:id="129321372">
                      <w:marLeft w:val="0"/>
                      <w:marRight w:val="0"/>
                      <w:marTop w:val="0"/>
                      <w:marBottom w:val="0"/>
                      <w:divBdr>
                        <w:top w:val="none" w:sz="0" w:space="0" w:color="auto"/>
                        <w:left w:val="none" w:sz="0" w:space="0" w:color="auto"/>
                        <w:bottom w:val="none" w:sz="0" w:space="0" w:color="auto"/>
                        <w:right w:val="none" w:sz="0" w:space="0" w:color="auto"/>
                      </w:divBdr>
                    </w:div>
                    <w:div w:id="366105429">
                      <w:marLeft w:val="0"/>
                      <w:marRight w:val="0"/>
                      <w:marTop w:val="0"/>
                      <w:marBottom w:val="0"/>
                      <w:divBdr>
                        <w:top w:val="none" w:sz="0" w:space="0" w:color="auto"/>
                        <w:left w:val="none" w:sz="0" w:space="0" w:color="auto"/>
                        <w:bottom w:val="none" w:sz="0" w:space="0" w:color="auto"/>
                        <w:right w:val="none" w:sz="0" w:space="0" w:color="auto"/>
                      </w:divBdr>
                    </w:div>
                    <w:div w:id="593443171">
                      <w:marLeft w:val="0"/>
                      <w:marRight w:val="0"/>
                      <w:marTop w:val="0"/>
                      <w:marBottom w:val="0"/>
                      <w:divBdr>
                        <w:top w:val="none" w:sz="0" w:space="0" w:color="auto"/>
                        <w:left w:val="none" w:sz="0" w:space="0" w:color="auto"/>
                        <w:bottom w:val="none" w:sz="0" w:space="0" w:color="auto"/>
                        <w:right w:val="none" w:sz="0" w:space="0" w:color="auto"/>
                      </w:divBdr>
                    </w:div>
                    <w:div w:id="866219300">
                      <w:marLeft w:val="0"/>
                      <w:marRight w:val="0"/>
                      <w:marTop w:val="0"/>
                      <w:marBottom w:val="0"/>
                      <w:divBdr>
                        <w:top w:val="none" w:sz="0" w:space="0" w:color="auto"/>
                        <w:left w:val="none" w:sz="0" w:space="0" w:color="auto"/>
                        <w:bottom w:val="none" w:sz="0" w:space="0" w:color="auto"/>
                        <w:right w:val="none" w:sz="0" w:space="0" w:color="auto"/>
                      </w:divBdr>
                    </w:div>
                    <w:div w:id="909272178">
                      <w:marLeft w:val="0"/>
                      <w:marRight w:val="0"/>
                      <w:marTop w:val="0"/>
                      <w:marBottom w:val="0"/>
                      <w:divBdr>
                        <w:top w:val="none" w:sz="0" w:space="0" w:color="auto"/>
                        <w:left w:val="none" w:sz="0" w:space="0" w:color="auto"/>
                        <w:bottom w:val="none" w:sz="0" w:space="0" w:color="auto"/>
                        <w:right w:val="none" w:sz="0" w:space="0" w:color="auto"/>
                      </w:divBdr>
                    </w:div>
                    <w:div w:id="1110130014">
                      <w:marLeft w:val="0"/>
                      <w:marRight w:val="0"/>
                      <w:marTop w:val="0"/>
                      <w:marBottom w:val="0"/>
                      <w:divBdr>
                        <w:top w:val="none" w:sz="0" w:space="0" w:color="auto"/>
                        <w:left w:val="none" w:sz="0" w:space="0" w:color="auto"/>
                        <w:bottom w:val="none" w:sz="0" w:space="0" w:color="auto"/>
                        <w:right w:val="none" w:sz="0" w:space="0" w:color="auto"/>
                      </w:divBdr>
                    </w:div>
                    <w:div w:id="1408579011">
                      <w:marLeft w:val="0"/>
                      <w:marRight w:val="0"/>
                      <w:marTop w:val="0"/>
                      <w:marBottom w:val="0"/>
                      <w:divBdr>
                        <w:top w:val="none" w:sz="0" w:space="0" w:color="auto"/>
                        <w:left w:val="none" w:sz="0" w:space="0" w:color="auto"/>
                        <w:bottom w:val="none" w:sz="0" w:space="0" w:color="auto"/>
                        <w:right w:val="none" w:sz="0" w:space="0" w:color="auto"/>
                      </w:divBdr>
                    </w:div>
                    <w:div w:id="2069264032">
                      <w:marLeft w:val="0"/>
                      <w:marRight w:val="0"/>
                      <w:marTop w:val="0"/>
                      <w:marBottom w:val="0"/>
                      <w:divBdr>
                        <w:top w:val="none" w:sz="0" w:space="0" w:color="auto"/>
                        <w:left w:val="none" w:sz="0" w:space="0" w:color="auto"/>
                        <w:bottom w:val="none" w:sz="0" w:space="0" w:color="auto"/>
                        <w:right w:val="none" w:sz="0" w:space="0" w:color="auto"/>
                      </w:divBdr>
                    </w:div>
                  </w:divsChild>
                </w:div>
                <w:div w:id="590050346">
                  <w:marLeft w:val="0"/>
                  <w:marRight w:val="0"/>
                  <w:marTop w:val="0"/>
                  <w:marBottom w:val="0"/>
                  <w:divBdr>
                    <w:top w:val="none" w:sz="0" w:space="0" w:color="auto"/>
                    <w:left w:val="none" w:sz="0" w:space="0" w:color="auto"/>
                    <w:bottom w:val="none" w:sz="0" w:space="0" w:color="auto"/>
                    <w:right w:val="none" w:sz="0" w:space="0" w:color="auto"/>
                  </w:divBdr>
                  <w:divsChild>
                    <w:div w:id="1354652109">
                      <w:marLeft w:val="0"/>
                      <w:marRight w:val="0"/>
                      <w:marTop w:val="0"/>
                      <w:marBottom w:val="0"/>
                      <w:divBdr>
                        <w:top w:val="none" w:sz="0" w:space="0" w:color="auto"/>
                        <w:left w:val="none" w:sz="0" w:space="0" w:color="auto"/>
                        <w:bottom w:val="none" w:sz="0" w:space="0" w:color="auto"/>
                        <w:right w:val="none" w:sz="0" w:space="0" w:color="auto"/>
                      </w:divBdr>
                    </w:div>
                  </w:divsChild>
                </w:div>
                <w:div w:id="596524806">
                  <w:marLeft w:val="0"/>
                  <w:marRight w:val="0"/>
                  <w:marTop w:val="0"/>
                  <w:marBottom w:val="0"/>
                  <w:divBdr>
                    <w:top w:val="none" w:sz="0" w:space="0" w:color="auto"/>
                    <w:left w:val="none" w:sz="0" w:space="0" w:color="auto"/>
                    <w:bottom w:val="none" w:sz="0" w:space="0" w:color="auto"/>
                    <w:right w:val="none" w:sz="0" w:space="0" w:color="auto"/>
                  </w:divBdr>
                  <w:divsChild>
                    <w:div w:id="547572352">
                      <w:marLeft w:val="0"/>
                      <w:marRight w:val="0"/>
                      <w:marTop w:val="0"/>
                      <w:marBottom w:val="0"/>
                      <w:divBdr>
                        <w:top w:val="none" w:sz="0" w:space="0" w:color="auto"/>
                        <w:left w:val="none" w:sz="0" w:space="0" w:color="auto"/>
                        <w:bottom w:val="none" w:sz="0" w:space="0" w:color="auto"/>
                        <w:right w:val="none" w:sz="0" w:space="0" w:color="auto"/>
                      </w:divBdr>
                    </w:div>
                  </w:divsChild>
                </w:div>
                <w:div w:id="926771305">
                  <w:marLeft w:val="0"/>
                  <w:marRight w:val="0"/>
                  <w:marTop w:val="0"/>
                  <w:marBottom w:val="0"/>
                  <w:divBdr>
                    <w:top w:val="none" w:sz="0" w:space="0" w:color="auto"/>
                    <w:left w:val="none" w:sz="0" w:space="0" w:color="auto"/>
                    <w:bottom w:val="none" w:sz="0" w:space="0" w:color="auto"/>
                    <w:right w:val="none" w:sz="0" w:space="0" w:color="auto"/>
                  </w:divBdr>
                  <w:divsChild>
                    <w:div w:id="476725597">
                      <w:marLeft w:val="0"/>
                      <w:marRight w:val="0"/>
                      <w:marTop w:val="0"/>
                      <w:marBottom w:val="0"/>
                      <w:divBdr>
                        <w:top w:val="none" w:sz="0" w:space="0" w:color="auto"/>
                        <w:left w:val="none" w:sz="0" w:space="0" w:color="auto"/>
                        <w:bottom w:val="none" w:sz="0" w:space="0" w:color="auto"/>
                        <w:right w:val="none" w:sz="0" w:space="0" w:color="auto"/>
                      </w:divBdr>
                    </w:div>
                  </w:divsChild>
                </w:div>
                <w:div w:id="1000350874">
                  <w:marLeft w:val="0"/>
                  <w:marRight w:val="0"/>
                  <w:marTop w:val="0"/>
                  <w:marBottom w:val="0"/>
                  <w:divBdr>
                    <w:top w:val="none" w:sz="0" w:space="0" w:color="auto"/>
                    <w:left w:val="none" w:sz="0" w:space="0" w:color="auto"/>
                    <w:bottom w:val="none" w:sz="0" w:space="0" w:color="auto"/>
                    <w:right w:val="none" w:sz="0" w:space="0" w:color="auto"/>
                  </w:divBdr>
                  <w:divsChild>
                    <w:div w:id="2050180566">
                      <w:marLeft w:val="0"/>
                      <w:marRight w:val="0"/>
                      <w:marTop w:val="0"/>
                      <w:marBottom w:val="0"/>
                      <w:divBdr>
                        <w:top w:val="none" w:sz="0" w:space="0" w:color="auto"/>
                        <w:left w:val="none" w:sz="0" w:space="0" w:color="auto"/>
                        <w:bottom w:val="none" w:sz="0" w:space="0" w:color="auto"/>
                        <w:right w:val="none" w:sz="0" w:space="0" w:color="auto"/>
                      </w:divBdr>
                    </w:div>
                  </w:divsChild>
                </w:div>
                <w:div w:id="1030648953">
                  <w:marLeft w:val="0"/>
                  <w:marRight w:val="0"/>
                  <w:marTop w:val="0"/>
                  <w:marBottom w:val="0"/>
                  <w:divBdr>
                    <w:top w:val="none" w:sz="0" w:space="0" w:color="auto"/>
                    <w:left w:val="none" w:sz="0" w:space="0" w:color="auto"/>
                    <w:bottom w:val="none" w:sz="0" w:space="0" w:color="auto"/>
                    <w:right w:val="none" w:sz="0" w:space="0" w:color="auto"/>
                  </w:divBdr>
                  <w:divsChild>
                    <w:div w:id="233131909">
                      <w:marLeft w:val="0"/>
                      <w:marRight w:val="0"/>
                      <w:marTop w:val="0"/>
                      <w:marBottom w:val="0"/>
                      <w:divBdr>
                        <w:top w:val="none" w:sz="0" w:space="0" w:color="auto"/>
                        <w:left w:val="none" w:sz="0" w:space="0" w:color="auto"/>
                        <w:bottom w:val="none" w:sz="0" w:space="0" w:color="auto"/>
                        <w:right w:val="none" w:sz="0" w:space="0" w:color="auto"/>
                      </w:divBdr>
                    </w:div>
                  </w:divsChild>
                </w:div>
                <w:div w:id="1045134250">
                  <w:marLeft w:val="0"/>
                  <w:marRight w:val="0"/>
                  <w:marTop w:val="0"/>
                  <w:marBottom w:val="0"/>
                  <w:divBdr>
                    <w:top w:val="none" w:sz="0" w:space="0" w:color="auto"/>
                    <w:left w:val="none" w:sz="0" w:space="0" w:color="auto"/>
                    <w:bottom w:val="none" w:sz="0" w:space="0" w:color="auto"/>
                    <w:right w:val="none" w:sz="0" w:space="0" w:color="auto"/>
                  </w:divBdr>
                  <w:divsChild>
                    <w:div w:id="2142915217">
                      <w:marLeft w:val="0"/>
                      <w:marRight w:val="0"/>
                      <w:marTop w:val="0"/>
                      <w:marBottom w:val="0"/>
                      <w:divBdr>
                        <w:top w:val="none" w:sz="0" w:space="0" w:color="auto"/>
                        <w:left w:val="none" w:sz="0" w:space="0" w:color="auto"/>
                        <w:bottom w:val="none" w:sz="0" w:space="0" w:color="auto"/>
                        <w:right w:val="none" w:sz="0" w:space="0" w:color="auto"/>
                      </w:divBdr>
                    </w:div>
                  </w:divsChild>
                </w:div>
                <w:div w:id="1067797299">
                  <w:marLeft w:val="0"/>
                  <w:marRight w:val="0"/>
                  <w:marTop w:val="0"/>
                  <w:marBottom w:val="0"/>
                  <w:divBdr>
                    <w:top w:val="none" w:sz="0" w:space="0" w:color="auto"/>
                    <w:left w:val="none" w:sz="0" w:space="0" w:color="auto"/>
                    <w:bottom w:val="none" w:sz="0" w:space="0" w:color="auto"/>
                    <w:right w:val="none" w:sz="0" w:space="0" w:color="auto"/>
                  </w:divBdr>
                  <w:divsChild>
                    <w:div w:id="681053423">
                      <w:marLeft w:val="0"/>
                      <w:marRight w:val="0"/>
                      <w:marTop w:val="0"/>
                      <w:marBottom w:val="0"/>
                      <w:divBdr>
                        <w:top w:val="none" w:sz="0" w:space="0" w:color="auto"/>
                        <w:left w:val="none" w:sz="0" w:space="0" w:color="auto"/>
                        <w:bottom w:val="none" w:sz="0" w:space="0" w:color="auto"/>
                        <w:right w:val="none" w:sz="0" w:space="0" w:color="auto"/>
                      </w:divBdr>
                    </w:div>
                  </w:divsChild>
                </w:div>
                <w:div w:id="1158229349">
                  <w:marLeft w:val="0"/>
                  <w:marRight w:val="0"/>
                  <w:marTop w:val="0"/>
                  <w:marBottom w:val="0"/>
                  <w:divBdr>
                    <w:top w:val="none" w:sz="0" w:space="0" w:color="auto"/>
                    <w:left w:val="none" w:sz="0" w:space="0" w:color="auto"/>
                    <w:bottom w:val="none" w:sz="0" w:space="0" w:color="auto"/>
                    <w:right w:val="none" w:sz="0" w:space="0" w:color="auto"/>
                  </w:divBdr>
                  <w:divsChild>
                    <w:div w:id="1113943470">
                      <w:marLeft w:val="0"/>
                      <w:marRight w:val="0"/>
                      <w:marTop w:val="0"/>
                      <w:marBottom w:val="0"/>
                      <w:divBdr>
                        <w:top w:val="none" w:sz="0" w:space="0" w:color="auto"/>
                        <w:left w:val="none" w:sz="0" w:space="0" w:color="auto"/>
                        <w:bottom w:val="none" w:sz="0" w:space="0" w:color="auto"/>
                        <w:right w:val="none" w:sz="0" w:space="0" w:color="auto"/>
                      </w:divBdr>
                    </w:div>
                  </w:divsChild>
                </w:div>
                <w:div w:id="1160078714">
                  <w:marLeft w:val="0"/>
                  <w:marRight w:val="0"/>
                  <w:marTop w:val="0"/>
                  <w:marBottom w:val="0"/>
                  <w:divBdr>
                    <w:top w:val="none" w:sz="0" w:space="0" w:color="auto"/>
                    <w:left w:val="none" w:sz="0" w:space="0" w:color="auto"/>
                    <w:bottom w:val="none" w:sz="0" w:space="0" w:color="auto"/>
                    <w:right w:val="none" w:sz="0" w:space="0" w:color="auto"/>
                  </w:divBdr>
                  <w:divsChild>
                    <w:div w:id="5641206">
                      <w:marLeft w:val="0"/>
                      <w:marRight w:val="0"/>
                      <w:marTop w:val="0"/>
                      <w:marBottom w:val="0"/>
                      <w:divBdr>
                        <w:top w:val="none" w:sz="0" w:space="0" w:color="auto"/>
                        <w:left w:val="none" w:sz="0" w:space="0" w:color="auto"/>
                        <w:bottom w:val="none" w:sz="0" w:space="0" w:color="auto"/>
                        <w:right w:val="none" w:sz="0" w:space="0" w:color="auto"/>
                      </w:divBdr>
                    </w:div>
                  </w:divsChild>
                </w:div>
                <w:div w:id="1182935223">
                  <w:marLeft w:val="0"/>
                  <w:marRight w:val="0"/>
                  <w:marTop w:val="0"/>
                  <w:marBottom w:val="0"/>
                  <w:divBdr>
                    <w:top w:val="none" w:sz="0" w:space="0" w:color="auto"/>
                    <w:left w:val="none" w:sz="0" w:space="0" w:color="auto"/>
                    <w:bottom w:val="none" w:sz="0" w:space="0" w:color="auto"/>
                    <w:right w:val="none" w:sz="0" w:space="0" w:color="auto"/>
                  </w:divBdr>
                  <w:divsChild>
                    <w:div w:id="1245798196">
                      <w:marLeft w:val="0"/>
                      <w:marRight w:val="0"/>
                      <w:marTop w:val="0"/>
                      <w:marBottom w:val="0"/>
                      <w:divBdr>
                        <w:top w:val="none" w:sz="0" w:space="0" w:color="auto"/>
                        <w:left w:val="none" w:sz="0" w:space="0" w:color="auto"/>
                        <w:bottom w:val="none" w:sz="0" w:space="0" w:color="auto"/>
                        <w:right w:val="none" w:sz="0" w:space="0" w:color="auto"/>
                      </w:divBdr>
                    </w:div>
                    <w:div w:id="1325552210">
                      <w:marLeft w:val="0"/>
                      <w:marRight w:val="0"/>
                      <w:marTop w:val="0"/>
                      <w:marBottom w:val="0"/>
                      <w:divBdr>
                        <w:top w:val="none" w:sz="0" w:space="0" w:color="auto"/>
                        <w:left w:val="none" w:sz="0" w:space="0" w:color="auto"/>
                        <w:bottom w:val="none" w:sz="0" w:space="0" w:color="auto"/>
                        <w:right w:val="none" w:sz="0" w:space="0" w:color="auto"/>
                      </w:divBdr>
                    </w:div>
                    <w:div w:id="1419209821">
                      <w:marLeft w:val="0"/>
                      <w:marRight w:val="0"/>
                      <w:marTop w:val="0"/>
                      <w:marBottom w:val="0"/>
                      <w:divBdr>
                        <w:top w:val="none" w:sz="0" w:space="0" w:color="auto"/>
                        <w:left w:val="none" w:sz="0" w:space="0" w:color="auto"/>
                        <w:bottom w:val="none" w:sz="0" w:space="0" w:color="auto"/>
                        <w:right w:val="none" w:sz="0" w:space="0" w:color="auto"/>
                      </w:divBdr>
                    </w:div>
                  </w:divsChild>
                </w:div>
                <w:div w:id="1260984730">
                  <w:marLeft w:val="0"/>
                  <w:marRight w:val="0"/>
                  <w:marTop w:val="0"/>
                  <w:marBottom w:val="0"/>
                  <w:divBdr>
                    <w:top w:val="none" w:sz="0" w:space="0" w:color="auto"/>
                    <w:left w:val="none" w:sz="0" w:space="0" w:color="auto"/>
                    <w:bottom w:val="none" w:sz="0" w:space="0" w:color="auto"/>
                    <w:right w:val="none" w:sz="0" w:space="0" w:color="auto"/>
                  </w:divBdr>
                  <w:divsChild>
                    <w:div w:id="1229923603">
                      <w:marLeft w:val="0"/>
                      <w:marRight w:val="0"/>
                      <w:marTop w:val="0"/>
                      <w:marBottom w:val="0"/>
                      <w:divBdr>
                        <w:top w:val="none" w:sz="0" w:space="0" w:color="auto"/>
                        <w:left w:val="none" w:sz="0" w:space="0" w:color="auto"/>
                        <w:bottom w:val="none" w:sz="0" w:space="0" w:color="auto"/>
                        <w:right w:val="none" w:sz="0" w:space="0" w:color="auto"/>
                      </w:divBdr>
                    </w:div>
                  </w:divsChild>
                </w:div>
                <w:div w:id="1429883599">
                  <w:marLeft w:val="0"/>
                  <w:marRight w:val="0"/>
                  <w:marTop w:val="0"/>
                  <w:marBottom w:val="0"/>
                  <w:divBdr>
                    <w:top w:val="none" w:sz="0" w:space="0" w:color="auto"/>
                    <w:left w:val="none" w:sz="0" w:space="0" w:color="auto"/>
                    <w:bottom w:val="none" w:sz="0" w:space="0" w:color="auto"/>
                    <w:right w:val="none" w:sz="0" w:space="0" w:color="auto"/>
                  </w:divBdr>
                  <w:divsChild>
                    <w:div w:id="266736447">
                      <w:marLeft w:val="0"/>
                      <w:marRight w:val="0"/>
                      <w:marTop w:val="0"/>
                      <w:marBottom w:val="0"/>
                      <w:divBdr>
                        <w:top w:val="none" w:sz="0" w:space="0" w:color="auto"/>
                        <w:left w:val="none" w:sz="0" w:space="0" w:color="auto"/>
                        <w:bottom w:val="none" w:sz="0" w:space="0" w:color="auto"/>
                        <w:right w:val="none" w:sz="0" w:space="0" w:color="auto"/>
                      </w:divBdr>
                    </w:div>
                  </w:divsChild>
                </w:div>
                <w:div w:id="1499929045">
                  <w:marLeft w:val="0"/>
                  <w:marRight w:val="0"/>
                  <w:marTop w:val="0"/>
                  <w:marBottom w:val="0"/>
                  <w:divBdr>
                    <w:top w:val="none" w:sz="0" w:space="0" w:color="auto"/>
                    <w:left w:val="none" w:sz="0" w:space="0" w:color="auto"/>
                    <w:bottom w:val="none" w:sz="0" w:space="0" w:color="auto"/>
                    <w:right w:val="none" w:sz="0" w:space="0" w:color="auto"/>
                  </w:divBdr>
                  <w:divsChild>
                    <w:div w:id="837034546">
                      <w:marLeft w:val="0"/>
                      <w:marRight w:val="0"/>
                      <w:marTop w:val="0"/>
                      <w:marBottom w:val="0"/>
                      <w:divBdr>
                        <w:top w:val="none" w:sz="0" w:space="0" w:color="auto"/>
                        <w:left w:val="none" w:sz="0" w:space="0" w:color="auto"/>
                        <w:bottom w:val="none" w:sz="0" w:space="0" w:color="auto"/>
                        <w:right w:val="none" w:sz="0" w:space="0" w:color="auto"/>
                      </w:divBdr>
                    </w:div>
                  </w:divsChild>
                </w:div>
                <w:div w:id="1510020723">
                  <w:marLeft w:val="0"/>
                  <w:marRight w:val="0"/>
                  <w:marTop w:val="0"/>
                  <w:marBottom w:val="0"/>
                  <w:divBdr>
                    <w:top w:val="none" w:sz="0" w:space="0" w:color="auto"/>
                    <w:left w:val="none" w:sz="0" w:space="0" w:color="auto"/>
                    <w:bottom w:val="none" w:sz="0" w:space="0" w:color="auto"/>
                    <w:right w:val="none" w:sz="0" w:space="0" w:color="auto"/>
                  </w:divBdr>
                  <w:divsChild>
                    <w:div w:id="561865550">
                      <w:marLeft w:val="0"/>
                      <w:marRight w:val="0"/>
                      <w:marTop w:val="0"/>
                      <w:marBottom w:val="0"/>
                      <w:divBdr>
                        <w:top w:val="none" w:sz="0" w:space="0" w:color="auto"/>
                        <w:left w:val="none" w:sz="0" w:space="0" w:color="auto"/>
                        <w:bottom w:val="none" w:sz="0" w:space="0" w:color="auto"/>
                        <w:right w:val="none" w:sz="0" w:space="0" w:color="auto"/>
                      </w:divBdr>
                    </w:div>
                  </w:divsChild>
                </w:div>
                <w:div w:id="1606424254">
                  <w:marLeft w:val="0"/>
                  <w:marRight w:val="0"/>
                  <w:marTop w:val="0"/>
                  <w:marBottom w:val="0"/>
                  <w:divBdr>
                    <w:top w:val="none" w:sz="0" w:space="0" w:color="auto"/>
                    <w:left w:val="none" w:sz="0" w:space="0" w:color="auto"/>
                    <w:bottom w:val="none" w:sz="0" w:space="0" w:color="auto"/>
                    <w:right w:val="none" w:sz="0" w:space="0" w:color="auto"/>
                  </w:divBdr>
                  <w:divsChild>
                    <w:div w:id="1548487430">
                      <w:marLeft w:val="0"/>
                      <w:marRight w:val="0"/>
                      <w:marTop w:val="0"/>
                      <w:marBottom w:val="0"/>
                      <w:divBdr>
                        <w:top w:val="none" w:sz="0" w:space="0" w:color="auto"/>
                        <w:left w:val="none" w:sz="0" w:space="0" w:color="auto"/>
                        <w:bottom w:val="none" w:sz="0" w:space="0" w:color="auto"/>
                        <w:right w:val="none" w:sz="0" w:space="0" w:color="auto"/>
                      </w:divBdr>
                    </w:div>
                  </w:divsChild>
                </w:div>
                <w:div w:id="1807576806">
                  <w:marLeft w:val="0"/>
                  <w:marRight w:val="0"/>
                  <w:marTop w:val="0"/>
                  <w:marBottom w:val="0"/>
                  <w:divBdr>
                    <w:top w:val="none" w:sz="0" w:space="0" w:color="auto"/>
                    <w:left w:val="none" w:sz="0" w:space="0" w:color="auto"/>
                    <w:bottom w:val="none" w:sz="0" w:space="0" w:color="auto"/>
                    <w:right w:val="none" w:sz="0" w:space="0" w:color="auto"/>
                  </w:divBdr>
                  <w:divsChild>
                    <w:div w:id="141820601">
                      <w:marLeft w:val="0"/>
                      <w:marRight w:val="0"/>
                      <w:marTop w:val="0"/>
                      <w:marBottom w:val="0"/>
                      <w:divBdr>
                        <w:top w:val="none" w:sz="0" w:space="0" w:color="auto"/>
                        <w:left w:val="none" w:sz="0" w:space="0" w:color="auto"/>
                        <w:bottom w:val="none" w:sz="0" w:space="0" w:color="auto"/>
                        <w:right w:val="none" w:sz="0" w:space="0" w:color="auto"/>
                      </w:divBdr>
                    </w:div>
                  </w:divsChild>
                </w:div>
                <w:div w:id="1832215886">
                  <w:marLeft w:val="0"/>
                  <w:marRight w:val="0"/>
                  <w:marTop w:val="0"/>
                  <w:marBottom w:val="0"/>
                  <w:divBdr>
                    <w:top w:val="none" w:sz="0" w:space="0" w:color="auto"/>
                    <w:left w:val="none" w:sz="0" w:space="0" w:color="auto"/>
                    <w:bottom w:val="none" w:sz="0" w:space="0" w:color="auto"/>
                    <w:right w:val="none" w:sz="0" w:space="0" w:color="auto"/>
                  </w:divBdr>
                  <w:divsChild>
                    <w:div w:id="2071028602">
                      <w:marLeft w:val="0"/>
                      <w:marRight w:val="0"/>
                      <w:marTop w:val="0"/>
                      <w:marBottom w:val="0"/>
                      <w:divBdr>
                        <w:top w:val="none" w:sz="0" w:space="0" w:color="auto"/>
                        <w:left w:val="none" w:sz="0" w:space="0" w:color="auto"/>
                        <w:bottom w:val="none" w:sz="0" w:space="0" w:color="auto"/>
                        <w:right w:val="none" w:sz="0" w:space="0" w:color="auto"/>
                      </w:divBdr>
                    </w:div>
                  </w:divsChild>
                </w:div>
                <w:div w:id="1932157699">
                  <w:marLeft w:val="0"/>
                  <w:marRight w:val="0"/>
                  <w:marTop w:val="0"/>
                  <w:marBottom w:val="0"/>
                  <w:divBdr>
                    <w:top w:val="none" w:sz="0" w:space="0" w:color="auto"/>
                    <w:left w:val="none" w:sz="0" w:space="0" w:color="auto"/>
                    <w:bottom w:val="none" w:sz="0" w:space="0" w:color="auto"/>
                    <w:right w:val="none" w:sz="0" w:space="0" w:color="auto"/>
                  </w:divBdr>
                  <w:divsChild>
                    <w:div w:id="51138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765084">
          <w:marLeft w:val="0"/>
          <w:marRight w:val="0"/>
          <w:marTop w:val="0"/>
          <w:marBottom w:val="0"/>
          <w:divBdr>
            <w:top w:val="none" w:sz="0" w:space="0" w:color="auto"/>
            <w:left w:val="none" w:sz="0" w:space="0" w:color="auto"/>
            <w:bottom w:val="none" w:sz="0" w:space="0" w:color="auto"/>
            <w:right w:val="none" w:sz="0" w:space="0" w:color="auto"/>
          </w:divBdr>
          <w:divsChild>
            <w:div w:id="1062866572">
              <w:marLeft w:val="0"/>
              <w:marRight w:val="0"/>
              <w:marTop w:val="30"/>
              <w:marBottom w:val="30"/>
              <w:divBdr>
                <w:top w:val="none" w:sz="0" w:space="0" w:color="auto"/>
                <w:left w:val="none" w:sz="0" w:space="0" w:color="auto"/>
                <w:bottom w:val="none" w:sz="0" w:space="0" w:color="auto"/>
                <w:right w:val="none" w:sz="0" w:space="0" w:color="auto"/>
              </w:divBdr>
              <w:divsChild>
                <w:div w:id="72046433">
                  <w:marLeft w:val="0"/>
                  <w:marRight w:val="0"/>
                  <w:marTop w:val="0"/>
                  <w:marBottom w:val="0"/>
                  <w:divBdr>
                    <w:top w:val="none" w:sz="0" w:space="0" w:color="auto"/>
                    <w:left w:val="none" w:sz="0" w:space="0" w:color="auto"/>
                    <w:bottom w:val="none" w:sz="0" w:space="0" w:color="auto"/>
                    <w:right w:val="none" w:sz="0" w:space="0" w:color="auto"/>
                  </w:divBdr>
                  <w:divsChild>
                    <w:div w:id="2136559068">
                      <w:marLeft w:val="0"/>
                      <w:marRight w:val="0"/>
                      <w:marTop w:val="0"/>
                      <w:marBottom w:val="0"/>
                      <w:divBdr>
                        <w:top w:val="none" w:sz="0" w:space="0" w:color="auto"/>
                        <w:left w:val="none" w:sz="0" w:space="0" w:color="auto"/>
                        <w:bottom w:val="none" w:sz="0" w:space="0" w:color="auto"/>
                        <w:right w:val="none" w:sz="0" w:space="0" w:color="auto"/>
                      </w:divBdr>
                    </w:div>
                  </w:divsChild>
                </w:div>
                <w:div w:id="76951469">
                  <w:marLeft w:val="0"/>
                  <w:marRight w:val="0"/>
                  <w:marTop w:val="0"/>
                  <w:marBottom w:val="0"/>
                  <w:divBdr>
                    <w:top w:val="none" w:sz="0" w:space="0" w:color="auto"/>
                    <w:left w:val="none" w:sz="0" w:space="0" w:color="auto"/>
                    <w:bottom w:val="none" w:sz="0" w:space="0" w:color="auto"/>
                    <w:right w:val="none" w:sz="0" w:space="0" w:color="auto"/>
                  </w:divBdr>
                  <w:divsChild>
                    <w:div w:id="385959187">
                      <w:marLeft w:val="0"/>
                      <w:marRight w:val="0"/>
                      <w:marTop w:val="0"/>
                      <w:marBottom w:val="0"/>
                      <w:divBdr>
                        <w:top w:val="none" w:sz="0" w:space="0" w:color="auto"/>
                        <w:left w:val="none" w:sz="0" w:space="0" w:color="auto"/>
                        <w:bottom w:val="none" w:sz="0" w:space="0" w:color="auto"/>
                        <w:right w:val="none" w:sz="0" w:space="0" w:color="auto"/>
                      </w:divBdr>
                    </w:div>
                  </w:divsChild>
                </w:div>
                <w:div w:id="167142206">
                  <w:marLeft w:val="0"/>
                  <w:marRight w:val="0"/>
                  <w:marTop w:val="0"/>
                  <w:marBottom w:val="0"/>
                  <w:divBdr>
                    <w:top w:val="none" w:sz="0" w:space="0" w:color="auto"/>
                    <w:left w:val="none" w:sz="0" w:space="0" w:color="auto"/>
                    <w:bottom w:val="none" w:sz="0" w:space="0" w:color="auto"/>
                    <w:right w:val="none" w:sz="0" w:space="0" w:color="auto"/>
                  </w:divBdr>
                  <w:divsChild>
                    <w:div w:id="34740226">
                      <w:marLeft w:val="0"/>
                      <w:marRight w:val="0"/>
                      <w:marTop w:val="0"/>
                      <w:marBottom w:val="0"/>
                      <w:divBdr>
                        <w:top w:val="none" w:sz="0" w:space="0" w:color="auto"/>
                        <w:left w:val="none" w:sz="0" w:space="0" w:color="auto"/>
                        <w:bottom w:val="none" w:sz="0" w:space="0" w:color="auto"/>
                        <w:right w:val="none" w:sz="0" w:space="0" w:color="auto"/>
                      </w:divBdr>
                    </w:div>
                  </w:divsChild>
                </w:div>
                <w:div w:id="386223463">
                  <w:marLeft w:val="0"/>
                  <w:marRight w:val="0"/>
                  <w:marTop w:val="0"/>
                  <w:marBottom w:val="0"/>
                  <w:divBdr>
                    <w:top w:val="none" w:sz="0" w:space="0" w:color="auto"/>
                    <w:left w:val="none" w:sz="0" w:space="0" w:color="auto"/>
                    <w:bottom w:val="none" w:sz="0" w:space="0" w:color="auto"/>
                    <w:right w:val="none" w:sz="0" w:space="0" w:color="auto"/>
                  </w:divBdr>
                  <w:divsChild>
                    <w:div w:id="966546015">
                      <w:marLeft w:val="0"/>
                      <w:marRight w:val="0"/>
                      <w:marTop w:val="0"/>
                      <w:marBottom w:val="0"/>
                      <w:divBdr>
                        <w:top w:val="none" w:sz="0" w:space="0" w:color="auto"/>
                        <w:left w:val="none" w:sz="0" w:space="0" w:color="auto"/>
                        <w:bottom w:val="none" w:sz="0" w:space="0" w:color="auto"/>
                        <w:right w:val="none" w:sz="0" w:space="0" w:color="auto"/>
                      </w:divBdr>
                    </w:div>
                  </w:divsChild>
                </w:div>
                <w:div w:id="536895466">
                  <w:marLeft w:val="0"/>
                  <w:marRight w:val="0"/>
                  <w:marTop w:val="0"/>
                  <w:marBottom w:val="0"/>
                  <w:divBdr>
                    <w:top w:val="none" w:sz="0" w:space="0" w:color="auto"/>
                    <w:left w:val="none" w:sz="0" w:space="0" w:color="auto"/>
                    <w:bottom w:val="none" w:sz="0" w:space="0" w:color="auto"/>
                    <w:right w:val="none" w:sz="0" w:space="0" w:color="auto"/>
                  </w:divBdr>
                  <w:divsChild>
                    <w:div w:id="1449203007">
                      <w:marLeft w:val="0"/>
                      <w:marRight w:val="0"/>
                      <w:marTop w:val="0"/>
                      <w:marBottom w:val="0"/>
                      <w:divBdr>
                        <w:top w:val="none" w:sz="0" w:space="0" w:color="auto"/>
                        <w:left w:val="none" w:sz="0" w:space="0" w:color="auto"/>
                        <w:bottom w:val="none" w:sz="0" w:space="0" w:color="auto"/>
                        <w:right w:val="none" w:sz="0" w:space="0" w:color="auto"/>
                      </w:divBdr>
                    </w:div>
                  </w:divsChild>
                </w:div>
                <w:div w:id="838812270">
                  <w:marLeft w:val="0"/>
                  <w:marRight w:val="0"/>
                  <w:marTop w:val="0"/>
                  <w:marBottom w:val="0"/>
                  <w:divBdr>
                    <w:top w:val="none" w:sz="0" w:space="0" w:color="auto"/>
                    <w:left w:val="none" w:sz="0" w:space="0" w:color="auto"/>
                    <w:bottom w:val="none" w:sz="0" w:space="0" w:color="auto"/>
                    <w:right w:val="none" w:sz="0" w:space="0" w:color="auto"/>
                  </w:divBdr>
                  <w:divsChild>
                    <w:div w:id="949169510">
                      <w:marLeft w:val="0"/>
                      <w:marRight w:val="0"/>
                      <w:marTop w:val="0"/>
                      <w:marBottom w:val="0"/>
                      <w:divBdr>
                        <w:top w:val="none" w:sz="0" w:space="0" w:color="auto"/>
                        <w:left w:val="none" w:sz="0" w:space="0" w:color="auto"/>
                        <w:bottom w:val="none" w:sz="0" w:space="0" w:color="auto"/>
                        <w:right w:val="none" w:sz="0" w:space="0" w:color="auto"/>
                      </w:divBdr>
                    </w:div>
                  </w:divsChild>
                </w:div>
                <w:div w:id="953443159">
                  <w:marLeft w:val="0"/>
                  <w:marRight w:val="0"/>
                  <w:marTop w:val="0"/>
                  <w:marBottom w:val="0"/>
                  <w:divBdr>
                    <w:top w:val="none" w:sz="0" w:space="0" w:color="auto"/>
                    <w:left w:val="none" w:sz="0" w:space="0" w:color="auto"/>
                    <w:bottom w:val="none" w:sz="0" w:space="0" w:color="auto"/>
                    <w:right w:val="none" w:sz="0" w:space="0" w:color="auto"/>
                  </w:divBdr>
                  <w:divsChild>
                    <w:div w:id="25763970">
                      <w:marLeft w:val="0"/>
                      <w:marRight w:val="0"/>
                      <w:marTop w:val="0"/>
                      <w:marBottom w:val="0"/>
                      <w:divBdr>
                        <w:top w:val="none" w:sz="0" w:space="0" w:color="auto"/>
                        <w:left w:val="none" w:sz="0" w:space="0" w:color="auto"/>
                        <w:bottom w:val="none" w:sz="0" w:space="0" w:color="auto"/>
                        <w:right w:val="none" w:sz="0" w:space="0" w:color="auto"/>
                      </w:divBdr>
                    </w:div>
                    <w:div w:id="48505867">
                      <w:marLeft w:val="0"/>
                      <w:marRight w:val="0"/>
                      <w:marTop w:val="0"/>
                      <w:marBottom w:val="0"/>
                      <w:divBdr>
                        <w:top w:val="none" w:sz="0" w:space="0" w:color="auto"/>
                        <w:left w:val="none" w:sz="0" w:space="0" w:color="auto"/>
                        <w:bottom w:val="none" w:sz="0" w:space="0" w:color="auto"/>
                        <w:right w:val="none" w:sz="0" w:space="0" w:color="auto"/>
                      </w:divBdr>
                    </w:div>
                    <w:div w:id="72633404">
                      <w:marLeft w:val="0"/>
                      <w:marRight w:val="0"/>
                      <w:marTop w:val="0"/>
                      <w:marBottom w:val="0"/>
                      <w:divBdr>
                        <w:top w:val="none" w:sz="0" w:space="0" w:color="auto"/>
                        <w:left w:val="none" w:sz="0" w:space="0" w:color="auto"/>
                        <w:bottom w:val="none" w:sz="0" w:space="0" w:color="auto"/>
                        <w:right w:val="none" w:sz="0" w:space="0" w:color="auto"/>
                      </w:divBdr>
                    </w:div>
                    <w:div w:id="653946596">
                      <w:marLeft w:val="0"/>
                      <w:marRight w:val="0"/>
                      <w:marTop w:val="0"/>
                      <w:marBottom w:val="0"/>
                      <w:divBdr>
                        <w:top w:val="none" w:sz="0" w:space="0" w:color="auto"/>
                        <w:left w:val="none" w:sz="0" w:space="0" w:color="auto"/>
                        <w:bottom w:val="none" w:sz="0" w:space="0" w:color="auto"/>
                        <w:right w:val="none" w:sz="0" w:space="0" w:color="auto"/>
                      </w:divBdr>
                    </w:div>
                    <w:div w:id="1330253315">
                      <w:marLeft w:val="0"/>
                      <w:marRight w:val="0"/>
                      <w:marTop w:val="0"/>
                      <w:marBottom w:val="0"/>
                      <w:divBdr>
                        <w:top w:val="none" w:sz="0" w:space="0" w:color="auto"/>
                        <w:left w:val="none" w:sz="0" w:space="0" w:color="auto"/>
                        <w:bottom w:val="none" w:sz="0" w:space="0" w:color="auto"/>
                        <w:right w:val="none" w:sz="0" w:space="0" w:color="auto"/>
                      </w:divBdr>
                    </w:div>
                    <w:div w:id="1606376152">
                      <w:marLeft w:val="0"/>
                      <w:marRight w:val="0"/>
                      <w:marTop w:val="0"/>
                      <w:marBottom w:val="0"/>
                      <w:divBdr>
                        <w:top w:val="none" w:sz="0" w:space="0" w:color="auto"/>
                        <w:left w:val="none" w:sz="0" w:space="0" w:color="auto"/>
                        <w:bottom w:val="none" w:sz="0" w:space="0" w:color="auto"/>
                        <w:right w:val="none" w:sz="0" w:space="0" w:color="auto"/>
                      </w:divBdr>
                    </w:div>
                    <w:div w:id="1662392016">
                      <w:marLeft w:val="0"/>
                      <w:marRight w:val="0"/>
                      <w:marTop w:val="0"/>
                      <w:marBottom w:val="0"/>
                      <w:divBdr>
                        <w:top w:val="none" w:sz="0" w:space="0" w:color="auto"/>
                        <w:left w:val="none" w:sz="0" w:space="0" w:color="auto"/>
                        <w:bottom w:val="none" w:sz="0" w:space="0" w:color="auto"/>
                        <w:right w:val="none" w:sz="0" w:space="0" w:color="auto"/>
                      </w:divBdr>
                    </w:div>
                    <w:div w:id="1801485966">
                      <w:marLeft w:val="0"/>
                      <w:marRight w:val="0"/>
                      <w:marTop w:val="0"/>
                      <w:marBottom w:val="0"/>
                      <w:divBdr>
                        <w:top w:val="none" w:sz="0" w:space="0" w:color="auto"/>
                        <w:left w:val="none" w:sz="0" w:space="0" w:color="auto"/>
                        <w:bottom w:val="none" w:sz="0" w:space="0" w:color="auto"/>
                        <w:right w:val="none" w:sz="0" w:space="0" w:color="auto"/>
                      </w:divBdr>
                    </w:div>
                    <w:div w:id="1885017359">
                      <w:marLeft w:val="0"/>
                      <w:marRight w:val="0"/>
                      <w:marTop w:val="0"/>
                      <w:marBottom w:val="0"/>
                      <w:divBdr>
                        <w:top w:val="none" w:sz="0" w:space="0" w:color="auto"/>
                        <w:left w:val="none" w:sz="0" w:space="0" w:color="auto"/>
                        <w:bottom w:val="none" w:sz="0" w:space="0" w:color="auto"/>
                        <w:right w:val="none" w:sz="0" w:space="0" w:color="auto"/>
                      </w:divBdr>
                    </w:div>
                  </w:divsChild>
                </w:div>
                <w:div w:id="1035809389">
                  <w:marLeft w:val="0"/>
                  <w:marRight w:val="0"/>
                  <w:marTop w:val="0"/>
                  <w:marBottom w:val="0"/>
                  <w:divBdr>
                    <w:top w:val="none" w:sz="0" w:space="0" w:color="auto"/>
                    <w:left w:val="none" w:sz="0" w:space="0" w:color="auto"/>
                    <w:bottom w:val="none" w:sz="0" w:space="0" w:color="auto"/>
                    <w:right w:val="none" w:sz="0" w:space="0" w:color="auto"/>
                  </w:divBdr>
                  <w:divsChild>
                    <w:div w:id="1122847964">
                      <w:marLeft w:val="0"/>
                      <w:marRight w:val="0"/>
                      <w:marTop w:val="0"/>
                      <w:marBottom w:val="0"/>
                      <w:divBdr>
                        <w:top w:val="none" w:sz="0" w:space="0" w:color="auto"/>
                        <w:left w:val="none" w:sz="0" w:space="0" w:color="auto"/>
                        <w:bottom w:val="none" w:sz="0" w:space="0" w:color="auto"/>
                        <w:right w:val="none" w:sz="0" w:space="0" w:color="auto"/>
                      </w:divBdr>
                    </w:div>
                  </w:divsChild>
                </w:div>
                <w:div w:id="1181815238">
                  <w:marLeft w:val="0"/>
                  <w:marRight w:val="0"/>
                  <w:marTop w:val="0"/>
                  <w:marBottom w:val="0"/>
                  <w:divBdr>
                    <w:top w:val="none" w:sz="0" w:space="0" w:color="auto"/>
                    <w:left w:val="none" w:sz="0" w:space="0" w:color="auto"/>
                    <w:bottom w:val="none" w:sz="0" w:space="0" w:color="auto"/>
                    <w:right w:val="none" w:sz="0" w:space="0" w:color="auto"/>
                  </w:divBdr>
                  <w:divsChild>
                    <w:div w:id="1930385096">
                      <w:marLeft w:val="0"/>
                      <w:marRight w:val="0"/>
                      <w:marTop w:val="0"/>
                      <w:marBottom w:val="0"/>
                      <w:divBdr>
                        <w:top w:val="none" w:sz="0" w:space="0" w:color="auto"/>
                        <w:left w:val="none" w:sz="0" w:space="0" w:color="auto"/>
                        <w:bottom w:val="none" w:sz="0" w:space="0" w:color="auto"/>
                        <w:right w:val="none" w:sz="0" w:space="0" w:color="auto"/>
                      </w:divBdr>
                    </w:div>
                  </w:divsChild>
                </w:div>
                <w:div w:id="1206597181">
                  <w:marLeft w:val="0"/>
                  <w:marRight w:val="0"/>
                  <w:marTop w:val="0"/>
                  <w:marBottom w:val="0"/>
                  <w:divBdr>
                    <w:top w:val="none" w:sz="0" w:space="0" w:color="auto"/>
                    <w:left w:val="none" w:sz="0" w:space="0" w:color="auto"/>
                    <w:bottom w:val="none" w:sz="0" w:space="0" w:color="auto"/>
                    <w:right w:val="none" w:sz="0" w:space="0" w:color="auto"/>
                  </w:divBdr>
                  <w:divsChild>
                    <w:div w:id="918560165">
                      <w:marLeft w:val="0"/>
                      <w:marRight w:val="0"/>
                      <w:marTop w:val="0"/>
                      <w:marBottom w:val="0"/>
                      <w:divBdr>
                        <w:top w:val="none" w:sz="0" w:space="0" w:color="auto"/>
                        <w:left w:val="none" w:sz="0" w:space="0" w:color="auto"/>
                        <w:bottom w:val="none" w:sz="0" w:space="0" w:color="auto"/>
                        <w:right w:val="none" w:sz="0" w:space="0" w:color="auto"/>
                      </w:divBdr>
                    </w:div>
                  </w:divsChild>
                </w:div>
                <w:div w:id="1257203433">
                  <w:marLeft w:val="0"/>
                  <w:marRight w:val="0"/>
                  <w:marTop w:val="0"/>
                  <w:marBottom w:val="0"/>
                  <w:divBdr>
                    <w:top w:val="none" w:sz="0" w:space="0" w:color="auto"/>
                    <w:left w:val="none" w:sz="0" w:space="0" w:color="auto"/>
                    <w:bottom w:val="none" w:sz="0" w:space="0" w:color="auto"/>
                    <w:right w:val="none" w:sz="0" w:space="0" w:color="auto"/>
                  </w:divBdr>
                  <w:divsChild>
                    <w:div w:id="1010989577">
                      <w:marLeft w:val="0"/>
                      <w:marRight w:val="0"/>
                      <w:marTop w:val="0"/>
                      <w:marBottom w:val="0"/>
                      <w:divBdr>
                        <w:top w:val="none" w:sz="0" w:space="0" w:color="auto"/>
                        <w:left w:val="none" w:sz="0" w:space="0" w:color="auto"/>
                        <w:bottom w:val="none" w:sz="0" w:space="0" w:color="auto"/>
                        <w:right w:val="none" w:sz="0" w:space="0" w:color="auto"/>
                      </w:divBdr>
                    </w:div>
                  </w:divsChild>
                </w:div>
                <w:div w:id="1299721227">
                  <w:marLeft w:val="0"/>
                  <w:marRight w:val="0"/>
                  <w:marTop w:val="0"/>
                  <w:marBottom w:val="0"/>
                  <w:divBdr>
                    <w:top w:val="none" w:sz="0" w:space="0" w:color="auto"/>
                    <w:left w:val="none" w:sz="0" w:space="0" w:color="auto"/>
                    <w:bottom w:val="none" w:sz="0" w:space="0" w:color="auto"/>
                    <w:right w:val="none" w:sz="0" w:space="0" w:color="auto"/>
                  </w:divBdr>
                  <w:divsChild>
                    <w:div w:id="461459200">
                      <w:marLeft w:val="0"/>
                      <w:marRight w:val="0"/>
                      <w:marTop w:val="0"/>
                      <w:marBottom w:val="0"/>
                      <w:divBdr>
                        <w:top w:val="none" w:sz="0" w:space="0" w:color="auto"/>
                        <w:left w:val="none" w:sz="0" w:space="0" w:color="auto"/>
                        <w:bottom w:val="none" w:sz="0" w:space="0" w:color="auto"/>
                        <w:right w:val="none" w:sz="0" w:space="0" w:color="auto"/>
                      </w:divBdr>
                    </w:div>
                  </w:divsChild>
                </w:div>
                <w:div w:id="1557276028">
                  <w:marLeft w:val="0"/>
                  <w:marRight w:val="0"/>
                  <w:marTop w:val="0"/>
                  <w:marBottom w:val="0"/>
                  <w:divBdr>
                    <w:top w:val="none" w:sz="0" w:space="0" w:color="auto"/>
                    <w:left w:val="none" w:sz="0" w:space="0" w:color="auto"/>
                    <w:bottom w:val="none" w:sz="0" w:space="0" w:color="auto"/>
                    <w:right w:val="none" w:sz="0" w:space="0" w:color="auto"/>
                  </w:divBdr>
                  <w:divsChild>
                    <w:div w:id="192696915">
                      <w:marLeft w:val="0"/>
                      <w:marRight w:val="0"/>
                      <w:marTop w:val="0"/>
                      <w:marBottom w:val="0"/>
                      <w:divBdr>
                        <w:top w:val="none" w:sz="0" w:space="0" w:color="auto"/>
                        <w:left w:val="none" w:sz="0" w:space="0" w:color="auto"/>
                        <w:bottom w:val="none" w:sz="0" w:space="0" w:color="auto"/>
                        <w:right w:val="none" w:sz="0" w:space="0" w:color="auto"/>
                      </w:divBdr>
                    </w:div>
                  </w:divsChild>
                </w:div>
                <w:div w:id="1590848932">
                  <w:marLeft w:val="0"/>
                  <w:marRight w:val="0"/>
                  <w:marTop w:val="0"/>
                  <w:marBottom w:val="0"/>
                  <w:divBdr>
                    <w:top w:val="none" w:sz="0" w:space="0" w:color="auto"/>
                    <w:left w:val="none" w:sz="0" w:space="0" w:color="auto"/>
                    <w:bottom w:val="none" w:sz="0" w:space="0" w:color="auto"/>
                    <w:right w:val="none" w:sz="0" w:space="0" w:color="auto"/>
                  </w:divBdr>
                  <w:divsChild>
                    <w:div w:id="145168708">
                      <w:marLeft w:val="0"/>
                      <w:marRight w:val="0"/>
                      <w:marTop w:val="0"/>
                      <w:marBottom w:val="0"/>
                      <w:divBdr>
                        <w:top w:val="none" w:sz="0" w:space="0" w:color="auto"/>
                        <w:left w:val="none" w:sz="0" w:space="0" w:color="auto"/>
                        <w:bottom w:val="none" w:sz="0" w:space="0" w:color="auto"/>
                        <w:right w:val="none" w:sz="0" w:space="0" w:color="auto"/>
                      </w:divBdr>
                    </w:div>
                  </w:divsChild>
                </w:div>
                <w:div w:id="1611011982">
                  <w:marLeft w:val="0"/>
                  <w:marRight w:val="0"/>
                  <w:marTop w:val="0"/>
                  <w:marBottom w:val="0"/>
                  <w:divBdr>
                    <w:top w:val="none" w:sz="0" w:space="0" w:color="auto"/>
                    <w:left w:val="none" w:sz="0" w:space="0" w:color="auto"/>
                    <w:bottom w:val="none" w:sz="0" w:space="0" w:color="auto"/>
                    <w:right w:val="none" w:sz="0" w:space="0" w:color="auto"/>
                  </w:divBdr>
                  <w:divsChild>
                    <w:div w:id="594243407">
                      <w:marLeft w:val="0"/>
                      <w:marRight w:val="0"/>
                      <w:marTop w:val="0"/>
                      <w:marBottom w:val="0"/>
                      <w:divBdr>
                        <w:top w:val="none" w:sz="0" w:space="0" w:color="auto"/>
                        <w:left w:val="none" w:sz="0" w:space="0" w:color="auto"/>
                        <w:bottom w:val="none" w:sz="0" w:space="0" w:color="auto"/>
                        <w:right w:val="none" w:sz="0" w:space="0" w:color="auto"/>
                      </w:divBdr>
                    </w:div>
                  </w:divsChild>
                </w:div>
                <w:div w:id="1684866084">
                  <w:marLeft w:val="0"/>
                  <w:marRight w:val="0"/>
                  <w:marTop w:val="0"/>
                  <w:marBottom w:val="0"/>
                  <w:divBdr>
                    <w:top w:val="none" w:sz="0" w:space="0" w:color="auto"/>
                    <w:left w:val="none" w:sz="0" w:space="0" w:color="auto"/>
                    <w:bottom w:val="none" w:sz="0" w:space="0" w:color="auto"/>
                    <w:right w:val="none" w:sz="0" w:space="0" w:color="auto"/>
                  </w:divBdr>
                  <w:divsChild>
                    <w:div w:id="200630230">
                      <w:marLeft w:val="0"/>
                      <w:marRight w:val="0"/>
                      <w:marTop w:val="0"/>
                      <w:marBottom w:val="0"/>
                      <w:divBdr>
                        <w:top w:val="none" w:sz="0" w:space="0" w:color="auto"/>
                        <w:left w:val="none" w:sz="0" w:space="0" w:color="auto"/>
                        <w:bottom w:val="none" w:sz="0" w:space="0" w:color="auto"/>
                        <w:right w:val="none" w:sz="0" w:space="0" w:color="auto"/>
                      </w:divBdr>
                    </w:div>
                    <w:div w:id="460000440">
                      <w:marLeft w:val="0"/>
                      <w:marRight w:val="0"/>
                      <w:marTop w:val="0"/>
                      <w:marBottom w:val="0"/>
                      <w:divBdr>
                        <w:top w:val="none" w:sz="0" w:space="0" w:color="auto"/>
                        <w:left w:val="none" w:sz="0" w:space="0" w:color="auto"/>
                        <w:bottom w:val="none" w:sz="0" w:space="0" w:color="auto"/>
                        <w:right w:val="none" w:sz="0" w:space="0" w:color="auto"/>
                      </w:divBdr>
                    </w:div>
                    <w:div w:id="625431673">
                      <w:marLeft w:val="0"/>
                      <w:marRight w:val="0"/>
                      <w:marTop w:val="0"/>
                      <w:marBottom w:val="0"/>
                      <w:divBdr>
                        <w:top w:val="none" w:sz="0" w:space="0" w:color="auto"/>
                        <w:left w:val="none" w:sz="0" w:space="0" w:color="auto"/>
                        <w:bottom w:val="none" w:sz="0" w:space="0" w:color="auto"/>
                        <w:right w:val="none" w:sz="0" w:space="0" w:color="auto"/>
                      </w:divBdr>
                    </w:div>
                    <w:div w:id="1101298762">
                      <w:marLeft w:val="0"/>
                      <w:marRight w:val="0"/>
                      <w:marTop w:val="0"/>
                      <w:marBottom w:val="0"/>
                      <w:divBdr>
                        <w:top w:val="none" w:sz="0" w:space="0" w:color="auto"/>
                        <w:left w:val="none" w:sz="0" w:space="0" w:color="auto"/>
                        <w:bottom w:val="none" w:sz="0" w:space="0" w:color="auto"/>
                        <w:right w:val="none" w:sz="0" w:space="0" w:color="auto"/>
                      </w:divBdr>
                    </w:div>
                    <w:div w:id="1104036019">
                      <w:marLeft w:val="0"/>
                      <w:marRight w:val="0"/>
                      <w:marTop w:val="0"/>
                      <w:marBottom w:val="0"/>
                      <w:divBdr>
                        <w:top w:val="none" w:sz="0" w:space="0" w:color="auto"/>
                        <w:left w:val="none" w:sz="0" w:space="0" w:color="auto"/>
                        <w:bottom w:val="none" w:sz="0" w:space="0" w:color="auto"/>
                        <w:right w:val="none" w:sz="0" w:space="0" w:color="auto"/>
                      </w:divBdr>
                    </w:div>
                    <w:div w:id="1256210122">
                      <w:marLeft w:val="0"/>
                      <w:marRight w:val="0"/>
                      <w:marTop w:val="0"/>
                      <w:marBottom w:val="0"/>
                      <w:divBdr>
                        <w:top w:val="none" w:sz="0" w:space="0" w:color="auto"/>
                        <w:left w:val="none" w:sz="0" w:space="0" w:color="auto"/>
                        <w:bottom w:val="none" w:sz="0" w:space="0" w:color="auto"/>
                        <w:right w:val="none" w:sz="0" w:space="0" w:color="auto"/>
                      </w:divBdr>
                    </w:div>
                    <w:div w:id="1983923699">
                      <w:marLeft w:val="0"/>
                      <w:marRight w:val="0"/>
                      <w:marTop w:val="0"/>
                      <w:marBottom w:val="0"/>
                      <w:divBdr>
                        <w:top w:val="none" w:sz="0" w:space="0" w:color="auto"/>
                        <w:left w:val="none" w:sz="0" w:space="0" w:color="auto"/>
                        <w:bottom w:val="none" w:sz="0" w:space="0" w:color="auto"/>
                        <w:right w:val="none" w:sz="0" w:space="0" w:color="auto"/>
                      </w:divBdr>
                    </w:div>
                  </w:divsChild>
                </w:div>
                <w:div w:id="1767463233">
                  <w:marLeft w:val="0"/>
                  <w:marRight w:val="0"/>
                  <w:marTop w:val="0"/>
                  <w:marBottom w:val="0"/>
                  <w:divBdr>
                    <w:top w:val="none" w:sz="0" w:space="0" w:color="auto"/>
                    <w:left w:val="none" w:sz="0" w:space="0" w:color="auto"/>
                    <w:bottom w:val="none" w:sz="0" w:space="0" w:color="auto"/>
                    <w:right w:val="none" w:sz="0" w:space="0" w:color="auto"/>
                  </w:divBdr>
                  <w:divsChild>
                    <w:div w:id="1332370965">
                      <w:marLeft w:val="0"/>
                      <w:marRight w:val="0"/>
                      <w:marTop w:val="0"/>
                      <w:marBottom w:val="0"/>
                      <w:divBdr>
                        <w:top w:val="none" w:sz="0" w:space="0" w:color="auto"/>
                        <w:left w:val="none" w:sz="0" w:space="0" w:color="auto"/>
                        <w:bottom w:val="none" w:sz="0" w:space="0" w:color="auto"/>
                        <w:right w:val="none" w:sz="0" w:space="0" w:color="auto"/>
                      </w:divBdr>
                    </w:div>
                  </w:divsChild>
                </w:div>
                <w:div w:id="1811747901">
                  <w:marLeft w:val="0"/>
                  <w:marRight w:val="0"/>
                  <w:marTop w:val="0"/>
                  <w:marBottom w:val="0"/>
                  <w:divBdr>
                    <w:top w:val="none" w:sz="0" w:space="0" w:color="auto"/>
                    <w:left w:val="none" w:sz="0" w:space="0" w:color="auto"/>
                    <w:bottom w:val="none" w:sz="0" w:space="0" w:color="auto"/>
                    <w:right w:val="none" w:sz="0" w:space="0" w:color="auto"/>
                  </w:divBdr>
                  <w:divsChild>
                    <w:div w:id="121075980">
                      <w:marLeft w:val="0"/>
                      <w:marRight w:val="0"/>
                      <w:marTop w:val="0"/>
                      <w:marBottom w:val="0"/>
                      <w:divBdr>
                        <w:top w:val="none" w:sz="0" w:space="0" w:color="auto"/>
                        <w:left w:val="none" w:sz="0" w:space="0" w:color="auto"/>
                        <w:bottom w:val="none" w:sz="0" w:space="0" w:color="auto"/>
                        <w:right w:val="none" w:sz="0" w:space="0" w:color="auto"/>
                      </w:divBdr>
                    </w:div>
                    <w:div w:id="230895935">
                      <w:marLeft w:val="0"/>
                      <w:marRight w:val="0"/>
                      <w:marTop w:val="0"/>
                      <w:marBottom w:val="0"/>
                      <w:divBdr>
                        <w:top w:val="none" w:sz="0" w:space="0" w:color="auto"/>
                        <w:left w:val="none" w:sz="0" w:space="0" w:color="auto"/>
                        <w:bottom w:val="none" w:sz="0" w:space="0" w:color="auto"/>
                        <w:right w:val="none" w:sz="0" w:space="0" w:color="auto"/>
                      </w:divBdr>
                    </w:div>
                    <w:div w:id="1960798802">
                      <w:marLeft w:val="0"/>
                      <w:marRight w:val="0"/>
                      <w:marTop w:val="0"/>
                      <w:marBottom w:val="0"/>
                      <w:divBdr>
                        <w:top w:val="none" w:sz="0" w:space="0" w:color="auto"/>
                        <w:left w:val="none" w:sz="0" w:space="0" w:color="auto"/>
                        <w:bottom w:val="none" w:sz="0" w:space="0" w:color="auto"/>
                        <w:right w:val="none" w:sz="0" w:space="0" w:color="auto"/>
                      </w:divBdr>
                    </w:div>
                  </w:divsChild>
                </w:div>
                <w:div w:id="1848934392">
                  <w:marLeft w:val="0"/>
                  <w:marRight w:val="0"/>
                  <w:marTop w:val="0"/>
                  <w:marBottom w:val="0"/>
                  <w:divBdr>
                    <w:top w:val="none" w:sz="0" w:space="0" w:color="auto"/>
                    <w:left w:val="none" w:sz="0" w:space="0" w:color="auto"/>
                    <w:bottom w:val="none" w:sz="0" w:space="0" w:color="auto"/>
                    <w:right w:val="none" w:sz="0" w:space="0" w:color="auto"/>
                  </w:divBdr>
                  <w:divsChild>
                    <w:div w:id="1705905813">
                      <w:marLeft w:val="0"/>
                      <w:marRight w:val="0"/>
                      <w:marTop w:val="0"/>
                      <w:marBottom w:val="0"/>
                      <w:divBdr>
                        <w:top w:val="none" w:sz="0" w:space="0" w:color="auto"/>
                        <w:left w:val="none" w:sz="0" w:space="0" w:color="auto"/>
                        <w:bottom w:val="none" w:sz="0" w:space="0" w:color="auto"/>
                        <w:right w:val="none" w:sz="0" w:space="0" w:color="auto"/>
                      </w:divBdr>
                    </w:div>
                  </w:divsChild>
                </w:div>
                <w:div w:id="1852379337">
                  <w:marLeft w:val="0"/>
                  <w:marRight w:val="0"/>
                  <w:marTop w:val="0"/>
                  <w:marBottom w:val="0"/>
                  <w:divBdr>
                    <w:top w:val="none" w:sz="0" w:space="0" w:color="auto"/>
                    <w:left w:val="none" w:sz="0" w:space="0" w:color="auto"/>
                    <w:bottom w:val="none" w:sz="0" w:space="0" w:color="auto"/>
                    <w:right w:val="none" w:sz="0" w:space="0" w:color="auto"/>
                  </w:divBdr>
                  <w:divsChild>
                    <w:div w:id="1591616827">
                      <w:marLeft w:val="0"/>
                      <w:marRight w:val="0"/>
                      <w:marTop w:val="0"/>
                      <w:marBottom w:val="0"/>
                      <w:divBdr>
                        <w:top w:val="none" w:sz="0" w:space="0" w:color="auto"/>
                        <w:left w:val="none" w:sz="0" w:space="0" w:color="auto"/>
                        <w:bottom w:val="none" w:sz="0" w:space="0" w:color="auto"/>
                        <w:right w:val="none" w:sz="0" w:space="0" w:color="auto"/>
                      </w:divBdr>
                    </w:div>
                  </w:divsChild>
                </w:div>
                <w:div w:id="1861428186">
                  <w:marLeft w:val="0"/>
                  <w:marRight w:val="0"/>
                  <w:marTop w:val="0"/>
                  <w:marBottom w:val="0"/>
                  <w:divBdr>
                    <w:top w:val="none" w:sz="0" w:space="0" w:color="auto"/>
                    <w:left w:val="none" w:sz="0" w:space="0" w:color="auto"/>
                    <w:bottom w:val="none" w:sz="0" w:space="0" w:color="auto"/>
                    <w:right w:val="none" w:sz="0" w:space="0" w:color="auto"/>
                  </w:divBdr>
                  <w:divsChild>
                    <w:div w:id="2135057021">
                      <w:marLeft w:val="0"/>
                      <w:marRight w:val="0"/>
                      <w:marTop w:val="0"/>
                      <w:marBottom w:val="0"/>
                      <w:divBdr>
                        <w:top w:val="none" w:sz="0" w:space="0" w:color="auto"/>
                        <w:left w:val="none" w:sz="0" w:space="0" w:color="auto"/>
                        <w:bottom w:val="none" w:sz="0" w:space="0" w:color="auto"/>
                        <w:right w:val="none" w:sz="0" w:space="0" w:color="auto"/>
                      </w:divBdr>
                    </w:div>
                  </w:divsChild>
                </w:div>
                <w:div w:id="1946382519">
                  <w:marLeft w:val="0"/>
                  <w:marRight w:val="0"/>
                  <w:marTop w:val="0"/>
                  <w:marBottom w:val="0"/>
                  <w:divBdr>
                    <w:top w:val="none" w:sz="0" w:space="0" w:color="auto"/>
                    <w:left w:val="none" w:sz="0" w:space="0" w:color="auto"/>
                    <w:bottom w:val="none" w:sz="0" w:space="0" w:color="auto"/>
                    <w:right w:val="none" w:sz="0" w:space="0" w:color="auto"/>
                  </w:divBdr>
                  <w:divsChild>
                    <w:div w:id="792215359">
                      <w:marLeft w:val="0"/>
                      <w:marRight w:val="0"/>
                      <w:marTop w:val="0"/>
                      <w:marBottom w:val="0"/>
                      <w:divBdr>
                        <w:top w:val="none" w:sz="0" w:space="0" w:color="auto"/>
                        <w:left w:val="none" w:sz="0" w:space="0" w:color="auto"/>
                        <w:bottom w:val="none" w:sz="0" w:space="0" w:color="auto"/>
                        <w:right w:val="none" w:sz="0" w:space="0" w:color="auto"/>
                      </w:divBdr>
                    </w:div>
                  </w:divsChild>
                </w:div>
                <w:div w:id="1997104460">
                  <w:marLeft w:val="0"/>
                  <w:marRight w:val="0"/>
                  <w:marTop w:val="0"/>
                  <w:marBottom w:val="0"/>
                  <w:divBdr>
                    <w:top w:val="none" w:sz="0" w:space="0" w:color="auto"/>
                    <w:left w:val="none" w:sz="0" w:space="0" w:color="auto"/>
                    <w:bottom w:val="none" w:sz="0" w:space="0" w:color="auto"/>
                    <w:right w:val="none" w:sz="0" w:space="0" w:color="auto"/>
                  </w:divBdr>
                  <w:divsChild>
                    <w:div w:id="1007026956">
                      <w:marLeft w:val="0"/>
                      <w:marRight w:val="0"/>
                      <w:marTop w:val="0"/>
                      <w:marBottom w:val="0"/>
                      <w:divBdr>
                        <w:top w:val="none" w:sz="0" w:space="0" w:color="auto"/>
                        <w:left w:val="none" w:sz="0" w:space="0" w:color="auto"/>
                        <w:bottom w:val="none" w:sz="0" w:space="0" w:color="auto"/>
                        <w:right w:val="none" w:sz="0" w:space="0" w:color="auto"/>
                      </w:divBdr>
                    </w:div>
                  </w:divsChild>
                </w:div>
                <w:div w:id="2143690093">
                  <w:marLeft w:val="0"/>
                  <w:marRight w:val="0"/>
                  <w:marTop w:val="0"/>
                  <w:marBottom w:val="0"/>
                  <w:divBdr>
                    <w:top w:val="none" w:sz="0" w:space="0" w:color="auto"/>
                    <w:left w:val="none" w:sz="0" w:space="0" w:color="auto"/>
                    <w:bottom w:val="none" w:sz="0" w:space="0" w:color="auto"/>
                    <w:right w:val="none" w:sz="0" w:space="0" w:color="auto"/>
                  </w:divBdr>
                  <w:divsChild>
                    <w:div w:id="54502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933109">
          <w:marLeft w:val="0"/>
          <w:marRight w:val="0"/>
          <w:marTop w:val="0"/>
          <w:marBottom w:val="0"/>
          <w:divBdr>
            <w:top w:val="none" w:sz="0" w:space="0" w:color="auto"/>
            <w:left w:val="none" w:sz="0" w:space="0" w:color="auto"/>
            <w:bottom w:val="none" w:sz="0" w:space="0" w:color="auto"/>
            <w:right w:val="none" w:sz="0" w:space="0" w:color="auto"/>
          </w:divBdr>
        </w:div>
        <w:div w:id="889345803">
          <w:marLeft w:val="0"/>
          <w:marRight w:val="0"/>
          <w:marTop w:val="0"/>
          <w:marBottom w:val="0"/>
          <w:divBdr>
            <w:top w:val="none" w:sz="0" w:space="0" w:color="auto"/>
            <w:left w:val="none" w:sz="0" w:space="0" w:color="auto"/>
            <w:bottom w:val="none" w:sz="0" w:space="0" w:color="auto"/>
            <w:right w:val="none" w:sz="0" w:space="0" w:color="auto"/>
          </w:divBdr>
          <w:divsChild>
            <w:div w:id="437679771">
              <w:marLeft w:val="0"/>
              <w:marRight w:val="0"/>
              <w:marTop w:val="30"/>
              <w:marBottom w:val="30"/>
              <w:divBdr>
                <w:top w:val="none" w:sz="0" w:space="0" w:color="auto"/>
                <w:left w:val="none" w:sz="0" w:space="0" w:color="auto"/>
                <w:bottom w:val="none" w:sz="0" w:space="0" w:color="auto"/>
                <w:right w:val="none" w:sz="0" w:space="0" w:color="auto"/>
              </w:divBdr>
              <w:divsChild>
                <w:div w:id="54092668">
                  <w:marLeft w:val="0"/>
                  <w:marRight w:val="0"/>
                  <w:marTop w:val="0"/>
                  <w:marBottom w:val="0"/>
                  <w:divBdr>
                    <w:top w:val="none" w:sz="0" w:space="0" w:color="auto"/>
                    <w:left w:val="none" w:sz="0" w:space="0" w:color="auto"/>
                    <w:bottom w:val="none" w:sz="0" w:space="0" w:color="auto"/>
                    <w:right w:val="none" w:sz="0" w:space="0" w:color="auto"/>
                  </w:divBdr>
                  <w:divsChild>
                    <w:div w:id="1996686370">
                      <w:marLeft w:val="0"/>
                      <w:marRight w:val="0"/>
                      <w:marTop w:val="0"/>
                      <w:marBottom w:val="0"/>
                      <w:divBdr>
                        <w:top w:val="none" w:sz="0" w:space="0" w:color="auto"/>
                        <w:left w:val="none" w:sz="0" w:space="0" w:color="auto"/>
                        <w:bottom w:val="none" w:sz="0" w:space="0" w:color="auto"/>
                        <w:right w:val="none" w:sz="0" w:space="0" w:color="auto"/>
                      </w:divBdr>
                    </w:div>
                  </w:divsChild>
                </w:div>
                <w:div w:id="111049455">
                  <w:marLeft w:val="0"/>
                  <w:marRight w:val="0"/>
                  <w:marTop w:val="0"/>
                  <w:marBottom w:val="0"/>
                  <w:divBdr>
                    <w:top w:val="none" w:sz="0" w:space="0" w:color="auto"/>
                    <w:left w:val="none" w:sz="0" w:space="0" w:color="auto"/>
                    <w:bottom w:val="none" w:sz="0" w:space="0" w:color="auto"/>
                    <w:right w:val="none" w:sz="0" w:space="0" w:color="auto"/>
                  </w:divBdr>
                  <w:divsChild>
                    <w:div w:id="2079744684">
                      <w:marLeft w:val="0"/>
                      <w:marRight w:val="0"/>
                      <w:marTop w:val="0"/>
                      <w:marBottom w:val="0"/>
                      <w:divBdr>
                        <w:top w:val="none" w:sz="0" w:space="0" w:color="auto"/>
                        <w:left w:val="none" w:sz="0" w:space="0" w:color="auto"/>
                        <w:bottom w:val="none" w:sz="0" w:space="0" w:color="auto"/>
                        <w:right w:val="none" w:sz="0" w:space="0" w:color="auto"/>
                      </w:divBdr>
                    </w:div>
                  </w:divsChild>
                </w:div>
                <w:div w:id="185288437">
                  <w:marLeft w:val="0"/>
                  <w:marRight w:val="0"/>
                  <w:marTop w:val="0"/>
                  <w:marBottom w:val="0"/>
                  <w:divBdr>
                    <w:top w:val="none" w:sz="0" w:space="0" w:color="auto"/>
                    <w:left w:val="none" w:sz="0" w:space="0" w:color="auto"/>
                    <w:bottom w:val="none" w:sz="0" w:space="0" w:color="auto"/>
                    <w:right w:val="none" w:sz="0" w:space="0" w:color="auto"/>
                  </w:divBdr>
                  <w:divsChild>
                    <w:div w:id="82529088">
                      <w:marLeft w:val="0"/>
                      <w:marRight w:val="0"/>
                      <w:marTop w:val="0"/>
                      <w:marBottom w:val="0"/>
                      <w:divBdr>
                        <w:top w:val="none" w:sz="0" w:space="0" w:color="auto"/>
                        <w:left w:val="none" w:sz="0" w:space="0" w:color="auto"/>
                        <w:bottom w:val="none" w:sz="0" w:space="0" w:color="auto"/>
                        <w:right w:val="none" w:sz="0" w:space="0" w:color="auto"/>
                      </w:divBdr>
                    </w:div>
                    <w:div w:id="454520463">
                      <w:marLeft w:val="0"/>
                      <w:marRight w:val="0"/>
                      <w:marTop w:val="0"/>
                      <w:marBottom w:val="0"/>
                      <w:divBdr>
                        <w:top w:val="none" w:sz="0" w:space="0" w:color="auto"/>
                        <w:left w:val="none" w:sz="0" w:space="0" w:color="auto"/>
                        <w:bottom w:val="none" w:sz="0" w:space="0" w:color="auto"/>
                        <w:right w:val="none" w:sz="0" w:space="0" w:color="auto"/>
                      </w:divBdr>
                    </w:div>
                    <w:div w:id="579214835">
                      <w:marLeft w:val="0"/>
                      <w:marRight w:val="0"/>
                      <w:marTop w:val="0"/>
                      <w:marBottom w:val="0"/>
                      <w:divBdr>
                        <w:top w:val="none" w:sz="0" w:space="0" w:color="auto"/>
                        <w:left w:val="none" w:sz="0" w:space="0" w:color="auto"/>
                        <w:bottom w:val="none" w:sz="0" w:space="0" w:color="auto"/>
                        <w:right w:val="none" w:sz="0" w:space="0" w:color="auto"/>
                      </w:divBdr>
                    </w:div>
                    <w:div w:id="708337874">
                      <w:marLeft w:val="0"/>
                      <w:marRight w:val="0"/>
                      <w:marTop w:val="0"/>
                      <w:marBottom w:val="0"/>
                      <w:divBdr>
                        <w:top w:val="none" w:sz="0" w:space="0" w:color="auto"/>
                        <w:left w:val="none" w:sz="0" w:space="0" w:color="auto"/>
                        <w:bottom w:val="none" w:sz="0" w:space="0" w:color="auto"/>
                        <w:right w:val="none" w:sz="0" w:space="0" w:color="auto"/>
                      </w:divBdr>
                    </w:div>
                    <w:div w:id="1019284264">
                      <w:marLeft w:val="0"/>
                      <w:marRight w:val="0"/>
                      <w:marTop w:val="0"/>
                      <w:marBottom w:val="0"/>
                      <w:divBdr>
                        <w:top w:val="none" w:sz="0" w:space="0" w:color="auto"/>
                        <w:left w:val="none" w:sz="0" w:space="0" w:color="auto"/>
                        <w:bottom w:val="none" w:sz="0" w:space="0" w:color="auto"/>
                        <w:right w:val="none" w:sz="0" w:space="0" w:color="auto"/>
                      </w:divBdr>
                    </w:div>
                    <w:div w:id="1023899039">
                      <w:marLeft w:val="0"/>
                      <w:marRight w:val="0"/>
                      <w:marTop w:val="0"/>
                      <w:marBottom w:val="0"/>
                      <w:divBdr>
                        <w:top w:val="none" w:sz="0" w:space="0" w:color="auto"/>
                        <w:left w:val="none" w:sz="0" w:space="0" w:color="auto"/>
                        <w:bottom w:val="none" w:sz="0" w:space="0" w:color="auto"/>
                        <w:right w:val="none" w:sz="0" w:space="0" w:color="auto"/>
                      </w:divBdr>
                    </w:div>
                    <w:div w:id="1053502538">
                      <w:marLeft w:val="0"/>
                      <w:marRight w:val="0"/>
                      <w:marTop w:val="0"/>
                      <w:marBottom w:val="0"/>
                      <w:divBdr>
                        <w:top w:val="none" w:sz="0" w:space="0" w:color="auto"/>
                        <w:left w:val="none" w:sz="0" w:space="0" w:color="auto"/>
                        <w:bottom w:val="none" w:sz="0" w:space="0" w:color="auto"/>
                        <w:right w:val="none" w:sz="0" w:space="0" w:color="auto"/>
                      </w:divBdr>
                    </w:div>
                    <w:div w:id="1510949959">
                      <w:marLeft w:val="0"/>
                      <w:marRight w:val="0"/>
                      <w:marTop w:val="0"/>
                      <w:marBottom w:val="0"/>
                      <w:divBdr>
                        <w:top w:val="none" w:sz="0" w:space="0" w:color="auto"/>
                        <w:left w:val="none" w:sz="0" w:space="0" w:color="auto"/>
                        <w:bottom w:val="none" w:sz="0" w:space="0" w:color="auto"/>
                        <w:right w:val="none" w:sz="0" w:space="0" w:color="auto"/>
                      </w:divBdr>
                    </w:div>
                    <w:div w:id="1605183896">
                      <w:marLeft w:val="0"/>
                      <w:marRight w:val="0"/>
                      <w:marTop w:val="0"/>
                      <w:marBottom w:val="0"/>
                      <w:divBdr>
                        <w:top w:val="none" w:sz="0" w:space="0" w:color="auto"/>
                        <w:left w:val="none" w:sz="0" w:space="0" w:color="auto"/>
                        <w:bottom w:val="none" w:sz="0" w:space="0" w:color="auto"/>
                        <w:right w:val="none" w:sz="0" w:space="0" w:color="auto"/>
                      </w:divBdr>
                    </w:div>
                    <w:div w:id="1714961132">
                      <w:marLeft w:val="0"/>
                      <w:marRight w:val="0"/>
                      <w:marTop w:val="0"/>
                      <w:marBottom w:val="0"/>
                      <w:divBdr>
                        <w:top w:val="none" w:sz="0" w:space="0" w:color="auto"/>
                        <w:left w:val="none" w:sz="0" w:space="0" w:color="auto"/>
                        <w:bottom w:val="none" w:sz="0" w:space="0" w:color="auto"/>
                        <w:right w:val="none" w:sz="0" w:space="0" w:color="auto"/>
                      </w:divBdr>
                    </w:div>
                    <w:div w:id="1960797930">
                      <w:marLeft w:val="0"/>
                      <w:marRight w:val="0"/>
                      <w:marTop w:val="0"/>
                      <w:marBottom w:val="0"/>
                      <w:divBdr>
                        <w:top w:val="none" w:sz="0" w:space="0" w:color="auto"/>
                        <w:left w:val="none" w:sz="0" w:space="0" w:color="auto"/>
                        <w:bottom w:val="none" w:sz="0" w:space="0" w:color="auto"/>
                        <w:right w:val="none" w:sz="0" w:space="0" w:color="auto"/>
                      </w:divBdr>
                    </w:div>
                    <w:div w:id="2100253466">
                      <w:marLeft w:val="0"/>
                      <w:marRight w:val="0"/>
                      <w:marTop w:val="0"/>
                      <w:marBottom w:val="0"/>
                      <w:divBdr>
                        <w:top w:val="none" w:sz="0" w:space="0" w:color="auto"/>
                        <w:left w:val="none" w:sz="0" w:space="0" w:color="auto"/>
                        <w:bottom w:val="none" w:sz="0" w:space="0" w:color="auto"/>
                        <w:right w:val="none" w:sz="0" w:space="0" w:color="auto"/>
                      </w:divBdr>
                    </w:div>
                  </w:divsChild>
                </w:div>
                <w:div w:id="382027995">
                  <w:marLeft w:val="0"/>
                  <w:marRight w:val="0"/>
                  <w:marTop w:val="0"/>
                  <w:marBottom w:val="0"/>
                  <w:divBdr>
                    <w:top w:val="none" w:sz="0" w:space="0" w:color="auto"/>
                    <w:left w:val="none" w:sz="0" w:space="0" w:color="auto"/>
                    <w:bottom w:val="none" w:sz="0" w:space="0" w:color="auto"/>
                    <w:right w:val="none" w:sz="0" w:space="0" w:color="auto"/>
                  </w:divBdr>
                  <w:divsChild>
                    <w:div w:id="1770158669">
                      <w:marLeft w:val="0"/>
                      <w:marRight w:val="0"/>
                      <w:marTop w:val="0"/>
                      <w:marBottom w:val="0"/>
                      <w:divBdr>
                        <w:top w:val="none" w:sz="0" w:space="0" w:color="auto"/>
                        <w:left w:val="none" w:sz="0" w:space="0" w:color="auto"/>
                        <w:bottom w:val="none" w:sz="0" w:space="0" w:color="auto"/>
                        <w:right w:val="none" w:sz="0" w:space="0" w:color="auto"/>
                      </w:divBdr>
                    </w:div>
                  </w:divsChild>
                </w:div>
                <w:div w:id="455024605">
                  <w:marLeft w:val="0"/>
                  <w:marRight w:val="0"/>
                  <w:marTop w:val="0"/>
                  <w:marBottom w:val="0"/>
                  <w:divBdr>
                    <w:top w:val="none" w:sz="0" w:space="0" w:color="auto"/>
                    <w:left w:val="none" w:sz="0" w:space="0" w:color="auto"/>
                    <w:bottom w:val="none" w:sz="0" w:space="0" w:color="auto"/>
                    <w:right w:val="none" w:sz="0" w:space="0" w:color="auto"/>
                  </w:divBdr>
                  <w:divsChild>
                    <w:div w:id="216357962">
                      <w:marLeft w:val="0"/>
                      <w:marRight w:val="0"/>
                      <w:marTop w:val="0"/>
                      <w:marBottom w:val="0"/>
                      <w:divBdr>
                        <w:top w:val="none" w:sz="0" w:space="0" w:color="auto"/>
                        <w:left w:val="none" w:sz="0" w:space="0" w:color="auto"/>
                        <w:bottom w:val="none" w:sz="0" w:space="0" w:color="auto"/>
                        <w:right w:val="none" w:sz="0" w:space="0" w:color="auto"/>
                      </w:divBdr>
                    </w:div>
                  </w:divsChild>
                </w:div>
                <w:div w:id="545718860">
                  <w:marLeft w:val="0"/>
                  <w:marRight w:val="0"/>
                  <w:marTop w:val="0"/>
                  <w:marBottom w:val="0"/>
                  <w:divBdr>
                    <w:top w:val="none" w:sz="0" w:space="0" w:color="auto"/>
                    <w:left w:val="none" w:sz="0" w:space="0" w:color="auto"/>
                    <w:bottom w:val="none" w:sz="0" w:space="0" w:color="auto"/>
                    <w:right w:val="none" w:sz="0" w:space="0" w:color="auto"/>
                  </w:divBdr>
                  <w:divsChild>
                    <w:div w:id="1346862300">
                      <w:marLeft w:val="0"/>
                      <w:marRight w:val="0"/>
                      <w:marTop w:val="0"/>
                      <w:marBottom w:val="0"/>
                      <w:divBdr>
                        <w:top w:val="none" w:sz="0" w:space="0" w:color="auto"/>
                        <w:left w:val="none" w:sz="0" w:space="0" w:color="auto"/>
                        <w:bottom w:val="none" w:sz="0" w:space="0" w:color="auto"/>
                        <w:right w:val="none" w:sz="0" w:space="0" w:color="auto"/>
                      </w:divBdr>
                    </w:div>
                  </w:divsChild>
                </w:div>
                <w:div w:id="749930883">
                  <w:marLeft w:val="0"/>
                  <w:marRight w:val="0"/>
                  <w:marTop w:val="0"/>
                  <w:marBottom w:val="0"/>
                  <w:divBdr>
                    <w:top w:val="none" w:sz="0" w:space="0" w:color="auto"/>
                    <w:left w:val="none" w:sz="0" w:space="0" w:color="auto"/>
                    <w:bottom w:val="none" w:sz="0" w:space="0" w:color="auto"/>
                    <w:right w:val="none" w:sz="0" w:space="0" w:color="auto"/>
                  </w:divBdr>
                  <w:divsChild>
                    <w:div w:id="269239846">
                      <w:marLeft w:val="0"/>
                      <w:marRight w:val="0"/>
                      <w:marTop w:val="0"/>
                      <w:marBottom w:val="0"/>
                      <w:divBdr>
                        <w:top w:val="none" w:sz="0" w:space="0" w:color="auto"/>
                        <w:left w:val="none" w:sz="0" w:space="0" w:color="auto"/>
                        <w:bottom w:val="none" w:sz="0" w:space="0" w:color="auto"/>
                        <w:right w:val="none" w:sz="0" w:space="0" w:color="auto"/>
                      </w:divBdr>
                    </w:div>
                  </w:divsChild>
                </w:div>
                <w:div w:id="788472200">
                  <w:marLeft w:val="0"/>
                  <w:marRight w:val="0"/>
                  <w:marTop w:val="0"/>
                  <w:marBottom w:val="0"/>
                  <w:divBdr>
                    <w:top w:val="none" w:sz="0" w:space="0" w:color="auto"/>
                    <w:left w:val="none" w:sz="0" w:space="0" w:color="auto"/>
                    <w:bottom w:val="none" w:sz="0" w:space="0" w:color="auto"/>
                    <w:right w:val="none" w:sz="0" w:space="0" w:color="auto"/>
                  </w:divBdr>
                  <w:divsChild>
                    <w:div w:id="1293903090">
                      <w:marLeft w:val="0"/>
                      <w:marRight w:val="0"/>
                      <w:marTop w:val="0"/>
                      <w:marBottom w:val="0"/>
                      <w:divBdr>
                        <w:top w:val="none" w:sz="0" w:space="0" w:color="auto"/>
                        <w:left w:val="none" w:sz="0" w:space="0" w:color="auto"/>
                        <w:bottom w:val="none" w:sz="0" w:space="0" w:color="auto"/>
                        <w:right w:val="none" w:sz="0" w:space="0" w:color="auto"/>
                      </w:divBdr>
                    </w:div>
                  </w:divsChild>
                </w:div>
                <w:div w:id="894968416">
                  <w:marLeft w:val="0"/>
                  <w:marRight w:val="0"/>
                  <w:marTop w:val="0"/>
                  <w:marBottom w:val="0"/>
                  <w:divBdr>
                    <w:top w:val="none" w:sz="0" w:space="0" w:color="auto"/>
                    <w:left w:val="none" w:sz="0" w:space="0" w:color="auto"/>
                    <w:bottom w:val="none" w:sz="0" w:space="0" w:color="auto"/>
                    <w:right w:val="none" w:sz="0" w:space="0" w:color="auto"/>
                  </w:divBdr>
                  <w:divsChild>
                    <w:div w:id="541359698">
                      <w:marLeft w:val="0"/>
                      <w:marRight w:val="0"/>
                      <w:marTop w:val="0"/>
                      <w:marBottom w:val="0"/>
                      <w:divBdr>
                        <w:top w:val="none" w:sz="0" w:space="0" w:color="auto"/>
                        <w:left w:val="none" w:sz="0" w:space="0" w:color="auto"/>
                        <w:bottom w:val="none" w:sz="0" w:space="0" w:color="auto"/>
                        <w:right w:val="none" w:sz="0" w:space="0" w:color="auto"/>
                      </w:divBdr>
                    </w:div>
                    <w:div w:id="986977066">
                      <w:marLeft w:val="0"/>
                      <w:marRight w:val="0"/>
                      <w:marTop w:val="0"/>
                      <w:marBottom w:val="0"/>
                      <w:divBdr>
                        <w:top w:val="none" w:sz="0" w:space="0" w:color="auto"/>
                        <w:left w:val="none" w:sz="0" w:space="0" w:color="auto"/>
                        <w:bottom w:val="none" w:sz="0" w:space="0" w:color="auto"/>
                        <w:right w:val="none" w:sz="0" w:space="0" w:color="auto"/>
                      </w:divBdr>
                    </w:div>
                    <w:div w:id="1140077482">
                      <w:marLeft w:val="0"/>
                      <w:marRight w:val="0"/>
                      <w:marTop w:val="0"/>
                      <w:marBottom w:val="0"/>
                      <w:divBdr>
                        <w:top w:val="none" w:sz="0" w:space="0" w:color="auto"/>
                        <w:left w:val="none" w:sz="0" w:space="0" w:color="auto"/>
                        <w:bottom w:val="none" w:sz="0" w:space="0" w:color="auto"/>
                        <w:right w:val="none" w:sz="0" w:space="0" w:color="auto"/>
                      </w:divBdr>
                    </w:div>
                  </w:divsChild>
                </w:div>
                <w:div w:id="1016230929">
                  <w:marLeft w:val="0"/>
                  <w:marRight w:val="0"/>
                  <w:marTop w:val="0"/>
                  <w:marBottom w:val="0"/>
                  <w:divBdr>
                    <w:top w:val="none" w:sz="0" w:space="0" w:color="auto"/>
                    <w:left w:val="none" w:sz="0" w:space="0" w:color="auto"/>
                    <w:bottom w:val="none" w:sz="0" w:space="0" w:color="auto"/>
                    <w:right w:val="none" w:sz="0" w:space="0" w:color="auto"/>
                  </w:divBdr>
                  <w:divsChild>
                    <w:div w:id="1129780550">
                      <w:marLeft w:val="0"/>
                      <w:marRight w:val="0"/>
                      <w:marTop w:val="0"/>
                      <w:marBottom w:val="0"/>
                      <w:divBdr>
                        <w:top w:val="none" w:sz="0" w:space="0" w:color="auto"/>
                        <w:left w:val="none" w:sz="0" w:space="0" w:color="auto"/>
                        <w:bottom w:val="none" w:sz="0" w:space="0" w:color="auto"/>
                        <w:right w:val="none" w:sz="0" w:space="0" w:color="auto"/>
                      </w:divBdr>
                    </w:div>
                  </w:divsChild>
                </w:div>
                <w:div w:id="1095784681">
                  <w:marLeft w:val="0"/>
                  <w:marRight w:val="0"/>
                  <w:marTop w:val="0"/>
                  <w:marBottom w:val="0"/>
                  <w:divBdr>
                    <w:top w:val="none" w:sz="0" w:space="0" w:color="auto"/>
                    <w:left w:val="none" w:sz="0" w:space="0" w:color="auto"/>
                    <w:bottom w:val="none" w:sz="0" w:space="0" w:color="auto"/>
                    <w:right w:val="none" w:sz="0" w:space="0" w:color="auto"/>
                  </w:divBdr>
                  <w:divsChild>
                    <w:div w:id="744035121">
                      <w:marLeft w:val="0"/>
                      <w:marRight w:val="0"/>
                      <w:marTop w:val="0"/>
                      <w:marBottom w:val="0"/>
                      <w:divBdr>
                        <w:top w:val="none" w:sz="0" w:space="0" w:color="auto"/>
                        <w:left w:val="none" w:sz="0" w:space="0" w:color="auto"/>
                        <w:bottom w:val="none" w:sz="0" w:space="0" w:color="auto"/>
                        <w:right w:val="none" w:sz="0" w:space="0" w:color="auto"/>
                      </w:divBdr>
                    </w:div>
                    <w:div w:id="938030783">
                      <w:marLeft w:val="0"/>
                      <w:marRight w:val="0"/>
                      <w:marTop w:val="0"/>
                      <w:marBottom w:val="0"/>
                      <w:divBdr>
                        <w:top w:val="none" w:sz="0" w:space="0" w:color="auto"/>
                        <w:left w:val="none" w:sz="0" w:space="0" w:color="auto"/>
                        <w:bottom w:val="none" w:sz="0" w:space="0" w:color="auto"/>
                        <w:right w:val="none" w:sz="0" w:space="0" w:color="auto"/>
                      </w:divBdr>
                    </w:div>
                    <w:div w:id="1585871815">
                      <w:marLeft w:val="0"/>
                      <w:marRight w:val="0"/>
                      <w:marTop w:val="0"/>
                      <w:marBottom w:val="0"/>
                      <w:divBdr>
                        <w:top w:val="none" w:sz="0" w:space="0" w:color="auto"/>
                        <w:left w:val="none" w:sz="0" w:space="0" w:color="auto"/>
                        <w:bottom w:val="none" w:sz="0" w:space="0" w:color="auto"/>
                        <w:right w:val="none" w:sz="0" w:space="0" w:color="auto"/>
                      </w:divBdr>
                    </w:div>
                  </w:divsChild>
                </w:div>
                <w:div w:id="1265727711">
                  <w:marLeft w:val="0"/>
                  <w:marRight w:val="0"/>
                  <w:marTop w:val="0"/>
                  <w:marBottom w:val="0"/>
                  <w:divBdr>
                    <w:top w:val="none" w:sz="0" w:space="0" w:color="auto"/>
                    <w:left w:val="none" w:sz="0" w:space="0" w:color="auto"/>
                    <w:bottom w:val="none" w:sz="0" w:space="0" w:color="auto"/>
                    <w:right w:val="none" w:sz="0" w:space="0" w:color="auto"/>
                  </w:divBdr>
                  <w:divsChild>
                    <w:div w:id="682322910">
                      <w:marLeft w:val="0"/>
                      <w:marRight w:val="0"/>
                      <w:marTop w:val="0"/>
                      <w:marBottom w:val="0"/>
                      <w:divBdr>
                        <w:top w:val="none" w:sz="0" w:space="0" w:color="auto"/>
                        <w:left w:val="none" w:sz="0" w:space="0" w:color="auto"/>
                        <w:bottom w:val="none" w:sz="0" w:space="0" w:color="auto"/>
                        <w:right w:val="none" w:sz="0" w:space="0" w:color="auto"/>
                      </w:divBdr>
                    </w:div>
                  </w:divsChild>
                </w:div>
                <w:div w:id="1293831322">
                  <w:marLeft w:val="0"/>
                  <w:marRight w:val="0"/>
                  <w:marTop w:val="0"/>
                  <w:marBottom w:val="0"/>
                  <w:divBdr>
                    <w:top w:val="none" w:sz="0" w:space="0" w:color="auto"/>
                    <w:left w:val="none" w:sz="0" w:space="0" w:color="auto"/>
                    <w:bottom w:val="none" w:sz="0" w:space="0" w:color="auto"/>
                    <w:right w:val="none" w:sz="0" w:space="0" w:color="auto"/>
                  </w:divBdr>
                  <w:divsChild>
                    <w:div w:id="157965143">
                      <w:marLeft w:val="0"/>
                      <w:marRight w:val="0"/>
                      <w:marTop w:val="0"/>
                      <w:marBottom w:val="0"/>
                      <w:divBdr>
                        <w:top w:val="none" w:sz="0" w:space="0" w:color="auto"/>
                        <w:left w:val="none" w:sz="0" w:space="0" w:color="auto"/>
                        <w:bottom w:val="none" w:sz="0" w:space="0" w:color="auto"/>
                        <w:right w:val="none" w:sz="0" w:space="0" w:color="auto"/>
                      </w:divBdr>
                    </w:div>
                  </w:divsChild>
                </w:div>
                <w:div w:id="1426800635">
                  <w:marLeft w:val="0"/>
                  <w:marRight w:val="0"/>
                  <w:marTop w:val="0"/>
                  <w:marBottom w:val="0"/>
                  <w:divBdr>
                    <w:top w:val="none" w:sz="0" w:space="0" w:color="auto"/>
                    <w:left w:val="none" w:sz="0" w:space="0" w:color="auto"/>
                    <w:bottom w:val="none" w:sz="0" w:space="0" w:color="auto"/>
                    <w:right w:val="none" w:sz="0" w:space="0" w:color="auto"/>
                  </w:divBdr>
                  <w:divsChild>
                    <w:div w:id="1206943118">
                      <w:marLeft w:val="0"/>
                      <w:marRight w:val="0"/>
                      <w:marTop w:val="0"/>
                      <w:marBottom w:val="0"/>
                      <w:divBdr>
                        <w:top w:val="none" w:sz="0" w:space="0" w:color="auto"/>
                        <w:left w:val="none" w:sz="0" w:space="0" w:color="auto"/>
                        <w:bottom w:val="none" w:sz="0" w:space="0" w:color="auto"/>
                        <w:right w:val="none" w:sz="0" w:space="0" w:color="auto"/>
                      </w:divBdr>
                    </w:div>
                  </w:divsChild>
                </w:div>
                <w:div w:id="1483079988">
                  <w:marLeft w:val="0"/>
                  <w:marRight w:val="0"/>
                  <w:marTop w:val="0"/>
                  <w:marBottom w:val="0"/>
                  <w:divBdr>
                    <w:top w:val="none" w:sz="0" w:space="0" w:color="auto"/>
                    <w:left w:val="none" w:sz="0" w:space="0" w:color="auto"/>
                    <w:bottom w:val="none" w:sz="0" w:space="0" w:color="auto"/>
                    <w:right w:val="none" w:sz="0" w:space="0" w:color="auto"/>
                  </w:divBdr>
                  <w:divsChild>
                    <w:div w:id="1645313252">
                      <w:marLeft w:val="0"/>
                      <w:marRight w:val="0"/>
                      <w:marTop w:val="0"/>
                      <w:marBottom w:val="0"/>
                      <w:divBdr>
                        <w:top w:val="none" w:sz="0" w:space="0" w:color="auto"/>
                        <w:left w:val="none" w:sz="0" w:space="0" w:color="auto"/>
                        <w:bottom w:val="none" w:sz="0" w:space="0" w:color="auto"/>
                        <w:right w:val="none" w:sz="0" w:space="0" w:color="auto"/>
                      </w:divBdr>
                    </w:div>
                  </w:divsChild>
                </w:div>
                <w:div w:id="1543059383">
                  <w:marLeft w:val="0"/>
                  <w:marRight w:val="0"/>
                  <w:marTop w:val="0"/>
                  <w:marBottom w:val="0"/>
                  <w:divBdr>
                    <w:top w:val="none" w:sz="0" w:space="0" w:color="auto"/>
                    <w:left w:val="none" w:sz="0" w:space="0" w:color="auto"/>
                    <w:bottom w:val="none" w:sz="0" w:space="0" w:color="auto"/>
                    <w:right w:val="none" w:sz="0" w:space="0" w:color="auto"/>
                  </w:divBdr>
                  <w:divsChild>
                    <w:div w:id="842008722">
                      <w:marLeft w:val="0"/>
                      <w:marRight w:val="0"/>
                      <w:marTop w:val="0"/>
                      <w:marBottom w:val="0"/>
                      <w:divBdr>
                        <w:top w:val="none" w:sz="0" w:space="0" w:color="auto"/>
                        <w:left w:val="none" w:sz="0" w:space="0" w:color="auto"/>
                        <w:bottom w:val="none" w:sz="0" w:space="0" w:color="auto"/>
                        <w:right w:val="none" w:sz="0" w:space="0" w:color="auto"/>
                      </w:divBdr>
                    </w:div>
                  </w:divsChild>
                </w:div>
                <w:div w:id="1547058360">
                  <w:marLeft w:val="0"/>
                  <w:marRight w:val="0"/>
                  <w:marTop w:val="0"/>
                  <w:marBottom w:val="0"/>
                  <w:divBdr>
                    <w:top w:val="none" w:sz="0" w:space="0" w:color="auto"/>
                    <w:left w:val="none" w:sz="0" w:space="0" w:color="auto"/>
                    <w:bottom w:val="none" w:sz="0" w:space="0" w:color="auto"/>
                    <w:right w:val="none" w:sz="0" w:space="0" w:color="auto"/>
                  </w:divBdr>
                  <w:divsChild>
                    <w:div w:id="1905069182">
                      <w:marLeft w:val="0"/>
                      <w:marRight w:val="0"/>
                      <w:marTop w:val="0"/>
                      <w:marBottom w:val="0"/>
                      <w:divBdr>
                        <w:top w:val="none" w:sz="0" w:space="0" w:color="auto"/>
                        <w:left w:val="none" w:sz="0" w:space="0" w:color="auto"/>
                        <w:bottom w:val="none" w:sz="0" w:space="0" w:color="auto"/>
                        <w:right w:val="none" w:sz="0" w:space="0" w:color="auto"/>
                      </w:divBdr>
                    </w:div>
                  </w:divsChild>
                </w:div>
                <w:div w:id="1579973174">
                  <w:marLeft w:val="0"/>
                  <w:marRight w:val="0"/>
                  <w:marTop w:val="0"/>
                  <w:marBottom w:val="0"/>
                  <w:divBdr>
                    <w:top w:val="none" w:sz="0" w:space="0" w:color="auto"/>
                    <w:left w:val="none" w:sz="0" w:space="0" w:color="auto"/>
                    <w:bottom w:val="none" w:sz="0" w:space="0" w:color="auto"/>
                    <w:right w:val="none" w:sz="0" w:space="0" w:color="auto"/>
                  </w:divBdr>
                  <w:divsChild>
                    <w:div w:id="1899242914">
                      <w:marLeft w:val="0"/>
                      <w:marRight w:val="0"/>
                      <w:marTop w:val="0"/>
                      <w:marBottom w:val="0"/>
                      <w:divBdr>
                        <w:top w:val="none" w:sz="0" w:space="0" w:color="auto"/>
                        <w:left w:val="none" w:sz="0" w:space="0" w:color="auto"/>
                        <w:bottom w:val="none" w:sz="0" w:space="0" w:color="auto"/>
                        <w:right w:val="none" w:sz="0" w:space="0" w:color="auto"/>
                      </w:divBdr>
                    </w:div>
                  </w:divsChild>
                </w:div>
                <w:div w:id="1591281765">
                  <w:marLeft w:val="0"/>
                  <w:marRight w:val="0"/>
                  <w:marTop w:val="0"/>
                  <w:marBottom w:val="0"/>
                  <w:divBdr>
                    <w:top w:val="none" w:sz="0" w:space="0" w:color="auto"/>
                    <w:left w:val="none" w:sz="0" w:space="0" w:color="auto"/>
                    <w:bottom w:val="none" w:sz="0" w:space="0" w:color="auto"/>
                    <w:right w:val="none" w:sz="0" w:space="0" w:color="auto"/>
                  </w:divBdr>
                  <w:divsChild>
                    <w:div w:id="221791672">
                      <w:marLeft w:val="0"/>
                      <w:marRight w:val="0"/>
                      <w:marTop w:val="0"/>
                      <w:marBottom w:val="0"/>
                      <w:divBdr>
                        <w:top w:val="none" w:sz="0" w:space="0" w:color="auto"/>
                        <w:left w:val="none" w:sz="0" w:space="0" w:color="auto"/>
                        <w:bottom w:val="none" w:sz="0" w:space="0" w:color="auto"/>
                        <w:right w:val="none" w:sz="0" w:space="0" w:color="auto"/>
                      </w:divBdr>
                    </w:div>
                    <w:div w:id="1199270912">
                      <w:marLeft w:val="0"/>
                      <w:marRight w:val="0"/>
                      <w:marTop w:val="0"/>
                      <w:marBottom w:val="0"/>
                      <w:divBdr>
                        <w:top w:val="none" w:sz="0" w:space="0" w:color="auto"/>
                        <w:left w:val="none" w:sz="0" w:space="0" w:color="auto"/>
                        <w:bottom w:val="none" w:sz="0" w:space="0" w:color="auto"/>
                        <w:right w:val="none" w:sz="0" w:space="0" w:color="auto"/>
                      </w:divBdr>
                    </w:div>
                  </w:divsChild>
                </w:div>
                <w:div w:id="1640526478">
                  <w:marLeft w:val="0"/>
                  <w:marRight w:val="0"/>
                  <w:marTop w:val="0"/>
                  <w:marBottom w:val="0"/>
                  <w:divBdr>
                    <w:top w:val="none" w:sz="0" w:space="0" w:color="auto"/>
                    <w:left w:val="none" w:sz="0" w:space="0" w:color="auto"/>
                    <w:bottom w:val="none" w:sz="0" w:space="0" w:color="auto"/>
                    <w:right w:val="none" w:sz="0" w:space="0" w:color="auto"/>
                  </w:divBdr>
                  <w:divsChild>
                    <w:div w:id="414013932">
                      <w:marLeft w:val="0"/>
                      <w:marRight w:val="0"/>
                      <w:marTop w:val="0"/>
                      <w:marBottom w:val="0"/>
                      <w:divBdr>
                        <w:top w:val="none" w:sz="0" w:space="0" w:color="auto"/>
                        <w:left w:val="none" w:sz="0" w:space="0" w:color="auto"/>
                        <w:bottom w:val="none" w:sz="0" w:space="0" w:color="auto"/>
                        <w:right w:val="none" w:sz="0" w:space="0" w:color="auto"/>
                      </w:divBdr>
                    </w:div>
                  </w:divsChild>
                </w:div>
                <w:div w:id="1649550579">
                  <w:marLeft w:val="0"/>
                  <w:marRight w:val="0"/>
                  <w:marTop w:val="0"/>
                  <w:marBottom w:val="0"/>
                  <w:divBdr>
                    <w:top w:val="none" w:sz="0" w:space="0" w:color="auto"/>
                    <w:left w:val="none" w:sz="0" w:space="0" w:color="auto"/>
                    <w:bottom w:val="none" w:sz="0" w:space="0" w:color="auto"/>
                    <w:right w:val="none" w:sz="0" w:space="0" w:color="auto"/>
                  </w:divBdr>
                  <w:divsChild>
                    <w:div w:id="1487629816">
                      <w:marLeft w:val="0"/>
                      <w:marRight w:val="0"/>
                      <w:marTop w:val="0"/>
                      <w:marBottom w:val="0"/>
                      <w:divBdr>
                        <w:top w:val="none" w:sz="0" w:space="0" w:color="auto"/>
                        <w:left w:val="none" w:sz="0" w:space="0" w:color="auto"/>
                        <w:bottom w:val="none" w:sz="0" w:space="0" w:color="auto"/>
                        <w:right w:val="none" w:sz="0" w:space="0" w:color="auto"/>
                      </w:divBdr>
                    </w:div>
                  </w:divsChild>
                </w:div>
                <w:div w:id="1789929367">
                  <w:marLeft w:val="0"/>
                  <w:marRight w:val="0"/>
                  <w:marTop w:val="0"/>
                  <w:marBottom w:val="0"/>
                  <w:divBdr>
                    <w:top w:val="none" w:sz="0" w:space="0" w:color="auto"/>
                    <w:left w:val="none" w:sz="0" w:space="0" w:color="auto"/>
                    <w:bottom w:val="none" w:sz="0" w:space="0" w:color="auto"/>
                    <w:right w:val="none" w:sz="0" w:space="0" w:color="auto"/>
                  </w:divBdr>
                  <w:divsChild>
                    <w:div w:id="28922351">
                      <w:marLeft w:val="0"/>
                      <w:marRight w:val="0"/>
                      <w:marTop w:val="0"/>
                      <w:marBottom w:val="0"/>
                      <w:divBdr>
                        <w:top w:val="none" w:sz="0" w:space="0" w:color="auto"/>
                        <w:left w:val="none" w:sz="0" w:space="0" w:color="auto"/>
                        <w:bottom w:val="none" w:sz="0" w:space="0" w:color="auto"/>
                        <w:right w:val="none" w:sz="0" w:space="0" w:color="auto"/>
                      </w:divBdr>
                    </w:div>
                    <w:div w:id="1556428874">
                      <w:marLeft w:val="0"/>
                      <w:marRight w:val="0"/>
                      <w:marTop w:val="0"/>
                      <w:marBottom w:val="0"/>
                      <w:divBdr>
                        <w:top w:val="none" w:sz="0" w:space="0" w:color="auto"/>
                        <w:left w:val="none" w:sz="0" w:space="0" w:color="auto"/>
                        <w:bottom w:val="none" w:sz="0" w:space="0" w:color="auto"/>
                        <w:right w:val="none" w:sz="0" w:space="0" w:color="auto"/>
                      </w:divBdr>
                    </w:div>
                    <w:div w:id="1779911952">
                      <w:marLeft w:val="0"/>
                      <w:marRight w:val="0"/>
                      <w:marTop w:val="0"/>
                      <w:marBottom w:val="0"/>
                      <w:divBdr>
                        <w:top w:val="none" w:sz="0" w:space="0" w:color="auto"/>
                        <w:left w:val="none" w:sz="0" w:space="0" w:color="auto"/>
                        <w:bottom w:val="none" w:sz="0" w:space="0" w:color="auto"/>
                        <w:right w:val="none" w:sz="0" w:space="0" w:color="auto"/>
                      </w:divBdr>
                    </w:div>
                  </w:divsChild>
                </w:div>
                <w:div w:id="1827284135">
                  <w:marLeft w:val="0"/>
                  <w:marRight w:val="0"/>
                  <w:marTop w:val="0"/>
                  <w:marBottom w:val="0"/>
                  <w:divBdr>
                    <w:top w:val="none" w:sz="0" w:space="0" w:color="auto"/>
                    <w:left w:val="none" w:sz="0" w:space="0" w:color="auto"/>
                    <w:bottom w:val="none" w:sz="0" w:space="0" w:color="auto"/>
                    <w:right w:val="none" w:sz="0" w:space="0" w:color="auto"/>
                  </w:divBdr>
                  <w:divsChild>
                    <w:div w:id="356001918">
                      <w:marLeft w:val="0"/>
                      <w:marRight w:val="0"/>
                      <w:marTop w:val="0"/>
                      <w:marBottom w:val="0"/>
                      <w:divBdr>
                        <w:top w:val="none" w:sz="0" w:space="0" w:color="auto"/>
                        <w:left w:val="none" w:sz="0" w:space="0" w:color="auto"/>
                        <w:bottom w:val="none" w:sz="0" w:space="0" w:color="auto"/>
                        <w:right w:val="none" w:sz="0" w:space="0" w:color="auto"/>
                      </w:divBdr>
                    </w:div>
                    <w:div w:id="1663073655">
                      <w:marLeft w:val="0"/>
                      <w:marRight w:val="0"/>
                      <w:marTop w:val="0"/>
                      <w:marBottom w:val="0"/>
                      <w:divBdr>
                        <w:top w:val="none" w:sz="0" w:space="0" w:color="auto"/>
                        <w:left w:val="none" w:sz="0" w:space="0" w:color="auto"/>
                        <w:bottom w:val="none" w:sz="0" w:space="0" w:color="auto"/>
                        <w:right w:val="none" w:sz="0" w:space="0" w:color="auto"/>
                      </w:divBdr>
                    </w:div>
                  </w:divsChild>
                </w:div>
                <w:div w:id="1987736286">
                  <w:marLeft w:val="0"/>
                  <w:marRight w:val="0"/>
                  <w:marTop w:val="0"/>
                  <w:marBottom w:val="0"/>
                  <w:divBdr>
                    <w:top w:val="none" w:sz="0" w:space="0" w:color="auto"/>
                    <w:left w:val="none" w:sz="0" w:space="0" w:color="auto"/>
                    <w:bottom w:val="none" w:sz="0" w:space="0" w:color="auto"/>
                    <w:right w:val="none" w:sz="0" w:space="0" w:color="auto"/>
                  </w:divBdr>
                  <w:divsChild>
                    <w:div w:id="180519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53190">
          <w:marLeft w:val="0"/>
          <w:marRight w:val="0"/>
          <w:marTop w:val="0"/>
          <w:marBottom w:val="0"/>
          <w:divBdr>
            <w:top w:val="none" w:sz="0" w:space="0" w:color="auto"/>
            <w:left w:val="none" w:sz="0" w:space="0" w:color="auto"/>
            <w:bottom w:val="none" w:sz="0" w:space="0" w:color="auto"/>
            <w:right w:val="none" w:sz="0" w:space="0" w:color="auto"/>
          </w:divBdr>
        </w:div>
        <w:div w:id="1438595954">
          <w:marLeft w:val="0"/>
          <w:marRight w:val="0"/>
          <w:marTop w:val="0"/>
          <w:marBottom w:val="0"/>
          <w:divBdr>
            <w:top w:val="none" w:sz="0" w:space="0" w:color="auto"/>
            <w:left w:val="none" w:sz="0" w:space="0" w:color="auto"/>
            <w:bottom w:val="none" w:sz="0" w:space="0" w:color="auto"/>
            <w:right w:val="none" w:sz="0" w:space="0" w:color="auto"/>
          </w:divBdr>
        </w:div>
        <w:div w:id="1691643592">
          <w:marLeft w:val="0"/>
          <w:marRight w:val="0"/>
          <w:marTop w:val="0"/>
          <w:marBottom w:val="0"/>
          <w:divBdr>
            <w:top w:val="none" w:sz="0" w:space="0" w:color="auto"/>
            <w:left w:val="none" w:sz="0" w:space="0" w:color="auto"/>
            <w:bottom w:val="none" w:sz="0" w:space="0" w:color="auto"/>
            <w:right w:val="none" w:sz="0" w:space="0" w:color="auto"/>
          </w:divBdr>
        </w:div>
        <w:div w:id="2053187982">
          <w:marLeft w:val="0"/>
          <w:marRight w:val="0"/>
          <w:marTop w:val="0"/>
          <w:marBottom w:val="0"/>
          <w:divBdr>
            <w:top w:val="none" w:sz="0" w:space="0" w:color="auto"/>
            <w:left w:val="none" w:sz="0" w:space="0" w:color="auto"/>
            <w:bottom w:val="none" w:sz="0" w:space="0" w:color="auto"/>
            <w:right w:val="none" w:sz="0" w:space="0" w:color="auto"/>
          </w:divBdr>
        </w:div>
        <w:div w:id="2070610160">
          <w:marLeft w:val="0"/>
          <w:marRight w:val="0"/>
          <w:marTop w:val="0"/>
          <w:marBottom w:val="0"/>
          <w:divBdr>
            <w:top w:val="none" w:sz="0" w:space="0" w:color="auto"/>
            <w:left w:val="none" w:sz="0" w:space="0" w:color="auto"/>
            <w:bottom w:val="none" w:sz="0" w:space="0" w:color="auto"/>
            <w:right w:val="none" w:sz="0" w:space="0" w:color="auto"/>
          </w:divBdr>
        </w:div>
      </w:divsChild>
    </w:div>
    <w:div w:id="1407411246">
      <w:bodyDiv w:val="1"/>
      <w:marLeft w:val="0"/>
      <w:marRight w:val="0"/>
      <w:marTop w:val="0"/>
      <w:marBottom w:val="0"/>
      <w:divBdr>
        <w:top w:val="none" w:sz="0" w:space="0" w:color="auto"/>
        <w:left w:val="none" w:sz="0" w:space="0" w:color="auto"/>
        <w:bottom w:val="none" w:sz="0" w:space="0" w:color="auto"/>
        <w:right w:val="none" w:sz="0" w:space="0" w:color="auto"/>
      </w:divBdr>
    </w:div>
    <w:div w:id="1427578692">
      <w:bodyDiv w:val="1"/>
      <w:marLeft w:val="0"/>
      <w:marRight w:val="0"/>
      <w:marTop w:val="0"/>
      <w:marBottom w:val="0"/>
      <w:divBdr>
        <w:top w:val="none" w:sz="0" w:space="0" w:color="auto"/>
        <w:left w:val="none" w:sz="0" w:space="0" w:color="auto"/>
        <w:bottom w:val="none" w:sz="0" w:space="0" w:color="auto"/>
        <w:right w:val="none" w:sz="0" w:space="0" w:color="auto"/>
      </w:divBdr>
    </w:div>
    <w:div w:id="1435712146">
      <w:bodyDiv w:val="1"/>
      <w:marLeft w:val="0"/>
      <w:marRight w:val="0"/>
      <w:marTop w:val="0"/>
      <w:marBottom w:val="0"/>
      <w:divBdr>
        <w:top w:val="none" w:sz="0" w:space="0" w:color="auto"/>
        <w:left w:val="none" w:sz="0" w:space="0" w:color="auto"/>
        <w:bottom w:val="none" w:sz="0" w:space="0" w:color="auto"/>
        <w:right w:val="none" w:sz="0" w:space="0" w:color="auto"/>
      </w:divBdr>
    </w:div>
    <w:div w:id="1436830775">
      <w:bodyDiv w:val="1"/>
      <w:marLeft w:val="0"/>
      <w:marRight w:val="0"/>
      <w:marTop w:val="0"/>
      <w:marBottom w:val="0"/>
      <w:divBdr>
        <w:top w:val="none" w:sz="0" w:space="0" w:color="auto"/>
        <w:left w:val="none" w:sz="0" w:space="0" w:color="auto"/>
        <w:bottom w:val="none" w:sz="0" w:space="0" w:color="auto"/>
        <w:right w:val="none" w:sz="0" w:space="0" w:color="auto"/>
      </w:divBdr>
    </w:div>
    <w:div w:id="1447583470">
      <w:bodyDiv w:val="1"/>
      <w:marLeft w:val="0"/>
      <w:marRight w:val="0"/>
      <w:marTop w:val="0"/>
      <w:marBottom w:val="0"/>
      <w:divBdr>
        <w:top w:val="none" w:sz="0" w:space="0" w:color="auto"/>
        <w:left w:val="none" w:sz="0" w:space="0" w:color="auto"/>
        <w:bottom w:val="none" w:sz="0" w:space="0" w:color="auto"/>
        <w:right w:val="none" w:sz="0" w:space="0" w:color="auto"/>
      </w:divBdr>
    </w:div>
    <w:div w:id="1470515277">
      <w:bodyDiv w:val="1"/>
      <w:marLeft w:val="0"/>
      <w:marRight w:val="0"/>
      <w:marTop w:val="0"/>
      <w:marBottom w:val="0"/>
      <w:divBdr>
        <w:top w:val="none" w:sz="0" w:space="0" w:color="auto"/>
        <w:left w:val="none" w:sz="0" w:space="0" w:color="auto"/>
        <w:bottom w:val="none" w:sz="0" w:space="0" w:color="auto"/>
        <w:right w:val="none" w:sz="0" w:space="0" w:color="auto"/>
      </w:divBdr>
    </w:div>
    <w:div w:id="1490905242">
      <w:bodyDiv w:val="1"/>
      <w:marLeft w:val="0"/>
      <w:marRight w:val="0"/>
      <w:marTop w:val="0"/>
      <w:marBottom w:val="0"/>
      <w:divBdr>
        <w:top w:val="none" w:sz="0" w:space="0" w:color="auto"/>
        <w:left w:val="none" w:sz="0" w:space="0" w:color="auto"/>
        <w:bottom w:val="none" w:sz="0" w:space="0" w:color="auto"/>
        <w:right w:val="none" w:sz="0" w:space="0" w:color="auto"/>
      </w:divBdr>
    </w:div>
    <w:div w:id="1516579527">
      <w:bodyDiv w:val="1"/>
      <w:marLeft w:val="0"/>
      <w:marRight w:val="0"/>
      <w:marTop w:val="0"/>
      <w:marBottom w:val="0"/>
      <w:divBdr>
        <w:top w:val="none" w:sz="0" w:space="0" w:color="auto"/>
        <w:left w:val="none" w:sz="0" w:space="0" w:color="auto"/>
        <w:bottom w:val="none" w:sz="0" w:space="0" w:color="auto"/>
        <w:right w:val="none" w:sz="0" w:space="0" w:color="auto"/>
      </w:divBdr>
      <w:divsChild>
        <w:div w:id="146478359">
          <w:marLeft w:val="0"/>
          <w:marRight w:val="0"/>
          <w:marTop w:val="0"/>
          <w:marBottom w:val="0"/>
          <w:divBdr>
            <w:top w:val="none" w:sz="0" w:space="0" w:color="auto"/>
            <w:left w:val="none" w:sz="0" w:space="0" w:color="auto"/>
            <w:bottom w:val="none" w:sz="0" w:space="0" w:color="auto"/>
            <w:right w:val="none" w:sz="0" w:space="0" w:color="auto"/>
          </w:divBdr>
          <w:divsChild>
            <w:div w:id="795565970">
              <w:marLeft w:val="0"/>
              <w:marRight w:val="0"/>
              <w:marTop w:val="30"/>
              <w:marBottom w:val="30"/>
              <w:divBdr>
                <w:top w:val="none" w:sz="0" w:space="0" w:color="auto"/>
                <w:left w:val="none" w:sz="0" w:space="0" w:color="auto"/>
                <w:bottom w:val="none" w:sz="0" w:space="0" w:color="auto"/>
                <w:right w:val="none" w:sz="0" w:space="0" w:color="auto"/>
              </w:divBdr>
              <w:divsChild>
                <w:div w:id="318996233">
                  <w:marLeft w:val="0"/>
                  <w:marRight w:val="0"/>
                  <w:marTop w:val="0"/>
                  <w:marBottom w:val="0"/>
                  <w:divBdr>
                    <w:top w:val="none" w:sz="0" w:space="0" w:color="auto"/>
                    <w:left w:val="none" w:sz="0" w:space="0" w:color="auto"/>
                    <w:bottom w:val="none" w:sz="0" w:space="0" w:color="auto"/>
                    <w:right w:val="none" w:sz="0" w:space="0" w:color="auto"/>
                  </w:divBdr>
                  <w:divsChild>
                    <w:div w:id="1042169827">
                      <w:marLeft w:val="0"/>
                      <w:marRight w:val="0"/>
                      <w:marTop w:val="0"/>
                      <w:marBottom w:val="0"/>
                      <w:divBdr>
                        <w:top w:val="none" w:sz="0" w:space="0" w:color="auto"/>
                        <w:left w:val="none" w:sz="0" w:space="0" w:color="auto"/>
                        <w:bottom w:val="none" w:sz="0" w:space="0" w:color="auto"/>
                        <w:right w:val="none" w:sz="0" w:space="0" w:color="auto"/>
                      </w:divBdr>
                    </w:div>
                  </w:divsChild>
                </w:div>
                <w:div w:id="363871249">
                  <w:marLeft w:val="0"/>
                  <w:marRight w:val="0"/>
                  <w:marTop w:val="0"/>
                  <w:marBottom w:val="0"/>
                  <w:divBdr>
                    <w:top w:val="none" w:sz="0" w:space="0" w:color="auto"/>
                    <w:left w:val="none" w:sz="0" w:space="0" w:color="auto"/>
                    <w:bottom w:val="none" w:sz="0" w:space="0" w:color="auto"/>
                    <w:right w:val="none" w:sz="0" w:space="0" w:color="auto"/>
                  </w:divBdr>
                  <w:divsChild>
                    <w:div w:id="285278856">
                      <w:marLeft w:val="0"/>
                      <w:marRight w:val="0"/>
                      <w:marTop w:val="0"/>
                      <w:marBottom w:val="0"/>
                      <w:divBdr>
                        <w:top w:val="none" w:sz="0" w:space="0" w:color="auto"/>
                        <w:left w:val="none" w:sz="0" w:space="0" w:color="auto"/>
                        <w:bottom w:val="none" w:sz="0" w:space="0" w:color="auto"/>
                        <w:right w:val="none" w:sz="0" w:space="0" w:color="auto"/>
                      </w:divBdr>
                    </w:div>
                  </w:divsChild>
                </w:div>
                <w:div w:id="565187271">
                  <w:marLeft w:val="0"/>
                  <w:marRight w:val="0"/>
                  <w:marTop w:val="0"/>
                  <w:marBottom w:val="0"/>
                  <w:divBdr>
                    <w:top w:val="none" w:sz="0" w:space="0" w:color="auto"/>
                    <w:left w:val="none" w:sz="0" w:space="0" w:color="auto"/>
                    <w:bottom w:val="none" w:sz="0" w:space="0" w:color="auto"/>
                    <w:right w:val="none" w:sz="0" w:space="0" w:color="auto"/>
                  </w:divBdr>
                  <w:divsChild>
                    <w:div w:id="150486608">
                      <w:marLeft w:val="0"/>
                      <w:marRight w:val="0"/>
                      <w:marTop w:val="0"/>
                      <w:marBottom w:val="0"/>
                      <w:divBdr>
                        <w:top w:val="none" w:sz="0" w:space="0" w:color="auto"/>
                        <w:left w:val="none" w:sz="0" w:space="0" w:color="auto"/>
                        <w:bottom w:val="none" w:sz="0" w:space="0" w:color="auto"/>
                        <w:right w:val="none" w:sz="0" w:space="0" w:color="auto"/>
                      </w:divBdr>
                    </w:div>
                    <w:div w:id="293489675">
                      <w:marLeft w:val="0"/>
                      <w:marRight w:val="0"/>
                      <w:marTop w:val="0"/>
                      <w:marBottom w:val="0"/>
                      <w:divBdr>
                        <w:top w:val="none" w:sz="0" w:space="0" w:color="auto"/>
                        <w:left w:val="none" w:sz="0" w:space="0" w:color="auto"/>
                        <w:bottom w:val="none" w:sz="0" w:space="0" w:color="auto"/>
                        <w:right w:val="none" w:sz="0" w:space="0" w:color="auto"/>
                      </w:divBdr>
                    </w:div>
                    <w:div w:id="302200483">
                      <w:marLeft w:val="0"/>
                      <w:marRight w:val="0"/>
                      <w:marTop w:val="0"/>
                      <w:marBottom w:val="0"/>
                      <w:divBdr>
                        <w:top w:val="none" w:sz="0" w:space="0" w:color="auto"/>
                        <w:left w:val="none" w:sz="0" w:space="0" w:color="auto"/>
                        <w:bottom w:val="none" w:sz="0" w:space="0" w:color="auto"/>
                        <w:right w:val="none" w:sz="0" w:space="0" w:color="auto"/>
                      </w:divBdr>
                    </w:div>
                    <w:div w:id="534970816">
                      <w:marLeft w:val="0"/>
                      <w:marRight w:val="0"/>
                      <w:marTop w:val="0"/>
                      <w:marBottom w:val="0"/>
                      <w:divBdr>
                        <w:top w:val="none" w:sz="0" w:space="0" w:color="auto"/>
                        <w:left w:val="none" w:sz="0" w:space="0" w:color="auto"/>
                        <w:bottom w:val="none" w:sz="0" w:space="0" w:color="auto"/>
                        <w:right w:val="none" w:sz="0" w:space="0" w:color="auto"/>
                      </w:divBdr>
                    </w:div>
                    <w:div w:id="1082411414">
                      <w:marLeft w:val="0"/>
                      <w:marRight w:val="0"/>
                      <w:marTop w:val="0"/>
                      <w:marBottom w:val="0"/>
                      <w:divBdr>
                        <w:top w:val="none" w:sz="0" w:space="0" w:color="auto"/>
                        <w:left w:val="none" w:sz="0" w:space="0" w:color="auto"/>
                        <w:bottom w:val="none" w:sz="0" w:space="0" w:color="auto"/>
                        <w:right w:val="none" w:sz="0" w:space="0" w:color="auto"/>
                      </w:divBdr>
                    </w:div>
                    <w:div w:id="1246692503">
                      <w:marLeft w:val="0"/>
                      <w:marRight w:val="0"/>
                      <w:marTop w:val="0"/>
                      <w:marBottom w:val="0"/>
                      <w:divBdr>
                        <w:top w:val="none" w:sz="0" w:space="0" w:color="auto"/>
                        <w:left w:val="none" w:sz="0" w:space="0" w:color="auto"/>
                        <w:bottom w:val="none" w:sz="0" w:space="0" w:color="auto"/>
                        <w:right w:val="none" w:sz="0" w:space="0" w:color="auto"/>
                      </w:divBdr>
                    </w:div>
                    <w:div w:id="1293901586">
                      <w:marLeft w:val="0"/>
                      <w:marRight w:val="0"/>
                      <w:marTop w:val="0"/>
                      <w:marBottom w:val="0"/>
                      <w:divBdr>
                        <w:top w:val="none" w:sz="0" w:space="0" w:color="auto"/>
                        <w:left w:val="none" w:sz="0" w:space="0" w:color="auto"/>
                        <w:bottom w:val="none" w:sz="0" w:space="0" w:color="auto"/>
                        <w:right w:val="none" w:sz="0" w:space="0" w:color="auto"/>
                      </w:divBdr>
                    </w:div>
                    <w:div w:id="1407730696">
                      <w:marLeft w:val="0"/>
                      <w:marRight w:val="0"/>
                      <w:marTop w:val="0"/>
                      <w:marBottom w:val="0"/>
                      <w:divBdr>
                        <w:top w:val="none" w:sz="0" w:space="0" w:color="auto"/>
                        <w:left w:val="none" w:sz="0" w:space="0" w:color="auto"/>
                        <w:bottom w:val="none" w:sz="0" w:space="0" w:color="auto"/>
                        <w:right w:val="none" w:sz="0" w:space="0" w:color="auto"/>
                      </w:divBdr>
                    </w:div>
                    <w:div w:id="1455051949">
                      <w:marLeft w:val="0"/>
                      <w:marRight w:val="0"/>
                      <w:marTop w:val="0"/>
                      <w:marBottom w:val="0"/>
                      <w:divBdr>
                        <w:top w:val="none" w:sz="0" w:space="0" w:color="auto"/>
                        <w:left w:val="none" w:sz="0" w:space="0" w:color="auto"/>
                        <w:bottom w:val="none" w:sz="0" w:space="0" w:color="auto"/>
                        <w:right w:val="none" w:sz="0" w:space="0" w:color="auto"/>
                      </w:divBdr>
                    </w:div>
                  </w:divsChild>
                </w:div>
                <w:div w:id="715548768">
                  <w:marLeft w:val="0"/>
                  <w:marRight w:val="0"/>
                  <w:marTop w:val="0"/>
                  <w:marBottom w:val="0"/>
                  <w:divBdr>
                    <w:top w:val="none" w:sz="0" w:space="0" w:color="auto"/>
                    <w:left w:val="none" w:sz="0" w:space="0" w:color="auto"/>
                    <w:bottom w:val="none" w:sz="0" w:space="0" w:color="auto"/>
                    <w:right w:val="none" w:sz="0" w:space="0" w:color="auto"/>
                  </w:divBdr>
                  <w:divsChild>
                    <w:div w:id="1528714580">
                      <w:marLeft w:val="0"/>
                      <w:marRight w:val="0"/>
                      <w:marTop w:val="0"/>
                      <w:marBottom w:val="0"/>
                      <w:divBdr>
                        <w:top w:val="none" w:sz="0" w:space="0" w:color="auto"/>
                        <w:left w:val="none" w:sz="0" w:space="0" w:color="auto"/>
                        <w:bottom w:val="none" w:sz="0" w:space="0" w:color="auto"/>
                        <w:right w:val="none" w:sz="0" w:space="0" w:color="auto"/>
                      </w:divBdr>
                    </w:div>
                  </w:divsChild>
                </w:div>
                <w:div w:id="731200569">
                  <w:marLeft w:val="0"/>
                  <w:marRight w:val="0"/>
                  <w:marTop w:val="0"/>
                  <w:marBottom w:val="0"/>
                  <w:divBdr>
                    <w:top w:val="none" w:sz="0" w:space="0" w:color="auto"/>
                    <w:left w:val="none" w:sz="0" w:space="0" w:color="auto"/>
                    <w:bottom w:val="none" w:sz="0" w:space="0" w:color="auto"/>
                    <w:right w:val="none" w:sz="0" w:space="0" w:color="auto"/>
                  </w:divBdr>
                  <w:divsChild>
                    <w:div w:id="672534213">
                      <w:marLeft w:val="0"/>
                      <w:marRight w:val="0"/>
                      <w:marTop w:val="0"/>
                      <w:marBottom w:val="0"/>
                      <w:divBdr>
                        <w:top w:val="none" w:sz="0" w:space="0" w:color="auto"/>
                        <w:left w:val="none" w:sz="0" w:space="0" w:color="auto"/>
                        <w:bottom w:val="none" w:sz="0" w:space="0" w:color="auto"/>
                        <w:right w:val="none" w:sz="0" w:space="0" w:color="auto"/>
                      </w:divBdr>
                    </w:div>
                  </w:divsChild>
                </w:div>
                <w:div w:id="747729471">
                  <w:marLeft w:val="0"/>
                  <w:marRight w:val="0"/>
                  <w:marTop w:val="0"/>
                  <w:marBottom w:val="0"/>
                  <w:divBdr>
                    <w:top w:val="none" w:sz="0" w:space="0" w:color="auto"/>
                    <w:left w:val="none" w:sz="0" w:space="0" w:color="auto"/>
                    <w:bottom w:val="none" w:sz="0" w:space="0" w:color="auto"/>
                    <w:right w:val="none" w:sz="0" w:space="0" w:color="auto"/>
                  </w:divBdr>
                  <w:divsChild>
                    <w:div w:id="1571160492">
                      <w:marLeft w:val="0"/>
                      <w:marRight w:val="0"/>
                      <w:marTop w:val="0"/>
                      <w:marBottom w:val="0"/>
                      <w:divBdr>
                        <w:top w:val="none" w:sz="0" w:space="0" w:color="auto"/>
                        <w:left w:val="none" w:sz="0" w:space="0" w:color="auto"/>
                        <w:bottom w:val="none" w:sz="0" w:space="0" w:color="auto"/>
                        <w:right w:val="none" w:sz="0" w:space="0" w:color="auto"/>
                      </w:divBdr>
                    </w:div>
                  </w:divsChild>
                </w:div>
                <w:div w:id="1018240743">
                  <w:marLeft w:val="0"/>
                  <w:marRight w:val="0"/>
                  <w:marTop w:val="0"/>
                  <w:marBottom w:val="0"/>
                  <w:divBdr>
                    <w:top w:val="none" w:sz="0" w:space="0" w:color="auto"/>
                    <w:left w:val="none" w:sz="0" w:space="0" w:color="auto"/>
                    <w:bottom w:val="none" w:sz="0" w:space="0" w:color="auto"/>
                    <w:right w:val="none" w:sz="0" w:space="0" w:color="auto"/>
                  </w:divBdr>
                  <w:divsChild>
                    <w:div w:id="1481073646">
                      <w:marLeft w:val="0"/>
                      <w:marRight w:val="0"/>
                      <w:marTop w:val="0"/>
                      <w:marBottom w:val="0"/>
                      <w:divBdr>
                        <w:top w:val="none" w:sz="0" w:space="0" w:color="auto"/>
                        <w:left w:val="none" w:sz="0" w:space="0" w:color="auto"/>
                        <w:bottom w:val="none" w:sz="0" w:space="0" w:color="auto"/>
                        <w:right w:val="none" w:sz="0" w:space="0" w:color="auto"/>
                      </w:divBdr>
                    </w:div>
                  </w:divsChild>
                </w:div>
                <w:div w:id="1072041003">
                  <w:marLeft w:val="0"/>
                  <w:marRight w:val="0"/>
                  <w:marTop w:val="0"/>
                  <w:marBottom w:val="0"/>
                  <w:divBdr>
                    <w:top w:val="none" w:sz="0" w:space="0" w:color="auto"/>
                    <w:left w:val="none" w:sz="0" w:space="0" w:color="auto"/>
                    <w:bottom w:val="none" w:sz="0" w:space="0" w:color="auto"/>
                    <w:right w:val="none" w:sz="0" w:space="0" w:color="auto"/>
                  </w:divBdr>
                  <w:divsChild>
                    <w:div w:id="74665320">
                      <w:marLeft w:val="0"/>
                      <w:marRight w:val="0"/>
                      <w:marTop w:val="0"/>
                      <w:marBottom w:val="0"/>
                      <w:divBdr>
                        <w:top w:val="none" w:sz="0" w:space="0" w:color="auto"/>
                        <w:left w:val="none" w:sz="0" w:space="0" w:color="auto"/>
                        <w:bottom w:val="none" w:sz="0" w:space="0" w:color="auto"/>
                        <w:right w:val="none" w:sz="0" w:space="0" w:color="auto"/>
                      </w:divBdr>
                    </w:div>
                  </w:divsChild>
                </w:div>
                <w:div w:id="1076900197">
                  <w:marLeft w:val="0"/>
                  <w:marRight w:val="0"/>
                  <w:marTop w:val="0"/>
                  <w:marBottom w:val="0"/>
                  <w:divBdr>
                    <w:top w:val="none" w:sz="0" w:space="0" w:color="auto"/>
                    <w:left w:val="none" w:sz="0" w:space="0" w:color="auto"/>
                    <w:bottom w:val="none" w:sz="0" w:space="0" w:color="auto"/>
                    <w:right w:val="none" w:sz="0" w:space="0" w:color="auto"/>
                  </w:divBdr>
                  <w:divsChild>
                    <w:div w:id="86005233">
                      <w:marLeft w:val="0"/>
                      <w:marRight w:val="0"/>
                      <w:marTop w:val="0"/>
                      <w:marBottom w:val="0"/>
                      <w:divBdr>
                        <w:top w:val="none" w:sz="0" w:space="0" w:color="auto"/>
                        <w:left w:val="none" w:sz="0" w:space="0" w:color="auto"/>
                        <w:bottom w:val="none" w:sz="0" w:space="0" w:color="auto"/>
                        <w:right w:val="none" w:sz="0" w:space="0" w:color="auto"/>
                      </w:divBdr>
                    </w:div>
                    <w:div w:id="339044338">
                      <w:marLeft w:val="0"/>
                      <w:marRight w:val="0"/>
                      <w:marTop w:val="0"/>
                      <w:marBottom w:val="0"/>
                      <w:divBdr>
                        <w:top w:val="none" w:sz="0" w:space="0" w:color="auto"/>
                        <w:left w:val="none" w:sz="0" w:space="0" w:color="auto"/>
                        <w:bottom w:val="none" w:sz="0" w:space="0" w:color="auto"/>
                        <w:right w:val="none" w:sz="0" w:space="0" w:color="auto"/>
                      </w:divBdr>
                    </w:div>
                    <w:div w:id="487138926">
                      <w:marLeft w:val="0"/>
                      <w:marRight w:val="0"/>
                      <w:marTop w:val="0"/>
                      <w:marBottom w:val="0"/>
                      <w:divBdr>
                        <w:top w:val="none" w:sz="0" w:space="0" w:color="auto"/>
                        <w:left w:val="none" w:sz="0" w:space="0" w:color="auto"/>
                        <w:bottom w:val="none" w:sz="0" w:space="0" w:color="auto"/>
                        <w:right w:val="none" w:sz="0" w:space="0" w:color="auto"/>
                      </w:divBdr>
                    </w:div>
                    <w:div w:id="1285036434">
                      <w:marLeft w:val="0"/>
                      <w:marRight w:val="0"/>
                      <w:marTop w:val="0"/>
                      <w:marBottom w:val="0"/>
                      <w:divBdr>
                        <w:top w:val="none" w:sz="0" w:space="0" w:color="auto"/>
                        <w:left w:val="none" w:sz="0" w:space="0" w:color="auto"/>
                        <w:bottom w:val="none" w:sz="0" w:space="0" w:color="auto"/>
                        <w:right w:val="none" w:sz="0" w:space="0" w:color="auto"/>
                      </w:divBdr>
                    </w:div>
                    <w:div w:id="1533686302">
                      <w:marLeft w:val="0"/>
                      <w:marRight w:val="0"/>
                      <w:marTop w:val="0"/>
                      <w:marBottom w:val="0"/>
                      <w:divBdr>
                        <w:top w:val="none" w:sz="0" w:space="0" w:color="auto"/>
                        <w:left w:val="none" w:sz="0" w:space="0" w:color="auto"/>
                        <w:bottom w:val="none" w:sz="0" w:space="0" w:color="auto"/>
                        <w:right w:val="none" w:sz="0" w:space="0" w:color="auto"/>
                      </w:divBdr>
                    </w:div>
                    <w:div w:id="1639997269">
                      <w:marLeft w:val="0"/>
                      <w:marRight w:val="0"/>
                      <w:marTop w:val="0"/>
                      <w:marBottom w:val="0"/>
                      <w:divBdr>
                        <w:top w:val="none" w:sz="0" w:space="0" w:color="auto"/>
                        <w:left w:val="none" w:sz="0" w:space="0" w:color="auto"/>
                        <w:bottom w:val="none" w:sz="0" w:space="0" w:color="auto"/>
                        <w:right w:val="none" w:sz="0" w:space="0" w:color="auto"/>
                      </w:divBdr>
                    </w:div>
                    <w:div w:id="1906254817">
                      <w:marLeft w:val="0"/>
                      <w:marRight w:val="0"/>
                      <w:marTop w:val="0"/>
                      <w:marBottom w:val="0"/>
                      <w:divBdr>
                        <w:top w:val="none" w:sz="0" w:space="0" w:color="auto"/>
                        <w:left w:val="none" w:sz="0" w:space="0" w:color="auto"/>
                        <w:bottom w:val="none" w:sz="0" w:space="0" w:color="auto"/>
                        <w:right w:val="none" w:sz="0" w:space="0" w:color="auto"/>
                      </w:divBdr>
                    </w:div>
                  </w:divsChild>
                </w:div>
                <w:div w:id="1081950412">
                  <w:marLeft w:val="0"/>
                  <w:marRight w:val="0"/>
                  <w:marTop w:val="0"/>
                  <w:marBottom w:val="0"/>
                  <w:divBdr>
                    <w:top w:val="none" w:sz="0" w:space="0" w:color="auto"/>
                    <w:left w:val="none" w:sz="0" w:space="0" w:color="auto"/>
                    <w:bottom w:val="none" w:sz="0" w:space="0" w:color="auto"/>
                    <w:right w:val="none" w:sz="0" w:space="0" w:color="auto"/>
                  </w:divBdr>
                  <w:divsChild>
                    <w:div w:id="603000224">
                      <w:marLeft w:val="0"/>
                      <w:marRight w:val="0"/>
                      <w:marTop w:val="0"/>
                      <w:marBottom w:val="0"/>
                      <w:divBdr>
                        <w:top w:val="none" w:sz="0" w:space="0" w:color="auto"/>
                        <w:left w:val="none" w:sz="0" w:space="0" w:color="auto"/>
                        <w:bottom w:val="none" w:sz="0" w:space="0" w:color="auto"/>
                        <w:right w:val="none" w:sz="0" w:space="0" w:color="auto"/>
                      </w:divBdr>
                    </w:div>
                  </w:divsChild>
                </w:div>
                <w:div w:id="1117019439">
                  <w:marLeft w:val="0"/>
                  <w:marRight w:val="0"/>
                  <w:marTop w:val="0"/>
                  <w:marBottom w:val="0"/>
                  <w:divBdr>
                    <w:top w:val="none" w:sz="0" w:space="0" w:color="auto"/>
                    <w:left w:val="none" w:sz="0" w:space="0" w:color="auto"/>
                    <w:bottom w:val="none" w:sz="0" w:space="0" w:color="auto"/>
                    <w:right w:val="none" w:sz="0" w:space="0" w:color="auto"/>
                  </w:divBdr>
                  <w:divsChild>
                    <w:div w:id="1315990797">
                      <w:marLeft w:val="0"/>
                      <w:marRight w:val="0"/>
                      <w:marTop w:val="0"/>
                      <w:marBottom w:val="0"/>
                      <w:divBdr>
                        <w:top w:val="none" w:sz="0" w:space="0" w:color="auto"/>
                        <w:left w:val="none" w:sz="0" w:space="0" w:color="auto"/>
                        <w:bottom w:val="none" w:sz="0" w:space="0" w:color="auto"/>
                        <w:right w:val="none" w:sz="0" w:space="0" w:color="auto"/>
                      </w:divBdr>
                    </w:div>
                  </w:divsChild>
                </w:div>
                <w:div w:id="1193303446">
                  <w:marLeft w:val="0"/>
                  <w:marRight w:val="0"/>
                  <w:marTop w:val="0"/>
                  <w:marBottom w:val="0"/>
                  <w:divBdr>
                    <w:top w:val="none" w:sz="0" w:space="0" w:color="auto"/>
                    <w:left w:val="none" w:sz="0" w:space="0" w:color="auto"/>
                    <w:bottom w:val="none" w:sz="0" w:space="0" w:color="auto"/>
                    <w:right w:val="none" w:sz="0" w:space="0" w:color="auto"/>
                  </w:divBdr>
                  <w:divsChild>
                    <w:div w:id="1766071380">
                      <w:marLeft w:val="0"/>
                      <w:marRight w:val="0"/>
                      <w:marTop w:val="0"/>
                      <w:marBottom w:val="0"/>
                      <w:divBdr>
                        <w:top w:val="none" w:sz="0" w:space="0" w:color="auto"/>
                        <w:left w:val="none" w:sz="0" w:space="0" w:color="auto"/>
                        <w:bottom w:val="none" w:sz="0" w:space="0" w:color="auto"/>
                        <w:right w:val="none" w:sz="0" w:space="0" w:color="auto"/>
                      </w:divBdr>
                    </w:div>
                  </w:divsChild>
                </w:div>
                <w:div w:id="1206025905">
                  <w:marLeft w:val="0"/>
                  <w:marRight w:val="0"/>
                  <w:marTop w:val="0"/>
                  <w:marBottom w:val="0"/>
                  <w:divBdr>
                    <w:top w:val="none" w:sz="0" w:space="0" w:color="auto"/>
                    <w:left w:val="none" w:sz="0" w:space="0" w:color="auto"/>
                    <w:bottom w:val="none" w:sz="0" w:space="0" w:color="auto"/>
                    <w:right w:val="none" w:sz="0" w:space="0" w:color="auto"/>
                  </w:divBdr>
                  <w:divsChild>
                    <w:div w:id="2122531766">
                      <w:marLeft w:val="0"/>
                      <w:marRight w:val="0"/>
                      <w:marTop w:val="0"/>
                      <w:marBottom w:val="0"/>
                      <w:divBdr>
                        <w:top w:val="none" w:sz="0" w:space="0" w:color="auto"/>
                        <w:left w:val="none" w:sz="0" w:space="0" w:color="auto"/>
                        <w:bottom w:val="none" w:sz="0" w:space="0" w:color="auto"/>
                        <w:right w:val="none" w:sz="0" w:space="0" w:color="auto"/>
                      </w:divBdr>
                    </w:div>
                  </w:divsChild>
                </w:div>
                <w:div w:id="1225524879">
                  <w:marLeft w:val="0"/>
                  <w:marRight w:val="0"/>
                  <w:marTop w:val="0"/>
                  <w:marBottom w:val="0"/>
                  <w:divBdr>
                    <w:top w:val="none" w:sz="0" w:space="0" w:color="auto"/>
                    <w:left w:val="none" w:sz="0" w:space="0" w:color="auto"/>
                    <w:bottom w:val="none" w:sz="0" w:space="0" w:color="auto"/>
                    <w:right w:val="none" w:sz="0" w:space="0" w:color="auto"/>
                  </w:divBdr>
                  <w:divsChild>
                    <w:div w:id="1402219388">
                      <w:marLeft w:val="0"/>
                      <w:marRight w:val="0"/>
                      <w:marTop w:val="0"/>
                      <w:marBottom w:val="0"/>
                      <w:divBdr>
                        <w:top w:val="none" w:sz="0" w:space="0" w:color="auto"/>
                        <w:left w:val="none" w:sz="0" w:space="0" w:color="auto"/>
                        <w:bottom w:val="none" w:sz="0" w:space="0" w:color="auto"/>
                        <w:right w:val="none" w:sz="0" w:space="0" w:color="auto"/>
                      </w:divBdr>
                    </w:div>
                  </w:divsChild>
                </w:div>
                <w:div w:id="1281650148">
                  <w:marLeft w:val="0"/>
                  <w:marRight w:val="0"/>
                  <w:marTop w:val="0"/>
                  <w:marBottom w:val="0"/>
                  <w:divBdr>
                    <w:top w:val="none" w:sz="0" w:space="0" w:color="auto"/>
                    <w:left w:val="none" w:sz="0" w:space="0" w:color="auto"/>
                    <w:bottom w:val="none" w:sz="0" w:space="0" w:color="auto"/>
                    <w:right w:val="none" w:sz="0" w:space="0" w:color="auto"/>
                  </w:divBdr>
                  <w:divsChild>
                    <w:div w:id="1563104566">
                      <w:marLeft w:val="0"/>
                      <w:marRight w:val="0"/>
                      <w:marTop w:val="0"/>
                      <w:marBottom w:val="0"/>
                      <w:divBdr>
                        <w:top w:val="none" w:sz="0" w:space="0" w:color="auto"/>
                        <w:left w:val="none" w:sz="0" w:space="0" w:color="auto"/>
                        <w:bottom w:val="none" w:sz="0" w:space="0" w:color="auto"/>
                        <w:right w:val="none" w:sz="0" w:space="0" w:color="auto"/>
                      </w:divBdr>
                    </w:div>
                  </w:divsChild>
                </w:div>
                <w:div w:id="1508013076">
                  <w:marLeft w:val="0"/>
                  <w:marRight w:val="0"/>
                  <w:marTop w:val="0"/>
                  <w:marBottom w:val="0"/>
                  <w:divBdr>
                    <w:top w:val="none" w:sz="0" w:space="0" w:color="auto"/>
                    <w:left w:val="none" w:sz="0" w:space="0" w:color="auto"/>
                    <w:bottom w:val="none" w:sz="0" w:space="0" w:color="auto"/>
                    <w:right w:val="none" w:sz="0" w:space="0" w:color="auto"/>
                  </w:divBdr>
                  <w:divsChild>
                    <w:div w:id="1653946831">
                      <w:marLeft w:val="0"/>
                      <w:marRight w:val="0"/>
                      <w:marTop w:val="0"/>
                      <w:marBottom w:val="0"/>
                      <w:divBdr>
                        <w:top w:val="none" w:sz="0" w:space="0" w:color="auto"/>
                        <w:left w:val="none" w:sz="0" w:space="0" w:color="auto"/>
                        <w:bottom w:val="none" w:sz="0" w:space="0" w:color="auto"/>
                        <w:right w:val="none" w:sz="0" w:space="0" w:color="auto"/>
                      </w:divBdr>
                    </w:div>
                  </w:divsChild>
                </w:div>
                <w:div w:id="1572429277">
                  <w:marLeft w:val="0"/>
                  <w:marRight w:val="0"/>
                  <w:marTop w:val="0"/>
                  <w:marBottom w:val="0"/>
                  <w:divBdr>
                    <w:top w:val="none" w:sz="0" w:space="0" w:color="auto"/>
                    <w:left w:val="none" w:sz="0" w:space="0" w:color="auto"/>
                    <w:bottom w:val="none" w:sz="0" w:space="0" w:color="auto"/>
                    <w:right w:val="none" w:sz="0" w:space="0" w:color="auto"/>
                  </w:divBdr>
                  <w:divsChild>
                    <w:div w:id="2132942903">
                      <w:marLeft w:val="0"/>
                      <w:marRight w:val="0"/>
                      <w:marTop w:val="0"/>
                      <w:marBottom w:val="0"/>
                      <w:divBdr>
                        <w:top w:val="none" w:sz="0" w:space="0" w:color="auto"/>
                        <w:left w:val="none" w:sz="0" w:space="0" w:color="auto"/>
                        <w:bottom w:val="none" w:sz="0" w:space="0" w:color="auto"/>
                        <w:right w:val="none" w:sz="0" w:space="0" w:color="auto"/>
                      </w:divBdr>
                    </w:div>
                  </w:divsChild>
                </w:div>
                <w:div w:id="1600016818">
                  <w:marLeft w:val="0"/>
                  <w:marRight w:val="0"/>
                  <w:marTop w:val="0"/>
                  <w:marBottom w:val="0"/>
                  <w:divBdr>
                    <w:top w:val="none" w:sz="0" w:space="0" w:color="auto"/>
                    <w:left w:val="none" w:sz="0" w:space="0" w:color="auto"/>
                    <w:bottom w:val="none" w:sz="0" w:space="0" w:color="auto"/>
                    <w:right w:val="none" w:sz="0" w:space="0" w:color="auto"/>
                  </w:divBdr>
                  <w:divsChild>
                    <w:div w:id="1758860705">
                      <w:marLeft w:val="0"/>
                      <w:marRight w:val="0"/>
                      <w:marTop w:val="0"/>
                      <w:marBottom w:val="0"/>
                      <w:divBdr>
                        <w:top w:val="none" w:sz="0" w:space="0" w:color="auto"/>
                        <w:left w:val="none" w:sz="0" w:space="0" w:color="auto"/>
                        <w:bottom w:val="none" w:sz="0" w:space="0" w:color="auto"/>
                        <w:right w:val="none" w:sz="0" w:space="0" w:color="auto"/>
                      </w:divBdr>
                    </w:div>
                  </w:divsChild>
                </w:div>
                <w:div w:id="1930196148">
                  <w:marLeft w:val="0"/>
                  <w:marRight w:val="0"/>
                  <w:marTop w:val="0"/>
                  <w:marBottom w:val="0"/>
                  <w:divBdr>
                    <w:top w:val="none" w:sz="0" w:space="0" w:color="auto"/>
                    <w:left w:val="none" w:sz="0" w:space="0" w:color="auto"/>
                    <w:bottom w:val="none" w:sz="0" w:space="0" w:color="auto"/>
                    <w:right w:val="none" w:sz="0" w:space="0" w:color="auto"/>
                  </w:divBdr>
                  <w:divsChild>
                    <w:div w:id="1071152627">
                      <w:marLeft w:val="0"/>
                      <w:marRight w:val="0"/>
                      <w:marTop w:val="0"/>
                      <w:marBottom w:val="0"/>
                      <w:divBdr>
                        <w:top w:val="none" w:sz="0" w:space="0" w:color="auto"/>
                        <w:left w:val="none" w:sz="0" w:space="0" w:color="auto"/>
                        <w:bottom w:val="none" w:sz="0" w:space="0" w:color="auto"/>
                        <w:right w:val="none" w:sz="0" w:space="0" w:color="auto"/>
                      </w:divBdr>
                    </w:div>
                  </w:divsChild>
                </w:div>
                <w:div w:id="2006935923">
                  <w:marLeft w:val="0"/>
                  <w:marRight w:val="0"/>
                  <w:marTop w:val="0"/>
                  <w:marBottom w:val="0"/>
                  <w:divBdr>
                    <w:top w:val="none" w:sz="0" w:space="0" w:color="auto"/>
                    <w:left w:val="none" w:sz="0" w:space="0" w:color="auto"/>
                    <w:bottom w:val="none" w:sz="0" w:space="0" w:color="auto"/>
                    <w:right w:val="none" w:sz="0" w:space="0" w:color="auto"/>
                  </w:divBdr>
                  <w:divsChild>
                    <w:div w:id="738402706">
                      <w:marLeft w:val="0"/>
                      <w:marRight w:val="0"/>
                      <w:marTop w:val="0"/>
                      <w:marBottom w:val="0"/>
                      <w:divBdr>
                        <w:top w:val="none" w:sz="0" w:space="0" w:color="auto"/>
                        <w:left w:val="none" w:sz="0" w:space="0" w:color="auto"/>
                        <w:bottom w:val="none" w:sz="0" w:space="0" w:color="auto"/>
                        <w:right w:val="none" w:sz="0" w:space="0" w:color="auto"/>
                      </w:divBdr>
                    </w:div>
                  </w:divsChild>
                </w:div>
                <w:div w:id="2013216064">
                  <w:marLeft w:val="0"/>
                  <w:marRight w:val="0"/>
                  <w:marTop w:val="0"/>
                  <w:marBottom w:val="0"/>
                  <w:divBdr>
                    <w:top w:val="none" w:sz="0" w:space="0" w:color="auto"/>
                    <w:left w:val="none" w:sz="0" w:space="0" w:color="auto"/>
                    <w:bottom w:val="none" w:sz="0" w:space="0" w:color="auto"/>
                    <w:right w:val="none" w:sz="0" w:space="0" w:color="auto"/>
                  </w:divBdr>
                  <w:divsChild>
                    <w:div w:id="2125495144">
                      <w:marLeft w:val="0"/>
                      <w:marRight w:val="0"/>
                      <w:marTop w:val="0"/>
                      <w:marBottom w:val="0"/>
                      <w:divBdr>
                        <w:top w:val="none" w:sz="0" w:space="0" w:color="auto"/>
                        <w:left w:val="none" w:sz="0" w:space="0" w:color="auto"/>
                        <w:bottom w:val="none" w:sz="0" w:space="0" w:color="auto"/>
                        <w:right w:val="none" w:sz="0" w:space="0" w:color="auto"/>
                      </w:divBdr>
                    </w:div>
                  </w:divsChild>
                </w:div>
                <w:div w:id="2061588246">
                  <w:marLeft w:val="0"/>
                  <w:marRight w:val="0"/>
                  <w:marTop w:val="0"/>
                  <w:marBottom w:val="0"/>
                  <w:divBdr>
                    <w:top w:val="none" w:sz="0" w:space="0" w:color="auto"/>
                    <w:left w:val="none" w:sz="0" w:space="0" w:color="auto"/>
                    <w:bottom w:val="none" w:sz="0" w:space="0" w:color="auto"/>
                    <w:right w:val="none" w:sz="0" w:space="0" w:color="auto"/>
                  </w:divBdr>
                  <w:divsChild>
                    <w:div w:id="2055304013">
                      <w:marLeft w:val="0"/>
                      <w:marRight w:val="0"/>
                      <w:marTop w:val="0"/>
                      <w:marBottom w:val="0"/>
                      <w:divBdr>
                        <w:top w:val="none" w:sz="0" w:space="0" w:color="auto"/>
                        <w:left w:val="none" w:sz="0" w:space="0" w:color="auto"/>
                        <w:bottom w:val="none" w:sz="0" w:space="0" w:color="auto"/>
                        <w:right w:val="none" w:sz="0" w:space="0" w:color="auto"/>
                      </w:divBdr>
                    </w:div>
                  </w:divsChild>
                </w:div>
                <w:div w:id="2078354921">
                  <w:marLeft w:val="0"/>
                  <w:marRight w:val="0"/>
                  <w:marTop w:val="0"/>
                  <w:marBottom w:val="0"/>
                  <w:divBdr>
                    <w:top w:val="none" w:sz="0" w:space="0" w:color="auto"/>
                    <w:left w:val="none" w:sz="0" w:space="0" w:color="auto"/>
                    <w:bottom w:val="none" w:sz="0" w:space="0" w:color="auto"/>
                    <w:right w:val="none" w:sz="0" w:space="0" w:color="auto"/>
                  </w:divBdr>
                  <w:divsChild>
                    <w:div w:id="1046180118">
                      <w:marLeft w:val="0"/>
                      <w:marRight w:val="0"/>
                      <w:marTop w:val="0"/>
                      <w:marBottom w:val="0"/>
                      <w:divBdr>
                        <w:top w:val="none" w:sz="0" w:space="0" w:color="auto"/>
                        <w:left w:val="none" w:sz="0" w:space="0" w:color="auto"/>
                        <w:bottom w:val="none" w:sz="0" w:space="0" w:color="auto"/>
                        <w:right w:val="none" w:sz="0" w:space="0" w:color="auto"/>
                      </w:divBdr>
                    </w:div>
                  </w:divsChild>
                </w:div>
                <w:div w:id="2080705725">
                  <w:marLeft w:val="0"/>
                  <w:marRight w:val="0"/>
                  <w:marTop w:val="0"/>
                  <w:marBottom w:val="0"/>
                  <w:divBdr>
                    <w:top w:val="none" w:sz="0" w:space="0" w:color="auto"/>
                    <w:left w:val="none" w:sz="0" w:space="0" w:color="auto"/>
                    <w:bottom w:val="none" w:sz="0" w:space="0" w:color="auto"/>
                    <w:right w:val="none" w:sz="0" w:space="0" w:color="auto"/>
                  </w:divBdr>
                  <w:divsChild>
                    <w:div w:id="26608360">
                      <w:marLeft w:val="0"/>
                      <w:marRight w:val="0"/>
                      <w:marTop w:val="0"/>
                      <w:marBottom w:val="0"/>
                      <w:divBdr>
                        <w:top w:val="none" w:sz="0" w:space="0" w:color="auto"/>
                        <w:left w:val="none" w:sz="0" w:space="0" w:color="auto"/>
                        <w:bottom w:val="none" w:sz="0" w:space="0" w:color="auto"/>
                        <w:right w:val="none" w:sz="0" w:space="0" w:color="auto"/>
                      </w:divBdr>
                    </w:div>
                    <w:div w:id="976301832">
                      <w:marLeft w:val="0"/>
                      <w:marRight w:val="0"/>
                      <w:marTop w:val="0"/>
                      <w:marBottom w:val="0"/>
                      <w:divBdr>
                        <w:top w:val="none" w:sz="0" w:space="0" w:color="auto"/>
                        <w:left w:val="none" w:sz="0" w:space="0" w:color="auto"/>
                        <w:bottom w:val="none" w:sz="0" w:space="0" w:color="auto"/>
                        <w:right w:val="none" w:sz="0" w:space="0" w:color="auto"/>
                      </w:divBdr>
                    </w:div>
                    <w:div w:id="14494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60012">
          <w:marLeft w:val="0"/>
          <w:marRight w:val="0"/>
          <w:marTop w:val="0"/>
          <w:marBottom w:val="0"/>
          <w:divBdr>
            <w:top w:val="none" w:sz="0" w:space="0" w:color="auto"/>
            <w:left w:val="none" w:sz="0" w:space="0" w:color="auto"/>
            <w:bottom w:val="none" w:sz="0" w:space="0" w:color="auto"/>
            <w:right w:val="none" w:sz="0" w:space="0" w:color="auto"/>
          </w:divBdr>
        </w:div>
        <w:div w:id="576982998">
          <w:marLeft w:val="0"/>
          <w:marRight w:val="0"/>
          <w:marTop w:val="0"/>
          <w:marBottom w:val="0"/>
          <w:divBdr>
            <w:top w:val="none" w:sz="0" w:space="0" w:color="auto"/>
            <w:left w:val="none" w:sz="0" w:space="0" w:color="auto"/>
            <w:bottom w:val="none" w:sz="0" w:space="0" w:color="auto"/>
            <w:right w:val="none" w:sz="0" w:space="0" w:color="auto"/>
          </w:divBdr>
        </w:div>
        <w:div w:id="870803489">
          <w:marLeft w:val="0"/>
          <w:marRight w:val="0"/>
          <w:marTop w:val="0"/>
          <w:marBottom w:val="0"/>
          <w:divBdr>
            <w:top w:val="none" w:sz="0" w:space="0" w:color="auto"/>
            <w:left w:val="none" w:sz="0" w:space="0" w:color="auto"/>
            <w:bottom w:val="none" w:sz="0" w:space="0" w:color="auto"/>
            <w:right w:val="none" w:sz="0" w:space="0" w:color="auto"/>
          </w:divBdr>
          <w:divsChild>
            <w:div w:id="137773949">
              <w:marLeft w:val="0"/>
              <w:marRight w:val="0"/>
              <w:marTop w:val="30"/>
              <w:marBottom w:val="30"/>
              <w:divBdr>
                <w:top w:val="none" w:sz="0" w:space="0" w:color="auto"/>
                <w:left w:val="none" w:sz="0" w:space="0" w:color="auto"/>
                <w:bottom w:val="none" w:sz="0" w:space="0" w:color="auto"/>
                <w:right w:val="none" w:sz="0" w:space="0" w:color="auto"/>
              </w:divBdr>
              <w:divsChild>
                <w:div w:id="11223166">
                  <w:marLeft w:val="0"/>
                  <w:marRight w:val="0"/>
                  <w:marTop w:val="0"/>
                  <w:marBottom w:val="0"/>
                  <w:divBdr>
                    <w:top w:val="none" w:sz="0" w:space="0" w:color="auto"/>
                    <w:left w:val="none" w:sz="0" w:space="0" w:color="auto"/>
                    <w:bottom w:val="none" w:sz="0" w:space="0" w:color="auto"/>
                    <w:right w:val="none" w:sz="0" w:space="0" w:color="auto"/>
                  </w:divBdr>
                  <w:divsChild>
                    <w:div w:id="890577859">
                      <w:marLeft w:val="0"/>
                      <w:marRight w:val="0"/>
                      <w:marTop w:val="0"/>
                      <w:marBottom w:val="0"/>
                      <w:divBdr>
                        <w:top w:val="none" w:sz="0" w:space="0" w:color="auto"/>
                        <w:left w:val="none" w:sz="0" w:space="0" w:color="auto"/>
                        <w:bottom w:val="none" w:sz="0" w:space="0" w:color="auto"/>
                        <w:right w:val="none" w:sz="0" w:space="0" w:color="auto"/>
                      </w:divBdr>
                    </w:div>
                  </w:divsChild>
                </w:div>
                <w:div w:id="140931292">
                  <w:marLeft w:val="0"/>
                  <w:marRight w:val="0"/>
                  <w:marTop w:val="0"/>
                  <w:marBottom w:val="0"/>
                  <w:divBdr>
                    <w:top w:val="none" w:sz="0" w:space="0" w:color="auto"/>
                    <w:left w:val="none" w:sz="0" w:space="0" w:color="auto"/>
                    <w:bottom w:val="none" w:sz="0" w:space="0" w:color="auto"/>
                    <w:right w:val="none" w:sz="0" w:space="0" w:color="auto"/>
                  </w:divBdr>
                  <w:divsChild>
                    <w:div w:id="995692101">
                      <w:marLeft w:val="0"/>
                      <w:marRight w:val="0"/>
                      <w:marTop w:val="0"/>
                      <w:marBottom w:val="0"/>
                      <w:divBdr>
                        <w:top w:val="none" w:sz="0" w:space="0" w:color="auto"/>
                        <w:left w:val="none" w:sz="0" w:space="0" w:color="auto"/>
                        <w:bottom w:val="none" w:sz="0" w:space="0" w:color="auto"/>
                        <w:right w:val="none" w:sz="0" w:space="0" w:color="auto"/>
                      </w:divBdr>
                    </w:div>
                  </w:divsChild>
                </w:div>
                <w:div w:id="207110108">
                  <w:marLeft w:val="0"/>
                  <w:marRight w:val="0"/>
                  <w:marTop w:val="0"/>
                  <w:marBottom w:val="0"/>
                  <w:divBdr>
                    <w:top w:val="none" w:sz="0" w:space="0" w:color="auto"/>
                    <w:left w:val="none" w:sz="0" w:space="0" w:color="auto"/>
                    <w:bottom w:val="none" w:sz="0" w:space="0" w:color="auto"/>
                    <w:right w:val="none" w:sz="0" w:space="0" w:color="auto"/>
                  </w:divBdr>
                  <w:divsChild>
                    <w:div w:id="1151825161">
                      <w:marLeft w:val="0"/>
                      <w:marRight w:val="0"/>
                      <w:marTop w:val="0"/>
                      <w:marBottom w:val="0"/>
                      <w:divBdr>
                        <w:top w:val="none" w:sz="0" w:space="0" w:color="auto"/>
                        <w:left w:val="none" w:sz="0" w:space="0" w:color="auto"/>
                        <w:bottom w:val="none" w:sz="0" w:space="0" w:color="auto"/>
                        <w:right w:val="none" w:sz="0" w:space="0" w:color="auto"/>
                      </w:divBdr>
                    </w:div>
                  </w:divsChild>
                </w:div>
                <w:div w:id="294608541">
                  <w:marLeft w:val="0"/>
                  <w:marRight w:val="0"/>
                  <w:marTop w:val="0"/>
                  <w:marBottom w:val="0"/>
                  <w:divBdr>
                    <w:top w:val="none" w:sz="0" w:space="0" w:color="auto"/>
                    <w:left w:val="none" w:sz="0" w:space="0" w:color="auto"/>
                    <w:bottom w:val="none" w:sz="0" w:space="0" w:color="auto"/>
                    <w:right w:val="none" w:sz="0" w:space="0" w:color="auto"/>
                  </w:divBdr>
                  <w:divsChild>
                    <w:div w:id="507985348">
                      <w:marLeft w:val="0"/>
                      <w:marRight w:val="0"/>
                      <w:marTop w:val="0"/>
                      <w:marBottom w:val="0"/>
                      <w:divBdr>
                        <w:top w:val="none" w:sz="0" w:space="0" w:color="auto"/>
                        <w:left w:val="none" w:sz="0" w:space="0" w:color="auto"/>
                        <w:bottom w:val="none" w:sz="0" w:space="0" w:color="auto"/>
                        <w:right w:val="none" w:sz="0" w:space="0" w:color="auto"/>
                      </w:divBdr>
                    </w:div>
                  </w:divsChild>
                </w:div>
                <w:div w:id="303588687">
                  <w:marLeft w:val="0"/>
                  <w:marRight w:val="0"/>
                  <w:marTop w:val="0"/>
                  <w:marBottom w:val="0"/>
                  <w:divBdr>
                    <w:top w:val="none" w:sz="0" w:space="0" w:color="auto"/>
                    <w:left w:val="none" w:sz="0" w:space="0" w:color="auto"/>
                    <w:bottom w:val="none" w:sz="0" w:space="0" w:color="auto"/>
                    <w:right w:val="none" w:sz="0" w:space="0" w:color="auto"/>
                  </w:divBdr>
                  <w:divsChild>
                    <w:div w:id="465784815">
                      <w:marLeft w:val="0"/>
                      <w:marRight w:val="0"/>
                      <w:marTop w:val="0"/>
                      <w:marBottom w:val="0"/>
                      <w:divBdr>
                        <w:top w:val="none" w:sz="0" w:space="0" w:color="auto"/>
                        <w:left w:val="none" w:sz="0" w:space="0" w:color="auto"/>
                        <w:bottom w:val="none" w:sz="0" w:space="0" w:color="auto"/>
                        <w:right w:val="none" w:sz="0" w:space="0" w:color="auto"/>
                      </w:divBdr>
                    </w:div>
                    <w:div w:id="1036346244">
                      <w:marLeft w:val="0"/>
                      <w:marRight w:val="0"/>
                      <w:marTop w:val="0"/>
                      <w:marBottom w:val="0"/>
                      <w:divBdr>
                        <w:top w:val="none" w:sz="0" w:space="0" w:color="auto"/>
                        <w:left w:val="none" w:sz="0" w:space="0" w:color="auto"/>
                        <w:bottom w:val="none" w:sz="0" w:space="0" w:color="auto"/>
                        <w:right w:val="none" w:sz="0" w:space="0" w:color="auto"/>
                      </w:divBdr>
                    </w:div>
                    <w:div w:id="1624506762">
                      <w:marLeft w:val="0"/>
                      <w:marRight w:val="0"/>
                      <w:marTop w:val="0"/>
                      <w:marBottom w:val="0"/>
                      <w:divBdr>
                        <w:top w:val="none" w:sz="0" w:space="0" w:color="auto"/>
                        <w:left w:val="none" w:sz="0" w:space="0" w:color="auto"/>
                        <w:bottom w:val="none" w:sz="0" w:space="0" w:color="auto"/>
                        <w:right w:val="none" w:sz="0" w:space="0" w:color="auto"/>
                      </w:divBdr>
                    </w:div>
                  </w:divsChild>
                </w:div>
                <w:div w:id="318533423">
                  <w:marLeft w:val="0"/>
                  <w:marRight w:val="0"/>
                  <w:marTop w:val="0"/>
                  <w:marBottom w:val="0"/>
                  <w:divBdr>
                    <w:top w:val="none" w:sz="0" w:space="0" w:color="auto"/>
                    <w:left w:val="none" w:sz="0" w:space="0" w:color="auto"/>
                    <w:bottom w:val="none" w:sz="0" w:space="0" w:color="auto"/>
                    <w:right w:val="none" w:sz="0" w:space="0" w:color="auto"/>
                  </w:divBdr>
                  <w:divsChild>
                    <w:div w:id="1546333438">
                      <w:marLeft w:val="0"/>
                      <w:marRight w:val="0"/>
                      <w:marTop w:val="0"/>
                      <w:marBottom w:val="0"/>
                      <w:divBdr>
                        <w:top w:val="none" w:sz="0" w:space="0" w:color="auto"/>
                        <w:left w:val="none" w:sz="0" w:space="0" w:color="auto"/>
                        <w:bottom w:val="none" w:sz="0" w:space="0" w:color="auto"/>
                        <w:right w:val="none" w:sz="0" w:space="0" w:color="auto"/>
                      </w:divBdr>
                    </w:div>
                  </w:divsChild>
                </w:div>
                <w:div w:id="372779466">
                  <w:marLeft w:val="0"/>
                  <w:marRight w:val="0"/>
                  <w:marTop w:val="0"/>
                  <w:marBottom w:val="0"/>
                  <w:divBdr>
                    <w:top w:val="none" w:sz="0" w:space="0" w:color="auto"/>
                    <w:left w:val="none" w:sz="0" w:space="0" w:color="auto"/>
                    <w:bottom w:val="none" w:sz="0" w:space="0" w:color="auto"/>
                    <w:right w:val="none" w:sz="0" w:space="0" w:color="auto"/>
                  </w:divBdr>
                  <w:divsChild>
                    <w:div w:id="1845120620">
                      <w:marLeft w:val="0"/>
                      <w:marRight w:val="0"/>
                      <w:marTop w:val="0"/>
                      <w:marBottom w:val="0"/>
                      <w:divBdr>
                        <w:top w:val="none" w:sz="0" w:space="0" w:color="auto"/>
                        <w:left w:val="none" w:sz="0" w:space="0" w:color="auto"/>
                        <w:bottom w:val="none" w:sz="0" w:space="0" w:color="auto"/>
                        <w:right w:val="none" w:sz="0" w:space="0" w:color="auto"/>
                      </w:divBdr>
                    </w:div>
                  </w:divsChild>
                </w:div>
                <w:div w:id="466357424">
                  <w:marLeft w:val="0"/>
                  <w:marRight w:val="0"/>
                  <w:marTop w:val="0"/>
                  <w:marBottom w:val="0"/>
                  <w:divBdr>
                    <w:top w:val="none" w:sz="0" w:space="0" w:color="auto"/>
                    <w:left w:val="none" w:sz="0" w:space="0" w:color="auto"/>
                    <w:bottom w:val="none" w:sz="0" w:space="0" w:color="auto"/>
                    <w:right w:val="none" w:sz="0" w:space="0" w:color="auto"/>
                  </w:divBdr>
                  <w:divsChild>
                    <w:div w:id="458885091">
                      <w:marLeft w:val="0"/>
                      <w:marRight w:val="0"/>
                      <w:marTop w:val="0"/>
                      <w:marBottom w:val="0"/>
                      <w:divBdr>
                        <w:top w:val="none" w:sz="0" w:space="0" w:color="auto"/>
                        <w:left w:val="none" w:sz="0" w:space="0" w:color="auto"/>
                        <w:bottom w:val="none" w:sz="0" w:space="0" w:color="auto"/>
                        <w:right w:val="none" w:sz="0" w:space="0" w:color="auto"/>
                      </w:divBdr>
                    </w:div>
                  </w:divsChild>
                </w:div>
                <w:div w:id="486361548">
                  <w:marLeft w:val="0"/>
                  <w:marRight w:val="0"/>
                  <w:marTop w:val="0"/>
                  <w:marBottom w:val="0"/>
                  <w:divBdr>
                    <w:top w:val="none" w:sz="0" w:space="0" w:color="auto"/>
                    <w:left w:val="none" w:sz="0" w:space="0" w:color="auto"/>
                    <w:bottom w:val="none" w:sz="0" w:space="0" w:color="auto"/>
                    <w:right w:val="none" w:sz="0" w:space="0" w:color="auto"/>
                  </w:divBdr>
                  <w:divsChild>
                    <w:div w:id="1965841435">
                      <w:marLeft w:val="0"/>
                      <w:marRight w:val="0"/>
                      <w:marTop w:val="0"/>
                      <w:marBottom w:val="0"/>
                      <w:divBdr>
                        <w:top w:val="none" w:sz="0" w:space="0" w:color="auto"/>
                        <w:left w:val="none" w:sz="0" w:space="0" w:color="auto"/>
                        <w:bottom w:val="none" w:sz="0" w:space="0" w:color="auto"/>
                        <w:right w:val="none" w:sz="0" w:space="0" w:color="auto"/>
                      </w:divBdr>
                    </w:div>
                  </w:divsChild>
                </w:div>
                <w:div w:id="658654243">
                  <w:marLeft w:val="0"/>
                  <w:marRight w:val="0"/>
                  <w:marTop w:val="0"/>
                  <w:marBottom w:val="0"/>
                  <w:divBdr>
                    <w:top w:val="none" w:sz="0" w:space="0" w:color="auto"/>
                    <w:left w:val="none" w:sz="0" w:space="0" w:color="auto"/>
                    <w:bottom w:val="none" w:sz="0" w:space="0" w:color="auto"/>
                    <w:right w:val="none" w:sz="0" w:space="0" w:color="auto"/>
                  </w:divBdr>
                  <w:divsChild>
                    <w:div w:id="1166360394">
                      <w:marLeft w:val="0"/>
                      <w:marRight w:val="0"/>
                      <w:marTop w:val="0"/>
                      <w:marBottom w:val="0"/>
                      <w:divBdr>
                        <w:top w:val="none" w:sz="0" w:space="0" w:color="auto"/>
                        <w:left w:val="none" w:sz="0" w:space="0" w:color="auto"/>
                        <w:bottom w:val="none" w:sz="0" w:space="0" w:color="auto"/>
                        <w:right w:val="none" w:sz="0" w:space="0" w:color="auto"/>
                      </w:divBdr>
                    </w:div>
                  </w:divsChild>
                </w:div>
                <w:div w:id="739258335">
                  <w:marLeft w:val="0"/>
                  <w:marRight w:val="0"/>
                  <w:marTop w:val="0"/>
                  <w:marBottom w:val="0"/>
                  <w:divBdr>
                    <w:top w:val="none" w:sz="0" w:space="0" w:color="auto"/>
                    <w:left w:val="none" w:sz="0" w:space="0" w:color="auto"/>
                    <w:bottom w:val="none" w:sz="0" w:space="0" w:color="auto"/>
                    <w:right w:val="none" w:sz="0" w:space="0" w:color="auto"/>
                  </w:divBdr>
                  <w:divsChild>
                    <w:div w:id="93324339">
                      <w:marLeft w:val="0"/>
                      <w:marRight w:val="0"/>
                      <w:marTop w:val="0"/>
                      <w:marBottom w:val="0"/>
                      <w:divBdr>
                        <w:top w:val="none" w:sz="0" w:space="0" w:color="auto"/>
                        <w:left w:val="none" w:sz="0" w:space="0" w:color="auto"/>
                        <w:bottom w:val="none" w:sz="0" w:space="0" w:color="auto"/>
                        <w:right w:val="none" w:sz="0" w:space="0" w:color="auto"/>
                      </w:divBdr>
                    </w:div>
                    <w:div w:id="1476263996">
                      <w:marLeft w:val="0"/>
                      <w:marRight w:val="0"/>
                      <w:marTop w:val="0"/>
                      <w:marBottom w:val="0"/>
                      <w:divBdr>
                        <w:top w:val="none" w:sz="0" w:space="0" w:color="auto"/>
                        <w:left w:val="none" w:sz="0" w:space="0" w:color="auto"/>
                        <w:bottom w:val="none" w:sz="0" w:space="0" w:color="auto"/>
                        <w:right w:val="none" w:sz="0" w:space="0" w:color="auto"/>
                      </w:divBdr>
                    </w:div>
                  </w:divsChild>
                </w:div>
                <w:div w:id="878318507">
                  <w:marLeft w:val="0"/>
                  <w:marRight w:val="0"/>
                  <w:marTop w:val="0"/>
                  <w:marBottom w:val="0"/>
                  <w:divBdr>
                    <w:top w:val="none" w:sz="0" w:space="0" w:color="auto"/>
                    <w:left w:val="none" w:sz="0" w:space="0" w:color="auto"/>
                    <w:bottom w:val="none" w:sz="0" w:space="0" w:color="auto"/>
                    <w:right w:val="none" w:sz="0" w:space="0" w:color="auto"/>
                  </w:divBdr>
                  <w:divsChild>
                    <w:div w:id="812529512">
                      <w:marLeft w:val="0"/>
                      <w:marRight w:val="0"/>
                      <w:marTop w:val="0"/>
                      <w:marBottom w:val="0"/>
                      <w:divBdr>
                        <w:top w:val="none" w:sz="0" w:space="0" w:color="auto"/>
                        <w:left w:val="none" w:sz="0" w:space="0" w:color="auto"/>
                        <w:bottom w:val="none" w:sz="0" w:space="0" w:color="auto"/>
                        <w:right w:val="none" w:sz="0" w:space="0" w:color="auto"/>
                      </w:divBdr>
                    </w:div>
                    <w:div w:id="1192188405">
                      <w:marLeft w:val="0"/>
                      <w:marRight w:val="0"/>
                      <w:marTop w:val="0"/>
                      <w:marBottom w:val="0"/>
                      <w:divBdr>
                        <w:top w:val="none" w:sz="0" w:space="0" w:color="auto"/>
                        <w:left w:val="none" w:sz="0" w:space="0" w:color="auto"/>
                        <w:bottom w:val="none" w:sz="0" w:space="0" w:color="auto"/>
                        <w:right w:val="none" w:sz="0" w:space="0" w:color="auto"/>
                      </w:divBdr>
                    </w:div>
                    <w:div w:id="1638535811">
                      <w:marLeft w:val="0"/>
                      <w:marRight w:val="0"/>
                      <w:marTop w:val="0"/>
                      <w:marBottom w:val="0"/>
                      <w:divBdr>
                        <w:top w:val="none" w:sz="0" w:space="0" w:color="auto"/>
                        <w:left w:val="none" w:sz="0" w:space="0" w:color="auto"/>
                        <w:bottom w:val="none" w:sz="0" w:space="0" w:color="auto"/>
                        <w:right w:val="none" w:sz="0" w:space="0" w:color="auto"/>
                      </w:divBdr>
                    </w:div>
                  </w:divsChild>
                </w:div>
                <w:div w:id="1039163189">
                  <w:marLeft w:val="0"/>
                  <w:marRight w:val="0"/>
                  <w:marTop w:val="0"/>
                  <w:marBottom w:val="0"/>
                  <w:divBdr>
                    <w:top w:val="none" w:sz="0" w:space="0" w:color="auto"/>
                    <w:left w:val="none" w:sz="0" w:space="0" w:color="auto"/>
                    <w:bottom w:val="none" w:sz="0" w:space="0" w:color="auto"/>
                    <w:right w:val="none" w:sz="0" w:space="0" w:color="auto"/>
                  </w:divBdr>
                  <w:divsChild>
                    <w:div w:id="1114402825">
                      <w:marLeft w:val="0"/>
                      <w:marRight w:val="0"/>
                      <w:marTop w:val="0"/>
                      <w:marBottom w:val="0"/>
                      <w:divBdr>
                        <w:top w:val="none" w:sz="0" w:space="0" w:color="auto"/>
                        <w:left w:val="none" w:sz="0" w:space="0" w:color="auto"/>
                        <w:bottom w:val="none" w:sz="0" w:space="0" w:color="auto"/>
                        <w:right w:val="none" w:sz="0" w:space="0" w:color="auto"/>
                      </w:divBdr>
                    </w:div>
                  </w:divsChild>
                </w:div>
                <w:div w:id="1062024497">
                  <w:marLeft w:val="0"/>
                  <w:marRight w:val="0"/>
                  <w:marTop w:val="0"/>
                  <w:marBottom w:val="0"/>
                  <w:divBdr>
                    <w:top w:val="none" w:sz="0" w:space="0" w:color="auto"/>
                    <w:left w:val="none" w:sz="0" w:space="0" w:color="auto"/>
                    <w:bottom w:val="none" w:sz="0" w:space="0" w:color="auto"/>
                    <w:right w:val="none" w:sz="0" w:space="0" w:color="auto"/>
                  </w:divBdr>
                  <w:divsChild>
                    <w:div w:id="686369359">
                      <w:marLeft w:val="0"/>
                      <w:marRight w:val="0"/>
                      <w:marTop w:val="0"/>
                      <w:marBottom w:val="0"/>
                      <w:divBdr>
                        <w:top w:val="none" w:sz="0" w:space="0" w:color="auto"/>
                        <w:left w:val="none" w:sz="0" w:space="0" w:color="auto"/>
                        <w:bottom w:val="none" w:sz="0" w:space="0" w:color="auto"/>
                        <w:right w:val="none" w:sz="0" w:space="0" w:color="auto"/>
                      </w:divBdr>
                    </w:div>
                  </w:divsChild>
                </w:div>
                <w:div w:id="1088965987">
                  <w:marLeft w:val="0"/>
                  <w:marRight w:val="0"/>
                  <w:marTop w:val="0"/>
                  <w:marBottom w:val="0"/>
                  <w:divBdr>
                    <w:top w:val="none" w:sz="0" w:space="0" w:color="auto"/>
                    <w:left w:val="none" w:sz="0" w:space="0" w:color="auto"/>
                    <w:bottom w:val="none" w:sz="0" w:space="0" w:color="auto"/>
                    <w:right w:val="none" w:sz="0" w:space="0" w:color="auto"/>
                  </w:divBdr>
                  <w:divsChild>
                    <w:div w:id="261693490">
                      <w:marLeft w:val="0"/>
                      <w:marRight w:val="0"/>
                      <w:marTop w:val="0"/>
                      <w:marBottom w:val="0"/>
                      <w:divBdr>
                        <w:top w:val="none" w:sz="0" w:space="0" w:color="auto"/>
                        <w:left w:val="none" w:sz="0" w:space="0" w:color="auto"/>
                        <w:bottom w:val="none" w:sz="0" w:space="0" w:color="auto"/>
                        <w:right w:val="none" w:sz="0" w:space="0" w:color="auto"/>
                      </w:divBdr>
                    </w:div>
                  </w:divsChild>
                </w:div>
                <w:div w:id="1102070727">
                  <w:marLeft w:val="0"/>
                  <w:marRight w:val="0"/>
                  <w:marTop w:val="0"/>
                  <w:marBottom w:val="0"/>
                  <w:divBdr>
                    <w:top w:val="none" w:sz="0" w:space="0" w:color="auto"/>
                    <w:left w:val="none" w:sz="0" w:space="0" w:color="auto"/>
                    <w:bottom w:val="none" w:sz="0" w:space="0" w:color="auto"/>
                    <w:right w:val="none" w:sz="0" w:space="0" w:color="auto"/>
                  </w:divBdr>
                  <w:divsChild>
                    <w:div w:id="172573802">
                      <w:marLeft w:val="0"/>
                      <w:marRight w:val="0"/>
                      <w:marTop w:val="0"/>
                      <w:marBottom w:val="0"/>
                      <w:divBdr>
                        <w:top w:val="none" w:sz="0" w:space="0" w:color="auto"/>
                        <w:left w:val="none" w:sz="0" w:space="0" w:color="auto"/>
                        <w:bottom w:val="none" w:sz="0" w:space="0" w:color="auto"/>
                        <w:right w:val="none" w:sz="0" w:space="0" w:color="auto"/>
                      </w:divBdr>
                    </w:div>
                  </w:divsChild>
                </w:div>
                <w:div w:id="1104228941">
                  <w:marLeft w:val="0"/>
                  <w:marRight w:val="0"/>
                  <w:marTop w:val="0"/>
                  <w:marBottom w:val="0"/>
                  <w:divBdr>
                    <w:top w:val="none" w:sz="0" w:space="0" w:color="auto"/>
                    <w:left w:val="none" w:sz="0" w:space="0" w:color="auto"/>
                    <w:bottom w:val="none" w:sz="0" w:space="0" w:color="auto"/>
                    <w:right w:val="none" w:sz="0" w:space="0" w:color="auto"/>
                  </w:divBdr>
                  <w:divsChild>
                    <w:div w:id="1405182381">
                      <w:marLeft w:val="0"/>
                      <w:marRight w:val="0"/>
                      <w:marTop w:val="0"/>
                      <w:marBottom w:val="0"/>
                      <w:divBdr>
                        <w:top w:val="none" w:sz="0" w:space="0" w:color="auto"/>
                        <w:left w:val="none" w:sz="0" w:space="0" w:color="auto"/>
                        <w:bottom w:val="none" w:sz="0" w:space="0" w:color="auto"/>
                        <w:right w:val="none" w:sz="0" w:space="0" w:color="auto"/>
                      </w:divBdr>
                    </w:div>
                  </w:divsChild>
                </w:div>
                <w:div w:id="1117136161">
                  <w:marLeft w:val="0"/>
                  <w:marRight w:val="0"/>
                  <w:marTop w:val="0"/>
                  <w:marBottom w:val="0"/>
                  <w:divBdr>
                    <w:top w:val="none" w:sz="0" w:space="0" w:color="auto"/>
                    <w:left w:val="none" w:sz="0" w:space="0" w:color="auto"/>
                    <w:bottom w:val="none" w:sz="0" w:space="0" w:color="auto"/>
                    <w:right w:val="none" w:sz="0" w:space="0" w:color="auto"/>
                  </w:divBdr>
                  <w:divsChild>
                    <w:div w:id="1734233098">
                      <w:marLeft w:val="0"/>
                      <w:marRight w:val="0"/>
                      <w:marTop w:val="0"/>
                      <w:marBottom w:val="0"/>
                      <w:divBdr>
                        <w:top w:val="none" w:sz="0" w:space="0" w:color="auto"/>
                        <w:left w:val="none" w:sz="0" w:space="0" w:color="auto"/>
                        <w:bottom w:val="none" w:sz="0" w:space="0" w:color="auto"/>
                        <w:right w:val="none" w:sz="0" w:space="0" w:color="auto"/>
                      </w:divBdr>
                    </w:div>
                  </w:divsChild>
                </w:div>
                <w:div w:id="1194726882">
                  <w:marLeft w:val="0"/>
                  <w:marRight w:val="0"/>
                  <w:marTop w:val="0"/>
                  <w:marBottom w:val="0"/>
                  <w:divBdr>
                    <w:top w:val="none" w:sz="0" w:space="0" w:color="auto"/>
                    <w:left w:val="none" w:sz="0" w:space="0" w:color="auto"/>
                    <w:bottom w:val="none" w:sz="0" w:space="0" w:color="auto"/>
                    <w:right w:val="none" w:sz="0" w:space="0" w:color="auto"/>
                  </w:divBdr>
                  <w:divsChild>
                    <w:div w:id="1386298900">
                      <w:marLeft w:val="0"/>
                      <w:marRight w:val="0"/>
                      <w:marTop w:val="0"/>
                      <w:marBottom w:val="0"/>
                      <w:divBdr>
                        <w:top w:val="none" w:sz="0" w:space="0" w:color="auto"/>
                        <w:left w:val="none" w:sz="0" w:space="0" w:color="auto"/>
                        <w:bottom w:val="none" w:sz="0" w:space="0" w:color="auto"/>
                        <w:right w:val="none" w:sz="0" w:space="0" w:color="auto"/>
                      </w:divBdr>
                    </w:div>
                    <w:div w:id="1729499072">
                      <w:marLeft w:val="0"/>
                      <w:marRight w:val="0"/>
                      <w:marTop w:val="0"/>
                      <w:marBottom w:val="0"/>
                      <w:divBdr>
                        <w:top w:val="none" w:sz="0" w:space="0" w:color="auto"/>
                        <w:left w:val="none" w:sz="0" w:space="0" w:color="auto"/>
                        <w:bottom w:val="none" w:sz="0" w:space="0" w:color="auto"/>
                        <w:right w:val="none" w:sz="0" w:space="0" w:color="auto"/>
                      </w:divBdr>
                    </w:div>
                    <w:div w:id="1757358486">
                      <w:marLeft w:val="0"/>
                      <w:marRight w:val="0"/>
                      <w:marTop w:val="0"/>
                      <w:marBottom w:val="0"/>
                      <w:divBdr>
                        <w:top w:val="none" w:sz="0" w:space="0" w:color="auto"/>
                        <w:left w:val="none" w:sz="0" w:space="0" w:color="auto"/>
                        <w:bottom w:val="none" w:sz="0" w:space="0" w:color="auto"/>
                        <w:right w:val="none" w:sz="0" w:space="0" w:color="auto"/>
                      </w:divBdr>
                    </w:div>
                  </w:divsChild>
                </w:div>
                <w:div w:id="1790119989">
                  <w:marLeft w:val="0"/>
                  <w:marRight w:val="0"/>
                  <w:marTop w:val="0"/>
                  <w:marBottom w:val="0"/>
                  <w:divBdr>
                    <w:top w:val="none" w:sz="0" w:space="0" w:color="auto"/>
                    <w:left w:val="none" w:sz="0" w:space="0" w:color="auto"/>
                    <w:bottom w:val="none" w:sz="0" w:space="0" w:color="auto"/>
                    <w:right w:val="none" w:sz="0" w:space="0" w:color="auto"/>
                  </w:divBdr>
                  <w:divsChild>
                    <w:div w:id="63719785">
                      <w:marLeft w:val="0"/>
                      <w:marRight w:val="0"/>
                      <w:marTop w:val="0"/>
                      <w:marBottom w:val="0"/>
                      <w:divBdr>
                        <w:top w:val="none" w:sz="0" w:space="0" w:color="auto"/>
                        <w:left w:val="none" w:sz="0" w:space="0" w:color="auto"/>
                        <w:bottom w:val="none" w:sz="0" w:space="0" w:color="auto"/>
                        <w:right w:val="none" w:sz="0" w:space="0" w:color="auto"/>
                      </w:divBdr>
                    </w:div>
                    <w:div w:id="166289808">
                      <w:marLeft w:val="0"/>
                      <w:marRight w:val="0"/>
                      <w:marTop w:val="0"/>
                      <w:marBottom w:val="0"/>
                      <w:divBdr>
                        <w:top w:val="none" w:sz="0" w:space="0" w:color="auto"/>
                        <w:left w:val="none" w:sz="0" w:space="0" w:color="auto"/>
                        <w:bottom w:val="none" w:sz="0" w:space="0" w:color="auto"/>
                        <w:right w:val="none" w:sz="0" w:space="0" w:color="auto"/>
                      </w:divBdr>
                    </w:div>
                    <w:div w:id="238173907">
                      <w:marLeft w:val="0"/>
                      <w:marRight w:val="0"/>
                      <w:marTop w:val="0"/>
                      <w:marBottom w:val="0"/>
                      <w:divBdr>
                        <w:top w:val="none" w:sz="0" w:space="0" w:color="auto"/>
                        <w:left w:val="none" w:sz="0" w:space="0" w:color="auto"/>
                        <w:bottom w:val="none" w:sz="0" w:space="0" w:color="auto"/>
                        <w:right w:val="none" w:sz="0" w:space="0" w:color="auto"/>
                      </w:divBdr>
                    </w:div>
                    <w:div w:id="252667446">
                      <w:marLeft w:val="0"/>
                      <w:marRight w:val="0"/>
                      <w:marTop w:val="0"/>
                      <w:marBottom w:val="0"/>
                      <w:divBdr>
                        <w:top w:val="none" w:sz="0" w:space="0" w:color="auto"/>
                        <w:left w:val="none" w:sz="0" w:space="0" w:color="auto"/>
                        <w:bottom w:val="none" w:sz="0" w:space="0" w:color="auto"/>
                        <w:right w:val="none" w:sz="0" w:space="0" w:color="auto"/>
                      </w:divBdr>
                    </w:div>
                    <w:div w:id="325518004">
                      <w:marLeft w:val="0"/>
                      <w:marRight w:val="0"/>
                      <w:marTop w:val="0"/>
                      <w:marBottom w:val="0"/>
                      <w:divBdr>
                        <w:top w:val="none" w:sz="0" w:space="0" w:color="auto"/>
                        <w:left w:val="none" w:sz="0" w:space="0" w:color="auto"/>
                        <w:bottom w:val="none" w:sz="0" w:space="0" w:color="auto"/>
                        <w:right w:val="none" w:sz="0" w:space="0" w:color="auto"/>
                      </w:divBdr>
                    </w:div>
                    <w:div w:id="419760626">
                      <w:marLeft w:val="0"/>
                      <w:marRight w:val="0"/>
                      <w:marTop w:val="0"/>
                      <w:marBottom w:val="0"/>
                      <w:divBdr>
                        <w:top w:val="none" w:sz="0" w:space="0" w:color="auto"/>
                        <w:left w:val="none" w:sz="0" w:space="0" w:color="auto"/>
                        <w:bottom w:val="none" w:sz="0" w:space="0" w:color="auto"/>
                        <w:right w:val="none" w:sz="0" w:space="0" w:color="auto"/>
                      </w:divBdr>
                    </w:div>
                    <w:div w:id="471682372">
                      <w:marLeft w:val="0"/>
                      <w:marRight w:val="0"/>
                      <w:marTop w:val="0"/>
                      <w:marBottom w:val="0"/>
                      <w:divBdr>
                        <w:top w:val="none" w:sz="0" w:space="0" w:color="auto"/>
                        <w:left w:val="none" w:sz="0" w:space="0" w:color="auto"/>
                        <w:bottom w:val="none" w:sz="0" w:space="0" w:color="auto"/>
                        <w:right w:val="none" w:sz="0" w:space="0" w:color="auto"/>
                      </w:divBdr>
                    </w:div>
                    <w:div w:id="827598471">
                      <w:marLeft w:val="0"/>
                      <w:marRight w:val="0"/>
                      <w:marTop w:val="0"/>
                      <w:marBottom w:val="0"/>
                      <w:divBdr>
                        <w:top w:val="none" w:sz="0" w:space="0" w:color="auto"/>
                        <w:left w:val="none" w:sz="0" w:space="0" w:color="auto"/>
                        <w:bottom w:val="none" w:sz="0" w:space="0" w:color="auto"/>
                        <w:right w:val="none" w:sz="0" w:space="0" w:color="auto"/>
                      </w:divBdr>
                    </w:div>
                    <w:div w:id="1734235185">
                      <w:marLeft w:val="0"/>
                      <w:marRight w:val="0"/>
                      <w:marTop w:val="0"/>
                      <w:marBottom w:val="0"/>
                      <w:divBdr>
                        <w:top w:val="none" w:sz="0" w:space="0" w:color="auto"/>
                        <w:left w:val="none" w:sz="0" w:space="0" w:color="auto"/>
                        <w:bottom w:val="none" w:sz="0" w:space="0" w:color="auto"/>
                        <w:right w:val="none" w:sz="0" w:space="0" w:color="auto"/>
                      </w:divBdr>
                    </w:div>
                    <w:div w:id="1764187352">
                      <w:marLeft w:val="0"/>
                      <w:marRight w:val="0"/>
                      <w:marTop w:val="0"/>
                      <w:marBottom w:val="0"/>
                      <w:divBdr>
                        <w:top w:val="none" w:sz="0" w:space="0" w:color="auto"/>
                        <w:left w:val="none" w:sz="0" w:space="0" w:color="auto"/>
                        <w:bottom w:val="none" w:sz="0" w:space="0" w:color="auto"/>
                        <w:right w:val="none" w:sz="0" w:space="0" w:color="auto"/>
                      </w:divBdr>
                    </w:div>
                    <w:div w:id="1785885333">
                      <w:marLeft w:val="0"/>
                      <w:marRight w:val="0"/>
                      <w:marTop w:val="0"/>
                      <w:marBottom w:val="0"/>
                      <w:divBdr>
                        <w:top w:val="none" w:sz="0" w:space="0" w:color="auto"/>
                        <w:left w:val="none" w:sz="0" w:space="0" w:color="auto"/>
                        <w:bottom w:val="none" w:sz="0" w:space="0" w:color="auto"/>
                        <w:right w:val="none" w:sz="0" w:space="0" w:color="auto"/>
                      </w:divBdr>
                    </w:div>
                    <w:div w:id="2016154436">
                      <w:marLeft w:val="0"/>
                      <w:marRight w:val="0"/>
                      <w:marTop w:val="0"/>
                      <w:marBottom w:val="0"/>
                      <w:divBdr>
                        <w:top w:val="none" w:sz="0" w:space="0" w:color="auto"/>
                        <w:left w:val="none" w:sz="0" w:space="0" w:color="auto"/>
                        <w:bottom w:val="none" w:sz="0" w:space="0" w:color="auto"/>
                        <w:right w:val="none" w:sz="0" w:space="0" w:color="auto"/>
                      </w:divBdr>
                    </w:div>
                  </w:divsChild>
                </w:div>
                <w:div w:id="1980304634">
                  <w:marLeft w:val="0"/>
                  <w:marRight w:val="0"/>
                  <w:marTop w:val="0"/>
                  <w:marBottom w:val="0"/>
                  <w:divBdr>
                    <w:top w:val="none" w:sz="0" w:space="0" w:color="auto"/>
                    <w:left w:val="none" w:sz="0" w:space="0" w:color="auto"/>
                    <w:bottom w:val="none" w:sz="0" w:space="0" w:color="auto"/>
                    <w:right w:val="none" w:sz="0" w:space="0" w:color="auto"/>
                  </w:divBdr>
                  <w:divsChild>
                    <w:div w:id="823086045">
                      <w:marLeft w:val="0"/>
                      <w:marRight w:val="0"/>
                      <w:marTop w:val="0"/>
                      <w:marBottom w:val="0"/>
                      <w:divBdr>
                        <w:top w:val="none" w:sz="0" w:space="0" w:color="auto"/>
                        <w:left w:val="none" w:sz="0" w:space="0" w:color="auto"/>
                        <w:bottom w:val="none" w:sz="0" w:space="0" w:color="auto"/>
                        <w:right w:val="none" w:sz="0" w:space="0" w:color="auto"/>
                      </w:divBdr>
                    </w:div>
                    <w:div w:id="2066447915">
                      <w:marLeft w:val="0"/>
                      <w:marRight w:val="0"/>
                      <w:marTop w:val="0"/>
                      <w:marBottom w:val="0"/>
                      <w:divBdr>
                        <w:top w:val="none" w:sz="0" w:space="0" w:color="auto"/>
                        <w:left w:val="none" w:sz="0" w:space="0" w:color="auto"/>
                        <w:bottom w:val="none" w:sz="0" w:space="0" w:color="auto"/>
                        <w:right w:val="none" w:sz="0" w:space="0" w:color="auto"/>
                      </w:divBdr>
                    </w:div>
                  </w:divsChild>
                </w:div>
                <w:div w:id="1984577026">
                  <w:marLeft w:val="0"/>
                  <w:marRight w:val="0"/>
                  <w:marTop w:val="0"/>
                  <w:marBottom w:val="0"/>
                  <w:divBdr>
                    <w:top w:val="none" w:sz="0" w:space="0" w:color="auto"/>
                    <w:left w:val="none" w:sz="0" w:space="0" w:color="auto"/>
                    <w:bottom w:val="none" w:sz="0" w:space="0" w:color="auto"/>
                    <w:right w:val="none" w:sz="0" w:space="0" w:color="auto"/>
                  </w:divBdr>
                  <w:divsChild>
                    <w:div w:id="78717637">
                      <w:marLeft w:val="0"/>
                      <w:marRight w:val="0"/>
                      <w:marTop w:val="0"/>
                      <w:marBottom w:val="0"/>
                      <w:divBdr>
                        <w:top w:val="none" w:sz="0" w:space="0" w:color="auto"/>
                        <w:left w:val="none" w:sz="0" w:space="0" w:color="auto"/>
                        <w:bottom w:val="none" w:sz="0" w:space="0" w:color="auto"/>
                        <w:right w:val="none" w:sz="0" w:space="0" w:color="auto"/>
                      </w:divBdr>
                    </w:div>
                  </w:divsChild>
                </w:div>
                <w:div w:id="2029522521">
                  <w:marLeft w:val="0"/>
                  <w:marRight w:val="0"/>
                  <w:marTop w:val="0"/>
                  <w:marBottom w:val="0"/>
                  <w:divBdr>
                    <w:top w:val="none" w:sz="0" w:space="0" w:color="auto"/>
                    <w:left w:val="none" w:sz="0" w:space="0" w:color="auto"/>
                    <w:bottom w:val="none" w:sz="0" w:space="0" w:color="auto"/>
                    <w:right w:val="none" w:sz="0" w:space="0" w:color="auto"/>
                  </w:divBdr>
                  <w:divsChild>
                    <w:div w:id="1640113508">
                      <w:marLeft w:val="0"/>
                      <w:marRight w:val="0"/>
                      <w:marTop w:val="0"/>
                      <w:marBottom w:val="0"/>
                      <w:divBdr>
                        <w:top w:val="none" w:sz="0" w:space="0" w:color="auto"/>
                        <w:left w:val="none" w:sz="0" w:space="0" w:color="auto"/>
                        <w:bottom w:val="none" w:sz="0" w:space="0" w:color="auto"/>
                        <w:right w:val="none" w:sz="0" w:space="0" w:color="auto"/>
                      </w:divBdr>
                    </w:div>
                  </w:divsChild>
                </w:div>
                <w:div w:id="2034917404">
                  <w:marLeft w:val="0"/>
                  <w:marRight w:val="0"/>
                  <w:marTop w:val="0"/>
                  <w:marBottom w:val="0"/>
                  <w:divBdr>
                    <w:top w:val="none" w:sz="0" w:space="0" w:color="auto"/>
                    <w:left w:val="none" w:sz="0" w:space="0" w:color="auto"/>
                    <w:bottom w:val="none" w:sz="0" w:space="0" w:color="auto"/>
                    <w:right w:val="none" w:sz="0" w:space="0" w:color="auto"/>
                  </w:divBdr>
                  <w:divsChild>
                    <w:div w:id="12244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16">
          <w:marLeft w:val="0"/>
          <w:marRight w:val="0"/>
          <w:marTop w:val="0"/>
          <w:marBottom w:val="0"/>
          <w:divBdr>
            <w:top w:val="none" w:sz="0" w:space="0" w:color="auto"/>
            <w:left w:val="none" w:sz="0" w:space="0" w:color="auto"/>
            <w:bottom w:val="none" w:sz="0" w:space="0" w:color="auto"/>
            <w:right w:val="none" w:sz="0" w:space="0" w:color="auto"/>
          </w:divBdr>
          <w:divsChild>
            <w:div w:id="1007172240">
              <w:marLeft w:val="0"/>
              <w:marRight w:val="0"/>
              <w:marTop w:val="30"/>
              <w:marBottom w:val="30"/>
              <w:divBdr>
                <w:top w:val="none" w:sz="0" w:space="0" w:color="auto"/>
                <w:left w:val="none" w:sz="0" w:space="0" w:color="auto"/>
                <w:bottom w:val="none" w:sz="0" w:space="0" w:color="auto"/>
                <w:right w:val="none" w:sz="0" w:space="0" w:color="auto"/>
              </w:divBdr>
              <w:divsChild>
                <w:div w:id="11273757">
                  <w:marLeft w:val="0"/>
                  <w:marRight w:val="0"/>
                  <w:marTop w:val="0"/>
                  <w:marBottom w:val="0"/>
                  <w:divBdr>
                    <w:top w:val="none" w:sz="0" w:space="0" w:color="auto"/>
                    <w:left w:val="none" w:sz="0" w:space="0" w:color="auto"/>
                    <w:bottom w:val="none" w:sz="0" w:space="0" w:color="auto"/>
                    <w:right w:val="none" w:sz="0" w:space="0" w:color="auto"/>
                  </w:divBdr>
                  <w:divsChild>
                    <w:div w:id="438137499">
                      <w:marLeft w:val="0"/>
                      <w:marRight w:val="0"/>
                      <w:marTop w:val="0"/>
                      <w:marBottom w:val="0"/>
                      <w:divBdr>
                        <w:top w:val="none" w:sz="0" w:space="0" w:color="auto"/>
                        <w:left w:val="none" w:sz="0" w:space="0" w:color="auto"/>
                        <w:bottom w:val="none" w:sz="0" w:space="0" w:color="auto"/>
                        <w:right w:val="none" w:sz="0" w:space="0" w:color="auto"/>
                      </w:divBdr>
                    </w:div>
                    <w:div w:id="519860389">
                      <w:marLeft w:val="0"/>
                      <w:marRight w:val="0"/>
                      <w:marTop w:val="0"/>
                      <w:marBottom w:val="0"/>
                      <w:divBdr>
                        <w:top w:val="none" w:sz="0" w:space="0" w:color="auto"/>
                        <w:left w:val="none" w:sz="0" w:space="0" w:color="auto"/>
                        <w:bottom w:val="none" w:sz="0" w:space="0" w:color="auto"/>
                        <w:right w:val="none" w:sz="0" w:space="0" w:color="auto"/>
                      </w:divBdr>
                    </w:div>
                    <w:div w:id="647825493">
                      <w:marLeft w:val="0"/>
                      <w:marRight w:val="0"/>
                      <w:marTop w:val="0"/>
                      <w:marBottom w:val="0"/>
                      <w:divBdr>
                        <w:top w:val="none" w:sz="0" w:space="0" w:color="auto"/>
                        <w:left w:val="none" w:sz="0" w:space="0" w:color="auto"/>
                        <w:bottom w:val="none" w:sz="0" w:space="0" w:color="auto"/>
                        <w:right w:val="none" w:sz="0" w:space="0" w:color="auto"/>
                      </w:divBdr>
                    </w:div>
                    <w:div w:id="962658342">
                      <w:marLeft w:val="0"/>
                      <w:marRight w:val="0"/>
                      <w:marTop w:val="0"/>
                      <w:marBottom w:val="0"/>
                      <w:divBdr>
                        <w:top w:val="none" w:sz="0" w:space="0" w:color="auto"/>
                        <w:left w:val="none" w:sz="0" w:space="0" w:color="auto"/>
                        <w:bottom w:val="none" w:sz="0" w:space="0" w:color="auto"/>
                        <w:right w:val="none" w:sz="0" w:space="0" w:color="auto"/>
                      </w:divBdr>
                    </w:div>
                    <w:div w:id="1094059811">
                      <w:marLeft w:val="0"/>
                      <w:marRight w:val="0"/>
                      <w:marTop w:val="0"/>
                      <w:marBottom w:val="0"/>
                      <w:divBdr>
                        <w:top w:val="none" w:sz="0" w:space="0" w:color="auto"/>
                        <w:left w:val="none" w:sz="0" w:space="0" w:color="auto"/>
                        <w:bottom w:val="none" w:sz="0" w:space="0" w:color="auto"/>
                        <w:right w:val="none" w:sz="0" w:space="0" w:color="auto"/>
                      </w:divBdr>
                    </w:div>
                    <w:div w:id="1189102086">
                      <w:marLeft w:val="0"/>
                      <w:marRight w:val="0"/>
                      <w:marTop w:val="0"/>
                      <w:marBottom w:val="0"/>
                      <w:divBdr>
                        <w:top w:val="none" w:sz="0" w:space="0" w:color="auto"/>
                        <w:left w:val="none" w:sz="0" w:space="0" w:color="auto"/>
                        <w:bottom w:val="none" w:sz="0" w:space="0" w:color="auto"/>
                        <w:right w:val="none" w:sz="0" w:space="0" w:color="auto"/>
                      </w:divBdr>
                    </w:div>
                    <w:div w:id="1682512165">
                      <w:marLeft w:val="0"/>
                      <w:marRight w:val="0"/>
                      <w:marTop w:val="0"/>
                      <w:marBottom w:val="0"/>
                      <w:divBdr>
                        <w:top w:val="none" w:sz="0" w:space="0" w:color="auto"/>
                        <w:left w:val="none" w:sz="0" w:space="0" w:color="auto"/>
                        <w:bottom w:val="none" w:sz="0" w:space="0" w:color="auto"/>
                        <w:right w:val="none" w:sz="0" w:space="0" w:color="auto"/>
                      </w:divBdr>
                    </w:div>
                  </w:divsChild>
                </w:div>
                <w:div w:id="97602146">
                  <w:marLeft w:val="0"/>
                  <w:marRight w:val="0"/>
                  <w:marTop w:val="0"/>
                  <w:marBottom w:val="0"/>
                  <w:divBdr>
                    <w:top w:val="none" w:sz="0" w:space="0" w:color="auto"/>
                    <w:left w:val="none" w:sz="0" w:space="0" w:color="auto"/>
                    <w:bottom w:val="none" w:sz="0" w:space="0" w:color="auto"/>
                    <w:right w:val="none" w:sz="0" w:space="0" w:color="auto"/>
                  </w:divBdr>
                  <w:divsChild>
                    <w:div w:id="891891782">
                      <w:marLeft w:val="0"/>
                      <w:marRight w:val="0"/>
                      <w:marTop w:val="0"/>
                      <w:marBottom w:val="0"/>
                      <w:divBdr>
                        <w:top w:val="none" w:sz="0" w:space="0" w:color="auto"/>
                        <w:left w:val="none" w:sz="0" w:space="0" w:color="auto"/>
                        <w:bottom w:val="none" w:sz="0" w:space="0" w:color="auto"/>
                        <w:right w:val="none" w:sz="0" w:space="0" w:color="auto"/>
                      </w:divBdr>
                    </w:div>
                  </w:divsChild>
                </w:div>
                <w:div w:id="164785989">
                  <w:marLeft w:val="0"/>
                  <w:marRight w:val="0"/>
                  <w:marTop w:val="0"/>
                  <w:marBottom w:val="0"/>
                  <w:divBdr>
                    <w:top w:val="none" w:sz="0" w:space="0" w:color="auto"/>
                    <w:left w:val="none" w:sz="0" w:space="0" w:color="auto"/>
                    <w:bottom w:val="none" w:sz="0" w:space="0" w:color="auto"/>
                    <w:right w:val="none" w:sz="0" w:space="0" w:color="auto"/>
                  </w:divBdr>
                  <w:divsChild>
                    <w:div w:id="163472346">
                      <w:marLeft w:val="0"/>
                      <w:marRight w:val="0"/>
                      <w:marTop w:val="0"/>
                      <w:marBottom w:val="0"/>
                      <w:divBdr>
                        <w:top w:val="none" w:sz="0" w:space="0" w:color="auto"/>
                        <w:left w:val="none" w:sz="0" w:space="0" w:color="auto"/>
                        <w:bottom w:val="none" w:sz="0" w:space="0" w:color="auto"/>
                        <w:right w:val="none" w:sz="0" w:space="0" w:color="auto"/>
                      </w:divBdr>
                    </w:div>
                    <w:div w:id="426275183">
                      <w:marLeft w:val="0"/>
                      <w:marRight w:val="0"/>
                      <w:marTop w:val="0"/>
                      <w:marBottom w:val="0"/>
                      <w:divBdr>
                        <w:top w:val="none" w:sz="0" w:space="0" w:color="auto"/>
                        <w:left w:val="none" w:sz="0" w:space="0" w:color="auto"/>
                        <w:bottom w:val="none" w:sz="0" w:space="0" w:color="auto"/>
                        <w:right w:val="none" w:sz="0" w:space="0" w:color="auto"/>
                      </w:divBdr>
                    </w:div>
                    <w:div w:id="538470057">
                      <w:marLeft w:val="0"/>
                      <w:marRight w:val="0"/>
                      <w:marTop w:val="0"/>
                      <w:marBottom w:val="0"/>
                      <w:divBdr>
                        <w:top w:val="none" w:sz="0" w:space="0" w:color="auto"/>
                        <w:left w:val="none" w:sz="0" w:space="0" w:color="auto"/>
                        <w:bottom w:val="none" w:sz="0" w:space="0" w:color="auto"/>
                        <w:right w:val="none" w:sz="0" w:space="0" w:color="auto"/>
                      </w:divBdr>
                    </w:div>
                    <w:div w:id="573704424">
                      <w:marLeft w:val="0"/>
                      <w:marRight w:val="0"/>
                      <w:marTop w:val="0"/>
                      <w:marBottom w:val="0"/>
                      <w:divBdr>
                        <w:top w:val="none" w:sz="0" w:space="0" w:color="auto"/>
                        <w:left w:val="none" w:sz="0" w:space="0" w:color="auto"/>
                        <w:bottom w:val="none" w:sz="0" w:space="0" w:color="auto"/>
                        <w:right w:val="none" w:sz="0" w:space="0" w:color="auto"/>
                      </w:divBdr>
                    </w:div>
                    <w:div w:id="813564150">
                      <w:marLeft w:val="0"/>
                      <w:marRight w:val="0"/>
                      <w:marTop w:val="0"/>
                      <w:marBottom w:val="0"/>
                      <w:divBdr>
                        <w:top w:val="none" w:sz="0" w:space="0" w:color="auto"/>
                        <w:left w:val="none" w:sz="0" w:space="0" w:color="auto"/>
                        <w:bottom w:val="none" w:sz="0" w:space="0" w:color="auto"/>
                        <w:right w:val="none" w:sz="0" w:space="0" w:color="auto"/>
                      </w:divBdr>
                    </w:div>
                    <w:div w:id="1051270167">
                      <w:marLeft w:val="0"/>
                      <w:marRight w:val="0"/>
                      <w:marTop w:val="0"/>
                      <w:marBottom w:val="0"/>
                      <w:divBdr>
                        <w:top w:val="none" w:sz="0" w:space="0" w:color="auto"/>
                        <w:left w:val="none" w:sz="0" w:space="0" w:color="auto"/>
                        <w:bottom w:val="none" w:sz="0" w:space="0" w:color="auto"/>
                        <w:right w:val="none" w:sz="0" w:space="0" w:color="auto"/>
                      </w:divBdr>
                    </w:div>
                    <w:div w:id="1531453542">
                      <w:marLeft w:val="0"/>
                      <w:marRight w:val="0"/>
                      <w:marTop w:val="0"/>
                      <w:marBottom w:val="0"/>
                      <w:divBdr>
                        <w:top w:val="none" w:sz="0" w:space="0" w:color="auto"/>
                        <w:left w:val="none" w:sz="0" w:space="0" w:color="auto"/>
                        <w:bottom w:val="none" w:sz="0" w:space="0" w:color="auto"/>
                        <w:right w:val="none" w:sz="0" w:space="0" w:color="auto"/>
                      </w:divBdr>
                    </w:div>
                    <w:div w:id="2063482498">
                      <w:marLeft w:val="0"/>
                      <w:marRight w:val="0"/>
                      <w:marTop w:val="0"/>
                      <w:marBottom w:val="0"/>
                      <w:divBdr>
                        <w:top w:val="none" w:sz="0" w:space="0" w:color="auto"/>
                        <w:left w:val="none" w:sz="0" w:space="0" w:color="auto"/>
                        <w:bottom w:val="none" w:sz="0" w:space="0" w:color="auto"/>
                        <w:right w:val="none" w:sz="0" w:space="0" w:color="auto"/>
                      </w:divBdr>
                    </w:div>
                    <w:div w:id="2106076643">
                      <w:marLeft w:val="0"/>
                      <w:marRight w:val="0"/>
                      <w:marTop w:val="0"/>
                      <w:marBottom w:val="0"/>
                      <w:divBdr>
                        <w:top w:val="none" w:sz="0" w:space="0" w:color="auto"/>
                        <w:left w:val="none" w:sz="0" w:space="0" w:color="auto"/>
                        <w:bottom w:val="none" w:sz="0" w:space="0" w:color="auto"/>
                        <w:right w:val="none" w:sz="0" w:space="0" w:color="auto"/>
                      </w:divBdr>
                    </w:div>
                  </w:divsChild>
                </w:div>
                <w:div w:id="333992886">
                  <w:marLeft w:val="0"/>
                  <w:marRight w:val="0"/>
                  <w:marTop w:val="0"/>
                  <w:marBottom w:val="0"/>
                  <w:divBdr>
                    <w:top w:val="none" w:sz="0" w:space="0" w:color="auto"/>
                    <w:left w:val="none" w:sz="0" w:space="0" w:color="auto"/>
                    <w:bottom w:val="none" w:sz="0" w:space="0" w:color="auto"/>
                    <w:right w:val="none" w:sz="0" w:space="0" w:color="auto"/>
                  </w:divBdr>
                  <w:divsChild>
                    <w:div w:id="514921564">
                      <w:marLeft w:val="0"/>
                      <w:marRight w:val="0"/>
                      <w:marTop w:val="0"/>
                      <w:marBottom w:val="0"/>
                      <w:divBdr>
                        <w:top w:val="none" w:sz="0" w:space="0" w:color="auto"/>
                        <w:left w:val="none" w:sz="0" w:space="0" w:color="auto"/>
                        <w:bottom w:val="none" w:sz="0" w:space="0" w:color="auto"/>
                        <w:right w:val="none" w:sz="0" w:space="0" w:color="auto"/>
                      </w:divBdr>
                    </w:div>
                  </w:divsChild>
                </w:div>
                <w:div w:id="341586367">
                  <w:marLeft w:val="0"/>
                  <w:marRight w:val="0"/>
                  <w:marTop w:val="0"/>
                  <w:marBottom w:val="0"/>
                  <w:divBdr>
                    <w:top w:val="none" w:sz="0" w:space="0" w:color="auto"/>
                    <w:left w:val="none" w:sz="0" w:space="0" w:color="auto"/>
                    <w:bottom w:val="none" w:sz="0" w:space="0" w:color="auto"/>
                    <w:right w:val="none" w:sz="0" w:space="0" w:color="auto"/>
                  </w:divBdr>
                  <w:divsChild>
                    <w:div w:id="57438540">
                      <w:marLeft w:val="0"/>
                      <w:marRight w:val="0"/>
                      <w:marTop w:val="0"/>
                      <w:marBottom w:val="0"/>
                      <w:divBdr>
                        <w:top w:val="none" w:sz="0" w:space="0" w:color="auto"/>
                        <w:left w:val="none" w:sz="0" w:space="0" w:color="auto"/>
                        <w:bottom w:val="none" w:sz="0" w:space="0" w:color="auto"/>
                        <w:right w:val="none" w:sz="0" w:space="0" w:color="auto"/>
                      </w:divBdr>
                    </w:div>
                  </w:divsChild>
                </w:div>
                <w:div w:id="443774631">
                  <w:marLeft w:val="0"/>
                  <w:marRight w:val="0"/>
                  <w:marTop w:val="0"/>
                  <w:marBottom w:val="0"/>
                  <w:divBdr>
                    <w:top w:val="none" w:sz="0" w:space="0" w:color="auto"/>
                    <w:left w:val="none" w:sz="0" w:space="0" w:color="auto"/>
                    <w:bottom w:val="none" w:sz="0" w:space="0" w:color="auto"/>
                    <w:right w:val="none" w:sz="0" w:space="0" w:color="auto"/>
                  </w:divBdr>
                  <w:divsChild>
                    <w:div w:id="1979064690">
                      <w:marLeft w:val="0"/>
                      <w:marRight w:val="0"/>
                      <w:marTop w:val="0"/>
                      <w:marBottom w:val="0"/>
                      <w:divBdr>
                        <w:top w:val="none" w:sz="0" w:space="0" w:color="auto"/>
                        <w:left w:val="none" w:sz="0" w:space="0" w:color="auto"/>
                        <w:bottom w:val="none" w:sz="0" w:space="0" w:color="auto"/>
                        <w:right w:val="none" w:sz="0" w:space="0" w:color="auto"/>
                      </w:divBdr>
                    </w:div>
                  </w:divsChild>
                </w:div>
                <w:div w:id="499194278">
                  <w:marLeft w:val="0"/>
                  <w:marRight w:val="0"/>
                  <w:marTop w:val="0"/>
                  <w:marBottom w:val="0"/>
                  <w:divBdr>
                    <w:top w:val="none" w:sz="0" w:space="0" w:color="auto"/>
                    <w:left w:val="none" w:sz="0" w:space="0" w:color="auto"/>
                    <w:bottom w:val="none" w:sz="0" w:space="0" w:color="auto"/>
                    <w:right w:val="none" w:sz="0" w:space="0" w:color="auto"/>
                  </w:divBdr>
                  <w:divsChild>
                    <w:div w:id="449593269">
                      <w:marLeft w:val="0"/>
                      <w:marRight w:val="0"/>
                      <w:marTop w:val="0"/>
                      <w:marBottom w:val="0"/>
                      <w:divBdr>
                        <w:top w:val="none" w:sz="0" w:space="0" w:color="auto"/>
                        <w:left w:val="none" w:sz="0" w:space="0" w:color="auto"/>
                        <w:bottom w:val="none" w:sz="0" w:space="0" w:color="auto"/>
                        <w:right w:val="none" w:sz="0" w:space="0" w:color="auto"/>
                      </w:divBdr>
                    </w:div>
                  </w:divsChild>
                </w:div>
                <w:div w:id="589588118">
                  <w:marLeft w:val="0"/>
                  <w:marRight w:val="0"/>
                  <w:marTop w:val="0"/>
                  <w:marBottom w:val="0"/>
                  <w:divBdr>
                    <w:top w:val="none" w:sz="0" w:space="0" w:color="auto"/>
                    <w:left w:val="none" w:sz="0" w:space="0" w:color="auto"/>
                    <w:bottom w:val="none" w:sz="0" w:space="0" w:color="auto"/>
                    <w:right w:val="none" w:sz="0" w:space="0" w:color="auto"/>
                  </w:divBdr>
                  <w:divsChild>
                    <w:div w:id="2019038941">
                      <w:marLeft w:val="0"/>
                      <w:marRight w:val="0"/>
                      <w:marTop w:val="0"/>
                      <w:marBottom w:val="0"/>
                      <w:divBdr>
                        <w:top w:val="none" w:sz="0" w:space="0" w:color="auto"/>
                        <w:left w:val="none" w:sz="0" w:space="0" w:color="auto"/>
                        <w:bottom w:val="none" w:sz="0" w:space="0" w:color="auto"/>
                        <w:right w:val="none" w:sz="0" w:space="0" w:color="auto"/>
                      </w:divBdr>
                    </w:div>
                  </w:divsChild>
                </w:div>
                <w:div w:id="766124159">
                  <w:marLeft w:val="0"/>
                  <w:marRight w:val="0"/>
                  <w:marTop w:val="0"/>
                  <w:marBottom w:val="0"/>
                  <w:divBdr>
                    <w:top w:val="none" w:sz="0" w:space="0" w:color="auto"/>
                    <w:left w:val="none" w:sz="0" w:space="0" w:color="auto"/>
                    <w:bottom w:val="none" w:sz="0" w:space="0" w:color="auto"/>
                    <w:right w:val="none" w:sz="0" w:space="0" w:color="auto"/>
                  </w:divBdr>
                  <w:divsChild>
                    <w:div w:id="1108507861">
                      <w:marLeft w:val="0"/>
                      <w:marRight w:val="0"/>
                      <w:marTop w:val="0"/>
                      <w:marBottom w:val="0"/>
                      <w:divBdr>
                        <w:top w:val="none" w:sz="0" w:space="0" w:color="auto"/>
                        <w:left w:val="none" w:sz="0" w:space="0" w:color="auto"/>
                        <w:bottom w:val="none" w:sz="0" w:space="0" w:color="auto"/>
                        <w:right w:val="none" w:sz="0" w:space="0" w:color="auto"/>
                      </w:divBdr>
                    </w:div>
                  </w:divsChild>
                </w:div>
                <w:div w:id="829710583">
                  <w:marLeft w:val="0"/>
                  <w:marRight w:val="0"/>
                  <w:marTop w:val="0"/>
                  <w:marBottom w:val="0"/>
                  <w:divBdr>
                    <w:top w:val="none" w:sz="0" w:space="0" w:color="auto"/>
                    <w:left w:val="none" w:sz="0" w:space="0" w:color="auto"/>
                    <w:bottom w:val="none" w:sz="0" w:space="0" w:color="auto"/>
                    <w:right w:val="none" w:sz="0" w:space="0" w:color="auto"/>
                  </w:divBdr>
                  <w:divsChild>
                    <w:div w:id="1533305260">
                      <w:marLeft w:val="0"/>
                      <w:marRight w:val="0"/>
                      <w:marTop w:val="0"/>
                      <w:marBottom w:val="0"/>
                      <w:divBdr>
                        <w:top w:val="none" w:sz="0" w:space="0" w:color="auto"/>
                        <w:left w:val="none" w:sz="0" w:space="0" w:color="auto"/>
                        <w:bottom w:val="none" w:sz="0" w:space="0" w:color="auto"/>
                        <w:right w:val="none" w:sz="0" w:space="0" w:color="auto"/>
                      </w:divBdr>
                    </w:div>
                  </w:divsChild>
                </w:div>
                <w:div w:id="829716801">
                  <w:marLeft w:val="0"/>
                  <w:marRight w:val="0"/>
                  <w:marTop w:val="0"/>
                  <w:marBottom w:val="0"/>
                  <w:divBdr>
                    <w:top w:val="none" w:sz="0" w:space="0" w:color="auto"/>
                    <w:left w:val="none" w:sz="0" w:space="0" w:color="auto"/>
                    <w:bottom w:val="none" w:sz="0" w:space="0" w:color="auto"/>
                    <w:right w:val="none" w:sz="0" w:space="0" w:color="auto"/>
                  </w:divBdr>
                  <w:divsChild>
                    <w:div w:id="509107948">
                      <w:marLeft w:val="0"/>
                      <w:marRight w:val="0"/>
                      <w:marTop w:val="0"/>
                      <w:marBottom w:val="0"/>
                      <w:divBdr>
                        <w:top w:val="none" w:sz="0" w:space="0" w:color="auto"/>
                        <w:left w:val="none" w:sz="0" w:space="0" w:color="auto"/>
                        <w:bottom w:val="none" w:sz="0" w:space="0" w:color="auto"/>
                        <w:right w:val="none" w:sz="0" w:space="0" w:color="auto"/>
                      </w:divBdr>
                    </w:div>
                  </w:divsChild>
                </w:div>
                <w:div w:id="844441503">
                  <w:marLeft w:val="0"/>
                  <w:marRight w:val="0"/>
                  <w:marTop w:val="0"/>
                  <w:marBottom w:val="0"/>
                  <w:divBdr>
                    <w:top w:val="none" w:sz="0" w:space="0" w:color="auto"/>
                    <w:left w:val="none" w:sz="0" w:space="0" w:color="auto"/>
                    <w:bottom w:val="none" w:sz="0" w:space="0" w:color="auto"/>
                    <w:right w:val="none" w:sz="0" w:space="0" w:color="auto"/>
                  </w:divBdr>
                  <w:divsChild>
                    <w:div w:id="1119029834">
                      <w:marLeft w:val="0"/>
                      <w:marRight w:val="0"/>
                      <w:marTop w:val="0"/>
                      <w:marBottom w:val="0"/>
                      <w:divBdr>
                        <w:top w:val="none" w:sz="0" w:space="0" w:color="auto"/>
                        <w:left w:val="none" w:sz="0" w:space="0" w:color="auto"/>
                        <w:bottom w:val="none" w:sz="0" w:space="0" w:color="auto"/>
                        <w:right w:val="none" w:sz="0" w:space="0" w:color="auto"/>
                      </w:divBdr>
                    </w:div>
                  </w:divsChild>
                </w:div>
                <w:div w:id="854811858">
                  <w:marLeft w:val="0"/>
                  <w:marRight w:val="0"/>
                  <w:marTop w:val="0"/>
                  <w:marBottom w:val="0"/>
                  <w:divBdr>
                    <w:top w:val="none" w:sz="0" w:space="0" w:color="auto"/>
                    <w:left w:val="none" w:sz="0" w:space="0" w:color="auto"/>
                    <w:bottom w:val="none" w:sz="0" w:space="0" w:color="auto"/>
                    <w:right w:val="none" w:sz="0" w:space="0" w:color="auto"/>
                  </w:divBdr>
                  <w:divsChild>
                    <w:div w:id="1139152665">
                      <w:marLeft w:val="0"/>
                      <w:marRight w:val="0"/>
                      <w:marTop w:val="0"/>
                      <w:marBottom w:val="0"/>
                      <w:divBdr>
                        <w:top w:val="none" w:sz="0" w:space="0" w:color="auto"/>
                        <w:left w:val="none" w:sz="0" w:space="0" w:color="auto"/>
                        <w:bottom w:val="none" w:sz="0" w:space="0" w:color="auto"/>
                        <w:right w:val="none" w:sz="0" w:space="0" w:color="auto"/>
                      </w:divBdr>
                    </w:div>
                  </w:divsChild>
                </w:div>
                <w:div w:id="1040741047">
                  <w:marLeft w:val="0"/>
                  <w:marRight w:val="0"/>
                  <w:marTop w:val="0"/>
                  <w:marBottom w:val="0"/>
                  <w:divBdr>
                    <w:top w:val="none" w:sz="0" w:space="0" w:color="auto"/>
                    <w:left w:val="none" w:sz="0" w:space="0" w:color="auto"/>
                    <w:bottom w:val="none" w:sz="0" w:space="0" w:color="auto"/>
                    <w:right w:val="none" w:sz="0" w:space="0" w:color="auto"/>
                  </w:divBdr>
                  <w:divsChild>
                    <w:div w:id="1762331403">
                      <w:marLeft w:val="0"/>
                      <w:marRight w:val="0"/>
                      <w:marTop w:val="0"/>
                      <w:marBottom w:val="0"/>
                      <w:divBdr>
                        <w:top w:val="none" w:sz="0" w:space="0" w:color="auto"/>
                        <w:left w:val="none" w:sz="0" w:space="0" w:color="auto"/>
                        <w:bottom w:val="none" w:sz="0" w:space="0" w:color="auto"/>
                        <w:right w:val="none" w:sz="0" w:space="0" w:color="auto"/>
                      </w:divBdr>
                    </w:div>
                  </w:divsChild>
                </w:div>
                <w:div w:id="1113212539">
                  <w:marLeft w:val="0"/>
                  <w:marRight w:val="0"/>
                  <w:marTop w:val="0"/>
                  <w:marBottom w:val="0"/>
                  <w:divBdr>
                    <w:top w:val="none" w:sz="0" w:space="0" w:color="auto"/>
                    <w:left w:val="none" w:sz="0" w:space="0" w:color="auto"/>
                    <w:bottom w:val="none" w:sz="0" w:space="0" w:color="auto"/>
                    <w:right w:val="none" w:sz="0" w:space="0" w:color="auto"/>
                  </w:divBdr>
                  <w:divsChild>
                    <w:div w:id="1888879614">
                      <w:marLeft w:val="0"/>
                      <w:marRight w:val="0"/>
                      <w:marTop w:val="0"/>
                      <w:marBottom w:val="0"/>
                      <w:divBdr>
                        <w:top w:val="none" w:sz="0" w:space="0" w:color="auto"/>
                        <w:left w:val="none" w:sz="0" w:space="0" w:color="auto"/>
                        <w:bottom w:val="none" w:sz="0" w:space="0" w:color="auto"/>
                        <w:right w:val="none" w:sz="0" w:space="0" w:color="auto"/>
                      </w:divBdr>
                    </w:div>
                  </w:divsChild>
                </w:div>
                <w:div w:id="1202128787">
                  <w:marLeft w:val="0"/>
                  <w:marRight w:val="0"/>
                  <w:marTop w:val="0"/>
                  <w:marBottom w:val="0"/>
                  <w:divBdr>
                    <w:top w:val="none" w:sz="0" w:space="0" w:color="auto"/>
                    <w:left w:val="none" w:sz="0" w:space="0" w:color="auto"/>
                    <w:bottom w:val="none" w:sz="0" w:space="0" w:color="auto"/>
                    <w:right w:val="none" w:sz="0" w:space="0" w:color="auto"/>
                  </w:divBdr>
                  <w:divsChild>
                    <w:div w:id="548078457">
                      <w:marLeft w:val="0"/>
                      <w:marRight w:val="0"/>
                      <w:marTop w:val="0"/>
                      <w:marBottom w:val="0"/>
                      <w:divBdr>
                        <w:top w:val="none" w:sz="0" w:space="0" w:color="auto"/>
                        <w:left w:val="none" w:sz="0" w:space="0" w:color="auto"/>
                        <w:bottom w:val="none" w:sz="0" w:space="0" w:color="auto"/>
                        <w:right w:val="none" w:sz="0" w:space="0" w:color="auto"/>
                      </w:divBdr>
                    </w:div>
                  </w:divsChild>
                </w:div>
                <w:div w:id="1394504588">
                  <w:marLeft w:val="0"/>
                  <w:marRight w:val="0"/>
                  <w:marTop w:val="0"/>
                  <w:marBottom w:val="0"/>
                  <w:divBdr>
                    <w:top w:val="none" w:sz="0" w:space="0" w:color="auto"/>
                    <w:left w:val="none" w:sz="0" w:space="0" w:color="auto"/>
                    <w:bottom w:val="none" w:sz="0" w:space="0" w:color="auto"/>
                    <w:right w:val="none" w:sz="0" w:space="0" w:color="auto"/>
                  </w:divBdr>
                  <w:divsChild>
                    <w:div w:id="2106342626">
                      <w:marLeft w:val="0"/>
                      <w:marRight w:val="0"/>
                      <w:marTop w:val="0"/>
                      <w:marBottom w:val="0"/>
                      <w:divBdr>
                        <w:top w:val="none" w:sz="0" w:space="0" w:color="auto"/>
                        <w:left w:val="none" w:sz="0" w:space="0" w:color="auto"/>
                        <w:bottom w:val="none" w:sz="0" w:space="0" w:color="auto"/>
                        <w:right w:val="none" w:sz="0" w:space="0" w:color="auto"/>
                      </w:divBdr>
                    </w:div>
                  </w:divsChild>
                </w:div>
                <w:div w:id="1449663154">
                  <w:marLeft w:val="0"/>
                  <w:marRight w:val="0"/>
                  <w:marTop w:val="0"/>
                  <w:marBottom w:val="0"/>
                  <w:divBdr>
                    <w:top w:val="none" w:sz="0" w:space="0" w:color="auto"/>
                    <w:left w:val="none" w:sz="0" w:space="0" w:color="auto"/>
                    <w:bottom w:val="none" w:sz="0" w:space="0" w:color="auto"/>
                    <w:right w:val="none" w:sz="0" w:space="0" w:color="auto"/>
                  </w:divBdr>
                  <w:divsChild>
                    <w:div w:id="1797286064">
                      <w:marLeft w:val="0"/>
                      <w:marRight w:val="0"/>
                      <w:marTop w:val="0"/>
                      <w:marBottom w:val="0"/>
                      <w:divBdr>
                        <w:top w:val="none" w:sz="0" w:space="0" w:color="auto"/>
                        <w:left w:val="none" w:sz="0" w:space="0" w:color="auto"/>
                        <w:bottom w:val="none" w:sz="0" w:space="0" w:color="auto"/>
                        <w:right w:val="none" w:sz="0" w:space="0" w:color="auto"/>
                      </w:divBdr>
                    </w:div>
                  </w:divsChild>
                </w:div>
                <w:div w:id="1675763457">
                  <w:marLeft w:val="0"/>
                  <w:marRight w:val="0"/>
                  <w:marTop w:val="0"/>
                  <w:marBottom w:val="0"/>
                  <w:divBdr>
                    <w:top w:val="none" w:sz="0" w:space="0" w:color="auto"/>
                    <w:left w:val="none" w:sz="0" w:space="0" w:color="auto"/>
                    <w:bottom w:val="none" w:sz="0" w:space="0" w:color="auto"/>
                    <w:right w:val="none" w:sz="0" w:space="0" w:color="auto"/>
                  </w:divBdr>
                  <w:divsChild>
                    <w:div w:id="426539272">
                      <w:marLeft w:val="0"/>
                      <w:marRight w:val="0"/>
                      <w:marTop w:val="0"/>
                      <w:marBottom w:val="0"/>
                      <w:divBdr>
                        <w:top w:val="none" w:sz="0" w:space="0" w:color="auto"/>
                        <w:left w:val="none" w:sz="0" w:space="0" w:color="auto"/>
                        <w:bottom w:val="none" w:sz="0" w:space="0" w:color="auto"/>
                        <w:right w:val="none" w:sz="0" w:space="0" w:color="auto"/>
                      </w:divBdr>
                    </w:div>
                  </w:divsChild>
                </w:div>
                <w:div w:id="1861239864">
                  <w:marLeft w:val="0"/>
                  <w:marRight w:val="0"/>
                  <w:marTop w:val="0"/>
                  <w:marBottom w:val="0"/>
                  <w:divBdr>
                    <w:top w:val="none" w:sz="0" w:space="0" w:color="auto"/>
                    <w:left w:val="none" w:sz="0" w:space="0" w:color="auto"/>
                    <w:bottom w:val="none" w:sz="0" w:space="0" w:color="auto"/>
                    <w:right w:val="none" w:sz="0" w:space="0" w:color="auto"/>
                  </w:divBdr>
                  <w:divsChild>
                    <w:div w:id="1949772652">
                      <w:marLeft w:val="0"/>
                      <w:marRight w:val="0"/>
                      <w:marTop w:val="0"/>
                      <w:marBottom w:val="0"/>
                      <w:divBdr>
                        <w:top w:val="none" w:sz="0" w:space="0" w:color="auto"/>
                        <w:left w:val="none" w:sz="0" w:space="0" w:color="auto"/>
                        <w:bottom w:val="none" w:sz="0" w:space="0" w:color="auto"/>
                        <w:right w:val="none" w:sz="0" w:space="0" w:color="auto"/>
                      </w:divBdr>
                    </w:div>
                  </w:divsChild>
                </w:div>
                <w:div w:id="1942684428">
                  <w:marLeft w:val="0"/>
                  <w:marRight w:val="0"/>
                  <w:marTop w:val="0"/>
                  <w:marBottom w:val="0"/>
                  <w:divBdr>
                    <w:top w:val="none" w:sz="0" w:space="0" w:color="auto"/>
                    <w:left w:val="none" w:sz="0" w:space="0" w:color="auto"/>
                    <w:bottom w:val="none" w:sz="0" w:space="0" w:color="auto"/>
                    <w:right w:val="none" w:sz="0" w:space="0" w:color="auto"/>
                  </w:divBdr>
                  <w:divsChild>
                    <w:div w:id="100610411">
                      <w:marLeft w:val="0"/>
                      <w:marRight w:val="0"/>
                      <w:marTop w:val="0"/>
                      <w:marBottom w:val="0"/>
                      <w:divBdr>
                        <w:top w:val="none" w:sz="0" w:space="0" w:color="auto"/>
                        <w:left w:val="none" w:sz="0" w:space="0" w:color="auto"/>
                        <w:bottom w:val="none" w:sz="0" w:space="0" w:color="auto"/>
                        <w:right w:val="none" w:sz="0" w:space="0" w:color="auto"/>
                      </w:divBdr>
                    </w:div>
                  </w:divsChild>
                </w:div>
                <w:div w:id="2058503935">
                  <w:marLeft w:val="0"/>
                  <w:marRight w:val="0"/>
                  <w:marTop w:val="0"/>
                  <w:marBottom w:val="0"/>
                  <w:divBdr>
                    <w:top w:val="none" w:sz="0" w:space="0" w:color="auto"/>
                    <w:left w:val="none" w:sz="0" w:space="0" w:color="auto"/>
                    <w:bottom w:val="none" w:sz="0" w:space="0" w:color="auto"/>
                    <w:right w:val="none" w:sz="0" w:space="0" w:color="auto"/>
                  </w:divBdr>
                  <w:divsChild>
                    <w:div w:id="121657854">
                      <w:marLeft w:val="0"/>
                      <w:marRight w:val="0"/>
                      <w:marTop w:val="0"/>
                      <w:marBottom w:val="0"/>
                      <w:divBdr>
                        <w:top w:val="none" w:sz="0" w:space="0" w:color="auto"/>
                        <w:left w:val="none" w:sz="0" w:space="0" w:color="auto"/>
                        <w:bottom w:val="none" w:sz="0" w:space="0" w:color="auto"/>
                        <w:right w:val="none" w:sz="0" w:space="0" w:color="auto"/>
                      </w:divBdr>
                    </w:div>
                  </w:divsChild>
                </w:div>
                <w:div w:id="2061782562">
                  <w:marLeft w:val="0"/>
                  <w:marRight w:val="0"/>
                  <w:marTop w:val="0"/>
                  <w:marBottom w:val="0"/>
                  <w:divBdr>
                    <w:top w:val="none" w:sz="0" w:space="0" w:color="auto"/>
                    <w:left w:val="none" w:sz="0" w:space="0" w:color="auto"/>
                    <w:bottom w:val="none" w:sz="0" w:space="0" w:color="auto"/>
                    <w:right w:val="none" w:sz="0" w:space="0" w:color="auto"/>
                  </w:divBdr>
                  <w:divsChild>
                    <w:div w:id="401490683">
                      <w:marLeft w:val="0"/>
                      <w:marRight w:val="0"/>
                      <w:marTop w:val="0"/>
                      <w:marBottom w:val="0"/>
                      <w:divBdr>
                        <w:top w:val="none" w:sz="0" w:space="0" w:color="auto"/>
                        <w:left w:val="none" w:sz="0" w:space="0" w:color="auto"/>
                        <w:bottom w:val="none" w:sz="0" w:space="0" w:color="auto"/>
                        <w:right w:val="none" w:sz="0" w:space="0" w:color="auto"/>
                      </w:divBdr>
                    </w:div>
                    <w:div w:id="476848620">
                      <w:marLeft w:val="0"/>
                      <w:marRight w:val="0"/>
                      <w:marTop w:val="0"/>
                      <w:marBottom w:val="0"/>
                      <w:divBdr>
                        <w:top w:val="none" w:sz="0" w:space="0" w:color="auto"/>
                        <w:left w:val="none" w:sz="0" w:space="0" w:color="auto"/>
                        <w:bottom w:val="none" w:sz="0" w:space="0" w:color="auto"/>
                        <w:right w:val="none" w:sz="0" w:space="0" w:color="auto"/>
                      </w:divBdr>
                    </w:div>
                    <w:div w:id="1369723809">
                      <w:marLeft w:val="0"/>
                      <w:marRight w:val="0"/>
                      <w:marTop w:val="0"/>
                      <w:marBottom w:val="0"/>
                      <w:divBdr>
                        <w:top w:val="none" w:sz="0" w:space="0" w:color="auto"/>
                        <w:left w:val="none" w:sz="0" w:space="0" w:color="auto"/>
                        <w:bottom w:val="none" w:sz="0" w:space="0" w:color="auto"/>
                        <w:right w:val="none" w:sz="0" w:space="0" w:color="auto"/>
                      </w:divBdr>
                    </w:div>
                  </w:divsChild>
                </w:div>
                <w:div w:id="2078429417">
                  <w:marLeft w:val="0"/>
                  <w:marRight w:val="0"/>
                  <w:marTop w:val="0"/>
                  <w:marBottom w:val="0"/>
                  <w:divBdr>
                    <w:top w:val="none" w:sz="0" w:space="0" w:color="auto"/>
                    <w:left w:val="none" w:sz="0" w:space="0" w:color="auto"/>
                    <w:bottom w:val="none" w:sz="0" w:space="0" w:color="auto"/>
                    <w:right w:val="none" w:sz="0" w:space="0" w:color="auto"/>
                  </w:divBdr>
                  <w:divsChild>
                    <w:div w:id="84922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463227">
          <w:marLeft w:val="0"/>
          <w:marRight w:val="0"/>
          <w:marTop w:val="0"/>
          <w:marBottom w:val="0"/>
          <w:divBdr>
            <w:top w:val="none" w:sz="0" w:space="0" w:color="auto"/>
            <w:left w:val="none" w:sz="0" w:space="0" w:color="auto"/>
            <w:bottom w:val="none" w:sz="0" w:space="0" w:color="auto"/>
            <w:right w:val="none" w:sz="0" w:space="0" w:color="auto"/>
          </w:divBdr>
        </w:div>
        <w:div w:id="1200243826">
          <w:marLeft w:val="0"/>
          <w:marRight w:val="0"/>
          <w:marTop w:val="0"/>
          <w:marBottom w:val="0"/>
          <w:divBdr>
            <w:top w:val="none" w:sz="0" w:space="0" w:color="auto"/>
            <w:left w:val="none" w:sz="0" w:space="0" w:color="auto"/>
            <w:bottom w:val="none" w:sz="0" w:space="0" w:color="auto"/>
            <w:right w:val="none" w:sz="0" w:space="0" w:color="auto"/>
          </w:divBdr>
        </w:div>
        <w:div w:id="1288439113">
          <w:marLeft w:val="0"/>
          <w:marRight w:val="0"/>
          <w:marTop w:val="0"/>
          <w:marBottom w:val="0"/>
          <w:divBdr>
            <w:top w:val="none" w:sz="0" w:space="0" w:color="auto"/>
            <w:left w:val="none" w:sz="0" w:space="0" w:color="auto"/>
            <w:bottom w:val="none" w:sz="0" w:space="0" w:color="auto"/>
            <w:right w:val="none" w:sz="0" w:space="0" w:color="auto"/>
          </w:divBdr>
          <w:divsChild>
            <w:div w:id="1520042490">
              <w:marLeft w:val="0"/>
              <w:marRight w:val="0"/>
              <w:marTop w:val="30"/>
              <w:marBottom w:val="30"/>
              <w:divBdr>
                <w:top w:val="none" w:sz="0" w:space="0" w:color="auto"/>
                <w:left w:val="none" w:sz="0" w:space="0" w:color="auto"/>
                <w:bottom w:val="none" w:sz="0" w:space="0" w:color="auto"/>
                <w:right w:val="none" w:sz="0" w:space="0" w:color="auto"/>
              </w:divBdr>
              <w:divsChild>
                <w:div w:id="5065499">
                  <w:marLeft w:val="0"/>
                  <w:marRight w:val="0"/>
                  <w:marTop w:val="0"/>
                  <w:marBottom w:val="0"/>
                  <w:divBdr>
                    <w:top w:val="none" w:sz="0" w:space="0" w:color="auto"/>
                    <w:left w:val="none" w:sz="0" w:space="0" w:color="auto"/>
                    <w:bottom w:val="none" w:sz="0" w:space="0" w:color="auto"/>
                    <w:right w:val="none" w:sz="0" w:space="0" w:color="auto"/>
                  </w:divBdr>
                  <w:divsChild>
                    <w:div w:id="548225329">
                      <w:marLeft w:val="0"/>
                      <w:marRight w:val="0"/>
                      <w:marTop w:val="0"/>
                      <w:marBottom w:val="0"/>
                      <w:divBdr>
                        <w:top w:val="none" w:sz="0" w:space="0" w:color="auto"/>
                        <w:left w:val="none" w:sz="0" w:space="0" w:color="auto"/>
                        <w:bottom w:val="none" w:sz="0" w:space="0" w:color="auto"/>
                        <w:right w:val="none" w:sz="0" w:space="0" w:color="auto"/>
                      </w:divBdr>
                    </w:div>
                  </w:divsChild>
                </w:div>
                <w:div w:id="42099074">
                  <w:marLeft w:val="0"/>
                  <w:marRight w:val="0"/>
                  <w:marTop w:val="0"/>
                  <w:marBottom w:val="0"/>
                  <w:divBdr>
                    <w:top w:val="none" w:sz="0" w:space="0" w:color="auto"/>
                    <w:left w:val="none" w:sz="0" w:space="0" w:color="auto"/>
                    <w:bottom w:val="none" w:sz="0" w:space="0" w:color="auto"/>
                    <w:right w:val="none" w:sz="0" w:space="0" w:color="auto"/>
                  </w:divBdr>
                  <w:divsChild>
                    <w:div w:id="282738936">
                      <w:marLeft w:val="0"/>
                      <w:marRight w:val="0"/>
                      <w:marTop w:val="0"/>
                      <w:marBottom w:val="0"/>
                      <w:divBdr>
                        <w:top w:val="none" w:sz="0" w:space="0" w:color="auto"/>
                        <w:left w:val="none" w:sz="0" w:space="0" w:color="auto"/>
                        <w:bottom w:val="none" w:sz="0" w:space="0" w:color="auto"/>
                        <w:right w:val="none" w:sz="0" w:space="0" w:color="auto"/>
                      </w:divBdr>
                    </w:div>
                    <w:div w:id="498617499">
                      <w:marLeft w:val="0"/>
                      <w:marRight w:val="0"/>
                      <w:marTop w:val="0"/>
                      <w:marBottom w:val="0"/>
                      <w:divBdr>
                        <w:top w:val="none" w:sz="0" w:space="0" w:color="auto"/>
                        <w:left w:val="none" w:sz="0" w:space="0" w:color="auto"/>
                        <w:bottom w:val="none" w:sz="0" w:space="0" w:color="auto"/>
                        <w:right w:val="none" w:sz="0" w:space="0" w:color="auto"/>
                      </w:divBdr>
                    </w:div>
                    <w:div w:id="937297824">
                      <w:marLeft w:val="0"/>
                      <w:marRight w:val="0"/>
                      <w:marTop w:val="0"/>
                      <w:marBottom w:val="0"/>
                      <w:divBdr>
                        <w:top w:val="none" w:sz="0" w:space="0" w:color="auto"/>
                        <w:left w:val="none" w:sz="0" w:space="0" w:color="auto"/>
                        <w:bottom w:val="none" w:sz="0" w:space="0" w:color="auto"/>
                        <w:right w:val="none" w:sz="0" w:space="0" w:color="auto"/>
                      </w:divBdr>
                    </w:div>
                    <w:div w:id="995305021">
                      <w:marLeft w:val="0"/>
                      <w:marRight w:val="0"/>
                      <w:marTop w:val="0"/>
                      <w:marBottom w:val="0"/>
                      <w:divBdr>
                        <w:top w:val="none" w:sz="0" w:space="0" w:color="auto"/>
                        <w:left w:val="none" w:sz="0" w:space="0" w:color="auto"/>
                        <w:bottom w:val="none" w:sz="0" w:space="0" w:color="auto"/>
                        <w:right w:val="none" w:sz="0" w:space="0" w:color="auto"/>
                      </w:divBdr>
                    </w:div>
                    <w:div w:id="1392458163">
                      <w:marLeft w:val="0"/>
                      <w:marRight w:val="0"/>
                      <w:marTop w:val="0"/>
                      <w:marBottom w:val="0"/>
                      <w:divBdr>
                        <w:top w:val="none" w:sz="0" w:space="0" w:color="auto"/>
                        <w:left w:val="none" w:sz="0" w:space="0" w:color="auto"/>
                        <w:bottom w:val="none" w:sz="0" w:space="0" w:color="auto"/>
                        <w:right w:val="none" w:sz="0" w:space="0" w:color="auto"/>
                      </w:divBdr>
                    </w:div>
                    <w:div w:id="1471239854">
                      <w:marLeft w:val="0"/>
                      <w:marRight w:val="0"/>
                      <w:marTop w:val="0"/>
                      <w:marBottom w:val="0"/>
                      <w:divBdr>
                        <w:top w:val="none" w:sz="0" w:space="0" w:color="auto"/>
                        <w:left w:val="none" w:sz="0" w:space="0" w:color="auto"/>
                        <w:bottom w:val="none" w:sz="0" w:space="0" w:color="auto"/>
                        <w:right w:val="none" w:sz="0" w:space="0" w:color="auto"/>
                      </w:divBdr>
                    </w:div>
                    <w:div w:id="1687364488">
                      <w:marLeft w:val="0"/>
                      <w:marRight w:val="0"/>
                      <w:marTop w:val="0"/>
                      <w:marBottom w:val="0"/>
                      <w:divBdr>
                        <w:top w:val="none" w:sz="0" w:space="0" w:color="auto"/>
                        <w:left w:val="none" w:sz="0" w:space="0" w:color="auto"/>
                        <w:bottom w:val="none" w:sz="0" w:space="0" w:color="auto"/>
                        <w:right w:val="none" w:sz="0" w:space="0" w:color="auto"/>
                      </w:divBdr>
                    </w:div>
                  </w:divsChild>
                </w:div>
                <w:div w:id="97333820">
                  <w:marLeft w:val="0"/>
                  <w:marRight w:val="0"/>
                  <w:marTop w:val="0"/>
                  <w:marBottom w:val="0"/>
                  <w:divBdr>
                    <w:top w:val="none" w:sz="0" w:space="0" w:color="auto"/>
                    <w:left w:val="none" w:sz="0" w:space="0" w:color="auto"/>
                    <w:bottom w:val="none" w:sz="0" w:space="0" w:color="auto"/>
                    <w:right w:val="none" w:sz="0" w:space="0" w:color="auto"/>
                  </w:divBdr>
                  <w:divsChild>
                    <w:div w:id="1993753258">
                      <w:marLeft w:val="0"/>
                      <w:marRight w:val="0"/>
                      <w:marTop w:val="0"/>
                      <w:marBottom w:val="0"/>
                      <w:divBdr>
                        <w:top w:val="none" w:sz="0" w:space="0" w:color="auto"/>
                        <w:left w:val="none" w:sz="0" w:space="0" w:color="auto"/>
                        <w:bottom w:val="none" w:sz="0" w:space="0" w:color="auto"/>
                        <w:right w:val="none" w:sz="0" w:space="0" w:color="auto"/>
                      </w:divBdr>
                    </w:div>
                  </w:divsChild>
                </w:div>
                <w:div w:id="120459394">
                  <w:marLeft w:val="0"/>
                  <w:marRight w:val="0"/>
                  <w:marTop w:val="0"/>
                  <w:marBottom w:val="0"/>
                  <w:divBdr>
                    <w:top w:val="none" w:sz="0" w:space="0" w:color="auto"/>
                    <w:left w:val="none" w:sz="0" w:space="0" w:color="auto"/>
                    <w:bottom w:val="none" w:sz="0" w:space="0" w:color="auto"/>
                    <w:right w:val="none" w:sz="0" w:space="0" w:color="auto"/>
                  </w:divBdr>
                  <w:divsChild>
                    <w:div w:id="1578323667">
                      <w:marLeft w:val="0"/>
                      <w:marRight w:val="0"/>
                      <w:marTop w:val="0"/>
                      <w:marBottom w:val="0"/>
                      <w:divBdr>
                        <w:top w:val="none" w:sz="0" w:space="0" w:color="auto"/>
                        <w:left w:val="none" w:sz="0" w:space="0" w:color="auto"/>
                        <w:bottom w:val="none" w:sz="0" w:space="0" w:color="auto"/>
                        <w:right w:val="none" w:sz="0" w:space="0" w:color="auto"/>
                      </w:divBdr>
                    </w:div>
                  </w:divsChild>
                </w:div>
                <w:div w:id="197086351">
                  <w:marLeft w:val="0"/>
                  <w:marRight w:val="0"/>
                  <w:marTop w:val="0"/>
                  <w:marBottom w:val="0"/>
                  <w:divBdr>
                    <w:top w:val="none" w:sz="0" w:space="0" w:color="auto"/>
                    <w:left w:val="none" w:sz="0" w:space="0" w:color="auto"/>
                    <w:bottom w:val="none" w:sz="0" w:space="0" w:color="auto"/>
                    <w:right w:val="none" w:sz="0" w:space="0" w:color="auto"/>
                  </w:divBdr>
                  <w:divsChild>
                    <w:div w:id="1475030319">
                      <w:marLeft w:val="0"/>
                      <w:marRight w:val="0"/>
                      <w:marTop w:val="0"/>
                      <w:marBottom w:val="0"/>
                      <w:divBdr>
                        <w:top w:val="none" w:sz="0" w:space="0" w:color="auto"/>
                        <w:left w:val="none" w:sz="0" w:space="0" w:color="auto"/>
                        <w:bottom w:val="none" w:sz="0" w:space="0" w:color="auto"/>
                        <w:right w:val="none" w:sz="0" w:space="0" w:color="auto"/>
                      </w:divBdr>
                    </w:div>
                  </w:divsChild>
                </w:div>
                <w:div w:id="247347235">
                  <w:marLeft w:val="0"/>
                  <w:marRight w:val="0"/>
                  <w:marTop w:val="0"/>
                  <w:marBottom w:val="0"/>
                  <w:divBdr>
                    <w:top w:val="none" w:sz="0" w:space="0" w:color="auto"/>
                    <w:left w:val="none" w:sz="0" w:space="0" w:color="auto"/>
                    <w:bottom w:val="none" w:sz="0" w:space="0" w:color="auto"/>
                    <w:right w:val="none" w:sz="0" w:space="0" w:color="auto"/>
                  </w:divBdr>
                  <w:divsChild>
                    <w:div w:id="306206826">
                      <w:marLeft w:val="0"/>
                      <w:marRight w:val="0"/>
                      <w:marTop w:val="0"/>
                      <w:marBottom w:val="0"/>
                      <w:divBdr>
                        <w:top w:val="none" w:sz="0" w:space="0" w:color="auto"/>
                        <w:left w:val="none" w:sz="0" w:space="0" w:color="auto"/>
                        <w:bottom w:val="none" w:sz="0" w:space="0" w:color="auto"/>
                        <w:right w:val="none" w:sz="0" w:space="0" w:color="auto"/>
                      </w:divBdr>
                    </w:div>
                  </w:divsChild>
                </w:div>
                <w:div w:id="284121285">
                  <w:marLeft w:val="0"/>
                  <w:marRight w:val="0"/>
                  <w:marTop w:val="0"/>
                  <w:marBottom w:val="0"/>
                  <w:divBdr>
                    <w:top w:val="none" w:sz="0" w:space="0" w:color="auto"/>
                    <w:left w:val="none" w:sz="0" w:space="0" w:color="auto"/>
                    <w:bottom w:val="none" w:sz="0" w:space="0" w:color="auto"/>
                    <w:right w:val="none" w:sz="0" w:space="0" w:color="auto"/>
                  </w:divBdr>
                  <w:divsChild>
                    <w:div w:id="1415778959">
                      <w:marLeft w:val="0"/>
                      <w:marRight w:val="0"/>
                      <w:marTop w:val="0"/>
                      <w:marBottom w:val="0"/>
                      <w:divBdr>
                        <w:top w:val="none" w:sz="0" w:space="0" w:color="auto"/>
                        <w:left w:val="none" w:sz="0" w:space="0" w:color="auto"/>
                        <w:bottom w:val="none" w:sz="0" w:space="0" w:color="auto"/>
                        <w:right w:val="none" w:sz="0" w:space="0" w:color="auto"/>
                      </w:divBdr>
                    </w:div>
                  </w:divsChild>
                </w:div>
                <w:div w:id="454523965">
                  <w:marLeft w:val="0"/>
                  <w:marRight w:val="0"/>
                  <w:marTop w:val="0"/>
                  <w:marBottom w:val="0"/>
                  <w:divBdr>
                    <w:top w:val="none" w:sz="0" w:space="0" w:color="auto"/>
                    <w:left w:val="none" w:sz="0" w:space="0" w:color="auto"/>
                    <w:bottom w:val="none" w:sz="0" w:space="0" w:color="auto"/>
                    <w:right w:val="none" w:sz="0" w:space="0" w:color="auto"/>
                  </w:divBdr>
                  <w:divsChild>
                    <w:div w:id="417752672">
                      <w:marLeft w:val="0"/>
                      <w:marRight w:val="0"/>
                      <w:marTop w:val="0"/>
                      <w:marBottom w:val="0"/>
                      <w:divBdr>
                        <w:top w:val="none" w:sz="0" w:space="0" w:color="auto"/>
                        <w:left w:val="none" w:sz="0" w:space="0" w:color="auto"/>
                        <w:bottom w:val="none" w:sz="0" w:space="0" w:color="auto"/>
                        <w:right w:val="none" w:sz="0" w:space="0" w:color="auto"/>
                      </w:divBdr>
                    </w:div>
                  </w:divsChild>
                </w:div>
                <w:div w:id="481584438">
                  <w:marLeft w:val="0"/>
                  <w:marRight w:val="0"/>
                  <w:marTop w:val="0"/>
                  <w:marBottom w:val="0"/>
                  <w:divBdr>
                    <w:top w:val="none" w:sz="0" w:space="0" w:color="auto"/>
                    <w:left w:val="none" w:sz="0" w:space="0" w:color="auto"/>
                    <w:bottom w:val="none" w:sz="0" w:space="0" w:color="auto"/>
                    <w:right w:val="none" w:sz="0" w:space="0" w:color="auto"/>
                  </w:divBdr>
                  <w:divsChild>
                    <w:div w:id="1219130220">
                      <w:marLeft w:val="0"/>
                      <w:marRight w:val="0"/>
                      <w:marTop w:val="0"/>
                      <w:marBottom w:val="0"/>
                      <w:divBdr>
                        <w:top w:val="none" w:sz="0" w:space="0" w:color="auto"/>
                        <w:left w:val="none" w:sz="0" w:space="0" w:color="auto"/>
                        <w:bottom w:val="none" w:sz="0" w:space="0" w:color="auto"/>
                        <w:right w:val="none" w:sz="0" w:space="0" w:color="auto"/>
                      </w:divBdr>
                    </w:div>
                  </w:divsChild>
                </w:div>
                <w:div w:id="662466133">
                  <w:marLeft w:val="0"/>
                  <w:marRight w:val="0"/>
                  <w:marTop w:val="0"/>
                  <w:marBottom w:val="0"/>
                  <w:divBdr>
                    <w:top w:val="none" w:sz="0" w:space="0" w:color="auto"/>
                    <w:left w:val="none" w:sz="0" w:space="0" w:color="auto"/>
                    <w:bottom w:val="none" w:sz="0" w:space="0" w:color="auto"/>
                    <w:right w:val="none" w:sz="0" w:space="0" w:color="auto"/>
                  </w:divBdr>
                  <w:divsChild>
                    <w:div w:id="1519272325">
                      <w:marLeft w:val="0"/>
                      <w:marRight w:val="0"/>
                      <w:marTop w:val="0"/>
                      <w:marBottom w:val="0"/>
                      <w:divBdr>
                        <w:top w:val="none" w:sz="0" w:space="0" w:color="auto"/>
                        <w:left w:val="none" w:sz="0" w:space="0" w:color="auto"/>
                        <w:bottom w:val="none" w:sz="0" w:space="0" w:color="auto"/>
                        <w:right w:val="none" w:sz="0" w:space="0" w:color="auto"/>
                      </w:divBdr>
                    </w:div>
                  </w:divsChild>
                </w:div>
                <w:div w:id="865027504">
                  <w:marLeft w:val="0"/>
                  <w:marRight w:val="0"/>
                  <w:marTop w:val="0"/>
                  <w:marBottom w:val="0"/>
                  <w:divBdr>
                    <w:top w:val="none" w:sz="0" w:space="0" w:color="auto"/>
                    <w:left w:val="none" w:sz="0" w:space="0" w:color="auto"/>
                    <w:bottom w:val="none" w:sz="0" w:space="0" w:color="auto"/>
                    <w:right w:val="none" w:sz="0" w:space="0" w:color="auto"/>
                  </w:divBdr>
                  <w:divsChild>
                    <w:div w:id="978195655">
                      <w:marLeft w:val="0"/>
                      <w:marRight w:val="0"/>
                      <w:marTop w:val="0"/>
                      <w:marBottom w:val="0"/>
                      <w:divBdr>
                        <w:top w:val="none" w:sz="0" w:space="0" w:color="auto"/>
                        <w:left w:val="none" w:sz="0" w:space="0" w:color="auto"/>
                        <w:bottom w:val="none" w:sz="0" w:space="0" w:color="auto"/>
                        <w:right w:val="none" w:sz="0" w:space="0" w:color="auto"/>
                      </w:divBdr>
                    </w:div>
                  </w:divsChild>
                </w:div>
                <w:div w:id="942499135">
                  <w:marLeft w:val="0"/>
                  <w:marRight w:val="0"/>
                  <w:marTop w:val="0"/>
                  <w:marBottom w:val="0"/>
                  <w:divBdr>
                    <w:top w:val="none" w:sz="0" w:space="0" w:color="auto"/>
                    <w:left w:val="none" w:sz="0" w:space="0" w:color="auto"/>
                    <w:bottom w:val="none" w:sz="0" w:space="0" w:color="auto"/>
                    <w:right w:val="none" w:sz="0" w:space="0" w:color="auto"/>
                  </w:divBdr>
                  <w:divsChild>
                    <w:div w:id="555120326">
                      <w:marLeft w:val="0"/>
                      <w:marRight w:val="0"/>
                      <w:marTop w:val="0"/>
                      <w:marBottom w:val="0"/>
                      <w:divBdr>
                        <w:top w:val="none" w:sz="0" w:space="0" w:color="auto"/>
                        <w:left w:val="none" w:sz="0" w:space="0" w:color="auto"/>
                        <w:bottom w:val="none" w:sz="0" w:space="0" w:color="auto"/>
                        <w:right w:val="none" w:sz="0" w:space="0" w:color="auto"/>
                      </w:divBdr>
                    </w:div>
                  </w:divsChild>
                </w:div>
                <w:div w:id="1080641125">
                  <w:marLeft w:val="0"/>
                  <w:marRight w:val="0"/>
                  <w:marTop w:val="0"/>
                  <w:marBottom w:val="0"/>
                  <w:divBdr>
                    <w:top w:val="none" w:sz="0" w:space="0" w:color="auto"/>
                    <w:left w:val="none" w:sz="0" w:space="0" w:color="auto"/>
                    <w:bottom w:val="none" w:sz="0" w:space="0" w:color="auto"/>
                    <w:right w:val="none" w:sz="0" w:space="0" w:color="auto"/>
                  </w:divBdr>
                  <w:divsChild>
                    <w:div w:id="922181043">
                      <w:marLeft w:val="0"/>
                      <w:marRight w:val="0"/>
                      <w:marTop w:val="0"/>
                      <w:marBottom w:val="0"/>
                      <w:divBdr>
                        <w:top w:val="none" w:sz="0" w:space="0" w:color="auto"/>
                        <w:left w:val="none" w:sz="0" w:space="0" w:color="auto"/>
                        <w:bottom w:val="none" w:sz="0" w:space="0" w:color="auto"/>
                        <w:right w:val="none" w:sz="0" w:space="0" w:color="auto"/>
                      </w:divBdr>
                    </w:div>
                  </w:divsChild>
                </w:div>
                <w:div w:id="1202741257">
                  <w:marLeft w:val="0"/>
                  <w:marRight w:val="0"/>
                  <w:marTop w:val="0"/>
                  <w:marBottom w:val="0"/>
                  <w:divBdr>
                    <w:top w:val="none" w:sz="0" w:space="0" w:color="auto"/>
                    <w:left w:val="none" w:sz="0" w:space="0" w:color="auto"/>
                    <w:bottom w:val="none" w:sz="0" w:space="0" w:color="auto"/>
                    <w:right w:val="none" w:sz="0" w:space="0" w:color="auto"/>
                  </w:divBdr>
                  <w:divsChild>
                    <w:div w:id="1051462475">
                      <w:marLeft w:val="0"/>
                      <w:marRight w:val="0"/>
                      <w:marTop w:val="0"/>
                      <w:marBottom w:val="0"/>
                      <w:divBdr>
                        <w:top w:val="none" w:sz="0" w:space="0" w:color="auto"/>
                        <w:left w:val="none" w:sz="0" w:space="0" w:color="auto"/>
                        <w:bottom w:val="none" w:sz="0" w:space="0" w:color="auto"/>
                        <w:right w:val="none" w:sz="0" w:space="0" w:color="auto"/>
                      </w:divBdr>
                    </w:div>
                  </w:divsChild>
                </w:div>
                <w:div w:id="1205875071">
                  <w:marLeft w:val="0"/>
                  <w:marRight w:val="0"/>
                  <w:marTop w:val="0"/>
                  <w:marBottom w:val="0"/>
                  <w:divBdr>
                    <w:top w:val="none" w:sz="0" w:space="0" w:color="auto"/>
                    <w:left w:val="none" w:sz="0" w:space="0" w:color="auto"/>
                    <w:bottom w:val="none" w:sz="0" w:space="0" w:color="auto"/>
                    <w:right w:val="none" w:sz="0" w:space="0" w:color="auto"/>
                  </w:divBdr>
                  <w:divsChild>
                    <w:div w:id="1095858533">
                      <w:marLeft w:val="0"/>
                      <w:marRight w:val="0"/>
                      <w:marTop w:val="0"/>
                      <w:marBottom w:val="0"/>
                      <w:divBdr>
                        <w:top w:val="none" w:sz="0" w:space="0" w:color="auto"/>
                        <w:left w:val="none" w:sz="0" w:space="0" w:color="auto"/>
                        <w:bottom w:val="none" w:sz="0" w:space="0" w:color="auto"/>
                        <w:right w:val="none" w:sz="0" w:space="0" w:color="auto"/>
                      </w:divBdr>
                    </w:div>
                  </w:divsChild>
                </w:div>
                <w:div w:id="1361584124">
                  <w:marLeft w:val="0"/>
                  <w:marRight w:val="0"/>
                  <w:marTop w:val="0"/>
                  <w:marBottom w:val="0"/>
                  <w:divBdr>
                    <w:top w:val="none" w:sz="0" w:space="0" w:color="auto"/>
                    <w:left w:val="none" w:sz="0" w:space="0" w:color="auto"/>
                    <w:bottom w:val="none" w:sz="0" w:space="0" w:color="auto"/>
                    <w:right w:val="none" w:sz="0" w:space="0" w:color="auto"/>
                  </w:divBdr>
                  <w:divsChild>
                    <w:div w:id="1415277874">
                      <w:marLeft w:val="0"/>
                      <w:marRight w:val="0"/>
                      <w:marTop w:val="0"/>
                      <w:marBottom w:val="0"/>
                      <w:divBdr>
                        <w:top w:val="none" w:sz="0" w:space="0" w:color="auto"/>
                        <w:left w:val="none" w:sz="0" w:space="0" w:color="auto"/>
                        <w:bottom w:val="none" w:sz="0" w:space="0" w:color="auto"/>
                        <w:right w:val="none" w:sz="0" w:space="0" w:color="auto"/>
                      </w:divBdr>
                    </w:div>
                  </w:divsChild>
                </w:div>
                <w:div w:id="1389957347">
                  <w:marLeft w:val="0"/>
                  <w:marRight w:val="0"/>
                  <w:marTop w:val="0"/>
                  <w:marBottom w:val="0"/>
                  <w:divBdr>
                    <w:top w:val="none" w:sz="0" w:space="0" w:color="auto"/>
                    <w:left w:val="none" w:sz="0" w:space="0" w:color="auto"/>
                    <w:bottom w:val="none" w:sz="0" w:space="0" w:color="auto"/>
                    <w:right w:val="none" w:sz="0" w:space="0" w:color="auto"/>
                  </w:divBdr>
                  <w:divsChild>
                    <w:div w:id="505707200">
                      <w:marLeft w:val="0"/>
                      <w:marRight w:val="0"/>
                      <w:marTop w:val="0"/>
                      <w:marBottom w:val="0"/>
                      <w:divBdr>
                        <w:top w:val="none" w:sz="0" w:space="0" w:color="auto"/>
                        <w:left w:val="none" w:sz="0" w:space="0" w:color="auto"/>
                        <w:bottom w:val="none" w:sz="0" w:space="0" w:color="auto"/>
                        <w:right w:val="none" w:sz="0" w:space="0" w:color="auto"/>
                      </w:divBdr>
                    </w:div>
                  </w:divsChild>
                </w:div>
                <w:div w:id="1455096717">
                  <w:marLeft w:val="0"/>
                  <w:marRight w:val="0"/>
                  <w:marTop w:val="0"/>
                  <w:marBottom w:val="0"/>
                  <w:divBdr>
                    <w:top w:val="none" w:sz="0" w:space="0" w:color="auto"/>
                    <w:left w:val="none" w:sz="0" w:space="0" w:color="auto"/>
                    <w:bottom w:val="none" w:sz="0" w:space="0" w:color="auto"/>
                    <w:right w:val="none" w:sz="0" w:space="0" w:color="auto"/>
                  </w:divBdr>
                  <w:divsChild>
                    <w:div w:id="284772463">
                      <w:marLeft w:val="0"/>
                      <w:marRight w:val="0"/>
                      <w:marTop w:val="0"/>
                      <w:marBottom w:val="0"/>
                      <w:divBdr>
                        <w:top w:val="none" w:sz="0" w:space="0" w:color="auto"/>
                        <w:left w:val="none" w:sz="0" w:space="0" w:color="auto"/>
                        <w:bottom w:val="none" w:sz="0" w:space="0" w:color="auto"/>
                        <w:right w:val="none" w:sz="0" w:space="0" w:color="auto"/>
                      </w:divBdr>
                    </w:div>
                  </w:divsChild>
                </w:div>
                <w:div w:id="1483499556">
                  <w:marLeft w:val="0"/>
                  <w:marRight w:val="0"/>
                  <w:marTop w:val="0"/>
                  <w:marBottom w:val="0"/>
                  <w:divBdr>
                    <w:top w:val="none" w:sz="0" w:space="0" w:color="auto"/>
                    <w:left w:val="none" w:sz="0" w:space="0" w:color="auto"/>
                    <w:bottom w:val="none" w:sz="0" w:space="0" w:color="auto"/>
                    <w:right w:val="none" w:sz="0" w:space="0" w:color="auto"/>
                  </w:divBdr>
                  <w:divsChild>
                    <w:div w:id="2036926390">
                      <w:marLeft w:val="0"/>
                      <w:marRight w:val="0"/>
                      <w:marTop w:val="0"/>
                      <w:marBottom w:val="0"/>
                      <w:divBdr>
                        <w:top w:val="none" w:sz="0" w:space="0" w:color="auto"/>
                        <w:left w:val="none" w:sz="0" w:space="0" w:color="auto"/>
                        <w:bottom w:val="none" w:sz="0" w:space="0" w:color="auto"/>
                        <w:right w:val="none" w:sz="0" w:space="0" w:color="auto"/>
                      </w:divBdr>
                    </w:div>
                  </w:divsChild>
                </w:div>
                <w:div w:id="1510489081">
                  <w:marLeft w:val="0"/>
                  <w:marRight w:val="0"/>
                  <w:marTop w:val="0"/>
                  <w:marBottom w:val="0"/>
                  <w:divBdr>
                    <w:top w:val="none" w:sz="0" w:space="0" w:color="auto"/>
                    <w:left w:val="none" w:sz="0" w:space="0" w:color="auto"/>
                    <w:bottom w:val="none" w:sz="0" w:space="0" w:color="auto"/>
                    <w:right w:val="none" w:sz="0" w:space="0" w:color="auto"/>
                  </w:divBdr>
                  <w:divsChild>
                    <w:div w:id="2144613912">
                      <w:marLeft w:val="0"/>
                      <w:marRight w:val="0"/>
                      <w:marTop w:val="0"/>
                      <w:marBottom w:val="0"/>
                      <w:divBdr>
                        <w:top w:val="none" w:sz="0" w:space="0" w:color="auto"/>
                        <w:left w:val="none" w:sz="0" w:space="0" w:color="auto"/>
                        <w:bottom w:val="none" w:sz="0" w:space="0" w:color="auto"/>
                        <w:right w:val="none" w:sz="0" w:space="0" w:color="auto"/>
                      </w:divBdr>
                    </w:div>
                  </w:divsChild>
                </w:div>
                <w:div w:id="1516577862">
                  <w:marLeft w:val="0"/>
                  <w:marRight w:val="0"/>
                  <w:marTop w:val="0"/>
                  <w:marBottom w:val="0"/>
                  <w:divBdr>
                    <w:top w:val="none" w:sz="0" w:space="0" w:color="auto"/>
                    <w:left w:val="none" w:sz="0" w:space="0" w:color="auto"/>
                    <w:bottom w:val="none" w:sz="0" w:space="0" w:color="auto"/>
                    <w:right w:val="none" w:sz="0" w:space="0" w:color="auto"/>
                  </w:divBdr>
                  <w:divsChild>
                    <w:div w:id="1845171480">
                      <w:marLeft w:val="0"/>
                      <w:marRight w:val="0"/>
                      <w:marTop w:val="0"/>
                      <w:marBottom w:val="0"/>
                      <w:divBdr>
                        <w:top w:val="none" w:sz="0" w:space="0" w:color="auto"/>
                        <w:left w:val="none" w:sz="0" w:space="0" w:color="auto"/>
                        <w:bottom w:val="none" w:sz="0" w:space="0" w:color="auto"/>
                        <w:right w:val="none" w:sz="0" w:space="0" w:color="auto"/>
                      </w:divBdr>
                    </w:div>
                  </w:divsChild>
                </w:div>
                <w:div w:id="1539203053">
                  <w:marLeft w:val="0"/>
                  <w:marRight w:val="0"/>
                  <w:marTop w:val="0"/>
                  <w:marBottom w:val="0"/>
                  <w:divBdr>
                    <w:top w:val="none" w:sz="0" w:space="0" w:color="auto"/>
                    <w:left w:val="none" w:sz="0" w:space="0" w:color="auto"/>
                    <w:bottom w:val="none" w:sz="0" w:space="0" w:color="auto"/>
                    <w:right w:val="none" w:sz="0" w:space="0" w:color="auto"/>
                  </w:divBdr>
                  <w:divsChild>
                    <w:div w:id="1265531518">
                      <w:marLeft w:val="0"/>
                      <w:marRight w:val="0"/>
                      <w:marTop w:val="0"/>
                      <w:marBottom w:val="0"/>
                      <w:divBdr>
                        <w:top w:val="none" w:sz="0" w:space="0" w:color="auto"/>
                        <w:left w:val="none" w:sz="0" w:space="0" w:color="auto"/>
                        <w:bottom w:val="none" w:sz="0" w:space="0" w:color="auto"/>
                        <w:right w:val="none" w:sz="0" w:space="0" w:color="auto"/>
                      </w:divBdr>
                    </w:div>
                  </w:divsChild>
                </w:div>
                <w:div w:id="1592859180">
                  <w:marLeft w:val="0"/>
                  <w:marRight w:val="0"/>
                  <w:marTop w:val="0"/>
                  <w:marBottom w:val="0"/>
                  <w:divBdr>
                    <w:top w:val="none" w:sz="0" w:space="0" w:color="auto"/>
                    <w:left w:val="none" w:sz="0" w:space="0" w:color="auto"/>
                    <w:bottom w:val="none" w:sz="0" w:space="0" w:color="auto"/>
                    <w:right w:val="none" w:sz="0" w:space="0" w:color="auto"/>
                  </w:divBdr>
                  <w:divsChild>
                    <w:div w:id="1252617560">
                      <w:marLeft w:val="0"/>
                      <w:marRight w:val="0"/>
                      <w:marTop w:val="0"/>
                      <w:marBottom w:val="0"/>
                      <w:divBdr>
                        <w:top w:val="none" w:sz="0" w:space="0" w:color="auto"/>
                        <w:left w:val="none" w:sz="0" w:space="0" w:color="auto"/>
                        <w:bottom w:val="none" w:sz="0" w:space="0" w:color="auto"/>
                        <w:right w:val="none" w:sz="0" w:space="0" w:color="auto"/>
                      </w:divBdr>
                    </w:div>
                  </w:divsChild>
                </w:div>
                <w:div w:id="1877934316">
                  <w:marLeft w:val="0"/>
                  <w:marRight w:val="0"/>
                  <w:marTop w:val="0"/>
                  <w:marBottom w:val="0"/>
                  <w:divBdr>
                    <w:top w:val="none" w:sz="0" w:space="0" w:color="auto"/>
                    <w:left w:val="none" w:sz="0" w:space="0" w:color="auto"/>
                    <w:bottom w:val="none" w:sz="0" w:space="0" w:color="auto"/>
                    <w:right w:val="none" w:sz="0" w:space="0" w:color="auto"/>
                  </w:divBdr>
                  <w:divsChild>
                    <w:div w:id="2453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867603">
          <w:marLeft w:val="0"/>
          <w:marRight w:val="0"/>
          <w:marTop w:val="0"/>
          <w:marBottom w:val="0"/>
          <w:divBdr>
            <w:top w:val="none" w:sz="0" w:space="0" w:color="auto"/>
            <w:left w:val="none" w:sz="0" w:space="0" w:color="auto"/>
            <w:bottom w:val="none" w:sz="0" w:space="0" w:color="auto"/>
            <w:right w:val="none" w:sz="0" w:space="0" w:color="auto"/>
          </w:divBdr>
        </w:div>
        <w:div w:id="1645551180">
          <w:marLeft w:val="0"/>
          <w:marRight w:val="0"/>
          <w:marTop w:val="0"/>
          <w:marBottom w:val="0"/>
          <w:divBdr>
            <w:top w:val="none" w:sz="0" w:space="0" w:color="auto"/>
            <w:left w:val="none" w:sz="0" w:space="0" w:color="auto"/>
            <w:bottom w:val="none" w:sz="0" w:space="0" w:color="auto"/>
            <w:right w:val="none" w:sz="0" w:space="0" w:color="auto"/>
          </w:divBdr>
        </w:div>
        <w:div w:id="1847942833">
          <w:marLeft w:val="0"/>
          <w:marRight w:val="0"/>
          <w:marTop w:val="0"/>
          <w:marBottom w:val="0"/>
          <w:divBdr>
            <w:top w:val="none" w:sz="0" w:space="0" w:color="auto"/>
            <w:left w:val="none" w:sz="0" w:space="0" w:color="auto"/>
            <w:bottom w:val="none" w:sz="0" w:space="0" w:color="auto"/>
            <w:right w:val="none" w:sz="0" w:space="0" w:color="auto"/>
          </w:divBdr>
        </w:div>
      </w:divsChild>
    </w:div>
    <w:div w:id="1527593239">
      <w:bodyDiv w:val="1"/>
      <w:marLeft w:val="0"/>
      <w:marRight w:val="0"/>
      <w:marTop w:val="0"/>
      <w:marBottom w:val="0"/>
      <w:divBdr>
        <w:top w:val="none" w:sz="0" w:space="0" w:color="auto"/>
        <w:left w:val="none" w:sz="0" w:space="0" w:color="auto"/>
        <w:bottom w:val="none" w:sz="0" w:space="0" w:color="auto"/>
        <w:right w:val="none" w:sz="0" w:space="0" w:color="auto"/>
      </w:divBdr>
    </w:div>
    <w:div w:id="1536235150">
      <w:bodyDiv w:val="1"/>
      <w:marLeft w:val="0"/>
      <w:marRight w:val="0"/>
      <w:marTop w:val="0"/>
      <w:marBottom w:val="0"/>
      <w:divBdr>
        <w:top w:val="none" w:sz="0" w:space="0" w:color="auto"/>
        <w:left w:val="none" w:sz="0" w:space="0" w:color="auto"/>
        <w:bottom w:val="none" w:sz="0" w:space="0" w:color="auto"/>
        <w:right w:val="none" w:sz="0" w:space="0" w:color="auto"/>
      </w:divBdr>
    </w:div>
    <w:div w:id="1539124701">
      <w:bodyDiv w:val="1"/>
      <w:marLeft w:val="0"/>
      <w:marRight w:val="0"/>
      <w:marTop w:val="0"/>
      <w:marBottom w:val="0"/>
      <w:divBdr>
        <w:top w:val="none" w:sz="0" w:space="0" w:color="auto"/>
        <w:left w:val="none" w:sz="0" w:space="0" w:color="auto"/>
        <w:bottom w:val="none" w:sz="0" w:space="0" w:color="auto"/>
        <w:right w:val="none" w:sz="0" w:space="0" w:color="auto"/>
      </w:divBdr>
    </w:div>
    <w:div w:id="1562904306">
      <w:bodyDiv w:val="1"/>
      <w:marLeft w:val="0"/>
      <w:marRight w:val="0"/>
      <w:marTop w:val="0"/>
      <w:marBottom w:val="0"/>
      <w:divBdr>
        <w:top w:val="none" w:sz="0" w:space="0" w:color="auto"/>
        <w:left w:val="none" w:sz="0" w:space="0" w:color="auto"/>
        <w:bottom w:val="none" w:sz="0" w:space="0" w:color="auto"/>
        <w:right w:val="none" w:sz="0" w:space="0" w:color="auto"/>
      </w:divBdr>
      <w:divsChild>
        <w:div w:id="24257530">
          <w:marLeft w:val="0"/>
          <w:marRight w:val="0"/>
          <w:marTop w:val="0"/>
          <w:marBottom w:val="0"/>
          <w:divBdr>
            <w:top w:val="none" w:sz="0" w:space="0" w:color="auto"/>
            <w:left w:val="none" w:sz="0" w:space="0" w:color="auto"/>
            <w:bottom w:val="none" w:sz="0" w:space="0" w:color="auto"/>
            <w:right w:val="none" w:sz="0" w:space="0" w:color="auto"/>
          </w:divBdr>
        </w:div>
        <w:div w:id="829711453">
          <w:marLeft w:val="0"/>
          <w:marRight w:val="0"/>
          <w:marTop w:val="0"/>
          <w:marBottom w:val="0"/>
          <w:divBdr>
            <w:top w:val="none" w:sz="0" w:space="0" w:color="auto"/>
            <w:left w:val="none" w:sz="0" w:space="0" w:color="auto"/>
            <w:bottom w:val="none" w:sz="0" w:space="0" w:color="auto"/>
            <w:right w:val="none" w:sz="0" w:space="0" w:color="auto"/>
          </w:divBdr>
          <w:divsChild>
            <w:div w:id="1267008547">
              <w:marLeft w:val="-75"/>
              <w:marRight w:val="0"/>
              <w:marTop w:val="30"/>
              <w:marBottom w:val="30"/>
              <w:divBdr>
                <w:top w:val="none" w:sz="0" w:space="0" w:color="auto"/>
                <w:left w:val="none" w:sz="0" w:space="0" w:color="auto"/>
                <w:bottom w:val="none" w:sz="0" w:space="0" w:color="auto"/>
                <w:right w:val="none" w:sz="0" w:space="0" w:color="auto"/>
              </w:divBdr>
              <w:divsChild>
                <w:div w:id="45878984">
                  <w:marLeft w:val="0"/>
                  <w:marRight w:val="0"/>
                  <w:marTop w:val="0"/>
                  <w:marBottom w:val="0"/>
                  <w:divBdr>
                    <w:top w:val="none" w:sz="0" w:space="0" w:color="auto"/>
                    <w:left w:val="none" w:sz="0" w:space="0" w:color="auto"/>
                    <w:bottom w:val="none" w:sz="0" w:space="0" w:color="auto"/>
                    <w:right w:val="none" w:sz="0" w:space="0" w:color="auto"/>
                  </w:divBdr>
                  <w:divsChild>
                    <w:div w:id="2111701726">
                      <w:marLeft w:val="0"/>
                      <w:marRight w:val="0"/>
                      <w:marTop w:val="0"/>
                      <w:marBottom w:val="0"/>
                      <w:divBdr>
                        <w:top w:val="none" w:sz="0" w:space="0" w:color="auto"/>
                        <w:left w:val="none" w:sz="0" w:space="0" w:color="auto"/>
                        <w:bottom w:val="none" w:sz="0" w:space="0" w:color="auto"/>
                        <w:right w:val="none" w:sz="0" w:space="0" w:color="auto"/>
                      </w:divBdr>
                    </w:div>
                  </w:divsChild>
                </w:div>
                <w:div w:id="103158480">
                  <w:marLeft w:val="0"/>
                  <w:marRight w:val="0"/>
                  <w:marTop w:val="0"/>
                  <w:marBottom w:val="0"/>
                  <w:divBdr>
                    <w:top w:val="none" w:sz="0" w:space="0" w:color="auto"/>
                    <w:left w:val="none" w:sz="0" w:space="0" w:color="auto"/>
                    <w:bottom w:val="none" w:sz="0" w:space="0" w:color="auto"/>
                    <w:right w:val="none" w:sz="0" w:space="0" w:color="auto"/>
                  </w:divBdr>
                  <w:divsChild>
                    <w:div w:id="2001736759">
                      <w:marLeft w:val="0"/>
                      <w:marRight w:val="0"/>
                      <w:marTop w:val="0"/>
                      <w:marBottom w:val="0"/>
                      <w:divBdr>
                        <w:top w:val="none" w:sz="0" w:space="0" w:color="auto"/>
                        <w:left w:val="none" w:sz="0" w:space="0" w:color="auto"/>
                        <w:bottom w:val="none" w:sz="0" w:space="0" w:color="auto"/>
                        <w:right w:val="none" w:sz="0" w:space="0" w:color="auto"/>
                      </w:divBdr>
                    </w:div>
                  </w:divsChild>
                </w:div>
                <w:div w:id="169876626">
                  <w:marLeft w:val="0"/>
                  <w:marRight w:val="0"/>
                  <w:marTop w:val="0"/>
                  <w:marBottom w:val="0"/>
                  <w:divBdr>
                    <w:top w:val="none" w:sz="0" w:space="0" w:color="auto"/>
                    <w:left w:val="none" w:sz="0" w:space="0" w:color="auto"/>
                    <w:bottom w:val="none" w:sz="0" w:space="0" w:color="auto"/>
                    <w:right w:val="none" w:sz="0" w:space="0" w:color="auto"/>
                  </w:divBdr>
                  <w:divsChild>
                    <w:div w:id="68506862">
                      <w:marLeft w:val="0"/>
                      <w:marRight w:val="0"/>
                      <w:marTop w:val="0"/>
                      <w:marBottom w:val="0"/>
                      <w:divBdr>
                        <w:top w:val="none" w:sz="0" w:space="0" w:color="auto"/>
                        <w:left w:val="none" w:sz="0" w:space="0" w:color="auto"/>
                        <w:bottom w:val="none" w:sz="0" w:space="0" w:color="auto"/>
                        <w:right w:val="none" w:sz="0" w:space="0" w:color="auto"/>
                      </w:divBdr>
                    </w:div>
                    <w:div w:id="305279904">
                      <w:marLeft w:val="0"/>
                      <w:marRight w:val="0"/>
                      <w:marTop w:val="0"/>
                      <w:marBottom w:val="0"/>
                      <w:divBdr>
                        <w:top w:val="none" w:sz="0" w:space="0" w:color="auto"/>
                        <w:left w:val="none" w:sz="0" w:space="0" w:color="auto"/>
                        <w:bottom w:val="none" w:sz="0" w:space="0" w:color="auto"/>
                        <w:right w:val="none" w:sz="0" w:space="0" w:color="auto"/>
                      </w:divBdr>
                    </w:div>
                    <w:div w:id="561450289">
                      <w:marLeft w:val="0"/>
                      <w:marRight w:val="0"/>
                      <w:marTop w:val="0"/>
                      <w:marBottom w:val="0"/>
                      <w:divBdr>
                        <w:top w:val="none" w:sz="0" w:space="0" w:color="auto"/>
                        <w:left w:val="none" w:sz="0" w:space="0" w:color="auto"/>
                        <w:bottom w:val="none" w:sz="0" w:space="0" w:color="auto"/>
                        <w:right w:val="none" w:sz="0" w:space="0" w:color="auto"/>
                      </w:divBdr>
                    </w:div>
                    <w:div w:id="1740589450">
                      <w:marLeft w:val="0"/>
                      <w:marRight w:val="0"/>
                      <w:marTop w:val="0"/>
                      <w:marBottom w:val="0"/>
                      <w:divBdr>
                        <w:top w:val="none" w:sz="0" w:space="0" w:color="auto"/>
                        <w:left w:val="none" w:sz="0" w:space="0" w:color="auto"/>
                        <w:bottom w:val="none" w:sz="0" w:space="0" w:color="auto"/>
                        <w:right w:val="none" w:sz="0" w:space="0" w:color="auto"/>
                      </w:divBdr>
                    </w:div>
                  </w:divsChild>
                </w:div>
                <w:div w:id="331565747">
                  <w:marLeft w:val="0"/>
                  <w:marRight w:val="0"/>
                  <w:marTop w:val="0"/>
                  <w:marBottom w:val="0"/>
                  <w:divBdr>
                    <w:top w:val="none" w:sz="0" w:space="0" w:color="auto"/>
                    <w:left w:val="none" w:sz="0" w:space="0" w:color="auto"/>
                    <w:bottom w:val="none" w:sz="0" w:space="0" w:color="auto"/>
                    <w:right w:val="none" w:sz="0" w:space="0" w:color="auto"/>
                  </w:divBdr>
                  <w:divsChild>
                    <w:div w:id="1137255839">
                      <w:marLeft w:val="0"/>
                      <w:marRight w:val="0"/>
                      <w:marTop w:val="0"/>
                      <w:marBottom w:val="0"/>
                      <w:divBdr>
                        <w:top w:val="none" w:sz="0" w:space="0" w:color="auto"/>
                        <w:left w:val="none" w:sz="0" w:space="0" w:color="auto"/>
                        <w:bottom w:val="none" w:sz="0" w:space="0" w:color="auto"/>
                        <w:right w:val="none" w:sz="0" w:space="0" w:color="auto"/>
                      </w:divBdr>
                    </w:div>
                    <w:div w:id="1515339290">
                      <w:marLeft w:val="0"/>
                      <w:marRight w:val="0"/>
                      <w:marTop w:val="0"/>
                      <w:marBottom w:val="0"/>
                      <w:divBdr>
                        <w:top w:val="none" w:sz="0" w:space="0" w:color="auto"/>
                        <w:left w:val="none" w:sz="0" w:space="0" w:color="auto"/>
                        <w:bottom w:val="none" w:sz="0" w:space="0" w:color="auto"/>
                        <w:right w:val="none" w:sz="0" w:space="0" w:color="auto"/>
                      </w:divBdr>
                    </w:div>
                  </w:divsChild>
                </w:div>
                <w:div w:id="486750100">
                  <w:marLeft w:val="0"/>
                  <w:marRight w:val="0"/>
                  <w:marTop w:val="0"/>
                  <w:marBottom w:val="0"/>
                  <w:divBdr>
                    <w:top w:val="none" w:sz="0" w:space="0" w:color="auto"/>
                    <w:left w:val="none" w:sz="0" w:space="0" w:color="auto"/>
                    <w:bottom w:val="none" w:sz="0" w:space="0" w:color="auto"/>
                    <w:right w:val="none" w:sz="0" w:space="0" w:color="auto"/>
                  </w:divBdr>
                  <w:divsChild>
                    <w:div w:id="395396630">
                      <w:marLeft w:val="0"/>
                      <w:marRight w:val="0"/>
                      <w:marTop w:val="0"/>
                      <w:marBottom w:val="0"/>
                      <w:divBdr>
                        <w:top w:val="none" w:sz="0" w:space="0" w:color="auto"/>
                        <w:left w:val="none" w:sz="0" w:space="0" w:color="auto"/>
                        <w:bottom w:val="none" w:sz="0" w:space="0" w:color="auto"/>
                        <w:right w:val="none" w:sz="0" w:space="0" w:color="auto"/>
                      </w:divBdr>
                    </w:div>
                    <w:div w:id="538201526">
                      <w:marLeft w:val="0"/>
                      <w:marRight w:val="0"/>
                      <w:marTop w:val="0"/>
                      <w:marBottom w:val="0"/>
                      <w:divBdr>
                        <w:top w:val="none" w:sz="0" w:space="0" w:color="auto"/>
                        <w:left w:val="none" w:sz="0" w:space="0" w:color="auto"/>
                        <w:bottom w:val="none" w:sz="0" w:space="0" w:color="auto"/>
                        <w:right w:val="none" w:sz="0" w:space="0" w:color="auto"/>
                      </w:divBdr>
                    </w:div>
                    <w:div w:id="587467633">
                      <w:marLeft w:val="0"/>
                      <w:marRight w:val="0"/>
                      <w:marTop w:val="0"/>
                      <w:marBottom w:val="0"/>
                      <w:divBdr>
                        <w:top w:val="none" w:sz="0" w:space="0" w:color="auto"/>
                        <w:left w:val="none" w:sz="0" w:space="0" w:color="auto"/>
                        <w:bottom w:val="none" w:sz="0" w:space="0" w:color="auto"/>
                        <w:right w:val="none" w:sz="0" w:space="0" w:color="auto"/>
                      </w:divBdr>
                    </w:div>
                    <w:div w:id="1337613563">
                      <w:marLeft w:val="0"/>
                      <w:marRight w:val="0"/>
                      <w:marTop w:val="0"/>
                      <w:marBottom w:val="0"/>
                      <w:divBdr>
                        <w:top w:val="none" w:sz="0" w:space="0" w:color="auto"/>
                        <w:left w:val="none" w:sz="0" w:space="0" w:color="auto"/>
                        <w:bottom w:val="none" w:sz="0" w:space="0" w:color="auto"/>
                        <w:right w:val="none" w:sz="0" w:space="0" w:color="auto"/>
                      </w:divBdr>
                    </w:div>
                    <w:div w:id="1676299736">
                      <w:marLeft w:val="0"/>
                      <w:marRight w:val="0"/>
                      <w:marTop w:val="0"/>
                      <w:marBottom w:val="0"/>
                      <w:divBdr>
                        <w:top w:val="none" w:sz="0" w:space="0" w:color="auto"/>
                        <w:left w:val="none" w:sz="0" w:space="0" w:color="auto"/>
                        <w:bottom w:val="none" w:sz="0" w:space="0" w:color="auto"/>
                        <w:right w:val="none" w:sz="0" w:space="0" w:color="auto"/>
                      </w:divBdr>
                    </w:div>
                    <w:div w:id="1756126168">
                      <w:marLeft w:val="0"/>
                      <w:marRight w:val="0"/>
                      <w:marTop w:val="0"/>
                      <w:marBottom w:val="0"/>
                      <w:divBdr>
                        <w:top w:val="none" w:sz="0" w:space="0" w:color="auto"/>
                        <w:left w:val="none" w:sz="0" w:space="0" w:color="auto"/>
                        <w:bottom w:val="none" w:sz="0" w:space="0" w:color="auto"/>
                        <w:right w:val="none" w:sz="0" w:space="0" w:color="auto"/>
                      </w:divBdr>
                    </w:div>
                    <w:div w:id="1906380312">
                      <w:marLeft w:val="0"/>
                      <w:marRight w:val="0"/>
                      <w:marTop w:val="0"/>
                      <w:marBottom w:val="0"/>
                      <w:divBdr>
                        <w:top w:val="none" w:sz="0" w:space="0" w:color="auto"/>
                        <w:left w:val="none" w:sz="0" w:space="0" w:color="auto"/>
                        <w:bottom w:val="none" w:sz="0" w:space="0" w:color="auto"/>
                        <w:right w:val="none" w:sz="0" w:space="0" w:color="auto"/>
                      </w:divBdr>
                    </w:div>
                    <w:div w:id="2029090067">
                      <w:marLeft w:val="0"/>
                      <w:marRight w:val="0"/>
                      <w:marTop w:val="0"/>
                      <w:marBottom w:val="0"/>
                      <w:divBdr>
                        <w:top w:val="none" w:sz="0" w:space="0" w:color="auto"/>
                        <w:left w:val="none" w:sz="0" w:space="0" w:color="auto"/>
                        <w:bottom w:val="none" w:sz="0" w:space="0" w:color="auto"/>
                        <w:right w:val="none" w:sz="0" w:space="0" w:color="auto"/>
                      </w:divBdr>
                    </w:div>
                  </w:divsChild>
                </w:div>
                <w:div w:id="589506051">
                  <w:marLeft w:val="0"/>
                  <w:marRight w:val="0"/>
                  <w:marTop w:val="0"/>
                  <w:marBottom w:val="0"/>
                  <w:divBdr>
                    <w:top w:val="none" w:sz="0" w:space="0" w:color="auto"/>
                    <w:left w:val="none" w:sz="0" w:space="0" w:color="auto"/>
                    <w:bottom w:val="none" w:sz="0" w:space="0" w:color="auto"/>
                    <w:right w:val="none" w:sz="0" w:space="0" w:color="auto"/>
                  </w:divBdr>
                  <w:divsChild>
                    <w:div w:id="1161847869">
                      <w:marLeft w:val="0"/>
                      <w:marRight w:val="0"/>
                      <w:marTop w:val="0"/>
                      <w:marBottom w:val="0"/>
                      <w:divBdr>
                        <w:top w:val="none" w:sz="0" w:space="0" w:color="auto"/>
                        <w:left w:val="none" w:sz="0" w:space="0" w:color="auto"/>
                        <w:bottom w:val="none" w:sz="0" w:space="0" w:color="auto"/>
                        <w:right w:val="none" w:sz="0" w:space="0" w:color="auto"/>
                      </w:divBdr>
                    </w:div>
                  </w:divsChild>
                </w:div>
                <w:div w:id="786199700">
                  <w:marLeft w:val="0"/>
                  <w:marRight w:val="0"/>
                  <w:marTop w:val="0"/>
                  <w:marBottom w:val="0"/>
                  <w:divBdr>
                    <w:top w:val="none" w:sz="0" w:space="0" w:color="auto"/>
                    <w:left w:val="none" w:sz="0" w:space="0" w:color="auto"/>
                    <w:bottom w:val="none" w:sz="0" w:space="0" w:color="auto"/>
                    <w:right w:val="none" w:sz="0" w:space="0" w:color="auto"/>
                  </w:divBdr>
                  <w:divsChild>
                    <w:div w:id="143082188">
                      <w:marLeft w:val="0"/>
                      <w:marRight w:val="0"/>
                      <w:marTop w:val="0"/>
                      <w:marBottom w:val="0"/>
                      <w:divBdr>
                        <w:top w:val="none" w:sz="0" w:space="0" w:color="auto"/>
                        <w:left w:val="none" w:sz="0" w:space="0" w:color="auto"/>
                        <w:bottom w:val="none" w:sz="0" w:space="0" w:color="auto"/>
                        <w:right w:val="none" w:sz="0" w:space="0" w:color="auto"/>
                      </w:divBdr>
                    </w:div>
                  </w:divsChild>
                </w:div>
                <w:div w:id="846485338">
                  <w:marLeft w:val="0"/>
                  <w:marRight w:val="0"/>
                  <w:marTop w:val="0"/>
                  <w:marBottom w:val="0"/>
                  <w:divBdr>
                    <w:top w:val="none" w:sz="0" w:space="0" w:color="auto"/>
                    <w:left w:val="none" w:sz="0" w:space="0" w:color="auto"/>
                    <w:bottom w:val="none" w:sz="0" w:space="0" w:color="auto"/>
                    <w:right w:val="none" w:sz="0" w:space="0" w:color="auto"/>
                  </w:divBdr>
                  <w:divsChild>
                    <w:div w:id="1157921171">
                      <w:marLeft w:val="0"/>
                      <w:marRight w:val="0"/>
                      <w:marTop w:val="0"/>
                      <w:marBottom w:val="0"/>
                      <w:divBdr>
                        <w:top w:val="none" w:sz="0" w:space="0" w:color="auto"/>
                        <w:left w:val="none" w:sz="0" w:space="0" w:color="auto"/>
                        <w:bottom w:val="none" w:sz="0" w:space="0" w:color="auto"/>
                        <w:right w:val="none" w:sz="0" w:space="0" w:color="auto"/>
                      </w:divBdr>
                    </w:div>
                  </w:divsChild>
                </w:div>
                <w:div w:id="1083448525">
                  <w:marLeft w:val="0"/>
                  <w:marRight w:val="0"/>
                  <w:marTop w:val="0"/>
                  <w:marBottom w:val="0"/>
                  <w:divBdr>
                    <w:top w:val="none" w:sz="0" w:space="0" w:color="auto"/>
                    <w:left w:val="none" w:sz="0" w:space="0" w:color="auto"/>
                    <w:bottom w:val="none" w:sz="0" w:space="0" w:color="auto"/>
                    <w:right w:val="none" w:sz="0" w:space="0" w:color="auto"/>
                  </w:divBdr>
                  <w:divsChild>
                    <w:div w:id="1973171942">
                      <w:marLeft w:val="0"/>
                      <w:marRight w:val="0"/>
                      <w:marTop w:val="0"/>
                      <w:marBottom w:val="0"/>
                      <w:divBdr>
                        <w:top w:val="none" w:sz="0" w:space="0" w:color="auto"/>
                        <w:left w:val="none" w:sz="0" w:space="0" w:color="auto"/>
                        <w:bottom w:val="none" w:sz="0" w:space="0" w:color="auto"/>
                        <w:right w:val="none" w:sz="0" w:space="0" w:color="auto"/>
                      </w:divBdr>
                    </w:div>
                  </w:divsChild>
                </w:div>
                <w:div w:id="1088699369">
                  <w:marLeft w:val="0"/>
                  <w:marRight w:val="0"/>
                  <w:marTop w:val="0"/>
                  <w:marBottom w:val="0"/>
                  <w:divBdr>
                    <w:top w:val="none" w:sz="0" w:space="0" w:color="auto"/>
                    <w:left w:val="none" w:sz="0" w:space="0" w:color="auto"/>
                    <w:bottom w:val="none" w:sz="0" w:space="0" w:color="auto"/>
                    <w:right w:val="none" w:sz="0" w:space="0" w:color="auto"/>
                  </w:divBdr>
                  <w:divsChild>
                    <w:div w:id="1913538346">
                      <w:marLeft w:val="0"/>
                      <w:marRight w:val="0"/>
                      <w:marTop w:val="0"/>
                      <w:marBottom w:val="0"/>
                      <w:divBdr>
                        <w:top w:val="none" w:sz="0" w:space="0" w:color="auto"/>
                        <w:left w:val="none" w:sz="0" w:space="0" w:color="auto"/>
                        <w:bottom w:val="none" w:sz="0" w:space="0" w:color="auto"/>
                        <w:right w:val="none" w:sz="0" w:space="0" w:color="auto"/>
                      </w:divBdr>
                    </w:div>
                  </w:divsChild>
                </w:div>
                <w:div w:id="1118985858">
                  <w:marLeft w:val="0"/>
                  <w:marRight w:val="0"/>
                  <w:marTop w:val="0"/>
                  <w:marBottom w:val="0"/>
                  <w:divBdr>
                    <w:top w:val="none" w:sz="0" w:space="0" w:color="auto"/>
                    <w:left w:val="none" w:sz="0" w:space="0" w:color="auto"/>
                    <w:bottom w:val="none" w:sz="0" w:space="0" w:color="auto"/>
                    <w:right w:val="none" w:sz="0" w:space="0" w:color="auto"/>
                  </w:divBdr>
                  <w:divsChild>
                    <w:div w:id="2133594398">
                      <w:marLeft w:val="0"/>
                      <w:marRight w:val="0"/>
                      <w:marTop w:val="0"/>
                      <w:marBottom w:val="0"/>
                      <w:divBdr>
                        <w:top w:val="none" w:sz="0" w:space="0" w:color="auto"/>
                        <w:left w:val="none" w:sz="0" w:space="0" w:color="auto"/>
                        <w:bottom w:val="none" w:sz="0" w:space="0" w:color="auto"/>
                        <w:right w:val="none" w:sz="0" w:space="0" w:color="auto"/>
                      </w:divBdr>
                    </w:div>
                  </w:divsChild>
                </w:div>
                <w:div w:id="1144542472">
                  <w:marLeft w:val="0"/>
                  <w:marRight w:val="0"/>
                  <w:marTop w:val="0"/>
                  <w:marBottom w:val="0"/>
                  <w:divBdr>
                    <w:top w:val="none" w:sz="0" w:space="0" w:color="auto"/>
                    <w:left w:val="none" w:sz="0" w:space="0" w:color="auto"/>
                    <w:bottom w:val="none" w:sz="0" w:space="0" w:color="auto"/>
                    <w:right w:val="none" w:sz="0" w:space="0" w:color="auto"/>
                  </w:divBdr>
                  <w:divsChild>
                    <w:div w:id="502281375">
                      <w:marLeft w:val="0"/>
                      <w:marRight w:val="0"/>
                      <w:marTop w:val="0"/>
                      <w:marBottom w:val="0"/>
                      <w:divBdr>
                        <w:top w:val="none" w:sz="0" w:space="0" w:color="auto"/>
                        <w:left w:val="none" w:sz="0" w:space="0" w:color="auto"/>
                        <w:bottom w:val="none" w:sz="0" w:space="0" w:color="auto"/>
                        <w:right w:val="none" w:sz="0" w:space="0" w:color="auto"/>
                      </w:divBdr>
                    </w:div>
                  </w:divsChild>
                </w:div>
                <w:div w:id="1243218186">
                  <w:marLeft w:val="0"/>
                  <w:marRight w:val="0"/>
                  <w:marTop w:val="0"/>
                  <w:marBottom w:val="0"/>
                  <w:divBdr>
                    <w:top w:val="none" w:sz="0" w:space="0" w:color="auto"/>
                    <w:left w:val="none" w:sz="0" w:space="0" w:color="auto"/>
                    <w:bottom w:val="none" w:sz="0" w:space="0" w:color="auto"/>
                    <w:right w:val="none" w:sz="0" w:space="0" w:color="auto"/>
                  </w:divBdr>
                  <w:divsChild>
                    <w:div w:id="2104180722">
                      <w:marLeft w:val="0"/>
                      <w:marRight w:val="0"/>
                      <w:marTop w:val="0"/>
                      <w:marBottom w:val="0"/>
                      <w:divBdr>
                        <w:top w:val="none" w:sz="0" w:space="0" w:color="auto"/>
                        <w:left w:val="none" w:sz="0" w:space="0" w:color="auto"/>
                        <w:bottom w:val="none" w:sz="0" w:space="0" w:color="auto"/>
                        <w:right w:val="none" w:sz="0" w:space="0" w:color="auto"/>
                      </w:divBdr>
                    </w:div>
                  </w:divsChild>
                </w:div>
                <w:div w:id="1249730282">
                  <w:marLeft w:val="0"/>
                  <w:marRight w:val="0"/>
                  <w:marTop w:val="0"/>
                  <w:marBottom w:val="0"/>
                  <w:divBdr>
                    <w:top w:val="none" w:sz="0" w:space="0" w:color="auto"/>
                    <w:left w:val="none" w:sz="0" w:space="0" w:color="auto"/>
                    <w:bottom w:val="none" w:sz="0" w:space="0" w:color="auto"/>
                    <w:right w:val="none" w:sz="0" w:space="0" w:color="auto"/>
                  </w:divBdr>
                  <w:divsChild>
                    <w:div w:id="373389562">
                      <w:marLeft w:val="0"/>
                      <w:marRight w:val="0"/>
                      <w:marTop w:val="0"/>
                      <w:marBottom w:val="0"/>
                      <w:divBdr>
                        <w:top w:val="none" w:sz="0" w:space="0" w:color="auto"/>
                        <w:left w:val="none" w:sz="0" w:space="0" w:color="auto"/>
                        <w:bottom w:val="none" w:sz="0" w:space="0" w:color="auto"/>
                        <w:right w:val="none" w:sz="0" w:space="0" w:color="auto"/>
                      </w:divBdr>
                    </w:div>
                  </w:divsChild>
                </w:div>
                <w:div w:id="1283462051">
                  <w:marLeft w:val="0"/>
                  <w:marRight w:val="0"/>
                  <w:marTop w:val="0"/>
                  <w:marBottom w:val="0"/>
                  <w:divBdr>
                    <w:top w:val="none" w:sz="0" w:space="0" w:color="auto"/>
                    <w:left w:val="none" w:sz="0" w:space="0" w:color="auto"/>
                    <w:bottom w:val="none" w:sz="0" w:space="0" w:color="auto"/>
                    <w:right w:val="none" w:sz="0" w:space="0" w:color="auto"/>
                  </w:divBdr>
                  <w:divsChild>
                    <w:div w:id="1138186495">
                      <w:marLeft w:val="0"/>
                      <w:marRight w:val="0"/>
                      <w:marTop w:val="0"/>
                      <w:marBottom w:val="0"/>
                      <w:divBdr>
                        <w:top w:val="none" w:sz="0" w:space="0" w:color="auto"/>
                        <w:left w:val="none" w:sz="0" w:space="0" w:color="auto"/>
                        <w:bottom w:val="none" w:sz="0" w:space="0" w:color="auto"/>
                        <w:right w:val="none" w:sz="0" w:space="0" w:color="auto"/>
                      </w:divBdr>
                    </w:div>
                  </w:divsChild>
                </w:div>
                <w:div w:id="1360004892">
                  <w:marLeft w:val="0"/>
                  <w:marRight w:val="0"/>
                  <w:marTop w:val="0"/>
                  <w:marBottom w:val="0"/>
                  <w:divBdr>
                    <w:top w:val="none" w:sz="0" w:space="0" w:color="auto"/>
                    <w:left w:val="none" w:sz="0" w:space="0" w:color="auto"/>
                    <w:bottom w:val="none" w:sz="0" w:space="0" w:color="auto"/>
                    <w:right w:val="none" w:sz="0" w:space="0" w:color="auto"/>
                  </w:divBdr>
                  <w:divsChild>
                    <w:div w:id="1285648904">
                      <w:marLeft w:val="0"/>
                      <w:marRight w:val="0"/>
                      <w:marTop w:val="0"/>
                      <w:marBottom w:val="0"/>
                      <w:divBdr>
                        <w:top w:val="none" w:sz="0" w:space="0" w:color="auto"/>
                        <w:left w:val="none" w:sz="0" w:space="0" w:color="auto"/>
                        <w:bottom w:val="none" w:sz="0" w:space="0" w:color="auto"/>
                        <w:right w:val="none" w:sz="0" w:space="0" w:color="auto"/>
                      </w:divBdr>
                    </w:div>
                  </w:divsChild>
                </w:div>
                <w:div w:id="1375808238">
                  <w:marLeft w:val="0"/>
                  <w:marRight w:val="0"/>
                  <w:marTop w:val="0"/>
                  <w:marBottom w:val="0"/>
                  <w:divBdr>
                    <w:top w:val="none" w:sz="0" w:space="0" w:color="auto"/>
                    <w:left w:val="none" w:sz="0" w:space="0" w:color="auto"/>
                    <w:bottom w:val="none" w:sz="0" w:space="0" w:color="auto"/>
                    <w:right w:val="none" w:sz="0" w:space="0" w:color="auto"/>
                  </w:divBdr>
                  <w:divsChild>
                    <w:div w:id="795415278">
                      <w:marLeft w:val="0"/>
                      <w:marRight w:val="0"/>
                      <w:marTop w:val="0"/>
                      <w:marBottom w:val="0"/>
                      <w:divBdr>
                        <w:top w:val="none" w:sz="0" w:space="0" w:color="auto"/>
                        <w:left w:val="none" w:sz="0" w:space="0" w:color="auto"/>
                        <w:bottom w:val="none" w:sz="0" w:space="0" w:color="auto"/>
                        <w:right w:val="none" w:sz="0" w:space="0" w:color="auto"/>
                      </w:divBdr>
                    </w:div>
                    <w:div w:id="1664628074">
                      <w:marLeft w:val="0"/>
                      <w:marRight w:val="0"/>
                      <w:marTop w:val="0"/>
                      <w:marBottom w:val="0"/>
                      <w:divBdr>
                        <w:top w:val="none" w:sz="0" w:space="0" w:color="auto"/>
                        <w:left w:val="none" w:sz="0" w:space="0" w:color="auto"/>
                        <w:bottom w:val="none" w:sz="0" w:space="0" w:color="auto"/>
                        <w:right w:val="none" w:sz="0" w:space="0" w:color="auto"/>
                      </w:divBdr>
                    </w:div>
                  </w:divsChild>
                </w:div>
                <w:div w:id="1376463107">
                  <w:marLeft w:val="0"/>
                  <w:marRight w:val="0"/>
                  <w:marTop w:val="0"/>
                  <w:marBottom w:val="0"/>
                  <w:divBdr>
                    <w:top w:val="none" w:sz="0" w:space="0" w:color="auto"/>
                    <w:left w:val="none" w:sz="0" w:space="0" w:color="auto"/>
                    <w:bottom w:val="none" w:sz="0" w:space="0" w:color="auto"/>
                    <w:right w:val="none" w:sz="0" w:space="0" w:color="auto"/>
                  </w:divBdr>
                  <w:divsChild>
                    <w:div w:id="828129520">
                      <w:marLeft w:val="0"/>
                      <w:marRight w:val="0"/>
                      <w:marTop w:val="0"/>
                      <w:marBottom w:val="0"/>
                      <w:divBdr>
                        <w:top w:val="none" w:sz="0" w:space="0" w:color="auto"/>
                        <w:left w:val="none" w:sz="0" w:space="0" w:color="auto"/>
                        <w:bottom w:val="none" w:sz="0" w:space="0" w:color="auto"/>
                        <w:right w:val="none" w:sz="0" w:space="0" w:color="auto"/>
                      </w:divBdr>
                    </w:div>
                  </w:divsChild>
                </w:div>
                <w:div w:id="1498885073">
                  <w:marLeft w:val="0"/>
                  <w:marRight w:val="0"/>
                  <w:marTop w:val="0"/>
                  <w:marBottom w:val="0"/>
                  <w:divBdr>
                    <w:top w:val="none" w:sz="0" w:space="0" w:color="auto"/>
                    <w:left w:val="none" w:sz="0" w:space="0" w:color="auto"/>
                    <w:bottom w:val="none" w:sz="0" w:space="0" w:color="auto"/>
                    <w:right w:val="none" w:sz="0" w:space="0" w:color="auto"/>
                  </w:divBdr>
                  <w:divsChild>
                    <w:div w:id="780146128">
                      <w:marLeft w:val="0"/>
                      <w:marRight w:val="0"/>
                      <w:marTop w:val="0"/>
                      <w:marBottom w:val="0"/>
                      <w:divBdr>
                        <w:top w:val="none" w:sz="0" w:space="0" w:color="auto"/>
                        <w:left w:val="none" w:sz="0" w:space="0" w:color="auto"/>
                        <w:bottom w:val="none" w:sz="0" w:space="0" w:color="auto"/>
                        <w:right w:val="none" w:sz="0" w:space="0" w:color="auto"/>
                      </w:divBdr>
                    </w:div>
                  </w:divsChild>
                </w:div>
                <w:div w:id="1543132278">
                  <w:marLeft w:val="0"/>
                  <w:marRight w:val="0"/>
                  <w:marTop w:val="0"/>
                  <w:marBottom w:val="0"/>
                  <w:divBdr>
                    <w:top w:val="none" w:sz="0" w:space="0" w:color="auto"/>
                    <w:left w:val="none" w:sz="0" w:space="0" w:color="auto"/>
                    <w:bottom w:val="none" w:sz="0" w:space="0" w:color="auto"/>
                    <w:right w:val="none" w:sz="0" w:space="0" w:color="auto"/>
                  </w:divBdr>
                  <w:divsChild>
                    <w:div w:id="574165893">
                      <w:marLeft w:val="0"/>
                      <w:marRight w:val="0"/>
                      <w:marTop w:val="0"/>
                      <w:marBottom w:val="0"/>
                      <w:divBdr>
                        <w:top w:val="none" w:sz="0" w:space="0" w:color="auto"/>
                        <w:left w:val="none" w:sz="0" w:space="0" w:color="auto"/>
                        <w:bottom w:val="none" w:sz="0" w:space="0" w:color="auto"/>
                        <w:right w:val="none" w:sz="0" w:space="0" w:color="auto"/>
                      </w:divBdr>
                    </w:div>
                  </w:divsChild>
                </w:div>
                <w:div w:id="1884556563">
                  <w:marLeft w:val="0"/>
                  <w:marRight w:val="0"/>
                  <w:marTop w:val="0"/>
                  <w:marBottom w:val="0"/>
                  <w:divBdr>
                    <w:top w:val="none" w:sz="0" w:space="0" w:color="auto"/>
                    <w:left w:val="none" w:sz="0" w:space="0" w:color="auto"/>
                    <w:bottom w:val="none" w:sz="0" w:space="0" w:color="auto"/>
                    <w:right w:val="none" w:sz="0" w:space="0" w:color="auto"/>
                  </w:divBdr>
                  <w:divsChild>
                    <w:div w:id="2038506675">
                      <w:marLeft w:val="0"/>
                      <w:marRight w:val="0"/>
                      <w:marTop w:val="0"/>
                      <w:marBottom w:val="0"/>
                      <w:divBdr>
                        <w:top w:val="none" w:sz="0" w:space="0" w:color="auto"/>
                        <w:left w:val="none" w:sz="0" w:space="0" w:color="auto"/>
                        <w:bottom w:val="none" w:sz="0" w:space="0" w:color="auto"/>
                        <w:right w:val="none" w:sz="0" w:space="0" w:color="auto"/>
                      </w:divBdr>
                    </w:div>
                  </w:divsChild>
                </w:div>
                <w:div w:id="2010937439">
                  <w:marLeft w:val="0"/>
                  <w:marRight w:val="0"/>
                  <w:marTop w:val="0"/>
                  <w:marBottom w:val="0"/>
                  <w:divBdr>
                    <w:top w:val="none" w:sz="0" w:space="0" w:color="auto"/>
                    <w:left w:val="none" w:sz="0" w:space="0" w:color="auto"/>
                    <w:bottom w:val="none" w:sz="0" w:space="0" w:color="auto"/>
                    <w:right w:val="none" w:sz="0" w:space="0" w:color="auto"/>
                  </w:divBdr>
                  <w:divsChild>
                    <w:div w:id="1319966871">
                      <w:marLeft w:val="0"/>
                      <w:marRight w:val="0"/>
                      <w:marTop w:val="0"/>
                      <w:marBottom w:val="0"/>
                      <w:divBdr>
                        <w:top w:val="none" w:sz="0" w:space="0" w:color="auto"/>
                        <w:left w:val="none" w:sz="0" w:space="0" w:color="auto"/>
                        <w:bottom w:val="none" w:sz="0" w:space="0" w:color="auto"/>
                        <w:right w:val="none" w:sz="0" w:space="0" w:color="auto"/>
                      </w:divBdr>
                    </w:div>
                  </w:divsChild>
                </w:div>
                <w:div w:id="2056198076">
                  <w:marLeft w:val="0"/>
                  <w:marRight w:val="0"/>
                  <w:marTop w:val="0"/>
                  <w:marBottom w:val="0"/>
                  <w:divBdr>
                    <w:top w:val="none" w:sz="0" w:space="0" w:color="auto"/>
                    <w:left w:val="none" w:sz="0" w:space="0" w:color="auto"/>
                    <w:bottom w:val="none" w:sz="0" w:space="0" w:color="auto"/>
                    <w:right w:val="none" w:sz="0" w:space="0" w:color="auto"/>
                  </w:divBdr>
                  <w:divsChild>
                    <w:div w:id="1292975558">
                      <w:marLeft w:val="0"/>
                      <w:marRight w:val="0"/>
                      <w:marTop w:val="0"/>
                      <w:marBottom w:val="0"/>
                      <w:divBdr>
                        <w:top w:val="none" w:sz="0" w:space="0" w:color="auto"/>
                        <w:left w:val="none" w:sz="0" w:space="0" w:color="auto"/>
                        <w:bottom w:val="none" w:sz="0" w:space="0" w:color="auto"/>
                        <w:right w:val="none" w:sz="0" w:space="0" w:color="auto"/>
                      </w:divBdr>
                    </w:div>
                  </w:divsChild>
                </w:div>
                <w:div w:id="2072724695">
                  <w:marLeft w:val="0"/>
                  <w:marRight w:val="0"/>
                  <w:marTop w:val="0"/>
                  <w:marBottom w:val="0"/>
                  <w:divBdr>
                    <w:top w:val="none" w:sz="0" w:space="0" w:color="auto"/>
                    <w:left w:val="none" w:sz="0" w:space="0" w:color="auto"/>
                    <w:bottom w:val="none" w:sz="0" w:space="0" w:color="auto"/>
                    <w:right w:val="none" w:sz="0" w:space="0" w:color="auto"/>
                  </w:divBdr>
                  <w:divsChild>
                    <w:div w:id="76561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66608">
          <w:marLeft w:val="0"/>
          <w:marRight w:val="0"/>
          <w:marTop w:val="0"/>
          <w:marBottom w:val="0"/>
          <w:divBdr>
            <w:top w:val="none" w:sz="0" w:space="0" w:color="auto"/>
            <w:left w:val="none" w:sz="0" w:space="0" w:color="auto"/>
            <w:bottom w:val="none" w:sz="0" w:space="0" w:color="auto"/>
            <w:right w:val="none" w:sz="0" w:space="0" w:color="auto"/>
          </w:divBdr>
        </w:div>
        <w:div w:id="1052578237">
          <w:marLeft w:val="0"/>
          <w:marRight w:val="0"/>
          <w:marTop w:val="0"/>
          <w:marBottom w:val="0"/>
          <w:divBdr>
            <w:top w:val="none" w:sz="0" w:space="0" w:color="auto"/>
            <w:left w:val="none" w:sz="0" w:space="0" w:color="auto"/>
            <w:bottom w:val="none" w:sz="0" w:space="0" w:color="auto"/>
            <w:right w:val="none" w:sz="0" w:space="0" w:color="auto"/>
          </w:divBdr>
        </w:div>
        <w:div w:id="1244801976">
          <w:marLeft w:val="0"/>
          <w:marRight w:val="0"/>
          <w:marTop w:val="0"/>
          <w:marBottom w:val="0"/>
          <w:divBdr>
            <w:top w:val="none" w:sz="0" w:space="0" w:color="auto"/>
            <w:left w:val="none" w:sz="0" w:space="0" w:color="auto"/>
            <w:bottom w:val="none" w:sz="0" w:space="0" w:color="auto"/>
            <w:right w:val="none" w:sz="0" w:space="0" w:color="auto"/>
          </w:divBdr>
          <w:divsChild>
            <w:div w:id="503210386">
              <w:marLeft w:val="-75"/>
              <w:marRight w:val="0"/>
              <w:marTop w:val="30"/>
              <w:marBottom w:val="30"/>
              <w:divBdr>
                <w:top w:val="none" w:sz="0" w:space="0" w:color="auto"/>
                <w:left w:val="none" w:sz="0" w:space="0" w:color="auto"/>
                <w:bottom w:val="none" w:sz="0" w:space="0" w:color="auto"/>
                <w:right w:val="none" w:sz="0" w:space="0" w:color="auto"/>
              </w:divBdr>
              <w:divsChild>
                <w:div w:id="28645738">
                  <w:marLeft w:val="0"/>
                  <w:marRight w:val="0"/>
                  <w:marTop w:val="0"/>
                  <w:marBottom w:val="0"/>
                  <w:divBdr>
                    <w:top w:val="none" w:sz="0" w:space="0" w:color="auto"/>
                    <w:left w:val="none" w:sz="0" w:space="0" w:color="auto"/>
                    <w:bottom w:val="none" w:sz="0" w:space="0" w:color="auto"/>
                    <w:right w:val="none" w:sz="0" w:space="0" w:color="auto"/>
                  </w:divBdr>
                  <w:divsChild>
                    <w:div w:id="634221456">
                      <w:marLeft w:val="0"/>
                      <w:marRight w:val="0"/>
                      <w:marTop w:val="0"/>
                      <w:marBottom w:val="0"/>
                      <w:divBdr>
                        <w:top w:val="none" w:sz="0" w:space="0" w:color="auto"/>
                        <w:left w:val="none" w:sz="0" w:space="0" w:color="auto"/>
                        <w:bottom w:val="none" w:sz="0" w:space="0" w:color="auto"/>
                        <w:right w:val="none" w:sz="0" w:space="0" w:color="auto"/>
                      </w:divBdr>
                    </w:div>
                  </w:divsChild>
                </w:div>
                <w:div w:id="79764955">
                  <w:marLeft w:val="0"/>
                  <w:marRight w:val="0"/>
                  <w:marTop w:val="0"/>
                  <w:marBottom w:val="0"/>
                  <w:divBdr>
                    <w:top w:val="none" w:sz="0" w:space="0" w:color="auto"/>
                    <w:left w:val="none" w:sz="0" w:space="0" w:color="auto"/>
                    <w:bottom w:val="none" w:sz="0" w:space="0" w:color="auto"/>
                    <w:right w:val="none" w:sz="0" w:space="0" w:color="auto"/>
                  </w:divBdr>
                  <w:divsChild>
                    <w:div w:id="786200351">
                      <w:marLeft w:val="0"/>
                      <w:marRight w:val="0"/>
                      <w:marTop w:val="0"/>
                      <w:marBottom w:val="0"/>
                      <w:divBdr>
                        <w:top w:val="none" w:sz="0" w:space="0" w:color="auto"/>
                        <w:left w:val="none" w:sz="0" w:space="0" w:color="auto"/>
                        <w:bottom w:val="none" w:sz="0" w:space="0" w:color="auto"/>
                        <w:right w:val="none" w:sz="0" w:space="0" w:color="auto"/>
                      </w:divBdr>
                    </w:div>
                  </w:divsChild>
                </w:div>
                <w:div w:id="105775106">
                  <w:marLeft w:val="0"/>
                  <w:marRight w:val="0"/>
                  <w:marTop w:val="0"/>
                  <w:marBottom w:val="0"/>
                  <w:divBdr>
                    <w:top w:val="none" w:sz="0" w:space="0" w:color="auto"/>
                    <w:left w:val="none" w:sz="0" w:space="0" w:color="auto"/>
                    <w:bottom w:val="none" w:sz="0" w:space="0" w:color="auto"/>
                    <w:right w:val="none" w:sz="0" w:space="0" w:color="auto"/>
                  </w:divBdr>
                  <w:divsChild>
                    <w:div w:id="909728464">
                      <w:marLeft w:val="0"/>
                      <w:marRight w:val="0"/>
                      <w:marTop w:val="0"/>
                      <w:marBottom w:val="0"/>
                      <w:divBdr>
                        <w:top w:val="none" w:sz="0" w:space="0" w:color="auto"/>
                        <w:left w:val="none" w:sz="0" w:space="0" w:color="auto"/>
                        <w:bottom w:val="none" w:sz="0" w:space="0" w:color="auto"/>
                        <w:right w:val="none" w:sz="0" w:space="0" w:color="auto"/>
                      </w:divBdr>
                    </w:div>
                  </w:divsChild>
                </w:div>
                <w:div w:id="124198648">
                  <w:marLeft w:val="0"/>
                  <w:marRight w:val="0"/>
                  <w:marTop w:val="0"/>
                  <w:marBottom w:val="0"/>
                  <w:divBdr>
                    <w:top w:val="none" w:sz="0" w:space="0" w:color="auto"/>
                    <w:left w:val="none" w:sz="0" w:space="0" w:color="auto"/>
                    <w:bottom w:val="none" w:sz="0" w:space="0" w:color="auto"/>
                    <w:right w:val="none" w:sz="0" w:space="0" w:color="auto"/>
                  </w:divBdr>
                  <w:divsChild>
                    <w:div w:id="1087386397">
                      <w:marLeft w:val="0"/>
                      <w:marRight w:val="0"/>
                      <w:marTop w:val="0"/>
                      <w:marBottom w:val="0"/>
                      <w:divBdr>
                        <w:top w:val="none" w:sz="0" w:space="0" w:color="auto"/>
                        <w:left w:val="none" w:sz="0" w:space="0" w:color="auto"/>
                        <w:bottom w:val="none" w:sz="0" w:space="0" w:color="auto"/>
                        <w:right w:val="none" w:sz="0" w:space="0" w:color="auto"/>
                      </w:divBdr>
                    </w:div>
                  </w:divsChild>
                </w:div>
                <w:div w:id="229579803">
                  <w:marLeft w:val="0"/>
                  <w:marRight w:val="0"/>
                  <w:marTop w:val="0"/>
                  <w:marBottom w:val="0"/>
                  <w:divBdr>
                    <w:top w:val="none" w:sz="0" w:space="0" w:color="auto"/>
                    <w:left w:val="none" w:sz="0" w:space="0" w:color="auto"/>
                    <w:bottom w:val="none" w:sz="0" w:space="0" w:color="auto"/>
                    <w:right w:val="none" w:sz="0" w:space="0" w:color="auto"/>
                  </w:divBdr>
                  <w:divsChild>
                    <w:div w:id="1093815662">
                      <w:marLeft w:val="0"/>
                      <w:marRight w:val="0"/>
                      <w:marTop w:val="0"/>
                      <w:marBottom w:val="0"/>
                      <w:divBdr>
                        <w:top w:val="none" w:sz="0" w:space="0" w:color="auto"/>
                        <w:left w:val="none" w:sz="0" w:space="0" w:color="auto"/>
                        <w:bottom w:val="none" w:sz="0" w:space="0" w:color="auto"/>
                        <w:right w:val="none" w:sz="0" w:space="0" w:color="auto"/>
                      </w:divBdr>
                    </w:div>
                  </w:divsChild>
                </w:div>
                <w:div w:id="254753473">
                  <w:marLeft w:val="0"/>
                  <w:marRight w:val="0"/>
                  <w:marTop w:val="0"/>
                  <w:marBottom w:val="0"/>
                  <w:divBdr>
                    <w:top w:val="none" w:sz="0" w:space="0" w:color="auto"/>
                    <w:left w:val="none" w:sz="0" w:space="0" w:color="auto"/>
                    <w:bottom w:val="none" w:sz="0" w:space="0" w:color="auto"/>
                    <w:right w:val="none" w:sz="0" w:space="0" w:color="auto"/>
                  </w:divBdr>
                  <w:divsChild>
                    <w:div w:id="1267420783">
                      <w:marLeft w:val="0"/>
                      <w:marRight w:val="0"/>
                      <w:marTop w:val="0"/>
                      <w:marBottom w:val="0"/>
                      <w:divBdr>
                        <w:top w:val="none" w:sz="0" w:space="0" w:color="auto"/>
                        <w:left w:val="none" w:sz="0" w:space="0" w:color="auto"/>
                        <w:bottom w:val="none" w:sz="0" w:space="0" w:color="auto"/>
                        <w:right w:val="none" w:sz="0" w:space="0" w:color="auto"/>
                      </w:divBdr>
                    </w:div>
                  </w:divsChild>
                </w:div>
                <w:div w:id="421268628">
                  <w:marLeft w:val="0"/>
                  <w:marRight w:val="0"/>
                  <w:marTop w:val="0"/>
                  <w:marBottom w:val="0"/>
                  <w:divBdr>
                    <w:top w:val="none" w:sz="0" w:space="0" w:color="auto"/>
                    <w:left w:val="none" w:sz="0" w:space="0" w:color="auto"/>
                    <w:bottom w:val="none" w:sz="0" w:space="0" w:color="auto"/>
                    <w:right w:val="none" w:sz="0" w:space="0" w:color="auto"/>
                  </w:divBdr>
                  <w:divsChild>
                    <w:div w:id="160196662">
                      <w:marLeft w:val="0"/>
                      <w:marRight w:val="0"/>
                      <w:marTop w:val="0"/>
                      <w:marBottom w:val="0"/>
                      <w:divBdr>
                        <w:top w:val="none" w:sz="0" w:space="0" w:color="auto"/>
                        <w:left w:val="none" w:sz="0" w:space="0" w:color="auto"/>
                        <w:bottom w:val="none" w:sz="0" w:space="0" w:color="auto"/>
                        <w:right w:val="none" w:sz="0" w:space="0" w:color="auto"/>
                      </w:divBdr>
                    </w:div>
                  </w:divsChild>
                </w:div>
                <w:div w:id="708796890">
                  <w:marLeft w:val="0"/>
                  <w:marRight w:val="0"/>
                  <w:marTop w:val="0"/>
                  <w:marBottom w:val="0"/>
                  <w:divBdr>
                    <w:top w:val="none" w:sz="0" w:space="0" w:color="auto"/>
                    <w:left w:val="none" w:sz="0" w:space="0" w:color="auto"/>
                    <w:bottom w:val="none" w:sz="0" w:space="0" w:color="auto"/>
                    <w:right w:val="none" w:sz="0" w:space="0" w:color="auto"/>
                  </w:divBdr>
                  <w:divsChild>
                    <w:div w:id="1490101145">
                      <w:marLeft w:val="0"/>
                      <w:marRight w:val="0"/>
                      <w:marTop w:val="0"/>
                      <w:marBottom w:val="0"/>
                      <w:divBdr>
                        <w:top w:val="none" w:sz="0" w:space="0" w:color="auto"/>
                        <w:left w:val="none" w:sz="0" w:space="0" w:color="auto"/>
                        <w:bottom w:val="none" w:sz="0" w:space="0" w:color="auto"/>
                        <w:right w:val="none" w:sz="0" w:space="0" w:color="auto"/>
                      </w:divBdr>
                    </w:div>
                  </w:divsChild>
                </w:div>
                <w:div w:id="718283487">
                  <w:marLeft w:val="0"/>
                  <w:marRight w:val="0"/>
                  <w:marTop w:val="0"/>
                  <w:marBottom w:val="0"/>
                  <w:divBdr>
                    <w:top w:val="none" w:sz="0" w:space="0" w:color="auto"/>
                    <w:left w:val="none" w:sz="0" w:space="0" w:color="auto"/>
                    <w:bottom w:val="none" w:sz="0" w:space="0" w:color="auto"/>
                    <w:right w:val="none" w:sz="0" w:space="0" w:color="auto"/>
                  </w:divBdr>
                  <w:divsChild>
                    <w:div w:id="160825685">
                      <w:marLeft w:val="0"/>
                      <w:marRight w:val="0"/>
                      <w:marTop w:val="0"/>
                      <w:marBottom w:val="0"/>
                      <w:divBdr>
                        <w:top w:val="none" w:sz="0" w:space="0" w:color="auto"/>
                        <w:left w:val="none" w:sz="0" w:space="0" w:color="auto"/>
                        <w:bottom w:val="none" w:sz="0" w:space="0" w:color="auto"/>
                        <w:right w:val="none" w:sz="0" w:space="0" w:color="auto"/>
                      </w:divBdr>
                    </w:div>
                  </w:divsChild>
                </w:div>
                <w:div w:id="791634343">
                  <w:marLeft w:val="0"/>
                  <w:marRight w:val="0"/>
                  <w:marTop w:val="0"/>
                  <w:marBottom w:val="0"/>
                  <w:divBdr>
                    <w:top w:val="none" w:sz="0" w:space="0" w:color="auto"/>
                    <w:left w:val="none" w:sz="0" w:space="0" w:color="auto"/>
                    <w:bottom w:val="none" w:sz="0" w:space="0" w:color="auto"/>
                    <w:right w:val="none" w:sz="0" w:space="0" w:color="auto"/>
                  </w:divBdr>
                  <w:divsChild>
                    <w:div w:id="878205542">
                      <w:marLeft w:val="0"/>
                      <w:marRight w:val="0"/>
                      <w:marTop w:val="0"/>
                      <w:marBottom w:val="0"/>
                      <w:divBdr>
                        <w:top w:val="none" w:sz="0" w:space="0" w:color="auto"/>
                        <w:left w:val="none" w:sz="0" w:space="0" w:color="auto"/>
                        <w:bottom w:val="none" w:sz="0" w:space="0" w:color="auto"/>
                        <w:right w:val="none" w:sz="0" w:space="0" w:color="auto"/>
                      </w:divBdr>
                    </w:div>
                  </w:divsChild>
                </w:div>
                <w:div w:id="914169586">
                  <w:marLeft w:val="0"/>
                  <w:marRight w:val="0"/>
                  <w:marTop w:val="0"/>
                  <w:marBottom w:val="0"/>
                  <w:divBdr>
                    <w:top w:val="none" w:sz="0" w:space="0" w:color="auto"/>
                    <w:left w:val="none" w:sz="0" w:space="0" w:color="auto"/>
                    <w:bottom w:val="none" w:sz="0" w:space="0" w:color="auto"/>
                    <w:right w:val="none" w:sz="0" w:space="0" w:color="auto"/>
                  </w:divBdr>
                  <w:divsChild>
                    <w:div w:id="1152794193">
                      <w:marLeft w:val="0"/>
                      <w:marRight w:val="0"/>
                      <w:marTop w:val="0"/>
                      <w:marBottom w:val="0"/>
                      <w:divBdr>
                        <w:top w:val="none" w:sz="0" w:space="0" w:color="auto"/>
                        <w:left w:val="none" w:sz="0" w:space="0" w:color="auto"/>
                        <w:bottom w:val="none" w:sz="0" w:space="0" w:color="auto"/>
                        <w:right w:val="none" w:sz="0" w:space="0" w:color="auto"/>
                      </w:divBdr>
                    </w:div>
                  </w:divsChild>
                </w:div>
                <w:div w:id="965427767">
                  <w:marLeft w:val="0"/>
                  <w:marRight w:val="0"/>
                  <w:marTop w:val="0"/>
                  <w:marBottom w:val="0"/>
                  <w:divBdr>
                    <w:top w:val="none" w:sz="0" w:space="0" w:color="auto"/>
                    <w:left w:val="none" w:sz="0" w:space="0" w:color="auto"/>
                    <w:bottom w:val="none" w:sz="0" w:space="0" w:color="auto"/>
                    <w:right w:val="none" w:sz="0" w:space="0" w:color="auto"/>
                  </w:divBdr>
                  <w:divsChild>
                    <w:div w:id="1450277438">
                      <w:marLeft w:val="0"/>
                      <w:marRight w:val="0"/>
                      <w:marTop w:val="0"/>
                      <w:marBottom w:val="0"/>
                      <w:divBdr>
                        <w:top w:val="none" w:sz="0" w:space="0" w:color="auto"/>
                        <w:left w:val="none" w:sz="0" w:space="0" w:color="auto"/>
                        <w:bottom w:val="none" w:sz="0" w:space="0" w:color="auto"/>
                        <w:right w:val="none" w:sz="0" w:space="0" w:color="auto"/>
                      </w:divBdr>
                    </w:div>
                  </w:divsChild>
                </w:div>
                <w:div w:id="1011369883">
                  <w:marLeft w:val="0"/>
                  <w:marRight w:val="0"/>
                  <w:marTop w:val="0"/>
                  <w:marBottom w:val="0"/>
                  <w:divBdr>
                    <w:top w:val="none" w:sz="0" w:space="0" w:color="auto"/>
                    <w:left w:val="none" w:sz="0" w:space="0" w:color="auto"/>
                    <w:bottom w:val="none" w:sz="0" w:space="0" w:color="auto"/>
                    <w:right w:val="none" w:sz="0" w:space="0" w:color="auto"/>
                  </w:divBdr>
                  <w:divsChild>
                    <w:div w:id="150684685">
                      <w:marLeft w:val="0"/>
                      <w:marRight w:val="0"/>
                      <w:marTop w:val="0"/>
                      <w:marBottom w:val="0"/>
                      <w:divBdr>
                        <w:top w:val="none" w:sz="0" w:space="0" w:color="auto"/>
                        <w:left w:val="none" w:sz="0" w:space="0" w:color="auto"/>
                        <w:bottom w:val="none" w:sz="0" w:space="0" w:color="auto"/>
                        <w:right w:val="none" w:sz="0" w:space="0" w:color="auto"/>
                      </w:divBdr>
                    </w:div>
                  </w:divsChild>
                </w:div>
                <w:div w:id="1182427410">
                  <w:marLeft w:val="0"/>
                  <w:marRight w:val="0"/>
                  <w:marTop w:val="0"/>
                  <w:marBottom w:val="0"/>
                  <w:divBdr>
                    <w:top w:val="none" w:sz="0" w:space="0" w:color="auto"/>
                    <w:left w:val="none" w:sz="0" w:space="0" w:color="auto"/>
                    <w:bottom w:val="none" w:sz="0" w:space="0" w:color="auto"/>
                    <w:right w:val="none" w:sz="0" w:space="0" w:color="auto"/>
                  </w:divBdr>
                  <w:divsChild>
                    <w:div w:id="139926207">
                      <w:marLeft w:val="0"/>
                      <w:marRight w:val="0"/>
                      <w:marTop w:val="0"/>
                      <w:marBottom w:val="0"/>
                      <w:divBdr>
                        <w:top w:val="none" w:sz="0" w:space="0" w:color="auto"/>
                        <w:left w:val="none" w:sz="0" w:space="0" w:color="auto"/>
                        <w:bottom w:val="none" w:sz="0" w:space="0" w:color="auto"/>
                        <w:right w:val="none" w:sz="0" w:space="0" w:color="auto"/>
                      </w:divBdr>
                    </w:div>
                    <w:div w:id="361250425">
                      <w:marLeft w:val="0"/>
                      <w:marRight w:val="0"/>
                      <w:marTop w:val="0"/>
                      <w:marBottom w:val="0"/>
                      <w:divBdr>
                        <w:top w:val="none" w:sz="0" w:space="0" w:color="auto"/>
                        <w:left w:val="none" w:sz="0" w:space="0" w:color="auto"/>
                        <w:bottom w:val="none" w:sz="0" w:space="0" w:color="auto"/>
                        <w:right w:val="none" w:sz="0" w:space="0" w:color="auto"/>
                      </w:divBdr>
                    </w:div>
                    <w:div w:id="728383127">
                      <w:marLeft w:val="0"/>
                      <w:marRight w:val="0"/>
                      <w:marTop w:val="0"/>
                      <w:marBottom w:val="0"/>
                      <w:divBdr>
                        <w:top w:val="none" w:sz="0" w:space="0" w:color="auto"/>
                        <w:left w:val="none" w:sz="0" w:space="0" w:color="auto"/>
                        <w:bottom w:val="none" w:sz="0" w:space="0" w:color="auto"/>
                        <w:right w:val="none" w:sz="0" w:space="0" w:color="auto"/>
                      </w:divBdr>
                    </w:div>
                    <w:div w:id="1100955251">
                      <w:marLeft w:val="0"/>
                      <w:marRight w:val="0"/>
                      <w:marTop w:val="0"/>
                      <w:marBottom w:val="0"/>
                      <w:divBdr>
                        <w:top w:val="none" w:sz="0" w:space="0" w:color="auto"/>
                        <w:left w:val="none" w:sz="0" w:space="0" w:color="auto"/>
                        <w:bottom w:val="none" w:sz="0" w:space="0" w:color="auto"/>
                        <w:right w:val="none" w:sz="0" w:space="0" w:color="auto"/>
                      </w:divBdr>
                    </w:div>
                    <w:div w:id="1291209116">
                      <w:marLeft w:val="0"/>
                      <w:marRight w:val="0"/>
                      <w:marTop w:val="0"/>
                      <w:marBottom w:val="0"/>
                      <w:divBdr>
                        <w:top w:val="none" w:sz="0" w:space="0" w:color="auto"/>
                        <w:left w:val="none" w:sz="0" w:space="0" w:color="auto"/>
                        <w:bottom w:val="none" w:sz="0" w:space="0" w:color="auto"/>
                        <w:right w:val="none" w:sz="0" w:space="0" w:color="auto"/>
                      </w:divBdr>
                    </w:div>
                    <w:div w:id="1389452105">
                      <w:marLeft w:val="0"/>
                      <w:marRight w:val="0"/>
                      <w:marTop w:val="0"/>
                      <w:marBottom w:val="0"/>
                      <w:divBdr>
                        <w:top w:val="none" w:sz="0" w:space="0" w:color="auto"/>
                        <w:left w:val="none" w:sz="0" w:space="0" w:color="auto"/>
                        <w:bottom w:val="none" w:sz="0" w:space="0" w:color="auto"/>
                        <w:right w:val="none" w:sz="0" w:space="0" w:color="auto"/>
                      </w:divBdr>
                    </w:div>
                    <w:div w:id="1425108965">
                      <w:marLeft w:val="0"/>
                      <w:marRight w:val="0"/>
                      <w:marTop w:val="0"/>
                      <w:marBottom w:val="0"/>
                      <w:divBdr>
                        <w:top w:val="none" w:sz="0" w:space="0" w:color="auto"/>
                        <w:left w:val="none" w:sz="0" w:space="0" w:color="auto"/>
                        <w:bottom w:val="none" w:sz="0" w:space="0" w:color="auto"/>
                        <w:right w:val="none" w:sz="0" w:space="0" w:color="auto"/>
                      </w:divBdr>
                    </w:div>
                    <w:div w:id="1580602518">
                      <w:marLeft w:val="0"/>
                      <w:marRight w:val="0"/>
                      <w:marTop w:val="0"/>
                      <w:marBottom w:val="0"/>
                      <w:divBdr>
                        <w:top w:val="none" w:sz="0" w:space="0" w:color="auto"/>
                        <w:left w:val="none" w:sz="0" w:space="0" w:color="auto"/>
                        <w:bottom w:val="none" w:sz="0" w:space="0" w:color="auto"/>
                        <w:right w:val="none" w:sz="0" w:space="0" w:color="auto"/>
                      </w:divBdr>
                    </w:div>
                    <w:div w:id="1698048041">
                      <w:marLeft w:val="0"/>
                      <w:marRight w:val="0"/>
                      <w:marTop w:val="0"/>
                      <w:marBottom w:val="0"/>
                      <w:divBdr>
                        <w:top w:val="none" w:sz="0" w:space="0" w:color="auto"/>
                        <w:left w:val="none" w:sz="0" w:space="0" w:color="auto"/>
                        <w:bottom w:val="none" w:sz="0" w:space="0" w:color="auto"/>
                        <w:right w:val="none" w:sz="0" w:space="0" w:color="auto"/>
                      </w:divBdr>
                    </w:div>
                    <w:div w:id="1781533175">
                      <w:marLeft w:val="0"/>
                      <w:marRight w:val="0"/>
                      <w:marTop w:val="0"/>
                      <w:marBottom w:val="0"/>
                      <w:divBdr>
                        <w:top w:val="none" w:sz="0" w:space="0" w:color="auto"/>
                        <w:left w:val="none" w:sz="0" w:space="0" w:color="auto"/>
                        <w:bottom w:val="none" w:sz="0" w:space="0" w:color="auto"/>
                        <w:right w:val="none" w:sz="0" w:space="0" w:color="auto"/>
                      </w:divBdr>
                    </w:div>
                    <w:div w:id="1873374777">
                      <w:marLeft w:val="0"/>
                      <w:marRight w:val="0"/>
                      <w:marTop w:val="0"/>
                      <w:marBottom w:val="0"/>
                      <w:divBdr>
                        <w:top w:val="none" w:sz="0" w:space="0" w:color="auto"/>
                        <w:left w:val="none" w:sz="0" w:space="0" w:color="auto"/>
                        <w:bottom w:val="none" w:sz="0" w:space="0" w:color="auto"/>
                        <w:right w:val="none" w:sz="0" w:space="0" w:color="auto"/>
                      </w:divBdr>
                    </w:div>
                  </w:divsChild>
                </w:div>
                <w:div w:id="1239246535">
                  <w:marLeft w:val="0"/>
                  <w:marRight w:val="0"/>
                  <w:marTop w:val="0"/>
                  <w:marBottom w:val="0"/>
                  <w:divBdr>
                    <w:top w:val="none" w:sz="0" w:space="0" w:color="auto"/>
                    <w:left w:val="none" w:sz="0" w:space="0" w:color="auto"/>
                    <w:bottom w:val="none" w:sz="0" w:space="0" w:color="auto"/>
                    <w:right w:val="none" w:sz="0" w:space="0" w:color="auto"/>
                  </w:divBdr>
                  <w:divsChild>
                    <w:div w:id="1765763094">
                      <w:marLeft w:val="0"/>
                      <w:marRight w:val="0"/>
                      <w:marTop w:val="0"/>
                      <w:marBottom w:val="0"/>
                      <w:divBdr>
                        <w:top w:val="none" w:sz="0" w:space="0" w:color="auto"/>
                        <w:left w:val="none" w:sz="0" w:space="0" w:color="auto"/>
                        <w:bottom w:val="none" w:sz="0" w:space="0" w:color="auto"/>
                        <w:right w:val="none" w:sz="0" w:space="0" w:color="auto"/>
                      </w:divBdr>
                    </w:div>
                  </w:divsChild>
                </w:div>
                <w:div w:id="1288969397">
                  <w:marLeft w:val="0"/>
                  <w:marRight w:val="0"/>
                  <w:marTop w:val="0"/>
                  <w:marBottom w:val="0"/>
                  <w:divBdr>
                    <w:top w:val="none" w:sz="0" w:space="0" w:color="auto"/>
                    <w:left w:val="none" w:sz="0" w:space="0" w:color="auto"/>
                    <w:bottom w:val="none" w:sz="0" w:space="0" w:color="auto"/>
                    <w:right w:val="none" w:sz="0" w:space="0" w:color="auto"/>
                  </w:divBdr>
                  <w:divsChild>
                    <w:div w:id="794250401">
                      <w:marLeft w:val="0"/>
                      <w:marRight w:val="0"/>
                      <w:marTop w:val="0"/>
                      <w:marBottom w:val="0"/>
                      <w:divBdr>
                        <w:top w:val="none" w:sz="0" w:space="0" w:color="auto"/>
                        <w:left w:val="none" w:sz="0" w:space="0" w:color="auto"/>
                        <w:bottom w:val="none" w:sz="0" w:space="0" w:color="auto"/>
                        <w:right w:val="none" w:sz="0" w:space="0" w:color="auto"/>
                      </w:divBdr>
                    </w:div>
                  </w:divsChild>
                </w:div>
                <w:div w:id="1486435869">
                  <w:marLeft w:val="0"/>
                  <w:marRight w:val="0"/>
                  <w:marTop w:val="0"/>
                  <w:marBottom w:val="0"/>
                  <w:divBdr>
                    <w:top w:val="none" w:sz="0" w:space="0" w:color="auto"/>
                    <w:left w:val="none" w:sz="0" w:space="0" w:color="auto"/>
                    <w:bottom w:val="none" w:sz="0" w:space="0" w:color="auto"/>
                    <w:right w:val="none" w:sz="0" w:space="0" w:color="auto"/>
                  </w:divBdr>
                  <w:divsChild>
                    <w:div w:id="1205216498">
                      <w:marLeft w:val="0"/>
                      <w:marRight w:val="0"/>
                      <w:marTop w:val="0"/>
                      <w:marBottom w:val="0"/>
                      <w:divBdr>
                        <w:top w:val="none" w:sz="0" w:space="0" w:color="auto"/>
                        <w:left w:val="none" w:sz="0" w:space="0" w:color="auto"/>
                        <w:bottom w:val="none" w:sz="0" w:space="0" w:color="auto"/>
                        <w:right w:val="none" w:sz="0" w:space="0" w:color="auto"/>
                      </w:divBdr>
                    </w:div>
                  </w:divsChild>
                </w:div>
                <w:div w:id="1519588029">
                  <w:marLeft w:val="0"/>
                  <w:marRight w:val="0"/>
                  <w:marTop w:val="0"/>
                  <w:marBottom w:val="0"/>
                  <w:divBdr>
                    <w:top w:val="none" w:sz="0" w:space="0" w:color="auto"/>
                    <w:left w:val="none" w:sz="0" w:space="0" w:color="auto"/>
                    <w:bottom w:val="none" w:sz="0" w:space="0" w:color="auto"/>
                    <w:right w:val="none" w:sz="0" w:space="0" w:color="auto"/>
                  </w:divBdr>
                  <w:divsChild>
                    <w:div w:id="1307586609">
                      <w:marLeft w:val="0"/>
                      <w:marRight w:val="0"/>
                      <w:marTop w:val="0"/>
                      <w:marBottom w:val="0"/>
                      <w:divBdr>
                        <w:top w:val="none" w:sz="0" w:space="0" w:color="auto"/>
                        <w:left w:val="none" w:sz="0" w:space="0" w:color="auto"/>
                        <w:bottom w:val="none" w:sz="0" w:space="0" w:color="auto"/>
                        <w:right w:val="none" w:sz="0" w:space="0" w:color="auto"/>
                      </w:divBdr>
                    </w:div>
                  </w:divsChild>
                </w:div>
                <w:div w:id="1542014394">
                  <w:marLeft w:val="0"/>
                  <w:marRight w:val="0"/>
                  <w:marTop w:val="0"/>
                  <w:marBottom w:val="0"/>
                  <w:divBdr>
                    <w:top w:val="none" w:sz="0" w:space="0" w:color="auto"/>
                    <w:left w:val="none" w:sz="0" w:space="0" w:color="auto"/>
                    <w:bottom w:val="none" w:sz="0" w:space="0" w:color="auto"/>
                    <w:right w:val="none" w:sz="0" w:space="0" w:color="auto"/>
                  </w:divBdr>
                  <w:divsChild>
                    <w:div w:id="447041534">
                      <w:marLeft w:val="0"/>
                      <w:marRight w:val="0"/>
                      <w:marTop w:val="0"/>
                      <w:marBottom w:val="0"/>
                      <w:divBdr>
                        <w:top w:val="none" w:sz="0" w:space="0" w:color="auto"/>
                        <w:left w:val="none" w:sz="0" w:space="0" w:color="auto"/>
                        <w:bottom w:val="none" w:sz="0" w:space="0" w:color="auto"/>
                        <w:right w:val="none" w:sz="0" w:space="0" w:color="auto"/>
                      </w:divBdr>
                    </w:div>
                  </w:divsChild>
                </w:div>
                <w:div w:id="1563905672">
                  <w:marLeft w:val="0"/>
                  <w:marRight w:val="0"/>
                  <w:marTop w:val="0"/>
                  <w:marBottom w:val="0"/>
                  <w:divBdr>
                    <w:top w:val="none" w:sz="0" w:space="0" w:color="auto"/>
                    <w:left w:val="none" w:sz="0" w:space="0" w:color="auto"/>
                    <w:bottom w:val="none" w:sz="0" w:space="0" w:color="auto"/>
                    <w:right w:val="none" w:sz="0" w:space="0" w:color="auto"/>
                  </w:divBdr>
                  <w:divsChild>
                    <w:div w:id="449252035">
                      <w:marLeft w:val="0"/>
                      <w:marRight w:val="0"/>
                      <w:marTop w:val="0"/>
                      <w:marBottom w:val="0"/>
                      <w:divBdr>
                        <w:top w:val="none" w:sz="0" w:space="0" w:color="auto"/>
                        <w:left w:val="none" w:sz="0" w:space="0" w:color="auto"/>
                        <w:bottom w:val="none" w:sz="0" w:space="0" w:color="auto"/>
                        <w:right w:val="none" w:sz="0" w:space="0" w:color="auto"/>
                      </w:divBdr>
                    </w:div>
                  </w:divsChild>
                </w:div>
                <w:div w:id="1636985418">
                  <w:marLeft w:val="0"/>
                  <w:marRight w:val="0"/>
                  <w:marTop w:val="0"/>
                  <w:marBottom w:val="0"/>
                  <w:divBdr>
                    <w:top w:val="none" w:sz="0" w:space="0" w:color="auto"/>
                    <w:left w:val="none" w:sz="0" w:space="0" w:color="auto"/>
                    <w:bottom w:val="none" w:sz="0" w:space="0" w:color="auto"/>
                    <w:right w:val="none" w:sz="0" w:space="0" w:color="auto"/>
                  </w:divBdr>
                  <w:divsChild>
                    <w:div w:id="407731458">
                      <w:marLeft w:val="0"/>
                      <w:marRight w:val="0"/>
                      <w:marTop w:val="0"/>
                      <w:marBottom w:val="0"/>
                      <w:divBdr>
                        <w:top w:val="none" w:sz="0" w:space="0" w:color="auto"/>
                        <w:left w:val="none" w:sz="0" w:space="0" w:color="auto"/>
                        <w:bottom w:val="none" w:sz="0" w:space="0" w:color="auto"/>
                        <w:right w:val="none" w:sz="0" w:space="0" w:color="auto"/>
                      </w:divBdr>
                    </w:div>
                  </w:divsChild>
                </w:div>
                <w:div w:id="1900290205">
                  <w:marLeft w:val="0"/>
                  <w:marRight w:val="0"/>
                  <w:marTop w:val="0"/>
                  <w:marBottom w:val="0"/>
                  <w:divBdr>
                    <w:top w:val="none" w:sz="0" w:space="0" w:color="auto"/>
                    <w:left w:val="none" w:sz="0" w:space="0" w:color="auto"/>
                    <w:bottom w:val="none" w:sz="0" w:space="0" w:color="auto"/>
                    <w:right w:val="none" w:sz="0" w:space="0" w:color="auto"/>
                  </w:divBdr>
                  <w:divsChild>
                    <w:div w:id="99104084">
                      <w:marLeft w:val="0"/>
                      <w:marRight w:val="0"/>
                      <w:marTop w:val="0"/>
                      <w:marBottom w:val="0"/>
                      <w:divBdr>
                        <w:top w:val="none" w:sz="0" w:space="0" w:color="auto"/>
                        <w:left w:val="none" w:sz="0" w:space="0" w:color="auto"/>
                        <w:bottom w:val="none" w:sz="0" w:space="0" w:color="auto"/>
                        <w:right w:val="none" w:sz="0" w:space="0" w:color="auto"/>
                      </w:divBdr>
                    </w:div>
                  </w:divsChild>
                </w:div>
                <w:div w:id="1911034395">
                  <w:marLeft w:val="0"/>
                  <w:marRight w:val="0"/>
                  <w:marTop w:val="0"/>
                  <w:marBottom w:val="0"/>
                  <w:divBdr>
                    <w:top w:val="none" w:sz="0" w:space="0" w:color="auto"/>
                    <w:left w:val="none" w:sz="0" w:space="0" w:color="auto"/>
                    <w:bottom w:val="none" w:sz="0" w:space="0" w:color="auto"/>
                    <w:right w:val="none" w:sz="0" w:space="0" w:color="auto"/>
                  </w:divBdr>
                  <w:divsChild>
                    <w:div w:id="2059354760">
                      <w:marLeft w:val="0"/>
                      <w:marRight w:val="0"/>
                      <w:marTop w:val="0"/>
                      <w:marBottom w:val="0"/>
                      <w:divBdr>
                        <w:top w:val="none" w:sz="0" w:space="0" w:color="auto"/>
                        <w:left w:val="none" w:sz="0" w:space="0" w:color="auto"/>
                        <w:bottom w:val="none" w:sz="0" w:space="0" w:color="auto"/>
                        <w:right w:val="none" w:sz="0" w:space="0" w:color="auto"/>
                      </w:divBdr>
                    </w:div>
                  </w:divsChild>
                </w:div>
                <w:div w:id="1940721277">
                  <w:marLeft w:val="0"/>
                  <w:marRight w:val="0"/>
                  <w:marTop w:val="0"/>
                  <w:marBottom w:val="0"/>
                  <w:divBdr>
                    <w:top w:val="none" w:sz="0" w:space="0" w:color="auto"/>
                    <w:left w:val="none" w:sz="0" w:space="0" w:color="auto"/>
                    <w:bottom w:val="none" w:sz="0" w:space="0" w:color="auto"/>
                    <w:right w:val="none" w:sz="0" w:space="0" w:color="auto"/>
                  </w:divBdr>
                  <w:divsChild>
                    <w:div w:id="20192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383227">
          <w:marLeft w:val="0"/>
          <w:marRight w:val="0"/>
          <w:marTop w:val="0"/>
          <w:marBottom w:val="0"/>
          <w:divBdr>
            <w:top w:val="none" w:sz="0" w:space="0" w:color="auto"/>
            <w:left w:val="none" w:sz="0" w:space="0" w:color="auto"/>
            <w:bottom w:val="none" w:sz="0" w:space="0" w:color="auto"/>
            <w:right w:val="none" w:sz="0" w:space="0" w:color="auto"/>
          </w:divBdr>
        </w:div>
        <w:div w:id="1631597184">
          <w:marLeft w:val="0"/>
          <w:marRight w:val="0"/>
          <w:marTop w:val="0"/>
          <w:marBottom w:val="0"/>
          <w:divBdr>
            <w:top w:val="none" w:sz="0" w:space="0" w:color="auto"/>
            <w:left w:val="none" w:sz="0" w:space="0" w:color="auto"/>
            <w:bottom w:val="none" w:sz="0" w:space="0" w:color="auto"/>
            <w:right w:val="none" w:sz="0" w:space="0" w:color="auto"/>
          </w:divBdr>
        </w:div>
        <w:div w:id="1799831493">
          <w:marLeft w:val="0"/>
          <w:marRight w:val="0"/>
          <w:marTop w:val="0"/>
          <w:marBottom w:val="0"/>
          <w:divBdr>
            <w:top w:val="none" w:sz="0" w:space="0" w:color="auto"/>
            <w:left w:val="none" w:sz="0" w:space="0" w:color="auto"/>
            <w:bottom w:val="none" w:sz="0" w:space="0" w:color="auto"/>
            <w:right w:val="none" w:sz="0" w:space="0" w:color="auto"/>
          </w:divBdr>
        </w:div>
        <w:div w:id="1885092247">
          <w:marLeft w:val="0"/>
          <w:marRight w:val="0"/>
          <w:marTop w:val="0"/>
          <w:marBottom w:val="0"/>
          <w:divBdr>
            <w:top w:val="none" w:sz="0" w:space="0" w:color="auto"/>
            <w:left w:val="none" w:sz="0" w:space="0" w:color="auto"/>
            <w:bottom w:val="none" w:sz="0" w:space="0" w:color="auto"/>
            <w:right w:val="none" w:sz="0" w:space="0" w:color="auto"/>
          </w:divBdr>
          <w:divsChild>
            <w:div w:id="1932086764">
              <w:marLeft w:val="-75"/>
              <w:marRight w:val="0"/>
              <w:marTop w:val="30"/>
              <w:marBottom w:val="30"/>
              <w:divBdr>
                <w:top w:val="none" w:sz="0" w:space="0" w:color="auto"/>
                <w:left w:val="none" w:sz="0" w:space="0" w:color="auto"/>
                <w:bottom w:val="none" w:sz="0" w:space="0" w:color="auto"/>
                <w:right w:val="none" w:sz="0" w:space="0" w:color="auto"/>
              </w:divBdr>
              <w:divsChild>
                <w:div w:id="2904413">
                  <w:marLeft w:val="0"/>
                  <w:marRight w:val="0"/>
                  <w:marTop w:val="0"/>
                  <w:marBottom w:val="0"/>
                  <w:divBdr>
                    <w:top w:val="none" w:sz="0" w:space="0" w:color="auto"/>
                    <w:left w:val="none" w:sz="0" w:space="0" w:color="auto"/>
                    <w:bottom w:val="none" w:sz="0" w:space="0" w:color="auto"/>
                    <w:right w:val="none" w:sz="0" w:space="0" w:color="auto"/>
                  </w:divBdr>
                  <w:divsChild>
                    <w:div w:id="406878460">
                      <w:marLeft w:val="0"/>
                      <w:marRight w:val="0"/>
                      <w:marTop w:val="0"/>
                      <w:marBottom w:val="0"/>
                      <w:divBdr>
                        <w:top w:val="none" w:sz="0" w:space="0" w:color="auto"/>
                        <w:left w:val="none" w:sz="0" w:space="0" w:color="auto"/>
                        <w:bottom w:val="none" w:sz="0" w:space="0" w:color="auto"/>
                        <w:right w:val="none" w:sz="0" w:space="0" w:color="auto"/>
                      </w:divBdr>
                    </w:div>
                  </w:divsChild>
                </w:div>
                <w:div w:id="197620065">
                  <w:marLeft w:val="0"/>
                  <w:marRight w:val="0"/>
                  <w:marTop w:val="0"/>
                  <w:marBottom w:val="0"/>
                  <w:divBdr>
                    <w:top w:val="none" w:sz="0" w:space="0" w:color="auto"/>
                    <w:left w:val="none" w:sz="0" w:space="0" w:color="auto"/>
                    <w:bottom w:val="none" w:sz="0" w:space="0" w:color="auto"/>
                    <w:right w:val="none" w:sz="0" w:space="0" w:color="auto"/>
                  </w:divBdr>
                  <w:divsChild>
                    <w:div w:id="39746068">
                      <w:marLeft w:val="0"/>
                      <w:marRight w:val="0"/>
                      <w:marTop w:val="0"/>
                      <w:marBottom w:val="0"/>
                      <w:divBdr>
                        <w:top w:val="none" w:sz="0" w:space="0" w:color="auto"/>
                        <w:left w:val="none" w:sz="0" w:space="0" w:color="auto"/>
                        <w:bottom w:val="none" w:sz="0" w:space="0" w:color="auto"/>
                        <w:right w:val="none" w:sz="0" w:space="0" w:color="auto"/>
                      </w:divBdr>
                    </w:div>
                  </w:divsChild>
                </w:div>
                <w:div w:id="293146168">
                  <w:marLeft w:val="0"/>
                  <w:marRight w:val="0"/>
                  <w:marTop w:val="0"/>
                  <w:marBottom w:val="0"/>
                  <w:divBdr>
                    <w:top w:val="none" w:sz="0" w:space="0" w:color="auto"/>
                    <w:left w:val="none" w:sz="0" w:space="0" w:color="auto"/>
                    <w:bottom w:val="none" w:sz="0" w:space="0" w:color="auto"/>
                    <w:right w:val="none" w:sz="0" w:space="0" w:color="auto"/>
                  </w:divBdr>
                  <w:divsChild>
                    <w:div w:id="1580208099">
                      <w:marLeft w:val="0"/>
                      <w:marRight w:val="0"/>
                      <w:marTop w:val="0"/>
                      <w:marBottom w:val="0"/>
                      <w:divBdr>
                        <w:top w:val="none" w:sz="0" w:space="0" w:color="auto"/>
                        <w:left w:val="none" w:sz="0" w:space="0" w:color="auto"/>
                        <w:bottom w:val="none" w:sz="0" w:space="0" w:color="auto"/>
                        <w:right w:val="none" w:sz="0" w:space="0" w:color="auto"/>
                      </w:divBdr>
                    </w:div>
                  </w:divsChild>
                </w:div>
                <w:div w:id="350841453">
                  <w:marLeft w:val="0"/>
                  <w:marRight w:val="0"/>
                  <w:marTop w:val="0"/>
                  <w:marBottom w:val="0"/>
                  <w:divBdr>
                    <w:top w:val="none" w:sz="0" w:space="0" w:color="auto"/>
                    <w:left w:val="none" w:sz="0" w:space="0" w:color="auto"/>
                    <w:bottom w:val="none" w:sz="0" w:space="0" w:color="auto"/>
                    <w:right w:val="none" w:sz="0" w:space="0" w:color="auto"/>
                  </w:divBdr>
                  <w:divsChild>
                    <w:div w:id="9138584">
                      <w:marLeft w:val="0"/>
                      <w:marRight w:val="0"/>
                      <w:marTop w:val="0"/>
                      <w:marBottom w:val="0"/>
                      <w:divBdr>
                        <w:top w:val="none" w:sz="0" w:space="0" w:color="auto"/>
                        <w:left w:val="none" w:sz="0" w:space="0" w:color="auto"/>
                        <w:bottom w:val="none" w:sz="0" w:space="0" w:color="auto"/>
                        <w:right w:val="none" w:sz="0" w:space="0" w:color="auto"/>
                      </w:divBdr>
                    </w:div>
                    <w:div w:id="1849755572">
                      <w:marLeft w:val="0"/>
                      <w:marRight w:val="0"/>
                      <w:marTop w:val="0"/>
                      <w:marBottom w:val="0"/>
                      <w:divBdr>
                        <w:top w:val="none" w:sz="0" w:space="0" w:color="auto"/>
                        <w:left w:val="none" w:sz="0" w:space="0" w:color="auto"/>
                        <w:bottom w:val="none" w:sz="0" w:space="0" w:color="auto"/>
                        <w:right w:val="none" w:sz="0" w:space="0" w:color="auto"/>
                      </w:divBdr>
                    </w:div>
                    <w:div w:id="2112122724">
                      <w:marLeft w:val="0"/>
                      <w:marRight w:val="0"/>
                      <w:marTop w:val="0"/>
                      <w:marBottom w:val="0"/>
                      <w:divBdr>
                        <w:top w:val="none" w:sz="0" w:space="0" w:color="auto"/>
                        <w:left w:val="none" w:sz="0" w:space="0" w:color="auto"/>
                        <w:bottom w:val="none" w:sz="0" w:space="0" w:color="auto"/>
                        <w:right w:val="none" w:sz="0" w:space="0" w:color="auto"/>
                      </w:divBdr>
                    </w:div>
                  </w:divsChild>
                </w:div>
                <w:div w:id="364335767">
                  <w:marLeft w:val="0"/>
                  <w:marRight w:val="0"/>
                  <w:marTop w:val="0"/>
                  <w:marBottom w:val="0"/>
                  <w:divBdr>
                    <w:top w:val="none" w:sz="0" w:space="0" w:color="auto"/>
                    <w:left w:val="none" w:sz="0" w:space="0" w:color="auto"/>
                    <w:bottom w:val="none" w:sz="0" w:space="0" w:color="auto"/>
                    <w:right w:val="none" w:sz="0" w:space="0" w:color="auto"/>
                  </w:divBdr>
                  <w:divsChild>
                    <w:div w:id="1050155577">
                      <w:marLeft w:val="0"/>
                      <w:marRight w:val="0"/>
                      <w:marTop w:val="0"/>
                      <w:marBottom w:val="0"/>
                      <w:divBdr>
                        <w:top w:val="none" w:sz="0" w:space="0" w:color="auto"/>
                        <w:left w:val="none" w:sz="0" w:space="0" w:color="auto"/>
                        <w:bottom w:val="none" w:sz="0" w:space="0" w:color="auto"/>
                        <w:right w:val="none" w:sz="0" w:space="0" w:color="auto"/>
                      </w:divBdr>
                    </w:div>
                  </w:divsChild>
                </w:div>
                <w:div w:id="414327629">
                  <w:marLeft w:val="0"/>
                  <w:marRight w:val="0"/>
                  <w:marTop w:val="0"/>
                  <w:marBottom w:val="0"/>
                  <w:divBdr>
                    <w:top w:val="none" w:sz="0" w:space="0" w:color="auto"/>
                    <w:left w:val="none" w:sz="0" w:space="0" w:color="auto"/>
                    <w:bottom w:val="none" w:sz="0" w:space="0" w:color="auto"/>
                    <w:right w:val="none" w:sz="0" w:space="0" w:color="auto"/>
                  </w:divBdr>
                  <w:divsChild>
                    <w:div w:id="89202884">
                      <w:marLeft w:val="0"/>
                      <w:marRight w:val="0"/>
                      <w:marTop w:val="0"/>
                      <w:marBottom w:val="0"/>
                      <w:divBdr>
                        <w:top w:val="none" w:sz="0" w:space="0" w:color="auto"/>
                        <w:left w:val="none" w:sz="0" w:space="0" w:color="auto"/>
                        <w:bottom w:val="none" w:sz="0" w:space="0" w:color="auto"/>
                        <w:right w:val="none" w:sz="0" w:space="0" w:color="auto"/>
                      </w:divBdr>
                    </w:div>
                  </w:divsChild>
                </w:div>
                <w:div w:id="535243152">
                  <w:marLeft w:val="0"/>
                  <w:marRight w:val="0"/>
                  <w:marTop w:val="0"/>
                  <w:marBottom w:val="0"/>
                  <w:divBdr>
                    <w:top w:val="none" w:sz="0" w:space="0" w:color="auto"/>
                    <w:left w:val="none" w:sz="0" w:space="0" w:color="auto"/>
                    <w:bottom w:val="none" w:sz="0" w:space="0" w:color="auto"/>
                    <w:right w:val="none" w:sz="0" w:space="0" w:color="auto"/>
                  </w:divBdr>
                  <w:divsChild>
                    <w:div w:id="238945354">
                      <w:marLeft w:val="0"/>
                      <w:marRight w:val="0"/>
                      <w:marTop w:val="0"/>
                      <w:marBottom w:val="0"/>
                      <w:divBdr>
                        <w:top w:val="none" w:sz="0" w:space="0" w:color="auto"/>
                        <w:left w:val="none" w:sz="0" w:space="0" w:color="auto"/>
                        <w:bottom w:val="none" w:sz="0" w:space="0" w:color="auto"/>
                        <w:right w:val="none" w:sz="0" w:space="0" w:color="auto"/>
                      </w:divBdr>
                    </w:div>
                  </w:divsChild>
                </w:div>
                <w:div w:id="849221372">
                  <w:marLeft w:val="0"/>
                  <w:marRight w:val="0"/>
                  <w:marTop w:val="0"/>
                  <w:marBottom w:val="0"/>
                  <w:divBdr>
                    <w:top w:val="none" w:sz="0" w:space="0" w:color="auto"/>
                    <w:left w:val="none" w:sz="0" w:space="0" w:color="auto"/>
                    <w:bottom w:val="none" w:sz="0" w:space="0" w:color="auto"/>
                    <w:right w:val="none" w:sz="0" w:space="0" w:color="auto"/>
                  </w:divBdr>
                  <w:divsChild>
                    <w:div w:id="20863130">
                      <w:marLeft w:val="0"/>
                      <w:marRight w:val="0"/>
                      <w:marTop w:val="0"/>
                      <w:marBottom w:val="0"/>
                      <w:divBdr>
                        <w:top w:val="none" w:sz="0" w:space="0" w:color="auto"/>
                        <w:left w:val="none" w:sz="0" w:space="0" w:color="auto"/>
                        <w:bottom w:val="none" w:sz="0" w:space="0" w:color="auto"/>
                        <w:right w:val="none" w:sz="0" w:space="0" w:color="auto"/>
                      </w:divBdr>
                    </w:div>
                    <w:div w:id="946083118">
                      <w:marLeft w:val="0"/>
                      <w:marRight w:val="0"/>
                      <w:marTop w:val="0"/>
                      <w:marBottom w:val="0"/>
                      <w:divBdr>
                        <w:top w:val="none" w:sz="0" w:space="0" w:color="auto"/>
                        <w:left w:val="none" w:sz="0" w:space="0" w:color="auto"/>
                        <w:bottom w:val="none" w:sz="0" w:space="0" w:color="auto"/>
                        <w:right w:val="none" w:sz="0" w:space="0" w:color="auto"/>
                      </w:divBdr>
                    </w:div>
                  </w:divsChild>
                </w:div>
                <w:div w:id="861364284">
                  <w:marLeft w:val="0"/>
                  <w:marRight w:val="0"/>
                  <w:marTop w:val="0"/>
                  <w:marBottom w:val="0"/>
                  <w:divBdr>
                    <w:top w:val="none" w:sz="0" w:space="0" w:color="auto"/>
                    <w:left w:val="none" w:sz="0" w:space="0" w:color="auto"/>
                    <w:bottom w:val="none" w:sz="0" w:space="0" w:color="auto"/>
                    <w:right w:val="none" w:sz="0" w:space="0" w:color="auto"/>
                  </w:divBdr>
                  <w:divsChild>
                    <w:div w:id="882836151">
                      <w:marLeft w:val="0"/>
                      <w:marRight w:val="0"/>
                      <w:marTop w:val="0"/>
                      <w:marBottom w:val="0"/>
                      <w:divBdr>
                        <w:top w:val="none" w:sz="0" w:space="0" w:color="auto"/>
                        <w:left w:val="none" w:sz="0" w:space="0" w:color="auto"/>
                        <w:bottom w:val="none" w:sz="0" w:space="0" w:color="auto"/>
                        <w:right w:val="none" w:sz="0" w:space="0" w:color="auto"/>
                      </w:divBdr>
                    </w:div>
                  </w:divsChild>
                </w:div>
                <w:div w:id="1026633557">
                  <w:marLeft w:val="0"/>
                  <w:marRight w:val="0"/>
                  <w:marTop w:val="0"/>
                  <w:marBottom w:val="0"/>
                  <w:divBdr>
                    <w:top w:val="none" w:sz="0" w:space="0" w:color="auto"/>
                    <w:left w:val="none" w:sz="0" w:space="0" w:color="auto"/>
                    <w:bottom w:val="none" w:sz="0" w:space="0" w:color="auto"/>
                    <w:right w:val="none" w:sz="0" w:space="0" w:color="auto"/>
                  </w:divBdr>
                  <w:divsChild>
                    <w:div w:id="1262184850">
                      <w:marLeft w:val="0"/>
                      <w:marRight w:val="0"/>
                      <w:marTop w:val="0"/>
                      <w:marBottom w:val="0"/>
                      <w:divBdr>
                        <w:top w:val="none" w:sz="0" w:space="0" w:color="auto"/>
                        <w:left w:val="none" w:sz="0" w:space="0" w:color="auto"/>
                        <w:bottom w:val="none" w:sz="0" w:space="0" w:color="auto"/>
                        <w:right w:val="none" w:sz="0" w:space="0" w:color="auto"/>
                      </w:divBdr>
                    </w:div>
                  </w:divsChild>
                </w:div>
                <w:div w:id="1128233707">
                  <w:marLeft w:val="0"/>
                  <w:marRight w:val="0"/>
                  <w:marTop w:val="0"/>
                  <w:marBottom w:val="0"/>
                  <w:divBdr>
                    <w:top w:val="none" w:sz="0" w:space="0" w:color="auto"/>
                    <w:left w:val="none" w:sz="0" w:space="0" w:color="auto"/>
                    <w:bottom w:val="none" w:sz="0" w:space="0" w:color="auto"/>
                    <w:right w:val="none" w:sz="0" w:space="0" w:color="auto"/>
                  </w:divBdr>
                  <w:divsChild>
                    <w:div w:id="1419251511">
                      <w:marLeft w:val="0"/>
                      <w:marRight w:val="0"/>
                      <w:marTop w:val="0"/>
                      <w:marBottom w:val="0"/>
                      <w:divBdr>
                        <w:top w:val="none" w:sz="0" w:space="0" w:color="auto"/>
                        <w:left w:val="none" w:sz="0" w:space="0" w:color="auto"/>
                        <w:bottom w:val="none" w:sz="0" w:space="0" w:color="auto"/>
                        <w:right w:val="none" w:sz="0" w:space="0" w:color="auto"/>
                      </w:divBdr>
                    </w:div>
                  </w:divsChild>
                </w:div>
                <w:div w:id="1153912990">
                  <w:marLeft w:val="0"/>
                  <w:marRight w:val="0"/>
                  <w:marTop w:val="0"/>
                  <w:marBottom w:val="0"/>
                  <w:divBdr>
                    <w:top w:val="none" w:sz="0" w:space="0" w:color="auto"/>
                    <w:left w:val="none" w:sz="0" w:space="0" w:color="auto"/>
                    <w:bottom w:val="none" w:sz="0" w:space="0" w:color="auto"/>
                    <w:right w:val="none" w:sz="0" w:space="0" w:color="auto"/>
                  </w:divBdr>
                  <w:divsChild>
                    <w:div w:id="145978982">
                      <w:marLeft w:val="0"/>
                      <w:marRight w:val="0"/>
                      <w:marTop w:val="0"/>
                      <w:marBottom w:val="0"/>
                      <w:divBdr>
                        <w:top w:val="none" w:sz="0" w:space="0" w:color="auto"/>
                        <w:left w:val="none" w:sz="0" w:space="0" w:color="auto"/>
                        <w:bottom w:val="none" w:sz="0" w:space="0" w:color="auto"/>
                        <w:right w:val="none" w:sz="0" w:space="0" w:color="auto"/>
                      </w:divBdr>
                    </w:div>
                  </w:divsChild>
                </w:div>
                <w:div w:id="1343973552">
                  <w:marLeft w:val="0"/>
                  <w:marRight w:val="0"/>
                  <w:marTop w:val="0"/>
                  <w:marBottom w:val="0"/>
                  <w:divBdr>
                    <w:top w:val="none" w:sz="0" w:space="0" w:color="auto"/>
                    <w:left w:val="none" w:sz="0" w:space="0" w:color="auto"/>
                    <w:bottom w:val="none" w:sz="0" w:space="0" w:color="auto"/>
                    <w:right w:val="none" w:sz="0" w:space="0" w:color="auto"/>
                  </w:divBdr>
                  <w:divsChild>
                    <w:div w:id="1595671060">
                      <w:marLeft w:val="0"/>
                      <w:marRight w:val="0"/>
                      <w:marTop w:val="0"/>
                      <w:marBottom w:val="0"/>
                      <w:divBdr>
                        <w:top w:val="none" w:sz="0" w:space="0" w:color="auto"/>
                        <w:left w:val="none" w:sz="0" w:space="0" w:color="auto"/>
                        <w:bottom w:val="none" w:sz="0" w:space="0" w:color="auto"/>
                        <w:right w:val="none" w:sz="0" w:space="0" w:color="auto"/>
                      </w:divBdr>
                    </w:div>
                  </w:divsChild>
                </w:div>
                <w:div w:id="1394890431">
                  <w:marLeft w:val="0"/>
                  <w:marRight w:val="0"/>
                  <w:marTop w:val="0"/>
                  <w:marBottom w:val="0"/>
                  <w:divBdr>
                    <w:top w:val="none" w:sz="0" w:space="0" w:color="auto"/>
                    <w:left w:val="none" w:sz="0" w:space="0" w:color="auto"/>
                    <w:bottom w:val="none" w:sz="0" w:space="0" w:color="auto"/>
                    <w:right w:val="none" w:sz="0" w:space="0" w:color="auto"/>
                  </w:divBdr>
                  <w:divsChild>
                    <w:div w:id="209533578">
                      <w:marLeft w:val="0"/>
                      <w:marRight w:val="0"/>
                      <w:marTop w:val="0"/>
                      <w:marBottom w:val="0"/>
                      <w:divBdr>
                        <w:top w:val="none" w:sz="0" w:space="0" w:color="auto"/>
                        <w:left w:val="none" w:sz="0" w:space="0" w:color="auto"/>
                        <w:bottom w:val="none" w:sz="0" w:space="0" w:color="auto"/>
                        <w:right w:val="none" w:sz="0" w:space="0" w:color="auto"/>
                      </w:divBdr>
                    </w:div>
                  </w:divsChild>
                </w:div>
                <w:div w:id="1521577641">
                  <w:marLeft w:val="0"/>
                  <w:marRight w:val="0"/>
                  <w:marTop w:val="0"/>
                  <w:marBottom w:val="0"/>
                  <w:divBdr>
                    <w:top w:val="none" w:sz="0" w:space="0" w:color="auto"/>
                    <w:left w:val="none" w:sz="0" w:space="0" w:color="auto"/>
                    <w:bottom w:val="none" w:sz="0" w:space="0" w:color="auto"/>
                    <w:right w:val="none" w:sz="0" w:space="0" w:color="auto"/>
                  </w:divBdr>
                  <w:divsChild>
                    <w:div w:id="25761396">
                      <w:marLeft w:val="0"/>
                      <w:marRight w:val="0"/>
                      <w:marTop w:val="0"/>
                      <w:marBottom w:val="0"/>
                      <w:divBdr>
                        <w:top w:val="none" w:sz="0" w:space="0" w:color="auto"/>
                        <w:left w:val="none" w:sz="0" w:space="0" w:color="auto"/>
                        <w:bottom w:val="none" w:sz="0" w:space="0" w:color="auto"/>
                        <w:right w:val="none" w:sz="0" w:space="0" w:color="auto"/>
                      </w:divBdr>
                    </w:div>
                    <w:div w:id="312024423">
                      <w:marLeft w:val="0"/>
                      <w:marRight w:val="0"/>
                      <w:marTop w:val="0"/>
                      <w:marBottom w:val="0"/>
                      <w:divBdr>
                        <w:top w:val="none" w:sz="0" w:space="0" w:color="auto"/>
                        <w:left w:val="none" w:sz="0" w:space="0" w:color="auto"/>
                        <w:bottom w:val="none" w:sz="0" w:space="0" w:color="auto"/>
                        <w:right w:val="none" w:sz="0" w:space="0" w:color="auto"/>
                      </w:divBdr>
                    </w:div>
                    <w:div w:id="421025160">
                      <w:marLeft w:val="0"/>
                      <w:marRight w:val="0"/>
                      <w:marTop w:val="0"/>
                      <w:marBottom w:val="0"/>
                      <w:divBdr>
                        <w:top w:val="none" w:sz="0" w:space="0" w:color="auto"/>
                        <w:left w:val="none" w:sz="0" w:space="0" w:color="auto"/>
                        <w:bottom w:val="none" w:sz="0" w:space="0" w:color="auto"/>
                        <w:right w:val="none" w:sz="0" w:space="0" w:color="auto"/>
                      </w:divBdr>
                    </w:div>
                    <w:div w:id="551118819">
                      <w:marLeft w:val="0"/>
                      <w:marRight w:val="0"/>
                      <w:marTop w:val="0"/>
                      <w:marBottom w:val="0"/>
                      <w:divBdr>
                        <w:top w:val="none" w:sz="0" w:space="0" w:color="auto"/>
                        <w:left w:val="none" w:sz="0" w:space="0" w:color="auto"/>
                        <w:bottom w:val="none" w:sz="0" w:space="0" w:color="auto"/>
                        <w:right w:val="none" w:sz="0" w:space="0" w:color="auto"/>
                      </w:divBdr>
                    </w:div>
                    <w:div w:id="1116949498">
                      <w:marLeft w:val="0"/>
                      <w:marRight w:val="0"/>
                      <w:marTop w:val="0"/>
                      <w:marBottom w:val="0"/>
                      <w:divBdr>
                        <w:top w:val="none" w:sz="0" w:space="0" w:color="auto"/>
                        <w:left w:val="none" w:sz="0" w:space="0" w:color="auto"/>
                        <w:bottom w:val="none" w:sz="0" w:space="0" w:color="auto"/>
                        <w:right w:val="none" w:sz="0" w:space="0" w:color="auto"/>
                      </w:divBdr>
                    </w:div>
                    <w:div w:id="1130897568">
                      <w:marLeft w:val="0"/>
                      <w:marRight w:val="0"/>
                      <w:marTop w:val="0"/>
                      <w:marBottom w:val="0"/>
                      <w:divBdr>
                        <w:top w:val="none" w:sz="0" w:space="0" w:color="auto"/>
                        <w:left w:val="none" w:sz="0" w:space="0" w:color="auto"/>
                        <w:bottom w:val="none" w:sz="0" w:space="0" w:color="auto"/>
                        <w:right w:val="none" w:sz="0" w:space="0" w:color="auto"/>
                      </w:divBdr>
                    </w:div>
                    <w:div w:id="1431390018">
                      <w:marLeft w:val="0"/>
                      <w:marRight w:val="0"/>
                      <w:marTop w:val="0"/>
                      <w:marBottom w:val="0"/>
                      <w:divBdr>
                        <w:top w:val="none" w:sz="0" w:space="0" w:color="auto"/>
                        <w:left w:val="none" w:sz="0" w:space="0" w:color="auto"/>
                        <w:bottom w:val="none" w:sz="0" w:space="0" w:color="auto"/>
                        <w:right w:val="none" w:sz="0" w:space="0" w:color="auto"/>
                      </w:divBdr>
                    </w:div>
                    <w:div w:id="1481188546">
                      <w:marLeft w:val="0"/>
                      <w:marRight w:val="0"/>
                      <w:marTop w:val="0"/>
                      <w:marBottom w:val="0"/>
                      <w:divBdr>
                        <w:top w:val="none" w:sz="0" w:space="0" w:color="auto"/>
                        <w:left w:val="none" w:sz="0" w:space="0" w:color="auto"/>
                        <w:bottom w:val="none" w:sz="0" w:space="0" w:color="auto"/>
                        <w:right w:val="none" w:sz="0" w:space="0" w:color="auto"/>
                      </w:divBdr>
                    </w:div>
                    <w:div w:id="1664552784">
                      <w:marLeft w:val="0"/>
                      <w:marRight w:val="0"/>
                      <w:marTop w:val="0"/>
                      <w:marBottom w:val="0"/>
                      <w:divBdr>
                        <w:top w:val="none" w:sz="0" w:space="0" w:color="auto"/>
                        <w:left w:val="none" w:sz="0" w:space="0" w:color="auto"/>
                        <w:bottom w:val="none" w:sz="0" w:space="0" w:color="auto"/>
                        <w:right w:val="none" w:sz="0" w:space="0" w:color="auto"/>
                      </w:divBdr>
                    </w:div>
                    <w:div w:id="1815680781">
                      <w:marLeft w:val="0"/>
                      <w:marRight w:val="0"/>
                      <w:marTop w:val="0"/>
                      <w:marBottom w:val="0"/>
                      <w:divBdr>
                        <w:top w:val="none" w:sz="0" w:space="0" w:color="auto"/>
                        <w:left w:val="none" w:sz="0" w:space="0" w:color="auto"/>
                        <w:bottom w:val="none" w:sz="0" w:space="0" w:color="auto"/>
                        <w:right w:val="none" w:sz="0" w:space="0" w:color="auto"/>
                      </w:divBdr>
                    </w:div>
                    <w:div w:id="2121561288">
                      <w:marLeft w:val="0"/>
                      <w:marRight w:val="0"/>
                      <w:marTop w:val="0"/>
                      <w:marBottom w:val="0"/>
                      <w:divBdr>
                        <w:top w:val="none" w:sz="0" w:space="0" w:color="auto"/>
                        <w:left w:val="none" w:sz="0" w:space="0" w:color="auto"/>
                        <w:bottom w:val="none" w:sz="0" w:space="0" w:color="auto"/>
                        <w:right w:val="none" w:sz="0" w:space="0" w:color="auto"/>
                      </w:divBdr>
                    </w:div>
                  </w:divsChild>
                </w:div>
                <w:div w:id="1601910468">
                  <w:marLeft w:val="0"/>
                  <w:marRight w:val="0"/>
                  <w:marTop w:val="0"/>
                  <w:marBottom w:val="0"/>
                  <w:divBdr>
                    <w:top w:val="none" w:sz="0" w:space="0" w:color="auto"/>
                    <w:left w:val="none" w:sz="0" w:space="0" w:color="auto"/>
                    <w:bottom w:val="none" w:sz="0" w:space="0" w:color="auto"/>
                    <w:right w:val="none" w:sz="0" w:space="0" w:color="auto"/>
                  </w:divBdr>
                  <w:divsChild>
                    <w:div w:id="457379350">
                      <w:marLeft w:val="0"/>
                      <w:marRight w:val="0"/>
                      <w:marTop w:val="0"/>
                      <w:marBottom w:val="0"/>
                      <w:divBdr>
                        <w:top w:val="none" w:sz="0" w:space="0" w:color="auto"/>
                        <w:left w:val="none" w:sz="0" w:space="0" w:color="auto"/>
                        <w:bottom w:val="none" w:sz="0" w:space="0" w:color="auto"/>
                        <w:right w:val="none" w:sz="0" w:space="0" w:color="auto"/>
                      </w:divBdr>
                    </w:div>
                  </w:divsChild>
                </w:div>
                <w:div w:id="1625846957">
                  <w:marLeft w:val="0"/>
                  <w:marRight w:val="0"/>
                  <w:marTop w:val="0"/>
                  <w:marBottom w:val="0"/>
                  <w:divBdr>
                    <w:top w:val="none" w:sz="0" w:space="0" w:color="auto"/>
                    <w:left w:val="none" w:sz="0" w:space="0" w:color="auto"/>
                    <w:bottom w:val="none" w:sz="0" w:space="0" w:color="auto"/>
                    <w:right w:val="none" w:sz="0" w:space="0" w:color="auto"/>
                  </w:divBdr>
                  <w:divsChild>
                    <w:div w:id="1441757722">
                      <w:marLeft w:val="0"/>
                      <w:marRight w:val="0"/>
                      <w:marTop w:val="0"/>
                      <w:marBottom w:val="0"/>
                      <w:divBdr>
                        <w:top w:val="none" w:sz="0" w:space="0" w:color="auto"/>
                        <w:left w:val="none" w:sz="0" w:space="0" w:color="auto"/>
                        <w:bottom w:val="none" w:sz="0" w:space="0" w:color="auto"/>
                        <w:right w:val="none" w:sz="0" w:space="0" w:color="auto"/>
                      </w:divBdr>
                    </w:div>
                  </w:divsChild>
                </w:div>
                <w:div w:id="1634557229">
                  <w:marLeft w:val="0"/>
                  <w:marRight w:val="0"/>
                  <w:marTop w:val="0"/>
                  <w:marBottom w:val="0"/>
                  <w:divBdr>
                    <w:top w:val="none" w:sz="0" w:space="0" w:color="auto"/>
                    <w:left w:val="none" w:sz="0" w:space="0" w:color="auto"/>
                    <w:bottom w:val="none" w:sz="0" w:space="0" w:color="auto"/>
                    <w:right w:val="none" w:sz="0" w:space="0" w:color="auto"/>
                  </w:divBdr>
                  <w:divsChild>
                    <w:div w:id="1265697695">
                      <w:marLeft w:val="0"/>
                      <w:marRight w:val="0"/>
                      <w:marTop w:val="0"/>
                      <w:marBottom w:val="0"/>
                      <w:divBdr>
                        <w:top w:val="none" w:sz="0" w:space="0" w:color="auto"/>
                        <w:left w:val="none" w:sz="0" w:space="0" w:color="auto"/>
                        <w:bottom w:val="none" w:sz="0" w:space="0" w:color="auto"/>
                        <w:right w:val="none" w:sz="0" w:space="0" w:color="auto"/>
                      </w:divBdr>
                    </w:div>
                  </w:divsChild>
                </w:div>
                <w:div w:id="1696272751">
                  <w:marLeft w:val="0"/>
                  <w:marRight w:val="0"/>
                  <w:marTop w:val="0"/>
                  <w:marBottom w:val="0"/>
                  <w:divBdr>
                    <w:top w:val="none" w:sz="0" w:space="0" w:color="auto"/>
                    <w:left w:val="none" w:sz="0" w:space="0" w:color="auto"/>
                    <w:bottom w:val="none" w:sz="0" w:space="0" w:color="auto"/>
                    <w:right w:val="none" w:sz="0" w:space="0" w:color="auto"/>
                  </w:divBdr>
                  <w:divsChild>
                    <w:div w:id="1952393111">
                      <w:marLeft w:val="0"/>
                      <w:marRight w:val="0"/>
                      <w:marTop w:val="0"/>
                      <w:marBottom w:val="0"/>
                      <w:divBdr>
                        <w:top w:val="none" w:sz="0" w:space="0" w:color="auto"/>
                        <w:left w:val="none" w:sz="0" w:space="0" w:color="auto"/>
                        <w:bottom w:val="none" w:sz="0" w:space="0" w:color="auto"/>
                        <w:right w:val="none" w:sz="0" w:space="0" w:color="auto"/>
                      </w:divBdr>
                    </w:div>
                  </w:divsChild>
                </w:div>
                <w:div w:id="1716394078">
                  <w:marLeft w:val="0"/>
                  <w:marRight w:val="0"/>
                  <w:marTop w:val="0"/>
                  <w:marBottom w:val="0"/>
                  <w:divBdr>
                    <w:top w:val="none" w:sz="0" w:space="0" w:color="auto"/>
                    <w:left w:val="none" w:sz="0" w:space="0" w:color="auto"/>
                    <w:bottom w:val="none" w:sz="0" w:space="0" w:color="auto"/>
                    <w:right w:val="none" w:sz="0" w:space="0" w:color="auto"/>
                  </w:divBdr>
                  <w:divsChild>
                    <w:div w:id="1149439960">
                      <w:marLeft w:val="0"/>
                      <w:marRight w:val="0"/>
                      <w:marTop w:val="0"/>
                      <w:marBottom w:val="0"/>
                      <w:divBdr>
                        <w:top w:val="none" w:sz="0" w:space="0" w:color="auto"/>
                        <w:left w:val="none" w:sz="0" w:space="0" w:color="auto"/>
                        <w:bottom w:val="none" w:sz="0" w:space="0" w:color="auto"/>
                        <w:right w:val="none" w:sz="0" w:space="0" w:color="auto"/>
                      </w:divBdr>
                    </w:div>
                  </w:divsChild>
                </w:div>
                <w:div w:id="2010448082">
                  <w:marLeft w:val="0"/>
                  <w:marRight w:val="0"/>
                  <w:marTop w:val="0"/>
                  <w:marBottom w:val="0"/>
                  <w:divBdr>
                    <w:top w:val="none" w:sz="0" w:space="0" w:color="auto"/>
                    <w:left w:val="none" w:sz="0" w:space="0" w:color="auto"/>
                    <w:bottom w:val="none" w:sz="0" w:space="0" w:color="auto"/>
                    <w:right w:val="none" w:sz="0" w:space="0" w:color="auto"/>
                  </w:divBdr>
                  <w:divsChild>
                    <w:div w:id="1420909084">
                      <w:marLeft w:val="0"/>
                      <w:marRight w:val="0"/>
                      <w:marTop w:val="0"/>
                      <w:marBottom w:val="0"/>
                      <w:divBdr>
                        <w:top w:val="none" w:sz="0" w:space="0" w:color="auto"/>
                        <w:left w:val="none" w:sz="0" w:space="0" w:color="auto"/>
                        <w:bottom w:val="none" w:sz="0" w:space="0" w:color="auto"/>
                        <w:right w:val="none" w:sz="0" w:space="0" w:color="auto"/>
                      </w:divBdr>
                    </w:div>
                  </w:divsChild>
                </w:div>
                <w:div w:id="2050911911">
                  <w:marLeft w:val="0"/>
                  <w:marRight w:val="0"/>
                  <w:marTop w:val="0"/>
                  <w:marBottom w:val="0"/>
                  <w:divBdr>
                    <w:top w:val="none" w:sz="0" w:space="0" w:color="auto"/>
                    <w:left w:val="none" w:sz="0" w:space="0" w:color="auto"/>
                    <w:bottom w:val="none" w:sz="0" w:space="0" w:color="auto"/>
                    <w:right w:val="none" w:sz="0" w:space="0" w:color="auto"/>
                  </w:divBdr>
                  <w:divsChild>
                    <w:div w:id="304511964">
                      <w:marLeft w:val="0"/>
                      <w:marRight w:val="0"/>
                      <w:marTop w:val="0"/>
                      <w:marBottom w:val="0"/>
                      <w:divBdr>
                        <w:top w:val="none" w:sz="0" w:space="0" w:color="auto"/>
                        <w:left w:val="none" w:sz="0" w:space="0" w:color="auto"/>
                        <w:bottom w:val="none" w:sz="0" w:space="0" w:color="auto"/>
                        <w:right w:val="none" w:sz="0" w:space="0" w:color="auto"/>
                      </w:divBdr>
                    </w:div>
                    <w:div w:id="1510022536">
                      <w:marLeft w:val="0"/>
                      <w:marRight w:val="0"/>
                      <w:marTop w:val="0"/>
                      <w:marBottom w:val="0"/>
                      <w:divBdr>
                        <w:top w:val="none" w:sz="0" w:space="0" w:color="auto"/>
                        <w:left w:val="none" w:sz="0" w:space="0" w:color="auto"/>
                        <w:bottom w:val="none" w:sz="0" w:space="0" w:color="auto"/>
                        <w:right w:val="none" w:sz="0" w:space="0" w:color="auto"/>
                      </w:divBdr>
                    </w:div>
                  </w:divsChild>
                </w:div>
                <w:div w:id="2118408768">
                  <w:marLeft w:val="0"/>
                  <w:marRight w:val="0"/>
                  <w:marTop w:val="0"/>
                  <w:marBottom w:val="0"/>
                  <w:divBdr>
                    <w:top w:val="none" w:sz="0" w:space="0" w:color="auto"/>
                    <w:left w:val="none" w:sz="0" w:space="0" w:color="auto"/>
                    <w:bottom w:val="none" w:sz="0" w:space="0" w:color="auto"/>
                    <w:right w:val="none" w:sz="0" w:space="0" w:color="auto"/>
                  </w:divBdr>
                  <w:divsChild>
                    <w:div w:id="2049446656">
                      <w:marLeft w:val="0"/>
                      <w:marRight w:val="0"/>
                      <w:marTop w:val="0"/>
                      <w:marBottom w:val="0"/>
                      <w:divBdr>
                        <w:top w:val="none" w:sz="0" w:space="0" w:color="auto"/>
                        <w:left w:val="none" w:sz="0" w:space="0" w:color="auto"/>
                        <w:bottom w:val="none" w:sz="0" w:space="0" w:color="auto"/>
                        <w:right w:val="none" w:sz="0" w:space="0" w:color="auto"/>
                      </w:divBdr>
                    </w:div>
                  </w:divsChild>
                </w:div>
                <w:div w:id="2123300989">
                  <w:marLeft w:val="0"/>
                  <w:marRight w:val="0"/>
                  <w:marTop w:val="0"/>
                  <w:marBottom w:val="0"/>
                  <w:divBdr>
                    <w:top w:val="none" w:sz="0" w:space="0" w:color="auto"/>
                    <w:left w:val="none" w:sz="0" w:space="0" w:color="auto"/>
                    <w:bottom w:val="none" w:sz="0" w:space="0" w:color="auto"/>
                    <w:right w:val="none" w:sz="0" w:space="0" w:color="auto"/>
                  </w:divBdr>
                  <w:divsChild>
                    <w:div w:id="150505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248018">
          <w:marLeft w:val="0"/>
          <w:marRight w:val="0"/>
          <w:marTop w:val="0"/>
          <w:marBottom w:val="0"/>
          <w:divBdr>
            <w:top w:val="none" w:sz="0" w:space="0" w:color="auto"/>
            <w:left w:val="none" w:sz="0" w:space="0" w:color="auto"/>
            <w:bottom w:val="none" w:sz="0" w:space="0" w:color="auto"/>
            <w:right w:val="none" w:sz="0" w:space="0" w:color="auto"/>
          </w:divBdr>
          <w:divsChild>
            <w:div w:id="1967156024">
              <w:marLeft w:val="-75"/>
              <w:marRight w:val="0"/>
              <w:marTop w:val="30"/>
              <w:marBottom w:val="30"/>
              <w:divBdr>
                <w:top w:val="none" w:sz="0" w:space="0" w:color="auto"/>
                <w:left w:val="none" w:sz="0" w:space="0" w:color="auto"/>
                <w:bottom w:val="none" w:sz="0" w:space="0" w:color="auto"/>
                <w:right w:val="none" w:sz="0" w:space="0" w:color="auto"/>
              </w:divBdr>
              <w:divsChild>
                <w:div w:id="169417807">
                  <w:marLeft w:val="0"/>
                  <w:marRight w:val="0"/>
                  <w:marTop w:val="0"/>
                  <w:marBottom w:val="0"/>
                  <w:divBdr>
                    <w:top w:val="none" w:sz="0" w:space="0" w:color="auto"/>
                    <w:left w:val="none" w:sz="0" w:space="0" w:color="auto"/>
                    <w:bottom w:val="none" w:sz="0" w:space="0" w:color="auto"/>
                    <w:right w:val="none" w:sz="0" w:space="0" w:color="auto"/>
                  </w:divBdr>
                  <w:divsChild>
                    <w:div w:id="2136022498">
                      <w:marLeft w:val="0"/>
                      <w:marRight w:val="0"/>
                      <w:marTop w:val="0"/>
                      <w:marBottom w:val="0"/>
                      <w:divBdr>
                        <w:top w:val="none" w:sz="0" w:space="0" w:color="auto"/>
                        <w:left w:val="none" w:sz="0" w:space="0" w:color="auto"/>
                        <w:bottom w:val="none" w:sz="0" w:space="0" w:color="auto"/>
                        <w:right w:val="none" w:sz="0" w:space="0" w:color="auto"/>
                      </w:divBdr>
                    </w:div>
                  </w:divsChild>
                </w:div>
                <w:div w:id="185875630">
                  <w:marLeft w:val="0"/>
                  <w:marRight w:val="0"/>
                  <w:marTop w:val="0"/>
                  <w:marBottom w:val="0"/>
                  <w:divBdr>
                    <w:top w:val="none" w:sz="0" w:space="0" w:color="auto"/>
                    <w:left w:val="none" w:sz="0" w:space="0" w:color="auto"/>
                    <w:bottom w:val="none" w:sz="0" w:space="0" w:color="auto"/>
                    <w:right w:val="none" w:sz="0" w:space="0" w:color="auto"/>
                  </w:divBdr>
                  <w:divsChild>
                    <w:div w:id="1044718725">
                      <w:marLeft w:val="0"/>
                      <w:marRight w:val="0"/>
                      <w:marTop w:val="0"/>
                      <w:marBottom w:val="0"/>
                      <w:divBdr>
                        <w:top w:val="none" w:sz="0" w:space="0" w:color="auto"/>
                        <w:left w:val="none" w:sz="0" w:space="0" w:color="auto"/>
                        <w:bottom w:val="none" w:sz="0" w:space="0" w:color="auto"/>
                        <w:right w:val="none" w:sz="0" w:space="0" w:color="auto"/>
                      </w:divBdr>
                    </w:div>
                  </w:divsChild>
                </w:div>
                <w:div w:id="204291122">
                  <w:marLeft w:val="0"/>
                  <w:marRight w:val="0"/>
                  <w:marTop w:val="0"/>
                  <w:marBottom w:val="0"/>
                  <w:divBdr>
                    <w:top w:val="none" w:sz="0" w:space="0" w:color="auto"/>
                    <w:left w:val="none" w:sz="0" w:space="0" w:color="auto"/>
                    <w:bottom w:val="none" w:sz="0" w:space="0" w:color="auto"/>
                    <w:right w:val="none" w:sz="0" w:space="0" w:color="auto"/>
                  </w:divBdr>
                  <w:divsChild>
                    <w:div w:id="1931037758">
                      <w:marLeft w:val="0"/>
                      <w:marRight w:val="0"/>
                      <w:marTop w:val="0"/>
                      <w:marBottom w:val="0"/>
                      <w:divBdr>
                        <w:top w:val="none" w:sz="0" w:space="0" w:color="auto"/>
                        <w:left w:val="none" w:sz="0" w:space="0" w:color="auto"/>
                        <w:bottom w:val="none" w:sz="0" w:space="0" w:color="auto"/>
                        <w:right w:val="none" w:sz="0" w:space="0" w:color="auto"/>
                      </w:divBdr>
                    </w:div>
                  </w:divsChild>
                </w:div>
                <w:div w:id="256326247">
                  <w:marLeft w:val="0"/>
                  <w:marRight w:val="0"/>
                  <w:marTop w:val="0"/>
                  <w:marBottom w:val="0"/>
                  <w:divBdr>
                    <w:top w:val="none" w:sz="0" w:space="0" w:color="auto"/>
                    <w:left w:val="none" w:sz="0" w:space="0" w:color="auto"/>
                    <w:bottom w:val="none" w:sz="0" w:space="0" w:color="auto"/>
                    <w:right w:val="none" w:sz="0" w:space="0" w:color="auto"/>
                  </w:divBdr>
                  <w:divsChild>
                    <w:div w:id="1257250024">
                      <w:marLeft w:val="0"/>
                      <w:marRight w:val="0"/>
                      <w:marTop w:val="0"/>
                      <w:marBottom w:val="0"/>
                      <w:divBdr>
                        <w:top w:val="none" w:sz="0" w:space="0" w:color="auto"/>
                        <w:left w:val="none" w:sz="0" w:space="0" w:color="auto"/>
                        <w:bottom w:val="none" w:sz="0" w:space="0" w:color="auto"/>
                        <w:right w:val="none" w:sz="0" w:space="0" w:color="auto"/>
                      </w:divBdr>
                    </w:div>
                  </w:divsChild>
                </w:div>
                <w:div w:id="423578365">
                  <w:marLeft w:val="0"/>
                  <w:marRight w:val="0"/>
                  <w:marTop w:val="0"/>
                  <w:marBottom w:val="0"/>
                  <w:divBdr>
                    <w:top w:val="none" w:sz="0" w:space="0" w:color="auto"/>
                    <w:left w:val="none" w:sz="0" w:space="0" w:color="auto"/>
                    <w:bottom w:val="none" w:sz="0" w:space="0" w:color="auto"/>
                    <w:right w:val="none" w:sz="0" w:space="0" w:color="auto"/>
                  </w:divBdr>
                  <w:divsChild>
                    <w:div w:id="1927415542">
                      <w:marLeft w:val="0"/>
                      <w:marRight w:val="0"/>
                      <w:marTop w:val="0"/>
                      <w:marBottom w:val="0"/>
                      <w:divBdr>
                        <w:top w:val="none" w:sz="0" w:space="0" w:color="auto"/>
                        <w:left w:val="none" w:sz="0" w:space="0" w:color="auto"/>
                        <w:bottom w:val="none" w:sz="0" w:space="0" w:color="auto"/>
                        <w:right w:val="none" w:sz="0" w:space="0" w:color="auto"/>
                      </w:divBdr>
                    </w:div>
                  </w:divsChild>
                </w:div>
                <w:div w:id="442575868">
                  <w:marLeft w:val="0"/>
                  <w:marRight w:val="0"/>
                  <w:marTop w:val="0"/>
                  <w:marBottom w:val="0"/>
                  <w:divBdr>
                    <w:top w:val="none" w:sz="0" w:space="0" w:color="auto"/>
                    <w:left w:val="none" w:sz="0" w:space="0" w:color="auto"/>
                    <w:bottom w:val="none" w:sz="0" w:space="0" w:color="auto"/>
                    <w:right w:val="none" w:sz="0" w:space="0" w:color="auto"/>
                  </w:divBdr>
                  <w:divsChild>
                    <w:div w:id="246887715">
                      <w:marLeft w:val="0"/>
                      <w:marRight w:val="0"/>
                      <w:marTop w:val="0"/>
                      <w:marBottom w:val="0"/>
                      <w:divBdr>
                        <w:top w:val="none" w:sz="0" w:space="0" w:color="auto"/>
                        <w:left w:val="none" w:sz="0" w:space="0" w:color="auto"/>
                        <w:bottom w:val="none" w:sz="0" w:space="0" w:color="auto"/>
                        <w:right w:val="none" w:sz="0" w:space="0" w:color="auto"/>
                      </w:divBdr>
                    </w:div>
                  </w:divsChild>
                </w:div>
                <w:div w:id="516768771">
                  <w:marLeft w:val="0"/>
                  <w:marRight w:val="0"/>
                  <w:marTop w:val="0"/>
                  <w:marBottom w:val="0"/>
                  <w:divBdr>
                    <w:top w:val="none" w:sz="0" w:space="0" w:color="auto"/>
                    <w:left w:val="none" w:sz="0" w:space="0" w:color="auto"/>
                    <w:bottom w:val="none" w:sz="0" w:space="0" w:color="auto"/>
                    <w:right w:val="none" w:sz="0" w:space="0" w:color="auto"/>
                  </w:divBdr>
                  <w:divsChild>
                    <w:div w:id="447939491">
                      <w:marLeft w:val="0"/>
                      <w:marRight w:val="0"/>
                      <w:marTop w:val="0"/>
                      <w:marBottom w:val="0"/>
                      <w:divBdr>
                        <w:top w:val="none" w:sz="0" w:space="0" w:color="auto"/>
                        <w:left w:val="none" w:sz="0" w:space="0" w:color="auto"/>
                        <w:bottom w:val="none" w:sz="0" w:space="0" w:color="auto"/>
                        <w:right w:val="none" w:sz="0" w:space="0" w:color="auto"/>
                      </w:divBdr>
                    </w:div>
                    <w:div w:id="620839835">
                      <w:marLeft w:val="0"/>
                      <w:marRight w:val="0"/>
                      <w:marTop w:val="0"/>
                      <w:marBottom w:val="0"/>
                      <w:divBdr>
                        <w:top w:val="none" w:sz="0" w:space="0" w:color="auto"/>
                        <w:left w:val="none" w:sz="0" w:space="0" w:color="auto"/>
                        <w:bottom w:val="none" w:sz="0" w:space="0" w:color="auto"/>
                        <w:right w:val="none" w:sz="0" w:space="0" w:color="auto"/>
                      </w:divBdr>
                    </w:div>
                  </w:divsChild>
                </w:div>
                <w:div w:id="538248002">
                  <w:marLeft w:val="0"/>
                  <w:marRight w:val="0"/>
                  <w:marTop w:val="0"/>
                  <w:marBottom w:val="0"/>
                  <w:divBdr>
                    <w:top w:val="none" w:sz="0" w:space="0" w:color="auto"/>
                    <w:left w:val="none" w:sz="0" w:space="0" w:color="auto"/>
                    <w:bottom w:val="none" w:sz="0" w:space="0" w:color="auto"/>
                    <w:right w:val="none" w:sz="0" w:space="0" w:color="auto"/>
                  </w:divBdr>
                  <w:divsChild>
                    <w:div w:id="1059326987">
                      <w:marLeft w:val="0"/>
                      <w:marRight w:val="0"/>
                      <w:marTop w:val="0"/>
                      <w:marBottom w:val="0"/>
                      <w:divBdr>
                        <w:top w:val="none" w:sz="0" w:space="0" w:color="auto"/>
                        <w:left w:val="none" w:sz="0" w:space="0" w:color="auto"/>
                        <w:bottom w:val="none" w:sz="0" w:space="0" w:color="auto"/>
                        <w:right w:val="none" w:sz="0" w:space="0" w:color="auto"/>
                      </w:divBdr>
                    </w:div>
                  </w:divsChild>
                </w:div>
                <w:div w:id="641689717">
                  <w:marLeft w:val="0"/>
                  <w:marRight w:val="0"/>
                  <w:marTop w:val="0"/>
                  <w:marBottom w:val="0"/>
                  <w:divBdr>
                    <w:top w:val="none" w:sz="0" w:space="0" w:color="auto"/>
                    <w:left w:val="none" w:sz="0" w:space="0" w:color="auto"/>
                    <w:bottom w:val="none" w:sz="0" w:space="0" w:color="auto"/>
                    <w:right w:val="none" w:sz="0" w:space="0" w:color="auto"/>
                  </w:divBdr>
                  <w:divsChild>
                    <w:div w:id="837036319">
                      <w:marLeft w:val="0"/>
                      <w:marRight w:val="0"/>
                      <w:marTop w:val="0"/>
                      <w:marBottom w:val="0"/>
                      <w:divBdr>
                        <w:top w:val="none" w:sz="0" w:space="0" w:color="auto"/>
                        <w:left w:val="none" w:sz="0" w:space="0" w:color="auto"/>
                        <w:bottom w:val="none" w:sz="0" w:space="0" w:color="auto"/>
                        <w:right w:val="none" w:sz="0" w:space="0" w:color="auto"/>
                      </w:divBdr>
                    </w:div>
                  </w:divsChild>
                </w:div>
                <w:div w:id="786317542">
                  <w:marLeft w:val="0"/>
                  <w:marRight w:val="0"/>
                  <w:marTop w:val="0"/>
                  <w:marBottom w:val="0"/>
                  <w:divBdr>
                    <w:top w:val="none" w:sz="0" w:space="0" w:color="auto"/>
                    <w:left w:val="none" w:sz="0" w:space="0" w:color="auto"/>
                    <w:bottom w:val="none" w:sz="0" w:space="0" w:color="auto"/>
                    <w:right w:val="none" w:sz="0" w:space="0" w:color="auto"/>
                  </w:divBdr>
                  <w:divsChild>
                    <w:div w:id="1131753353">
                      <w:marLeft w:val="0"/>
                      <w:marRight w:val="0"/>
                      <w:marTop w:val="0"/>
                      <w:marBottom w:val="0"/>
                      <w:divBdr>
                        <w:top w:val="none" w:sz="0" w:space="0" w:color="auto"/>
                        <w:left w:val="none" w:sz="0" w:space="0" w:color="auto"/>
                        <w:bottom w:val="none" w:sz="0" w:space="0" w:color="auto"/>
                        <w:right w:val="none" w:sz="0" w:space="0" w:color="auto"/>
                      </w:divBdr>
                    </w:div>
                  </w:divsChild>
                </w:div>
                <w:div w:id="895704871">
                  <w:marLeft w:val="0"/>
                  <w:marRight w:val="0"/>
                  <w:marTop w:val="0"/>
                  <w:marBottom w:val="0"/>
                  <w:divBdr>
                    <w:top w:val="none" w:sz="0" w:space="0" w:color="auto"/>
                    <w:left w:val="none" w:sz="0" w:space="0" w:color="auto"/>
                    <w:bottom w:val="none" w:sz="0" w:space="0" w:color="auto"/>
                    <w:right w:val="none" w:sz="0" w:space="0" w:color="auto"/>
                  </w:divBdr>
                  <w:divsChild>
                    <w:div w:id="942111200">
                      <w:marLeft w:val="0"/>
                      <w:marRight w:val="0"/>
                      <w:marTop w:val="0"/>
                      <w:marBottom w:val="0"/>
                      <w:divBdr>
                        <w:top w:val="none" w:sz="0" w:space="0" w:color="auto"/>
                        <w:left w:val="none" w:sz="0" w:space="0" w:color="auto"/>
                        <w:bottom w:val="none" w:sz="0" w:space="0" w:color="auto"/>
                        <w:right w:val="none" w:sz="0" w:space="0" w:color="auto"/>
                      </w:divBdr>
                    </w:div>
                  </w:divsChild>
                </w:div>
                <w:div w:id="1095589272">
                  <w:marLeft w:val="0"/>
                  <w:marRight w:val="0"/>
                  <w:marTop w:val="0"/>
                  <w:marBottom w:val="0"/>
                  <w:divBdr>
                    <w:top w:val="none" w:sz="0" w:space="0" w:color="auto"/>
                    <w:left w:val="none" w:sz="0" w:space="0" w:color="auto"/>
                    <w:bottom w:val="none" w:sz="0" w:space="0" w:color="auto"/>
                    <w:right w:val="none" w:sz="0" w:space="0" w:color="auto"/>
                  </w:divBdr>
                  <w:divsChild>
                    <w:div w:id="803041136">
                      <w:marLeft w:val="0"/>
                      <w:marRight w:val="0"/>
                      <w:marTop w:val="0"/>
                      <w:marBottom w:val="0"/>
                      <w:divBdr>
                        <w:top w:val="none" w:sz="0" w:space="0" w:color="auto"/>
                        <w:left w:val="none" w:sz="0" w:space="0" w:color="auto"/>
                        <w:bottom w:val="none" w:sz="0" w:space="0" w:color="auto"/>
                        <w:right w:val="none" w:sz="0" w:space="0" w:color="auto"/>
                      </w:divBdr>
                    </w:div>
                  </w:divsChild>
                </w:div>
                <w:div w:id="1102144500">
                  <w:marLeft w:val="0"/>
                  <w:marRight w:val="0"/>
                  <w:marTop w:val="0"/>
                  <w:marBottom w:val="0"/>
                  <w:divBdr>
                    <w:top w:val="none" w:sz="0" w:space="0" w:color="auto"/>
                    <w:left w:val="none" w:sz="0" w:space="0" w:color="auto"/>
                    <w:bottom w:val="none" w:sz="0" w:space="0" w:color="auto"/>
                    <w:right w:val="none" w:sz="0" w:space="0" w:color="auto"/>
                  </w:divBdr>
                  <w:divsChild>
                    <w:div w:id="1482387759">
                      <w:marLeft w:val="0"/>
                      <w:marRight w:val="0"/>
                      <w:marTop w:val="0"/>
                      <w:marBottom w:val="0"/>
                      <w:divBdr>
                        <w:top w:val="none" w:sz="0" w:space="0" w:color="auto"/>
                        <w:left w:val="none" w:sz="0" w:space="0" w:color="auto"/>
                        <w:bottom w:val="none" w:sz="0" w:space="0" w:color="auto"/>
                        <w:right w:val="none" w:sz="0" w:space="0" w:color="auto"/>
                      </w:divBdr>
                    </w:div>
                  </w:divsChild>
                </w:div>
                <w:div w:id="1214928367">
                  <w:marLeft w:val="0"/>
                  <w:marRight w:val="0"/>
                  <w:marTop w:val="0"/>
                  <w:marBottom w:val="0"/>
                  <w:divBdr>
                    <w:top w:val="none" w:sz="0" w:space="0" w:color="auto"/>
                    <w:left w:val="none" w:sz="0" w:space="0" w:color="auto"/>
                    <w:bottom w:val="none" w:sz="0" w:space="0" w:color="auto"/>
                    <w:right w:val="none" w:sz="0" w:space="0" w:color="auto"/>
                  </w:divBdr>
                  <w:divsChild>
                    <w:div w:id="130750819">
                      <w:marLeft w:val="0"/>
                      <w:marRight w:val="0"/>
                      <w:marTop w:val="0"/>
                      <w:marBottom w:val="0"/>
                      <w:divBdr>
                        <w:top w:val="none" w:sz="0" w:space="0" w:color="auto"/>
                        <w:left w:val="none" w:sz="0" w:space="0" w:color="auto"/>
                        <w:bottom w:val="none" w:sz="0" w:space="0" w:color="auto"/>
                        <w:right w:val="none" w:sz="0" w:space="0" w:color="auto"/>
                      </w:divBdr>
                    </w:div>
                    <w:div w:id="149563365">
                      <w:marLeft w:val="0"/>
                      <w:marRight w:val="0"/>
                      <w:marTop w:val="0"/>
                      <w:marBottom w:val="0"/>
                      <w:divBdr>
                        <w:top w:val="none" w:sz="0" w:space="0" w:color="auto"/>
                        <w:left w:val="none" w:sz="0" w:space="0" w:color="auto"/>
                        <w:bottom w:val="none" w:sz="0" w:space="0" w:color="auto"/>
                        <w:right w:val="none" w:sz="0" w:space="0" w:color="auto"/>
                      </w:divBdr>
                    </w:div>
                    <w:div w:id="641428445">
                      <w:marLeft w:val="0"/>
                      <w:marRight w:val="0"/>
                      <w:marTop w:val="0"/>
                      <w:marBottom w:val="0"/>
                      <w:divBdr>
                        <w:top w:val="none" w:sz="0" w:space="0" w:color="auto"/>
                        <w:left w:val="none" w:sz="0" w:space="0" w:color="auto"/>
                        <w:bottom w:val="none" w:sz="0" w:space="0" w:color="auto"/>
                        <w:right w:val="none" w:sz="0" w:space="0" w:color="auto"/>
                      </w:divBdr>
                    </w:div>
                    <w:div w:id="1080520811">
                      <w:marLeft w:val="0"/>
                      <w:marRight w:val="0"/>
                      <w:marTop w:val="0"/>
                      <w:marBottom w:val="0"/>
                      <w:divBdr>
                        <w:top w:val="none" w:sz="0" w:space="0" w:color="auto"/>
                        <w:left w:val="none" w:sz="0" w:space="0" w:color="auto"/>
                        <w:bottom w:val="none" w:sz="0" w:space="0" w:color="auto"/>
                        <w:right w:val="none" w:sz="0" w:space="0" w:color="auto"/>
                      </w:divBdr>
                    </w:div>
                    <w:div w:id="1299266762">
                      <w:marLeft w:val="0"/>
                      <w:marRight w:val="0"/>
                      <w:marTop w:val="0"/>
                      <w:marBottom w:val="0"/>
                      <w:divBdr>
                        <w:top w:val="none" w:sz="0" w:space="0" w:color="auto"/>
                        <w:left w:val="none" w:sz="0" w:space="0" w:color="auto"/>
                        <w:bottom w:val="none" w:sz="0" w:space="0" w:color="auto"/>
                        <w:right w:val="none" w:sz="0" w:space="0" w:color="auto"/>
                      </w:divBdr>
                    </w:div>
                    <w:div w:id="1299333738">
                      <w:marLeft w:val="0"/>
                      <w:marRight w:val="0"/>
                      <w:marTop w:val="0"/>
                      <w:marBottom w:val="0"/>
                      <w:divBdr>
                        <w:top w:val="none" w:sz="0" w:space="0" w:color="auto"/>
                        <w:left w:val="none" w:sz="0" w:space="0" w:color="auto"/>
                        <w:bottom w:val="none" w:sz="0" w:space="0" w:color="auto"/>
                        <w:right w:val="none" w:sz="0" w:space="0" w:color="auto"/>
                      </w:divBdr>
                    </w:div>
                    <w:div w:id="1952860729">
                      <w:marLeft w:val="0"/>
                      <w:marRight w:val="0"/>
                      <w:marTop w:val="0"/>
                      <w:marBottom w:val="0"/>
                      <w:divBdr>
                        <w:top w:val="none" w:sz="0" w:space="0" w:color="auto"/>
                        <w:left w:val="none" w:sz="0" w:space="0" w:color="auto"/>
                        <w:bottom w:val="none" w:sz="0" w:space="0" w:color="auto"/>
                        <w:right w:val="none" w:sz="0" w:space="0" w:color="auto"/>
                      </w:divBdr>
                    </w:div>
                    <w:div w:id="2103378072">
                      <w:marLeft w:val="0"/>
                      <w:marRight w:val="0"/>
                      <w:marTop w:val="0"/>
                      <w:marBottom w:val="0"/>
                      <w:divBdr>
                        <w:top w:val="none" w:sz="0" w:space="0" w:color="auto"/>
                        <w:left w:val="none" w:sz="0" w:space="0" w:color="auto"/>
                        <w:bottom w:val="none" w:sz="0" w:space="0" w:color="auto"/>
                        <w:right w:val="none" w:sz="0" w:space="0" w:color="auto"/>
                      </w:divBdr>
                    </w:div>
                  </w:divsChild>
                </w:div>
                <w:div w:id="1381512717">
                  <w:marLeft w:val="0"/>
                  <w:marRight w:val="0"/>
                  <w:marTop w:val="0"/>
                  <w:marBottom w:val="0"/>
                  <w:divBdr>
                    <w:top w:val="none" w:sz="0" w:space="0" w:color="auto"/>
                    <w:left w:val="none" w:sz="0" w:space="0" w:color="auto"/>
                    <w:bottom w:val="none" w:sz="0" w:space="0" w:color="auto"/>
                    <w:right w:val="none" w:sz="0" w:space="0" w:color="auto"/>
                  </w:divBdr>
                  <w:divsChild>
                    <w:div w:id="1669596039">
                      <w:marLeft w:val="0"/>
                      <w:marRight w:val="0"/>
                      <w:marTop w:val="0"/>
                      <w:marBottom w:val="0"/>
                      <w:divBdr>
                        <w:top w:val="none" w:sz="0" w:space="0" w:color="auto"/>
                        <w:left w:val="none" w:sz="0" w:space="0" w:color="auto"/>
                        <w:bottom w:val="none" w:sz="0" w:space="0" w:color="auto"/>
                        <w:right w:val="none" w:sz="0" w:space="0" w:color="auto"/>
                      </w:divBdr>
                    </w:div>
                  </w:divsChild>
                </w:div>
                <w:div w:id="1472015194">
                  <w:marLeft w:val="0"/>
                  <w:marRight w:val="0"/>
                  <w:marTop w:val="0"/>
                  <w:marBottom w:val="0"/>
                  <w:divBdr>
                    <w:top w:val="none" w:sz="0" w:space="0" w:color="auto"/>
                    <w:left w:val="none" w:sz="0" w:space="0" w:color="auto"/>
                    <w:bottom w:val="none" w:sz="0" w:space="0" w:color="auto"/>
                    <w:right w:val="none" w:sz="0" w:space="0" w:color="auto"/>
                  </w:divBdr>
                  <w:divsChild>
                    <w:div w:id="1488398017">
                      <w:marLeft w:val="0"/>
                      <w:marRight w:val="0"/>
                      <w:marTop w:val="0"/>
                      <w:marBottom w:val="0"/>
                      <w:divBdr>
                        <w:top w:val="none" w:sz="0" w:space="0" w:color="auto"/>
                        <w:left w:val="none" w:sz="0" w:space="0" w:color="auto"/>
                        <w:bottom w:val="none" w:sz="0" w:space="0" w:color="auto"/>
                        <w:right w:val="none" w:sz="0" w:space="0" w:color="auto"/>
                      </w:divBdr>
                    </w:div>
                  </w:divsChild>
                </w:div>
                <w:div w:id="1629822185">
                  <w:marLeft w:val="0"/>
                  <w:marRight w:val="0"/>
                  <w:marTop w:val="0"/>
                  <w:marBottom w:val="0"/>
                  <w:divBdr>
                    <w:top w:val="none" w:sz="0" w:space="0" w:color="auto"/>
                    <w:left w:val="none" w:sz="0" w:space="0" w:color="auto"/>
                    <w:bottom w:val="none" w:sz="0" w:space="0" w:color="auto"/>
                    <w:right w:val="none" w:sz="0" w:space="0" w:color="auto"/>
                  </w:divBdr>
                  <w:divsChild>
                    <w:div w:id="493183682">
                      <w:marLeft w:val="0"/>
                      <w:marRight w:val="0"/>
                      <w:marTop w:val="0"/>
                      <w:marBottom w:val="0"/>
                      <w:divBdr>
                        <w:top w:val="none" w:sz="0" w:space="0" w:color="auto"/>
                        <w:left w:val="none" w:sz="0" w:space="0" w:color="auto"/>
                        <w:bottom w:val="none" w:sz="0" w:space="0" w:color="auto"/>
                        <w:right w:val="none" w:sz="0" w:space="0" w:color="auto"/>
                      </w:divBdr>
                    </w:div>
                  </w:divsChild>
                </w:div>
                <w:div w:id="1668702600">
                  <w:marLeft w:val="0"/>
                  <w:marRight w:val="0"/>
                  <w:marTop w:val="0"/>
                  <w:marBottom w:val="0"/>
                  <w:divBdr>
                    <w:top w:val="none" w:sz="0" w:space="0" w:color="auto"/>
                    <w:left w:val="none" w:sz="0" w:space="0" w:color="auto"/>
                    <w:bottom w:val="none" w:sz="0" w:space="0" w:color="auto"/>
                    <w:right w:val="none" w:sz="0" w:space="0" w:color="auto"/>
                  </w:divBdr>
                  <w:divsChild>
                    <w:div w:id="328675661">
                      <w:marLeft w:val="0"/>
                      <w:marRight w:val="0"/>
                      <w:marTop w:val="0"/>
                      <w:marBottom w:val="0"/>
                      <w:divBdr>
                        <w:top w:val="none" w:sz="0" w:space="0" w:color="auto"/>
                        <w:left w:val="none" w:sz="0" w:space="0" w:color="auto"/>
                        <w:bottom w:val="none" w:sz="0" w:space="0" w:color="auto"/>
                        <w:right w:val="none" w:sz="0" w:space="0" w:color="auto"/>
                      </w:divBdr>
                    </w:div>
                  </w:divsChild>
                </w:div>
                <w:div w:id="1758868352">
                  <w:marLeft w:val="0"/>
                  <w:marRight w:val="0"/>
                  <w:marTop w:val="0"/>
                  <w:marBottom w:val="0"/>
                  <w:divBdr>
                    <w:top w:val="none" w:sz="0" w:space="0" w:color="auto"/>
                    <w:left w:val="none" w:sz="0" w:space="0" w:color="auto"/>
                    <w:bottom w:val="none" w:sz="0" w:space="0" w:color="auto"/>
                    <w:right w:val="none" w:sz="0" w:space="0" w:color="auto"/>
                  </w:divBdr>
                  <w:divsChild>
                    <w:div w:id="1386174049">
                      <w:marLeft w:val="0"/>
                      <w:marRight w:val="0"/>
                      <w:marTop w:val="0"/>
                      <w:marBottom w:val="0"/>
                      <w:divBdr>
                        <w:top w:val="none" w:sz="0" w:space="0" w:color="auto"/>
                        <w:left w:val="none" w:sz="0" w:space="0" w:color="auto"/>
                        <w:bottom w:val="none" w:sz="0" w:space="0" w:color="auto"/>
                        <w:right w:val="none" w:sz="0" w:space="0" w:color="auto"/>
                      </w:divBdr>
                    </w:div>
                  </w:divsChild>
                </w:div>
                <w:div w:id="1799061418">
                  <w:marLeft w:val="0"/>
                  <w:marRight w:val="0"/>
                  <w:marTop w:val="0"/>
                  <w:marBottom w:val="0"/>
                  <w:divBdr>
                    <w:top w:val="none" w:sz="0" w:space="0" w:color="auto"/>
                    <w:left w:val="none" w:sz="0" w:space="0" w:color="auto"/>
                    <w:bottom w:val="none" w:sz="0" w:space="0" w:color="auto"/>
                    <w:right w:val="none" w:sz="0" w:space="0" w:color="auto"/>
                  </w:divBdr>
                  <w:divsChild>
                    <w:div w:id="585266754">
                      <w:marLeft w:val="0"/>
                      <w:marRight w:val="0"/>
                      <w:marTop w:val="0"/>
                      <w:marBottom w:val="0"/>
                      <w:divBdr>
                        <w:top w:val="none" w:sz="0" w:space="0" w:color="auto"/>
                        <w:left w:val="none" w:sz="0" w:space="0" w:color="auto"/>
                        <w:bottom w:val="none" w:sz="0" w:space="0" w:color="auto"/>
                        <w:right w:val="none" w:sz="0" w:space="0" w:color="auto"/>
                      </w:divBdr>
                    </w:div>
                  </w:divsChild>
                </w:div>
                <w:div w:id="1870794602">
                  <w:marLeft w:val="0"/>
                  <w:marRight w:val="0"/>
                  <w:marTop w:val="0"/>
                  <w:marBottom w:val="0"/>
                  <w:divBdr>
                    <w:top w:val="none" w:sz="0" w:space="0" w:color="auto"/>
                    <w:left w:val="none" w:sz="0" w:space="0" w:color="auto"/>
                    <w:bottom w:val="none" w:sz="0" w:space="0" w:color="auto"/>
                    <w:right w:val="none" w:sz="0" w:space="0" w:color="auto"/>
                  </w:divBdr>
                  <w:divsChild>
                    <w:div w:id="496001908">
                      <w:marLeft w:val="0"/>
                      <w:marRight w:val="0"/>
                      <w:marTop w:val="0"/>
                      <w:marBottom w:val="0"/>
                      <w:divBdr>
                        <w:top w:val="none" w:sz="0" w:space="0" w:color="auto"/>
                        <w:left w:val="none" w:sz="0" w:space="0" w:color="auto"/>
                        <w:bottom w:val="none" w:sz="0" w:space="0" w:color="auto"/>
                        <w:right w:val="none" w:sz="0" w:space="0" w:color="auto"/>
                      </w:divBdr>
                    </w:div>
                    <w:div w:id="673384782">
                      <w:marLeft w:val="0"/>
                      <w:marRight w:val="0"/>
                      <w:marTop w:val="0"/>
                      <w:marBottom w:val="0"/>
                      <w:divBdr>
                        <w:top w:val="none" w:sz="0" w:space="0" w:color="auto"/>
                        <w:left w:val="none" w:sz="0" w:space="0" w:color="auto"/>
                        <w:bottom w:val="none" w:sz="0" w:space="0" w:color="auto"/>
                        <w:right w:val="none" w:sz="0" w:space="0" w:color="auto"/>
                      </w:divBdr>
                    </w:div>
                    <w:div w:id="1298493670">
                      <w:marLeft w:val="0"/>
                      <w:marRight w:val="0"/>
                      <w:marTop w:val="0"/>
                      <w:marBottom w:val="0"/>
                      <w:divBdr>
                        <w:top w:val="none" w:sz="0" w:space="0" w:color="auto"/>
                        <w:left w:val="none" w:sz="0" w:space="0" w:color="auto"/>
                        <w:bottom w:val="none" w:sz="0" w:space="0" w:color="auto"/>
                        <w:right w:val="none" w:sz="0" w:space="0" w:color="auto"/>
                      </w:divBdr>
                    </w:div>
                    <w:div w:id="2061241450">
                      <w:marLeft w:val="0"/>
                      <w:marRight w:val="0"/>
                      <w:marTop w:val="0"/>
                      <w:marBottom w:val="0"/>
                      <w:divBdr>
                        <w:top w:val="none" w:sz="0" w:space="0" w:color="auto"/>
                        <w:left w:val="none" w:sz="0" w:space="0" w:color="auto"/>
                        <w:bottom w:val="none" w:sz="0" w:space="0" w:color="auto"/>
                        <w:right w:val="none" w:sz="0" w:space="0" w:color="auto"/>
                      </w:divBdr>
                    </w:div>
                  </w:divsChild>
                </w:div>
                <w:div w:id="1930968837">
                  <w:marLeft w:val="0"/>
                  <w:marRight w:val="0"/>
                  <w:marTop w:val="0"/>
                  <w:marBottom w:val="0"/>
                  <w:divBdr>
                    <w:top w:val="none" w:sz="0" w:space="0" w:color="auto"/>
                    <w:left w:val="none" w:sz="0" w:space="0" w:color="auto"/>
                    <w:bottom w:val="none" w:sz="0" w:space="0" w:color="auto"/>
                    <w:right w:val="none" w:sz="0" w:space="0" w:color="auto"/>
                  </w:divBdr>
                  <w:divsChild>
                    <w:div w:id="1962616060">
                      <w:marLeft w:val="0"/>
                      <w:marRight w:val="0"/>
                      <w:marTop w:val="0"/>
                      <w:marBottom w:val="0"/>
                      <w:divBdr>
                        <w:top w:val="none" w:sz="0" w:space="0" w:color="auto"/>
                        <w:left w:val="none" w:sz="0" w:space="0" w:color="auto"/>
                        <w:bottom w:val="none" w:sz="0" w:space="0" w:color="auto"/>
                        <w:right w:val="none" w:sz="0" w:space="0" w:color="auto"/>
                      </w:divBdr>
                    </w:div>
                  </w:divsChild>
                </w:div>
                <w:div w:id="1961691599">
                  <w:marLeft w:val="0"/>
                  <w:marRight w:val="0"/>
                  <w:marTop w:val="0"/>
                  <w:marBottom w:val="0"/>
                  <w:divBdr>
                    <w:top w:val="none" w:sz="0" w:space="0" w:color="auto"/>
                    <w:left w:val="none" w:sz="0" w:space="0" w:color="auto"/>
                    <w:bottom w:val="none" w:sz="0" w:space="0" w:color="auto"/>
                    <w:right w:val="none" w:sz="0" w:space="0" w:color="auto"/>
                  </w:divBdr>
                  <w:divsChild>
                    <w:div w:id="1744833870">
                      <w:marLeft w:val="0"/>
                      <w:marRight w:val="0"/>
                      <w:marTop w:val="0"/>
                      <w:marBottom w:val="0"/>
                      <w:divBdr>
                        <w:top w:val="none" w:sz="0" w:space="0" w:color="auto"/>
                        <w:left w:val="none" w:sz="0" w:space="0" w:color="auto"/>
                        <w:bottom w:val="none" w:sz="0" w:space="0" w:color="auto"/>
                        <w:right w:val="none" w:sz="0" w:space="0" w:color="auto"/>
                      </w:divBdr>
                    </w:div>
                  </w:divsChild>
                </w:div>
                <w:div w:id="1982999031">
                  <w:marLeft w:val="0"/>
                  <w:marRight w:val="0"/>
                  <w:marTop w:val="0"/>
                  <w:marBottom w:val="0"/>
                  <w:divBdr>
                    <w:top w:val="none" w:sz="0" w:space="0" w:color="auto"/>
                    <w:left w:val="none" w:sz="0" w:space="0" w:color="auto"/>
                    <w:bottom w:val="none" w:sz="0" w:space="0" w:color="auto"/>
                    <w:right w:val="none" w:sz="0" w:space="0" w:color="auto"/>
                  </w:divBdr>
                  <w:divsChild>
                    <w:div w:id="8905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624360">
          <w:marLeft w:val="0"/>
          <w:marRight w:val="0"/>
          <w:marTop w:val="0"/>
          <w:marBottom w:val="0"/>
          <w:divBdr>
            <w:top w:val="none" w:sz="0" w:space="0" w:color="auto"/>
            <w:left w:val="none" w:sz="0" w:space="0" w:color="auto"/>
            <w:bottom w:val="none" w:sz="0" w:space="0" w:color="auto"/>
            <w:right w:val="none" w:sz="0" w:space="0" w:color="auto"/>
          </w:divBdr>
        </w:div>
        <w:div w:id="2137797224">
          <w:marLeft w:val="0"/>
          <w:marRight w:val="0"/>
          <w:marTop w:val="0"/>
          <w:marBottom w:val="0"/>
          <w:divBdr>
            <w:top w:val="none" w:sz="0" w:space="0" w:color="auto"/>
            <w:left w:val="none" w:sz="0" w:space="0" w:color="auto"/>
            <w:bottom w:val="none" w:sz="0" w:space="0" w:color="auto"/>
            <w:right w:val="none" w:sz="0" w:space="0" w:color="auto"/>
          </w:divBdr>
        </w:div>
      </w:divsChild>
    </w:div>
    <w:div w:id="1573589356">
      <w:bodyDiv w:val="1"/>
      <w:marLeft w:val="0"/>
      <w:marRight w:val="0"/>
      <w:marTop w:val="0"/>
      <w:marBottom w:val="0"/>
      <w:divBdr>
        <w:top w:val="none" w:sz="0" w:space="0" w:color="auto"/>
        <w:left w:val="none" w:sz="0" w:space="0" w:color="auto"/>
        <w:bottom w:val="none" w:sz="0" w:space="0" w:color="auto"/>
        <w:right w:val="none" w:sz="0" w:space="0" w:color="auto"/>
      </w:divBdr>
      <w:divsChild>
        <w:div w:id="145712324">
          <w:marLeft w:val="0"/>
          <w:marRight w:val="0"/>
          <w:marTop w:val="0"/>
          <w:marBottom w:val="0"/>
          <w:divBdr>
            <w:top w:val="none" w:sz="0" w:space="0" w:color="auto"/>
            <w:left w:val="none" w:sz="0" w:space="0" w:color="auto"/>
            <w:bottom w:val="none" w:sz="0" w:space="0" w:color="auto"/>
            <w:right w:val="none" w:sz="0" w:space="0" w:color="auto"/>
          </w:divBdr>
        </w:div>
      </w:divsChild>
    </w:div>
    <w:div w:id="1607348681">
      <w:bodyDiv w:val="1"/>
      <w:marLeft w:val="0"/>
      <w:marRight w:val="0"/>
      <w:marTop w:val="0"/>
      <w:marBottom w:val="0"/>
      <w:divBdr>
        <w:top w:val="none" w:sz="0" w:space="0" w:color="auto"/>
        <w:left w:val="none" w:sz="0" w:space="0" w:color="auto"/>
        <w:bottom w:val="none" w:sz="0" w:space="0" w:color="auto"/>
        <w:right w:val="none" w:sz="0" w:space="0" w:color="auto"/>
      </w:divBdr>
    </w:div>
    <w:div w:id="1632713980">
      <w:bodyDiv w:val="1"/>
      <w:marLeft w:val="0"/>
      <w:marRight w:val="0"/>
      <w:marTop w:val="0"/>
      <w:marBottom w:val="0"/>
      <w:divBdr>
        <w:top w:val="none" w:sz="0" w:space="0" w:color="auto"/>
        <w:left w:val="none" w:sz="0" w:space="0" w:color="auto"/>
        <w:bottom w:val="none" w:sz="0" w:space="0" w:color="auto"/>
        <w:right w:val="none" w:sz="0" w:space="0" w:color="auto"/>
      </w:divBdr>
    </w:div>
    <w:div w:id="1669363769">
      <w:bodyDiv w:val="1"/>
      <w:marLeft w:val="0"/>
      <w:marRight w:val="0"/>
      <w:marTop w:val="0"/>
      <w:marBottom w:val="0"/>
      <w:divBdr>
        <w:top w:val="none" w:sz="0" w:space="0" w:color="auto"/>
        <w:left w:val="none" w:sz="0" w:space="0" w:color="auto"/>
        <w:bottom w:val="none" w:sz="0" w:space="0" w:color="auto"/>
        <w:right w:val="none" w:sz="0" w:space="0" w:color="auto"/>
      </w:divBdr>
    </w:div>
    <w:div w:id="1689797859">
      <w:bodyDiv w:val="1"/>
      <w:marLeft w:val="0"/>
      <w:marRight w:val="0"/>
      <w:marTop w:val="0"/>
      <w:marBottom w:val="0"/>
      <w:divBdr>
        <w:top w:val="none" w:sz="0" w:space="0" w:color="auto"/>
        <w:left w:val="none" w:sz="0" w:space="0" w:color="auto"/>
        <w:bottom w:val="none" w:sz="0" w:space="0" w:color="auto"/>
        <w:right w:val="none" w:sz="0" w:space="0" w:color="auto"/>
      </w:divBdr>
    </w:div>
    <w:div w:id="1727220228">
      <w:bodyDiv w:val="1"/>
      <w:marLeft w:val="0"/>
      <w:marRight w:val="0"/>
      <w:marTop w:val="0"/>
      <w:marBottom w:val="0"/>
      <w:divBdr>
        <w:top w:val="none" w:sz="0" w:space="0" w:color="auto"/>
        <w:left w:val="none" w:sz="0" w:space="0" w:color="auto"/>
        <w:bottom w:val="none" w:sz="0" w:space="0" w:color="auto"/>
        <w:right w:val="none" w:sz="0" w:space="0" w:color="auto"/>
      </w:divBdr>
      <w:divsChild>
        <w:div w:id="9915565">
          <w:marLeft w:val="0"/>
          <w:marRight w:val="0"/>
          <w:marTop w:val="0"/>
          <w:marBottom w:val="0"/>
          <w:divBdr>
            <w:top w:val="none" w:sz="0" w:space="0" w:color="auto"/>
            <w:left w:val="none" w:sz="0" w:space="0" w:color="auto"/>
            <w:bottom w:val="none" w:sz="0" w:space="0" w:color="auto"/>
            <w:right w:val="none" w:sz="0" w:space="0" w:color="auto"/>
          </w:divBdr>
          <w:divsChild>
            <w:div w:id="631785457">
              <w:marLeft w:val="0"/>
              <w:marRight w:val="0"/>
              <w:marTop w:val="30"/>
              <w:marBottom w:val="30"/>
              <w:divBdr>
                <w:top w:val="none" w:sz="0" w:space="0" w:color="auto"/>
                <w:left w:val="none" w:sz="0" w:space="0" w:color="auto"/>
                <w:bottom w:val="none" w:sz="0" w:space="0" w:color="auto"/>
                <w:right w:val="none" w:sz="0" w:space="0" w:color="auto"/>
              </w:divBdr>
              <w:divsChild>
                <w:div w:id="108672410">
                  <w:marLeft w:val="0"/>
                  <w:marRight w:val="0"/>
                  <w:marTop w:val="0"/>
                  <w:marBottom w:val="0"/>
                  <w:divBdr>
                    <w:top w:val="none" w:sz="0" w:space="0" w:color="auto"/>
                    <w:left w:val="none" w:sz="0" w:space="0" w:color="auto"/>
                    <w:bottom w:val="none" w:sz="0" w:space="0" w:color="auto"/>
                    <w:right w:val="none" w:sz="0" w:space="0" w:color="auto"/>
                  </w:divBdr>
                  <w:divsChild>
                    <w:div w:id="1888180564">
                      <w:marLeft w:val="0"/>
                      <w:marRight w:val="0"/>
                      <w:marTop w:val="0"/>
                      <w:marBottom w:val="0"/>
                      <w:divBdr>
                        <w:top w:val="none" w:sz="0" w:space="0" w:color="auto"/>
                        <w:left w:val="none" w:sz="0" w:space="0" w:color="auto"/>
                        <w:bottom w:val="none" w:sz="0" w:space="0" w:color="auto"/>
                        <w:right w:val="none" w:sz="0" w:space="0" w:color="auto"/>
                      </w:divBdr>
                    </w:div>
                  </w:divsChild>
                </w:div>
                <w:div w:id="176359318">
                  <w:marLeft w:val="0"/>
                  <w:marRight w:val="0"/>
                  <w:marTop w:val="0"/>
                  <w:marBottom w:val="0"/>
                  <w:divBdr>
                    <w:top w:val="none" w:sz="0" w:space="0" w:color="auto"/>
                    <w:left w:val="none" w:sz="0" w:space="0" w:color="auto"/>
                    <w:bottom w:val="none" w:sz="0" w:space="0" w:color="auto"/>
                    <w:right w:val="none" w:sz="0" w:space="0" w:color="auto"/>
                  </w:divBdr>
                  <w:divsChild>
                    <w:div w:id="1963032071">
                      <w:marLeft w:val="0"/>
                      <w:marRight w:val="0"/>
                      <w:marTop w:val="0"/>
                      <w:marBottom w:val="0"/>
                      <w:divBdr>
                        <w:top w:val="none" w:sz="0" w:space="0" w:color="auto"/>
                        <w:left w:val="none" w:sz="0" w:space="0" w:color="auto"/>
                        <w:bottom w:val="none" w:sz="0" w:space="0" w:color="auto"/>
                        <w:right w:val="none" w:sz="0" w:space="0" w:color="auto"/>
                      </w:divBdr>
                    </w:div>
                  </w:divsChild>
                </w:div>
                <w:div w:id="356275425">
                  <w:marLeft w:val="0"/>
                  <w:marRight w:val="0"/>
                  <w:marTop w:val="0"/>
                  <w:marBottom w:val="0"/>
                  <w:divBdr>
                    <w:top w:val="none" w:sz="0" w:space="0" w:color="auto"/>
                    <w:left w:val="none" w:sz="0" w:space="0" w:color="auto"/>
                    <w:bottom w:val="none" w:sz="0" w:space="0" w:color="auto"/>
                    <w:right w:val="none" w:sz="0" w:space="0" w:color="auto"/>
                  </w:divBdr>
                  <w:divsChild>
                    <w:div w:id="1722360318">
                      <w:marLeft w:val="0"/>
                      <w:marRight w:val="0"/>
                      <w:marTop w:val="0"/>
                      <w:marBottom w:val="0"/>
                      <w:divBdr>
                        <w:top w:val="none" w:sz="0" w:space="0" w:color="auto"/>
                        <w:left w:val="none" w:sz="0" w:space="0" w:color="auto"/>
                        <w:bottom w:val="none" w:sz="0" w:space="0" w:color="auto"/>
                        <w:right w:val="none" w:sz="0" w:space="0" w:color="auto"/>
                      </w:divBdr>
                    </w:div>
                  </w:divsChild>
                </w:div>
                <w:div w:id="483162937">
                  <w:marLeft w:val="0"/>
                  <w:marRight w:val="0"/>
                  <w:marTop w:val="0"/>
                  <w:marBottom w:val="0"/>
                  <w:divBdr>
                    <w:top w:val="none" w:sz="0" w:space="0" w:color="auto"/>
                    <w:left w:val="none" w:sz="0" w:space="0" w:color="auto"/>
                    <w:bottom w:val="none" w:sz="0" w:space="0" w:color="auto"/>
                    <w:right w:val="none" w:sz="0" w:space="0" w:color="auto"/>
                  </w:divBdr>
                  <w:divsChild>
                    <w:div w:id="841121038">
                      <w:marLeft w:val="0"/>
                      <w:marRight w:val="0"/>
                      <w:marTop w:val="0"/>
                      <w:marBottom w:val="0"/>
                      <w:divBdr>
                        <w:top w:val="none" w:sz="0" w:space="0" w:color="auto"/>
                        <w:left w:val="none" w:sz="0" w:space="0" w:color="auto"/>
                        <w:bottom w:val="none" w:sz="0" w:space="0" w:color="auto"/>
                        <w:right w:val="none" w:sz="0" w:space="0" w:color="auto"/>
                      </w:divBdr>
                    </w:div>
                  </w:divsChild>
                </w:div>
                <w:div w:id="599947828">
                  <w:marLeft w:val="0"/>
                  <w:marRight w:val="0"/>
                  <w:marTop w:val="0"/>
                  <w:marBottom w:val="0"/>
                  <w:divBdr>
                    <w:top w:val="none" w:sz="0" w:space="0" w:color="auto"/>
                    <w:left w:val="none" w:sz="0" w:space="0" w:color="auto"/>
                    <w:bottom w:val="none" w:sz="0" w:space="0" w:color="auto"/>
                    <w:right w:val="none" w:sz="0" w:space="0" w:color="auto"/>
                  </w:divBdr>
                  <w:divsChild>
                    <w:div w:id="735469008">
                      <w:marLeft w:val="0"/>
                      <w:marRight w:val="0"/>
                      <w:marTop w:val="0"/>
                      <w:marBottom w:val="0"/>
                      <w:divBdr>
                        <w:top w:val="none" w:sz="0" w:space="0" w:color="auto"/>
                        <w:left w:val="none" w:sz="0" w:space="0" w:color="auto"/>
                        <w:bottom w:val="none" w:sz="0" w:space="0" w:color="auto"/>
                        <w:right w:val="none" w:sz="0" w:space="0" w:color="auto"/>
                      </w:divBdr>
                    </w:div>
                  </w:divsChild>
                </w:div>
                <w:div w:id="647049820">
                  <w:marLeft w:val="0"/>
                  <w:marRight w:val="0"/>
                  <w:marTop w:val="0"/>
                  <w:marBottom w:val="0"/>
                  <w:divBdr>
                    <w:top w:val="none" w:sz="0" w:space="0" w:color="auto"/>
                    <w:left w:val="none" w:sz="0" w:space="0" w:color="auto"/>
                    <w:bottom w:val="none" w:sz="0" w:space="0" w:color="auto"/>
                    <w:right w:val="none" w:sz="0" w:space="0" w:color="auto"/>
                  </w:divBdr>
                  <w:divsChild>
                    <w:div w:id="1375933012">
                      <w:marLeft w:val="0"/>
                      <w:marRight w:val="0"/>
                      <w:marTop w:val="0"/>
                      <w:marBottom w:val="0"/>
                      <w:divBdr>
                        <w:top w:val="none" w:sz="0" w:space="0" w:color="auto"/>
                        <w:left w:val="none" w:sz="0" w:space="0" w:color="auto"/>
                        <w:bottom w:val="none" w:sz="0" w:space="0" w:color="auto"/>
                        <w:right w:val="none" w:sz="0" w:space="0" w:color="auto"/>
                      </w:divBdr>
                    </w:div>
                  </w:divsChild>
                </w:div>
                <w:div w:id="650258270">
                  <w:marLeft w:val="0"/>
                  <w:marRight w:val="0"/>
                  <w:marTop w:val="0"/>
                  <w:marBottom w:val="0"/>
                  <w:divBdr>
                    <w:top w:val="none" w:sz="0" w:space="0" w:color="auto"/>
                    <w:left w:val="none" w:sz="0" w:space="0" w:color="auto"/>
                    <w:bottom w:val="none" w:sz="0" w:space="0" w:color="auto"/>
                    <w:right w:val="none" w:sz="0" w:space="0" w:color="auto"/>
                  </w:divBdr>
                  <w:divsChild>
                    <w:div w:id="618688210">
                      <w:marLeft w:val="0"/>
                      <w:marRight w:val="0"/>
                      <w:marTop w:val="0"/>
                      <w:marBottom w:val="0"/>
                      <w:divBdr>
                        <w:top w:val="none" w:sz="0" w:space="0" w:color="auto"/>
                        <w:left w:val="none" w:sz="0" w:space="0" w:color="auto"/>
                        <w:bottom w:val="none" w:sz="0" w:space="0" w:color="auto"/>
                        <w:right w:val="none" w:sz="0" w:space="0" w:color="auto"/>
                      </w:divBdr>
                    </w:div>
                  </w:divsChild>
                </w:div>
                <w:div w:id="679313193">
                  <w:marLeft w:val="0"/>
                  <w:marRight w:val="0"/>
                  <w:marTop w:val="0"/>
                  <w:marBottom w:val="0"/>
                  <w:divBdr>
                    <w:top w:val="none" w:sz="0" w:space="0" w:color="auto"/>
                    <w:left w:val="none" w:sz="0" w:space="0" w:color="auto"/>
                    <w:bottom w:val="none" w:sz="0" w:space="0" w:color="auto"/>
                    <w:right w:val="none" w:sz="0" w:space="0" w:color="auto"/>
                  </w:divBdr>
                  <w:divsChild>
                    <w:div w:id="387580559">
                      <w:marLeft w:val="0"/>
                      <w:marRight w:val="0"/>
                      <w:marTop w:val="0"/>
                      <w:marBottom w:val="0"/>
                      <w:divBdr>
                        <w:top w:val="none" w:sz="0" w:space="0" w:color="auto"/>
                        <w:left w:val="none" w:sz="0" w:space="0" w:color="auto"/>
                        <w:bottom w:val="none" w:sz="0" w:space="0" w:color="auto"/>
                        <w:right w:val="none" w:sz="0" w:space="0" w:color="auto"/>
                      </w:divBdr>
                    </w:div>
                  </w:divsChild>
                </w:div>
                <w:div w:id="701788629">
                  <w:marLeft w:val="0"/>
                  <w:marRight w:val="0"/>
                  <w:marTop w:val="0"/>
                  <w:marBottom w:val="0"/>
                  <w:divBdr>
                    <w:top w:val="none" w:sz="0" w:space="0" w:color="auto"/>
                    <w:left w:val="none" w:sz="0" w:space="0" w:color="auto"/>
                    <w:bottom w:val="none" w:sz="0" w:space="0" w:color="auto"/>
                    <w:right w:val="none" w:sz="0" w:space="0" w:color="auto"/>
                  </w:divBdr>
                  <w:divsChild>
                    <w:div w:id="1736854267">
                      <w:marLeft w:val="0"/>
                      <w:marRight w:val="0"/>
                      <w:marTop w:val="0"/>
                      <w:marBottom w:val="0"/>
                      <w:divBdr>
                        <w:top w:val="none" w:sz="0" w:space="0" w:color="auto"/>
                        <w:left w:val="none" w:sz="0" w:space="0" w:color="auto"/>
                        <w:bottom w:val="none" w:sz="0" w:space="0" w:color="auto"/>
                        <w:right w:val="none" w:sz="0" w:space="0" w:color="auto"/>
                      </w:divBdr>
                    </w:div>
                  </w:divsChild>
                </w:div>
                <w:div w:id="769932980">
                  <w:marLeft w:val="0"/>
                  <w:marRight w:val="0"/>
                  <w:marTop w:val="0"/>
                  <w:marBottom w:val="0"/>
                  <w:divBdr>
                    <w:top w:val="none" w:sz="0" w:space="0" w:color="auto"/>
                    <w:left w:val="none" w:sz="0" w:space="0" w:color="auto"/>
                    <w:bottom w:val="none" w:sz="0" w:space="0" w:color="auto"/>
                    <w:right w:val="none" w:sz="0" w:space="0" w:color="auto"/>
                  </w:divBdr>
                  <w:divsChild>
                    <w:div w:id="1512603621">
                      <w:marLeft w:val="0"/>
                      <w:marRight w:val="0"/>
                      <w:marTop w:val="0"/>
                      <w:marBottom w:val="0"/>
                      <w:divBdr>
                        <w:top w:val="none" w:sz="0" w:space="0" w:color="auto"/>
                        <w:left w:val="none" w:sz="0" w:space="0" w:color="auto"/>
                        <w:bottom w:val="none" w:sz="0" w:space="0" w:color="auto"/>
                        <w:right w:val="none" w:sz="0" w:space="0" w:color="auto"/>
                      </w:divBdr>
                    </w:div>
                  </w:divsChild>
                </w:div>
                <w:div w:id="827791068">
                  <w:marLeft w:val="0"/>
                  <w:marRight w:val="0"/>
                  <w:marTop w:val="0"/>
                  <w:marBottom w:val="0"/>
                  <w:divBdr>
                    <w:top w:val="none" w:sz="0" w:space="0" w:color="auto"/>
                    <w:left w:val="none" w:sz="0" w:space="0" w:color="auto"/>
                    <w:bottom w:val="none" w:sz="0" w:space="0" w:color="auto"/>
                    <w:right w:val="none" w:sz="0" w:space="0" w:color="auto"/>
                  </w:divBdr>
                  <w:divsChild>
                    <w:div w:id="1752579888">
                      <w:marLeft w:val="0"/>
                      <w:marRight w:val="0"/>
                      <w:marTop w:val="0"/>
                      <w:marBottom w:val="0"/>
                      <w:divBdr>
                        <w:top w:val="none" w:sz="0" w:space="0" w:color="auto"/>
                        <w:left w:val="none" w:sz="0" w:space="0" w:color="auto"/>
                        <w:bottom w:val="none" w:sz="0" w:space="0" w:color="auto"/>
                        <w:right w:val="none" w:sz="0" w:space="0" w:color="auto"/>
                      </w:divBdr>
                    </w:div>
                  </w:divsChild>
                </w:div>
                <w:div w:id="1152989263">
                  <w:marLeft w:val="0"/>
                  <w:marRight w:val="0"/>
                  <w:marTop w:val="0"/>
                  <w:marBottom w:val="0"/>
                  <w:divBdr>
                    <w:top w:val="none" w:sz="0" w:space="0" w:color="auto"/>
                    <w:left w:val="none" w:sz="0" w:space="0" w:color="auto"/>
                    <w:bottom w:val="none" w:sz="0" w:space="0" w:color="auto"/>
                    <w:right w:val="none" w:sz="0" w:space="0" w:color="auto"/>
                  </w:divBdr>
                  <w:divsChild>
                    <w:div w:id="2073238555">
                      <w:marLeft w:val="0"/>
                      <w:marRight w:val="0"/>
                      <w:marTop w:val="0"/>
                      <w:marBottom w:val="0"/>
                      <w:divBdr>
                        <w:top w:val="none" w:sz="0" w:space="0" w:color="auto"/>
                        <w:left w:val="none" w:sz="0" w:space="0" w:color="auto"/>
                        <w:bottom w:val="none" w:sz="0" w:space="0" w:color="auto"/>
                        <w:right w:val="none" w:sz="0" w:space="0" w:color="auto"/>
                      </w:divBdr>
                    </w:div>
                  </w:divsChild>
                </w:div>
                <w:div w:id="1327980083">
                  <w:marLeft w:val="0"/>
                  <w:marRight w:val="0"/>
                  <w:marTop w:val="0"/>
                  <w:marBottom w:val="0"/>
                  <w:divBdr>
                    <w:top w:val="none" w:sz="0" w:space="0" w:color="auto"/>
                    <w:left w:val="none" w:sz="0" w:space="0" w:color="auto"/>
                    <w:bottom w:val="none" w:sz="0" w:space="0" w:color="auto"/>
                    <w:right w:val="none" w:sz="0" w:space="0" w:color="auto"/>
                  </w:divBdr>
                  <w:divsChild>
                    <w:div w:id="1313680612">
                      <w:marLeft w:val="0"/>
                      <w:marRight w:val="0"/>
                      <w:marTop w:val="0"/>
                      <w:marBottom w:val="0"/>
                      <w:divBdr>
                        <w:top w:val="none" w:sz="0" w:space="0" w:color="auto"/>
                        <w:left w:val="none" w:sz="0" w:space="0" w:color="auto"/>
                        <w:bottom w:val="none" w:sz="0" w:space="0" w:color="auto"/>
                        <w:right w:val="none" w:sz="0" w:space="0" w:color="auto"/>
                      </w:divBdr>
                    </w:div>
                  </w:divsChild>
                </w:div>
                <w:div w:id="1356078375">
                  <w:marLeft w:val="0"/>
                  <w:marRight w:val="0"/>
                  <w:marTop w:val="0"/>
                  <w:marBottom w:val="0"/>
                  <w:divBdr>
                    <w:top w:val="none" w:sz="0" w:space="0" w:color="auto"/>
                    <w:left w:val="none" w:sz="0" w:space="0" w:color="auto"/>
                    <w:bottom w:val="none" w:sz="0" w:space="0" w:color="auto"/>
                    <w:right w:val="none" w:sz="0" w:space="0" w:color="auto"/>
                  </w:divBdr>
                  <w:divsChild>
                    <w:div w:id="471295759">
                      <w:marLeft w:val="0"/>
                      <w:marRight w:val="0"/>
                      <w:marTop w:val="0"/>
                      <w:marBottom w:val="0"/>
                      <w:divBdr>
                        <w:top w:val="none" w:sz="0" w:space="0" w:color="auto"/>
                        <w:left w:val="none" w:sz="0" w:space="0" w:color="auto"/>
                        <w:bottom w:val="none" w:sz="0" w:space="0" w:color="auto"/>
                        <w:right w:val="none" w:sz="0" w:space="0" w:color="auto"/>
                      </w:divBdr>
                    </w:div>
                    <w:div w:id="542519198">
                      <w:marLeft w:val="0"/>
                      <w:marRight w:val="0"/>
                      <w:marTop w:val="0"/>
                      <w:marBottom w:val="0"/>
                      <w:divBdr>
                        <w:top w:val="none" w:sz="0" w:space="0" w:color="auto"/>
                        <w:left w:val="none" w:sz="0" w:space="0" w:color="auto"/>
                        <w:bottom w:val="none" w:sz="0" w:space="0" w:color="auto"/>
                        <w:right w:val="none" w:sz="0" w:space="0" w:color="auto"/>
                      </w:divBdr>
                    </w:div>
                    <w:div w:id="863787228">
                      <w:marLeft w:val="0"/>
                      <w:marRight w:val="0"/>
                      <w:marTop w:val="0"/>
                      <w:marBottom w:val="0"/>
                      <w:divBdr>
                        <w:top w:val="none" w:sz="0" w:space="0" w:color="auto"/>
                        <w:left w:val="none" w:sz="0" w:space="0" w:color="auto"/>
                        <w:bottom w:val="none" w:sz="0" w:space="0" w:color="auto"/>
                        <w:right w:val="none" w:sz="0" w:space="0" w:color="auto"/>
                      </w:divBdr>
                    </w:div>
                    <w:div w:id="1120103518">
                      <w:marLeft w:val="0"/>
                      <w:marRight w:val="0"/>
                      <w:marTop w:val="0"/>
                      <w:marBottom w:val="0"/>
                      <w:divBdr>
                        <w:top w:val="none" w:sz="0" w:space="0" w:color="auto"/>
                        <w:left w:val="none" w:sz="0" w:space="0" w:color="auto"/>
                        <w:bottom w:val="none" w:sz="0" w:space="0" w:color="auto"/>
                        <w:right w:val="none" w:sz="0" w:space="0" w:color="auto"/>
                      </w:divBdr>
                    </w:div>
                    <w:div w:id="1226061890">
                      <w:marLeft w:val="0"/>
                      <w:marRight w:val="0"/>
                      <w:marTop w:val="0"/>
                      <w:marBottom w:val="0"/>
                      <w:divBdr>
                        <w:top w:val="none" w:sz="0" w:space="0" w:color="auto"/>
                        <w:left w:val="none" w:sz="0" w:space="0" w:color="auto"/>
                        <w:bottom w:val="none" w:sz="0" w:space="0" w:color="auto"/>
                        <w:right w:val="none" w:sz="0" w:space="0" w:color="auto"/>
                      </w:divBdr>
                    </w:div>
                    <w:div w:id="1486119985">
                      <w:marLeft w:val="0"/>
                      <w:marRight w:val="0"/>
                      <w:marTop w:val="0"/>
                      <w:marBottom w:val="0"/>
                      <w:divBdr>
                        <w:top w:val="none" w:sz="0" w:space="0" w:color="auto"/>
                        <w:left w:val="none" w:sz="0" w:space="0" w:color="auto"/>
                        <w:bottom w:val="none" w:sz="0" w:space="0" w:color="auto"/>
                        <w:right w:val="none" w:sz="0" w:space="0" w:color="auto"/>
                      </w:divBdr>
                    </w:div>
                    <w:div w:id="1883714128">
                      <w:marLeft w:val="0"/>
                      <w:marRight w:val="0"/>
                      <w:marTop w:val="0"/>
                      <w:marBottom w:val="0"/>
                      <w:divBdr>
                        <w:top w:val="none" w:sz="0" w:space="0" w:color="auto"/>
                        <w:left w:val="none" w:sz="0" w:space="0" w:color="auto"/>
                        <w:bottom w:val="none" w:sz="0" w:space="0" w:color="auto"/>
                        <w:right w:val="none" w:sz="0" w:space="0" w:color="auto"/>
                      </w:divBdr>
                    </w:div>
                  </w:divsChild>
                </w:div>
                <w:div w:id="1548640409">
                  <w:marLeft w:val="0"/>
                  <w:marRight w:val="0"/>
                  <w:marTop w:val="0"/>
                  <w:marBottom w:val="0"/>
                  <w:divBdr>
                    <w:top w:val="none" w:sz="0" w:space="0" w:color="auto"/>
                    <w:left w:val="none" w:sz="0" w:space="0" w:color="auto"/>
                    <w:bottom w:val="none" w:sz="0" w:space="0" w:color="auto"/>
                    <w:right w:val="none" w:sz="0" w:space="0" w:color="auto"/>
                  </w:divBdr>
                  <w:divsChild>
                    <w:div w:id="28186351">
                      <w:marLeft w:val="0"/>
                      <w:marRight w:val="0"/>
                      <w:marTop w:val="0"/>
                      <w:marBottom w:val="0"/>
                      <w:divBdr>
                        <w:top w:val="none" w:sz="0" w:space="0" w:color="auto"/>
                        <w:left w:val="none" w:sz="0" w:space="0" w:color="auto"/>
                        <w:bottom w:val="none" w:sz="0" w:space="0" w:color="auto"/>
                        <w:right w:val="none" w:sz="0" w:space="0" w:color="auto"/>
                      </w:divBdr>
                    </w:div>
                  </w:divsChild>
                </w:div>
                <w:div w:id="1582985353">
                  <w:marLeft w:val="0"/>
                  <w:marRight w:val="0"/>
                  <w:marTop w:val="0"/>
                  <w:marBottom w:val="0"/>
                  <w:divBdr>
                    <w:top w:val="none" w:sz="0" w:space="0" w:color="auto"/>
                    <w:left w:val="none" w:sz="0" w:space="0" w:color="auto"/>
                    <w:bottom w:val="none" w:sz="0" w:space="0" w:color="auto"/>
                    <w:right w:val="none" w:sz="0" w:space="0" w:color="auto"/>
                  </w:divBdr>
                  <w:divsChild>
                    <w:div w:id="793133476">
                      <w:marLeft w:val="0"/>
                      <w:marRight w:val="0"/>
                      <w:marTop w:val="0"/>
                      <w:marBottom w:val="0"/>
                      <w:divBdr>
                        <w:top w:val="none" w:sz="0" w:space="0" w:color="auto"/>
                        <w:left w:val="none" w:sz="0" w:space="0" w:color="auto"/>
                        <w:bottom w:val="none" w:sz="0" w:space="0" w:color="auto"/>
                        <w:right w:val="none" w:sz="0" w:space="0" w:color="auto"/>
                      </w:divBdr>
                    </w:div>
                    <w:div w:id="958995532">
                      <w:marLeft w:val="0"/>
                      <w:marRight w:val="0"/>
                      <w:marTop w:val="0"/>
                      <w:marBottom w:val="0"/>
                      <w:divBdr>
                        <w:top w:val="none" w:sz="0" w:space="0" w:color="auto"/>
                        <w:left w:val="none" w:sz="0" w:space="0" w:color="auto"/>
                        <w:bottom w:val="none" w:sz="0" w:space="0" w:color="auto"/>
                        <w:right w:val="none" w:sz="0" w:space="0" w:color="auto"/>
                      </w:divBdr>
                    </w:div>
                    <w:div w:id="2086604378">
                      <w:marLeft w:val="0"/>
                      <w:marRight w:val="0"/>
                      <w:marTop w:val="0"/>
                      <w:marBottom w:val="0"/>
                      <w:divBdr>
                        <w:top w:val="none" w:sz="0" w:space="0" w:color="auto"/>
                        <w:left w:val="none" w:sz="0" w:space="0" w:color="auto"/>
                        <w:bottom w:val="none" w:sz="0" w:space="0" w:color="auto"/>
                        <w:right w:val="none" w:sz="0" w:space="0" w:color="auto"/>
                      </w:divBdr>
                    </w:div>
                  </w:divsChild>
                </w:div>
                <w:div w:id="1862355560">
                  <w:marLeft w:val="0"/>
                  <w:marRight w:val="0"/>
                  <w:marTop w:val="0"/>
                  <w:marBottom w:val="0"/>
                  <w:divBdr>
                    <w:top w:val="none" w:sz="0" w:space="0" w:color="auto"/>
                    <w:left w:val="none" w:sz="0" w:space="0" w:color="auto"/>
                    <w:bottom w:val="none" w:sz="0" w:space="0" w:color="auto"/>
                    <w:right w:val="none" w:sz="0" w:space="0" w:color="auto"/>
                  </w:divBdr>
                  <w:divsChild>
                    <w:div w:id="199631020">
                      <w:marLeft w:val="0"/>
                      <w:marRight w:val="0"/>
                      <w:marTop w:val="0"/>
                      <w:marBottom w:val="0"/>
                      <w:divBdr>
                        <w:top w:val="none" w:sz="0" w:space="0" w:color="auto"/>
                        <w:left w:val="none" w:sz="0" w:space="0" w:color="auto"/>
                        <w:bottom w:val="none" w:sz="0" w:space="0" w:color="auto"/>
                        <w:right w:val="none" w:sz="0" w:space="0" w:color="auto"/>
                      </w:divBdr>
                    </w:div>
                  </w:divsChild>
                </w:div>
                <w:div w:id="1923637307">
                  <w:marLeft w:val="0"/>
                  <w:marRight w:val="0"/>
                  <w:marTop w:val="0"/>
                  <w:marBottom w:val="0"/>
                  <w:divBdr>
                    <w:top w:val="none" w:sz="0" w:space="0" w:color="auto"/>
                    <w:left w:val="none" w:sz="0" w:space="0" w:color="auto"/>
                    <w:bottom w:val="none" w:sz="0" w:space="0" w:color="auto"/>
                    <w:right w:val="none" w:sz="0" w:space="0" w:color="auto"/>
                  </w:divBdr>
                  <w:divsChild>
                    <w:div w:id="1888950066">
                      <w:marLeft w:val="0"/>
                      <w:marRight w:val="0"/>
                      <w:marTop w:val="0"/>
                      <w:marBottom w:val="0"/>
                      <w:divBdr>
                        <w:top w:val="none" w:sz="0" w:space="0" w:color="auto"/>
                        <w:left w:val="none" w:sz="0" w:space="0" w:color="auto"/>
                        <w:bottom w:val="none" w:sz="0" w:space="0" w:color="auto"/>
                        <w:right w:val="none" w:sz="0" w:space="0" w:color="auto"/>
                      </w:divBdr>
                    </w:div>
                  </w:divsChild>
                </w:div>
                <w:div w:id="1931115703">
                  <w:marLeft w:val="0"/>
                  <w:marRight w:val="0"/>
                  <w:marTop w:val="0"/>
                  <w:marBottom w:val="0"/>
                  <w:divBdr>
                    <w:top w:val="none" w:sz="0" w:space="0" w:color="auto"/>
                    <w:left w:val="none" w:sz="0" w:space="0" w:color="auto"/>
                    <w:bottom w:val="none" w:sz="0" w:space="0" w:color="auto"/>
                    <w:right w:val="none" w:sz="0" w:space="0" w:color="auto"/>
                  </w:divBdr>
                  <w:divsChild>
                    <w:div w:id="595820273">
                      <w:marLeft w:val="0"/>
                      <w:marRight w:val="0"/>
                      <w:marTop w:val="0"/>
                      <w:marBottom w:val="0"/>
                      <w:divBdr>
                        <w:top w:val="none" w:sz="0" w:space="0" w:color="auto"/>
                        <w:left w:val="none" w:sz="0" w:space="0" w:color="auto"/>
                        <w:bottom w:val="none" w:sz="0" w:space="0" w:color="auto"/>
                        <w:right w:val="none" w:sz="0" w:space="0" w:color="auto"/>
                      </w:divBdr>
                    </w:div>
                    <w:div w:id="597758492">
                      <w:marLeft w:val="0"/>
                      <w:marRight w:val="0"/>
                      <w:marTop w:val="0"/>
                      <w:marBottom w:val="0"/>
                      <w:divBdr>
                        <w:top w:val="none" w:sz="0" w:space="0" w:color="auto"/>
                        <w:left w:val="none" w:sz="0" w:space="0" w:color="auto"/>
                        <w:bottom w:val="none" w:sz="0" w:space="0" w:color="auto"/>
                        <w:right w:val="none" w:sz="0" w:space="0" w:color="auto"/>
                      </w:divBdr>
                    </w:div>
                    <w:div w:id="1057127547">
                      <w:marLeft w:val="0"/>
                      <w:marRight w:val="0"/>
                      <w:marTop w:val="0"/>
                      <w:marBottom w:val="0"/>
                      <w:divBdr>
                        <w:top w:val="none" w:sz="0" w:space="0" w:color="auto"/>
                        <w:left w:val="none" w:sz="0" w:space="0" w:color="auto"/>
                        <w:bottom w:val="none" w:sz="0" w:space="0" w:color="auto"/>
                        <w:right w:val="none" w:sz="0" w:space="0" w:color="auto"/>
                      </w:divBdr>
                    </w:div>
                    <w:div w:id="1227883827">
                      <w:marLeft w:val="0"/>
                      <w:marRight w:val="0"/>
                      <w:marTop w:val="0"/>
                      <w:marBottom w:val="0"/>
                      <w:divBdr>
                        <w:top w:val="none" w:sz="0" w:space="0" w:color="auto"/>
                        <w:left w:val="none" w:sz="0" w:space="0" w:color="auto"/>
                        <w:bottom w:val="none" w:sz="0" w:space="0" w:color="auto"/>
                        <w:right w:val="none" w:sz="0" w:space="0" w:color="auto"/>
                      </w:divBdr>
                    </w:div>
                    <w:div w:id="1325666306">
                      <w:marLeft w:val="0"/>
                      <w:marRight w:val="0"/>
                      <w:marTop w:val="0"/>
                      <w:marBottom w:val="0"/>
                      <w:divBdr>
                        <w:top w:val="none" w:sz="0" w:space="0" w:color="auto"/>
                        <w:left w:val="none" w:sz="0" w:space="0" w:color="auto"/>
                        <w:bottom w:val="none" w:sz="0" w:space="0" w:color="auto"/>
                        <w:right w:val="none" w:sz="0" w:space="0" w:color="auto"/>
                      </w:divBdr>
                    </w:div>
                    <w:div w:id="1361590603">
                      <w:marLeft w:val="0"/>
                      <w:marRight w:val="0"/>
                      <w:marTop w:val="0"/>
                      <w:marBottom w:val="0"/>
                      <w:divBdr>
                        <w:top w:val="none" w:sz="0" w:space="0" w:color="auto"/>
                        <w:left w:val="none" w:sz="0" w:space="0" w:color="auto"/>
                        <w:bottom w:val="none" w:sz="0" w:space="0" w:color="auto"/>
                        <w:right w:val="none" w:sz="0" w:space="0" w:color="auto"/>
                      </w:divBdr>
                    </w:div>
                    <w:div w:id="2046055755">
                      <w:marLeft w:val="0"/>
                      <w:marRight w:val="0"/>
                      <w:marTop w:val="0"/>
                      <w:marBottom w:val="0"/>
                      <w:divBdr>
                        <w:top w:val="none" w:sz="0" w:space="0" w:color="auto"/>
                        <w:left w:val="none" w:sz="0" w:space="0" w:color="auto"/>
                        <w:bottom w:val="none" w:sz="0" w:space="0" w:color="auto"/>
                        <w:right w:val="none" w:sz="0" w:space="0" w:color="auto"/>
                      </w:divBdr>
                    </w:div>
                    <w:div w:id="2085295451">
                      <w:marLeft w:val="0"/>
                      <w:marRight w:val="0"/>
                      <w:marTop w:val="0"/>
                      <w:marBottom w:val="0"/>
                      <w:divBdr>
                        <w:top w:val="none" w:sz="0" w:space="0" w:color="auto"/>
                        <w:left w:val="none" w:sz="0" w:space="0" w:color="auto"/>
                        <w:bottom w:val="none" w:sz="0" w:space="0" w:color="auto"/>
                        <w:right w:val="none" w:sz="0" w:space="0" w:color="auto"/>
                      </w:divBdr>
                    </w:div>
                    <w:div w:id="2143109875">
                      <w:marLeft w:val="0"/>
                      <w:marRight w:val="0"/>
                      <w:marTop w:val="0"/>
                      <w:marBottom w:val="0"/>
                      <w:divBdr>
                        <w:top w:val="none" w:sz="0" w:space="0" w:color="auto"/>
                        <w:left w:val="none" w:sz="0" w:space="0" w:color="auto"/>
                        <w:bottom w:val="none" w:sz="0" w:space="0" w:color="auto"/>
                        <w:right w:val="none" w:sz="0" w:space="0" w:color="auto"/>
                      </w:divBdr>
                    </w:div>
                  </w:divsChild>
                </w:div>
                <w:div w:id="1934043634">
                  <w:marLeft w:val="0"/>
                  <w:marRight w:val="0"/>
                  <w:marTop w:val="0"/>
                  <w:marBottom w:val="0"/>
                  <w:divBdr>
                    <w:top w:val="none" w:sz="0" w:space="0" w:color="auto"/>
                    <w:left w:val="none" w:sz="0" w:space="0" w:color="auto"/>
                    <w:bottom w:val="none" w:sz="0" w:space="0" w:color="auto"/>
                    <w:right w:val="none" w:sz="0" w:space="0" w:color="auto"/>
                  </w:divBdr>
                  <w:divsChild>
                    <w:div w:id="673382733">
                      <w:marLeft w:val="0"/>
                      <w:marRight w:val="0"/>
                      <w:marTop w:val="0"/>
                      <w:marBottom w:val="0"/>
                      <w:divBdr>
                        <w:top w:val="none" w:sz="0" w:space="0" w:color="auto"/>
                        <w:left w:val="none" w:sz="0" w:space="0" w:color="auto"/>
                        <w:bottom w:val="none" w:sz="0" w:space="0" w:color="auto"/>
                        <w:right w:val="none" w:sz="0" w:space="0" w:color="auto"/>
                      </w:divBdr>
                    </w:div>
                  </w:divsChild>
                </w:div>
                <w:div w:id="1949311896">
                  <w:marLeft w:val="0"/>
                  <w:marRight w:val="0"/>
                  <w:marTop w:val="0"/>
                  <w:marBottom w:val="0"/>
                  <w:divBdr>
                    <w:top w:val="none" w:sz="0" w:space="0" w:color="auto"/>
                    <w:left w:val="none" w:sz="0" w:space="0" w:color="auto"/>
                    <w:bottom w:val="none" w:sz="0" w:space="0" w:color="auto"/>
                    <w:right w:val="none" w:sz="0" w:space="0" w:color="auto"/>
                  </w:divBdr>
                  <w:divsChild>
                    <w:div w:id="1517378569">
                      <w:marLeft w:val="0"/>
                      <w:marRight w:val="0"/>
                      <w:marTop w:val="0"/>
                      <w:marBottom w:val="0"/>
                      <w:divBdr>
                        <w:top w:val="none" w:sz="0" w:space="0" w:color="auto"/>
                        <w:left w:val="none" w:sz="0" w:space="0" w:color="auto"/>
                        <w:bottom w:val="none" w:sz="0" w:space="0" w:color="auto"/>
                        <w:right w:val="none" w:sz="0" w:space="0" w:color="auto"/>
                      </w:divBdr>
                    </w:div>
                  </w:divsChild>
                </w:div>
                <w:div w:id="1982222309">
                  <w:marLeft w:val="0"/>
                  <w:marRight w:val="0"/>
                  <w:marTop w:val="0"/>
                  <w:marBottom w:val="0"/>
                  <w:divBdr>
                    <w:top w:val="none" w:sz="0" w:space="0" w:color="auto"/>
                    <w:left w:val="none" w:sz="0" w:space="0" w:color="auto"/>
                    <w:bottom w:val="none" w:sz="0" w:space="0" w:color="auto"/>
                    <w:right w:val="none" w:sz="0" w:space="0" w:color="auto"/>
                  </w:divBdr>
                  <w:divsChild>
                    <w:div w:id="101459270">
                      <w:marLeft w:val="0"/>
                      <w:marRight w:val="0"/>
                      <w:marTop w:val="0"/>
                      <w:marBottom w:val="0"/>
                      <w:divBdr>
                        <w:top w:val="none" w:sz="0" w:space="0" w:color="auto"/>
                        <w:left w:val="none" w:sz="0" w:space="0" w:color="auto"/>
                        <w:bottom w:val="none" w:sz="0" w:space="0" w:color="auto"/>
                        <w:right w:val="none" w:sz="0" w:space="0" w:color="auto"/>
                      </w:divBdr>
                    </w:div>
                  </w:divsChild>
                </w:div>
                <w:div w:id="2077390650">
                  <w:marLeft w:val="0"/>
                  <w:marRight w:val="0"/>
                  <w:marTop w:val="0"/>
                  <w:marBottom w:val="0"/>
                  <w:divBdr>
                    <w:top w:val="none" w:sz="0" w:space="0" w:color="auto"/>
                    <w:left w:val="none" w:sz="0" w:space="0" w:color="auto"/>
                    <w:bottom w:val="none" w:sz="0" w:space="0" w:color="auto"/>
                    <w:right w:val="none" w:sz="0" w:space="0" w:color="auto"/>
                  </w:divBdr>
                  <w:divsChild>
                    <w:div w:id="699356830">
                      <w:marLeft w:val="0"/>
                      <w:marRight w:val="0"/>
                      <w:marTop w:val="0"/>
                      <w:marBottom w:val="0"/>
                      <w:divBdr>
                        <w:top w:val="none" w:sz="0" w:space="0" w:color="auto"/>
                        <w:left w:val="none" w:sz="0" w:space="0" w:color="auto"/>
                        <w:bottom w:val="none" w:sz="0" w:space="0" w:color="auto"/>
                        <w:right w:val="none" w:sz="0" w:space="0" w:color="auto"/>
                      </w:divBdr>
                    </w:div>
                  </w:divsChild>
                </w:div>
                <w:div w:id="2095513800">
                  <w:marLeft w:val="0"/>
                  <w:marRight w:val="0"/>
                  <w:marTop w:val="0"/>
                  <w:marBottom w:val="0"/>
                  <w:divBdr>
                    <w:top w:val="none" w:sz="0" w:space="0" w:color="auto"/>
                    <w:left w:val="none" w:sz="0" w:space="0" w:color="auto"/>
                    <w:bottom w:val="none" w:sz="0" w:space="0" w:color="auto"/>
                    <w:right w:val="none" w:sz="0" w:space="0" w:color="auto"/>
                  </w:divBdr>
                  <w:divsChild>
                    <w:div w:id="112665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33686">
          <w:marLeft w:val="0"/>
          <w:marRight w:val="0"/>
          <w:marTop w:val="0"/>
          <w:marBottom w:val="0"/>
          <w:divBdr>
            <w:top w:val="none" w:sz="0" w:space="0" w:color="auto"/>
            <w:left w:val="none" w:sz="0" w:space="0" w:color="auto"/>
            <w:bottom w:val="none" w:sz="0" w:space="0" w:color="auto"/>
            <w:right w:val="none" w:sz="0" w:space="0" w:color="auto"/>
          </w:divBdr>
        </w:div>
        <w:div w:id="497766844">
          <w:marLeft w:val="0"/>
          <w:marRight w:val="0"/>
          <w:marTop w:val="0"/>
          <w:marBottom w:val="0"/>
          <w:divBdr>
            <w:top w:val="none" w:sz="0" w:space="0" w:color="auto"/>
            <w:left w:val="none" w:sz="0" w:space="0" w:color="auto"/>
            <w:bottom w:val="none" w:sz="0" w:space="0" w:color="auto"/>
            <w:right w:val="none" w:sz="0" w:space="0" w:color="auto"/>
          </w:divBdr>
        </w:div>
        <w:div w:id="588276006">
          <w:marLeft w:val="0"/>
          <w:marRight w:val="0"/>
          <w:marTop w:val="0"/>
          <w:marBottom w:val="0"/>
          <w:divBdr>
            <w:top w:val="none" w:sz="0" w:space="0" w:color="auto"/>
            <w:left w:val="none" w:sz="0" w:space="0" w:color="auto"/>
            <w:bottom w:val="none" w:sz="0" w:space="0" w:color="auto"/>
            <w:right w:val="none" w:sz="0" w:space="0" w:color="auto"/>
          </w:divBdr>
        </w:div>
        <w:div w:id="667099166">
          <w:marLeft w:val="0"/>
          <w:marRight w:val="0"/>
          <w:marTop w:val="0"/>
          <w:marBottom w:val="0"/>
          <w:divBdr>
            <w:top w:val="none" w:sz="0" w:space="0" w:color="auto"/>
            <w:left w:val="none" w:sz="0" w:space="0" w:color="auto"/>
            <w:bottom w:val="none" w:sz="0" w:space="0" w:color="auto"/>
            <w:right w:val="none" w:sz="0" w:space="0" w:color="auto"/>
          </w:divBdr>
        </w:div>
        <w:div w:id="685406186">
          <w:marLeft w:val="0"/>
          <w:marRight w:val="0"/>
          <w:marTop w:val="0"/>
          <w:marBottom w:val="0"/>
          <w:divBdr>
            <w:top w:val="none" w:sz="0" w:space="0" w:color="auto"/>
            <w:left w:val="none" w:sz="0" w:space="0" w:color="auto"/>
            <w:bottom w:val="none" w:sz="0" w:space="0" w:color="auto"/>
            <w:right w:val="none" w:sz="0" w:space="0" w:color="auto"/>
          </w:divBdr>
          <w:divsChild>
            <w:div w:id="69818882">
              <w:marLeft w:val="0"/>
              <w:marRight w:val="0"/>
              <w:marTop w:val="30"/>
              <w:marBottom w:val="30"/>
              <w:divBdr>
                <w:top w:val="none" w:sz="0" w:space="0" w:color="auto"/>
                <w:left w:val="none" w:sz="0" w:space="0" w:color="auto"/>
                <w:bottom w:val="none" w:sz="0" w:space="0" w:color="auto"/>
                <w:right w:val="none" w:sz="0" w:space="0" w:color="auto"/>
              </w:divBdr>
              <w:divsChild>
                <w:div w:id="46343848">
                  <w:marLeft w:val="0"/>
                  <w:marRight w:val="0"/>
                  <w:marTop w:val="0"/>
                  <w:marBottom w:val="0"/>
                  <w:divBdr>
                    <w:top w:val="none" w:sz="0" w:space="0" w:color="auto"/>
                    <w:left w:val="none" w:sz="0" w:space="0" w:color="auto"/>
                    <w:bottom w:val="none" w:sz="0" w:space="0" w:color="auto"/>
                    <w:right w:val="none" w:sz="0" w:space="0" w:color="auto"/>
                  </w:divBdr>
                  <w:divsChild>
                    <w:div w:id="1137917699">
                      <w:marLeft w:val="0"/>
                      <w:marRight w:val="0"/>
                      <w:marTop w:val="0"/>
                      <w:marBottom w:val="0"/>
                      <w:divBdr>
                        <w:top w:val="none" w:sz="0" w:space="0" w:color="auto"/>
                        <w:left w:val="none" w:sz="0" w:space="0" w:color="auto"/>
                        <w:bottom w:val="none" w:sz="0" w:space="0" w:color="auto"/>
                        <w:right w:val="none" w:sz="0" w:space="0" w:color="auto"/>
                      </w:divBdr>
                    </w:div>
                  </w:divsChild>
                </w:div>
                <w:div w:id="173888908">
                  <w:marLeft w:val="0"/>
                  <w:marRight w:val="0"/>
                  <w:marTop w:val="0"/>
                  <w:marBottom w:val="0"/>
                  <w:divBdr>
                    <w:top w:val="none" w:sz="0" w:space="0" w:color="auto"/>
                    <w:left w:val="none" w:sz="0" w:space="0" w:color="auto"/>
                    <w:bottom w:val="none" w:sz="0" w:space="0" w:color="auto"/>
                    <w:right w:val="none" w:sz="0" w:space="0" w:color="auto"/>
                  </w:divBdr>
                  <w:divsChild>
                    <w:div w:id="601644347">
                      <w:marLeft w:val="0"/>
                      <w:marRight w:val="0"/>
                      <w:marTop w:val="0"/>
                      <w:marBottom w:val="0"/>
                      <w:divBdr>
                        <w:top w:val="none" w:sz="0" w:space="0" w:color="auto"/>
                        <w:left w:val="none" w:sz="0" w:space="0" w:color="auto"/>
                        <w:bottom w:val="none" w:sz="0" w:space="0" w:color="auto"/>
                        <w:right w:val="none" w:sz="0" w:space="0" w:color="auto"/>
                      </w:divBdr>
                    </w:div>
                    <w:div w:id="1256982061">
                      <w:marLeft w:val="0"/>
                      <w:marRight w:val="0"/>
                      <w:marTop w:val="0"/>
                      <w:marBottom w:val="0"/>
                      <w:divBdr>
                        <w:top w:val="none" w:sz="0" w:space="0" w:color="auto"/>
                        <w:left w:val="none" w:sz="0" w:space="0" w:color="auto"/>
                        <w:bottom w:val="none" w:sz="0" w:space="0" w:color="auto"/>
                        <w:right w:val="none" w:sz="0" w:space="0" w:color="auto"/>
                      </w:divBdr>
                    </w:div>
                    <w:div w:id="1406731251">
                      <w:marLeft w:val="0"/>
                      <w:marRight w:val="0"/>
                      <w:marTop w:val="0"/>
                      <w:marBottom w:val="0"/>
                      <w:divBdr>
                        <w:top w:val="none" w:sz="0" w:space="0" w:color="auto"/>
                        <w:left w:val="none" w:sz="0" w:space="0" w:color="auto"/>
                        <w:bottom w:val="none" w:sz="0" w:space="0" w:color="auto"/>
                        <w:right w:val="none" w:sz="0" w:space="0" w:color="auto"/>
                      </w:divBdr>
                    </w:div>
                  </w:divsChild>
                </w:div>
                <w:div w:id="193006167">
                  <w:marLeft w:val="0"/>
                  <w:marRight w:val="0"/>
                  <w:marTop w:val="0"/>
                  <w:marBottom w:val="0"/>
                  <w:divBdr>
                    <w:top w:val="none" w:sz="0" w:space="0" w:color="auto"/>
                    <w:left w:val="none" w:sz="0" w:space="0" w:color="auto"/>
                    <w:bottom w:val="none" w:sz="0" w:space="0" w:color="auto"/>
                    <w:right w:val="none" w:sz="0" w:space="0" w:color="auto"/>
                  </w:divBdr>
                  <w:divsChild>
                    <w:div w:id="712459526">
                      <w:marLeft w:val="0"/>
                      <w:marRight w:val="0"/>
                      <w:marTop w:val="0"/>
                      <w:marBottom w:val="0"/>
                      <w:divBdr>
                        <w:top w:val="none" w:sz="0" w:space="0" w:color="auto"/>
                        <w:left w:val="none" w:sz="0" w:space="0" w:color="auto"/>
                        <w:bottom w:val="none" w:sz="0" w:space="0" w:color="auto"/>
                        <w:right w:val="none" w:sz="0" w:space="0" w:color="auto"/>
                      </w:divBdr>
                    </w:div>
                  </w:divsChild>
                </w:div>
                <w:div w:id="218786664">
                  <w:marLeft w:val="0"/>
                  <w:marRight w:val="0"/>
                  <w:marTop w:val="0"/>
                  <w:marBottom w:val="0"/>
                  <w:divBdr>
                    <w:top w:val="none" w:sz="0" w:space="0" w:color="auto"/>
                    <w:left w:val="none" w:sz="0" w:space="0" w:color="auto"/>
                    <w:bottom w:val="none" w:sz="0" w:space="0" w:color="auto"/>
                    <w:right w:val="none" w:sz="0" w:space="0" w:color="auto"/>
                  </w:divBdr>
                  <w:divsChild>
                    <w:div w:id="1116414165">
                      <w:marLeft w:val="0"/>
                      <w:marRight w:val="0"/>
                      <w:marTop w:val="0"/>
                      <w:marBottom w:val="0"/>
                      <w:divBdr>
                        <w:top w:val="none" w:sz="0" w:space="0" w:color="auto"/>
                        <w:left w:val="none" w:sz="0" w:space="0" w:color="auto"/>
                        <w:bottom w:val="none" w:sz="0" w:space="0" w:color="auto"/>
                        <w:right w:val="none" w:sz="0" w:space="0" w:color="auto"/>
                      </w:divBdr>
                    </w:div>
                  </w:divsChild>
                </w:div>
                <w:div w:id="412051599">
                  <w:marLeft w:val="0"/>
                  <w:marRight w:val="0"/>
                  <w:marTop w:val="0"/>
                  <w:marBottom w:val="0"/>
                  <w:divBdr>
                    <w:top w:val="none" w:sz="0" w:space="0" w:color="auto"/>
                    <w:left w:val="none" w:sz="0" w:space="0" w:color="auto"/>
                    <w:bottom w:val="none" w:sz="0" w:space="0" w:color="auto"/>
                    <w:right w:val="none" w:sz="0" w:space="0" w:color="auto"/>
                  </w:divBdr>
                  <w:divsChild>
                    <w:div w:id="346905597">
                      <w:marLeft w:val="0"/>
                      <w:marRight w:val="0"/>
                      <w:marTop w:val="0"/>
                      <w:marBottom w:val="0"/>
                      <w:divBdr>
                        <w:top w:val="none" w:sz="0" w:space="0" w:color="auto"/>
                        <w:left w:val="none" w:sz="0" w:space="0" w:color="auto"/>
                        <w:bottom w:val="none" w:sz="0" w:space="0" w:color="auto"/>
                        <w:right w:val="none" w:sz="0" w:space="0" w:color="auto"/>
                      </w:divBdr>
                    </w:div>
                  </w:divsChild>
                </w:div>
                <w:div w:id="630205558">
                  <w:marLeft w:val="0"/>
                  <w:marRight w:val="0"/>
                  <w:marTop w:val="0"/>
                  <w:marBottom w:val="0"/>
                  <w:divBdr>
                    <w:top w:val="none" w:sz="0" w:space="0" w:color="auto"/>
                    <w:left w:val="none" w:sz="0" w:space="0" w:color="auto"/>
                    <w:bottom w:val="none" w:sz="0" w:space="0" w:color="auto"/>
                    <w:right w:val="none" w:sz="0" w:space="0" w:color="auto"/>
                  </w:divBdr>
                  <w:divsChild>
                    <w:div w:id="707798045">
                      <w:marLeft w:val="0"/>
                      <w:marRight w:val="0"/>
                      <w:marTop w:val="0"/>
                      <w:marBottom w:val="0"/>
                      <w:divBdr>
                        <w:top w:val="none" w:sz="0" w:space="0" w:color="auto"/>
                        <w:left w:val="none" w:sz="0" w:space="0" w:color="auto"/>
                        <w:bottom w:val="none" w:sz="0" w:space="0" w:color="auto"/>
                        <w:right w:val="none" w:sz="0" w:space="0" w:color="auto"/>
                      </w:divBdr>
                    </w:div>
                    <w:div w:id="892152996">
                      <w:marLeft w:val="0"/>
                      <w:marRight w:val="0"/>
                      <w:marTop w:val="0"/>
                      <w:marBottom w:val="0"/>
                      <w:divBdr>
                        <w:top w:val="none" w:sz="0" w:space="0" w:color="auto"/>
                        <w:left w:val="none" w:sz="0" w:space="0" w:color="auto"/>
                        <w:bottom w:val="none" w:sz="0" w:space="0" w:color="auto"/>
                        <w:right w:val="none" w:sz="0" w:space="0" w:color="auto"/>
                      </w:divBdr>
                    </w:div>
                    <w:div w:id="1447460096">
                      <w:marLeft w:val="0"/>
                      <w:marRight w:val="0"/>
                      <w:marTop w:val="0"/>
                      <w:marBottom w:val="0"/>
                      <w:divBdr>
                        <w:top w:val="none" w:sz="0" w:space="0" w:color="auto"/>
                        <w:left w:val="none" w:sz="0" w:space="0" w:color="auto"/>
                        <w:bottom w:val="none" w:sz="0" w:space="0" w:color="auto"/>
                        <w:right w:val="none" w:sz="0" w:space="0" w:color="auto"/>
                      </w:divBdr>
                    </w:div>
                  </w:divsChild>
                </w:div>
                <w:div w:id="896401426">
                  <w:marLeft w:val="0"/>
                  <w:marRight w:val="0"/>
                  <w:marTop w:val="0"/>
                  <w:marBottom w:val="0"/>
                  <w:divBdr>
                    <w:top w:val="none" w:sz="0" w:space="0" w:color="auto"/>
                    <w:left w:val="none" w:sz="0" w:space="0" w:color="auto"/>
                    <w:bottom w:val="none" w:sz="0" w:space="0" w:color="auto"/>
                    <w:right w:val="none" w:sz="0" w:space="0" w:color="auto"/>
                  </w:divBdr>
                  <w:divsChild>
                    <w:div w:id="2123453204">
                      <w:marLeft w:val="0"/>
                      <w:marRight w:val="0"/>
                      <w:marTop w:val="0"/>
                      <w:marBottom w:val="0"/>
                      <w:divBdr>
                        <w:top w:val="none" w:sz="0" w:space="0" w:color="auto"/>
                        <w:left w:val="none" w:sz="0" w:space="0" w:color="auto"/>
                        <w:bottom w:val="none" w:sz="0" w:space="0" w:color="auto"/>
                        <w:right w:val="none" w:sz="0" w:space="0" w:color="auto"/>
                      </w:divBdr>
                    </w:div>
                  </w:divsChild>
                </w:div>
                <w:div w:id="947545176">
                  <w:marLeft w:val="0"/>
                  <w:marRight w:val="0"/>
                  <w:marTop w:val="0"/>
                  <w:marBottom w:val="0"/>
                  <w:divBdr>
                    <w:top w:val="none" w:sz="0" w:space="0" w:color="auto"/>
                    <w:left w:val="none" w:sz="0" w:space="0" w:color="auto"/>
                    <w:bottom w:val="none" w:sz="0" w:space="0" w:color="auto"/>
                    <w:right w:val="none" w:sz="0" w:space="0" w:color="auto"/>
                  </w:divBdr>
                  <w:divsChild>
                    <w:div w:id="1587227913">
                      <w:marLeft w:val="0"/>
                      <w:marRight w:val="0"/>
                      <w:marTop w:val="0"/>
                      <w:marBottom w:val="0"/>
                      <w:divBdr>
                        <w:top w:val="none" w:sz="0" w:space="0" w:color="auto"/>
                        <w:left w:val="none" w:sz="0" w:space="0" w:color="auto"/>
                        <w:bottom w:val="none" w:sz="0" w:space="0" w:color="auto"/>
                        <w:right w:val="none" w:sz="0" w:space="0" w:color="auto"/>
                      </w:divBdr>
                    </w:div>
                  </w:divsChild>
                </w:div>
                <w:div w:id="1045913636">
                  <w:marLeft w:val="0"/>
                  <w:marRight w:val="0"/>
                  <w:marTop w:val="0"/>
                  <w:marBottom w:val="0"/>
                  <w:divBdr>
                    <w:top w:val="none" w:sz="0" w:space="0" w:color="auto"/>
                    <w:left w:val="none" w:sz="0" w:space="0" w:color="auto"/>
                    <w:bottom w:val="none" w:sz="0" w:space="0" w:color="auto"/>
                    <w:right w:val="none" w:sz="0" w:space="0" w:color="auto"/>
                  </w:divBdr>
                  <w:divsChild>
                    <w:div w:id="409741410">
                      <w:marLeft w:val="0"/>
                      <w:marRight w:val="0"/>
                      <w:marTop w:val="0"/>
                      <w:marBottom w:val="0"/>
                      <w:divBdr>
                        <w:top w:val="none" w:sz="0" w:space="0" w:color="auto"/>
                        <w:left w:val="none" w:sz="0" w:space="0" w:color="auto"/>
                        <w:bottom w:val="none" w:sz="0" w:space="0" w:color="auto"/>
                        <w:right w:val="none" w:sz="0" w:space="0" w:color="auto"/>
                      </w:divBdr>
                    </w:div>
                  </w:divsChild>
                </w:div>
                <w:div w:id="1066805604">
                  <w:marLeft w:val="0"/>
                  <w:marRight w:val="0"/>
                  <w:marTop w:val="0"/>
                  <w:marBottom w:val="0"/>
                  <w:divBdr>
                    <w:top w:val="none" w:sz="0" w:space="0" w:color="auto"/>
                    <w:left w:val="none" w:sz="0" w:space="0" w:color="auto"/>
                    <w:bottom w:val="none" w:sz="0" w:space="0" w:color="auto"/>
                    <w:right w:val="none" w:sz="0" w:space="0" w:color="auto"/>
                  </w:divBdr>
                  <w:divsChild>
                    <w:div w:id="934748908">
                      <w:marLeft w:val="0"/>
                      <w:marRight w:val="0"/>
                      <w:marTop w:val="0"/>
                      <w:marBottom w:val="0"/>
                      <w:divBdr>
                        <w:top w:val="none" w:sz="0" w:space="0" w:color="auto"/>
                        <w:left w:val="none" w:sz="0" w:space="0" w:color="auto"/>
                        <w:bottom w:val="none" w:sz="0" w:space="0" w:color="auto"/>
                        <w:right w:val="none" w:sz="0" w:space="0" w:color="auto"/>
                      </w:divBdr>
                    </w:div>
                  </w:divsChild>
                </w:div>
                <w:div w:id="1186165440">
                  <w:marLeft w:val="0"/>
                  <w:marRight w:val="0"/>
                  <w:marTop w:val="0"/>
                  <w:marBottom w:val="0"/>
                  <w:divBdr>
                    <w:top w:val="none" w:sz="0" w:space="0" w:color="auto"/>
                    <w:left w:val="none" w:sz="0" w:space="0" w:color="auto"/>
                    <w:bottom w:val="none" w:sz="0" w:space="0" w:color="auto"/>
                    <w:right w:val="none" w:sz="0" w:space="0" w:color="auto"/>
                  </w:divBdr>
                  <w:divsChild>
                    <w:div w:id="1031416169">
                      <w:marLeft w:val="0"/>
                      <w:marRight w:val="0"/>
                      <w:marTop w:val="0"/>
                      <w:marBottom w:val="0"/>
                      <w:divBdr>
                        <w:top w:val="none" w:sz="0" w:space="0" w:color="auto"/>
                        <w:left w:val="none" w:sz="0" w:space="0" w:color="auto"/>
                        <w:bottom w:val="none" w:sz="0" w:space="0" w:color="auto"/>
                        <w:right w:val="none" w:sz="0" w:space="0" w:color="auto"/>
                      </w:divBdr>
                    </w:div>
                  </w:divsChild>
                </w:div>
                <w:div w:id="1275550687">
                  <w:marLeft w:val="0"/>
                  <w:marRight w:val="0"/>
                  <w:marTop w:val="0"/>
                  <w:marBottom w:val="0"/>
                  <w:divBdr>
                    <w:top w:val="none" w:sz="0" w:space="0" w:color="auto"/>
                    <w:left w:val="none" w:sz="0" w:space="0" w:color="auto"/>
                    <w:bottom w:val="none" w:sz="0" w:space="0" w:color="auto"/>
                    <w:right w:val="none" w:sz="0" w:space="0" w:color="auto"/>
                  </w:divBdr>
                  <w:divsChild>
                    <w:div w:id="1261450939">
                      <w:marLeft w:val="0"/>
                      <w:marRight w:val="0"/>
                      <w:marTop w:val="0"/>
                      <w:marBottom w:val="0"/>
                      <w:divBdr>
                        <w:top w:val="none" w:sz="0" w:space="0" w:color="auto"/>
                        <w:left w:val="none" w:sz="0" w:space="0" w:color="auto"/>
                        <w:bottom w:val="none" w:sz="0" w:space="0" w:color="auto"/>
                        <w:right w:val="none" w:sz="0" w:space="0" w:color="auto"/>
                      </w:divBdr>
                    </w:div>
                  </w:divsChild>
                </w:div>
                <w:div w:id="1276327321">
                  <w:marLeft w:val="0"/>
                  <w:marRight w:val="0"/>
                  <w:marTop w:val="0"/>
                  <w:marBottom w:val="0"/>
                  <w:divBdr>
                    <w:top w:val="none" w:sz="0" w:space="0" w:color="auto"/>
                    <w:left w:val="none" w:sz="0" w:space="0" w:color="auto"/>
                    <w:bottom w:val="none" w:sz="0" w:space="0" w:color="auto"/>
                    <w:right w:val="none" w:sz="0" w:space="0" w:color="auto"/>
                  </w:divBdr>
                  <w:divsChild>
                    <w:div w:id="793063513">
                      <w:marLeft w:val="0"/>
                      <w:marRight w:val="0"/>
                      <w:marTop w:val="0"/>
                      <w:marBottom w:val="0"/>
                      <w:divBdr>
                        <w:top w:val="none" w:sz="0" w:space="0" w:color="auto"/>
                        <w:left w:val="none" w:sz="0" w:space="0" w:color="auto"/>
                        <w:bottom w:val="none" w:sz="0" w:space="0" w:color="auto"/>
                        <w:right w:val="none" w:sz="0" w:space="0" w:color="auto"/>
                      </w:divBdr>
                    </w:div>
                  </w:divsChild>
                </w:div>
                <w:div w:id="1308438830">
                  <w:marLeft w:val="0"/>
                  <w:marRight w:val="0"/>
                  <w:marTop w:val="0"/>
                  <w:marBottom w:val="0"/>
                  <w:divBdr>
                    <w:top w:val="none" w:sz="0" w:space="0" w:color="auto"/>
                    <w:left w:val="none" w:sz="0" w:space="0" w:color="auto"/>
                    <w:bottom w:val="none" w:sz="0" w:space="0" w:color="auto"/>
                    <w:right w:val="none" w:sz="0" w:space="0" w:color="auto"/>
                  </w:divBdr>
                  <w:divsChild>
                    <w:div w:id="557401002">
                      <w:marLeft w:val="0"/>
                      <w:marRight w:val="0"/>
                      <w:marTop w:val="0"/>
                      <w:marBottom w:val="0"/>
                      <w:divBdr>
                        <w:top w:val="none" w:sz="0" w:space="0" w:color="auto"/>
                        <w:left w:val="none" w:sz="0" w:space="0" w:color="auto"/>
                        <w:bottom w:val="none" w:sz="0" w:space="0" w:color="auto"/>
                        <w:right w:val="none" w:sz="0" w:space="0" w:color="auto"/>
                      </w:divBdr>
                    </w:div>
                    <w:div w:id="657881777">
                      <w:marLeft w:val="0"/>
                      <w:marRight w:val="0"/>
                      <w:marTop w:val="0"/>
                      <w:marBottom w:val="0"/>
                      <w:divBdr>
                        <w:top w:val="none" w:sz="0" w:space="0" w:color="auto"/>
                        <w:left w:val="none" w:sz="0" w:space="0" w:color="auto"/>
                        <w:bottom w:val="none" w:sz="0" w:space="0" w:color="auto"/>
                        <w:right w:val="none" w:sz="0" w:space="0" w:color="auto"/>
                      </w:divBdr>
                    </w:div>
                    <w:div w:id="676729578">
                      <w:marLeft w:val="0"/>
                      <w:marRight w:val="0"/>
                      <w:marTop w:val="0"/>
                      <w:marBottom w:val="0"/>
                      <w:divBdr>
                        <w:top w:val="none" w:sz="0" w:space="0" w:color="auto"/>
                        <w:left w:val="none" w:sz="0" w:space="0" w:color="auto"/>
                        <w:bottom w:val="none" w:sz="0" w:space="0" w:color="auto"/>
                        <w:right w:val="none" w:sz="0" w:space="0" w:color="auto"/>
                      </w:divBdr>
                    </w:div>
                    <w:div w:id="753550314">
                      <w:marLeft w:val="0"/>
                      <w:marRight w:val="0"/>
                      <w:marTop w:val="0"/>
                      <w:marBottom w:val="0"/>
                      <w:divBdr>
                        <w:top w:val="none" w:sz="0" w:space="0" w:color="auto"/>
                        <w:left w:val="none" w:sz="0" w:space="0" w:color="auto"/>
                        <w:bottom w:val="none" w:sz="0" w:space="0" w:color="auto"/>
                        <w:right w:val="none" w:sz="0" w:space="0" w:color="auto"/>
                      </w:divBdr>
                    </w:div>
                    <w:div w:id="842355213">
                      <w:marLeft w:val="0"/>
                      <w:marRight w:val="0"/>
                      <w:marTop w:val="0"/>
                      <w:marBottom w:val="0"/>
                      <w:divBdr>
                        <w:top w:val="none" w:sz="0" w:space="0" w:color="auto"/>
                        <w:left w:val="none" w:sz="0" w:space="0" w:color="auto"/>
                        <w:bottom w:val="none" w:sz="0" w:space="0" w:color="auto"/>
                        <w:right w:val="none" w:sz="0" w:space="0" w:color="auto"/>
                      </w:divBdr>
                    </w:div>
                    <w:div w:id="858784273">
                      <w:marLeft w:val="0"/>
                      <w:marRight w:val="0"/>
                      <w:marTop w:val="0"/>
                      <w:marBottom w:val="0"/>
                      <w:divBdr>
                        <w:top w:val="none" w:sz="0" w:space="0" w:color="auto"/>
                        <w:left w:val="none" w:sz="0" w:space="0" w:color="auto"/>
                        <w:bottom w:val="none" w:sz="0" w:space="0" w:color="auto"/>
                        <w:right w:val="none" w:sz="0" w:space="0" w:color="auto"/>
                      </w:divBdr>
                    </w:div>
                    <w:div w:id="1136609843">
                      <w:marLeft w:val="0"/>
                      <w:marRight w:val="0"/>
                      <w:marTop w:val="0"/>
                      <w:marBottom w:val="0"/>
                      <w:divBdr>
                        <w:top w:val="none" w:sz="0" w:space="0" w:color="auto"/>
                        <w:left w:val="none" w:sz="0" w:space="0" w:color="auto"/>
                        <w:bottom w:val="none" w:sz="0" w:space="0" w:color="auto"/>
                        <w:right w:val="none" w:sz="0" w:space="0" w:color="auto"/>
                      </w:divBdr>
                    </w:div>
                    <w:div w:id="1219631040">
                      <w:marLeft w:val="0"/>
                      <w:marRight w:val="0"/>
                      <w:marTop w:val="0"/>
                      <w:marBottom w:val="0"/>
                      <w:divBdr>
                        <w:top w:val="none" w:sz="0" w:space="0" w:color="auto"/>
                        <w:left w:val="none" w:sz="0" w:space="0" w:color="auto"/>
                        <w:bottom w:val="none" w:sz="0" w:space="0" w:color="auto"/>
                        <w:right w:val="none" w:sz="0" w:space="0" w:color="auto"/>
                      </w:divBdr>
                    </w:div>
                    <w:div w:id="1230383716">
                      <w:marLeft w:val="0"/>
                      <w:marRight w:val="0"/>
                      <w:marTop w:val="0"/>
                      <w:marBottom w:val="0"/>
                      <w:divBdr>
                        <w:top w:val="none" w:sz="0" w:space="0" w:color="auto"/>
                        <w:left w:val="none" w:sz="0" w:space="0" w:color="auto"/>
                        <w:bottom w:val="none" w:sz="0" w:space="0" w:color="auto"/>
                        <w:right w:val="none" w:sz="0" w:space="0" w:color="auto"/>
                      </w:divBdr>
                    </w:div>
                    <w:div w:id="1472668428">
                      <w:marLeft w:val="0"/>
                      <w:marRight w:val="0"/>
                      <w:marTop w:val="0"/>
                      <w:marBottom w:val="0"/>
                      <w:divBdr>
                        <w:top w:val="none" w:sz="0" w:space="0" w:color="auto"/>
                        <w:left w:val="none" w:sz="0" w:space="0" w:color="auto"/>
                        <w:bottom w:val="none" w:sz="0" w:space="0" w:color="auto"/>
                        <w:right w:val="none" w:sz="0" w:space="0" w:color="auto"/>
                      </w:divBdr>
                    </w:div>
                    <w:div w:id="1698966333">
                      <w:marLeft w:val="0"/>
                      <w:marRight w:val="0"/>
                      <w:marTop w:val="0"/>
                      <w:marBottom w:val="0"/>
                      <w:divBdr>
                        <w:top w:val="none" w:sz="0" w:space="0" w:color="auto"/>
                        <w:left w:val="none" w:sz="0" w:space="0" w:color="auto"/>
                        <w:bottom w:val="none" w:sz="0" w:space="0" w:color="auto"/>
                        <w:right w:val="none" w:sz="0" w:space="0" w:color="auto"/>
                      </w:divBdr>
                    </w:div>
                    <w:div w:id="1733306462">
                      <w:marLeft w:val="0"/>
                      <w:marRight w:val="0"/>
                      <w:marTop w:val="0"/>
                      <w:marBottom w:val="0"/>
                      <w:divBdr>
                        <w:top w:val="none" w:sz="0" w:space="0" w:color="auto"/>
                        <w:left w:val="none" w:sz="0" w:space="0" w:color="auto"/>
                        <w:bottom w:val="none" w:sz="0" w:space="0" w:color="auto"/>
                        <w:right w:val="none" w:sz="0" w:space="0" w:color="auto"/>
                      </w:divBdr>
                    </w:div>
                  </w:divsChild>
                </w:div>
                <w:div w:id="1316180001">
                  <w:marLeft w:val="0"/>
                  <w:marRight w:val="0"/>
                  <w:marTop w:val="0"/>
                  <w:marBottom w:val="0"/>
                  <w:divBdr>
                    <w:top w:val="none" w:sz="0" w:space="0" w:color="auto"/>
                    <w:left w:val="none" w:sz="0" w:space="0" w:color="auto"/>
                    <w:bottom w:val="none" w:sz="0" w:space="0" w:color="auto"/>
                    <w:right w:val="none" w:sz="0" w:space="0" w:color="auto"/>
                  </w:divBdr>
                  <w:divsChild>
                    <w:div w:id="1052147563">
                      <w:marLeft w:val="0"/>
                      <w:marRight w:val="0"/>
                      <w:marTop w:val="0"/>
                      <w:marBottom w:val="0"/>
                      <w:divBdr>
                        <w:top w:val="none" w:sz="0" w:space="0" w:color="auto"/>
                        <w:left w:val="none" w:sz="0" w:space="0" w:color="auto"/>
                        <w:bottom w:val="none" w:sz="0" w:space="0" w:color="auto"/>
                        <w:right w:val="none" w:sz="0" w:space="0" w:color="auto"/>
                      </w:divBdr>
                    </w:div>
                  </w:divsChild>
                </w:div>
                <w:div w:id="1372222537">
                  <w:marLeft w:val="0"/>
                  <w:marRight w:val="0"/>
                  <w:marTop w:val="0"/>
                  <w:marBottom w:val="0"/>
                  <w:divBdr>
                    <w:top w:val="none" w:sz="0" w:space="0" w:color="auto"/>
                    <w:left w:val="none" w:sz="0" w:space="0" w:color="auto"/>
                    <w:bottom w:val="none" w:sz="0" w:space="0" w:color="auto"/>
                    <w:right w:val="none" w:sz="0" w:space="0" w:color="auto"/>
                  </w:divBdr>
                  <w:divsChild>
                    <w:div w:id="716974785">
                      <w:marLeft w:val="0"/>
                      <w:marRight w:val="0"/>
                      <w:marTop w:val="0"/>
                      <w:marBottom w:val="0"/>
                      <w:divBdr>
                        <w:top w:val="none" w:sz="0" w:space="0" w:color="auto"/>
                        <w:left w:val="none" w:sz="0" w:space="0" w:color="auto"/>
                        <w:bottom w:val="none" w:sz="0" w:space="0" w:color="auto"/>
                        <w:right w:val="none" w:sz="0" w:space="0" w:color="auto"/>
                      </w:divBdr>
                    </w:div>
                  </w:divsChild>
                </w:div>
                <w:div w:id="1378433493">
                  <w:marLeft w:val="0"/>
                  <w:marRight w:val="0"/>
                  <w:marTop w:val="0"/>
                  <w:marBottom w:val="0"/>
                  <w:divBdr>
                    <w:top w:val="none" w:sz="0" w:space="0" w:color="auto"/>
                    <w:left w:val="none" w:sz="0" w:space="0" w:color="auto"/>
                    <w:bottom w:val="none" w:sz="0" w:space="0" w:color="auto"/>
                    <w:right w:val="none" w:sz="0" w:space="0" w:color="auto"/>
                  </w:divBdr>
                  <w:divsChild>
                    <w:div w:id="1920093912">
                      <w:marLeft w:val="0"/>
                      <w:marRight w:val="0"/>
                      <w:marTop w:val="0"/>
                      <w:marBottom w:val="0"/>
                      <w:divBdr>
                        <w:top w:val="none" w:sz="0" w:space="0" w:color="auto"/>
                        <w:left w:val="none" w:sz="0" w:space="0" w:color="auto"/>
                        <w:bottom w:val="none" w:sz="0" w:space="0" w:color="auto"/>
                        <w:right w:val="none" w:sz="0" w:space="0" w:color="auto"/>
                      </w:divBdr>
                    </w:div>
                  </w:divsChild>
                </w:div>
                <w:div w:id="1427534840">
                  <w:marLeft w:val="0"/>
                  <w:marRight w:val="0"/>
                  <w:marTop w:val="0"/>
                  <w:marBottom w:val="0"/>
                  <w:divBdr>
                    <w:top w:val="none" w:sz="0" w:space="0" w:color="auto"/>
                    <w:left w:val="none" w:sz="0" w:space="0" w:color="auto"/>
                    <w:bottom w:val="none" w:sz="0" w:space="0" w:color="auto"/>
                    <w:right w:val="none" w:sz="0" w:space="0" w:color="auto"/>
                  </w:divBdr>
                  <w:divsChild>
                    <w:div w:id="710954482">
                      <w:marLeft w:val="0"/>
                      <w:marRight w:val="0"/>
                      <w:marTop w:val="0"/>
                      <w:marBottom w:val="0"/>
                      <w:divBdr>
                        <w:top w:val="none" w:sz="0" w:space="0" w:color="auto"/>
                        <w:left w:val="none" w:sz="0" w:space="0" w:color="auto"/>
                        <w:bottom w:val="none" w:sz="0" w:space="0" w:color="auto"/>
                        <w:right w:val="none" w:sz="0" w:space="0" w:color="auto"/>
                      </w:divBdr>
                    </w:div>
                    <w:div w:id="1499733867">
                      <w:marLeft w:val="0"/>
                      <w:marRight w:val="0"/>
                      <w:marTop w:val="0"/>
                      <w:marBottom w:val="0"/>
                      <w:divBdr>
                        <w:top w:val="none" w:sz="0" w:space="0" w:color="auto"/>
                        <w:left w:val="none" w:sz="0" w:space="0" w:color="auto"/>
                        <w:bottom w:val="none" w:sz="0" w:space="0" w:color="auto"/>
                        <w:right w:val="none" w:sz="0" w:space="0" w:color="auto"/>
                      </w:divBdr>
                    </w:div>
                  </w:divsChild>
                </w:div>
                <w:div w:id="1548450920">
                  <w:marLeft w:val="0"/>
                  <w:marRight w:val="0"/>
                  <w:marTop w:val="0"/>
                  <w:marBottom w:val="0"/>
                  <w:divBdr>
                    <w:top w:val="none" w:sz="0" w:space="0" w:color="auto"/>
                    <w:left w:val="none" w:sz="0" w:space="0" w:color="auto"/>
                    <w:bottom w:val="none" w:sz="0" w:space="0" w:color="auto"/>
                    <w:right w:val="none" w:sz="0" w:space="0" w:color="auto"/>
                  </w:divBdr>
                  <w:divsChild>
                    <w:div w:id="229342099">
                      <w:marLeft w:val="0"/>
                      <w:marRight w:val="0"/>
                      <w:marTop w:val="0"/>
                      <w:marBottom w:val="0"/>
                      <w:divBdr>
                        <w:top w:val="none" w:sz="0" w:space="0" w:color="auto"/>
                        <w:left w:val="none" w:sz="0" w:space="0" w:color="auto"/>
                        <w:bottom w:val="none" w:sz="0" w:space="0" w:color="auto"/>
                        <w:right w:val="none" w:sz="0" w:space="0" w:color="auto"/>
                      </w:divBdr>
                    </w:div>
                    <w:div w:id="1021080521">
                      <w:marLeft w:val="0"/>
                      <w:marRight w:val="0"/>
                      <w:marTop w:val="0"/>
                      <w:marBottom w:val="0"/>
                      <w:divBdr>
                        <w:top w:val="none" w:sz="0" w:space="0" w:color="auto"/>
                        <w:left w:val="none" w:sz="0" w:space="0" w:color="auto"/>
                        <w:bottom w:val="none" w:sz="0" w:space="0" w:color="auto"/>
                        <w:right w:val="none" w:sz="0" w:space="0" w:color="auto"/>
                      </w:divBdr>
                    </w:div>
                    <w:div w:id="1894152633">
                      <w:marLeft w:val="0"/>
                      <w:marRight w:val="0"/>
                      <w:marTop w:val="0"/>
                      <w:marBottom w:val="0"/>
                      <w:divBdr>
                        <w:top w:val="none" w:sz="0" w:space="0" w:color="auto"/>
                        <w:left w:val="none" w:sz="0" w:space="0" w:color="auto"/>
                        <w:bottom w:val="none" w:sz="0" w:space="0" w:color="auto"/>
                        <w:right w:val="none" w:sz="0" w:space="0" w:color="auto"/>
                      </w:divBdr>
                    </w:div>
                  </w:divsChild>
                </w:div>
                <w:div w:id="1609656746">
                  <w:marLeft w:val="0"/>
                  <w:marRight w:val="0"/>
                  <w:marTop w:val="0"/>
                  <w:marBottom w:val="0"/>
                  <w:divBdr>
                    <w:top w:val="none" w:sz="0" w:space="0" w:color="auto"/>
                    <w:left w:val="none" w:sz="0" w:space="0" w:color="auto"/>
                    <w:bottom w:val="none" w:sz="0" w:space="0" w:color="auto"/>
                    <w:right w:val="none" w:sz="0" w:space="0" w:color="auto"/>
                  </w:divBdr>
                  <w:divsChild>
                    <w:div w:id="1222330716">
                      <w:marLeft w:val="0"/>
                      <w:marRight w:val="0"/>
                      <w:marTop w:val="0"/>
                      <w:marBottom w:val="0"/>
                      <w:divBdr>
                        <w:top w:val="none" w:sz="0" w:space="0" w:color="auto"/>
                        <w:left w:val="none" w:sz="0" w:space="0" w:color="auto"/>
                        <w:bottom w:val="none" w:sz="0" w:space="0" w:color="auto"/>
                        <w:right w:val="none" w:sz="0" w:space="0" w:color="auto"/>
                      </w:divBdr>
                    </w:div>
                  </w:divsChild>
                </w:div>
                <w:div w:id="1714647486">
                  <w:marLeft w:val="0"/>
                  <w:marRight w:val="0"/>
                  <w:marTop w:val="0"/>
                  <w:marBottom w:val="0"/>
                  <w:divBdr>
                    <w:top w:val="none" w:sz="0" w:space="0" w:color="auto"/>
                    <w:left w:val="none" w:sz="0" w:space="0" w:color="auto"/>
                    <w:bottom w:val="none" w:sz="0" w:space="0" w:color="auto"/>
                    <w:right w:val="none" w:sz="0" w:space="0" w:color="auto"/>
                  </w:divBdr>
                  <w:divsChild>
                    <w:div w:id="73745248">
                      <w:marLeft w:val="0"/>
                      <w:marRight w:val="0"/>
                      <w:marTop w:val="0"/>
                      <w:marBottom w:val="0"/>
                      <w:divBdr>
                        <w:top w:val="none" w:sz="0" w:space="0" w:color="auto"/>
                        <w:left w:val="none" w:sz="0" w:space="0" w:color="auto"/>
                        <w:bottom w:val="none" w:sz="0" w:space="0" w:color="auto"/>
                        <w:right w:val="none" w:sz="0" w:space="0" w:color="auto"/>
                      </w:divBdr>
                    </w:div>
                    <w:div w:id="1334186913">
                      <w:marLeft w:val="0"/>
                      <w:marRight w:val="0"/>
                      <w:marTop w:val="0"/>
                      <w:marBottom w:val="0"/>
                      <w:divBdr>
                        <w:top w:val="none" w:sz="0" w:space="0" w:color="auto"/>
                        <w:left w:val="none" w:sz="0" w:space="0" w:color="auto"/>
                        <w:bottom w:val="none" w:sz="0" w:space="0" w:color="auto"/>
                        <w:right w:val="none" w:sz="0" w:space="0" w:color="auto"/>
                      </w:divBdr>
                    </w:div>
                  </w:divsChild>
                </w:div>
                <w:div w:id="1841306320">
                  <w:marLeft w:val="0"/>
                  <w:marRight w:val="0"/>
                  <w:marTop w:val="0"/>
                  <w:marBottom w:val="0"/>
                  <w:divBdr>
                    <w:top w:val="none" w:sz="0" w:space="0" w:color="auto"/>
                    <w:left w:val="none" w:sz="0" w:space="0" w:color="auto"/>
                    <w:bottom w:val="none" w:sz="0" w:space="0" w:color="auto"/>
                    <w:right w:val="none" w:sz="0" w:space="0" w:color="auto"/>
                  </w:divBdr>
                  <w:divsChild>
                    <w:div w:id="1909069071">
                      <w:marLeft w:val="0"/>
                      <w:marRight w:val="0"/>
                      <w:marTop w:val="0"/>
                      <w:marBottom w:val="0"/>
                      <w:divBdr>
                        <w:top w:val="none" w:sz="0" w:space="0" w:color="auto"/>
                        <w:left w:val="none" w:sz="0" w:space="0" w:color="auto"/>
                        <w:bottom w:val="none" w:sz="0" w:space="0" w:color="auto"/>
                        <w:right w:val="none" w:sz="0" w:space="0" w:color="auto"/>
                      </w:divBdr>
                    </w:div>
                  </w:divsChild>
                </w:div>
                <w:div w:id="1867063324">
                  <w:marLeft w:val="0"/>
                  <w:marRight w:val="0"/>
                  <w:marTop w:val="0"/>
                  <w:marBottom w:val="0"/>
                  <w:divBdr>
                    <w:top w:val="none" w:sz="0" w:space="0" w:color="auto"/>
                    <w:left w:val="none" w:sz="0" w:space="0" w:color="auto"/>
                    <w:bottom w:val="none" w:sz="0" w:space="0" w:color="auto"/>
                    <w:right w:val="none" w:sz="0" w:space="0" w:color="auto"/>
                  </w:divBdr>
                  <w:divsChild>
                    <w:div w:id="150875118">
                      <w:marLeft w:val="0"/>
                      <w:marRight w:val="0"/>
                      <w:marTop w:val="0"/>
                      <w:marBottom w:val="0"/>
                      <w:divBdr>
                        <w:top w:val="none" w:sz="0" w:space="0" w:color="auto"/>
                        <w:left w:val="none" w:sz="0" w:space="0" w:color="auto"/>
                        <w:bottom w:val="none" w:sz="0" w:space="0" w:color="auto"/>
                        <w:right w:val="none" w:sz="0" w:space="0" w:color="auto"/>
                      </w:divBdr>
                    </w:div>
                  </w:divsChild>
                </w:div>
                <w:div w:id="1950623395">
                  <w:marLeft w:val="0"/>
                  <w:marRight w:val="0"/>
                  <w:marTop w:val="0"/>
                  <w:marBottom w:val="0"/>
                  <w:divBdr>
                    <w:top w:val="none" w:sz="0" w:space="0" w:color="auto"/>
                    <w:left w:val="none" w:sz="0" w:space="0" w:color="auto"/>
                    <w:bottom w:val="none" w:sz="0" w:space="0" w:color="auto"/>
                    <w:right w:val="none" w:sz="0" w:space="0" w:color="auto"/>
                  </w:divBdr>
                  <w:divsChild>
                    <w:div w:id="88278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258704">
          <w:marLeft w:val="0"/>
          <w:marRight w:val="0"/>
          <w:marTop w:val="0"/>
          <w:marBottom w:val="0"/>
          <w:divBdr>
            <w:top w:val="none" w:sz="0" w:space="0" w:color="auto"/>
            <w:left w:val="none" w:sz="0" w:space="0" w:color="auto"/>
            <w:bottom w:val="none" w:sz="0" w:space="0" w:color="auto"/>
            <w:right w:val="none" w:sz="0" w:space="0" w:color="auto"/>
          </w:divBdr>
        </w:div>
        <w:div w:id="1408765946">
          <w:marLeft w:val="0"/>
          <w:marRight w:val="0"/>
          <w:marTop w:val="0"/>
          <w:marBottom w:val="0"/>
          <w:divBdr>
            <w:top w:val="none" w:sz="0" w:space="0" w:color="auto"/>
            <w:left w:val="none" w:sz="0" w:space="0" w:color="auto"/>
            <w:bottom w:val="none" w:sz="0" w:space="0" w:color="auto"/>
            <w:right w:val="none" w:sz="0" w:space="0" w:color="auto"/>
          </w:divBdr>
        </w:div>
        <w:div w:id="1817068130">
          <w:marLeft w:val="0"/>
          <w:marRight w:val="0"/>
          <w:marTop w:val="0"/>
          <w:marBottom w:val="0"/>
          <w:divBdr>
            <w:top w:val="none" w:sz="0" w:space="0" w:color="auto"/>
            <w:left w:val="none" w:sz="0" w:space="0" w:color="auto"/>
            <w:bottom w:val="none" w:sz="0" w:space="0" w:color="auto"/>
            <w:right w:val="none" w:sz="0" w:space="0" w:color="auto"/>
          </w:divBdr>
        </w:div>
        <w:div w:id="1964185702">
          <w:marLeft w:val="0"/>
          <w:marRight w:val="0"/>
          <w:marTop w:val="0"/>
          <w:marBottom w:val="0"/>
          <w:divBdr>
            <w:top w:val="none" w:sz="0" w:space="0" w:color="auto"/>
            <w:left w:val="none" w:sz="0" w:space="0" w:color="auto"/>
            <w:bottom w:val="none" w:sz="0" w:space="0" w:color="auto"/>
            <w:right w:val="none" w:sz="0" w:space="0" w:color="auto"/>
          </w:divBdr>
          <w:divsChild>
            <w:div w:id="1887835904">
              <w:marLeft w:val="0"/>
              <w:marRight w:val="0"/>
              <w:marTop w:val="30"/>
              <w:marBottom w:val="30"/>
              <w:divBdr>
                <w:top w:val="none" w:sz="0" w:space="0" w:color="auto"/>
                <w:left w:val="none" w:sz="0" w:space="0" w:color="auto"/>
                <w:bottom w:val="none" w:sz="0" w:space="0" w:color="auto"/>
                <w:right w:val="none" w:sz="0" w:space="0" w:color="auto"/>
              </w:divBdr>
              <w:divsChild>
                <w:div w:id="73819002">
                  <w:marLeft w:val="0"/>
                  <w:marRight w:val="0"/>
                  <w:marTop w:val="0"/>
                  <w:marBottom w:val="0"/>
                  <w:divBdr>
                    <w:top w:val="none" w:sz="0" w:space="0" w:color="auto"/>
                    <w:left w:val="none" w:sz="0" w:space="0" w:color="auto"/>
                    <w:bottom w:val="none" w:sz="0" w:space="0" w:color="auto"/>
                    <w:right w:val="none" w:sz="0" w:space="0" w:color="auto"/>
                  </w:divBdr>
                  <w:divsChild>
                    <w:div w:id="639577311">
                      <w:marLeft w:val="0"/>
                      <w:marRight w:val="0"/>
                      <w:marTop w:val="0"/>
                      <w:marBottom w:val="0"/>
                      <w:divBdr>
                        <w:top w:val="none" w:sz="0" w:space="0" w:color="auto"/>
                        <w:left w:val="none" w:sz="0" w:space="0" w:color="auto"/>
                        <w:bottom w:val="none" w:sz="0" w:space="0" w:color="auto"/>
                        <w:right w:val="none" w:sz="0" w:space="0" w:color="auto"/>
                      </w:divBdr>
                    </w:div>
                  </w:divsChild>
                </w:div>
                <w:div w:id="81226925">
                  <w:marLeft w:val="0"/>
                  <w:marRight w:val="0"/>
                  <w:marTop w:val="0"/>
                  <w:marBottom w:val="0"/>
                  <w:divBdr>
                    <w:top w:val="none" w:sz="0" w:space="0" w:color="auto"/>
                    <w:left w:val="none" w:sz="0" w:space="0" w:color="auto"/>
                    <w:bottom w:val="none" w:sz="0" w:space="0" w:color="auto"/>
                    <w:right w:val="none" w:sz="0" w:space="0" w:color="auto"/>
                  </w:divBdr>
                  <w:divsChild>
                    <w:div w:id="507985311">
                      <w:marLeft w:val="0"/>
                      <w:marRight w:val="0"/>
                      <w:marTop w:val="0"/>
                      <w:marBottom w:val="0"/>
                      <w:divBdr>
                        <w:top w:val="none" w:sz="0" w:space="0" w:color="auto"/>
                        <w:left w:val="none" w:sz="0" w:space="0" w:color="auto"/>
                        <w:bottom w:val="none" w:sz="0" w:space="0" w:color="auto"/>
                        <w:right w:val="none" w:sz="0" w:space="0" w:color="auto"/>
                      </w:divBdr>
                    </w:div>
                  </w:divsChild>
                </w:div>
                <w:div w:id="86968675">
                  <w:marLeft w:val="0"/>
                  <w:marRight w:val="0"/>
                  <w:marTop w:val="0"/>
                  <w:marBottom w:val="0"/>
                  <w:divBdr>
                    <w:top w:val="none" w:sz="0" w:space="0" w:color="auto"/>
                    <w:left w:val="none" w:sz="0" w:space="0" w:color="auto"/>
                    <w:bottom w:val="none" w:sz="0" w:space="0" w:color="auto"/>
                    <w:right w:val="none" w:sz="0" w:space="0" w:color="auto"/>
                  </w:divBdr>
                  <w:divsChild>
                    <w:div w:id="1407385930">
                      <w:marLeft w:val="0"/>
                      <w:marRight w:val="0"/>
                      <w:marTop w:val="0"/>
                      <w:marBottom w:val="0"/>
                      <w:divBdr>
                        <w:top w:val="none" w:sz="0" w:space="0" w:color="auto"/>
                        <w:left w:val="none" w:sz="0" w:space="0" w:color="auto"/>
                        <w:bottom w:val="none" w:sz="0" w:space="0" w:color="auto"/>
                        <w:right w:val="none" w:sz="0" w:space="0" w:color="auto"/>
                      </w:divBdr>
                    </w:div>
                  </w:divsChild>
                </w:div>
                <w:div w:id="109672062">
                  <w:marLeft w:val="0"/>
                  <w:marRight w:val="0"/>
                  <w:marTop w:val="0"/>
                  <w:marBottom w:val="0"/>
                  <w:divBdr>
                    <w:top w:val="none" w:sz="0" w:space="0" w:color="auto"/>
                    <w:left w:val="none" w:sz="0" w:space="0" w:color="auto"/>
                    <w:bottom w:val="none" w:sz="0" w:space="0" w:color="auto"/>
                    <w:right w:val="none" w:sz="0" w:space="0" w:color="auto"/>
                  </w:divBdr>
                  <w:divsChild>
                    <w:div w:id="1941600274">
                      <w:marLeft w:val="0"/>
                      <w:marRight w:val="0"/>
                      <w:marTop w:val="0"/>
                      <w:marBottom w:val="0"/>
                      <w:divBdr>
                        <w:top w:val="none" w:sz="0" w:space="0" w:color="auto"/>
                        <w:left w:val="none" w:sz="0" w:space="0" w:color="auto"/>
                        <w:bottom w:val="none" w:sz="0" w:space="0" w:color="auto"/>
                        <w:right w:val="none" w:sz="0" w:space="0" w:color="auto"/>
                      </w:divBdr>
                    </w:div>
                  </w:divsChild>
                </w:div>
                <w:div w:id="191921095">
                  <w:marLeft w:val="0"/>
                  <w:marRight w:val="0"/>
                  <w:marTop w:val="0"/>
                  <w:marBottom w:val="0"/>
                  <w:divBdr>
                    <w:top w:val="none" w:sz="0" w:space="0" w:color="auto"/>
                    <w:left w:val="none" w:sz="0" w:space="0" w:color="auto"/>
                    <w:bottom w:val="none" w:sz="0" w:space="0" w:color="auto"/>
                    <w:right w:val="none" w:sz="0" w:space="0" w:color="auto"/>
                  </w:divBdr>
                  <w:divsChild>
                    <w:div w:id="244656978">
                      <w:marLeft w:val="0"/>
                      <w:marRight w:val="0"/>
                      <w:marTop w:val="0"/>
                      <w:marBottom w:val="0"/>
                      <w:divBdr>
                        <w:top w:val="none" w:sz="0" w:space="0" w:color="auto"/>
                        <w:left w:val="none" w:sz="0" w:space="0" w:color="auto"/>
                        <w:bottom w:val="none" w:sz="0" w:space="0" w:color="auto"/>
                        <w:right w:val="none" w:sz="0" w:space="0" w:color="auto"/>
                      </w:divBdr>
                    </w:div>
                  </w:divsChild>
                </w:div>
                <w:div w:id="195507085">
                  <w:marLeft w:val="0"/>
                  <w:marRight w:val="0"/>
                  <w:marTop w:val="0"/>
                  <w:marBottom w:val="0"/>
                  <w:divBdr>
                    <w:top w:val="none" w:sz="0" w:space="0" w:color="auto"/>
                    <w:left w:val="none" w:sz="0" w:space="0" w:color="auto"/>
                    <w:bottom w:val="none" w:sz="0" w:space="0" w:color="auto"/>
                    <w:right w:val="none" w:sz="0" w:space="0" w:color="auto"/>
                  </w:divBdr>
                  <w:divsChild>
                    <w:div w:id="1363824803">
                      <w:marLeft w:val="0"/>
                      <w:marRight w:val="0"/>
                      <w:marTop w:val="0"/>
                      <w:marBottom w:val="0"/>
                      <w:divBdr>
                        <w:top w:val="none" w:sz="0" w:space="0" w:color="auto"/>
                        <w:left w:val="none" w:sz="0" w:space="0" w:color="auto"/>
                        <w:bottom w:val="none" w:sz="0" w:space="0" w:color="auto"/>
                        <w:right w:val="none" w:sz="0" w:space="0" w:color="auto"/>
                      </w:divBdr>
                    </w:div>
                  </w:divsChild>
                </w:div>
                <w:div w:id="422921449">
                  <w:marLeft w:val="0"/>
                  <w:marRight w:val="0"/>
                  <w:marTop w:val="0"/>
                  <w:marBottom w:val="0"/>
                  <w:divBdr>
                    <w:top w:val="none" w:sz="0" w:space="0" w:color="auto"/>
                    <w:left w:val="none" w:sz="0" w:space="0" w:color="auto"/>
                    <w:bottom w:val="none" w:sz="0" w:space="0" w:color="auto"/>
                    <w:right w:val="none" w:sz="0" w:space="0" w:color="auto"/>
                  </w:divBdr>
                  <w:divsChild>
                    <w:div w:id="1067802741">
                      <w:marLeft w:val="0"/>
                      <w:marRight w:val="0"/>
                      <w:marTop w:val="0"/>
                      <w:marBottom w:val="0"/>
                      <w:divBdr>
                        <w:top w:val="none" w:sz="0" w:space="0" w:color="auto"/>
                        <w:left w:val="none" w:sz="0" w:space="0" w:color="auto"/>
                        <w:bottom w:val="none" w:sz="0" w:space="0" w:color="auto"/>
                        <w:right w:val="none" w:sz="0" w:space="0" w:color="auto"/>
                      </w:divBdr>
                    </w:div>
                  </w:divsChild>
                </w:div>
                <w:div w:id="470639196">
                  <w:marLeft w:val="0"/>
                  <w:marRight w:val="0"/>
                  <w:marTop w:val="0"/>
                  <w:marBottom w:val="0"/>
                  <w:divBdr>
                    <w:top w:val="none" w:sz="0" w:space="0" w:color="auto"/>
                    <w:left w:val="none" w:sz="0" w:space="0" w:color="auto"/>
                    <w:bottom w:val="none" w:sz="0" w:space="0" w:color="auto"/>
                    <w:right w:val="none" w:sz="0" w:space="0" w:color="auto"/>
                  </w:divBdr>
                  <w:divsChild>
                    <w:div w:id="423958360">
                      <w:marLeft w:val="0"/>
                      <w:marRight w:val="0"/>
                      <w:marTop w:val="0"/>
                      <w:marBottom w:val="0"/>
                      <w:divBdr>
                        <w:top w:val="none" w:sz="0" w:space="0" w:color="auto"/>
                        <w:left w:val="none" w:sz="0" w:space="0" w:color="auto"/>
                        <w:bottom w:val="none" w:sz="0" w:space="0" w:color="auto"/>
                        <w:right w:val="none" w:sz="0" w:space="0" w:color="auto"/>
                      </w:divBdr>
                    </w:div>
                  </w:divsChild>
                </w:div>
                <w:div w:id="523861687">
                  <w:marLeft w:val="0"/>
                  <w:marRight w:val="0"/>
                  <w:marTop w:val="0"/>
                  <w:marBottom w:val="0"/>
                  <w:divBdr>
                    <w:top w:val="none" w:sz="0" w:space="0" w:color="auto"/>
                    <w:left w:val="none" w:sz="0" w:space="0" w:color="auto"/>
                    <w:bottom w:val="none" w:sz="0" w:space="0" w:color="auto"/>
                    <w:right w:val="none" w:sz="0" w:space="0" w:color="auto"/>
                  </w:divBdr>
                  <w:divsChild>
                    <w:div w:id="1530483862">
                      <w:marLeft w:val="0"/>
                      <w:marRight w:val="0"/>
                      <w:marTop w:val="0"/>
                      <w:marBottom w:val="0"/>
                      <w:divBdr>
                        <w:top w:val="none" w:sz="0" w:space="0" w:color="auto"/>
                        <w:left w:val="none" w:sz="0" w:space="0" w:color="auto"/>
                        <w:bottom w:val="none" w:sz="0" w:space="0" w:color="auto"/>
                        <w:right w:val="none" w:sz="0" w:space="0" w:color="auto"/>
                      </w:divBdr>
                    </w:div>
                  </w:divsChild>
                </w:div>
                <w:div w:id="691034211">
                  <w:marLeft w:val="0"/>
                  <w:marRight w:val="0"/>
                  <w:marTop w:val="0"/>
                  <w:marBottom w:val="0"/>
                  <w:divBdr>
                    <w:top w:val="none" w:sz="0" w:space="0" w:color="auto"/>
                    <w:left w:val="none" w:sz="0" w:space="0" w:color="auto"/>
                    <w:bottom w:val="none" w:sz="0" w:space="0" w:color="auto"/>
                    <w:right w:val="none" w:sz="0" w:space="0" w:color="auto"/>
                  </w:divBdr>
                  <w:divsChild>
                    <w:div w:id="1728261905">
                      <w:marLeft w:val="0"/>
                      <w:marRight w:val="0"/>
                      <w:marTop w:val="0"/>
                      <w:marBottom w:val="0"/>
                      <w:divBdr>
                        <w:top w:val="none" w:sz="0" w:space="0" w:color="auto"/>
                        <w:left w:val="none" w:sz="0" w:space="0" w:color="auto"/>
                        <w:bottom w:val="none" w:sz="0" w:space="0" w:color="auto"/>
                        <w:right w:val="none" w:sz="0" w:space="0" w:color="auto"/>
                      </w:divBdr>
                    </w:div>
                  </w:divsChild>
                </w:div>
                <w:div w:id="843007404">
                  <w:marLeft w:val="0"/>
                  <w:marRight w:val="0"/>
                  <w:marTop w:val="0"/>
                  <w:marBottom w:val="0"/>
                  <w:divBdr>
                    <w:top w:val="none" w:sz="0" w:space="0" w:color="auto"/>
                    <w:left w:val="none" w:sz="0" w:space="0" w:color="auto"/>
                    <w:bottom w:val="none" w:sz="0" w:space="0" w:color="auto"/>
                    <w:right w:val="none" w:sz="0" w:space="0" w:color="auto"/>
                  </w:divBdr>
                  <w:divsChild>
                    <w:div w:id="1998341863">
                      <w:marLeft w:val="0"/>
                      <w:marRight w:val="0"/>
                      <w:marTop w:val="0"/>
                      <w:marBottom w:val="0"/>
                      <w:divBdr>
                        <w:top w:val="none" w:sz="0" w:space="0" w:color="auto"/>
                        <w:left w:val="none" w:sz="0" w:space="0" w:color="auto"/>
                        <w:bottom w:val="none" w:sz="0" w:space="0" w:color="auto"/>
                        <w:right w:val="none" w:sz="0" w:space="0" w:color="auto"/>
                      </w:divBdr>
                    </w:div>
                  </w:divsChild>
                </w:div>
                <w:div w:id="857816734">
                  <w:marLeft w:val="0"/>
                  <w:marRight w:val="0"/>
                  <w:marTop w:val="0"/>
                  <w:marBottom w:val="0"/>
                  <w:divBdr>
                    <w:top w:val="none" w:sz="0" w:space="0" w:color="auto"/>
                    <w:left w:val="none" w:sz="0" w:space="0" w:color="auto"/>
                    <w:bottom w:val="none" w:sz="0" w:space="0" w:color="auto"/>
                    <w:right w:val="none" w:sz="0" w:space="0" w:color="auto"/>
                  </w:divBdr>
                  <w:divsChild>
                    <w:div w:id="1131482981">
                      <w:marLeft w:val="0"/>
                      <w:marRight w:val="0"/>
                      <w:marTop w:val="0"/>
                      <w:marBottom w:val="0"/>
                      <w:divBdr>
                        <w:top w:val="none" w:sz="0" w:space="0" w:color="auto"/>
                        <w:left w:val="none" w:sz="0" w:space="0" w:color="auto"/>
                        <w:bottom w:val="none" w:sz="0" w:space="0" w:color="auto"/>
                        <w:right w:val="none" w:sz="0" w:space="0" w:color="auto"/>
                      </w:divBdr>
                    </w:div>
                  </w:divsChild>
                </w:div>
                <w:div w:id="1401708024">
                  <w:marLeft w:val="0"/>
                  <w:marRight w:val="0"/>
                  <w:marTop w:val="0"/>
                  <w:marBottom w:val="0"/>
                  <w:divBdr>
                    <w:top w:val="none" w:sz="0" w:space="0" w:color="auto"/>
                    <w:left w:val="none" w:sz="0" w:space="0" w:color="auto"/>
                    <w:bottom w:val="none" w:sz="0" w:space="0" w:color="auto"/>
                    <w:right w:val="none" w:sz="0" w:space="0" w:color="auto"/>
                  </w:divBdr>
                  <w:divsChild>
                    <w:div w:id="72746830">
                      <w:marLeft w:val="0"/>
                      <w:marRight w:val="0"/>
                      <w:marTop w:val="0"/>
                      <w:marBottom w:val="0"/>
                      <w:divBdr>
                        <w:top w:val="none" w:sz="0" w:space="0" w:color="auto"/>
                        <w:left w:val="none" w:sz="0" w:space="0" w:color="auto"/>
                        <w:bottom w:val="none" w:sz="0" w:space="0" w:color="auto"/>
                        <w:right w:val="none" w:sz="0" w:space="0" w:color="auto"/>
                      </w:divBdr>
                    </w:div>
                    <w:div w:id="224294551">
                      <w:marLeft w:val="0"/>
                      <w:marRight w:val="0"/>
                      <w:marTop w:val="0"/>
                      <w:marBottom w:val="0"/>
                      <w:divBdr>
                        <w:top w:val="none" w:sz="0" w:space="0" w:color="auto"/>
                        <w:left w:val="none" w:sz="0" w:space="0" w:color="auto"/>
                        <w:bottom w:val="none" w:sz="0" w:space="0" w:color="auto"/>
                        <w:right w:val="none" w:sz="0" w:space="0" w:color="auto"/>
                      </w:divBdr>
                    </w:div>
                    <w:div w:id="334652673">
                      <w:marLeft w:val="0"/>
                      <w:marRight w:val="0"/>
                      <w:marTop w:val="0"/>
                      <w:marBottom w:val="0"/>
                      <w:divBdr>
                        <w:top w:val="none" w:sz="0" w:space="0" w:color="auto"/>
                        <w:left w:val="none" w:sz="0" w:space="0" w:color="auto"/>
                        <w:bottom w:val="none" w:sz="0" w:space="0" w:color="auto"/>
                        <w:right w:val="none" w:sz="0" w:space="0" w:color="auto"/>
                      </w:divBdr>
                    </w:div>
                    <w:div w:id="923144736">
                      <w:marLeft w:val="0"/>
                      <w:marRight w:val="0"/>
                      <w:marTop w:val="0"/>
                      <w:marBottom w:val="0"/>
                      <w:divBdr>
                        <w:top w:val="none" w:sz="0" w:space="0" w:color="auto"/>
                        <w:left w:val="none" w:sz="0" w:space="0" w:color="auto"/>
                        <w:bottom w:val="none" w:sz="0" w:space="0" w:color="auto"/>
                        <w:right w:val="none" w:sz="0" w:space="0" w:color="auto"/>
                      </w:divBdr>
                    </w:div>
                    <w:div w:id="1445691013">
                      <w:marLeft w:val="0"/>
                      <w:marRight w:val="0"/>
                      <w:marTop w:val="0"/>
                      <w:marBottom w:val="0"/>
                      <w:divBdr>
                        <w:top w:val="none" w:sz="0" w:space="0" w:color="auto"/>
                        <w:left w:val="none" w:sz="0" w:space="0" w:color="auto"/>
                        <w:bottom w:val="none" w:sz="0" w:space="0" w:color="auto"/>
                        <w:right w:val="none" w:sz="0" w:space="0" w:color="auto"/>
                      </w:divBdr>
                    </w:div>
                    <w:div w:id="1498425289">
                      <w:marLeft w:val="0"/>
                      <w:marRight w:val="0"/>
                      <w:marTop w:val="0"/>
                      <w:marBottom w:val="0"/>
                      <w:divBdr>
                        <w:top w:val="none" w:sz="0" w:space="0" w:color="auto"/>
                        <w:left w:val="none" w:sz="0" w:space="0" w:color="auto"/>
                        <w:bottom w:val="none" w:sz="0" w:space="0" w:color="auto"/>
                        <w:right w:val="none" w:sz="0" w:space="0" w:color="auto"/>
                      </w:divBdr>
                    </w:div>
                    <w:div w:id="1511993811">
                      <w:marLeft w:val="0"/>
                      <w:marRight w:val="0"/>
                      <w:marTop w:val="0"/>
                      <w:marBottom w:val="0"/>
                      <w:divBdr>
                        <w:top w:val="none" w:sz="0" w:space="0" w:color="auto"/>
                        <w:left w:val="none" w:sz="0" w:space="0" w:color="auto"/>
                        <w:bottom w:val="none" w:sz="0" w:space="0" w:color="auto"/>
                        <w:right w:val="none" w:sz="0" w:space="0" w:color="auto"/>
                      </w:divBdr>
                    </w:div>
                  </w:divsChild>
                </w:div>
                <w:div w:id="1482968395">
                  <w:marLeft w:val="0"/>
                  <w:marRight w:val="0"/>
                  <w:marTop w:val="0"/>
                  <w:marBottom w:val="0"/>
                  <w:divBdr>
                    <w:top w:val="none" w:sz="0" w:space="0" w:color="auto"/>
                    <w:left w:val="none" w:sz="0" w:space="0" w:color="auto"/>
                    <w:bottom w:val="none" w:sz="0" w:space="0" w:color="auto"/>
                    <w:right w:val="none" w:sz="0" w:space="0" w:color="auto"/>
                  </w:divBdr>
                  <w:divsChild>
                    <w:div w:id="1801193862">
                      <w:marLeft w:val="0"/>
                      <w:marRight w:val="0"/>
                      <w:marTop w:val="0"/>
                      <w:marBottom w:val="0"/>
                      <w:divBdr>
                        <w:top w:val="none" w:sz="0" w:space="0" w:color="auto"/>
                        <w:left w:val="none" w:sz="0" w:space="0" w:color="auto"/>
                        <w:bottom w:val="none" w:sz="0" w:space="0" w:color="auto"/>
                        <w:right w:val="none" w:sz="0" w:space="0" w:color="auto"/>
                      </w:divBdr>
                    </w:div>
                  </w:divsChild>
                </w:div>
                <w:div w:id="1604453315">
                  <w:marLeft w:val="0"/>
                  <w:marRight w:val="0"/>
                  <w:marTop w:val="0"/>
                  <w:marBottom w:val="0"/>
                  <w:divBdr>
                    <w:top w:val="none" w:sz="0" w:space="0" w:color="auto"/>
                    <w:left w:val="none" w:sz="0" w:space="0" w:color="auto"/>
                    <w:bottom w:val="none" w:sz="0" w:space="0" w:color="auto"/>
                    <w:right w:val="none" w:sz="0" w:space="0" w:color="auto"/>
                  </w:divBdr>
                  <w:divsChild>
                    <w:div w:id="262955431">
                      <w:marLeft w:val="0"/>
                      <w:marRight w:val="0"/>
                      <w:marTop w:val="0"/>
                      <w:marBottom w:val="0"/>
                      <w:divBdr>
                        <w:top w:val="none" w:sz="0" w:space="0" w:color="auto"/>
                        <w:left w:val="none" w:sz="0" w:space="0" w:color="auto"/>
                        <w:bottom w:val="none" w:sz="0" w:space="0" w:color="auto"/>
                        <w:right w:val="none" w:sz="0" w:space="0" w:color="auto"/>
                      </w:divBdr>
                    </w:div>
                  </w:divsChild>
                </w:div>
                <w:div w:id="1625690094">
                  <w:marLeft w:val="0"/>
                  <w:marRight w:val="0"/>
                  <w:marTop w:val="0"/>
                  <w:marBottom w:val="0"/>
                  <w:divBdr>
                    <w:top w:val="none" w:sz="0" w:space="0" w:color="auto"/>
                    <w:left w:val="none" w:sz="0" w:space="0" w:color="auto"/>
                    <w:bottom w:val="none" w:sz="0" w:space="0" w:color="auto"/>
                    <w:right w:val="none" w:sz="0" w:space="0" w:color="auto"/>
                  </w:divBdr>
                  <w:divsChild>
                    <w:div w:id="733814428">
                      <w:marLeft w:val="0"/>
                      <w:marRight w:val="0"/>
                      <w:marTop w:val="0"/>
                      <w:marBottom w:val="0"/>
                      <w:divBdr>
                        <w:top w:val="none" w:sz="0" w:space="0" w:color="auto"/>
                        <w:left w:val="none" w:sz="0" w:space="0" w:color="auto"/>
                        <w:bottom w:val="none" w:sz="0" w:space="0" w:color="auto"/>
                        <w:right w:val="none" w:sz="0" w:space="0" w:color="auto"/>
                      </w:divBdr>
                    </w:div>
                  </w:divsChild>
                </w:div>
                <w:div w:id="1872762241">
                  <w:marLeft w:val="0"/>
                  <w:marRight w:val="0"/>
                  <w:marTop w:val="0"/>
                  <w:marBottom w:val="0"/>
                  <w:divBdr>
                    <w:top w:val="none" w:sz="0" w:space="0" w:color="auto"/>
                    <w:left w:val="none" w:sz="0" w:space="0" w:color="auto"/>
                    <w:bottom w:val="none" w:sz="0" w:space="0" w:color="auto"/>
                    <w:right w:val="none" w:sz="0" w:space="0" w:color="auto"/>
                  </w:divBdr>
                  <w:divsChild>
                    <w:div w:id="401023">
                      <w:marLeft w:val="0"/>
                      <w:marRight w:val="0"/>
                      <w:marTop w:val="0"/>
                      <w:marBottom w:val="0"/>
                      <w:divBdr>
                        <w:top w:val="none" w:sz="0" w:space="0" w:color="auto"/>
                        <w:left w:val="none" w:sz="0" w:space="0" w:color="auto"/>
                        <w:bottom w:val="none" w:sz="0" w:space="0" w:color="auto"/>
                        <w:right w:val="none" w:sz="0" w:space="0" w:color="auto"/>
                      </w:divBdr>
                    </w:div>
                    <w:div w:id="515310154">
                      <w:marLeft w:val="0"/>
                      <w:marRight w:val="0"/>
                      <w:marTop w:val="0"/>
                      <w:marBottom w:val="0"/>
                      <w:divBdr>
                        <w:top w:val="none" w:sz="0" w:space="0" w:color="auto"/>
                        <w:left w:val="none" w:sz="0" w:space="0" w:color="auto"/>
                        <w:bottom w:val="none" w:sz="0" w:space="0" w:color="auto"/>
                        <w:right w:val="none" w:sz="0" w:space="0" w:color="auto"/>
                      </w:divBdr>
                    </w:div>
                    <w:div w:id="789976509">
                      <w:marLeft w:val="0"/>
                      <w:marRight w:val="0"/>
                      <w:marTop w:val="0"/>
                      <w:marBottom w:val="0"/>
                      <w:divBdr>
                        <w:top w:val="none" w:sz="0" w:space="0" w:color="auto"/>
                        <w:left w:val="none" w:sz="0" w:space="0" w:color="auto"/>
                        <w:bottom w:val="none" w:sz="0" w:space="0" w:color="auto"/>
                        <w:right w:val="none" w:sz="0" w:space="0" w:color="auto"/>
                      </w:divBdr>
                    </w:div>
                    <w:div w:id="937713123">
                      <w:marLeft w:val="0"/>
                      <w:marRight w:val="0"/>
                      <w:marTop w:val="0"/>
                      <w:marBottom w:val="0"/>
                      <w:divBdr>
                        <w:top w:val="none" w:sz="0" w:space="0" w:color="auto"/>
                        <w:left w:val="none" w:sz="0" w:space="0" w:color="auto"/>
                        <w:bottom w:val="none" w:sz="0" w:space="0" w:color="auto"/>
                        <w:right w:val="none" w:sz="0" w:space="0" w:color="auto"/>
                      </w:divBdr>
                    </w:div>
                    <w:div w:id="1163663718">
                      <w:marLeft w:val="0"/>
                      <w:marRight w:val="0"/>
                      <w:marTop w:val="0"/>
                      <w:marBottom w:val="0"/>
                      <w:divBdr>
                        <w:top w:val="none" w:sz="0" w:space="0" w:color="auto"/>
                        <w:left w:val="none" w:sz="0" w:space="0" w:color="auto"/>
                        <w:bottom w:val="none" w:sz="0" w:space="0" w:color="auto"/>
                        <w:right w:val="none" w:sz="0" w:space="0" w:color="auto"/>
                      </w:divBdr>
                    </w:div>
                    <w:div w:id="1318805383">
                      <w:marLeft w:val="0"/>
                      <w:marRight w:val="0"/>
                      <w:marTop w:val="0"/>
                      <w:marBottom w:val="0"/>
                      <w:divBdr>
                        <w:top w:val="none" w:sz="0" w:space="0" w:color="auto"/>
                        <w:left w:val="none" w:sz="0" w:space="0" w:color="auto"/>
                        <w:bottom w:val="none" w:sz="0" w:space="0" w:color="auto"/>
                        <w:right w:val="none" w:sz="0" w:space="0" w:color="auto"/>
                      </w:divBdr>
                    </w:div>
                    <w:div w:id="1563249436">
                      <w:marLeft w:val="0"/>
                      <w:marRight w:val="0"/>
                      <w:marTop w:val="0"/>
                      <w:marBottom w:val="0"/>
                      <w:divBdr>
                        <w:top w:val="none" w:sz="0" w:space="0" w:color="auto"/>
                        <w:left w:val="none" w:sz="0" w:space="0" w:color="auto"/>
                        <w:bottom w:val="none" w:sz="0" w:space="0" w:color="auto"/>
                        <w:right w:val="none" w:sz="0" w:space="0" w:color="auto"/>
                      </w:divBdr>
                    </w:div>
                    <w:div w:id="1706902510">
                      <w:marLeft w:val="0"/>
                      <w:marRight w:val="0"/>
                      <w:marTop w:val="0"/>
                      <w:marBottom w:val="0"/>
                      <w:divBdr>
                        <w:top w:val="none" w:sz="0" w:space="0" w:color="auto"/>
                        <w:left w:val="none" w:sz="0" w:space="0" w:color="auto"/>
                        <w:bottom w:val="none" w:sz="0" w:space="0" w:color="auto"/>
                        <w:right w:val="none" w:sz="0" w:space="0" w:color="auto"/>
                      </w:divBdr>
                    </w:div>
                    <w:div w:id="1902329230">
                      <w:marLeft w:val="0"/>
                      <w:marRight w:val="0"/>
                      <w:marTop w:val="0"/>
                      <w:marBottom w:val="0"/>
                      <w:divBdr>
                        <w:top w:val="none" w:sz="0" w:space="0" w:color="auto"/>
                        <w:left w:val="none" w:sz="0" w:space="0" w:color="auto"/>
                        <w:bottom w:val="none" w:sz="0" w:space="0" w:color="auto"/>
                        <w:right w:val="none" w:sz="0" w:space="0" w:color="auto"/>
                      </w:divBdr>
                    </w:div>
                  </w:divsChild>
                </w:div>
                <w:div w:id="1919168720">
                  <w:marLeft w:val="0"/>
                  <w:marRight w:val="0"/>
                  <w:marTop w:val="0"/>
                  <w:marBottom w:val="0"/>
                  <w:divBdr>
                    <w:top w:val="none" w:sz="0" w:space="0" w:color="auto"/>
                    <w:left w:val="none" w:sz="0" w:space="0" w:color="auto"/>
                    <w:bottom w:val="none" w:sz="0" w:space="0" w:color="auto"/>
                    <w:right w:val="none" w:sz="0" w:space="0" w:color="auto"/>
                  </w:divBdr>
                  <w:divsChild>
                    <w:div w:id="2086024379">
                      <w:marLeft w:val="0"/>
                      <w:marRight w:val="0"/>
                      <w:marTop w:val="0"/>
                      <w:marBottom w:val="0"/>
                      <w:divBdr>
                        <w:top w:val="none" w:sz="0" w:space="0" w:color="auto"/>
                        <w:left w:val="none" w:sz="0" w:space="0" w:color="auto"/>
                        <w:bottom w:val="none" w:sz="0" w:space="0" w:color="auto"/>
                        <w:right w:val="none" w:sz="0" w:space="0" w:color="auto"/>
                      </w:divBdr>
                    </w:div>
                  </w:divsChild>
                </w:div>
                <w:div w:id="1945839100">
                  <w:marLeft w:val="0"/>
                  <w:marRight w:val="0"/>
                  <w:marTop w:val="0"/>
                  <w:marBottom w:val="0"/>
                  <w:divBdr>
                    <w:top w:val="none" w:sz="0" w:space="0" w:color="auto"/>
                    <w:left w:val="none" w:sz="0" w:space="0" w:color="auto"/>
                    <w:bottom w:val="none" w:sz="0" w:space="0" w:color="auto"/>
                    <w:right w:val="none" w:sz="0" w:space="0" w:color="auto"/>
                  </w:divBdr>
                  <w:divsChild>
                    <w:div w:id="1636327197">
                      <w:marLeft w:val="0"/>
                      <w:marRight w:val="0"/>
                      <w:marTop w:val="0"/>
                      <w:marBottom w:val="0"/>
                      <w:divBdr>
                        <w:top w:val="none" w:sz="0" w:space="0" w:color="auto"/>
                        <w:left w:val="none" w:sz="0" w:space="0" w:color="auto"/>
                        <w:bottom w:val="none" w:sz="0" w:space="0" w:color="auto"/>
                        <w:right w:val="none" w:sz="0" w:space="0" w:color="auto"/>
                      </w:divBdr>
                    </w:div>
                  </w:divsChild>
                </w:div>
                <w:div w:id="1954244162">
                  <w:marLeft w:val="0"/>
                  <w:marRight w:val="0"/>
                  <w:marTop w:val="0"/>
                  <w:marBottom w:val="0"/>
                  <w:divBdr>
                    <w:top w:val="none" w:sz="0" w:space="0" w:color="auto"/>
                    <w:left w:val="none" w:sz="0" w:space="0" w:color="auto"/>
                    <w:bottom w:val="none" w:sz="0" w:space="0" w:color="auto"/>
                    <w:right w:val="none" w:sz="0" w:space="0" w:color="auto"/>
                  </w:divBdr>
                  <w:divsChild>
                    <w:div w:id="688876838">
                      <w:marLeft w:val="0"/>
                      <w:marRight w:val="0"/>
                      <w:marTop w:val="0"/>
                      <w:marBottom w:val="0"/>
                      <w:divBdr>
                        <w:top w:val="none" w:sz="0" w:space="0" w:color="auto"/>
                        <w:left w:val="none" w:sz="0" w:space="0" w:color="auto"/>
                        <w:bottom w:val="none" w:sz="0" w:space="0" w:color="auto"/>
                        <w:right w:val="none" w:sz="0" w:space="0" w:color="auto"/>
                      </w:divBdr>
                    </w:div>
                  </w:divsChild>
                </w:div>
                <w:div w:id="1974405259">
                  <w:marLeft w:val="0"/>
                  <w:marRight w:val="0"/>
                  <w:marTop w:val="0"/>
                  <w:marBottom w:val="0"/>
                  <w:divBdr>
                    <w:top w:val="none" w:sz="0" w:space="0" w:color="auto"/>
                    <w:left w:val="none" w:sz="0" w:space="0" w:color="auto"/>
                    <w:bottom w:val="none" w:sz="0" w:space="0" w:color="auto"/>
                    <w:right w:val="none" w:sz="0" w:space="0" w:color="auto"/>
                  </w:divBdr>
                  <w:divsChild>
                    <w:div w:id="451704123">
                      <w:marLeft w:val="0"/>
                      <w:marRight w:val="0"/>
                      <w:marTop w:val="0"/>
                      <w:marBottom w:val="0"/>
                      <w:divBdr>
                        <w:top w:val="none" w:sz="0" w:space="0" w:color="auto"/>
                        <w:left w:val="none" w:sz="0" w:space="0" w:color="auto"/>
                        <w:bottom w:val="none" w:sz="0" w:space="0" w:color="auto"/>
                        <w:right w:val="none" w:sz="0" w:space="0" w:color="auto"/>
                      </w:divBdr>
                    </w:div>
                  </w:divsChild>
                </w:div>
                <w:div w:id="1985771352">
                  <w:marLeft w:val="0"/>
                  <w:marRight w:val="0"/>
                  <w:marTop w:val="0"/>
                  <w:marBottom w:val="0"/>
                  <w:divBdr>
                    <w:top w:val="none" w:sz="0" w:space="0" w:color="auto"/>
                    <w:left w:val="none" w:sz="0" w:space="0" w:color="auto"/>
                    <w:bottom w:val="none" w:sz="0" w:space="0" w:color="auto"/>
                    <w:right w:val="none" w:sz="0" w:space="0" w:color="auto"/>
                  </w:divBdr>
                  <w:divsChild>
                    <w:div w:id="108016326">
                      <w:marLeft w:val="0"/>
                      <w:marRight w:val="0"/>
                      <w:marTop w:val="0"/>
                      <w:marBottom w:val="0"/>
                      <w:divBdr>
                        <w:top w:val="none" w:sz="0" w:space="0" w:color="auto"/>
                        <w:left w:val="none" w:sz="0" w:space="0" w:color="auto"/>
                        <w:bottom w:val="none" w:sz="0" w:space="0" w:color="auto"/>
                        <w:right w:val="none" w:sz="0" w:space="0" w:color="auto"/>
                      </w:divBdr>
                    </w:div>
                  </w:divsChild>
                </w:div>
                <w:div w:id="2069261109">
                  <w:marLeft w:val="0"/>
                  <w:marRight w:val="0"/>
                  <w:marTop w:val="0"/>
                  <w:marBottom w:val="0"/>
                  <w:divBdr>
                    <w:top w:val="none" w:sz="0" w:space="0" w:color="auto"/>
                    <w:left w:val="none" w:sz="0" w:space="0" w:color="auto"/>
                    <w:bottom w:val="none" w:sz="0" w:space="0" w:color="auto"/>
                    <w:right w:val="none" w:sz="0" w:space="0" w:color="auto"/>
                  </w:divBdr>
                  <w:divsChild>
                    <w:div w:id="67849635">
                      <w:marLeft w:val="0"/>
                      <w:marRight w:val="0"/>
                      <w:marTop w:val="0"/>
                      <w:marBottom w:val="0"/>
                      <w:divBdr>
                        <w:top w:val="none" w:sz="0" w:space="0" w:color="auto"/>
                        <w:left w:val="none" w:sz="0" w:space="0" w:color="auto"/>
                        <w:bottom w:val="none" w:sz="0" w:space="0" w:color="auto"/>
                        <w:right w:val="none" w:sz="0" w:space="0" w:color="auto"/>
                      </w:divBdr>
                    </w:div>
                  </w:divsChild>
                </w:div>
                <w:div w:id="2087877501">
                  <w:marLeft w:val="0"/>
                  <w:marRight w:val="0"/>
                  <w:marTop w:val="0"/>
                  <w:marBottom w:val="0"/>
                  <w:divBdr>
                    <w:top w:val="none" w:sz="0" w:space="0" w:color="auto"/>
                    <w:left w:val="none" w:sz="0" w:space="0" w:color="auto"/>
                    <w:bottom w:val="none" w:sz="0" w:space="0" w:color="auto"/>
                    <w:right w:val="none" w:sz="0" w:space="0" w:color="auto"/>
                  </w:divBdr>
                  <w:divsChild>
                    <w:div w:id="490413034">
                      <w:marLeft w:val="0"/>
                      <w:marRight w:val="0"/>
                      <w:marTop w:val="0"/>
                      <w:marBottom w:val="0"/>
                      <w:divBdr>
                        <w:top w:val="none" w:sz="0" w:space="0" w:color="auto"/>
                        <w:left w:val="none" w:sz="0" w:space="0" w:color="auto"/>
                        <w:bottom w:val="none" w:sz="0" w:space="0" w:color="auto"/>
                        <w:right w:val="none" w:sz="0" w:space="0" w:color="auto"/>
                      </w:divBdr>
                    </w:div>
                    <w:div w:id="1267352270">
                      <w:marLeft w:val="0"/>
                      <w:marRight w:val="0"/>
                      <w:marTop w:val="0"/>
                      <w:marBottom w:val="0"/>
                      <w:divBdr>
                        <w:top w:val="none" w:sz="0" w:space="0" w:color="auto"/>
                        <w:left w:val="none" w:sz="0" w:space="0" w:color="auto"/>
                        <w:bottom w:val="none" w:sz="0" w:space="0" w:color="auto"/>
                        <w:right w:val="none" w:sz="0" w:space="0" w:color="auto"/>
                      </w:divBdr>
                    </w:div>
                    <w:div w:id="173280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5874">
          <w:marLeft w:val="0"/>
          <w:marRight w:val="0"/>
          <w:marTop w:val="0"/>
          <w:marBottom w:val="0"/>
          <w:divBdr>
            <w:top w:val="none" w:sz="0" w:space="0" w:color="auto"/>
            <w:left w:val="none" w:sz="0" w:space="0" w:color="auto"/>
            <w:bottom w:val="none" w:sz="0" w:space="0" w:color="auto"/>
            <w:right w:val="none" w:sz="0" w:space="0" w:color="auto"/>
          </w:divBdr>
          <w:divsChild>
            <w:div w:id="2114588639">
              <w:marLeft w:val="0"/>
              <w:marRight w:val="0"/>
              <w:marTop w:val="30"/>
              <w:marBottom w:val="30"/>
              <w:divBdr>
                <w:top w:val="none" w:sz="0" w:space="0" w:color="auto"/>
                <w:left w:val="none" w:sz="0" w:space="0" w:color="auto"/>
                <w:bottom w:val="none" w:sz="0" w:space="0" w:color="auto"/>
                <w:right w:val="none" w:sz="0" w:space="0" w:color="auto"/>
              </w:divBdr>
              <w:divsChild>
                <w:div w:id="78991130">
                  <w:marLeft w:val="0"/>
                  <w:marRight w:val="0"/>
                  <w:marTop w:val="0"/>
                  <w:marBottom w:val="0"/>
                  <w:divBdr>
                    <w:top w:val="none" w:sz="0" w:space="0" w:color="auto"/>
                    <w:left w:val="none" w:sz="0" w:space="0" w:color="auto"/>
                    <w:bottom w:val="none" w:sz="0" w:space="0" w:color="auto"/>
                    <w:right w:val="none" w:sz="0" w:space="0" w:color="auto"/>
                  </w:divBdr>
                  <w:divsChild>
                    <w:div w:id="1115520659">
                      <w:marLeft w:val="0"/>
                      <w:marRight w:val="0"/>
                      <w:marTop w:val="0"/>
                      <w:marBottom w:val="0"/>
                      <w:divBdr>
                        <w:top w:val="none" w:sz="0" w:space="0" w:color="auto"/>
                        <w:left w:val="none" w:sz="0" w:space="0" w:color="auto"/>
                        <w:bottom w:val="none" w:sz="0" w:space="0" w:color="auto"/>
                        <w:right w:val="none" w:sz="0" w:space="0" w:color="auto"/>
                      </w:divBdr>
                    </w:div>
                  </w:divsChild>
                </w:div>
                <w:div w:id="137233692">
                  <w:marLeft w:val="0"/>
                  <w:marRight w:val="0"/>
                  <w:marTop w:val="0"/>
                  <w:marBottom w:val="0"/>
                  <w:divBdr>
                    <w:top w:val="none" w:sz="0" w:space="0" w:color="auto"/>
                    <w:left w:val="none" w:sz="0" w:space="0" w:color="auto"/>
                    <w:bottom w:val="none" w:sz="0" w:space="0" w:color="auto"/>
                    <w:right w:val="none" w:sz="0" w:space="0" w:color="auto"/>
                  </w:divBdr>
                  <w:divsChild>
                    <w:div w:id="422341736">
                      <w:marLeft w:val="0"/>
                      <w:marRight w:val="0"/>
                      <w:marTop w:val="0"/>
                      <w:marBottom w:val="0"/>
                      <w:divBdr>
                        <w:top w:val="none" w:sz="0" w:space="0" w:color="auto"/>
                        <w:left w:val="none" w:sz="0" w:space="0" w:color="auto"/>
                        <w:bottom w:val="none" w:sz="0" w:space="0" w:color="auto"/>
                        <w:right w:val="none" w:sz="0" w:space="0" w:color="auto"/>
                      </w:divBdr>
                    </w:div>
                  </w:divsChild>
                </w:div>
                <w:div w:id="299723795">
                  <w:marLeft w:val="0"/>
                  <w:marRight w:val="0"/>
                  <w:marTop w:val="0"/>
                  <w:marBottom w:val="0"/>
                  <w:divBdr>
                    <w:top w:val="none" w:sz="0" w:space="0" w:color="auto"/>
                    <w:left w:val="none" w:sz="0" w:space="0" w:color="auto"/>
                    <w:bottom w:val="none" w:sz="0" w:space="0" w:color="auto"/>
                    <w:right w:val="none" w:sz="0" w:space="0" w:color="auto"/>
                  </w:divBdr>
                  <w:divsChild>
                    <w:div w:id="1184514750">
                      <w:marLeft w:val="0"/>
                      <w:marRight w:val="0"/>
                      <w:marTop w:val="0"/>
                      <w:marBottom w:val="0"/>
                      <w:divBdr>
                        <w:top w:val="none" w:sz="0" w:space="0" w:color="auto"/>
                        <w:left w:val="none" w:sz="0" w:space="0" w:color="auto"/>
                        <w:bottom w:val="none" w:sz="0" w:space="0" w:color="auto"/>
                        <w:right w:val="none" w:sz="0" w:space="0" w:color="auto"/>
                      </w:divBdr>
                    </w:div>
                  </w:divsChild>
                </w:div>
                <w:div w:id="455031375">
                  <w:marLeft w:val="0"/>
                  <w:marRight w:val="0"/>
                  <w:marTop w:val="0"/>
                  <w:marBottom w:val="0"/>
                  <w:divBdr>
                    <w:top w:val="none" w:sz="0" w:space="0" w:color="auto"/>
                    <w:left w:val="none" w:sz="0" w:space="0" w:color="auto"/>
                    <w:bottom w:val="none" w:sz="0" w:space="0" w:color="auto"/>
                    <w:right w:val="none" w:sz="0" w:space="0" w:color="auto"/>
                  </w:divBdr>
                  <w:divsChild>
                    <w:div w:id="319357502">
                      <w:marLeft w:val="0"/>
                      <w:marRight w:val="0"/>
                      <w:marTop w:val="0"/>
                      <w:marBottom w:val="0"/>
                      <w:divBdr>
                        <w:top w:val="none" w:sz="0" w:space="0" w:color="auto"/>
                        <w:left w:val="none" w:sz="0" w:space="0" w:color="auto"/>
                        <w:bottom w:val="none" w:sz="0" w:space="0" w:color="auto"/>
                        <w:right w:val="none" w:sz="0" w:space="0" w:color="auto"/>
                      </w:divBdr>
                    </w:div>
                  </w:divsChild>
                </w:div>
                <w:div w:id="617107992">
                  <w:marLeft w:val="0"/>
                  <w:marRight w:val="0"/>
                  <w:marTop w:val="0"/>
                  <w:marBottom w:val="0"/>
                  <w:divBdr>
                    <w:top w:val="none" w:sz="0" w:space="0" w:color="auto"/>
                    <w:left w:val="none" w:sz="0" w:space="0" w:color="auto"/>
                    <w:bottom w:val="none" w:sz="0" w:space="0" w:color="auto"/>
                    <w:right w:val="none" w:sz="0" w:space="0" w:color="auto"/>
                  </w:divBdr>
                  <w:divsChild>
                    <w:div w:id="460729308">
                      <w:marLeft w:val="0"/>
                      <w:marRight w:val="0"/>
                      <w:marTop w:val="0"/>
                      <w:marBottom w:val="0"/>
                      <w:divBdr>
                        <w:top w:val="none" w:sz="0" w:space="0" w:color="auto"/>
                        <w:left w:val="none" w:sz="0" w:space="0" w:color="auto"/>
                        <w:bottom w:val="none" w:sz="0" w:space="0" w:color="auto"/>
                        <w:right w:val="none" w:sz="0" w:space="0" w:color="auto"/>
                      </w:divBdr>
                    </w:div>
                  </w:divsChild>
                </w:div>
                <w:div w:id="771324024">
                  <w:marLeft w:val="0"/>
                  <w:marRight w:val="0"/>
                  <w:marTop w:val="0"/>
                  <w:marBottom w:val="0"/>
                  <w:divBdr>
                    <w:top w:val="none" w:sz="0" w:space="0" w:color="auto"/>
                    <w:left w:val="none" w:sz="0" w:space="0" w:color="auto"/>
                    <w:bottom w:val="none" w:sz="0" w:space="0" w:color="auto"/>
                    <w:right w:val="none" w:sz="0" w:space="0" w:color="auto"/>
                  </w:divBdr>
                  <w:divsChild>
                    <w:div w:id="1719819382">
                      <w:marLeft w:val="0"/>
                      <w:marRight w:val="0"/>
                      <w:marTop w:val="0"/>
                      <w:marBottom w:val="0"/>
                      <w:divBdr>
                        <w:top w:val="none" w:sz="0" w:space="0" w:color="auto"/>
                        <w:left w:val="none" w:sz="0" w:space="0" w:color="auto"/>
                        <w:bottom w:val="none" w:sz="0" w:space="0" w:color="auto"/>
                        <w:right w:val="none" w:sz="0" w:space="0" w:color="auto"/>
                      </w:divBdr>
                    </w:div>
                  </w:divsChild>
                </w:div>
                <w:div w:id="809591385">
                  <w:marLeft w:val="0"/>
                  <w:marRight w:val="0"/>
                  <w:marTop w:val="0"/>
                  <w:marBottom w:val="0"/>
                  <w:divBdr>
                    <w:top w:val="none" w:sz="0" w:space="0" w:color="auto"/>
                    <w:left w:val="none" w:sz="0" w:space="0" w:color="auto"/>
                    <w:bottom w:val="none" w:sz="0" w:space="0" w:color="auto"/>
                    <w:right w:val="none" w:sz="0" w:space="0" w:color="auto"/>
                  </w:divBdr>
                  <w:divsChild>
                    <w:div w:id="2049333549">
                      <w:marLeft w:val="0"/>
                      <w:marRight w:val="0"/>
                      <w:marTop w:val="0"/>
                      <w:marBottom w:val="0"/>
                      <w:divBdr>
                        <w:top w:val="none" w:sz="0" w:space="0" w:color="auto"/>
                        <w:left w:val="none" w:sz="0" w:space="0" w:color="auto"/>
                        <w:bottom w:val="none" w:sz="0" w:space="0" w:color="auto"/>
                        <w:right w:val="none" w:sz="0" w:space="0" w:color="auto"/>
                      </w:divBdr>
                    </w:div>
                  </w:divsChild>
                </w:div>
                <w:div w:id="889145709">
                  <w:marLeft w:val="0"/>
                  <w:marRight w:val="0"/>
                  <w:marTop w:val="0"/>
                  <w:marBottom w:val="0"/>
                  <w:divBdr>
                    <w:top w:val="none" w:sz="0" w:space="0" w:color="auto"/>
                    <w:left w:val="none" w:sz="0" w:space="0" w:color="auto"/>
                    <w:bottom w:val="none" w:sz="0" w:space="0" w:color="auto"/>
                    <w:right w:val="none" w:sz="0" w:space="0" w:color="auto"/>
                  </w:divBdr>
                  <w:divsChild>
                    <w:div w:id="1037117601">
                      <w:marLeft w:val="0"/>
                      <w:marRight w:val="0"/>
                      <w:marTop w:val="0"/>
                      <w:marBottom w:val="0"/>
                      <w:divBdr>
                        <w:top w:val="none" w:sz="0" w:space="0" w:color="auto"/>
                        <w:left w:val="none" w:sz="0" w:space="0" w:color="auto"/>
                        <w:bottom w:val="none" w:sz="0" w:space="0" w:color="auto"/>
                        <w:right w:val="none" w:sz="0" w:space="0" w:color="auto"/>
                      </w:divBdr>
                    </w:div>
                  </w:divsChild>
                </w:div>
                <w:div w:id="956831123">
                  <w:marLeft w:val="0"/>
                  <w:marRight w:val="0"/>
                  <w:marTop w:val="0"/>
                  <w:marBottom w:val="0"/>
                  <w:divBdr>
                    <w:top w:val="none" w:sz="0" w:space="0" w:color="auto"/>
                    <w:left w:val="none" w:sz="0" w:space="0" w:color="auto"/>
                    <w:bottom w:val="none" w:sz="0" w:space="0" w:color="auto"/>
                    <w:right w:val="none" w:sz="0" w:space="0" w:color="auto"/>
                  </w:divBdr>
                  <w:divsChild>
                    <w:div w:id="379404014">
                      <w:marLeft w:val="0"/>
                      <w:marRight w:val="0"/>
                      <w:marTop w:val="0"/>
                      <w:marBottom w:val="0"/>
                      <w:divBdr>
                        <w:top w:val="none" w:sz="0" w:space="0" w:color="auto"/>
                        <w:left w:val="none" w:sz="0" w:space="0" w:color="auto"/>
                        <w:bottom w:val="none" w:sz="0" w:space="0" w:color="auto"/>
                        <w:right w:val="none" w:sz="0" w:space="0" w:color="auto"/>
                      </w:divBdr>
                    </w:div>
                  </w:divsChild>
                </w:div>
                <w:div w:id="1082949383">
                  <w:marLeft w:val="0"/>
                  <w:marRight w:val="0"/>
                  <w:marTop w:val="0"/>
                  <w:marBottom w:val="0"/>
                  <w:divBdr>
                    <w:top w:val="none" w:sz="0" w:space="0" w:color="auto"/>
                    <w:left w:val="none" w:sz="0" w:space="0" w:color="auto"/>
                    <w:bottom w:val="none" w:sz="0" w:space="0" w:color="auto"/>
                    <w:right w:val="none" w:sz="0" w:space="0" w:color="auto"/>
                  </w:divBdr>
                  <w:divsChild>
                    <w:div w:id="887104623">
                      <w:marLeft w:val="0"/>
                      <w:marRight w:val="0"/>
                      <w:marTop w:val="0"/>
                      <w:marBottom w:val="0"/>
                      <w:divBdr>
                        <w:top w:val="none" w:sz="0" w:space="0" w:color="auto"/>
                        <w:left w:val="none" w:sz="0" w:space="0" w:color="auto"/>
                        <w:bottom w:val="none" w:sz="0" w:space="0" w:color="auto"/>
                        <w:right w:val="none" w:sz="0" w:space="0" w:color="auto"/>
                      </w:divBdr>
                    </w:div>
                  </w:divsChild>
                </w:div>
                <w:div w:id="1128860362">
                  <w:marLeft w:val="0"/>
                  <w:marRight w:val="0"/>
                  <w:marTop w:val="0"/>
                  <w:marBottom w:val="0"/>
                  <w:divBdr>
                    <w:top w:val="none" w:sz="0" w:space="0" w:color="auto"/>
                    <w:left w:val="none" w:sz="0" w:space="0" w:color="auto"/>
                    <w:bottom w:val="none" w:sz="0" w:space="0" w:color="auto"/>
                    <w:right w:val="none" w:sz="0" w:space="0" w:color="auto"/>
                  </w:divBdr>
                  <w:divsChild>
                    <w:div w:id="1396707040">
                      <w:marLeft w:val="0"/>
                      <w:marRight w:val="0"/>
                      <w:marTop w:val="0"/>
                      <w:marBottom w:val="0"/>
                      <w:divBdr>
                        <w:top w:val="none" w:sz="0" w:space="0" w:color="auto"/>
                        <w:left w:val="none" w:sz="0" w:space="0" w:color="auto"/>
                        <w:bottom w:val="none" w:sz="0" w:space="0" w:color="auto"/>
                        <w:right w:val="none" w:sz="0" w:space="0" w:color="auto"/>
                      </w:divBdr>
                    </w:div>
                  </w:divsChild>
                </w:div>
                <w:div w:id="1174145762">
                  <w:marLeft w:val="0"/>
                  <w:marRight w:val="0"/>
                  <w:marTop w:val="0"/>
                  <w:marBottom w:val="0"/>
                  <w:divBdr>
                    <w:top w:val="none" w:sz="0" w:space="0" w:color="auto"/>
                    <w:left w:val="none" w:sz="0" w:space="0" w:color="auto"/>
                    <w:bottom w:val="none" w:sz="0" w:space="0" w:color="auto"/>
                    <w:right w:val="none" w:sz="0" w:space="0" w:color="auto"/>
                  </w:divBdr>
                  <w:divsChild>
                    <w:div w:id="1071849509">
                      <w:marLeft w:val="0"/>
                      <w:marRight w:val="0"/>
                      <w:marTop w:val="0"/>
                      <w:marBottom w:val="0"/>
                      <w:divBdr>
                        <w:top w:val="none" w:sz="0" w:space="0" w:color="auto"/>
                        <w:left w:val="none" w:sz="0" w:space="0" w:color="auto"/>
                        <w:bottom w:val="none" w:sz="0" w:space="0" w:color="auto"/>
                        <w:right w:val="none" w:sz="0" w:space="0" w:color="auto"/>
                      </w:divBdr>
                    </w:div>
                  </w:divsChild>
                </w:div>
                <w:div w:id="1227954425">
                  <w:marLeft w:val="0"/>
                  <w:marRight w:val="0"/>
                  <w:marTop w:val="0"/>
                  <w:marBottom w:val="0"/>
                  <w:divBdr>
                    <w:top w:val="none" w:sz="0" w:space="0" w:color="auto"/>
                    <w:left w:val="none" w:sz="0" w:space="0" w:color="auto"/>
                    <w:bottom w:val="none" w:sz="0" w:space="0" w:color="auto"/>
                    <w:right w:val="none" w:sz="0" w:space="0" w:color="auto"/>
                  </w:divBdr>
                  <w:divsChild>
                    <w:div w:id="1308238422">
                      <w:marLeft w:val="0"/>
                      <w:marRight w:val="0"/>
                      <w:marTop w:val="0"/>
                      <w:marBottom w:val="0"/>
                      <w:divBdr>
                        <w:top w:val="none" w:sz="0" w:space="0" w:color="auto"/>
                        <w:left w:val="none" w:sz="0" w:space="0" w:color="auto"/>
                        <w:bottom w:val="none" w:sz="0" w:space="0" w:color="auto"/>
                        <w:right w:val="none" w:sz="0" w:space="0" w:color="auto"/>
                      </w:divBdr>
                    </w:div>
                  </w:divsChild>
                </w:div>
                <w:div w:id="1254704875">
                  <w:marLeft w:val="0"/>
                  <w:marRight w:val="0"/>
                  <w:marTop w:val="0"/>
                  <w:marBottom w:val="0"/>
                  <w:divBdr>
                    <w:top w:val="none" w:sz="0" w:space="0" w:color="auto"/>
                    <w:left w:val="none" w:sz="0" w:space="0" w:color="auto"/>
                    <w:bottom w:val="none" w:sz="0" w:space="0" w:color="auto"/>
                    <w:right w:val="none" w:sz="0" w:space="0" w:color="auto"/>
                  </w:divBdr>
                  <w:divsChild>
                    <w:div w:id="1877037090">
                      <w:marLeft w:val="0"/>
                      <w:marRight w:val="0"/>
                      <w:marTop w:val="0"/>
                      <w:marBottom w:val="0"/>
                      <w:divBdr>
                        <w:top w:val="none" w:sz="0" w:space="0" w:color="auto"/>
                        <w:left w:val="none" w:sz="0" w:space="0" w:color="auto"/>
                        <w:bottom w:val="none" w:sz="0" w:space="0" w:color="auto"/>
                        <w:right w:val="none" w:sz="0" w:space="0" w:color="auto"/>
                      </w:divBdr>
                    </w:div>
                  </w:divsChild>
                </w:div>
                <w:div w:id="1375738288">
                  <w:marLeft w:val="0"/>
                  <w:marRight w:val="0"/>
                  <w:marTop w:val="0"/>
                  <w:marBottom w:val="0"/>
                  <w:divBdr>
                    <w:top w:val="none" w:sz="0" w:space="0" w:color="auto"/>
                    <w:left w:val="none" w:sz="0" w:space="0" w:color="auto"/>
                    <w:bottom w:val="none" w:sz="0" w:space="0" w:color="auto"/>
                    <w:right w:val="none" w:sz="0" w:space="0" w:color="auto"/>
                  </w:divBdr>
                  <w:divsChild>
                    <w:div w:id="1296259614">
                      <w:marLeft w:val="0"/>
                      <w:marRight w:val="0"/>
                      <w:marTop w:val="0"/>
                      <w:marBottom w:val="0"/>
                      <w:divBdr>
                        <w:top w:val="none" w:sz="0" w:space="0" w:color="auto"/>
                        <w:left w:val="none" w:sz="0" w:space="0" w:color="auto"/>
                        <w:bottom w:val="none" w:sz="0" w:space="0" w:color="auto"/>
                        <w:right w:val="none" w:sz="0" w:space="0" w:color="auto"/>
                      </w:divBdr>
                    </w:div>
                  </w:divsChild>
                </w:div>
                <w:div w:id="1508713993">
                  <w:marLeft w:val="0"/>
                  <w:marRight w:val="0"/>
                  <w:marTop w:val="0"/>
                  <w:marBottom w:val="0"/>
                  <w:divBdr>
                    <w:top w:val="none" w:sz="0" w:space="0" w:color="auto"/>
                    <w:left w:val="none" w:sz="0" w:space="0" w:color="auto"/>
                    <w:bottom w:val="none" w:sz="0" w:space="0" w:color="auto"/>
                    <w:right w:val="none" w:sz="0" w:space="0" w:color="auto"/>
                  </w:divBdr>
                  <w:divsChild>
                    <w:div w:id="554782040">
                      <w:marLeft w:val="0"/>
                      <w:marRight w:val="0"/>
                      <w:marTop w:val="0"/>
                      <w:marBottom w:val="0"/>
                      <w:divBdr>
                        <w:top w:val="none" w:sz="0" w:space="0" w:color="auto"/>
                        <w:left w:val="none" w:sz="0" w:space="0" w:color="auto"/>
                        <w:bottom w:val="none" w:sz="0" w:space="0" w:color="auto"/>
                        <w:right w:val="none" w:sz="0" w:space="0" w:color="auto"/>
                      </w:divBdr>
                    </w:div>
                  </w:divsChild>
                </w:div>
                <w:div w:id="1520200202">
                  <w:marLeft w:val="0"/>
                  <w:marRight w:val="0"/>
                  <w:marTop w:val="0"/>
                  <w:marBottom w:val="0"/>
                  <w:divBdr>
                    <w:top w:val="none" w:sz="0" w:space="0" w:color="auto"/>
                    <w:left w:val="none" w:sz="0" w:space="0" w:color="auto"/>
                    <w:bottom w:val="none" w:sz="0" w:space="0" w:color="auto"/>
                    <w:right w:val="none" w:sz="0" w:space="0" w:color="auto"/>
                  </w:divBdr>
                  <w:divsChild>
                    <w:div w:id="864052026">
                      <w:marLeft w:val="0"/>
                      <w:marRight w:val="0"/>
                      <w:marTop w:val="0"/>
                      <w:marBottom w:val="0"/>
                      <w:divBdr>
                        <w:top w:val="none" w:sz="0" w:space="0" w:color="auto"/>
                        <w:left w:val="none" w:sz="0" w:space="0" w:color="auto"/>
                        <w:bottom w:val="none" w:sz="0" w:space="0" w:color="auto"/>
                        <w:right w:val="none" w:sz="0" w:space="0" w:color="auto"/>
                      </w:divBdr>
                    </w:div>
                  </w:divsChild>
                </w:div>
                <w:div w:id="1819226661">
                  <w:marLeft w:val="0"/>
                  <w:marRight w:val="0"/>
                  <w:marTop w:val="0"/>
                  <w:marBottom w:val="0"/>
                  <w:divBdr>
                    <w:top w:val="none" w:sz="0" w:space="0" w:color="auto"/>
                    <w:left w:val="none" w:sz="0" w:space="0" w:color="auto"/>
                    <w:bottom w:val="none" w:sz="0" w:space="0" w:color="auto"/>
                    <w:right w:val="none" w:sz="0" w:space="0" w:color="auto"/>
                  </w:divBdr>
                  <w:divsChild>
                    <w:div w:id="1232082822">
                      <w:marLeft w:val="0"/>
                      <w:marRight w:val="0"/>
                      <w:marTop w:val="0"/>
                      <w:marBottom w:val="0"/>
                      <w:divBdr>
                        <w:top w:val="none" w:sz="0" w:space="0" w:color="auto"/>
                        <w:left w:val="none" w:sz="0" w:space="0" w:color="auto"/>
                        <w:bottom w:val="none" w:sz="0" w:space="0" w:color="auto"/>
                        <w:right w:val="none" w:sz="0" w:space="0" w:color="auto"/>
                      </w:divBdr>
                    </w:div>
                  </w:divsChild>
                </w:div>
                <w:div w:id="1841461417">
                  <w:marLeft w:val="0"/>
                  <w:marRight w:val="0"/>
                  <w:marTop w:val="0"/>
                  <w:marBottom w:val="0"/>
                  <w:divBdr>
                    <w:top w:val="none" w:sz="0" w:space="0" w:color="auto"/>
                    <w:left w:val="none" w:sz="0" w:space="0" w:color="auto"/>
                    <w:bottom w:val="none" w:sz="0" w:space="0" w:color="auto"/>
                    <w:right w:val="none" w:sz="0" w:space="0" w:color="auto"/>
                  </w:divBdr>
                  <w:divsChild>
                    <w:div w:id="410271134">
                      <w:marLeft w:val="0"/>
                      <w:marRight w:val="0"/>
                      <w:marTop w:val="0"/>
                      <w:marBottom w:val="0"/>
                      <w:divBdr>
                        <w:top w:val="none" w:sz="0" w:space="0" w:color="auto"/>
                        <w:left w:val="none" w:sz="0" w:space="0" w:color="auto"/>
                        <w:bottom w:val="none" w:sz="0" w:space="0" w:color="auto"/>
                        <w:right w:val="none" w:sz="0" w:space="0" w:color="auto"/>
                      </w:divBdr>
                    </w:div>
                  </w:divsChild>
                </w:div>
                <w:div w:id="1866400833">
                  <w:marLeft w:val="0"/>
                  <w:marRight w:val="0"/>
                  <w:marTop w:val="0"/>
                  <w:marBottom w:val="0"/>
                  <w:divBdr>
                    <w:top w:val="none" w:sz="0" w:space="0" w:color="auto"/>
                    <w:left w:val="none" w:sz="0" w:space="0" w:color="auto"/>
                    <w:bottom w:val="none" w:sz="0" w:space="0" w:color="auto"/>
                    <w:right w:val="none" w:sz="0" w:space="0" w:color="auto"/>
                  </w:divBdr>
                  <w:divsChild>
                    <w:div w:id="140733870">
                      <w:marLeft w:val="0"/>
                      <w:marRight w:val="0"/>
                      <w:marTop w:val="0"/>
                      <w:marBottom w:val="0"/>
                      <w:divBdr>
                        <w:top w:val="none" w:sz="0" w:space="0" w:color="auto"/>
                        <w:left w:val="none" w:sz="0" w:space="0" w:color="auto"/>
                        <w:bottom w:val="none" w:sz="0" w:space="0" w:color="auto"/>
                        <w:right w:val="none" w:sz="0" w:space="0" w:color="auto"/>
                      </w:divBdr>
                    </w:div>
                    <w:div w:id="941571716">
                      <w:marLeft w:val="0"/>
                      <w:marRight w:val="0"/>
                      <w:marTop w:val="0"/>
                      <w:marBottom w:val="0"/>
                      <w:divBdr>
                        <w:top w:val="none" w:sz="0" w:space="0" w:color="auto"/>
                        <w:left w:val="none" w:sz="0" w:space="0" w:color="auto"/>
                        <w:bottom w:val="none" w:sz="0" w:space="0" w:color="auto"/>
                        <w:right w:val="none" w:sz="0" w:space="0" w:color="auto"/>
                      </w:divBdr>
                    </w:div>
                    <w:div w:id="961690301">
                      <w:marLeft w:val="0"/>
                      <w:marRight w:val="0"/>
                      <w:marTop w:val="0"/>
                      <w:marBottom w:val="0"/>
                      <w:divBdr>
                        <w:top w:val="none" w:sz="0" w:space="0" w:color="auto"/>
                        <w:left w:val="none" w:sz="0" w:space="0" w:color="auto"/>
                        <w:bottom w:val="none" w:sz="0" w:space="0" w:color="auto"/>
                        <w:right w:val="none" w:sz="0" w:space="0" w:color="auto"/>
                      </w:divBdr>
                    </w:div>
                    <w:div w:id="1413426309">
                      <w:marLeft w:val="0"/>
                      <w:marRight w:val="0"/>
                      <w:marTop w:val="0"/>
                      <w:marBottom w:val="0"/>
                      <w:divBdr>
                        <w:top w:val="none" w:sz="0" w:space="0" w:color="auto"/>
                        <w:left w:val="none" w:sz="0" w:space="0" w:color="auto"/>
                        <w:bottom w:val="none" w:sz="0" w:space="0" w:color="auto"/>
                        <w:right w:val="none" w:sz="0" w:space="0" w:color="auto"/>
                      </w:divBdr>
                    </w:div>
                    <w:div w:id="1639262645">
                      <w:marLeft w:val="0"/>
                      <w:marRight w:val="0"/>
                      <w:marTop w:val="0"/>
                      <w:marBottom w:val="0"/>
                      <w:divBdr>
                        <w:top w:val="none" w:sz="0" w:space="0" w:color="auto"/>
                        <w:left w:val="none" w:sz="0" w:space="0" w:color="auto"/>
                        <w:bottom w:val="none" w:sz="0" w:space="0" w:color="auto"/>
                        <w:right w:val="none" w:sz="0" w:space="0" w:color="auto"/>
                      </w:divBdr>
                    </w:div>
                    <w:div w:id="1981381240">
                      <w:marLeft w:val="0"/>
                      <w:marRight w:val="0"/>
                      <w:marTop w:val="0"/>
                      <w:marBottom w:val="0"/>
                      <w:divBdr>
                        <w:top w:val="none" w:sz="0" w:space="0" w:color="auto"/>
                        <w:left w:val="none" w:sz="0" w:space="0" w:color="auto"/>
                        <w:bottom w:val="none" w:sz="0" w:space="0" w:color="auto"/>
                        <w:right w:val="none" w:sz="0" w:space="0" w:color="auto"/>
                      </w:divBdr>
                    </w:div>
                    <w:div w:id="2007049941">
                      <w:marLeft w:val="0"/>
                      <w:marRight w:val="0"/>
                      <w:marTop w:val="0"/>
                      <w:marBottom w:val="0"/>
                      <w:divBdr>
                        <w:top w:val="none" w:sz="0" w:space="0" w:color="auto"/>
                        <w:left w:val="none" w:sz="0" w:space="0" w:color="auto"/>
                        <w:bottom w:val="none" w:sz="0" w:space="0" w:color="auto"/>
                        <w:right w:val="none" w:sz="0" w:space="0" w:color="auto"/>
                      </w:divBdr>
                    </w:div>
                  </w:divsChild>
                </w:div>
                <w:div w:id="1896500127">
                  <w:marLeft w:val="0"/>
                  <w:marRight w:val="0"/>
                  <w:marTop w:val="0"/>
                  <w:marBottom w:val="0"/>
                  <w:divBdr>
                    <w:top w:val="none" w:sz="0" w:space="0" w:color="auto"/>
                    <w:left w:val="none" w:sz="0" w:space="0" w:color="auto"/>
                    <w:bottom w:val="none" w:sz="0" w:space="0" w:color="auto"/>
                    <w:right w:val="none" w:sz="0" w:space="0" w:color="auto"/>
                  </w:divBdr>
                  <w:divsChild>
                    <w:div w:id="141430521">
                      <w:marLeft w:val="0"/>
                      <w:marRight w:val="0"/>
                      <w:marTop w:val="0"/>
                      <w:marBottom w:val="0"/>
                      <w:divBdr>
                        <w:top w:val="none" w:sz="0" w:space="0" w:color="auto"/>
                        <w:left w:val="none" w:sz="0" w:space="0" w:color="auto"/>
                        <w:bottom w:val="none" w:sz="0" w:space="0" w:color="auto"/>
                        <w:right w:val="none" w:sz="0" w:space="0" w:color="auto"/>
                      </w:divBdr>
                    </w:div>
                  </w:divsChild>
                </w:div>
                <w:div w:id="1951621593">
                  <w:marLeft w:val="0"/>
                  <w:marRight w:val="0"/>
                  <w:marTop w:val="0"/>
                  <w:marBottom w:val="0"/>
                  <w:divBdr>
                    <w:top w:val="none" w:sz="0" w:space="0" w:color="auto"/>
                    <w:left w:val="none" w:sz="0" w:space="0" w:color="auto"/>
                    <w:bottom w:val="none" w:sz="0" w:space="0" w:color="auto"/>
                    <w:right w:val="none" w:sz="0" w:space="0" w:color="auto"/>
                  </w:divBdr>
                  <w:divsChild>
                    <w:div w:id="1153257030">
                      <w:marLeft w:val="0"/>
                      <w:marRight w:val="0"/>
                      <w:marTop w:val="0"/>
                      <w:marBottom w:val="0"/>
                      <w:divBdr>
                        <w:top w:val="none" w:sz="0" w:space="0" w:color="auto"/>
                        <w:left w:val="none" w:sz="0" w:space="0" w:color="auto"/>
                        <w:bottom w:val="none" w:sz="0" w:space="0" w:color="auto"/>
                        <w:right w:val="none" w:sz="0" w:space="0" w:color="auto"/>
                      </w:divBdr>
                    </w:div>
                  </w:divsChild>
                </w:div>
                <w:div w:id="1982491427">
                  <w:marLeft w:val="0"/>
                  <w:marRight w:val="0"/>
                  <w:marTop w:val="0"/>
                  <w:marBottom w:val="0"/>
                  <w:divBdr>
                    <w:top w:val="none" w:sz="0" w:space="0" w:color="auto"/>
                    <w:left w:val="none" w:sz="0" w:space="0" w:color="auto"/>
                    <w:bottom w:val="none" w:sz="0" w:space="0" w:color="auto"/>
                    <w:right w:val="none" w:sz="0" w:space="0" w:color="auto"/>
                  </w:divBdr>
                  <w:divsChild>
                    <w:div w:id="1679503303">
                      <w:marLeft w:val="0"/>
                      <w:marRight w:val="0"/>
                      <w:marTop w:val="0"/>
                      <w:marBottom w:val="0"/>
                      <w:divBdr>
                        <w:top w:val="none" w:sz="0" w:space="0" w:color="auto"/>
                        <w:left w:val="none" w:sz="0" w:space="0" w:color="auto"/>
                        <w:bottom w:val="none" w:sz="0" w:space="0" w:color="auto"/>
                        <w:right w:val="none" w:sz="0" w:space="0" w:color="auto"/>
                      </w:divBdr>
                    </w:div>
                  </w:divsChild>
                </w:div>
                <w:div w:id="2078895269">
                  <w:marLeft w:val="0"/>
                  <w:marRight w:val="0"/>
                  <w:marTop w:val="0"/>
                  <w:marBottom w:val="0"/>
                  <w:divBdr>
                    <w:top w:val="none" w:sz="0" w:space="0" w:color="auto"/>
                    <w:left w:val="none" w:sz="0" w:space="0" w:color="auto"/>
                    <w:bottom w:val="none" w:sz="0" w:space="0" w:color="auto"/>
                    <w:right w:val="none" w:sz="0" w:space="0" w:color="auto"/>
                  </w:divBdr>
                  <w:divsChild>
                    <w:div w:id="192919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036275">
      <w:bodyDiv w:val="1"/>
      <w:marLeft w:val="0"/>
      <w:marRight w:val="0"/>
      <w:marTop w:val="0"/>
      <w:marBottom w:val="0"/>
      <w:divBdr>
        <w:top w:val="none" w:sz="0" w:space="0" w:color="auto"/>
        <w:left w:val="none" w:sz="0" w:space="0" w:color="auto"/>
        <w:bottom w:val="none" w:sz="0" w:space="0" w:color="auto"/>
        <w:right w:val="none" w:sz="0" w:space="0" w:color="auto"/>
      </w:divBdr>
    </w:div>
    <w:div w:id="1762066929">
      <w:bodyDiv w:val="1"/>
      <w:marLeft w:val="0"/>
      <w:marRight w:val="0"/>
      <w:marTop w:val="0"/>
      <w:marBottom w:val="0"/>
      <w:divBdr>
        <w:top w:val="none" w:sz="0" w:space="0" w:color="auto"/>
        <w:left w:val="none" w:sz="0" w:space="0" w:color="auto"/>
        <w:bottom w:val="none" w:sz="0" w:space="0" w:color="auto"/>
        <w:right w:val="none" w:sz="0" w:space="0" w:color="auto"/>
      </w:divBdr>
    </w:div>
    <w:div w:id="1801454012">
      <w:bodyDiv w:val="1"/>
      <w:marLeft w:val="0"/>
      <w:marRight w:val="0"/>
      <w:marTop w:val="0"/>
      <w:marBottom w:val="0"/>
      <w:divBdr>
        <w:top w:val="none" w:sz="0" w:space="0" w:color="auto"/>
        <w:left w:val="none" w:sz="0" w:space="0" w:color="auto"/>
        <w:bottom w:val="none" w:sz="0" w:space="0" w:color="auto"/>
        <w:right w:val="none" w:sz="0" w:space="0" w:color="auto"/>
      </w:divBdr>
      <w:divsChild>
        <w:div w:id="53818494">
          <w:marLeft w:val="0"/>
          <w:marRight w:val="0"/>
          <w:marTop w:val="0"/>
          <w:marBottom w:val="0"/>
          <w:divBdr>
            <w:top w:val="none" w:sz="0" w:space="0" w:color="auto"/>
            <w:left w:val="none" w:sz="0" w:space="0" w:color="auto"/>
            <w:bottom w:val="none" w:sz="0" w:space="0" w:color="auto"/>
            <w:right w:val="none" w:sz="0" w:space="0" w:color="auto"/>
          </w:divBdr>
        </w:div>
        <w:div w:id="135923514">
          <w:marLeft w:val="0"/>
          <w:marRight w:val="0"/>
          <w:marTop w:val="0"/>
          <w:marBottom w:val="0"/>
          <w:divBdr>
            <w:top w:val="none" w:sz="0" w:space="0" w:color="auto"/>
            <w:left w:val="none" w:sz="0" w:space="0" w:color="auto"/>
            <w:bottom w:val="none" w:sz="0" w:space="0" w:color="auto"/>
            <w:right w:val="none" w:sz="0" w:space="0" w:color="auto"/>
          </w:divBdr>
        </w:div>
        <w:div w:id="137233611">
          <w:marLeft w:val="0"/>
          <w:marRight w:val="0"/>
          <w:marTop w:val="0"/>
          <w:marBottom w:val="0"/>
          <w:divBdr>
            <w:top w:val="none" w:sz="0" w:space="0" w:color="auto"/>
            <w:left w:val="none" w:sz="0" w:space="0" w:color="auto"/>
            <w:bottom w:val="none" w:sz="0" w:space="0" w:color="auto"/>
            <w:right w:val="none" w:sz="0" w:space="0" w:color="auto"/>
          </w:divBdr>
        </w:div>
        <w:div w:id="361323524">
          <w:marLeft w:val="0"/>
          <w:marRight w:val="0"/>
          <w:marTop w:val="0"/>
          <w:marBottom w:val="0"/>
          <w:divBdr>
            <w:top w:val="none" w:sz="0" w:space="0" w:color="auto"/>
            <w:left w:val="none" w:sz="0" w:space="0" w:color="auto"/>
            <w:bottom w:val="none" w:sz="0" w:space="0" w:color="auto"/>
            <w:right w:val="none" w:sz="0" w:space="0" w:color="auto"/>
          </w:divBdr>
          <w:divsChild>
            <w:div w:id="918441927">
              <w:marLeft w:val="-75"/>
              <w:marRight w:val="0"/>
              <w:marTop w:val="30"/>
              <w:marBottom w:val="30"/>
              <w:divBdr>
                <w:top w:val="none" w:sz="0" w:space="0" w:color="auto"/>
                <w:left w:val="none" w:sz="0" w:space="0" w:color="auto"/>
                <w:bottom w:val="none" w:sz="0" w:space="0" w:color="auto"/>
                <w:right w:val="none" w:sz="0" w:space="0" w:color="auto"/>
              </w:divBdr>
              <w:divsChild>
                <w:div w:id="19670399">
                  <w:marLeft w:val="0"/>
                  <w:marRight w:val="0"/>
                  <w:marTop w:val="0"/>
                  <w:marBottom w:val="0"/>
                  <w:divBdr>
                    <w:top w:val="none" w:sz="0" w:space="0" w:color="auto"/>
                    <w:left w:val="none" w:sz="0" w:space="0" w:color="auto"/>
                    <w:bottom w:val="none" w:sz="0" w:space="0" w:color="auto"/>
                    <w:right w:val="none" w:sz="0" w:space="0" w:color="auto"/>
                  </w:divBdr>
                  <w:divsChild>
                    <w:div w:id="1982541033">
                      <w:marLeft w:val="0"/>
                      <w:marRight w:val="0"/>
                      <w:marTop w:val="0"/>
                      <w:marBottom w:val="0"/>
                      <w:divBdr>
                        <w:top w:val="none" w:sz="0" w:space="0" w:color="auto"/>
                        <w:left w:val="none" w:sz="0" w:space="0" w:color="auto"/>
                        <w:bottom w:val="none" w:sz="0" w:space="0" w:color="auto"/>
                        <w:right w:val="none" w:sz="0" w:space="0" w:color="auto"/>
                      </w:divBdr>
                    </w:div>
                  </w:divsChild>
                </w:div>
                <w:div w:id="65733324">
                  <w:marLeft w:val="0"/>
                  <w:marRight w:val="0"/>
                  <w:marTop w:val="0"/>
                  <w:marBottom w:val="0"/>
                  <w:divBdr>
                    <w:top w:val="none" w:sz="0" w:space="0" w:color="auto"/>
                    <w:left w:val="none" w:sz="0" w:space="0" w:color="auto"/>
                    <w:bottom w:val="none" w:sz="0" w:space="0" w:color="auto"/>
                    <w:right w:val="none" w:sz="0" w:space="0" w:color="auto"/>
                  </w:divBdr>
                  <w:divsChild>
                    <w:div w:id="1942642278">
                      <w:marLeft w:val="0"/>
                      <w:marRight w:val="0"/>
                      <w:marTop w:val="0"/>
                      <w:marBottom w:val="0"/>
                      <w:divBdr>
                        <w:top w:val="none" w:sz="0" w:space="0" w:color="auto"/>
                        <w:left w:val="none" w:sz="0" w:space="0" w:color="auto"/>
                        <w:bottom w:val="none" w:sz="0" w:space="0" w:color="auto"/>
                        <w:right w:val="none" w:sz="0" w:space="0" w:color="auto"/>
                      </w:divBdr>
                    </w:div>
                  </w:divsChild>
                </w:div>
                <w:div w:id="158889875">
                  <w:marLeft w:val="0"/>
                  <w:marRight w:val="0"/>
                  <w:marTop w:val="0"/>
                  <w:marBottom w:val="0"/>
                  <w:divBdr>
                    <w:top w:val="none" w:sz="0" w:space="0" w:color="auto"/>
                    <w:left w:val="none" w:sz="0" w:space="0" w:color="auto"/>
                    <w:bottom w:val="none" w:sz="0" w:space="0" w:color="auto"/>
                    <w:right w:val="none" w:sz="0" w:space="0" w:color="auto"/>
                  </w:divBdr>
                  <w:divsChild>
                    <w:div w:id="1313867890">
                      <w:marLeft w:val="0"/>
                      <w:marRight w:val="0"/>
                      <w:marTop w:val="0"/>
                      <w:marBottom w:val="0"/>
                      <w:divBdr>
                        <w:top w:val="none" w:sz="0" w:space="0" w:color="auto"/>
                        <w:left w:val="none" w:sz="0" w:space="0" w:color="auto"/>
                        <w:bottom w:val="none" w:sz="0" w:space="0" w:color="auto"/>
                        <w:right w:val="none" w:sz="0" w:space="0" w:color="auto"/>
                      </w:divBdr>
                    </w:div>
                  </w:divsChild>
                </w:div>
                <w:div w:id="213860507">
                  <w:marLeft w:val="0"/>
                  <w:marRight w:val="0"/>
                  <w:marTop w:val="0"/>
                  <w:marBottom w:val="0"/>
                  <w:divBdr>
                    <w:top w:val="none" w:sz="0" w:space="0" w:color="auto"/>
                    <w:left w:val="none" w:sz="0" w:space="0" w:color="auto"/>
                    <w:bottom w:val="none" w:sz="0" w:space="0" w:color="auto"/>
                    <w:right w:val="none" w:sz="0" w:space="0" w:color="auto"/>
                  </w:divBdr>
                  <w:divsChild>
                    <w:div w:id="417486290">
                      <w:marLeft w:val="0"/>
                      <w:marRight w:val="0"/>
                      <w:marTop w:val="0"/>
                      <w:marBottom w:val="0"/>
                      <w:divBdr>
                        <w:top w:val="none" w:sz="0" w:space="0" w:color="auto"/>
                        <w:left w:val="none" w:sz="0" w:space="0" w:color="auto"/>
                        <w:bottom w:val="none" w:sz="0" w:space="0" w:color="auto"/>
                        <w:right w:val="none" w:sz="0" w:space="0" w:color="auto"/>
                      </w:divBdr>
                    </w:div>
                    <w:div w:id="856230796">
                      <w:marLeft w:val="0"/>
                      <w:marRight w:val="0"/>
                      <w:marTop w:val="0"/>
                      <w:marBottom w:val="0"/>
                      <w:divBdr>
                        <w:top w:val="none" w:sz="0" w:space="0" w:color="auto"/>
                        <w:left w:val="none" w:sz="0" w:space="0" w:color="auto"/>
                        <w:bottom w:val="none" w:sz="0" w:space="0" w:color="auto"/>
                        <w:right w:val="none" w:sz="0" w:space="0" w:color="auto"/>
                      </w:divBdr>
                    </w:div>
                    <w:div w:id="1006444419">
                      <w:marLeft w:val="0"/>
                      <w:marRight w:val="0"/>
                      <w:marTop w:val="0"/>
                      <w:marBottom w:val="0"/>
                      <w:divBdr>
                        <w:top w:val="none" w:sz="0" w:space="0" w:color="auto"/>
                        <w:left w:val="none" w:sz="0" w:space="0" w:color="auto"/>
                        <w:bottom w:val="none" w:sz="0" w:space="0" w:color="auto"/>
                        <w:right w:val="none" w:sz="0" w:space="0" w:color="auto"/>
                      </w:divBdr>
                    </w:div>
                    <w:div w:id="1169709112">
                      <w:marLeft w:val="0"/>
                      <w:marRight w:val="0"/>
                      <w:marTop w:val="0"/>
                      <w:marBottom w:val="0"/>
                      <w:divBdr>
                        <w:top w:val="none" w:sz="0" w:space="0" w:color="auto"/>
                        <w:left w:val="none" w:sz="0" w:space="0" w:color="auto"/>
                        <w:bottom w:val="none" w:sz="0" w:space="0" w:color="auto"/>
                        <w:right w:val="none" w:sz="0" w:space="0" w:color="auto"/>
                      </w:divBdr>
                    </w:div>
                    <w:div w:id="1537499710">
                      <w:marLeft w:val="0"/>
                      <w:marRight w:val="0"/>
                      <w:marTop w:val="0"/>
                      <w:marBottom w:val="0"/>
                      <w:divBdr>
                        <w:top w:val="none" w:sz="0" w:space="0" w:color="auto"/>
                        <w:left w:val="none" w:sz="0" w:space="0" w:color="auto"/>
                        <w:bottom w:val="none" w:sz="0" w:space="0" w:color="auto"/>
                        <w:right w:val="none" w:sz="0" w:space="0" w:color="auto"/>
                      </w:divBdr>
                    </w:div>
                    <w:div w:id="1543981835">
                      <w:marLeft w:val="0"/>
                      <w:marRight w:val="0"/>
                      <w:marTop w:val="0"/>
                      <w:marBottom w:val="0"/>
                      <w:divBdr>
                        <w:top w:val="none" w:sz="0" w:space="0" w:color="auto"/>
                        <w:left w:val="none" w:sz="0" w:space="0" w:color="auto"/>
                        <w:bottom w:val="none" w:sz="0" w:space="0" w:color="auto"/>
                        <w:right w:val="none" w:sz="0" w:space="0" w:color="auto"/>
                      </w:divBdr>
                    </w:div>
                    <w:div w:id="1719473134">
                      <w:marLeft w:val="0"/>
                      <w:marRight w:val="0"/>
                      <w:marTop w:val="0"/>
                      <w:marBottom w:val="0"/>
                      <w:divBdr>
                        <w:top w:val="none" w:sz="0" w:space="0" w:color="auto"/>
                        <w:left w:val="none" w:sz="0" w:space="0" w:color="auto"/>
                        <w:bottom w:val="none" w:sz="0" w:space="0" w:color="auto"/>
                        <w:right w:val="none" w:sz="0" w:space="0" w:color="auto"/>
                      </w:divBdr>
                    </w:div>
                    <w:div w:id="1777368016">
                      <w:marLeft w:val="0"/>
                      <w:marRight w:val="0"/>
                      <w:marTop w:val="0"/>
                      <w:marBottom w:val="0"/>
                      <w:divBdr>
                        <w:top w:val="none" w:sz="0" w:space="0" w:color="auto"/>
                        <w:left w:val="none" w:sz="0" w:space="0" w:color="auto"/>
                        <w:bottom w:val="none" w:sz="0" w:space="0" w:color="auto"/>
                        <w:right w:val="none" w:sz="0" w:space="0" w:color="auto"/>
                      </w:divBdr>
                    </w:div>
                  </w:divsChild>
                </w:div>
                <w:div w:id="217783582">
                  <w:marLeft w:val="0"/>
                  <w:marRight w:val="0"/>
                  <w:marTop w:val="0"/>
                  <w:marBottom w:val="0"/>
                  <w:divBdr>
                    <w:top w:val="none" w:sz="0" w:space="0" w:color="auto"/>
                    <w:left w:val="none" w:sz="0" w:space="0" w:color="auto"/>
                    <w:bottom w:val="none" w:sz="0" w:space="0" w:color="auto"/>
                    <w:right w:val="none" w:sz="0" w:space="0" w:color="auto"/>
                  </w:divBdr>
                  <w:divsChild>
                    <w:div w:id="1484545521">
                      <w:marLeft w:val="0"/>
                      <w:marRight w:val="0"/>
                      <w:marTop w:val="0"/>
                      <w:marBottom w:val="0"/>
                      <w:divBdr>
                        <w:top w:val="none" w:sz="0" w:space="0" w:color="auto"/>
                        <w:left w:val="none" w:sz="0" w:space="0" w:color="auto"/>
                        <w:bottom w:val="none" w:sz="0" w:space="0" w:color="auto"/>
                        <w:right w:val="none" w:sz="0" w:space="0" w:color="auto"/>
                      </w:divBdr>
                    </w:div>
                  </w:divsChild>
                </w:div>
                <w:div w:id="363752566">
                  <w:marLeft w:val="0"/>
                  <w:marRight w:val="0"/>
                  <w:marTop w:val="0"/>
                  <w:marBottom w:val="0"/>
                  <w:divBdr>
                    <w:top w:val="none" w:sz="0" w:space="0" w:color="auto"/>
                    <w:left w:val="none" w:sz="0" w:space="0" w:color="auto"/>
                    <w:bottom w:val="none" w:sz="0" w:space="0" w:color="auto"/>
                    <w:right w:val="none" w:sz="0" w:space="0" w:color="auto"/>
                  </w:divBdr>
                  <w:divsChild>
                    <w:div w:id="2111848389">
                      <w:marLeft w:val="0"/>
                      <w:marRight w:val="0"/>
                      <w:marTop w:val="0"/>
                      <w:marBottom w:val="0"/>
                      <w:divBdr>
                        <w:top w:val="none" w:sz="0" w:space="0" w:color="auto"/>
                        <w:left w:val="none" w:sz="0" w:space="0" w:color="auto"/>
                        <w:bottom w:val="none" w:sz="0" w:space="0" w:color="auto"/>
                        <w:right w:val="none" w:sz="0" w:space="0" w:color="auto"/>
                      </w:divBdr>
                    </w:div>
                  </w:divsChild>
                </w:div>
                <w:div w:id="403574513">
                  <w:marLeft w:val="0"/>
                  <w:marRight w:val="0"/>
                  <w:marTop w:val="0"/>
                  <w:marBottom w:val="0"/>
                  <w:divBdr>
                    <w:top w:val="none" w:sz="0" w:space="0" w:color="auto"/>
                    <w:left w:val="none" w:sz="0" w:space="0" w:color="auto"/>
                    <w:bottom w:val="none" w:sz="0" w:space="0" w:color="auto"/>
                    <w:right w:val="none" w:sz="0" w:space="0" w:color="auto"/>
                  </w:divBdr>
                  <w:divsChild>
                    <w:div w:id="1072314372">
                      <w:marLeft w:val="0"/>
                      <w:marRight w:val="0"/>
                      <w:marTop w:val="0"/>
                      <w:marBottom w:val="0"/>
                      <w:divBdr>
                        <w:top w:val="none" w:sz="0" w:space="0" w:color="auto"/>
                        <w:left w:val="none" w:sz="0" w:space="0" w:color="auto"/>
                        <w:bottom w:val="none" w:sz="0" w:space="0" w:color="auto"/>
                        <w:right w:val="none" w:sz="0" w:space="0" w:color="auto"/>
                      </w:divBdr>
                    </w:div>
                  </w:divsChild>
                </w:div>
                <w:div w:id="619871982">
                  <w:marLeft w:val="0"/>
                  <w:marRight w:val="0"/>
                  <w:marTop w:val="0"/>
                  <w:marBottom w:val="0"/>
                  <w:divBdr>
                    <w:top w:val="none" w:sz="0" w:space="0" w:color="auto"/>
                    <w:left w:val="none" w:sz="0" w:space="0" w:color="auto"/>
                    <w:bottom w:val="none" w:sz="0" w:space="0" w:color="auto"/>
                    <w:right w:val="none" w:sz="0" w:space="0" w:color="auto"/>
                  </w:divBdr>
                  <w:divsChild>
                    <w:div w:id="376047657">
                      <w:marLeft w:val="0"/>
                      <w:marRight w:val="0"/>
                      <w:marTop w:val="0"/>
                      <w:marBottom w:val="0"/>
                      <w:divBdr>
                        <w:top w:val="none" w:sz="0" w:space="0" w:color="auto"/>
                        <w:left w:val="none" w:sz="0" w:space="0" w:color="auto"/>
                        <w:bottom w:val="none" w:sz="0" w:space="0" w:color="auto"/>
                        <w:right w:val="none" w:sz="0" w:space="0" w:color="auto"/>
                      </w:divBdr>
                    </w:div>
                  </w:divsChild>
                </w:div>
                <w:div w:id="854616577">
                  <w:marLeft w:val="0"/>
                  <w:marRight w:val="0"/>
                  <w:marTop w:val="0"/>
                  <w:marBottom w:val="0"/>
                  <w:divBdr>
                    <w:top w:val="none" w:sz="0" w:space="0" w:color="auto"/>
                    <w:left w:val="none" w:sz="0" w:space="0" w:color="auto"/>
                    <w:bottom w:val="none" w:sz="0" w:space="0" w:color="auto"/>
                    <w:right w:val="none" w:sz="0" w:space="0" w:color="auto"/>
                  </w:divBdr>
                  <w:divsChild>
                    <w:div w:id="1537155686">
                      <w:marLeft w:val="0"/>
                      <w:marRight w:val="0"/>
                      <w:marTop w:val="0"/>
                      <w:marBottom w:val="0"/>
                      <w:divBdr>
                        <w:top w:val="none" w:sz="0" w:space="0" w:color="auto"/>
                        <w:left w:val="none" w:sz="0" w:space="0" w:color="auto"/>
                        <w:bottom w:val="none" w:sz="0" w:space="0" w:color="auto"/>
                        <w:right w:val="none" w:sz="0" w:space="0" w:color="auto"/>
                      </w:divBdr>
                    </w:div>
                  </w:divsChild>
                </w:div>
                <w:div w:id="865362915">
                  <w:marLeft w:val="0"/>
                  <w:marRight w:val="0"/>
                  <w:marTop w:val="0"/>
                  <w:marBottom w:val="0"/>
                  <w:divBdr>
                    <w:top w:val="none" w:sz="0" w:space="0" w:color="auto"/>
                    <w:left w:val="none" w:sz="0" w:space="0" w:color="auto"/>
                    <w:bottom w:val="none" w:sz="0" w:space="0" w:color="auto"/>
                    <w:right w:val="none" w:sz="0" w:space="0" w:color="auto"/>
                  </w:divBdr>
                  <w:divsChild>
                    <w:div w:id="758142563">
                      <w:marLeft w:val="0"/>
                      <w:marRight w:val="0"/>
                      <w:marTop w:val="0"/>
                      <w:marBottom w:val="0"/>
                      <w:divBdr>
                        <w:top w:val="none" w:sz="0" w:space="0" w:color="auto"/>
                        <w:left w:val="none" w:sz="0" w:space="0" w:color="auto"/>
                        <w:bottom w:val="none" w:sz="0" w:space="0" w:color="auto"/>
                        <w:right w:val="none" w:sz="0" w:space="0" w:color="auto"/>
                      </w:divBdr>
                    </w:div>
                    <w:div w:id="2119786921">
                      <w:marLeft w:val="0"/>
                      <w:marRight w:val="0"/>
                      <w:marTop w:val="0"/>
                      <w:marBottom w:val="0"/>
                      <w:divBdr>
                        <w:top w:val="none" w:sz="0" w:space="0" w:color="auto"/>
                        <w:left w:val="none" w:sz="0" w:space="0" w:color="auto"/>
                        <w:bottom w:val="none" w:sz="0" w:space="0" w:color="auto"/>
                        <w:right w:val="none" w:sz="0" w:space="0" w:color="auto"/>
                      </w:divBdr>
                    </w:div>
                  </w:divsChild>
                </w:div>
                <w:div w:id="889000670">
                  <w:marLeft w:val="0"/>
                  <w:marRight w:val="0"/>
                  <w:marTop w:val="0"/>
                  <w:marBottom w:val="0"/>
                  <w:divBdr>
                    <w:top w:val="none" w:sz="0" w:space="0" w:color="auto"/>
                    <w:left w:val="none" w:sz="0" w:space="0" w:color="auto"/>
                    <w:bottom w:val="none" w:sz="0" w:space="0" w:color="auto"/>
                    <w:right w:val="none" w:sz="0" w:space="0" w:color="auto"/>
                  </w:divBdr>
                  <w:divsChild>
                    <w:div w:id="754278568">
                      <w:marLeft w:val="0"/>
                      <w:marRight w:val="0"/>
                      <w:marTop w:val="0"/>
                      <w:marBottom w:val="0"/>
                      <w:divBdr>
                        <w:top w:val="none" w:sz="0" w:space="0" w:color="auto"/>
                        <w:left w:val="none" w:sz="0" w:space="0" w:color="auto"/>
                        <w:bottom w:val="none" w:sz="0" w:space="0" w:color="auto"/>
                        <w:right w:val="none" w:sz="0" w:space="0" w:color="auto"/>
                      </w:divBdr>
                    </w:div>
                  </w:divsChild>
                </w:div>
                <w:div w:id="1068305075">
                  <w:marLeft w:val="0"/>
                  <w:marRight w:val="0"/>
                  <w:marTop w:val="0"/>
                  <w:marBottom w:val="0"/>
                  <w:divBdr>
                    <w:top w:val="none" w:sz="0" w:space="0" w:color="auto"/>
                    <w:left w:val="none" w:sz="0" w:space="0" w:color="auto"/>
                    <w:bottom w:val="none" w:sz="0" w:space="0" w:color="auto"/>
                    <w:right w:val="none" w:sz="0" w:space="0" w:color="auto"/>
                  </w:divBdr>
                  <w:divsChild>
                    <w:div w:id="445344747">
                      <w:marLeft w:val="0"/>
                      <w:marRight w:val="0"/>
                      <w:marTop w:val="0"/>
                      <w:marBottom w:val="0"/>
                      <w:divBdr>
                        <w:top w:val="none" w:sz="0" w:space="0" w:color="auto"/>
                        <w:left w:val="none" w:sz="0" w:space="0" w:color="auto"/>
                        <w:bottom w:val="none" w:sz="0" w:space="0" w:color="auto"/>
                        <w:right w:val="none" w:sz="0" w:space="0" w:color="auto"/>
                      </w:divBdr>
                    </w:div>
                  </w:divsChild>
                </w:div>
                <w:div w:id="1111895342">
                  <w:marLeft w:val="0"/>
                  <w:marRight w:val="0"/>
                  <w:marTop w:val="0"/>
                  <w:marBottom w:val="0"/>
                  <w:divBdr>
                    <w:top w:val="none" w:sz="0" w:space="0" w:color="auto"/>
                    <w:left w:val="none" w:sz="0" w:space="0" w:color="auto"/>
                    <w:bottom w:val="none" w:sz="0" w:space="0" w:color="auto"/>
                    <w:right w:val="none" w:sz="0" w:space="0" w:color="auto"/>
                  </w:divBdr>
                  <w:divsChild>
                    <w:div w:id="1053046095">
                      <w:marLeft w:val="0"/>
                      <w:marRight w:val="0"/>
                      <w:marTop w:val="0"/>
                      <w:marBottom w:val="0"/>
                      <w:divBdr>
                        <w:top w:val="none" w:sz="0" w:space="0" w:color="auto"/>
                        <w:left w:val="none" w:sz="0" w:space="0" w:color="auto"/>
                        <w:bottom w:val="none" w:sz="0" w:space="0" w:color="auto"/>
                        <w:right w:val="none" w:sz="0" w:space="0" w:color="auto"/>
                      </w:divBdr>
                    </w:div>
                  </w:divsChild>
                </w:div>
                <w:div w:id="1118185436">
                  <w:marLeft w:val="0"/>
                  <w:marRight w:val="0"/>
                  <w:marTop w:val="0"/>
                  <w:marBottom w:val="0"/>
                  <w:divBdr>
                    <w:top w:val="none" w:sz="0" w:space="0" w:color="auto"/>
                    <w:left w:val="none" w:sz="0" w:space="0" w:color="auto"/>
                    <w:bottom w:val="none" w:sz="0" w:space="0" w:color="auto"/>
                    <w:right w:val="none" w:sz="0" w:space="0" w:color="auto"/>
                  </w:divBdr>
                  <w:divsChild>
                    <w:div w:id="1605766967">
                      <w:marLeft w:val="0"/>
                      <w:marRight w:val="0"/>
                      <w:marTop w:val="0"/>
                      <w:marBottom w:val="0"/>
                      <w:divBdr>
                        <w:top w:val="none" w:sz="0" w:space="0" w:color="auto"/>
                        <w:left w:val="none" w:sz="0" w:space="0" w:color="auto"/>
                        <w:bottom w:val="none" w:sz="0" w:space="0" w:color="auto"/>
                        <w:right w:val="none" w:sz="0" w:space="0" w:color="auto"/>
                      </w:divBdr>
                    </w:div>
                  </w:divsChild>
                </w:div>
                <w:div w:id="1211579543">
                  <w:marLeft w:val="0"/>
                  <w:marRight w:val="0"/>
                  <w:marTop w:val="0"/>
                  <w:marBottom w:val="0"/>
                  <w:divBdr>
                    <w:top w:val="none" w:sz="0" w:space="0" w:color="auto"/>
                    <w:left w:val="none" w:sz="0" w:space="0" w:color="auto"/>
                    <w:bottom w:val="none" w:sz="0" w:space="0" w:color="auto"/>
                    <w:right w:val="none" w:sz="0" w:space="0" w:color="auto"/>
                  </w:divBdr>
                  <w:divsChild>
                    <w:div w:id="854613347">
                      <w:marLeft w:val="0"/>
                      <w:marRight w:val="0"/>
                      <w:marTop w:val="0"/>
                      <w:marBottom w:val="0"/>
                      <w:divBdr>
                        <w:top w:val="none" w:sz="0" w:space="0" w:color="auto"/>
                        <w:left w:val="none" w:sz="0" w:space="0" w:color="auto"/>
                        <w:bottom w:val="none" w:sz="0" w:space="0" w:color="auto"/>
                        <w:right w:val="none" w:sz="0" w:space="0" w:color="auto"/>
                      </w:divBdr>
                    </w:div>
                  </w:divsChild>
                </w:div>
                <w:div w:id="1265185564">
                  <w:marLeft w:val="0"/>
                  <w:marRight w:val="0"/>
                  <w:marTop w:val="0"/>
                  <w:marBottom w:val="0"/>
                  <w:divBdr>
                    <w:top w:val="none" w:sz="0" w:space="0" w:color="auto"/>
                    <w:left w:val="none" w:sz="0" w:space="0" w:color="auto"/>
                    <w:bottom w:val="none" w:sz="0" w:space="0" w:color="auto"/>
                    <w:right w:val="none" w:sz="0" w:space="0" w:color="auto"/>
                  </w:divBdr>
                  <w:divsChild>
                    <w:div w:id="415980212">
                      <w:marLeft w:val="0"/>
                      <w:marRight w:val="0"/>
                      <w:marTop w:val="0"/>
                      <w:marBottom w:val="0"/>
                      <w:divBdr>
                        <w:top w:val="none" w:sz="0" w:space="0" w:color="auto"/>
                        <w:left w:val="none" w:sz="0" w:space="0" w:color="auto"/>
                        <w:bottom w:val="none" w:sz="0" w:space="0" w:color="auto"/>
                        <w:right w:val="none" w:sz="0" w:space="0" w:color="auto"/>
                      </w:divBdr>
                    </w:div>
                  </w:divsChild>
                </w:div>
                <w:div w:id="1503861710">
                  <w:marLeft w:val="0"/>
                  <w:marRight w:val="0"/>
                  <w:marTop w:val="0"/>
                  <w:marBottom w:val="0"/>
                  <w:divBdr>
                    <w:top w:val="none" w:sz="0" w:space="0" w:color="auto"/>
                    <w:left w:val="none" w:sz="0" w:space="0" w:color="auto"/>
                    <w:bottom w:val="none" w:sz="0" w:space="0" w:color="auto"/>
                    <w:right w:val="none" w:sz="0" w:space="0" w:color="auto"/>
                  </w:divBdr>
                  <w:divsChild>
                    <w:div w:id="112604256">
                      <w:marLeft w:val="0"/>
                      <w:marRight w:val="0"/>
                      <w:marTop w:val="0"/>
                      <w:marBottom w:val="0"/>
                      <w:divBdr>
                        <w:top w:val="none" w:sz="0" w:space="0" w:color="auto"/>
                        <w:left w:val="none" w:sz="0" w:space="0" w:color="auto"/>
                        <w:bottom w:val="none" w:sz="0" w:space="0" w:color="auto"/>
                        <w:right w:val="none" w:sz="0" w:space="0" w:color="auto"/>
                      </w:divBdr>
                    </w:div>
                  </w:divsChild>
                </w:div>
                <w:div w:id="1537963398">
                  <w:marLeft w:val="0"/>
                  <w:marRight w:val="0"/>
                  <w:marTop w:val="0"/>
                  <w:marBottom w:val="0"/>
                  <w:divBdr>
                    <w:top w:val="none" w:sz="0" w:space="0" w:color="auto"/>
                    <w:left w:val="none" w:sz="0" w:space="0" w:color="auto"/>
                    <w:bottom w:val="none" w:sz="0" w:space="0" w:color="auto"/>
                    <w:right w:val="none" w:sz="0" w:space="0" w:color="auto"/>
                  </w:divBdr>
                  <w:divsChild>
                    <w:div w:id="162476121">
                      <w:marLeft w:val="0"/>
                      <w:marRight w:val="0"/>
                      <w:marTop w:val="0"/>
                      <w:marBottom w:val="0"/>
                      <w:divBdr>
                        <w:top w:val="none" w:sz="0" w:space="0" w:color="auto"/>
                        <w:left w:val="none" w:sz="0" w:space="0" w:color="auto"/>
                        <w:bottom w:val="none" w:sz="0" w:space="0" w:color="auto"/>
                        <w:right w:val="none" w:sz="0" w:space="0" w:color="auto"/>
                      </w:divBdr>
                    </w:div>
                  </w:divsChild>
                </w:div>
                <w:div w:id="1772818886">
                  <w:marLeft w:val="0"/>
                  <w:marRight w:val="0"/>
                  <w:marTop w:val="0"/>
                  <w:marBottom w:val="0"/>
                  <w:divBdr>
                    <w:top w:val="none" w:sz="0" w:space="0" w:color="auto"/>
                    <w:left w:val="none" w:sz="0" w:space="0" w:color="auto"/>
                    <w:bottom w:val="none" w:sz="0" w:space="0" w:color="auto"/>
                    <w:right w:val="none" w:sz="0" w:space="0" w:color="auto"/>
                  </w:divBdr>
                  <w:divsChild>
                    <w:div w:id="275795753">
                      <w:marLeft w:val="0"/>
                      <w:marRight w:val="0"/>
                      <w:marTop w:val="0"/>
                      <w:marBottom w:val="0"/>
                      <w:divBdr>
                        <w:top w:val="none" w:sz="0" w:space="0" w:color="auto"/>
                        <w:left w:val="none" w:sz="0" w:space="0" w:color="auto"/>
                        <w:bottom w:val="none" w:sz="0" w:space="0" w:color="auto"/>
                        <w:right w:val="none" w:sz="0" w:space="0" w:color="auto"/>
                      </w:divBdr>
                    </w:div>
                  </w:divsChild>
                </w:div>
                <w:div w:id="1926375265">
                  <w:marLeft w:val="0"/>
                  <w:marRight w:val="0"/>
                  <w:marTop w:val="0"/>
                  <w:marBottom w:val="0"/>
                  <w:divBdr>
                    <w:top w:val="none" w:sz="0" w:space="0" w:color="auto"/>
                    <w:left w:val="none" w:sz="0" w:space="0" w:color="auto"/>
                    <w:bottom w:val="none" w:sz="0" w:space="0" w:color="auto"/>
                    <w:right w:val="none" w:sz="0" w:space="0" w:color="auto"/>
                  </w:divBdr>
                  <w:divsChild>
                    <w:div w:id="1717927164">
                      <w:marLeft w:val="0"/>
                      <w:marRight w:val="0"/>
                      <w:marTop w:val="0"/>
                      <w:marBottom w:val="0"/>
                      <w:divBdr>
                        <w:top w:val="none" w:sz="0" w:space="0" w:color="auto"/>
                        <w:left w:val="none" w:sz="0" w:space="0" w:color="auto"/>
                        <w:bottom w:val="none" w:sz="0" w:space="0" w:color="auto"/>
                        <w:right w:val="none" w:sz="0" w:space="0" w:color="auto"/>
                      </w:divBdr>
                    </w:div>
                  </w:divsChild>
                </w:div>
                <w:div w:id="1949779421">
                  <w:marLeft w:val="0"/>
                  <w:marRight w:val="0"/>
                  <w:marTop w:val="0"/>
                  <w:marBottom w:val="0"/>
                  <w:divBdr>
                    <w:top w:val="none" w:sz="0" w:space="0" w:color="auto"/>
                    <w:left w:val="none" w:sz="0" w:space="0" w:color="auto"/>
                    <w:bottom w:val="none" w:sz="0" w:space="0" w:color="auto"/>
                    <w:right w:val="none" w:sz="0" w:space="0" w:color="auto"/>
                  </w:divBdr>
                  <w:divsChild>
                    <w:div w:id="90131492">
                      <w:marLeft w:val="0"/>
                      <w:marRight w:val="0"/>
                      <w:marTop w:val="0"/>
                      <w:marBottom w:val="0"/>
                      <w:divBdr>
                        <w:top w:val="none" w:sz="0" w:space="0" w:color="auto"/>
                        <w:left w:val="none" w:sz="0" w:space="0" w:color="auto"/>
                        <w:bottom w:val="none" w:sz="0" w:space="0" w:color="auto"/>
                        <w:right w:val="none" w:sz="0" w:space="0" w:color="auto"/>
                      </w:divBdr>
                    </w:div>
                    <w:div w:id="729766575">
                      <w:marLeft w:val="0"/>
                      <w:marRight w:val="0"/>
                      <w:marTop w:val="0"/>
                      <w:marBottom w:val="0"/>
                      <w:divBdr>
                        <w:top w:val="none" w:sz="0" w:space="0" w:color="auto"/>
                        <w:left w:val="none" w:sz="0" w:space="0" w:color="auto"/>
                        <w:bottom w:val="none" w:sz="0" w:space="0" w:color="auto"/>
                        <w:right w:val="none" w:sz="0" w:space="0" w:color="auto"/>
                      </w:divBdr>
                    </w:div>
                    <w:div w:id="847718986">
                      <w:marLeft w:val="0"/>
                      <w:marRight w:val="0"/>
                      <w:marTop w:val="0"/>
                      <w:marBottom w:val="0"/>
                      <w:divBdr>
                        <w:top w:val="none" w:sz="0" w:space="0" w:color="auto"/>
                        <w:left w:val="none" w:sz="0" w:space="0" w:color="auto"/>
                        <w:bottom w:val="none" w:sz="0" w:space="0" w:color="auto"/>
                        <w:right w:val="none" w:sz="0" w:space="0" w:color="auto"/>
                      </w:divBdr>
                    </w:div>
                    <w:div w:id="1214466852">
                      <w:marLeft w:val="0"/>
                      <w:marRight w:val="0"/>
                      <w:marTop w:val="0"/>
                      <w:marBottom w:val="0"/>
                      <w:divBdr>
                        <w:top w:val="none" w:sz="0" w:space="0" w:color="auto"/>
                        <w:left w:val="none" w:sz="0" w:space="0" w:color="auto"/>
                        <w:bottom w:val="none" w:sz="0" w:space="0" w:color="auto"/>
                        <w:right w:val="none" w:sz="0" w:space="0" w:color="auto"/>
                      </w:divBdr>
                    </w:div>
                  </w:divsChild>
                </w:div>
                <w:div w:id="2033071282">
                  <w:marLeft w:val="0"/>
                  <w:marRight w:val="0"/>
                  <w:marTop w:val="0"/>
                  <w:marBottom w:val="0"/>
                  <w:divBdr>
                    <w:top w:val="none" w:sz="0" w:space="0" w:color="auto"/>
                    <w:left w:val="none" w:sz="0" w:space="0" w:color="auto"/>
                    <w:bottom w:val="none" w:sz="0" w:space="0" w:color="auto"/>
                    <w:right w:val="none" w:sz="0" w:space="0" w:color="auto"/>
                  </w:divBdr>
                  <w:divsChild>
                    <w:div w:id="1250655804">
                      <w:marLeft w:val="0"/>
                      <w:marRight w:val="0"/>
                      <w:marTop w:val="0"/>
                      <w:marBottom w:val="0"/>
                      <w:divBdr>
                        <w:top w:val="none" w:sz="0" w:space="0" w:color="auto"/>
                        <w:left w:val="none" w:sz="0" w:space="0" w:color="auto"/>
                        <w:bottom w:val="none" w:sz="0" w:space="0" w:color="auto"/>
                        <w:right w:val="none" w:sz="0" w:space="0" w:color="auto"/>
                      </w:divBdr>
                    </w:div>
                  </w:divsChild>
                </w:div>
                <w:div w:id="2103721798">
                  <w:marLeft w:val="0"/>
                  <w:marRight w:val="0"/>
                  <w:marTop w:val="0"/>
                  <w:marBottom w:val="0"/>
                  <w:divBdr>
                    <w:top w:val="none" w:sz="0" w:space="0" w:color="auto"/>
                    <w:left w:val="none" w:sz="0" w:space="0" w:color="auto"/>
                    <w:bottom w:val="none" w:sz="0" w:space="0" w:color="auto"/>
                    <w:right w:val="none" w:sz="0" w:space="0" w:color="auto"/>
                  </w:divBdr>
                  <w:divsChild>
                    <w:div w:id="1368992144">
                      <w:marLeft w:val="0"/>
                      <w:marRight w:val="0"/>
                      <w:marTop w:val="0"/>
                      <w:marBottom w:val="0"/>
                      <w:divBdr>
                        <w:top w:val="none" w:sz="0" w:space="0" w:color="auto"/>
                        <w:left w:val="none" w:sz="0" w:space="0" w:color="auto"/>
                        <w:bottom w:val="none" w:sz="0" w:space="0" w:color="auto"/>
                        <w:right w:val="none" w:sz="0" w:space="0" w:color="auto"/>
                      </w:divBdr>
                    </w:div>
                  </w:divsChild>
                </w:div>
                <w:div w:id="2145388027">
                  <w:marLeft w:val="0"/>
                  <w:marRight w:val="0"/>
                  <w:marTop w:val="0"/>
                  <w:marBottom w:val="0"/>
                  <w:divBdr>
                    <w:top w:val="none" w:sz="0" w:space="0" w:color="auto"/>
                    <w:left w:val="none" w:sz="0" w:space="0" w:color="auto"/>
                    <w:bottom w:val="none" w:sz="0" w:space="0" w:color="auto"/>
                    <w:right w:val="none" w:sz="0" w:space="0" w:color="auto"/>
                  </w:divBdr>
                  <w:divsChild>
                    <w:div w:id="4511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380989">
          <w:marLeft w:val="0"/>
          <w:marRight w:val="0"/>
          <w:marTop w:val="0"/>
          <w:marBottom w:val="0"/>
          <w:divBdr>
            <w:top w:val="none" w:sz="0" w:space="0" w:color="auto"/>
            <w:left w:val="none" w:sz="0" w:space="0" w:color="auto"/>
            <w:bottom w:val="none" w:sz="0" w:space="0" w:color="auto"/>
            <w:right w:val="none" w:sz="0" w:space="0" w:color="auto"/>
          </w:divBdr>
        </w:div>
        <w:div w:id="596788357">
          <w:marLeft w:val="0"/>
          <w:marRight w:val="0"/>
          <w:marTop w:val="0"/>
          <w:marBottom w:val="0"/>
          <w:divBdr>
            <w:top w:val="none" w:sz="0" w:space="0" w:color="auto"/>
            <w:left w:val="none" w:sz="0" w:space="0" w:color="auto"/>
            <w:bottom w:val="none" w:sz="0" w:space="0" w:color="auto"/>
            <w:right w:val="none" w:sz="0" w:space="0" w:color="auto"/>
          </w:divBdr>
          <w:divsChild>
            <w:div w:id="599023824">
              <w:marLeft w:val="-75"/>
              <w:marRight w:val="0"/>
              <w:marTop w:val="30"/>
              <w:marBottom w:val="30"/>
              <w:divBdr>
                <w:top w:val="none" w:sz="0" w:space="0" w:color="auto"/>
                <w:left w:val="none" w:sz="0" w:space="0" w:color="auto"/>
                <w:bottom w:val="none" w:sz="0" w:space="0" w:color="auto"/>
                <w:right w:val="none" w:sz="0" w:space="0" w:color="auto"/>
              </w:divBdr>
              <w:divsChild>
                <w:div w:id="13846115">
                  <w:marLeft w:val="0"/>
                  <w:marRight w:val="0"/>
                  <w:marTop w:val="0"/>
                  <w:marBottom w:val="0"/>
                  <w:divBdr>
                    <w:top w:val="none" w:sz="0" w:space="0" w:color="auto"/>
                    <w:left w:val="none" w:sz="0" w:space="0" w:color="auto"/>
                    <w:bottom w:val="none" w:sz="0" w:space="0" w:color="auto"/>
                    <w:right w:val="none" w:sz="0" w:space="0" w:color="auto"/>
                  </w:divBdr>
                  <w:divsChild>
                    <w:div w:id="1250193629">
                      <w:marLeft w:val="0"/>
                      <w:marRight w:val="0"/>
                      <w:marTop w:val="0"/>
                      <w:marBottom w:val="0"/>
                      <w:divBdr>
                        <w:top w:val="none" w:sz="0" w:space="0" w:color="auto"/>
                        <w:left w:val="none" w:sz="0" w:space="0" w:color="auto"/>
                        <w:bottom w:val="none" w:sz="0" w:space="0" w:color="auto"/>
                        <w:right w:val="none" w:sz="0" w:space="0" w:color="auto"/>
                      </w:divBdr>
                    </w:div>
                  </w:divsChild>
                </w:div>
                <w:div w:id="95754128">
                  <w:marLeft w:val="0"/>
                  <w:marRight w:val="0"/>
                  <w:marTop w:val="0"/>
                  <w:marBottom w:val="0"/>
                  <w:divBdr>
                    <w:top w:val="none" w:sz="0" w:space="0" w:color="auto"/>
                    <w:left w:val="none" w:sz="0" w:space="0" w:color="auto"/>
                    <w:bottom w:val="none" w:sz="0" w:space="0" w:color="auto"/>
                    <w:right w:val="none" w:sz="0" w:space="0" w:color="auto"/>
                  </w:divBdr>
                  <w:divsChild>
                    <w:div w:id="521869624">
                      <w:marLeft w:val="0"/>
                      <w:marRight w:val="0"/>
                      <w:marTop w:val="0"/>
                      <w:marBottom w:val="0"/>
                      <w:divBdr>
                        <w:top w:val="none" w:sz="0" w:space="0" w:color="auto"/>
                        <w:left w:val="none" w:sz="0" w:space="0" w:color="auto"/>
                        <w:bottom w:val="none" w:sz="0" w:space="0" w:color="auto"/>
                        <w:right w:val="none" w:sz="0" w:space="0" w:color="auto"/>
                      </w:divBdr>
                    </w:div>
                  </w:divsChild>
                </w:div>
                <w:div w:id="153569269">
                  <w:marLeft w:val="0"/>
                  <w:marRight w:val="0"/>
                  <w:marTop w:val="0"/>
                  <w:marBottom w:val="0"/>
                  <w:divBdr>
                    <w:top w:val="none" w:sz="0" w:space="0" w:color="auto"/>
                    <w:left w:val="none" w:sz="0" w:space="0" w:color="auto"/>
                    <w:bottom w:val="none" w:sz="0" w:space="0" w:color="auto"/>
                    <w:right w:val="none" w:sz="0" w:space="0" w:color="auto"/>
                  </w:divBdr>
                  <w:divsChild>
                    <w:div w:id="2134595357">
                      <w:marLeft w:val="0"/>
                      <w:marRight w:val="0"/>
                      <w:marTop w:val="0"/>
                      <w:marBottom w:val="0"/>
                      <w:divBdr>
                        <w:top w:val="none" w:sz="0" w:space="0" w:color="auto"/>
                        <w:left w:val="none" w:sz="0" w:space="0" w:color="auto"/>
                        <w:bottom w:val="none" w:sz="0" w:space="0" w:color="auto"/>
                        <w:right w:val="none" w:sz="0" w:space="0" w:color="auto"/>
                      </w:divBdr>
                    </w:div>
                  </w:divsChild>
                </w:div>
                <w:div w:id="174878875">
                  <w:marLeft w:val="0"/>
                  <w:marRight w:val="0"/>
                  <w:marTop w:val="0"/>
                  <w:marBottom w:val="0"/>
                  <w:divBdr>
                    <w:top w:val="none" w:sz="0" w:space="0" w:color="auto"/>
                    <w:left w:val="none" w:sz="0" w:space="0" w:color="auto"/>
                    <w:bottom w:val="none" w:sz="0" w:space="0" w:color="auto"/>
                    <w:right w:val="none" w:sz="0" w:space="0" w:color="auto"/>
                  </w:divBdr>
                  <w:divsChild>
                    <w:div w:id="1162818377">
                      <w:marLeft w:val="0"/>
                      <w:marRight w:val="0"/>
                      <w:marTop w:val="0"/>
                      <w:marBottom w:val="0"/>
                      <w:divBdr>
                        <w:top w:val="none" w:sz="0" w:space="0" w:color="auto"/>
                        <w:left w:val="none" w:sz="0" w:space="0" w:color="auto"/>
                        <w:bottom w:val="none" w:sz="0" w:space="0" w:color="auto"/>
                        <w:right w:val="none" w:sz="0" w:space="0" w:color="auto"/>
                      </w:divBdr>
                    </w:div>
                  </w:divsChild>
                </w:div>
                <w:div w:id="386496044">
                  <w:marLeft w:val="0"/>
                  <w:marRight w:val="0"/>
                  <w:marTop w:val="0"/>
                  <w:marBottom w:val="0"/>
                  <w:divBdr>
                    <w:top w:val="none" w:sz="0" w:space="0" w:color="auto"/>
                    <w:left w:val="none" w:sz="0" w:space="0" w:color="auto"/>
                    <w:bottom w:val="none" w:sz="0" w:space="0" w:color="auto"/>
                    <w:right w:val="none" w:sz="0" w:space="0" w:color="auto"/>
                  </w:divBdr>
                  <w:divsChild>
                    <w:div w:id="1386294471">
                      <w:marLeft w:val="0"/>
                      <w:marRight w:val="0"/>
                      <w:marTop w:val="0"/>
                      <w:marBottom w:val="0"/>
                      <w:divBdr>
                        <w:top w:val="none" w:sz="0" w:space="0" w:color="auto"/>
                        <w:left w:val="none" w:sz="0" w:space="0" w:color="auto"/>
                        <w:bottom w:val="none" w:sz="0" w:space="0" w:color="auto"/>
                        <w:right w:val="none" w:sz="0" w:space="0" w:color="auto"/>
                      </w:divBdr>
                    </w:div>
                    <w:div w:id="1732338599">
                      <w:marLeft w:val="0"/>
                      <w:marRight w:val="0"/>
                      <w:marTop w:val="0"/>
                      <w:marBottom w:val="0"/>
                      <w:divBdr>
                        <w:top w:val="none" w:sz="0" w:space="0" w:color="auto"/>
                        <w:left w:val="none" w:sz="0" w:space="0" w:color="auto"/>
                        <w:bottom w:val="none" w:sz="0" w:space="0" w:color="auto"/>
                        <w:right w:val="none" w:sz="0" w:space="0" w:color="auto"/>
                      </w:divBdr>
                    </w:div>
                  </w:divsChild>
                </w:div>
                <w:div w:id="482425863">
                  <w:marLeft w:val="0"/>
                  <w:marRight w:val="0"/>
                  <w:marTop w:val="0"/>
                  <w:marBottom w:val="0"/>
                  <w:divBdr>
                    <w:top w:val="none" w:sz="0" w:space="0" w:color="auto"/>
                    <w:left w:val="none" w:sz="0" w:space="0" w:color="auto"/>
                    <w:bottom w:val="none" w:sz="0" w:space="0" w:color="auto"/>
                    <w:right w:val="none" w:sz="0" w:space="0" w:color="auto"/>
                  </w:divBdr>
                  <w:divsChild>
                    <w:div w:id="604313162">
                      <w:marLeft w:val="0"/>
                      <w:marRight w:val="0"/>
                      <w:marTop w:val="0"/>
                      <w:marBottom w:val="0"/>
                      <w:divBdr>
                        <w:top w:val="none" w:sz="0" w:space="0" w:color="auto"/>
                        <w:left w:val="none" w:sz="0" w:space="0" w:color="auto"/>
                        <w:bottom w:val="none" w:sz="0" w:space="0" w:color="auto"/>
                        <w:right w:val="none" w:sz="0" w:space="0" w:color="auto"/>
                      </w:divBdr>
                    </w:div>
                  </w:divsChild>
                </w:div>
                <w:div w:id="574243375">
                  <w:marLeft w:val="0"/>
                  <w:marRight w:val="0"/>
                  <w:marTop w:val="0"/>
                  <w:marBottom w:val="0"/>
                  <w:divBdr>
                    <w:top w:val="none" w:sz="0" w:space="0" w:color="auto"/>
                    <w:left w:val="none" w:sz="0" w:space="0" w:color="auto"/>
                    <w:bottom w:val="none" w:sz="0" w:space="0" w:color="auto"/>
                    <w:right w:val="none" w:sz="0" w:space="0" w:color="auto"/>
                  </w:divBdr>
                  <w:divsChild>
                    <w:div w:id="1455831669">
                      <w:marLeft w:val="0"/>
                      <w:marRight w:val="0"/>
                      <w:marTop w:val="0"/>
                      <w:marBottom w:val="0"/>
                      <w:divBdr>
                        <w:top w:val="none" w:sz="0" w:space="0" w:color="auto"/>
                        <w:left w:val="none" w:sz="0" w:space="0" w:color="auto"/>
                        <w:bottom w:val="none" w:sz="0" w:space="0" w:color="auto"/>
                        <w:right w:val="none" w:sz="0" w:space="0" w:color="auto"/>
                      </w:divBdr>
                    </w:div>
                  </w:divsChild>
                </w:div>
                <w:div w:id="656690618">
                  <w:marLeft w:val="0"/>
                  <w:marRight w:val="0"/>
                  <w:marTop w:val="0"/>
                  <w:marBottom w:val="0"/>
                  <w:divBdr>
                    <w:top w:val="none" w:sz="0" w:space="0" w:color="auto"/>
                    <w:left w:val="none" w:sz="0" w:space="0" w:color="auto"/>
                    <w:bottom w:val="none" w:sz="0" w:space="0" w:color="auto"/>
                    <w:right w:val="none" w:sz="0" w:space="0" w:color="auto"/>
                  </w:divBdr>
                  <w:divsChild>
                    <w:div w:id="1923877302">
                      <w:marLeft w:val="0"/>
                      <w:marRight w:val="0"/>
                      <w:marTop w:val="0"/>
                      <w:marBottom w:val="0"/>
                      <w:divBdr>
                        <w:top w:val="none" w:sz="0" w:space="0" w:color="auto"/>
                        <w:left w:val="none" w:sz="0" w:space="0" w:color="auto"/>
                        <w:bottom w:val="none" w:sz="0" w:space="0" w:color="auto"/>
                        <w:right w:val="none" w:sz="0" w:space="0" w:color="auto"/>
                      </w:divBdr>
                    </w:div>
                  </w:divsChild>
                </w:div>
                <w:div w:id="768549624">
                  <w:marLeft w:val="0"/>
                  <w:marRight w:val="0"/>
                  <w:marTop w:val="0"/>
                  <w:marBottom w:val="0"/>
                  <w:divBdr>
                    <w:top w:val="none" w:sz="0" w:space="0" w:color="auto"/>
                    <w:left w:val="none" w:sz="0" w:space="0" w:color="auto"/>
                    <w:bottom w:val="none" w:sz="0" w:space="0" w:color="auto"/>
                    <w:right w:val="none" w:sz="0" w:space="0" w:color="auto"/>
                  </w:divBdr>
                  <w:divsChild>
                    <w:div w:id="55127541">
                      <w:marLeft w:val="0"/>
                      <w:marRight w:val="0"/>
                      <w:marTop w:val="0"/>
                      <w:marBottom w:val="0"/>
                      <w:divBdr>
                        <w:top w:val="none" w:sz="0" w:space="0" w:color="auto"/>
                        <w:left w:val="none" w:sz="0" w:space="0" w:color="auto"/>
                        <w:bottom w:val="none" w:sz="0" w:space="0" w:color="auto"/>
                        <w:right w:val="none" w:sz="0" w:space="0" w:color="auto"/>
                      </w:divBdr>
                    </w:div>
                  </w:divsChild>
                </w:div>
                <w:div w:id="898325683">
                  <w:marLeft w:val="0"/>
                  <w:marRight w:val="0"/>
                  <w:marTop w:val="0"/>
                  <w:marBottom w:val="0"/>
                  <w:divBdr>
                    <w:top w:val="none" w:sz="0" w:space="0" w:color="auto"/>
                    <w:left w:val="none" w:sz="0" w:space="0" w:color="auto"/>
                    <w:bottom w:val="none" w:sz="0" w:space="0" w:color="auto"/>
                    <w:right w:val="none" w:sz="0" w:space="0" w:color="auto"/>
                  </w:divBdr>
                  <w:divsChild>
                    <w:div w:id="125973152">
                      <w:marLeft w:val="0"/>
                      <w:marRight w:val="0"/>
                      <w:marTop w:val="0"/>
                      <w:marBottom w:val="0"/>
                      <w:divBdr>
                        <w:top w:val="none" w:sz="0" w:space="0" w:color="auto"/>
                        <w:left w:val="none" w:sz="0" w:space="0" w:color="auto"/>
                        <w:bottom w:val="none" w:sz="0" w:space="0" w:color="auto"/>
                        <w:right w:val="none" w:sz="0" w:space="0" w:color="auto"/>
                      </w:divBdr>
                    </w:div>
                  </w:divsChild>
                </w:div>
                <w:div w:id="916742618">
                  <w:marLeft w:val="0"/>
                  <w:marRight w:val="0"/>
                  <w:marTop w:val="0"/>
                  <w:marBottom w:val="0"/>
                  <w:divBdr>
                    <w:top w:val="none" w:sz="0" w:space="0" w:color="auto"/>
                    <w:left w:val="none" w:sz="0" w:space="0" w:color="auto"/>
                    <w:bottom w:val="none" w:sz="0" w:space="0" w:color="auto"/>
                    <w:right w:val="none" w:sz="0" w:space="0" w:color="auto"/>
                  </w:divBdr>
                  <w:divsChild>
                    <w:div w:id="195893801">
                      <w:marLeft w:val="0"/>
                      <w:marRight w:val="0"/>
                      <w:marTop w:val="0"/>
                      <w:marBottom w:val="0"/>
                      <w:divBdr>
                        <w:top w:val="none" w:sz="0" w:space="0" w:color="auto"/>
                        <w:left w:val="none" w:sz="0" w:space="0" w:color="auto"/>
                        <w:bottom w:val="none" w:sz="0" w:space="0" w:color="auto"/>
                        <w:right w:val="none" w:sz="0" w:space="0" w:color="auto"/>
                      </w:divBdr>
                    </w:div>
                    <w:div w:id="433936831">
                      <w:marLeft w:val="0"/>
                      <w:marRight w:val="0"/>
                      <w:marTop w:val="0"/>
                      <w:marBottom w:val="0"/>
                      <w:divBdr>
                        <w:top w:val="none" w:sz="0" w:space="0" w:color="auto"/>
                        <w:left w:val="none" w:sz="0" w:space="0" w:color="auto"/>
                        <w:bottom w:val="none" w:sz="0" w:space="0" w:color="auto"/>
                        <w:right w:val="none" w:sz="0" w:space="0" w:color="auto"/>
                      </w:divBdr>
                    </w:div>
                    <w:div w:id="481048851">
                      <w:marLeft w:val="0"/>
                      <w:marRight w:val="0"/>
                      <w:marTop w:val="0"/>
                      <w:marBottom w:val="0"/>
                      <w:divBdr>
                        <w:top w:val="none" w:sz="0" w:space="0" w:color="auto"/>
                        <w:left w:val="none" w:sz="0" w:space="0" w:color="auto"/>
                        <w:bottom w:val="none" w:sz="0" w:space="0" w:color="auto"/>
                        <w:right w:val="none" w:sz="0" w:space="0" w:color="auto"/>
                      </w:divBdr>
                    </w:div>
                    <w:div w:id="543954153">
                      <w:marLeft w:val="0"/>
                      <w:marRight w:val="0"/>
                      <w:marTop w:val="0"/>
                      <w:marBottom w:val="0"/>
                      <w:divBdr>
                        <w:top w:val="none" w:sz="0" w:space="0" w:color="auto"/>
                        <w:left w:val="none" w:sz="0" w:space="0" w:color="auto"/>
                        <w:bottom w:val="none" w:sz="0" w:space="0" w:color="auto"/>
                        <w:right w:val="none" w:sz="0" w:space="0" w:color="auto"/>
                      </w:divBdr>
                    </w:div>
                    <w:div w:id="907963261">
                      <w:marLeft w:val="0"/>
                      <w:marRight w:val="0"/>
                      <w:marTop w:val="0"/>
                      <w:marBottom w:val="0"/>
                      <w:divBdr>
                        <w:top w:val="none" w:sz="0" w:space="0" w:color="auto"/>
                        <w:left w:val="none" w:sz="0" w:space="0" w:color="auto"/>
                        <w:bottom w:val="none" w:sz="0" w:space="0" w:color="auto"/>
                        <w:right w:val="none" w:sz="0" w:space="0" w:color="auto"/>
                      </w:divBdr>
                    </w:div>
                    <w:div w:id="1323967463">
                      <w:marLeft w:val="0"/>
                      <w:marRight w:val="0"/>
                      <w:marTop w:val="0"/>
                      <w:marBottom w:val="0"/>
                      <w:divBdr>
                        <w:top w:val="none" w:sz="0" w:space="0" w:color="auto"/>
                        <w:left w:val="none" w:sz="0" w:space="0" w:color="auto"/>
                        <w:bottom w:val="none" w:sz="0" w:space="0" w:color="auto"/>
                        <w:right w:val="none" w:sz="0" w:space="0" w:color="auto"/>
                      </w:divBdr>
                    </w:div>
                    <w:div w:id="1628125516">
                      <w:marLeft w:val="0"/>
                      <w:marRight w:val="0"/>
                      <w:marTop w:val="0"/>
                      <w:marBottom w:val="0"/>
                      <w:divBdr>
                        <w:top w:val="none" w:sz="0" w:space="0" w:color="auto"/>
                        <w:left w:val="none" w:sz="0" w:space="0" w:color="auto"/>
                        <w:bottom w:val="none" w:sz="0" w:space="0" w:color="auto"/>
                        <w:right w:val="none" w:sz="0" w:space="0" w:color="auto"/>
                      </w:divBdr>
                    </w:div>
                    <w:div w:id="1767117816">
                      <w:marLeft w:val="0"/>
                      <w:marRight w:val="0"/>
                      <w:marTop w:val="0"/>
                      <w:marBottom w:val="0"/>
                      <w:divBdr>
                        <w:top w:val="none" w:sz="0" w:space="0" w:color="auto"/>
                        <w:left w:val="none" w:sz="0" w:space="0" w:color="auto"/>
                        <w:bottom w:val="none" w:sz="0" w:space="0" w:color="auto"/>
                        <w:right w:val="none" w:sz="0" w:space="0" w:color="auto"/>
                      </w:divBdr>
                    </w:div>
                  </w:divsChild>
                </w:div>
                <w:div w:id="1018309120">
                  <w:marLeft w:val="0"/>
                  <w:marRight w:val="0"/>
                  <w:marTop w:val="0"/>
                  <w:marBottom w:val="0"/>
                  <w:divBdr>
                    <w:top w:val="none" w:sz="0" w:space="0" w:color="auto"/>
                    <w:left w:val="none" w:sz="0" w:space="0" w:color="auto"/>
                    <w:bottom w:val="none" w:sz="0" w:space="0" w:color="auto"/>
                    <w:right w:val="none" w:sz="0" w:space="0" w:color="auto"/>
                  </w:divBdr>
                  <w:divsChild>
                    <w:div w:id="670565564">
                      <w:marLeft w:val="0"/>
                      <w:marRight w:val="0"/>
                      <w:marTop w:val="0"/>
                      <w:marBottom w:val="0"/>
                      <w:divBdr>
                        <w:top w:val="none" w:sz="0" w:space="0" w:color="auto"/>
                        <w:left w:val="none" w:sz="0" w:space="0" w:color="auto"/>
                        <w:bottom w:val="none" w:sz="0" w:space="0" w:color="auto"/>
                        <w:right w:val="none" w:sz="0" w:space="0" w:color="auto"/>
                      </w:divBdr>
                    </w:div>
                    <w:div w:id="1085954622">
                      <w:marLeft w:val="0"/>
                      <w:marRight w:val="0"/>
                      <w:marTop w:val="0"/>
                      <w:marBottom w:val="0"/>
                      <w:divBdr>
                        <w:top w:val="none" w:sz="0" w:space="0" w:color="auto"/>
                        <w:left w:val="none" w:sz="0" w:space="0" w:color="auto"/>
                        <w:bottom w:val="none" w:sz="0" w:space="0" w:color="auto"/>
                        <w:right w:val="none" w:sz="0" w:space="0" w:color="auto"/>
                      </w:divBdr>
                    </w:div>
                    <w:div w:id="1915510730">
                      <w:marLeft w:val="0"/>
                      <w:marRight w:val="0"/>
                      <w:marTop w:val="0"/>
                      <w:marBottom w:val="0"/>
                      <w:divBdr>
                        <w:top w:val="none" w:sz="0" w:space="0" w:color="auto"/>
                        <w:left w:val="none" w:sz="0" w:space="0" w:color="auto"/>
                        <w:bottom w:val="none" w:sz="0" w:space="0" w:color="auto"/>
                        <w:right w:val="none" w:sz="0" w:space="0" w:color="auto"/>
                      </w:divBdr>
                    </w:div>
                    <w:div w:id="2012029323">
                      <w:marLeft w:val="0"/>
                      <w:marRight w:val="0"/>
                      <w:marTop w:val="0"/>
                      <w:marBottom w:val="0"/>
                      <w:divBdr>
                        <w:top w:val="none" w:sz="0" w:space="0" w:color="auto"/>
                        <w:left w:val="none" w:sz="0" w:space="0" w:color="auto"/>
                        <w:bottom w:val="none" w:sz="0" w:space="0" w:color="auto"/>
                        <w:right w:val="none" w:sz="0" w:space="0" w:color="auto"/>
                      </w:divBdr>
                    </w:div>
                  </w:divsChild>
                </w:div>
                <w:div w:id="1037779939">
                  <w:marLeft w:val="0"/>
                  <w:marRight w:val="0"/>
                  <w:marTop w:val="0"/>
                  <w:marBottom w:val="0"/>
                  <w:divBdr>
                    <w:top w:val="none" w:sz="0" w:space="0" w:color="auto"/>
                    <w:left w:val="none" w:sz="0" w:space="0" w:color="auto"/>
                    <w:bottom w:val="none" w:sz="0" w:space="0" w:color="auto"/>
                    <w:right w:val="none" w:sz="0" w:space="0" w:color="auto"/>
                  </w:divBdr>
                  <w:divsChild>
                    <w:div w:id="883827569">
                      <w:marLeft w:val="0"/>
                      <w:marRight w:val="0"/>
                      <w:marTop w:val="0"/>
                      <w:marBottom w:val="0"/>
                      <w:divBdr>
                        <w:top w:val="none" w:sz="0" w:space="0" w:color="auto"/>
                        <w:left w:val="none" w:sz="0" w:space="0" w:color="auto"/>
                        <w:bottom w:val="none" w:sz="0" w:space="0" w:color="auto"/>
                        <w:right w:val="none" w:sz="0" w:space="0" w:color="auto"/>
                      </w:divBdr>
                    </w:div>
                  </w:divsChild>
                </w:div>
                <w:div w:id="1044909467">
                  <w:marLeft w:val="0"/>
                  <w:marRight w:val="0"/>
                  <w:marTop w:val="0"/>
                  <w:marBottom w:val="0"/>
                  <w:divBdr>
                    <w:top w:val="none" w:sz="0" w:space="0" w:color="auto"/>
                    <w:left w:val="none" w:sz="0" w:space="0" w:color="auto"/>
                    <w:bottom w:val="none" w:sz="0" w:space="0" w:color="auto"/>
                    <w:right w:val="none" w:sz="0" w:space="0" w:color="auto"/>
                  </w:divBdr>
                  <w:divsChild>
                    <w:div w:id="472604530">
                      <w:marLeft w:val="0"/>
                      <w:marRight w:val="0"/>
                      <w:marTop w:val="0"/>
                      <w:marBottom w:val="0"/>
                      <w:divBdr>
                        <w:top w:val="none" w:sz="0" w:space="0" w:color="auto"/>
                        <w:left w:val="none" w:sz="0" w:space="0" w:color="auto"/>
                        <w:bottom w:val="none" w:sz="0" w:space="0" w:color="auto"/>
                        <w:right w:val="none" w:sz="0" w:space="0" w:color="auto"/>
                      </w:divBdr>
                    </w:div>
                  </w:divsChild>
                </w:div>
                <w:div w:id="1124543702">
                  <w:marLeft w:val="0"/>
                  <w:marRight w:val="0"/>
                  <w:marTop w:val="0"/>
                  <w:marBottom w:val="0"/>
                  <w:divBdr>
                    <w:top w:val="none" w:sz="0" w:space="0" w:color="auto"/>
                    <w:left w:val="none" w:sz="0" w:space="0" w:color="auto"/>
                    <w:bottom w:val="none" w:sz="0" w:space="0" w:color="auto"/>
                    <w:right w:val="none" w:sz="0" w:space="0" w:color="auto"/>
                  </w:divBdr>
                  <w:divsChild>
                    <w:div w:id="741100351">
                      <w:marLeft w:val="0"/>
                      <w:marRight w:val="0"/>
                      <w:marTop w:val="0"/>
                      <w:marBottom w:val="0"/>
                      <w:divBdr>
                        <w:top w:val="none" w:sz="0" w:space="0" w:color="auto"/>
                        <w:left w:val="none" w:sz="0" w:space="0" w:color="auto"/>
                        <w:bottom w:val="none" w:sz="0" w:space="0" w:color="auto"/>
                        <w:right w:val="none" w:sz="0" w:space="0" w:color="auto"/>
                      </w:divBdr>
                    </w:div>
                  </w:divsChild>
                </w:div>
                <w:div w:id="1163855116">
                  <w:marLeft w:val="0"/>
                  <w:marRight w:val="0"/>
                  <w:marTop w:val="0"/>
                  <w:marBottom w:val="0"/>
                  <w:divBdr>
                    <w:top w:val="none" w:sz="0" w:space="0" w:color="auto"/>
                    <w:left w:val="none" w:sz="0" w:space="0" w:color="auto"/>
                    <w:bottom w:val="none" w:sz="0" w:space="0" w:color="auto"/>
                    <w:right w:val="none" w:sz="0" w:space="0" w:color="auto"/>
                  </w:divBdr>
                  <w:divsChild>
                    <w:div w:id="1800412254">
                      <w:marLeft w:val="0"/>
                      <w:marRight w:val="0"/>
                      <w:marTop w:val="0"/>
                      <w:marBottom w:val="0"/>
                      <w:divBdr>
                        <w:top w:val="none" w:sz="0" w:space="0" w:color="auto"/>
                        <w:left w:val="none" w:sz="0" w:space="0" w:color="auto"/>
                        <w:bottom w:val="none" w:sz="0" w:space="0" w:color="auto"/>
                        <w:right w:val="none" w:sz="0" w:space="0" w:color="auto"/>
                      </w:divBdr>
                    </w:div>
                  </w:divsChild>
                </w:div>
                <w:div w:id="1356882452">
                  <w:marLeft w:val="0"/>
                  <w:marRight w:val="0"/>
                  <w:marTop w:val="0"/>
                  <w:marBottom w:val="0"/>
                  <w:divBdr>
                    <w:top w:val="none" w:sz="0" w:space="0" w:color="auto"/>
                    <w:left w:val="none" w:sz="0" w:space="0" w:color="auto"/>
                    <w:bottom w:val="none" w:sz="0" w:space="0" w:color="auto"/>
                    <w:right w:val="none" w:sz="0" w:space="0" w:color="auto"/>
                  </w:divBdr>
                  <w:divsChild>
                    <w:div w:id="1968194030">
                      <w:marLeft w:val="0"/>
                      <w:marRight w:val="0"/>
                      <w:marTop w:val="0"/>
                      <w:marBottom w:val="0"/>
                      <w:divBdr>
                        <w:top w:val="none" w:sz="0" w:space="0" w:color="auto"/>
                        <w:left w:val="none" w:sz="0" w:space="0" w:color="auto"/>
                        <w:bottom w:val="none" w:sz="0" w:space="0" w:color="auto"/>
                        <w:right w:val="none" w:sz="0" w:space="0" w:color="auto"/>
                      </w:divBdr>
                    </w:div>
                  </w:divsChild>
                </w:div>
                <w:div w:id="1391999856">
                  <w:marLeft w:val="0"/>
                  <w:marRight w:val="0"/>
                  <w:marTop w:val="0"/>
                  <w:marBottom w:val="0"/>
                  <w:divBdr>
                    <w:top w:val="none" w:sz="0" w:space="0" w:color="auto"/>
                    <w:left w:val="none" w:sz="0" w:space="0" w:color="auto"/>
                    <w:bottom w:val="none" w:sz="0" w:space="0" w:color="auto"/>
                    <w:right w:val="none" w:sz="0" w:space="0" w:color="auto"/>
                  </w:divBdr>
                  <w:divsChild>
                    <w:div w:id="2008167256">
                      <w:marLeft w:val="0"/>
                      <w:marRight w:val="0"/>
                      <w:marTop w:val="0"/>
                      <w:marBottom w:val="0"/>
                      <w:divBdr>
                        <w:top w:val="none" w:sz="0" w:space="0" w:color="auto"/>
                        <w:left w:val="none" w:sz="0" w:space="0" w:color="auto"/>
                        <w:bottom w:val="none" w:sz="0" w:space="0" w:color="auto"/>
                        <w:right w:val="none" w:sz="0" w:space="0" w:color="auto"/>
                      </w:divBdr>
                    </w:div>
                  </w:divsChild>
                </w:div>
                <w:div w:id="1434400271">
                  <w:marLeft w:val="0"/>
                  <w:marRight w:val="0"/>
                  <w:marTop w:val="0"/>
                  <w:marBottom w:val="0"/>
                  <w:divBdr>
                    <w:top w:val="none" w:sz="0" w:space="0" w:color="auto"/>
                    <w:left w:val="none" w:sz="0" w:space="0" w:color="auto"/>
                    <w:bottom w:val="none" w:sz="0" w:space="0" w:color="auto"/>
                    <w:right w:val="none" w:sz="0" w:space="0" w:color="auto"/>
                  </w:divBdr>
                  <w:divsChild>
                    <w:div w:id="657467217">
                      <w:marLeft w:val="0"/>
                      <w:marRight w:val="0"/>
                      <w:marTop w:val="0"/>
                      <w:marBottom w:val="0"/>
                      <w:divBdr>
                        <w:top w:val="none" w:sz="0" w:space="0" w:color="auto"/>
                        <w:left w:val="none" w:sz="0" w:space="0" w:color="auto"/>
                        <w:bottom w:val="none" w:sz="0" w:space="0" w:color="auto"/>
                        <w:right w:val="none" w:sz="0" w:space="0" w:color="auto"/>
                      </w:divBdr>
                    </w:div>
                  </w:divsChild>
                </w:div>
                <w:div w:id="1515922575">
                  <w:marLeft w:val="0"/>
                  <w:marRight w:val="0"/>
                  <w:marTop w:val="0"/>
                  <w:marBottom w:val="0"/>
                  <w:divBdr>
                    <w:top w:val="none" w:sz="0" w:space="0" w:color="auto"/>
                    <w:left w:val="none" w:sz="0" w:space="0" w:color="auto"/>
                    <w:bottom w:val="none" w:sz="0" w:space="0" w:color="auto"/>
                    <w:right w:val="none" w:sz="0" w:space="0" w:color="auto"/>
                  </w:divBdr>
                  <w:divsChild>
                    <w:div w:id="1920556514">
                      <w:marLeft w:val="0"/>
                      <w:marRight w:val="0"/>
                      <w:marTop w:val="0"/>
                      <w:marBottom w:val="0"/>
                      <w:divBdr>
                        <w:top w:val="none" w:sz="0" w:space="0" w:color="auto"/>
                        <w:left w:val="none" w:sz="0" w:space="0" w:color="auto"/>
                        <w:bottom w:val="none" w:sz="0" w:space="0" w:color="auto"/>
                        <w:right w:val="none" w:sz="0" w:space="0" w:color="auto"/>
                      </w:divBdr>
                    </w:div>
                  </w:divsChild>
                </w:div>
                <w:div w:id="1537692683">
                  <w:marLeft w:val="0"/>
                  <w:marRight w:val="0"/>
                  <w:marTop w:val="0"/>
                  <w:marBottom w:val="0"/>
                  <w:divBdr>
                    <w:top w:val="none" w:sz="0" w:space="0" w:color="auto"/>
                    <w:left w:val="none" w:sz="0" w:space="0" w:color="auto"/>
                    <w:bottom w:val="none" w:sz="0" w:space="0" w:color="auto"/>
                    <w:right w:val="none" w:sz="0" w:space="0" w:color="auto"/>
                  </w:divBdr>
                  <w:divsChild>
                    <w:div w:id="861012414">
                      <w:marLeft w:val="0"/>
                      <w:marRight w:val="0"/>
                      <w:marTop w:val="0"/>
                      <w:marBottom w:val="0"/>
                      <w:divBdr>
                        <w:top w:val="none" w:sz="0" w:space="0" w:color="auto"/>
                        <w:left w:val="none" w:sz="0" w:space="0" w:color="auto"/>
                        <w:bottom w:val="none" w:sz="0" w:space="0" w:color="auto"/>
                        <w:right w:val="none" w:sz="0" w:space="0" w:color="auto"/>
                      </w:divBdr>
                    </w:div>
                  </w:divsChild>
                </w:div>
                <w:div w:id="1599173146">
                  <w:marLeft w:val="0"/>
                  <w:marRight w:val="0"/>
                  <w:marTop w:val="0"/>
                  <w:marBottom w:val="0"/>
                  <w:divBdr>
                    <w:top w:val="none" w:sz="0" w:space="0" w:color="auto"/>
                    <w:left w:val="none" w:sz="0" w:space="0" w:color="auto"/>
                    <w:bottom w:val="none" w:sz="0" w:space="0" w:color="auto"/>
                    <w:right w:val="none" w:sz="0" w:space="0" w:color="auto"/>
                  </w:divBdr>
                  <w:divsChild>
                    <w:div w:id="1518882343">
                      <w:marLeft w:val="0"/>
                      <w:marRight w:val="0"/>
                      <w:marTop w:val="0"/>
                      <w:marBottom w:val="0"/>
                      <w:divBdr>
                        <w:top w:val="none" w:sz="0" w:space="0" w:color="auto"/>
                        <w:left w:val="none" w:sz="0" w:space="0" w:color="auto"/>
                        <w:bottom w:val="none" w:sz="0" w:space="0" w:color="auto"/>
                        <w:right w:val="none" w:sz="0" w:space="0" w:color="auto"/>
                      </w:divBdr>
                    </w:div>
                  </w:divsChild>
                </w:div>
                <w:div w:id="1768844763">
                  <w:marLeft w:val="0"/>
                  <w:marRight w:val="0"/>
                  <w:marTop w:val="0"/>
                  <w:marBottom w:val="0"/>
                  <w:divBdr>
                    <w:top w:val="none" w:sz="0" w:space="0" w:color="auto"/>
                    <w:left w:val="none" w:sz="0" w:space="0" w:color="auto"/>
                    <w:bottom w:val="none" w:sz="0" w:space="0" w:color="auto"/>
                    <w:right w:val="none" w:sz="0" w:space="0" w:color="auto"/>
                  </w:divBdr>
                  <w:divsChild>
                    <w:div w:id="795609024">
                      <w:marLeft w:val="0"/>
                      <w:marRight w:val="0"/>
                      <w:marTop w:val="0"/>
                      <w:marBottom w:val="0"/>
                      <w:divBdr>
                        <w:top w:val="none" w:sz="0" w:space="0" w:color="auto"/>
                        <w:left w:val="none" w:sz="0" w:space="0" w:color="auto"/>
                        <w:bottom w:val="none" w:sz="0" w:space="0" w:color="auto"/>
                        <w:right w:val="none" w:sz="0" w:space="0" w:color="auto"/>
                      </w:divBdr>
                    </w:div>
                  </w:divsChild>
                </w:div>
                <w:div w:id="1887525700">
                  <w:marLeft w:val="0"/>
                  <w:marRight w:val="0"/>
                  <w:marTop w:val="0"/>
                  <w:marBottom w:val="0"/>
                  <w:divBdr>
                    <w:top w:val="none" w:sz="0" w:space="0" w:color="auto"/>
                    <w:left w:val="none" w:sz="0" w:space="0" w:color="auto"/>
                    <w:bottom w:val="none" w:sz="0" w:space="0" w:color="auto"/>
                    <w:right w:val="none" w:sz="0" w:space="0" w:color="auto"/>
                  </w:divBdr>
                  <w:divsChild>
                    <w:div w:id="155849019">
                      <w:marLeft w:val="0"/>
                      <w:marRight w:val="0"/>
                      <w:marTop w:val="0"/>
                      <w:marBottom w:val="0"/>
                      <w:divBdr>
                        <w:top w:val="none" w:sz="0" w:space="0" w:color="auto"/>
                        <w:left w:val="none" w:sz="0" w:space="0" w:color="auto"/>
                        <w:bottom w:val="none" w:sz="0" w:space="0" w:color="auto"/>
                        <w:right w:val="none" w:sz="0" w:space="0" w:color="auto"/>
                      </w:divBdr>
                    </w:div>
                    <w:div w:id="56172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033991">
          <w:marLeft w:val="0"/>
          <w:marRight w:val="0"/>
          <w:marTop w:val="0"/>
          <w:marBottom w:val="0"/>
          <w:divBdr>
            <w:top w:val="none" w:sz="0" w:space="0" w:color="auto"/>
            <w:left w:val="none" w:sz="0" w:space="0" w:color="auto"/>
            <w:bottom w:val="none" w:sz="0" w:space="0" w:color="auto"/>
            <w:right w:val="none" w:sz="0" w:space="0" w:color="auto"/>
          </w:divBdr>
          <w:divsChild>
            <w:div w:id="66851809">
              <w:marLeft w:val="-75"/>
              <w:marRight w:val="0"/>
              <w:marTop w:val="30"/>
              <w:marBottom w:val="30"/>
              <w:divBdr>
                <w:top w:val="none" w:sz="0" w:space="0" w:color="auto"/>
                <w:left w:val="none" w:sz="0" w:space="0" w:color="auto"/>
                <w:bottom w:val="none" w:sz="0" w:space="0" w:color="auto"/>
                <w:right w:val="none" w:sz="0" w:space="0" w:color="auto"/>
              </w:divBdr>
              <w:divsChild>
                <w:div w:id="29189040">
                  <w:marLeft w:val="0"/>
                  <w:marRight w:val="0"/>
                  <w:marTop w:val="0"/>
                  <w:marBottom w:val="0"/>
                  <w:divBdr>
                    <w:top w:val="none" w:sz="0" w:space="0" w:color="auto"/>
                    <w:left w:val="none" w:sz="0" w:space="0" w:color="auto"/>
                    <w:bottom w:val="none" w:sz="0" w:space="0" w:color="auto"/>
                    <w:right w:val="none" w:sz="0" w:space="0" w:color="auto"/>
                  </w:divBdr>
                  <w:divsChild>
                    <w:div w:id="412630978">
                      <w:marLeft w:val="0"/>
                      <w:marRight w:val="0"/>
                      <w:marTop w:val="0"/>
                      <w:marBottom w:val="0"/>
                      <w:divBdr>
                        <w:top w:val="none" w:sz="0" w:space="0" w:color="auto"/>
                        <w:left w:val="none" w:sz="0" w:space="0" w:color="auto"/>
                        <w:bottom w:val="none" w:sz="0" w:space="0" w:color="auto"/>
                        <w:right w:val="none" w:sz="0" w:space="0" w:color="auto"/>
                      </w:divBdr>
                    </w:div>
                  </w:divsChild>
                </w:div>
                <w:div w:id="62219471">
                  <w:marLeft w:val="0"/>
                  <w:marRight w:val="0"/>
                  <w:marTop w:val="0"/>
                  <w:marBottom w:val="0"/>
                  <w:divBdr>
                    <w:top w:val="none" w:sz="0" w:space="0" w:color="auto"/>
                    <w:left w:val="none" w:sz="0" w:space="0" w:color="auto"/>
                    <w:bottom w:val="none" w:sz="0" w:space="0" w:color="auto"/>
                    <w:right w:val="none" w:sz="0" w:space="0" w:color="auto"/>
                  </w:divBdr>
                  <w:divsChild>
                    <w:div w:id="784694434">
                      <w:marLeft w:val="0"/>
                      <w:marRight w:val="0"/>
                      <w:marTop w:val="0"/>
                      <w:marBottom w:val="0"/>
                      <w:divBdr>
                        <w:top w:val="none" w:sz="0" w:space="0" w:color="auto"/>
                        <w:left w:val="none" w:sz="0" w:space="0" w:color="auto"/>
                        <w:bottom w:val="none" w:sz="0" w:space="0" w:color="auto"/>
                        <w:right w:val="none" w:sz="0" w:space="0" w:color="auto"/>
                      </w:divBdr>
                    </w:div>
                  </w:divsChild>
                </w:div>
                <w:div w:id="78603551">
                  <w:marLeft w:val="0"/>
                  <w:marRight w:val="0"/>
                  <w:marTop w:val="0"/>
                  <w:marBottom w:val="0"/>
                  <w:divBdr>
                    <w:top w:val="none" w:sz="0" w:space="0" w:color="auto"/>
                    <w:left w:val="none" w:sz="0" w:space="0" w:color="auto"/>
                    <w:bottom w:val="none" w:sz="0" w:space="0" w:color="auto"/>
                    <w:right w:val="none" w:sz="0" w:space="0" w:color="auto"/>
                  </w:divBdr>
                  <w:divsChild>
                    <w:div w:id="1383284143">
                      <w:marLeft w:val="0"/>
                      <w:marRight w:val="0"/>
                      <w:marTop w:val="0"/>
                      <w:marBottom w:val="0"/>
                      <w:divBdr>
                        <w:top w:val="none" w:sz="0" w:space="0" w:color="auto"/>
                        <w:left w:val="none" w:sz="0" w:space="0" w:color="auto"/>
                        <w:bottom w:val="none" w:sz="0" w:space="0" w:color="auto"/>
                        <w:right w:val="none" w:sz="0" w:space="0" w:color="auto"/>
                      </w:divBdr>
                    </w:div>
                  </w:divsChild>
                </w:div>
                <w:div w:id="80953662">
                  <w:marLeft w:val="0"/>
                  <w:marRight w:val="0"/>
                  <w:marTop w:val="0"/>
                  <w:marBottom w:val="0"/>
                  <w:divBdr>
                    <w:top w:val="none" w:sz="0" w:space="0" w:color="auto"/>
                    <w:left w:val="none" w:sz="0" w:space="0" w:color="auto"/>
                    <w:bottom w:val="none" w:sz="0" w:space="0" w:color="auto"/>
                    <w:right w:val="none" w:sz="0" w:space="0" w:color="auto"/>
                  </w:divBdr>
                  <w:divsChild>
                    <w:div w:id="2139520756">
                      <w:marLeft w:val="0"/>
                      <w:marRight w:val="0"/>
                      <w:marTop w:val="0"/>
                      <w:marBottom w:val="0"/>
                      <w:divBdr>
                        <w:top w:val="none" w:sz="0" w:space="0" w:color="auto"/>
                        <w:left w:val="none" w:sz="0" w:space="0" w:color="auto"/>
                        <w:bottom w:val="none" w:sz="0" w:space="0" w:color="auto"/>
                        <w:right w:val="none" w:sz="0" w:space="0" w:color="auto"/>
                      </w:divBdr>
                    </w:div>
                  </w:divsChild>
                </w:div>
                <w:div w:id="97795341">
                  <w:marLeft w:val="0"/>
                  <w:marRight w:val="0"/>
                  <w:marTop w:val="0"/>
                  <w:marBottom w:val="0"/>
                  <w:divBdr>
                    <w:top w:val="none" w:sz="0" w:space="0" w:color="auto"/>
                    <w:left w:val="none" w:sz="0" w:space="0" w:color="auto"/>
                    <w:bottom w:val="none" w:sz="0" w:space="0" w:color="auto"/>
                    <w:right w:val="none" w:sz="0" w:space="0" w:color="auto"/>
                  </w:divBdr>
                  <w:divsChild>
                    <w:div w:id="2073963760">
                      <w:marLeft w:val="0"/>
                      <w:marRight w:val="0"/>
                      <w:marTop w:val="0"/>
                      <w:marBottom w:val="0"/>
                      <w:divBdr>
                        <w:top w:val="none" w:sz="0" w:space="0" w:color="auto"/>
                        <w:left w:val="none" w:sz="0" w:space="0" w:color="auto"/>
                        <w:bottom w:val="none" w:sz="0" w:space="0" w:color="auto"/>
                        <w:right w:val="none" w:sz="0" w:space="0" w:color="auto"/>
                      </w:divBdr>
                    </w:div>
                  </w:divsChild>
                </w:div>
                <w:div w:id="287397311">
                  <w:marLeft w:val="0"/>
                  <w:marRight w:val="0"/>
                  <w:marTop w:val="0"/>
                  <w:marBottom w:val="0"/>
                  <w:divBdr>
                    <w:top w:val="none" w:sz="0" w:space="0" w:color="auto"/>
                    <w:left w:val="none" w:sz="0" w:space="0" w:color="auto"/>
                    <w:bottom w:val="none" w:sz="0" w:space="0" w:color="auto"/>
                    <w:right w:val="none" w:sz="0" w:space="0" w:color="auto"/>
                  </w:divBdr>
                  <w:divsChild>
                    <w:div w:id="1873497718">
                      <w:marLeft w:val="0"/>
                      <w:marRight w:val="0"/>
                      <w:marTop w:val="0"/>
                      <w:marBottom w:val="0"/>
                      <w:divBdr>
                        <w:top w:val="none" w:sz="0" w:space="0" w:color="auto"/>
                        <w:left w:val="none" w:sz="0" w:space="0" w:color="auto"/>
                        <w:bottom w:val="none" w:sz="0" w:space="0" w:color="auto"/>
                        <w:right w:val="none" w:sz="0" w:space="0" w:color="auto"/>
                      </w:divBdr>
                    </w:div>
                  </w:divsChild>
                </w:div>
                <w:div w:id="287397472">
                  <w:marLeft w:val="0"/>
                  <w:marRight w:val="0"/>
                  <w:marTop w:val="0"/>
                  <w:marBottom w:val="0"/>
                  <w:divBdr>
                    <w:top w:val="none" w:sz="0" w:space="0" w:color="auto"/>
                    <w:left w:val="none" w:sz="0" w:space="0" w:color="auto"/>
                    <w:bottom w:val="none" w:sz="0" w:space="0" w:color="auto"/>
                    <w:right w:val="none" w:sz="0" w:space="0" w:color="auto"/>
                  </w:divBdr>
                  <w:divsChild>
                    <w:div w:id="1568106647">
                      <w:marLeft w:val="0"/>
                      <w:marRight w:val="0"/>
                      <w:marTop w:val="0"/>
                      <w:marBottom w:val="0"/>
                      <w:divBdr>
                        <w:top w:val="none" w:sz="0" w:space="0" w:color="auto"/>
                        <w:left w:val="none" w:sz="0" w:space="0" w:color="auto"/>
                        <w:bottom w:val="none" w:sz="0" w:space="0" w:color="auto"/>
                        <w:right w:val="none" w:sz="0" w:space="0" w:color="auto"/>
                      </w:divBdr>
                    </w:div>
                  </w:divsChild>
                </w:div>
                <w:div w:id="413936895">
                  <w:marLeft w:val="0"/>
                  <w:marRight w:val="0"/>
                  <w:marTop w:val="0"/>
                  <w:marBottom w:val="0"/>
                  <w:divBdr>
                    <w:top w:val="none" w:sz="0" w:space="0" w:color="auto"/>
                    <w:left w:val="none" w:sz="0" w:space="0" w:color="auto"/>
                    <w:bottom w:val="none" w:sz="0" w:space="0" w:color="auto"/>
                    <w:right w:val="none" w:sz="0" w:space="0" w:color="auto"/>
                  </w:divBdr>
                  <w:divsChild>
                    <w:div w:id="1681081686">
                      <w:marLeft w:val="0"/>
                      <w:marRight w:val="0"/>
                      <w:marTop w:val="0"/>
                      <w:marBottom w:val="0"/>
                      <w:divBdr>
                        <w:top w:val="none" w:sz="0" w:space="0" w:color="auto"/>
                        <w:left w:val="none" w:sz="0" w:space="0" w:color="auto"/>
                        <w:bottom w:val="none" w:sz="0" w:space="0" w:color="auto"/>
                        <w:right w:val="none" w:sz="0" w:space="0" w:color="auto"/>
                      </w:divBdr>
                    </w:div>
                  </w:divsChild>
                </w:div>
                <w:div w:id="863862581">
                  <w:marLeft w:val="0"/>
                  <w:marRight w:val="0"/>
                  <w:marTop w:val="0"/>
                  <w:marBottom w:val="0"/>
                  <w:divBdr>
                    <w:top w:val="none" w:sz="0" w:space="0" w:color="auto"/>
                    <w:left w:val="none" w:sz="0" w:space="0" w:color="auto"/>
                    <w:bottom w:val="none" w:sz="0" w:space="0" w:color="auto"/>
                    <w:right w:val="none" w:sz="0" w:space="0" w:color="auto"/>
                  </w:divBdr>
                  <w:divsChild>
                    <w:div w:id="514854204">
                      <w:marLeft w:val="0"/>
                      <w:marRight w:val="0"/>
                      <w:marTop w:val="0"/>
                      <w:marBottom w:val="0"/>
                      <w:divBdr>
                        <w:top w:val="none" w:sz="0" w:space="0" w:color="auto"/>
                        <w:left w:val="none" w:sz="0" w:space="0" w:color="auto"/>
                        <w:bottom w:val="none" w:sz="0" w:space="0" w:color="auto"/>
                        <w:right w:val="none" w:sz="0" w:space="0" w:color="auto"/>
                      </w:divBdr>
                    </w:div>
                  </w:divsChild>
                </w:div>
                <w:div w:id="950555286">
                  <w:marLeft w:val="0"/>
                  <w:marRight w:val="0"/>
                  <w:marTop w:val="0"/>
                  <w:marBottom w:val="0"/>
                  <w:divBdr>
                    <w:top w:val="none" w:sz="0" w:space="0" w:color="auto"/>
                    <w:left w:val="none" w:sz="0" w:space="0" w:color="auto"/>
                    <w:bottom w:val="none" w:sz="0" w:space="0" w:color="auto"/>
                    <w:right w:val="none" w:sz="0" w:space="0" w:color="auto"/>
                  </w:divBdr>
                  <w:divsChild>
                    <w:div w:id="1246914362">
                      <w:marLeft w:val="0"/>
                      <w:marRight w:val="0"/>
                      <w:marTop w:val="0"/>
                      <w:marBottom w:val="0"/>
                      <w:divBdr>
                        <w:top w:val="none" w:sz="0" w:space="0" w:color="auto"/>
                        <w:left w:val="none" w:sz="0" w:space="0" w:color="auto"/>
                        <w:bottom w:val="none" w:sz="0" w:space="0" w:color="auto"/>
                        <w:right w:val="none" w:sz="0" w:space="0" w:color="auto"/>
                      </w:divBdr>
                    </w:div>
                  </w:divsChild>
                </w:div>
                <w:div w:id="997343426">
                  <w:marLeft w:val="0"/>
                  <w:marRight w:val="0"/>
                  <w:marTop w:val="0"/>
                  <w:marBottom w:val="0"/>
                  <w:divBdr>
                    <w:top w:val="none" w:sz="0" w:space="0" w:color="auto"/>
                    <w:left w:val="none" w:sz="0" w:space="0" w:color="auto"/>
                    <w:bottom w:val="none" w:sz="0" w:space="0" w:color="auto"/>
                    <w:right w:val="none" w:sz="0" w:space="0" w:color="auto"/>
                  </w:divBdr>
                  <w:divsChild>
                    <w:div w:id="1382175414">
                      <w:marLeft w:val="0"/>
                      <w:marRight w:val="0"/>
                      <w:marTop w:val="0"/>
                      <w:marBottom w:val="0"/>
                      <w:divBdr>
                        <w:top w:val="none" w:sz="0" w:space="0" w:color="auto"/>
                        <w:left w:val="none" w:sz="0" w:space="0" w:color="auto"/>
                        <w:bottom w:val="none" w:sz="0" w:space="0" w:color="auto"/>
                        <w:right w:val="none" w:sz="0" w:space="0" w:color="auto"/>
                      </w:divBdr>
                    </w:div>
                  </w:divsChild>
                </w:div>
                <w:div w:id="1008361534">
                  <w:marLeft w:val="0"/>
                  <w:marRight w:val="0"/>
                  <w:marTop w:val="0"/>
                  <w:marBottom w:val="0"/>
                  <w:divBdr>
                    <w:top w:val="none" w:sz="0" w:space="0" w:color="auto"/>
                    <w:left w:val="none" w:sz="0" w:space="0" w:color="auto"/>
                    <w:bottom w:val="none" w:sz="0" w:space="0" w:color="auto"/>
                    <w:right w:val="none" w:sz="0" w:space="0" w:color="auto"/>
                  </w:divBdr>
                  <w:divsChild>
                    <w:div w:id="688262323">
                      <w:marLeft w:val="0"/>
                      <w:marRight w:val="0"/>
                      <w:marTop w:val="0"/>
                      <w:marBottom w:val="0"/>
                      <w:divBdr>
                        <w:top w:val="none" w:sz="0" w:space="0" w:color="auto"/>
                        <w:left w:val="none" w:sz="0" w:space="0" w:color="auto"/>
                        <w:bottom w:val="none" w:sz="0" w:space="0" w:color="auto"/>
                        <w:right w:val="none" w:sz="0" w:space="0" w:color="auto"/>
                      </w:divBdr>
                    </w:div>
                  </w:divsChild>
                </w:div>
                <w:div w:id="1112089237">
                  <w:marLeft w:val="0"/>
                  <w:marRight w:val="0"/>
                  <w:marTop w:val="0"/>
                  <w:marBottom w:val="0"/>
                  <w:divBdr>
                    <w:top w:val="none" w:sz="0" w:space="0" w:color="auto"/>
                    <w:left w:val="none" w:sz="0" w:space="0" w:color="auto"/>
                    <w:bottom w:val="none" w:sz="0" w:space="0" w:color="auto"/>
                    <w:right w:val="none" w:sz="0" w:space="0" w:color="auto"/>
                  </w:divBdr>
                  <w:divsChild>
                    <w:div w:id="81150138">
                      <w:marLeft w:val="0"/>
                      <w:marRight w:val="0"/>
                      <w:marTop w:val="0"/>
                      <w:marBottom w:val="0"/>
                      <w:divBdr>
                        <w:top w:val="none" w:sz="0" w:space="0" w:color="auto"/>
                        <w:left w:val="none" w:sz="0" w:space="0" w:color="auto"/>
                        <w:bottom w:val="none" w:sz="0" w:space="0" w:color="auto"/>
                        <w:right w:val="none" w:sz="0" w:space="0" w:color="auto"/>
                      </w:divBdr>
                    </w:div>
                  </w:divsChild>
                </w:div>
                <w:div w:id="1437288836">
                  <w:marLeft w:val="0"/>
                  <w:marRight w:val="0"/>
                  <w:marTop w:val="0"/>
                  <w:marBottom w:val="0"/>
                  <w:divBdr>
                    <w:top w:val="none" w:sz="0" w:space="0" w:color="auto"/>
                    <w:left w:val="none" w:sz="0" w:space="0" w:color="auto"/>
                    <w:bottom w:val="none" w:sz="0" w:space="0" w:color="auto"/>
                    <w:right w:val="none" w:sz="0" w:space="0" w:color="auto"/>
                  </w:divBdr>
                  <w:divsChild>
                    <w:div w:id="1582447639">
                      <w:marLeft w:val="0"/>
                      <w:marRight w:val="0"/>
                      <w:marTop w:val="0"/>
                      <w:marBottom w:val="0"/>
                      <w:divBdr>
                        <w:top w:val="none" w:sz="0" w:space="0" w:color="auto"/>
                        <w:left w:val="none" w:sz="0" w:space="0" w:color="auto"/>
                        <w:bottom w:val="none" w:sz="0" w:space="0" w:color="auto"/>
                        <w:right w:val="none" w:sz="0" w:space="0" w:color="auto"/>
                      </w:divBdr>
                    </w:div>
                  </w:divsChild>
                </w:div>
                <w:div w:id="1447431644">
                  <w:marLeft w:val="0"/>
                  <w:marRight w:val="0"/>
                  <w:marTop w:val="0"/>
                  <w:marBottom w:val="0"/>
                  <w:divBdr>
                    <w:top w:val="none" w:sz="0" w:space="0" w:color="auto"/>
                    <w:left w:val="none" w:sz="0" w:space="0" w:color="auto"/>
                    <w:bottom w:val="none" w:sz="0" w:space="0" w:color="auto"/>
                    <w:right w:val="none" w:sz="0" w:space="0" w:color="auto"/>
                  </w:divBdr>
                  <w:divsChild>
                    <w:div w:id="75397898">
                      <w:marLeft w:val="0"/>
                      <w:marRight w:val="0"/>
                      <w:marTop w:val="0"/>
                      <w:marBottom w:val="0"/>
                      <w:divBdr>
                        <w:top w:val="none" w:sz="0" w:space="0" w:color="auto"/>
                        <w:left w:val="none" w:sz="0" w:space="0" w:color="auto"/>
                        <w:bottom w:val="none" w:sz="0" w:space="0" w:color="auto"/>
                        <w:right w:val="none" w:sz="0" w:space="0" w:color="auto"/>
                      </w:divBdr>
                    </w:div>
                  </w:divsChild>
                </w:div>
                <w:div w:id="1462647852">
                  <w:marLeft w:val="0"/>
                  <w:marRight w:val="0"/>
                  <w:marTop w:val="0"/>
                  <w:marBottom w:val="0"/>
                  <w:divBdr>
                    <w:top w:val="none" w:sz="0" w:space="0" w:color="auto"/>
                    <w:left w:val="none" w:sz="0" w:space="0" w:color="auto"/>
                    <w:bottom w:val="none" w:sz="0" w:space="0" w:color="auto"/>
                    <w:right w:val="none" w:sz="0" w:space="0" w:color="auto"/>
                  </w:divBdr>
                  <w:divsChild>
                    <w:div w:id="1228414076">
                      <w:marLeft w:val="0"/>
                      <w:marRight w:val="0"/>
                      <w:marTop w:val="0"/>
                      <w:marBottom w:val="0"/>
                      <w:divBdr>
                        <w:top w:val="none" w:sz="0" w:space="0" w:color="auto"/>
                        <w:left w:val="none" w:sz="0" w:space="0" w:color="auto"/>
                        <w:bottom w:val="none" w:sz="0" w:space="0" w:color="auto"/>
                        <w:right w:val="none" w:sz="0" w:space="0" w:color="auto"/>
                      </w:divBdr>
                    </w:div>
                  </w:divsChild>
                </w:div>
                <w:div w:id="1540895171">
                  <w:marLeft w:val="0"/>
                  <w:marRight w:val="0"/>
                  <w:marTop w:val="0"/>
                  <w:marBottom w:val="0"/>
                  <w:divBdr>
                    <w:top w:val="none" w:sz="0" w:space="0" w:color="auto"/>
                    <w:left w:val="none" w:sz="0" w:space="0" w:color="auto"/>
                    <w:bottom w:val="none" w:sz="0" w:space="0" w:color="auto"/>
                    <w:right w:val="none" w:sz="0" w:space="0" w:color="auto"/>
                  </w:divBdr>
                  <w:divsChild>
                    <w:div w:id="1337227919">
                      <w:marLeft w:val="0"/>
                      <w:marRight w:val="0"/>
                      <w:marTop w:val="0"/>
                      <w:marBottom w:val="0"/>
                      <w:divBdr>
                        <w:top w:val="none" w:sz="0" w:space="0" w:color="auto"/>
                        <w:left w:val="none" w:sz="0" w:space="0" w:color="auto"/>
                        <w:bottom w:val="none" w:sz="0" w:space="0" w:color="auto"/>
                        <w:right w:val="none" w:sz="0" w:space="0" w:color="auto"/>
                      </w:divBdr>
                    </w:div>
                  </w:divsChild>
                </w:div>
                <w:div w:id="1603338476">
                  <w:marLeft w:val="0"/>
                  <w:marRight w:val="0"/>
                  <w:marTop w:val="0"/>
                  <w:marBottom w:val="0"/>
                  <w:divBdr>
                    <w:top w:val="none" w:sz="0" w:space="0" w:color="auto"/>
                    <w:left w:val="none" w:sz="0" w:space="0" w:color="auto"/>
                    <w:bottom w:val="none" w:sz="0" w:space="0" w:color="auto"/>
                    <w:right w:val="none" w:sz="0" w:space="0" w:color="auto"/>
                  </w:divBdr>
                  <w:divsChild>
                    <w:div w:id="1054353260">
                      <w:marLeft w:val="0"/>
                      <w:marRight w:val="0"/>
                      <w:marTop w:val="0"/>
                      <w:marBottom w:val="0"/>
                      <w:divBdr>
                        <w:top w:val="none" w:sz="0" w:space="0" w:color="auto"/>
                        <w:left w:val="none" w:sz="0" w:space="0" w:color="auto"/>
                        <w:bottom w:val="none" w:sz="0" w:space="0" w:color="auto"/>
                        <w:right w:val="none" w:sz="0" w:space="0" w:color="auto"/>
                      </w:divBdr>
                    </w:div>
                  </w:divsChild>
                </w:div>
                <w:div w:id="1661811371">
                  <w:marLeft w:val="0"/>
                  <w:marRight w:val="0"/>
                  <w:marTop w:val="0"/>
                  <w:marBottom w:val="0"/>
                  <w:divBdr>
                    <w:top w:val="none" w:sz="0" w:space="0" w:color="auto"/>
                    <w:left w:val="none" w:sz="0" w:space="0" w:color="auto"/>
                    <w:bottom w:val="none" w:sz="0" w:space="0" w:color="auto"/>
                    <w:right w:val="none" w:sz="0" w:space="0" w:color="auto"/>
                  </w:divBdr>
                  <w:divsChild>
                    <w:div w:id="254290620">
                      <w:marLeft w:val="0"/>
                      <w:marRight w:val="0"/>
                      <w:marTop w:val="0"/>
                      <w:marBottom w:val="0"/>
                      <w:divBdr>
                        <w:top w:val="none" w:sz="0" w:space="0" w:color="auto"/>
                        <w:left w:val="none" w:sz="0" w:space="0" w:color="auto"/>
                        <w:bottom w:val="none" w:sz="0" w:space="0" w:color="auto"/>
                        <w:right w:val="none" w:sz="0" w:space="0" w:color="auto"/>
                      </w:divBdr>
                    </w:div>
                    <w:div w:id="325790762">
                      <w:marLeft w:val="0"/>
                      <w:marRight w:val="0"/>
                      <w:marTop w:val="0"/>
                      <w:marBottom w:val="0"/>
                      <w:divBdr>
                        <w:top w:val="none" w:sz="0" w:space="0" w:color="auto"/>
                        <w:left w:val="none" w:sz="0" w:space="0" w:color="auto"/>
                        <w:bottom w:val="none" w:sz="0" w:space="0" w:color="auto"/>
                        <w:right w:val="none" w:sz="0" w:space="0" w:color="auto"/>
                      </w:divBdr>
                    </w:div>
                    <w:div w:id="561598643">
                      <w:marLeft w:val="0"/>
                      <w:marRight w:val="0"/>
                      <w:marTop w:val="0"/>
                      <w:marBottom w:val="0"/>
                      <w:divBdr>
                        <w:top w:val="none" w:sz="0" w:space="0" w:color="auto"/>
                        <w:left w:val="none" w:sz="0" w:space="0" w:color="auto"/>
                        <w:bottom w:val="none" w:sz="0" w:space="0" w:color="auto"/>
                        <w:right w:val="none" w:sz="0" w:space="0" w:color="auto"/>
                      </w:divBdr>
                    </w:div>
                    <w:div w:id="566769413">
                      <w:marLeft w:val="0"/>
                      <w:marRight w:val="0"/>
                      <w:marTop w:val="0"/>
                      <w:marBottom w:val="0"/>
                      <w:divBdr>
                        <w:top w:val="none" w:sz="0" w:space="0" w:color="auto"/>
                        <w:left w:val="none" w:sz="0" w:space="0" w:color="auto"/>
                        <w:bottom w:val="none" w:sz="0" w:space="0" w:color="auto"/>
                        <w:right w:val="none" w:sz="0" w:space="0" w:color="auto"/>
                      </w:divBdr>
                    </w:div>
                    <w:div w:id="646280481">
                      <w:marLeft w:val="0"/>
                      <w:marRight w:val="0"/>
                      <w:marTop w:val="0"/>
                      <w:marBottom w:val="0"/>
                      <w:divBdr>
                        <w:top w:val="none" w:sz="0" w:space="0" w:color="auto"/>
                        <w:left w:val="none" w:sz="0" w:space="0" w:color="auto"/>
                        <w:bottom w:val="none" w:sz="0" w:space="0" w:color="auto"/>
                        <w:right w:val="none" w:sz="0" w:space="0" w:color="auto"/>
                      </w:divBdr>
                    </w:div>
                    <w:div w:id="663972246">
                      <w:marLeft w:val="0"/>
                      <w:marRight w:val="0"/>
                      <w:marTop w:val="0"/>
                      <w:marBottom w:val="0"/>
                      <w:divBdr>
                        <w:top w:val="none" w:sz="0" w:space="0" w:color="auto"/>
                        <w:left w:val="none" w:sz="0" w:space="0" w:color="auto"/>
                        <w:bottom w:val="none" w:sz="0" w:space="0" w:color="auto"/>
                        <w:right w:val="none" w:sz="0" w:space="0" w:color="auto"/>
                      </w:divBdr>
                    </w:div>
                    <w:div w:id="953513934">
                      <w:marLeft w:val="0"/>
                      <w:marRight w:val="0"/>
                      <w:marTop w:val="0"/>
                      <w:marBottom w:val="0"/>
                      <w:divBdr>
                        <w:top w:val="none" w:sz="0" w:space="0" w:color="auto"/>
                        <w:left w:val="none" w:sz="0" w:space="0" w:color="auto"/>
                        <w:bottom w:val="none" w:sz="0" w:space="0" w:color="auto"/>
                        <w:right w:val="none" w:sz="0" w:space="0" w:color="auto"/>
                      </w:divBdr>
                    </w:div>
                    <w:div w:id="1057824857">
                      <w:marLeft w:val="0"/>
                      <w:marRight w:val="0"/>
                      <w:marTop w:val="0"/>
                      <w:marBottom w:val="0"/>
                      <w:divBdr>
                        <w:top w:val="none" w:sz="0" w:space="0" w:color="auto"/>
                        <w:left w:val="none" w:sz="0" w:space="0" w:color="auto"/>
                        <w:bottom w:val="none" w:sz="0" w:space="0" w:color="auto"/>
                        <w:right w:val="none" w:sz="0" w:space="0" w:color="auto"/>
                      </w:divBdr>
                    </w:div>
                    <w:div w:id="1304115910">
                      <w:marLeft w:val="0"/>
                      <w:marRight w:val="0"/>
                      <w:marTop w:val="0"/>
                      <w:marBottom w:val="0"/>
                      <w:divBdr>
                        <w:top w:val="none" w:sz="0" w:space="0" w:color="auto"/>
                        <w:left w:val="none" w:sz="0" w:space="0" w:color="auto"/>
                        <w:bottom w:val="none" w:sz="0" w:space="0" w:color="auto"/>
                        <w:right w:val="none" w:sz="0" w:space="0" w:color="auto"/>
                      </w:divBdr>
                    </w:div>
                    <w:div w:id="1386022613">
                      <w:marLeft w:val="0"/>
                      <w:marRight w:val="0"/>
                      <w:marTop w:val="0"/>
                      <w:marBottom w:val="0"/>
                      <w:divBdr>
                        <w:top w:val="none" w:sz="0" w:space="0" w:color="auto"/>
                        <w:left w:val="none" w:sz="0" w:space="0" w:color="auto"/>
                        <w:bottom w:val="none" w:sz="0" w:space="0" w:color="auto"/>
                        <w:right w:val="none" w:sz="0" w:space="0" w:color="auto"/>
                      </w:divBdr>
                    </w:div>
                    <w:div w:id="1699962945">
                      <w:marLeft w:val="0"/>
                      <w:marRight w:val="0"/>
                      <w:marTop w:val="0"/>
                      <w:marBottom w:val="0"/>
                      <w:divBdr>
                        <w:top w:val="none" w:sz="0" w:space="0" w:color="auto"/>
                        <w:left w:val="none" w:sz="0" w:space="0" w:color="auto"/>
                        <w:bottom w:val="none" w:sz="0" w:space="0" w:color="auto"/>
                        <w:right w:val="none" w:sz="0" w:space="0" w:color="auto"/>
                      </w:divBdr>
                    </w:div>
                  </w:divsChild>
                </w:div>
                <w:div w:id="1702976395">
                  <w:marLeft w:val="0"/>
                  <w:marRight w:val="0"/>
                  <w:marTop w:val="0"/>
                  <w:marBottom w:val="0"/>
                  <w:divBdr>
                    <w:top w:val="none" w:sz="0" w:space="0" w:color="auto"/>
                    <w:left w:val="none" w:sz="0" w:space="0" w:color="auto"/>
                    <w:bottom w:val="none" w:sz="0" w:space="0" w:color="auto"/>
                    <w:right w:val="none" w:sz="0" w:space="0" w:color="auto"/>
                  </w:divBdr>
                  <w:divsChild>
                    <w:div w:id="1615362880">
                      <w:marLeft w:val="0"/>
                      <w:marRight w:val="0"/>
                      <w:marTop w:val="0"/>
                      <w:marBottom w:val="0"/>
                      <w:divBdr>
                        <w:top w:val="none" w:sz="0" w:space="0" w:color="auto"/>
                        <w:left w:val="none" w:sz="0" w:space="0" w:color="auto"/>
                        <w:bottom w:val="none" w:sz="0" w:space="0" w:color="auto"/>
                        <w:right w:val="none" w:sz="0" w:space="0" w:color="auto"/>
                      </w:divBdr>
                    </w:div>
                  </w:divsChild>
                </w:div>
                <w:div w:id="1780758544">
                  <w:marLeft w:val="0"/>
                  <w:marRight w:val="0"/>
                  <w:marTop w:val="0"/>
                  <w:marBottom w:val="0"/>
                  <w:divBdr>
                    <w:top w:val="none" w:sz="0" w:space="0" w:color="auto"/>
                    <w:left w:val="none" w:sz="0" w:space="0" w:color="auto"/>
                    <w:bottom w:val="none" w:sz="0" w:space="0" w:color="auto"/>
                    <w:right w:val="none" w:sz="0" w:space="0" w:color="auto"/>
                  </w:divBdr>
                  <w:divsChild>
                    <w:div w:id="450365807">
                      <w:marLeft w:val="0"/>
                      <w:marRight w:val="0"/>
                      <w:marTop w:val="0"/>
                      <w:marBottom w:val="0"/>
                      <w:divBdr>
                        <w:top w:val="none" w:sz="0" w:space="0" w:color="auto"/>
                        <w:left w:val="none" w:sz="0" w:space="0" w:color="auto"/>
                        <w:bottom w:val="none" w:sz="0" w:space="0" w:color="auto"/>
                        <w:right w:val="none" w:sz="0" w:space="0" w:color="auto"/>
                      </w:divBdr>
                    </w:div>
                  </w:divsChild>
                </w:div>
                <w:div w:id="1787891428">
                  <w:marLeft w:val="0"/>
                  <w:marRight w:val="0"/>
                  <w:marTop w:val="0"/>
                  <w:marBottom w:val="0"/>
                  <w:divBdr>
                    <w:top w:val="none" w:sz="0" w:space="0" w:color="auto"/>
                    <w:left w:val="none" w:sz="0" w:space="0" w:color="auto"/>
                    <w:bottom w:val="none" w:sz="0" w:space="0" w:color="auto"/>
                    <w:right w:val="none" w:sz="0" w:space="0" w:color="auto"/>
                  </w:divBdr>
                  <w:divsChild>
                    <w:div w:id="824469774">
                      <w:marLeft w:val="0"/>
                      <w:marRight w:val="0"/>
                      <w:marTop w:val="0"/>
                      <w:marBottom w:val="0"/>
                      <w:divBdr>
                        <w:top w:val="none" w:sz="0" w:space="0" w:color="auto"/>
                        <w:left w:val="none" w:sz="0" w:space="0" w:color="auto"/>
                        <w:bottom w:val="none" w:sz="0" w:space="0" w:color="auto"/>
                        <w:right w:val="none" w:sz="0" w:space="0" w:color="auto"/>
                      </w:divBdr>
                    </w:div>
                  </w:divsChild>
                </w:div>
                <w:div w:id="1883899360">
                  <w:marLeft w:val="0"/>
                  <w:marRight w:val="0"/>
                  <w:marTop w:val="0"/>
                  <w:marBottom w:val="0"/>
                  <w:divBdr>
                    <w:top w:val="none" w:sz="0" w:space="0" w:color="auto"/>
                    <w:left w:val="none" w:sz="0" w:space="0" w:color="auto"/>
                    <w:bottom w:val="none" w:sz="0" w:space="0" w:color="auto"/>
                    <w:right w:val="none" w:sz="0" w:space="0" w:color="auto"/>
                  </w:divBdr>
                  <w:divsChild>
                    <w:div w:id="1768312020">
                      <w:marLeft w:val="0"/>
                      <w:marRight w:val="0"/>
                      <w:marTop w:val="0"/>
                      <w:marBottom w:val="0"/>
                      <w:divBdr>
                        <w:top w:val="none" w:sz="0" w:space="0" w:color="auto"/>
                        <w:left w:val="none" w:sz="0" w:space="0" w:color="auto"/>
                        <w:bottom w:val="none" w:sz="0" w:space="0" w:color="auto"/>
                        <w:right w:val="none" w:sz="0" w:space="0" w:color="auto"/>
                      </w:divBdr>
                    </w:div>
                  </w:divsChild>
                </w:div>
                <w:div w:id="1936328324">
                  <w:marLeft w:val="0"/>
                  <w:marRight w:val="0"/>
                  <w:marTop w:val="0"/>
                  <w:marBottom w:val="0"/>
                  <w:divBdr>
                    <w:top w:val="none" w:sz="0" w:space="0" w:color="auto"/>
                    <w:left w:val="none" w:sz="0" w:space="0" w:color="auto"/>
                    <w:bottom w:val="none" w:sz="0" w:space="0" w:color="auto"/>
                    <w:right w:val="none" w:sz="0" w:space="0" w:color="auto"/>
                  </w:divBdr>
                  <w:divsChild>
                    <w:div w:id="137731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168895">
          <w:marLeft w:val="0"/>
          <w:marRight w:val="0"/>
          <w:marTop w:val="0"/>
          <w:marBottom w:val="0"/>
          <w:divBdr>
            <w:top w:val="none" w:sz="0" w:space="0" w:color="auto"/>
            <w:left w:val="none" w:sz="0" w:space="0" w:color="auto"/>
            <w:bottom w:val="none" w:sz="0" w:space="0" w:color="auto"/>
            <w:right w:val="none" w:sz="0" w:space="0" w:color="auto"/>
          </w:divBdr>
          <w:divsChild>
            <w:div w:id="1931230277">
              <w:marLeft w:val="-75"/>
              <w:marRight w:val="0"/>
              <w:marTop w:val="30"/>
              <w:marBottom w:val="30"/>
              <w:divBdr>
                <w:top w:val="none" w:sz="0" w:space="0" w:color="auto"/>
                <w:left w:val="none" w:sz="0" w:space="0" w:color="auto"/>
                <w:bottom w:val="none" w:sz="0" w:space="0" w:color="auto"/>
                <w:right w:val="none" w:sz="0" w:space="0" w:color="auto"/>
              </w:divBdr>
              <w:divsChild>
                <w:div w:id="22677303">
                  <w:marLeft w:val="0"/>
                  <w:marRight w:val="0"/>
                  <w:marTop w:val="0"/>
                  <w:marBottom w:val="0"/>
                  <w:divBdr>
                    <w:top w:val="none" w:sz="0" w:space="0" w:color="auto"/>
                    <w:left w:val="none" w:sz="0" w:space="0" w:color="auto"/>
                    <w:bottom w:val="none" w:sz="0" w:space="0" w:color="auto"/>
                    <w:right w:val="none" w:sz="0" w:space="0" w:color="auto"/>
                  </w:divBdr>
                  <w:divsChild>
                    <w:div w:id="702435687">
                      <w:marLeft w:val="0"/>
                      <w:marRight w:val="0"/>
                      <w:marTop w:val="0"/>
                      <w:marBottom w:val="0"/>
                      <w:divBdr>
                        <w:top w:val="none" w:sz="0" w:space="0" w:color="auto"/>
                        <w:left w:val="none" w:sz="0" w:space="0" w:color="auto"/>
                        <w:bottom w:val="none" w:sz="0" w:space="0" w:color="auto"/>
                        <w:right w:val="none" w:sz="0" w:space="0" w:color="auto"/>
                      </w:divBdr>
                    </w:div>
                  </w:divsChild>
                </w:div>
                <w:div w:id="204606566">
                  <w:marLeft w:val="0"/>
                  <w:marRight w:val="0"/>
                  <w:marTop w:val="0"/>
                  <w:marBottom w:val="0"/>
                  <w:divBdr>
                    <w:top w:val="none" w:sz="0" w:space="0" w:color="auto"/>
                    <w:left w:val="none" w:sz="0" w:space="0" w:color="auto"/>
                    <w:bottom w:val="none" w:sz="0" w:space="0" w:color="auto"/>
                    <w:right w:val="none" w:sz="0" w:space="0" w:color="auto"/>
                  </w:divBdr>
                  <w:divsChild>
                    <w:div w:id="1025668211">
                      <w:marLeft w:val="0"/>
                      <w:marRight w:val="0"/>
                      <w:marTop w:val="0"/>
                      <w:marBottom w:val="0"/>
                      <w:divBdr>
                        <w:top w:val="none" w:sz="0" w:space="0" w:color="auto"/>
                        <w:left w:val="none" w:sz="0" w:space="0" w:color="auto"/>
                        <w:bottom w:val="none" w:sz="0" w:space="0" w:color="auto"/>
                        <w:right w:val="none" w:sz="0" w:space="0" w:color="auto"/>
                      </w:divBdr>
                    </w:div>
                  </w:divsChild>
                </w:div>
                <w:div w:id="285427655">
                  <w:marLeft w:val="0"/>
                  <w:marRight w:val="0"/>
                  <w:marTop w:val="0"/>
                  <w:marBottom w:val="0"/>
                  <w:divBdr>
                    <w:top w:val="none" w:sz="0" w:space="0" w:color="auto"/>
                    <w:left w:val="none" w:sz="0" w:space="0" w:color="auto"/>
                    <w:bottom w:val="none" w:sz="0" w:space="0" w:color="auto"/>
                    <w:right w:val="none" w:sz="0" w:space="0" w:color="auto"/>
                  </w:divBdr>
                  <w:divsChild>
                    <w:div w:id="1327593738">
                      <w:marLeft w:val="0"/>
                      <w:marRight w:val="0"/>
                      <w:marTop w:val="0"/>
                      <w:marBottom w:val="0"/>
                      <w:divBdr>
                        <w:top w:val="none" w:sz="0" w:space="0" w:color="auto"/>
                        <w:left w:val="none" w:sz="0" w:space="0" w:color="auto"/>
                        <w:bottom w:val="none" w:sz="0" w:space="0" w:color="auto"/>
                        <w:right w:val="none" w:sz="0" w:space="0" w:color="auto"/>
                      </w:divBdr>
                    </w:div>
                  </w:divsChild>
                </w:div>
                <w:div w:id="322515366">
                  <w:marLeft w:val="0"/>
                  <w:marRight w:val="0"/>
                  <w:marTop w:val="0"/>
                  <w:marBottom w:val="0"/>
                  <w:divBdr>
                    <w:top w:val="none" w:sz="0" w:space="0" w:color="auto"/>
                    <w:left w:val="none" w:sz="0" w:space="0" w:color="auto"/>
                    <w:bottom w:val="none" w:sz="0" w:space="0" w:color="auto"/>
                    <w:right w:val="none" w:sz="0" w:space="0" w:color="auto"/>
                  </w:divBdr>
                  <w:divsChild>
                    <w:div w:id="1392463094">
                      <w:marLeft w:val="0"/>
                      <w:marRight w:val="0"/>
                      <w:marTop w:val="0"/>
                      <w:marBottom w:val="0"/>
                      <w:divBdr>
                        <w:top w:val="none" w:sz="0" w:space="0" w:color="auto"/>
                        <w:left w:val="none" w:sz="0" w:space="0" w:color="auto"/>
                        <w:bottom w:val="none" w:sz="0" w:space="0" w:color="auto"/>
                        <w:right w:val="none" w:sz="0" w:space="0" w:color="auto"/>
                      </w:divBdr>
                    </w:div>
                  </w:divsChild>
                </w:div>
                <w:div w:id="406462767">
                  <w:marLeft w:val="0"/>
                  <w:marRight w:val="0"/>
                  <w:marTop w:val="0"/>
                  <w:marBottom w:val="0"/>
                  <w:divBdr>
                    <w:top w:val="none" w:sz="0" w:space="0" w:color="auto"/>
                    <w:left w:val="none" w:sz="0" w:space="0" w:color="auto"/>
                    <w:bottom w:val="none" w:sz="0" w:space="0" w:color="auto"/>
                    <w:right w:val="none" w:sz="0" w:space="0" w:color="auto"/>
                  </w:divBdr>
                  <w:divsChild>
                    <w:div w:id="535580455">
                      <w:marLeft w:val="0"/>
                      <w:marRight w:val="0"/>
                      <w:marTop w:val="0"/>
                      <w:marBottom w:val="0"/>
                      <w:divBdr>
                        <w:top w:val="none" w:sz="0" w:space="0" w:color="auto"/>
                        <w:left w:val="none" w:sz="0" w:space="0" w:color="auto"/>
                        <w:bottom w:val="none" w:sz="0" w:space="0" w:color="auto"/>
                        <w:right w:val="none" w:sz="0" w:space="0" w:color="auto"/>
                      </w:divBdr>
                    </w:div>
                  </w:divsChild>
                </w:div>
                <w:div w:id="564341261">
                  <w:marLeft w:val="0"/>
                  <w:marRight w:val="0"/>
                  <w:marTop w:val="0"/>
                  <w:marBottom w:val="0"/>
                  <w:divBdr>
                    <w:top w:val="none" w:sz="0" w:space="0" w:color="auto"/>
                    <w:left w:val="none" w:sz="0" w:space="0" w:color="auto"/>
                    <w:bottom w:val="none" w:sz="0" w:space="0" w:color="auto"/>
                    <w:right w:val="none" w:sz="0" w:space="0" w:color="auto"/>
                  </w:divBdr>
                  <w:divsChild>
                    <w:div w:id="221449614">
                      <w:marLeft w:val="0"/>
                      <w:marRight w:val="0"/>
                      <w:marTop w:val="0"/>
                      <w:marBottom w:val="0"/>
                      <w:divBdr>
                        <w:top w:val="none" w:sz="0" w:space="0" w:color="auto"/>
                        <w:left w:val="none" w:sz="0" w:space="0" w:color="auto"/>
                        <w:bottom w:val="none" w:sz="0" w:space="0" w:color="auto"/>
                        <w:right w:val="none" w:sz="0" w:space="0" w:color="auto"/>
                      </w:divBdr>
                    </w:div>
                    <w:div w:id="285936285">
                      <w:marLeft w:val="0"/>
                      <w:marRight w:val="0"/>
                      <w:marTop w:val="0"/>
                      <w:marBottom w:val="0"/>
                      <w:divBdr>
                        <w:top w:val="none" w:sz="0" w:space="0" w:color="auto"/>
                        <w:left w:val="none" w:sz="0" w:space="0" w:color="auto"/>
                        <w:bottom w:val="none" w:sz="0" w:space="0" w:color="auto"/>
                        <w:right w:val="none" w:sz="0" w:space="0" w:color="auto"/>
                      </w:divBdr>
                    </w:div>
                    <w:div w:id="1041898141">
                      <w:marLeft w:val="0"/>
                      <w:marRight w:val="0"/>
                      <w:marTop w:val="0"/>
                      <w:marBottom w:val="0"/>
                      <w:divBdr>
                        <w:top w:val="none" w:sz="0" w:space="0" w:color="auto"/>
                        <w:left w:val="none" w:sz="0" w:space="0" w:color="auto"/>
                        <w:bottom w:val="none" w:sz="0" w:space="0" w:color="auto"/>
                        <w:right w:val="none" w:sz="0" w:space="0" w:color="auto"/>
                      </w:divBdr>
                    </w:div>
                  </w:divsChild>
                </w:div>
                <w:div w:id="604925005">
                  <w:marLeft w:val="0"/>
                  <w:marRight w:val="0"/>
                  <w:marTop w:val="0"/>
                  <w:marBottom w:val="0"/>
                  <w:divBdr>
                    <w:top w:val="none" w:sz="0" w:space="0" w:color="auto"/>
                    <w:left w:val="none" w:sz="0" w:space="0" w:color="auto"/>
                    <w:bottom w:val="none" w:sz="0" w:space="0" w:color="auto"/>
                    <w:right w:val="none" w:sz="0" w:space="0" w:color="auto"/>
                  </w:divBdr>
                  <w:divsChild>
                    <w:div w:id="231670665">
                      <w:marLeft w:val="0"/>
                      <w:marRight w:val="0"/>
                      <w:marTop w:val="0"/>
                      <w:marBottom w:val="0"/>
                      <w:divBdr>
                        <w:top w:val="none" w:sz="0" w:space="0" w:color="auto"/>
                        <w:left w:val="none" w:sz="0" w:space="0" w:color="auto"/>
                        <w:bottom w:val="none" w:sz="0" w:space="0" w:color="auto"/>
                        <w:right w:val="none" w:sz="0" w:space="0" w:color="auto"/>
                      </w:divBdr>
                    </w:div>
                  </w:divsChild>
                </w:div>
                <w:div w:id="643776448">
                  <w:marLeft w:val="0"/>
                  <w:marRight w:val="0"/>
                  <w:marTop w:val="0"/>
                  <w:marBottom w:val="0"/>
                  <w:divBdr>
                    <w:top w:val="none" w:sz="0" w:space="0" w:color="auto"/>
                    <w:left w:val="none" w:sz="0" w:space="0" w:color="auto"/>
                    <w:bottom w:val="none" w:sz="0" w:space="0" w:color="auto"/>
                    <w:right w:val="none" w:sz="0" w:space="0" w:color="auto"/>
                  </w:divBdr>
                  <w:divsChild>
                    <w:div w:id="360282444">
                      <w:marLeft w:val="0"/>
                      <w:marRight w:val="0"/>
                      <w:marTop w:val="0"/>
                      <w:marBottom w:val="0"/>
                      <w:divBdr>
                        <w:top w:val="none" w:sz="0" w:space="0" w:color="auto"/>
                        <w:left w:val="none" w:sz="0" w:space="0" w:color="auto"/>
                        <w:bottom w:val="none" w:sz="0" w:space="0" w:color="auto"/>
                        <w:right w:val="none" w:sz="0" w:space="0" w:color="auto"/>
                      </w:divBdr>
                    </w:div>
                    <w:div w:id="2143573853">
                      <w:marLeft w:val="0"/>
                      <w:marRight w:val="0"/>
                      <w:marTop w:val="0"/>
                      <w:marBottom w:val="0"/>
                      <w:divBdr>
                        <w:top w:val="none" w:sz="0" w:space="0" w:color="auto"/>
                        <w:left w:val="none" w:sz="0" w:space="0" w:color="auto"/>
                        <w:bottom w:val="none" w:sz="0" w:space="0" w:color="auto"/>
                        <w:right w:val="none" w:sz="0" w:space="0" w:color="auto"/>
                      </w:divBdr>
                    </w:div>
                  </w:divsChild>
                </w:div>
                <w:div w:id="723721265">
                  <w:marLeft w:val="0"/>
                  <w:marRight w:val="0"/>
                  <w:marTop w:val="0"/>
                  <w:marBottom w:val="0"/>
                  <w:divBdr>
                    <w:top w:val="none" w:sz="0" w:space="0" w:color="auto"/>
                    <w:left w:val="none" w:sz="0" w:space="0" w:color="auto"/>
                    <w:bottom w:val="none" w:sz="0" w:space="0" w:color="auto"/>
                    <w:right w:val="none" w:sz="0" w:space="0" w:color="auto"/>
                  </w:divBdr>
                  <w:divsChild>
                    <w:div w:id="1606617273">
                      <w:marLeft w:val="0"/>
                      <w:marRight w:val="0"/>
                      <w:marTop w:val="0"/>
                      <w:marBottom w:val="0"/>
                      <w:divBdr>
                        <w:top w:val="none" w:sz="0" w:space="0" w:color="auto"/>
                        <w:left w:val="none" w:sz="0" w:space="0" w:color="auto"/>
                        <w:bottom w:val="none" w:sz="0" w:space="0" w:color="auto"/>
                        <w:right w:val="none" w:sz="0" w:space="0" w:color="auto"/>
                      </w:divBdr>
                    </w:div>
                  </w:divsChild>
                </w:div>
                <w:div w:id="812139409">
                  <w:marLeft w:val="0"/>
                  <w:marRight w:val="0"/>
                  <w:marTop w:val="0"/>
                  <w:marBottom w:val="0"/>
                  <w:divBdr>
                    <w:top w:val="none" w:sz="0" w:space="0" w:color="auto"/>
                    <w:left w:val="none" w:sz="0" w:space="0" w:color="auto"/>
                    <w:bottom w:val="none" w:sz="0" w:space="0" w:color="auto"/>
                    <w:right w:val="none" w:sz="0" w:space="0" w:color="auto"/>
                  </w:divBdr>
                  <w:divsChild>
                    <w:div w:id="615795113">
                      <w:marLeft w:val="0"/>
                      <w:marRight w:val="0"/>
                      <w:marTop w:val="0"/>
                      <w:marBottom w:val="0"/>
                      <w:divBdr>
                        <w:top w:val="none" w:sz="0" w:space="0" w:color="auto"/>
                        <w:left w:val="none" w:sz="0" w:space="0" w:color="auto"/>
                        <w:bottom w:val="none" w:sz="0" w:space="0" w:color="auto"/>
                        <w:right w:val="none" w:sz="0" w:space="0" w:color="auto"/>
                      </w:divBdr>
                    </w:div>
                    <w:div w:id="700936098">
                      <w:marLeft w:val="0"/>
                      <w:marRight w:val="0"/>
                      <w:marTop w:val="0"/>
                      <w:marBottom w:val="0"/>
                      <w:divBdr>
                        <w:top w:val="none" w:sz="0" w:space="0" w:color="auto"/>
                        <w:left w:val="none" w:sz="0" w:space="0" w:color="auto"/>
                        <w:bottom w:val="none" w:sz="0" w:space="0" w:color="auto"/>
                        <w:right w:val="none" w:sz="0" w:space="0" w:color="auto"/>
                      </w:divBdr>
                    </w:div>
                    <w:div w:id="1207764063">
                      <w:marLeft w:val="0"/>
                      <w:marRight w:val="0"/>
                      <w:marTop w:val="0"/>
                      <w:marBottom w:val="0"/>
                      <w:divBdr>
                        <w:top w:val="none" w:sz="0" w:space="0" w:color="auto"/>
                        <w:left w:val="none" w:sz="0" w:space="0" w:color="auto"/>
                        <w:bottom w:val="none" w:sz="0" w:space="0" w:color="auto"/>
                        <w:right w:val="none" w:sz="0" w:space="0" w:color="auto"/>
                      </w:divBdr>
                    </w:div>
                    <w:div w:id="1319187005">
                      <w:marLeft w:val="0"/>
                      <w:marRight w:val="0"/>
                      <w:marTop w:val="0"/>
                      <w:marBottom w:val="0"/>
                      <w:divBdr>
                        <w:top w:val="none" w:sz="0" w:space="0" w:color="auto"/>
                        <w:left w:val="none" w:sz="0" w:space="0" w:color="auto"/>
                        <w:bottom w:val="none" w:sz="0" w:space="0" w:color="auto"/>
                        <w:right w:val="none" w:sz="0" w:space="0" w:color="auto"/>
                      </w:divBdr>
                    </w:div>
                    <w:div w:id="1356540134">
                      <w:marLeft w:val="0"/>
                      <w:marRight w:val="0"/>
                      <w:marTop w:val="0"/>
                      <w:marBottom w:val="0"/>
                      <w:divBdr>
                        <w:top w:val="none" w:sz="0" w:space="0" w:color="auto"/>
                        <w:left w:val="none" w:sz="0" w:space="0" w:color="auto"/>
                        <w:bottom w:val="none" w:sz="0" w:space="0" w:color="auto"/>
                        <w:right w:val="none" w:sz="0" w:space="0" w:color="auto"/>
                      </w:divBdr>
                    </w:div>
                    <w:div w:id="1470632032">
                      <w:marLeft w:val="0"/>
                      <w:marRight w:val="0"/>
                      <w:marTop w:val="0"/>
                      <w:marBottom w:val="0"/>
                      <w:divBdr>
                        <w:top w:val="none" w:sz="0" w:space="0" w:color="auto"/>
                        <w:left w:val="none" w:sz="0" w:space="0" w:color="auto"/>
                        <w:bottom w:val="none" w:sz="0" w:space="0" w:color="auto"/>
                        <w:right w:val="none" w:sz="0" w:space="0" w:color="auto"/>
                      </w:divBdr>
                    </w:div>
                    <w:div w:id="1473642673">
                      <w:marLeft w:val="0"/>
                      <w:marRight w:val="0"/>
                      <w:marTop w:val="0"/>
                      <w:marBottom w:val="0"/>
                      <w:divBdr>
                        <w:top w:val="none" w:sz="0" w:space="0" w:color="auto"/>
                        <w:left w:val="none" w:sz="0" w:space="0" w:color="auto"/>
                        <w:bottom w:val="none" w:sz="0" w:space="0" w:color="auto"/>
                        <w:right w:val="none" w:sz="0" w:space="0" w:color="auto"/>
                      </w:divBdr>
                    </w:div>
                    <w:div w:id="1547795387">
                      <w:marLeft w:val="0"/>
                      <w:marRight w:val="0"/>
                      <w:marTop w:val="0"/>
                      <w:marBottom w:val="0"/>
                      <w:divBdr>
                        <w:top w:val="none" w:sz="0" w:space="0" w:color="auto"/>
                        <w:left w:val="none" w:sz="0" w:space="0" w:color="auto"/>
                        <w:bottom w:val="none" w:sz="0" w:space="0" w:color="auto"/>
                        <w:right w:val="none" w:sz="0" w:space="0" w:color="auto"/>
                      </w:divBdr>
                    </w:div>
                    <w:div w:id="1662002719">
                      <w:marLeft w:val="0"/>
                      <w:marRight w:val="0"/>
                      <w:marTop w:val="0"/>
                      <w:marBottom w:val="0"/>
                      <w:divBdr>
                        <w:top w:val="none" w:sz="0" w:space="0" w:color="auto"/>
                        <w:left w:val="none" w:sz="0" w:space="0" w:color="auto"/>
                        <w:bottom w:val="none" w:sz="0" w:space="0" w:color="auto"/>
                        <w:right w:val="none" w:sz="0" w:space="0" w:color="auto"/>
                      </w:divBdr>
                    </w:div>
                    <w:div w:id="1719819294">
                      <w:marLeft w:val="0"/>
                      <w:marRight w:val="0"/>
                      <w:marTop w:val="0"/>
                      <w:marBottom w:val="0"/>
                      <w:divBdr>
                        <w:top w:val="none" w:sz="0" w:space="0" w:color="auto"/>
                        <w:left w:val="none" w:sz="0" w:space="0" w:color="auto"/>
                        <w:bottom w:val="none" w:sz="0" w:space="0" w:color="auto"/>
                        <w:right w:val="none" w:sz="0" w:space="0" w:color="auto"/>
                      </w:divBdr>
                    </w:div>
                    <w:div w:id="1996953526">
                      <w:marLeft w:val="0"/>
                      <w:marRight w:val="0"/>
                      <w:marTop w:val="0"/>
                      <w:marBottom w:val="0"/>
                      <w:divBdr>
                        <w:top w:val="none" w:sz="0" w:space="0" w:color="auto"/>
                        <w:left w:val="none" w:sz="0" w:space="0" w:color="auto"/>
                        <w:bottom w:val="none" w:sz="0" w:space="0" w:color="auto"/>
                        <w:right w:val="none" w:sz="0" w:space="0" w:color="auto"/>
                      </w:divBdr>
                    </w:div>
                  </w:divsChild>
                </w:div>
                <w:div w:id="839153591">
                  <w:marLeft w:val="0"/>
                  <w:marRight w:val="0"/>
                  <w:marTop w:val="0"/>
                  <w:marBottom w:val="0"/>
                  <w:divBdr>
                    <w:top w:val="none" w:sz="0" w:space="0" w:color="auto"/>
                    <w:left w:val="none" w:sz="0" w:space="0" w:color="auto"/>
                    <w:bottom w:val="none" w:sz="0" w:space="0" w:color="auto"/>
                    <w:right w:val="none" w:sz="0" w:space="0" w:color="auto"/>
                  </w:divBdr>
                  <w:divsChild>
                    <w:div w:id="473525203">
                      <w:marLeft w:val="0"/>
                      <w:marRight w:val="0"/>
                      <w:marTop w:val="0"/>
                      <w:marBottom w:val="0"/>
                      <w:divBdr>
                        <w:top w:val="none" w:sz="0" w:space="0" w:color="auto"/>
                        <w:left w:val="none" w:sz="0" w:space="0" w:color="auto"/>
                        <w:bottom w:val="none" w:sz="0" w:space="0" w:color="auto"/>
                        <w:right w:val="none" w:sz="0" w:space="0" w:color="auto"/>
                      </w:divBdr>
                    </w:div>
                  </w:divsChild>
                </w:div>
                <w:div w:id="855508686">
                  <w:marLeft w:val="0"/>
                  <w:marRight w:val="0"/>
                  <w:marTop w:val="0"/>
                  <w:marBottom w:val="0"/>
                  <w:divBdr>
                    <w:top w:val="none" w:sz="0" w:space="0" w:color="auto"/>
                    <w:left w:val="none" w:sz="0" w:space="0" w:color="auto"/>
                    <w:bottom w:val="none" w:sz="0" w:space="0" w:color="auto"/>
                    <w:right w:val="none" w:sz="0" w:space="0" w:color="auto"/>
                  </w:divBdr>
                  <w:divsChild>
                    <w:div w:id="1442065726">
                      <w:marLeft w:val="0"/>
                      <w:marRight w:val="0"/>
                      <w:marTop w:val="0"/>
                      <w:marBottom w:val="0"/>
                      <w:divBdr>
                        <w:top w:val="none" w:sz="0" w:space="0" w:color="auto"/>
                        <w:left w:val="none" w:sz="0" w:space="0" w:color="auto"/>
                        <w:bottom w:val="none" w:sz="0" w:space="0" w:color="auto"/>
                        <w:right w:val="none" w:sz="0" w:space="0" w:color="auto"/>
                      </w:divBdr>
                    </w:div>
                  </w:divsChild>
                </w:div>
                <w:div w:id="911306973">
                  <w:marLeft w:val="0"/>
                  <w:marRight w:val="0"/>
                  <w:marTop w:val="0"/>
                  <w:marBottom w:val="0"/>
                  <w:divBdr>
                    <w:top w:val="none" w:sz="0" w:space="0" w:color="auto"/>
                    <w:left w:val="none" w:sz="0" w:space="0" w:color="auto"/>
                    <w:bottom w:val="none" w:sz="0" w:space="0" w:color="auto"/>
                    <w:right w:val="none" w:sz="0" w:space="0" w:color="auto"/>
                  </w:divBdr>
                  <w:divsChild>
                    <w:div w:id="1222131491">
                      <w:marLeft w:val="0"/>
                      <w:marRight w:val="0"/>
                      <w:marTop w:val="0"/>
                      <w:marBottom w:val="0"/>
                      <w:divBdr>
                        <w:top w:val="none" w:sz="0" w:space="0" w:color="auto"/>
                        <w:left w:val="none" w:sz="0" w:space="0" w:color="auto"/>
                        <w:bottom w:val="none" w:sz="0" w:space="0" w:color="auto"/>
                        <w:right w:val="none" w:sz="0" w:space="0" w:color="auto"/>
                      </w:divBdr>
                    </w:div>
                  </w:divsChild>
                </w:div>
                <w:div w:id="1055352846">
                  <w:marLeft w:val="0"/>
                  <w:marRight w:val="0"/>
                  <w:marTop w:val="0"/>
                  <w:marBottom w:val="0"/>
                  <w:divBdr>
                    <w:top w:val="none" w:sz="0" w:space="0" w:color="auto"/>
                    <w:left w:val="none" w:sz="0" w:space="0" w:color="auto"/>
                    <w:bottom w:val="none" w:sz="0" w:space="0" w:color="auto"/>
                    <w:right w:val="none" w:sz="0" w:space="0" w:color="auto"/>
                  </w:divBdr>
                  <w:divsChild>
                    <w:div w:id="1425539083">
                      <w:marLeft w:val="0"/>
                      <w:marRight w:val="0"/>
                      <w:marTop w:val="0"/>
                      <w:marBottom w:val="0"/>
                      <w:divBdr>
                        <w:top w:val="none" w:sz="0" w:space="0" w:color="auto"/>
                        <w:left w:val="none" w:sz="0" w:space="0" w:color="auto"/>
                        <w:bottom w:val="none" w:sz="0" w:space="0" w:color="auto"/>
                        <w:right w:val="none" w:sz="0" w:space="0" w:color="auto"/>
                      </w:divBdr>
                    </w:div>
                  </w:divsChild>
                </w:div>
                <w:div w:id="1150751083">
                  <w:marLeft w:val="0"/>
                  <w:marRight w:val="0"/>
                  <w:marTop w:val="0"/>
                  <w:marBottom w:val="0"/>
                  <w:divBdr>
                    <w:top w:val="none" w:sz="0" w:space="0" w:color="auto"/>
                    <w:left w:val="none" w:sz="0" w:space="0" w:color="auto"/>
                    <w:bottom w:val="none" w:sz="0" w:space="0" w:color="auto"/>
                    <w:right w:val="none" w:sz="0" w:space="0" w:color="auto"/>
                  </w:divBdr>
                  <w:divsChild>
                    <w:div w:id="457333605">
                      <w:marLeft w:val="0"/>
                      <w:marRight w:val="0"/>
                      <w:marTop w:val="0"/>
                      <w:marBottom w:val="0"/>
                      <w:divBdr>
                        <w:top w:val="none" w:sz="0" w:space="0" w:color="auto"/>
                        <w:left w:val="none" w:sz="0" w:space="0" w:color="auto"/>
                        <w:bottom w:val="none" w:sz="0" w:space="0" w:color="auto"/>
                        <w:right w:val="none" w:sz="0" w:space="0" w:color="auto"/>
                      </w:divBdr>
                    </w:div>
                  </w:divsChild>
                </w:div>
                <w:div w:id="1222785973">
                  <w:marLeft w:val="0"/>
                  <w:marRight w:val="0"/>
                  <w:marTop w:val="0"/>
                  <w:marBottom w:val="0"/>
                  <w:divBdr>
                    <w:top w:val="none" w:sz="0" w:space="0" w:color="auto"/>
                    <w:left w:val="none" w:sz="0" w:space="0" w:color="auto"/>
                    <w:bottom w:val="none" w:sz="0" w:space="0" w:color="auto"/>
                    <w:right w:val="none" w:sz="0" w:space="0" w:color="auto"/>
                  </w:divBdr>
                  <w:divsChild>
                    <w:div w:id="1442798530">
                      <w:marLeft w:val="0"/>
                      <w:marRight w:val="0"/>
                      <w:marTop w:val="0"/>
                      <w:marBottom w:val="0"/>
                      <w:divBdr>
                        <w:top w:val="none" w:sz="0" w:space="0" w:color="auto"/>
                        <w:left w:val="none" w:sz="0" w:space="0" w:color="auto"/>
                        <w:bottom w:val="none" w:sz="0" w:space="0" w:color="auto"/>
                        <w:right w:val="none" w:sz="0" w:space="0" w:color="auto"/>
                      </w:divBdr>
                    </w:div>
                  </w:divsChild>
                </w:div>
                <w:div w:id="1421946002">
                  <w:marLeft w:val="0"/>
                  <w:marRight w:val="0"/>
                  <w:marTop w:val="0"/>
                  <w:marBottom w:val="0"/>
                  <w:divBdr>
                    <w:top w:val="none" w:sz="0" w:space="0" w:color="auto"/>
                    <w:left w:val="none" w:sz="0" w:space="0" w:color="auto"/>
                    <w:bottom w:val="none" w:sz="0" w:space="0" w:color="auto"/>
                    <w:right w:val="none" w:sz="0" w:space="0" w:color="auto"/>
                  </w:divBdr>
                  <w:divsChild>
                    <w:div w:id="645209215">
                      <w:marLeft w:val="0"/>
                      <w:marRight w:val="0"/>
                      <w:marTop w:val="0"/>
                      <w:marBottom w:val="0"/>
                      <w:divBdr>
                        <w:top w:val="none" w:sz="0" w:space="0" w:color="auto"/>
                        <w:left w:val="none" w:sz="0" w:space="0" w:color="auto"/>
                        <w:bottom w:val="none" w:sz="0" w:space="0" w:color="auto"/>
                        <w:right w:val="none" w:sz="0" w:space="0" w:color="auto"/>
                      </w:divBdr>
                    </w:div>
                  </w:divsChild>
                </w:div>
                <w:div w:id="1457528284">
                  <w:marLeft w:val="0"/>
                  <w:marRight w:val="0"/>
                  <w:marTop w:val="0"/>
                  <w:marBottom w:val="0"/>
                  <w:divBdr>
                    <w:top w:val="none" w:sz="0" w:space="0" w:color="auto"/>
                    <w:left w:val="none" w:sz="0" w:space="0" w:color="auto"/>
                    <w:bottom w:val="none" w:sz="0" w:space="0" w:color="auto"/>
                    <w:right w:val="none" w:sz="0" w:space="0" w:color="auto"/>
                  </w:divBdr>
                  <w:divsChild>
                    <w:div w:id="1696420158">
                      <w:marLeft w:val="0"/>
                      <w:marRight w:val="0"/>
                      <w:marTop w:val="0"/>
                      <w:marBottom w:val="0"/>
                      <w:divBdr>
                        <w:top w:val="none" w:sz="0" w:space="0" w:color="auto"/>
                        <w:left w:val="none" w:sz="0" w:space="0" w:color="auto"/>
                        <w:bottom w:val="none" w:sz="0" w:space="0" w:color="auto"/>
                        <w:right w:val="none" w:sz="0" w:space="0" w:color="auto"/>
                      </w:divBdr>
                    </w:div>
                  </w:divsChild>
                </w:div>
                <w:div w:id="1522741914">
                  <w:marLeft w:val="0"/>
                  <w:marRight w:val="0"/>
                  <w:marTop w:val="0"/>
                  <w:marBottom w:val="0"/>
                  <w:divBdr>
                    <w:top w:val="none" w:sz="0" w:space="0" w:color="auto"/>
                    <w:left w:val="none" w:sz="0" w:space="0" w:color="auto"/>
                    <w:bottom w:val="none" w:sz="0" w:space="0" w:color="auto"/>
                    <w:right w:val="none" w:sz="0" w:space="0" w:color="auto"/>
                  </w:divBdr>
                  <w:divsChild>
                    <w:div w:id="232474801">
                      <w:marLeft w:val="0"/>
                      <w:marRight w:val="0"/>
                      <w:marTop w:val="0"/>
                      <w:marBottom w:val="0"/>
                      <w:divBdr>
                        <w:top w:val="none" w:sz="0" w:space="0" w:color="auto"/>
                        <w:left w:val="none" w:sz="0" w:space="0" w:color="auto"/>
                        <w:bottom w:val="none" w:sz="0" w:space="0" w:color="auto"/>
                        <w:right w:val="none" w:sz="0" w:space="0" w:color="auto"/>
                      </w:divBdr>
                    </w:div>
                  </w:divsChild>
                </w:div>
                <w:div w:id="1526482301">
                  <w:marLeft w:val="0"/>
                  <w:marRight w:val="0"/>
                  <w:marTop w:val="0"/>
                  <w:marBottom w:val="0"/>
                  <w:divBdr>
                    <w:top w:val="none" w:sz="0" w:space="0" w:color="auto"/>
                    <w:left w:val="none" w:sz="0" w:space="0" w:color="auto"/>
                    <w:bottom w:val="none" w:sz="0" w:space="0" w:color="auto"/>
                    <w:right w:val="none" w:sz="0" w:space="0" w:color="auto"/>
                  </w:divBdr>
                  <w:divsChild>
                    <w:div w:id="1376152456">
                      <w:marLeft w:val="0"/>
                      <w:marRight w:val="0"/>
                      <w:marTop w:val="0"/>
                      <w:marBottom w:val="0"/>
                      <w:divBdr>
                        <w:top w:val="none" w:sz="0" w:space="0" w:color="auto"/>
                        <w:left w:val="none" w:sz="0" w:space="0" w:color="auto"/>
                        <w:bottom w:val="none" w:sz="0" w:space="0" w:color="auto"/>
                        <w:right w:val="none" w:sz="0" w:space="0" w:color="auto"/>
                      </w:divBdr>
                    </w:div>
                  </w:divsChild>
                </w:div>
                <w:div w:id="1775007327">
                  <w:marLeft w:val="0"/>
                  <w:marRight w:val="0"/>
                  <w:marTop w:val="0"/>
                  <w:marBottom w:val="0"/>
                  <w:divBdr>
                    <w:top w:val="none" w:sz="0" w:space="0" w:color="auto"/>
                    <w:left w:val="none" w:sz="0" w:space="0" w:color="auto"/>
                    <w:bottom w:val="none" w:sz="0" w:space="0" w:color="auto"/>
                    <w:right w:val="none" w:sz="0" w:space="0" w:color="auto"/>
                  </w:divBdr>
                  <w:divsChild>
                    <w:div w:id="1545412289">
                      <w:marLeft w:val="0"/>
                      <w:marRight w:val="0"/>
                      <w:marTop w:val="0"/>
                      <w:marBottom w:val="0"/>
                      <w:divBdr>
                        <w:top w:val="none" w:sz="0" w:space="0" w:color="auto"/>
                        <w:left w:val="none" w:sz="0" w:space="0" w:color="auto"/>
                        <w:bottom w:val="none" w:sz="0" w:space="0" w:color="auto"/>
                        <w:right w:val="none" w:sz="0" w:space="0" w:color="auto"/>
                      </w:divBdr>
                    </w:div>
                  </w:divsChild>
                </w:div>
                <w:div w:id="1860853806">
                  <w:marLeft w:val="0"/>
                  <w:marRight w:val="0"/>
                  <w:marTop w:val="0"/>
                  <w:marBottom w:val="0"/>
                  <w:divBdr>
                    <w:top w:val="none" w:sz="0" w:space="0" w:color="auto"/>
                    <w:left w:val="none" w:sz="0" w:space="0" w:color="auto"/>
                    <w:bottom w:val="none" w:sz="0" w:space="0" w:color="auto"/>
                    <w:right w:val="none" w:sz="0" w:space="0" w:color="auto"/>
                  </w:divBdr>
                  <w:divsChild>
                    <w:div w:id="1158577307">
                      <w:marLeft w:val="0"/>
                      <w:marRight w:val="0"/>
                      <w:marTop w:val="0"/>
                      <w:marBottom w:val="0"/>
                      <w:divBdr>
                        <w:top w:val="none" w:sz="0" w:space="0" w:color="auto"/>
                        <w:left w:val="none" w:sz="0" w:space="0" w:color="auto"/>
                        <w:bottom w:val="none" w:sz="0" w:space="0" w:color="auto"/>
                        <w:right w:val="none" w:sz="0" w:space="0" w:color="auto"/>
                      </w:divBdr>
                    </w:div>
                  </w:divsChild>
                </w:div>
                <w:div w:id="1987319848">
                  <w:marLeft w:val="0"/>
                  <w:marRight w:val="0"/>
                  <w:marTop w:val="0"/>
                  <w:marBottom w:val="0"/>
                  <w:divBdr>
                    <w:top w:val="none" w:sz="0" w:space="0" w:color="auto"/>
                    <w:left w:val="none" w:sz="0" w:space="0" w:color="auto"/>
                    <w:bottom w:val="none" w:sz="0" w:space="0" w:color="auto"/>
                    <w:right w:val="none" w:sz="0" w:space="0" w:color="auto"/>
                  </w:divBdr>
                  <w:divsChild>
                    <w:div w:id="135610642">
                      <w:marLeft w:val="0"/>
                      <w:marRight w:val="0"/>
                      <w:marTop w:val="0"/>
                      <w:marBottom w:val="0"/>
                      <w:divBdr>
                        <w:top w:val="none" w:sz="0" w:space="0" w:color="auto"/>
                        <w:left w:val="none" w:sz="0" w:space="0" w:color="auto"/>
                        <w:bottom w:val="none" w:sz="0" w:space="0" w:color="auto"/>
                        <w:right w:val="none" w:sz="0" w:space="0" w:color="auto"/>
                      </w:divBdr>
                    </w:div>
                    <w:div w:id="2057511828">
                      <w:marLeft w:val="0"/>
                      <w:marRight w:val="0"/>
                      <w:marTop w:val="0"/>
                      <w:marBottom w:val="0"/>
                      <w:divBdr>
                        <w:top w:val="none" w:sz="0" w:space="0" w:color="auto"/>
                        <w:left w:val="none" w:sz="0" w:space="0" w:color="auto"/>
                        <w:bottom w:val="none" w:sz="0" w:space="0" w:color="auto"/>
                        <w:right w:val="none" w:sz="0" w:space="0" w:color="auto"/>
                      </w:divBdr>
                    </w:div>
                  </w:divsChild>
                </w:div>
                <w:div w:id="2018344874">
                  <w:marLeft w:val="0"/>
                  <w:marRight w:val="0"/>
                  <w:marTop w:val="0"/>
                  <w:marBottom w:val="0"/>
                  <w:divBdr>
                    <w:top w:val="none" w:sz="0" w:space="0" w:color="auto"/>
                    <w:left w:val="none" w:sz="0" w:space="0" w:color="auto"/>
                    <w:bottom w:val="none" w:sz="0" w:space="0" w:color="auto"/>
                    <w:right w:val="none" w:sz="0" w:space="0" w:color="auto"/>
                  </w:divBdr>
                  <w:divsChild>
                    <w:div w:id="15996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557268">
          <w:marLeft w:val="0"/>
          <w:marRight w:val="0"/>
          <w:marTop w:val="0"/>
          <w:marBottom w:val="0"/>
          <w:divBdr>
            <w:top w:val="none" w:sz="0" w:space="0" w:color="auto"/>
            <w:left w:val="none" w:sz="0" w:space="0" w:color="auto"/>
            <w:bottom w:val="none" w:sz="0" w:space="0" w:color="auto"/>
            <w:right w:val="none" w:sz="0" w:space="0" w:color="auto"/>
          </w:divBdr>
        </w:div>
        <w:div w:id="1357272430">
          <w:marLeft w:val="0"/>
          <w:marRight w:val="0"/>
          <w:marTop w:val="0"/>
          <w:marBottom w:val="0"/>
          <w:divBdr>
            <w:top w:val="none" w:sz="0" w:space="0" w:color="auto"/>
            <w:left w:val="none" w:sz="0" w:space="0" w:color="auto"/>
            <w:bottom w:val="none" w:sz="0" w:space="0" w:color="auto"/>
            <w:right w:val="none" w:sz="0" w:space="0" w:color="auto"/>
          </w:divBdr>
        </w:div>
        <w:div w:id="1574898979">
          <w:marLeft w:val="0"/>
          <w:marRight w:val="0"/>
          <w:marTop w:val="0"/>
          <w:marBottom w:val="0"/>
          <w:divBdr>
            <w:top w:val="none" w:sz="0" w:space="0" w:color="auto"/>
            <w:left w:val="none" w:sz="0" w:space="0" w:color="auto"/>
            <w:bottom w:val="none" w:sz="0" w:space="0" w:color="auto"/>
            <w:right w:val="none" w:sz="0" w:space="0" w:color="auto"/>
          </w:divBdr>
        </w:div>
        <w:div w:id="1884058399">
          <w:marLeft w:val="0"/>
          <w:marRight w:val="0"/>
          <w:marTop w:val="0"/>
          <w:marBottom w:val="0"/>
          <w:divBdr>
            <w:top w:val="none" w:sz="0" w:space="0" w:color="auto"/>
            <w:left w:val="none" w:sz="0" w:space="0" w:color="auto"/>
            <w:bottom w:val="none" w:sz="0" w:space="0" w:color="auto"/>
            <w:right w:val="none" w:sz="0" w:space="0" w:color="auto"/>
          </w:divBdr>
        </w:div>
      </w:divsChild>
    </w:div>
    <w:div w:id="1804224751">
      <w:bodyDiv w:val="1"/>
      <w:marLeft w:val="0"/>
      <w:marRight w:val="0"/>
      <w:marTop w:val="0"/>
      <w:marBottom w:val="0"/>
      <w:divBdr>
        <w:top w:val="none" w:sz="0" w:space="0" w:color="auto"/>
        <w:left w:val="none" w:sz="0" w:space="0" w:color="auto"/>
        <w:bottom w:val="none" w:sz="0" w:space="0" w:color="auto"/>
        <w:right w:val="none" w:sz="0" w:space="0" w:color="auto"/>
      </w:divBdr>
      <w:divsChild>
        <w:div w:id="106124900">
          <w:marLeft w:val="0"/>
          <w:marRight w:val="0"/>
          <w:marTop w:val="0"/>
          <w:marBottom w:val="0"/>
          <w:divBdr>
            <w:top w:val="none" w:sz="0" w:space="0" w:color="auto"/>
            <w:left w:val="none" w:sz="0" w:space="0" w:color="auto"/>
            <w:bottom w:val="none" w:sz="0" w:space="0" w:color="auto"/>
            <w:right w:val="none" w:sz="0" w:space="0" w:color="auto"/>
          </w:divBdr>
        </w:div>
        <w:div w:id="217009743">
          <w:marLeft w:val="0"/>
          <w:marRight w:val="0"/>
          <w:marTop w:val="0"/>
          <w:marBottom w:val="0"/>
          <w:divBdr>
            <w:top w:val="none" w:sz="0" w:space="0" w:color="auto"/>
            <w:left w:val="none" w:sz="0" w:space="0" w:color="auto"/>
            <w:bottom w:val="none" w:sz="0" w:space="0" w:color="auto"/>
            <w:right w:val="none" w:sz="0" w:space="0" w:color="auto"/>
          </w:divBdr>
        </w:div>
        <w:div w:id="253631870">
          <w:marLeft w:val="0"/>
          <w:marRight w:val="0"/>
          <w:marTop w:val="0"/>
          <w:marBottom w:val="0"/>
          <w:divBdr>
            <w:top w:val="none" w:sz="0" w:space="0" w:color="auto"/>
            <w:left w:val="none" w:sz="0" w:space="0" w:color="auto"/>
            <w:bottom w:val="none" w:sz="0" w:space="0" w:color="auto"/>
            <w:right w:val="none" w:sz="0" w:space="0" w:color="auto"/>
          </w:divBdr>
        </w:div>
        <w:div w:id="268784358">
          <w:marLeft w:val="0"/>
          <w:marRight w:val="0"/>
          <w:marTop w:val="0"/>
          <w:marBottom w:val="0"/>
          <w:divBdr>
            <w:top w:val="none" w:sz="0" w:space="0" w:color="auto"/>
            <w:left w:val="none" w:sz="0" w:space="0" w:color="auto"/>
            <w:bottom w:val="none" w:sz="0" w:space="0" w:color="auto"/>
            <w:right w:val="none" w:sz="0" w:space="0" w:color="auto"/>
          </w:divBdr>
        </w:div>
        <w:div w:id="306323652">
          <w:marLeft w:val="0"/>
          <w:marRight w:val="0"/>
          <w:marTop w:val="0"/>
          <w:marBottom w:val="0"/>
          <w:divBdr>
            <w:top w:val="none" w:sz="0" w:space="0" w:color="auto"/>
            <w:left w:val="none" w:sz="0" w:space="0" w:color="auto"/>
            <w:bottom w:val="none" w:sz="0" w:space="0" w:color="auto"/>
            <w:right w:val="none" w:sz="0" w:space="0" w:color="auto"/>
          </w:divBdr>
          <w:divsChild>
            <w:div w:id="2062823264">
              <w:marLeft w:val="-75"/>
              <w:marRight w:val="0"/>
              <w:marTop w:val="30"/>
              <w:marBottom w:val="30"/>
              <w:divBdr>
                <w:top w:val="none" w:sz="0" w:space="0" w:color="auto"/>
                <w:left w:val="none" w:sz="0" w:space="0" w:color="auto"/>
                <w:bottom w:val="none" w:sz="0" w:space="0" w:color="auto"/>
                <w:right w:val="none" w:sz="0" w:space="0" w:color="auto"/>
              </w:divBdr>
              <w:divsChild>
                <w:div w:id="76246950">
                  <w:marLeft w:val="0"/>
                  <w:marRight w:val="0"/>
                  <w:marTop w:val="0"/>
                  <w:marBottom w:val="0"/>
                  <w:divBdr>
                    <w:top w:val="none" w:sz="0" w:space="0" w:color="auto"/>
                    <w:left w:val="none" w:sz="0" w:space="0" w:color="auto"/>
                    <w:bottom w:val="none" w:sz="0" w:space="0" w:color="auto"/>
                    <w:right w:val="none" w:sz="0" w:space="0" w:color="auto"/>
                  </w:divBdr>
                  <w:divsChild>
                    <w:div w:id="1390806010">
                      <w:marLeft w:val="0"/>
                      <w:marRight w:val="0"/>
                      <w:marTop w:val="0"/>
                      <w:marBottom w:val="0"/>
                      <w:divBdr>
                        <w:top w:val="none" w:sz="0" w:space="0" w:color="auto"/>
                        <w:left w:val="none" w:sz="0" w:space="0" w:color="auto"/>
                        <w:bottom w:val="none" w:sz="0" w:space="0" w:color="auto"/>
                        <w:right w:val="none" w:sz="0" w:space="0" w:color="auto"/>
                      </w:divBdr>
                    </w:div>
                  </w:divsChild>
                </w:div>
                <w:div w:id="77139303">
                  <w:marLeft w:val="0"/>
                  <w:marRight w:val="0"/>
                  <w:marTop w:val="0"/>
                  <w:marBottom w:val="0"/>
                  <w:divBdr>
                    <w:top w:val="none" w:sz="0" w:space="0" w:color="auto"/>
                    <w:left w:val="none" w:sz="0" w:space="0" w:color="auto"/>
                    <w:bottom w:val="none" w:sz="0" w:space="0" w:color="auto"/>
                    <w:right w:val="none" w:sz="0" w:space="0" w:color="auto"/>
                  </w:divBdr>
                  <w:divsChild>
                    <w:div w:id="461308922">
                      <w:marLeft w:val="0"/>
                      <w:marRight w:val="0"/>
                      <w:marTop w:val="0"/>
                      <w:marBottom w:val="0"/>
                      <w:divBdr>
                        <w:top w:val="none" w:sz="0" w:space="0" w:color="auto"/>
                        <w:left w:val="none" w:sz="0" w:space="0" w:color="auto"/>
                        <w:bottom w:val="none" w:sz="0" w:space="0" w:color="auto"/>
                        <w:right w:val="none" w:sz="0" w:space="0" w:color="auto"/>
                      </w:divBdr>
                    </w:div>
                  </w:divsChild>
                </w:div>
                <w:div w:id="219756484">
                  <w:marLeft w:val="0"/>
                  <w:marRight w:val="0"/>
                  <w:marTop w:val="0"/>
                  <w:marBottom w:val="0"/>
                  <w:divBdr>
                    <w:top w:val="none" w:sz="0" w:space="0" w:color="auto"/>
                    <w:left w:val="none" w:sz="0" w:space="0" w:color="auto"/>
                    <w:bottom w:val="none" w:sz="0" w:space="0" w:color="auto"/>
                    <w:right w:val="none" w:sz="0" w:space="0" w:color="auto"/>
                  </w:divBdr>
                  <w:divsChild>
                    <w:div w:id="544873514">
                      <w:marLeft w:val="0"/>
                      <w:marRight w:val="0"/>
                      <w:marTop w:val="0"/>
                      <w:marBottom w:val="0"/>
                      <w:divBdr>
                        <w:top w:val="none" w:sz="0" w:space="0" w:color="auto"/>
                        <w:left w:val="none" w:sz="0" w:space="0" w:color="auto"/>
                        <w:bottom w:val="none" w:sz="0" w:space="0" w:color="auto"/>
                        <w:right w:val="none" w:sz="0" w:space="0" w:color="auto"/>
                      </w:divBdr>
                    </w:div>
                    <w:div w:id="1488202082">
                      <w:marLeft w:val="0"/>
                      <w:marRight w:val="0"/>
                      <w:marTop w:val="0"/>
                      <w:marBottom w:val="0"/>
                      <w:divBdr>
                        <w:top w:val="none" w:sz="0" w:space="0" w:color="auto"/>
                        <w:left w:val="none" w:sz="0" w:space="0" w:color="auto"/>
                        <w:bottom w:val="none" w:sz="0" w:space="0" w:color="auto"/>
                        <w:right w:val="none" w:sz="0" w:space="0" w:color="auto"/>
                      </w:divBdr>
                    </w:div>
                  </w:divsChild>
                </w:div>
                <w:div w:id="230625754">
                  <w:marLeft w:val="0"/>
                  <w:marRight w:val="0"/>
                  <w:marTop w:val="0"/>
                  <w:marBottom w:val="0"/>
                  <w:divBdr>
                    <w:top w:val="none" w:sz="0" w:space="0" w:color="auto"/>
                    <w:left w:val="none" w:sz="0" w:space="0" w:color="auto"/>
                    <w:bottom w:val="none" w:sz="0" w:space="0" w:color="auto"/>
                    <w:right w:val="none" w:sz="0" w:space="0" w:color="auto"/>
                  </w:divBdr>
                  <w:divsChild>
                    <w:div w:id="1674258999">
                      <w:marLeft w:val="0"/>
                      <w:marRight w:val="0"/>
                      <w:marTop w:val="0"/>
                      <w:marBottom w:val="0"/>
                      <w:divBdr>
                        <w:top w:val="none" w:sz="0" w:space="0" w:color="auto"/>
                        <w:left w:val="none" w:sz="0" w:space="0" w:color="auto"/>
                        <w:bottom w:val="none" w:sz="0" w:space="0" w:color="auto"/>
                        <w:right w:val="none" w:sz="0" w:space="0" w:color="auto"/>
                      </w:divBdr>
                    </w:div>
                  </w:divsChild>
                </w:div>
                <w:div w:id="249969131">
                  <w:marLeft w:val="0"/>
                  <w:marRight w:val="0"/>
                  <w:marTop w:val="0"/>
                  <w:marBottom w:val="0"/>
                  <w:divBdr>
                    <w:top w:val="none" w:sz="0" w:space="0" w:color="auto"/>
                    <w:left w:val="none" w:sz="0" w:space="0" w:color="auto"/>
                    <w:bottom w:val="none" w:sz="0" w:space="0" w:color="auto"/>
                    <w:right w:val="none" w:sz="0" w:space="0" w:color="auto"/>
                  </w:divBdr>
                  <w:divsChild>
                    <w:div w:id="700934909">
                      <w:marLeft w:val="0"/>
                      <w:marRight w:val="0"/>
                      <w:marTop w:val="0"/>
                      <w:marBottom w:val="0"/>
                      <w:divBdr>
                        <w:top w:val="none" w:sz="0" w:space="0" w:color="auto"/>
                        <w:left w:val="none" w:sz="0" w:space="0" w:color="auto"/>
                        <w:bottom w:val="none" w:sz="0" w:space="0" w:color="auto"/>
                        <w:right w:val="none" w:sz="0" w:space="0" w:color="auto"/>
                      </w:divBdr>
                    </w:div>
                  </w:divsChild>
                </w:div>
                <w:div w:id="475686204">
                  <w:marLeft w:val="0"/>
                  <w:marRight w:val="0"/>
                  <w:marTop w:val="0"/>
                  <w:marBottom w:val="0"/>
                  <w:divBdr>
                    <w:top w:val="none" w:sz="0" w:space="0" w:color="auto"/>
                    <w:left w:val="none" w:sz="0" w:space="0" w:color="auto"/>
                    <w:bottom w:val="none" w:sz="0" w:space="0" w:color="auto"/>
                    <w:right w:val="none" w:sz="0" w:space="0" w:color="auto"/>
                  </w:divBdr>
                  <w:divsChild>
                    <w:div w:id="1100298068">
                      <w:marLeft w:val="0"/>
                      <w:marRight w:val="0"/>
                      <w:marTop w:val="0"/>
                      <w:marBottom w:val="0"/>
                      <w:divBdr>
                        <w:top w:val="none" w:sz="0" w:space="0" w:color="auto"/>
                        <w:left w:val="none" w:sz="0" w:space="0" w:color="auto"/>
                        <w:bottom w:val="none" w:sz="0" w:space="0" w:color="auto"/>
                        <w:right w:val="none" w:sz="0" w:space="0" w:color="auto"/>
                      </w:divBdr>
                    </w:div>
                  </w:divsChild>
                </w:div>
                <w:div w:id="486748863">
                  <w:marLeft w:val="0"/>
                  <w:marRight w:val="0"/>
                  <w:marTop w:val="0"/>
                  <w:marBottom w:val="0"/>
                  <w:divBdr>
                    <w:top w:val="none" w:sz="0" w:space="0" w:color="auto"/>
                    <w:left w:val="none" w:sz="0" w:space="0" w:color="auto"/>
                    <w:bottom w:val="none" w:sz="0" w:space="0" w:color="auto"/>
                    <w:right w:val="none" w:sz="0" w:space="0" w:color="auto"/>
                  </w:divBdr>
                  <w:divsChild>
                    <w:div w:id="1879466372">
                      <w:marLeft w:val="0"/>
                      <w:marRight w:val="0"/>
                      <w:marTop w:val="0"/>
                      <w:marBottom w:val="0"/>
                      <w:divBdr>
                        <w:top w:val="none" w:sz="0" w:space="0" w:color="auto"/>
                        <w:left w:val="none" w:sz="0" w:space="0" w:color="auto"/>
                        <w:bottom w:val="none" w:sz="0" w:space="0" w:color="auto"/>
                        <w:right w:val="none" w:sz="0" w:space="0" w:color="auto"/>
                      </w:divBdr>
                    </w:div>
                  </w:divsChild>
                </w:div>
                <w:div w:id="522088896">
                  <w:marLeft w:val="0"/>
                  <w:marRight w:val="0"/>
                  <w:marTop w:val="0"/>
                  <w:marBottom w:val="0"/>
                  <w:divBdr>
                    <w:top w:val="none" w:sz="0" w:space="0" w:color="auto"/>
                    <w:left w:val="none" w:sz="0" w:space="0" w:color="auto"/>
                    <w:bottom w:val="none" w:sz="0" w:space="0" w:color="auto"/>
                    <w:right w:val="none" w:sz="0" w:space="0" w:color="auto"/>
                  </w:divBdr>
                  <w:divsChild>
                    <w:div w:id="97802347">
                      <w:marLeft w:val="0"/>
                      <w:marRight w:val="0"/>
                      <w:marTop w:val="0"/>
                      <w:marBottom w:val="0"/>
                      <w:divBdr>
                        <w:top w:val="none" w:sz="0" w:space="0" w:color="auto"/>
                        <w:left w:val="none" w:sz="0" w:space="0" w:color="auto"/>
                        <w:bottom w:val="none" w:sz="0" w:space="0" w:color="auto"/>
                        <w:right w:val="none" w:sz="0" w:space="0" w:color="auto"/>
                      </w:divBdr>
                    </w:div>
                    <w:div w:id="1624842670">
                      <w:marLeft w:val="0"/>
                      <w:marRight w:val="0"/>
                      <w:marTop w:val="0"/>
                      <w:marBottom w:val="0"/>
                      <w:divBdr>
                        <w:top w:val="none" w:sz="0" w:space="0" w:color="auto"/>
                        <w:left w:val="none" w:sz="0" w:space="0" w:color="auto"/>
                        <w:bottom w:val="none" w:sz="0" w:space="0" w:color="auto"/>
                        <w:right w:val="none" w:sz="0" w:space="0" w:color="auto"/>
                      </w:divBdr>
                    </w:div>
                  </w:divsChild>
                </w:div>
                <w:div w:id="674041875">
                  <w:marLeft w:val="0"/>
                  <w:marRight w:val="0"/>
                  <w:marTop w:val="0"/>
                  <w:marBottom w:val="0"/>
                  <w:divBdr>
                    <w:top w:val="none" w:sz="0" w:space="0" w:color="auto"/>
                    <w:left w:val="none" w:sz="0" w:space="0" w:color="auto"/>
                    <w:bottom w:val="none" w:sz="0" w:space="0" w:color="auto"/>
                    <w:right w:val="none" w:sz="0" w:space="0" w:color="auto"/>
                  </w:divBdr>
                  <w:divsChild>
                    <w:div w:id="293878202">
                      <w:marLeft w:val="0"/>
                      <w:marRight w:val="0"/>
                      <w:marTop w:val="0"/>
                      <w:marBottom w:val="0"/>
                      <w:divBdr>
                        <w:top w:val="none" w:sz="0" w:space="0" w:color="auto"/>
                        <w:left w:val="none" w:sz="0" w:space="0" w:color="auto"/>
                        <w:bottom w:val="none" w:sz="0" w:space="0" w:color="auto"/>
                        <w:right w:val="none" w:sz="0" w:space="0" w:color="auto"/>
                      </w:divBdr>
                    </w:div>
                  </w:divsChild>
                </w:div>
                <w:div w:id="794834930">
                  <w:marLeft w:val="0"/>
                  <w:marRight w:val="0"/>
                  <w:marTop w:val="0"/>
                  <w:marBottom w:val="0"/>
                  <w:divBdr>
                    <w:top w:val="none" w:sz="0" w:space="0" w:color="auto"/>
                    <w:left w:val="none" w:sz="0" w:space="0" w:color="auto"/>
                    <w:bottom w:val="none" w:sz="0" w:space="0" w:color="auto"/>
                    <w:right w:val="none" w:sz="0" w:space="0" w:color="auto"/>
                  </w:divBdr>
                  <w:divsChild>
                    <w:div w:id="1296252396">
                      <w:marLeft w:val="0"/>
                      <w:marRight w:val="0"/>
                      <w:marTop w:val="0"/>
                      <w:marBottom w:val="0"/>
                      <w:divBdr>
                        <w:top w:val="none" w:sz="0" w:space="0" w:color="auto"/>
                        <w:left w:val="none" w:sz="0" w:space="0" w:color="auto"/>
                        <w:bottom w:val="none" w:sz="0" w:space="0" w:color="auto"/>
                        <w:right w:val="none" w:sz="0" w:space="0" w:color="auto"/>
                      </w:divBdr>
                    </w:div>
                  </w:divsChild>
                </w:div>
                <w:div w:id="873349771">
                  <w:marLeft w:val="0"/>
                  <w:marRight w:val="0"/>
                  <w:marTop w:val="0"/>
                  <w:marBottom w:val="0"/>
                  <w:divBdr>
                    <w:top w:val="none" w:sz="0" w:space="0" w:color="auto"/>
                    <w:left w:val="none" w:sz="0" w:space="0" w:color="auto"/>
                    <w:bottom w:val="none" w:sz="0" w:space="0" w:color="auto"/>
                    <w:right w:val="none" w:sz="0" w:space="0" w:color="auto"/>
                  </w:divBdr>
                  <w:divsChild>
                    <w:div w:id="432164244">
                      <w:marLeft w:val="0"/>
                      <w:marRight w:val="0"/>
                      <w:marTop w:val="0"/>
                      <w:marBottom w:val="0"/>
                      <w:divBdr>
                        <w:top w:val="none" w:sz="0" w:space="0" w:color="auto"/>
                        <w:left w:val="none" w:sz="0" w:space="0" w:color="auto"/>
                        <w:bottom w:val="none" w:sz="0" w:space="0" w:color="auto"/>
                        <w:right w:val="none" w:sz="0" w:space="0" w:color="auto"/>
                      </w:divBdr>
                    </w:div>
                    <w:div w:id="1062757141">
                      <w:marLeft w:val="0"/>
                      <w:marRight w:val="0"/>
                      <w:marTop w:val="0"/>
                      <w:marBottom w:val="0"/>
                      <w:divBdr>
                        <w:top w:val="none" w:sz="0" w:space="0" w:color="auto"/>
                        <w:left w:val="none" w:sz="0" w:space="0" w:color="auto"/>
                        <w:bottom w:val="none" w:sz="0" w:space="0" w:color="auto"/>
                        <w:right w:val="none" w:sz="0" w:space="0" w:color="auto"/>
                      </w:divBdr>
                    </w:div>
                    <w:div w:id="1697580263">
                      <w:marLeft w:val="0"/>
                      <w:marRight w:val="0"/>
                      <w:marTop w:val="0"/>
                      <w:marBottom w:val="0"/>
                      <w:divBdr>
                        <w:top w:val="none" w:sz="0" w:space="0" w:color="auto"/>
                        <w:left w:val="none" w:sz="0" w:space="0" w:color="auto"/>
                        <w:bottom w:val="none" w:sz="0" w:space="0" w:color="auto"/>
                        <w:right w:val="none" w:sz="0" w:space="0" w:color="auto"/>
                      </w:divBdr>
                    </w:div>
                  </w:divsChild>
                </w:div>
                <w:div w:id="902369078">
                  <w:marLeft w:val="0"/>
                  <w:marRight w:val="0"/>
                  <w:marTop w:val="0"/>
                  <w:marBottom w:val="0"/>
                  <w:divBdr>
                    <w:top w:val="none" w:sz="0" w:space="0" w:color="auto"/>
                    <w:left w:val="none" w:sz="0" w:space="0" w:color="auto"/>
                    <w:bottom w:val="none" w:sz="0" w:space="0" w:color="auto"/>
                    <w:right w:val="none" w:sz="0" w:space="0" w:color="auto"/>
                  </w:divBdr>
                  <w:divsChild>
                    <w:div w:id="318466737">
                      <w:marLeft w:val="0"/>
                      <w:marRight w:val="0"/>
                      <w:marTop w:val="0"/>
                      <w:marBottom w:val="0"/>
                      <w:divBdr>
                        <w:top w:val="none" w:sz="0" w:space="0" w:color="auto"/>
                        <w:left w:val="none" w:sz="0" w:space="0" w:color="auto"/>
                        <w:bottom w:val="none" w:sz="0" w:space="0" w:color="auto"/>
                        <w:right w:val="none" w:sz="0" w:space="0" w:color="auto"/>
                      </w:divBdr>
                    </w:div>
                  </w:divsChild>
                </w:div>
                <w:div w:id="1308820649">
                  <w:marLeft w:val="0"/>
                  <w:marRight w:val="0"/>
                  <w:marTop w:val="0"/>
                  <w:marBottom w:val="0"/>
                  <w:divBdr>
                    <w:top w:val="none" w:sz="0" w:space="0" w:color="auto"/>
                    <w:left w:val="none" w:sz="0" w:space="0" w:color="auto"/>
                    <w:bottom w:val="none" w:sz="0" w:space="0" w:color="auto"/>
                    <w:right w:val="none" w:sz="0" w:space="0" w:color="auto"/>
                  </w:divBdr>
                  <w:divsChild>
                    <w:div w:id="2010525501">
                      <w:marLeft w:val="0"/>
                      <w:marRight w:val="0"/>
                      <w:marTop w:val="0"/>
                      <w:marBottom w:val="0"/>
                      <w:divBdr>
                        <w:top w:val="none" w:sz="0" w:space="0" w:color="auto"/>
                        <w:left w:val="none" w:sz="0" w:space="0" w:color="auto"/>
                        <w:bottom w:val="none" w:sz="0" w:space="0" w:color="auto"/>
                        <w:right w:val="none" w:sz="0" w:space="0" w:color="auto"/>
                      </w:divBdr>
                    </w:div>
                  </w:divsChild>
                </w:div>
                <w:div w:id="1367758763">
                  <w:marLeft w:val="0"/>
                  <w:marRight w:val="0"/>
                  <w:marTop w:val="0"/>
                  <w:marBottom w:val="0"/>
                  <w:divBdr>
                    <w:top w:val="none" w:sz="0" w:space="0" w:color="auto"/>
                    <w:left w:val="none" w:sz="0" w:space="0" w:color="auto"/>
                    <w:bottom w:val="none" w:sz="0" w:space="0" w:color="auto"/>
                    <w:right w:val="none" w:sz="0" w:space="0" w:color="auto"/>
                  </w:divBdr>
                  <w:divsChild>
                    <w:div w:id="1966083605">
                      <w:marLeft w:val="0"/>
                      <w:marRight w:val="0"/>
                      <w:marTop w:val="0"/>
                      <w:marBottom w:val="0"/>
                      <w:divBdr>
                        <w:top w:val="none" w:sz="0" w:space="0" w:color="auto"/>
                        <w:left w:val="none" w:sz="0" w:space="0" w:color="auto"/>
                        <w:bottom w:val="none" w:sz="0" w:space="0" w:color="auto"/>
                        <w:right w:val="none" w:sz="0" w:space="0" w:color="auto"/>
                      </w:divBdr>
                    </w:div>
                  </w:divsChild>
                </w:div>
                <w:div w:id="1423800128">
                  <w:marLeft w:val="0"/>
                  <w:marRight w:val="0"/>
                  <w:marTop w:val="0"/>
                  <w:marBottom w:val="0"/>
                  <w:divBdr>
                    <w:top w:val="none" w:sz="0" w:space="0" w:color="auto"/>
                    <w:left w:val="none" w:sz="0" w:space="0" w:color="auto"/>
                    <w:bottom w:val="none" w:sz="0" w:space="0" w:color="auto"/>
                    <w:right w:val="none" w:sz="0" w:space="0" w:color="auto"/>
                  </w:divBdr>
                  <w:divsChild>
                    <w:div w:id="1572423160">
                      <w:marLeft w:val="0"/>
                      <w:marRight w:val="0"/>
                      <w:marTop w:val="0"/>
                      <w:marBottom w:val="0"/>
                      <w:divBdr>
                        <w:top w:val="none" w:sz="0" w:space="0" w:color="auto"/>
                        <w:left w:val="none" w:sz="0" w:space="0" w:color="auto"/>
                        <w:bottom w:val="none" w:sz="0" w:space="0" w:color="auto"/>
                        <w:right w:val="none" w:sz="0" w:space="0" w:color="auto"/>
                      </w:divBdr>
                    </w:div>
                    <w:div w:id="2034762024">
                      <w:marLeft w:val="0"/>
                      <w:marRight w:val="0"/>
                      <w:marTop w:val="0"/>
                      <w:marBottom w:val="0"/>
                      <w:divBdr>
                        <w:top w:val="none" w:sz="0" w:space="0" w:color="auto"/>
                        <w:left w:val="none" w:sz="0" w:space="0" w:color="auto"/>
                        <w:bottom w:val="none" w:sz="0" w:space="0" w:color="auto"/>
                        <w:right w:val="none" w:sz="0" w:space="0" w:color="auto"/>
                      </w:divBdr>
                    </w:div>
                    <w:div w:id="2064403110">
                      <w:marLeft w:val="0"/>
                      <w:marRight w:val="0"/>
                      <w:marTop w:val="0"/>
                      <w:marBottom w:val="0"/>
                      <w:divBdr>
                        <w:top w:val="none" w:sz="0" w:space="0" w:color="auto"/>
                        <w:left w:val="none" w:sz="0" w:space="0" w:color="auto"/>
                        <w:bottom w:val="none" w:sz="0" w:space="0" w:color="auto"/>
                        <w:right w:val="none" w:sz="0" w:space="0" w:color="auto"/>
                      </w:divBdr>
                    </w:div>
                  </w:divsChild>
                </w:div>
                <w:div w:id="1429159745">
                  <w:marLeft w:val="0"/>
                  <w:marRight w:val="0"/>
                  <w:marTop w:val="0"/>
                  <w:marBottom w:val="0"/>
                  <w:divBdr>
                    <w:top w:val="none" w:sz="0" w:space="0" w:color="auto"/>
                    <w:left w:val="none" w:sz="0" w:space="0" w:color="auto"/>
                    <w:bottom w:val="none" w:sz="0" w:space="0" w:color="auto"/>
                    <w:right w:val="none" w:sz="0" w:space="0" w:color="auto"/>
                  </w:divBdr>
                  <w:divsChild>
                    <w:div w:id="1697611624">
                      <w:marLeft w:val="0"/>
                      <w:marRight w:val="0"/>
                      <w:marTop w:val="0"/>
                      <w:marBottom w:val="0"/>
                      <w:divBdr>
                        <w:top w:val="none" w:sz="0" w:space="0" w:color="auto"/>
                        <w:left w:val="none" w:sz="0" w:space="0" w:color="auto"/>
                        <w:bottom w:val="none" w:sz="0" w:space="0" w:color="auto"/>
                        <w:right w:val="none" w:sz="0" w:space="0" w:color="auto"/>
                      </w:divBdr>
                    </w:div>
                  </w:divsChild>
                </w:div>
                <w:div w:id="1578709285">
                  <w:marLeft w:val="0"/>
                  <w:marRight w:val="0"/>
                  <w:marTop w:val="0"/>
                  <w:marBottom w:val="0"/>
                  <w:divBdr>
                    <w:top w:val="none" w:sz="0" w:space="0" w:color="auto"/>
                    <w:left w:val="none" w:sz="0" w:space="0" w:color="auto"/>
                    <w:bottom w:val="none" w:sz="0" w:space="0" w:color="auto"/>
                    <w:right w:val="none" w:sz="0" w:space="0" w:color="auto"/>
                  </w:divBdr>
                  <w:divsChild>
                    <w:div w:id="221600372">
                      <w:marLeft w:val="0"/>
                      <w:marRight w:val="0"/>
                      <w:marTop w:val="0"/>
                      <w:marBottom w:val="0"/>
                      <w:divBdr>
                        <w:top w:val="none" w:sz="0" w:space="0" w:color="auto"/>
                        <w:left w:val="none" w:sz="0" w:space="0" w:color="auto"/>
                        <w:bottom w:val="none" w:sz="0" w:space="0" w:color="auto"/>
                        <w:right w:val="none" w:sz="0" w:space="0" w:color="auto"/>
                      </w:divBdr>
                    </w:div>
                    <w:div w:id="276986814">
                      <w:marLeft w:val="0"/>
                      <w:marRight w:val="0"/>
                      <w:marTop w:val="0"/>
                      <w:marBottom w:val="0"/>
                      <w:divBdr>
                        <w:top w:val="none" w:sz="0" w:space="0" w:color="auto"/>
                        <w:left w:val="none" w:sz="0" w:space="0" w:color="auto"/>
                        <w:bottom w:val="none" w:sz="0" w:space="0" w:color="auto"/>
                        <w:right w:val="none" w:sz="0" w:space="0" w:color="auto"/>
                      </w:divBdr>
                    </w:div>
                    <w:div w:id="374501319">
                      <w:marLeft w:val="0"/>
                      <w:marRight w:val="0"/>
                      <w:marTop w:val="0"/>
                      <w:marBottom w:val="0"/>
                      <w:divBdr>
                        <w:top w:val="none" w:sz="0" w:space="0" w:color="auto"/>
                        <w:left w:val="none" w:sz="0" w:space="0" w:color="auto"/>
                        <w:bottom w:val="none" w:sz="0" w:space="0" w:color="auto"/>
                        <w:right w:val="none" w:sz="0" w:space="0" w:color="auto"/>
                      </w:divBdr>
                    </w:div>
                    <w:div w:id="452213301">
                      <w:marLeft w:val="0"/>
                      <w:marRight w:val="0"/>
                      <w:marTop w:val="0"/>
                      <w:marBottom w:val="0"/>
                      <w:divBdr>
                        <w:top w:val="none" w:sz="0" w:space="0" w:color="auto"/>
                        <w:left w:val="none" w:sz="0" w:space="0" w:color="auto"/>
                        <w:bottom w:val="none" w:sz="0" w:space="0" w:color="auto"/>
                        <w:right w:val="none" w:sz="0" w:space="0" w:color="auto"/>
                      </w:divBdr>
                    </w:div>
                    <w:div w:id="502281881">
                      <w:marLeft w:val="0"/>
                      <w:marRight w:val="0"/>
                      <w:marTop w:val="0"/>
                      <w:marBottom w:val="0"/>
                      <w:divBdr>
                        <w:top w:val="none" w:sz="0" w:space="0" w:color="auto"/>
                        <w:left w:val="none" w:sz="0" w:space="0" w:color="auto"/>
                        <w:bottom w:val="none" w:sz="0" w:space="0" w:color="auto"/>
                        <w:right w:val="none" w:sz="0" w:space="0" w:color="auto"/>
                      </w:divBdr>
                    </w:div>
                    <w:div w:id="730008018">
                      <w:marLeft w:val="0"/>
                      <w:marRight w:val="0"/>
                      <w:marTop w:val="0"/>
                      <w:marBottom w:val="0"/>
                      <w:divBdr>
                        <w:top w:val="none" w:sz="0" w:space="0" w:color="auto"/>
                        <w:left w:val="none" w:sz="0" w:space="0" w:color="auto"/>
                        <w:bottom w:val="none" w:sz="0" w:space="0" w:color="auto"/>
                        <w:right w:val="none" w:sz="0" w:space="0" w:color="auto"/>
                      </w:divBdr>
                    </w:div>
                    <w:div w:id="1102845853">
                      <w:marLeft w:val="0"/>
                      <w:marRight w:val="0"/>
                      <w:marTop w:val="0"/>
                      <w:marBottom w:val="0"/>
                      <w:divBdr>
                        <w:top w:val="none" w:sz="0" w:space="0" w:color="auto"/>
                        <w:left w:val="none" w:sz="0" w:space="0" w:color="auto"/>
                        <w:bottom w:val="none" w:sz="0" w:space="0" w:color="auto"/>
                        <w:right w:val="none" w:sz="0" w:space="0" w:color="auto"/>
                      </w:divBdr>
                    </w:div>
                    <w:div w:id="1269702961">
                      <w:marLeft w:val="0"/>
                      <w:marRight w:val="0"/>
                      <w:marTop w:val="0"/>
                      <w:marBottom w:val="0"/>
                      <w:divBdr>
                        <w:top w:val="none" w:sz="0" w:space="0" w:color="auto"/>
                        <w:left w:val="none" w:sz="0" w:space="0" w:color="auto"/>
                        <w:bottom w:val="none" w:sz="0" w:space="0" w:color="auto"/>
                        <w:right w:val="none" w:sz="0" w:space="0" w:color="auto"/>
                      </w:divBdr>
                    </w:div>
                    <w:div w:id="1283078298">
                      <w:marLeft w:val="0"/>
                      <w:marRight w:val="0"/>
                      <w:marTop w:val="0"/>
                      <w:marBottom w:val="0"/>
                      <w:divBdr>
                        <w:top w:val="none" w:sz="0" w:space="0" w:color="auto"/>
                        <w:left w:val="none" w:sz="0" w:space="0" w:color="auto"/>
                        <w:bottom w:val="none" w:sz="0" w:space="0" w:color="auto"/>
                        <w:right w:val="none" w:sz="0" w:space="0" w:color="auto"/>
                      </w:divBdr>
                    </w:div>
                    <w:div w:id="1361318377">
                      <w:marLeft w:val="0"/>
                      <w:marRight w:val="0"/>
                      <w:marTop w:val="0"/>
                      <w:marBottom w:val="0"/>
                      <w:divBdr>
                        <w:top w:val="none" w:sz="0" w:space="0" w:color="auto"/>
                        <w:left w:val="none" w:sz="0" w:space="0" w:color="auto"/>
                        <w:bottom w:val="none" w:sz="0" w:space="0" w:color="auto"/>
                        <w:right w:val="none" w:sz="0" w:space="0" w:color="auto"/>
                      </w:divBdr>
                    </w:div>
                    <w:div w:id="1871063813">
                      <w:marLeft w:val="0"/>
                      <w:marRight w:val="0"/>
                      <w:marTop w:val="0"/>
                      <w:marBottom w:val="0"/>
                      <w:divBdr>
                        <w:top w:val="none" w:sz="0" w:space="0" w:color="auto"/>
                        <w:left w:val="none" w:sz="0" w:space="0" w:color="auto"/>
                        <w:bottom w:val="none" w:sz="0" w:space="0" w:color="auto"/>
                        <w:right w:val="none" w:sz="0" w:space="0" w:color="auto"/>
                      </w:divBdr>
                    </w:div>
                    <w:div w:id="2061781717">
                      <w:marLeft w:val="0"/>
                      <w:marRight w:val="0"/>
                      <w:marTop w:val="0"/>
                      <w:marBottom w:val="0"/>
                      <w:divBdr>
                        <w:top w:val="none" w:sz="0" w:space="0" w:color="auto"/>
                        <w:left w:val="none" w:sz="0" w:space="0" w:color="auto"/>
                        <w:bottom w:val="none" w:sz="0" w:space="0" w:color="auto"/>
                        <w:right w:val="none" w:sz="0" w:space="0" w:color="auto"/>
                      </w:divBdr>
                    </w:div>
                  </w:divsChild>
                </w:div>
                <w:div w:id="1624117898">
                  <w:marLeft w:val="0"/>
                  <w:marRight w:val="0"/>
                  <w:marTop w:val="0"/>
                  <w:marBottom w:val="0"/>
                  <w:divBdr>
                    <w:top w:val="none" w:sz="0" w:space="0" w:color="auto"/>
                    <w:left w:val="none" w:sz="0" w:space="0" w:color="auto"/>
                    <w:bottom w:val="none" w:sz="0" w:space="0" w:color="auto"/>
                    <w:right w:val="none" w:sz="0" w:space="0" w:color="auto"/>
                  </w:divBdr>
                  <w:divsChild>
                    <w:div w:id="1505827751">
                      <w:marLeft w:val="0"/>
                      <w:marRight w:val="0"/>
                      <w:marTop w:val="0"/>
                      <w:marBottom w:val="0"/>
                      <w:divBdr>
                        <w:top w:val="none" w:sz="0" w:space="0" w:color="auto"/>
                        <w:left w:val="none" w:sz="0" w:space="0" w:color="auto"/>
                        <w:bottom w:val="none" w:sz="0" w:space="0" w:color="auto"/>
                        <w:right w:val="none" w:sz="0" w:space="0" w:color="auto"/>
                      </w:divBdr>
                    </w:div>
                  </w:divsChild>
                </w:div>
                <w:div w:id="1733966122">
                  <w:marLeft w:val="0"/>
                  <w:marRight w:val="0"/>
                  <w:marTop w:val="0"/>
                  <w:marBottom w:val="0"/>
                  <w:divBdr>
                    <w:top w:val="none" w:sz="0" w:space="0" w:color="auto"/>
                    <w:left w:val="none" w:sz="0" w:space="0" w:color="auto"/>
                    <w:bottom w:val="none" w:sz="0" w:space="0" w:color="auto"/>
                    <w:right w:val="none" w:sz="0" w:space="0" w:color="auto"/>
                  </w:divBdr>
                  <w:divsChild>
                    <w:div w:id="982542830">
                      <w:marLeft w:val="0"/>
                      <w:marRight w:val="0"/>
                      <w:marTop w:val="0"/>
                      <w:marBottom w:val="0"/>
                      <w:divBdr>
                        <w:top w:val="none" w:sz="0" w:space="0" w:color="auto"/>
                        <w:left w:val="none" w:sz="0" w:space="0" w:color="auto"/>
                        <w:bottom w:val="none" w:sz="0" w:space="0" w:color="auto"/>
                        <w:right w:val="none" w:sz="0" w:space="0" w:color="auto"/>
                      </w:divBdr>
                    </w:div>
                    <w:div w:id="1275869356">
                      <w:marLeft w:val="0"/>
                      <w:marRight w:val="0"/>
                      <w:marTop w:val="0"/>
                      <w:marBottom w:val="0"/>
                      <w:divBdr>
                        <w:top w:val="none" w:sz="0" w:space="0" w:color="auto"/>
                        <w:left w:val="none" w:sz="0" w:space="0" w:color="auto"/>
                        <w:bottom w:val="none" w:sz="0" w:space="0" w:color="auto"/>
                        <w:right w:val="none" w:sz="0" w:space="0" w:color="auto"/>
                      </w:divBdr>
                    </w:div>
                    <w:div w:id="1784375319">
                      <w:marLeft w:val="0"/>
                      <w:marRight w:val="0"/>
                      <w:marTop w:val="0"/>
                      <w:marBottom w:val="0"/>
                      <w:divBdr>
                        <w:top w:val="none" w:sz="0" w:space="0" w:color="auto"/>
                        <w:left w:val="none" w:sz="0" w:space="0" w:color="auto"/>
                        <w:bottom w:val="none" w:sz="0" w:space="0" w:color="auto"/>
                        <w:right w:val="none" w:sz="0" w:space="0" w:color="auto"/>
                      </w:divBdr>
                    </w:div>
                  </w:divsChild>
                </w:div>
                <w:div w:id="1742555323">
                  <w:marLeft w:val="0"/>
                  <w:marRight w:val="0"/>
                  <w:marTop w:val="0"/>
                  <w:marBottom w:val="0"/>
                  <w:divBdr>
                    <w:top w:val="none" w:sz="0" w:space="0" w:color="auto"/>
                    <w:left w:val="none" w:sz="0" w:space="0" w:color="auto"/>
                    <w:bottom w:val="none" w:sz="0" w:space="0" w:color="auto"/>
                    <w:right w:val="none" w:sz="0" w:space="0" w:color="auto"/>
                  </w:divBdr>
                  <w:divsChild>
                    <w:div w:id="1254167459">
                      <w:marLeft w:val="0"/>
                      <w:marRight w:val="0"/>
                      <w:marTop w:val="0"/>
                      <w:marBottom w:val="0"/>
                      <w:divBdr>
                        <w:top w:val="none" w:sz="0" w:space="0" w:color="auto"/>
                        <w:left w:val="none" w:sz="0" w:space="0" w:color="auto"/>
                        <w:bottom w:val="none" w:sz="0" w:space="0" w:color="auto"/>
                        <w:right w:val="none" w:sz="0" w:space="0" w:color="auto"/>
                      </w:divBdr>
                    </w:div>
                  </w:divsChild>
                </w:div>
                <w:div w:id="1764062814">
                  <w:marLeft w:val="0"/>
                  <w:marRight w:val="0"/>
                  <w:marTop w:val="0"/>
                  <w:marBottom w:val="0"/>
                  <w:divBdr>
                    <w:top w:val="none" w:sz="0" w:space="0" w:color="auto"/>
                    <w:left w:val="none" w:sz="0" w:space="0" w:color="auto"/>
                    <w:bottom w:val="none" w:sz="0" w:space="0" w:color="auto"/>
                    <w:right w:val="none" w:sz="0" w:space="0" w:color="auto"/>
                  </w:divBdr>
                  <w:divsChild>
                    <w:div w:id="1291859724">
                      <w:marLeft w:val="0"/>
                      <w:marRight w:val="0"/>
                      <w:marTop w:val="0"/>
                      <w:marBottom w:val="0"/>
                      <w:divBdr>
                        <w:top w:val="none" w:sz="0" w:space="0" w:color="auto"/>
                        <w:left w:val="none" w:sz="0" w:space="0" w:color="auto"/>
                        <w:bottom w:val="none" w:sz="0" w:space="0" w:color="auto"/>
                        <w:right w:val="none" w:sz="0" w:space="0" w:color="auto"/>
                      </w:divBdr>
                    </w:div>
                  </w:divsChild>
                </w:div>
                <w:div w:id="1791901551">
                  <w:marLeft w:val="0"/>
                  <w:marRight w:val="0"/>
                  <w:marTop w:val="0"/>
                  <w:marBottom w:val="0"/>
                  <w:divBdr>
                    <w:top w:val="none" w:sz="0" w:space="0" w:color="auto"/>
                    <w:left w:val="none" w:sz="0" w:space="0" w:color="auto"/>
                    <w:bottom w:val="none" w:sz="0" w:space="0" w:color="auto"/>
                    <w:right w:val="none" w:sz="0" w:space="0" w:color="auto"/>
                  </w:divBdr>
                  <w:divsChild>
                    <w:div w:id="2102753475">
                      <w:marLeft w:val="0"/>
                      <w:marRight w:val="0"/>
                      <w:marTop w:val="0"/>
                      <w:marBottom w:val="0"/>
                      <w:divBdr>
                        <w:top w:val="none" w:sz="0" w:space="0" w:color="auto"/>
                        <w:left w:val="none" w:sz="0" w:space="0" w:color="auto"/>
                        <w:bottom w:val="none" w:sz="0" w:space="0" w:color="auto"/>
                        <w:right w:val="none" w:sz="0" w:space="0" w:color="auto"/>
                      </w:divBdr>
                    </w:div>
                  </w:divsChild>
                </w:div>
                <w:div w:id="2001424704">
                  <w:marLeft w:val="0"/>
                  <w:marRight w:val="0"/>
                  <w:marTop w:val="0"/>
                  <w:marBottom w:val="0"/>
                  <w:divBdr>
                    <w:top w:val="none" w:sz="0" w:space="0" w:color="auto"/>
                    <w:left w:val="none" w:sz="0" w:space="0" w:color="auto"/>
                    <w:bottom w:val="none" w:sz="0" w:space="0" w:color="auto"/>
                    <w:right w:val="none" w:sz="0" w:space="0" w:color="auto"/>
                  </w:divBdr>
                  <w:divsChild>
                    <w:div w:id="1146434640">
                      <w:marLeft w:val="0"/>
                      <w:marRight w:val="0"/>
                      <w:marTop w:val="0"/>
                      <w:marBottom w:val="0"/>
                      <w:divBdr>
                        <w:top w:val="none" w:sz="0" w:space="0" w:color="auto"/>
                        <w:left w:val="none" w:sz="0" w:space="0" w:color="auto"/>
                        <w:bottom w:val="none" w:sz="0" w:space="0" w:color="auto"/>
                        <w:right w:val="none" w:sz="0" w:space="0" w:color="auto"/>
                      </w:divBdr>
                    </w:div>
                  </w:divsChild>
                </w:div>
                <w:div w:id="2050257888">
                  <w:marLeft w:val="0"/>
                  <w:marRight w:val="0"/>
                  <w:marTop w:val="0"/>
                  <w:marBottom w:val="0"/>
                  <w:divBdr>
                    <w:top w:val="none" w:sz="0" w:space="0" w:color="auto"/>
                    <w:left w:val="none" w:sz="0" w:space="0" w:color="auto"/>
                    <w:bottom w:val="none" w:sz="0" w:space="0" w:color="auto"/>
                    <w:right w:val="none" w:sz="0" w:space="0" w:color="auto"/>
                  </w:divBdr>
                  <w:divsChild>
                    <w:div w:id="196295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424523">
          <w:marLeft w:val="0"/>
          <w:marRight w:val="0"/>
          <w:marTop w:val="0"/>
          <w:marBottom w:val="0"/>
          <w:divBdr>
            <w:top w:val="none" w:sz="0" w:space="0" w:color="auto"/>
            <w:left w:val="none" w:sz="0" w:space="0" w:color="auto"/>
            <w:bottom w:val="none" w:sz="0" w:space="0" w:color="auto"/>
            <w:right w:val="none" w:sz="0" w:space="0" w:color="auto"/>
          </w:divBdr>
        </w:div>
        <w:div w:id="851575278">
          <w:marLeft w:val="0"/>
          <w:marRight w:val="0"/>
          <w:marTop w:val="0"/>
          <w:marBottom w:val="0"/>
          <w:divBdr>
            <w:top w:val="none" w:sz="0" w:space="0" w:color="auto"/>
            <w:left w:val="none" w:sz="0" w:space="0" w:color="auto"/>
            <w:bottom w:val="none" w:sz="0" w:space="0" w:color="auto"/>
            <w:right w:val="none" w:sz="0" w:space="0" w:color="auto"/>
          </w:divBdr>
          <w:divsChild>
            <w:div w:id="918947251">
              <w:marLeft w:val="-75"/>
              <w:marRight w:val="0"/>
              <w:marTop w:val="30"/>
              <w:marBottom w:val="30"/>
              <w:divBdr>
                <w:top w:val="none" w:sz="0" w:space="0" w:color="auto"/>
                <w:left w:val="none" w:sz="0" w:space="0" w:color="auto"/>
                <w:bottom w:val="none" w:sz="0" w:space="0" w:color="auto"/>
                <w:right w:val="none" w:sz="0" w:space="0" w:color="auto"/>
              </w:divBdr>
              <w:divsChild>
                <w:div w:id="199123987">
                  <w:marLeft w:val="0"/>
                  <w:marRight w:val="0"/>
                  <w:marTop w:val="0"/>
                  <w:marBottom w:val="0"/>
                  <w:divBdr>
                    <w:top w:val="none" w:sz="0" w:space="0" w:color="auto"/>
                    <w:left w:val="none" w:sz="0" w:space="0" w:color="auto"/>
                    <w:bottom w:val="none" w:sz="0" w:space="0" w:color="auto"/>
                    <w:right w:val="none" w:sz="0" w:space="0" w:color="auto"/>
                  </w:divBdr>
                  <w:divsChild>
                    <w:div w:id="914433837">
                      <w:marLeft w:val="0"/>
                      <w:marRight w:val="0"/>
                      <w:marTop w:val="0"/>
                      <w:marBottom w:val="0"/>
                      <w:divBdr>
                        <w:top w:val="none" w:sz="0" w:space="0" w:color="auto"/>
                        <w:left w:val="none" w:sz="0" w:space="0" w:color="auto"/>
                        <w:bottom w:val="none" w:sz="0" w:space="0" w:color="auto"/>
                        <w:right w:val="none" w:sz="0" w:space="0" w:color="auto"/>
                      </w:divBdr>
                    </w:div>
                  </w:divsChild>
                </w:div>
                <w:div w:id="300112176">
                  <w:marLeft w:val="0"/>
                  <w:marRight w:val="0"/>
                  <w:marTop w:val="0"/>
                  <w:marBottom w:val="0"/>
                  <w:divBdr>
                    <w:top w:val="none" w:sz="0" w:space="0" w:color="auto"/>
                    <w:left w:val="none" w:sz="0" w:space="0" w:color="auto"/>
                    <w:bottom w:val="none" w:sz="0" w:space="0" w:color="auto"/>
                    <w:right w:val="none" w:sz="0" w:space="0" w:color="auto"/>
                  </w:divBdr>
                  <w:divsChild>
                    <w:div w:id="98793194">
                      <w:marLeft w:val="0"/>
                      <w:marRight w:val="0"/>
                      <w:marTop w:val="0"/>
                      <w:marBottom w:val="0"/>
                      <w:divBdr>
                        <w:top w:val="none" w:sz="0" w:space="0" w:color="auto"/>
                        <w:left w:val="none" w:sz="0" w:space="0" w:color="auto"/>
                        <w:bottom w:val="none" w:sz="0" w:space="0" w:color="auto"/>
                        <w:right w:val="none" w:sz="0" w:space="0" w:color="auto"/>
                      </w:divBdr>
                    </w:div>
                  </w:divsChild>
                </w:div>
                <w:div w:id="457063959">
                  <w:marLeft w:val="0"/>
                  <w:marRight w:val="0"/>
                  <w:marTop w:val="0"/>
                  <w:marBottom w:val="0"/>
                  <w:divBdr>
                    <w:top w:val="none" w:sz="0" w:space="0" w:color="auto"/>
                    <w:left w:val="none" w:sz="0" w:space="0" w:color="auto"/>
                    <w:bottom w:val="none" w:sz="0" w:space="0" w:color="auto"/>
                    <w:right w:val="none" w:sz="0" w:space="0" w:color="auto"/>
                  </w:divBdr>
                  <w:divsChild>
                    <w:div w:id="451703657">
                      <w:marLeft w:val="0"/>
                      <w:marRight w:val="0"/>
                      <w:marTop w:val="0"/>
                      <w:marBottom w:val="0"/>
                      <w:divBdr>
                        <w:top w:val="none" w:sz="0" w:space="0" w:color="auto"/>
                        <w:left w:val="none" w:sz="0" w:space="0" w:color="auto"/>
                        <w:bottom w:val="none" w:sz="0" w:space="0" w:color="auto"/>
                        <w:right w:val="none" w:sz="0" w:space="0" w:color="auto"/>
                      </w:divBdr>
                    </w:div>
                  </w:divsChild>
                </w:div>
                <w:div w:id="551163242">
                  <w:marLeft w:val="0"/>
                  <w:marRight w:val="0"/>
                  <w:marTop w:val="0"/>
                  <w:marBottom w:val="0"/>
                  <w:divBdr>
                    <w:top w:val="none" w:sz="0" w:space="0" w:color="auto"/>
                    <w:left w:val="none" w:sz="0" w:space="0" w:color="auto"/>
                    <w:bottom w:val="none" w:sz="0" w:space="0" w:color="auto"/>
                    <w:right w:val="none" w:sz="0" w:space="0" w:color="auto"/>
                  </w:divBdr>
                  <w:divsChild>
                    <w:div w:id="1625622853">
                      <w:marLeft w:val="0"/>
                      <w:marRight w:val="0"/>
                      <w:marTop w:val="0"/>
                      <w:marBottom w:val="0"/>
                      <w:divBdr>
                        <w:top w:val="none" w:sz="0" w:space="0" w:color="auto"/>
                        <w:left w:val="none" w:sz="0" w:space="0" w:color="auto"/>
                        <w:bottom w:val="none" w:sz="0" w:space="0" w:color="auto"/>
                        <w:right w:val="none" w:sz="0" w:space="0" w:color="auto"/>
                      </w:divBdr>
                    </w:div>
                  </w:divsChild>
                </w:div>
                <w:div w:id="599143440">
                  <w:marLeft w:val="0"/>
                  <w:marRight w:val="0"/>
                  <w:marTop w:val="0"/>
                  <w:marBottom w:val="0"/>
                  <w:divBdr>
                    <w:top w:val="none" w:sz="0" w:space="0" w:color="auto"/>
                    <w:left w:val="none" w:sz="0" w:space="0" w:color="auto"/>
                    <w:bottom w:val="none" w:sz="0" w:space="0" w:color="auto"/>
                    <w:right w:val="none" w:sz="0" w:space="0" w:color="auto"/>
                  </w:divBdr>
                  <w:divsChild>
                    <w:div w:id="604574749">
                      <w:marLeft w:val="0"/>
                      <w:marRight w:val="0"/>
                      <w:marTop w:val="0"/>
                      <w:marBottom w:val="0"/>
                      <w:divBdr>
                        <w:top w:val="none" w:sz="0" w:space="0" w:color="auto"/>
                        <w:left w:val="none" w:sz="0" w:space="0" w:color="auto"/>
                        <w:bottom w:val="none" w:sz="0" w:space="0" w:color="auto"/>
                        <w:right w:val="none" w:sz="0" w:space="0" w:color="auto"/>
                      </w:divBdr>
                    </w:div>
                  </w:divsChild>
                </w:div>
                <w:div w:id="675108301">
                  <w:marLeft w:val="0"/>
                  <w:marRight w:val="0"/>
                  <w:marTop w:val="0"/>
                  <w:marBottom w:val="0"/>
                  <w:divBdr>
                    <w:top w:val="none" w:sz="0" w:space="0" w:color="auto"/>
                    <w:left w:val="none" w:sz="0" w:space="0" w:color="auto"/>
                    <w:bottom w:val="none" w:sz="0" w:space="0" w:color="auto"/>
                    <w:right w:val="none" w:sz="0" w:space="0" w:color="auto"/>
                  </w:divBdr>
                  <w:divsChild>
                    <w:div w:id="1193300188">
                      <w:marLeft w:val="0"/>
                      <w:marRight w:val="0"/>
                      <w:marTop w:val="0"/>
                      <w:marBottom w:val="0"/>
                      <w:divBdr>
                        <w:top w:val="none" w:sz="0" w:space="0" w:color="auto"/>
                        <w:left w:val="none" w:sz="0" w:space="0" w:color="auto"/>
                        <w:bottom w:val="none" w:sz="0" w:space="0" w:color="auto"/>
                        <w:right w:val="none" w:sz="0" w:space="0" w:color="auto"/>
                      </w:divBdr>
                    </w:div>
                  </w:divsChild>
                </w:div>
                <w:div w:id="743139879">
                  <w:marLeft w:val="0"/>
                  <w:marRight w:val="0"/>
                  <w:marTop w:val="0"/>
                  <w:marBottom w:val="0"/>
                  <w:divBdr>
                    <w:top w:val="none" w:sz="0" w:space="0" w:color="auto"/>
                    <w:left w:val="none" w:sz="0" w:space="0" w:color="auto"/>
                    <w:bottom w:val="none" w:sz="0" w:space="0" w:color="auto"/>
                    <w:right w:val="none" w:sz="0" w:space="0" w:color="auto"/>
                  </w:divBdr>
                  <w:divsChild>
                    <w:div w:id="38020393">
                      <w:marLeft w:val="0"/>
                      <w:marRight w:val="0"/>
                      <w:marTop w:val="0"/>
                      <w:marBottom w:val="0"/>
                      <w:divBdr>
                        <w:top w:val="none" w:sz="0" w:space="0" w:color="auto"/>
                        <w:left w:val="none" w:sz="0" w:space="0" w:color="auto"/>
                        <w:bottom w:val="none" w:sz="0" w:space="0" w:color="auto"/>
                        <w:right w:val="none" w:sz="0" w:space="0" w:color="auto"/>
                      </w:divBdr>
                    </w:div>
                    <w:div w:id="152181474">
                      <w:marLeft w:val="0"/>
                      <w:marRight w:val="0"/>
                      <w:marTop w:val="0"/>
                      <w:marBottom w:val="0"/>
                      <w:divBdr>
                        <w:top w:val="none" w:sz="0" w:space="0" w:color="auto"/>
                        <w:left w:val="none" w:sz="0" w:space="0" w:color="auto"/>
                        <w:bottom w:val="none" w:sz="0" w:space="0" w:color="auto"/>
                        <w:right w:val="none" w:sz="0" w:space="0" w:color="auto"/>
                      </w:divBdr>
                    </w:div>
                    <w:div w:id="443620085">
                      <w:marLeft w:val="0"/>
                      <w:marRight w:val="0"/>
                      <w:marTop w:val="0"/>
                      <w:marBottom w:val="0"/>
                      <w:divBdr>
                        <w:top w:val="none" w:sz="0" w:space="0" w:color="auto"/>
                        <w:left w:val="none" w:sz="0" w:space="0" w:color="auto"/>
                        <w:bottom w:val="none" w:sz="0" w:space="0" w:color="auto"/>
                        <w:right w:val="none" w:sz="0" w:space="0" w:color="auto"/>
                      </w:divBdr>
                    </w:div>
                    <w:div w:id="789205516">
                      <w:marLeft w:val="0"/>
                      <w:marRight w:val="0"/>
                      <w:marTop w:val="0"/>
                      <w:marBottom w:val="0"/>
                      <w:divBdr>
                        <w:top w:val="none" w:sz="0" w:space="0" w:color="auto"/>
                        <w:left w:val="none" w:sz="0" w:space="0" w:color="auto"/>
                        <w:bottom w:val="none" w:sz="0" w:space="0" w:color="auto"/>
                        <w:right w:val="none" w:sz="0" w:space="0" w:color="auto"/>
                      </w:divBdr>
                    </w:div>
                    <w:div w:id="1284656897">
                      <w:marLeft w:val="0"/>
                      <w:marRight w:val="0"/>
                      <w:marTop w:val="0"/>
                      <w:marBottom w:val="0"/>
                      <w:divBdr>
                        <w:top w:val="none" w:sz="0" w:space="0" w:color="auto"/>
                        <w:left w:val="none" w:sz="0" w:space="0" w:color="auto"/>
                        <w:bottom w:val="none" w:sz="0" w:space="0" w:color="auto"/>
                        <w:right w:val="none" w:sz="0" w:space="0" w:color="auto"/>
                      </w:divBdr>
                    </w:div>
                    <w:div w:id="1850677064">
                      <w:marLeft w:val="0"/>
                      <w:marRight w:val="0"/>
                      <w:marTop w:val="0"/>
                      <w:marBottom w:val="0"/>
                      <w:divBdr>
                        <w:top w:val="none" w:sz="0" w:space="0" w:color="auto"/>
                        <w:left w:val="none" w:sz="0" w:space="0" w:color="auto"/>
                        <w:bottom w:val="none" w:sz="0" w:space="0" w:color="auto"/>
                        <w:right w:val="none" w:sz="0" w:space="0" w:color="auto"/>
                      </w:divBdr>
                    </w:div>
                    <w:div w:id="1926379411">
                      <w:marLeft w:val="0"/>
                      <w:marRight w:val="0"/>
                      <w:marTop w:val="0"/>
                      <w:marBottom w:val="0"/>
                      <w:divBdr>
                        <w:top w:val="none" w:sz="0" w:space="0" w:color="auto"/>
                        <w:left w:val="none" w:sz="0" w:space="0" w:color="auto"/>
                        <w:bottom w:val="none" w:sz="0" w:space="0" w:color="auto"/>
                        <w:right w:val="none" w:sz="0" w:space="0" w:color="auto"/>
                      </w:divBdr>
                    </w:div>
                  </w:divsChild>
                </w:div>
                <w:div w:id="826474975">
                  <w:marLeft w:val="0"/>
                  <w:marRight w:val="0"/>
                  <w:marTop w:val="0"/>
                  <w:marBottom w:val="0"/>
                  <w:divBdr>
                    <w:top w:val="none" w:sz="0" w:space="0" w:color="auto"/>
                    <w:left w:val="none" w:sz="0" w:space="0" w:color="auto"/>
                    <w:bottom w:val="none" w:sz="0" w:space="0" w:color="auto"/>
                    <w:right w:val="none" w:sz="0" w:space="0" w:color="auto"/>
                  </w:divBdr>
                  <w:divsChild>
                    <w:div w:id="1267344875">
                      <w:marLeft w:val="0"/>
                      <w:marRight w:val="0"/>
                      <w:marTop w:val="0"/>
                      <w:marBottom w:val="0"/>
                      <w:divBdr>
                        <w:top w:val="none" w:sz="0" w:space="0" w:color="auto"/>
                        <w:left w:val="none" w:sz="0" w:space="0" w:color="auto"/>
                        <w:bottom w:val="none" w:sz="0" w:space="0" w:color="auto"/>
                        <w:right w:val="none" w:sz="0" w:space="0" w:color="auto"/>
                      </w:divBdr>
                    </w:div>
                  </w:divsChild>
                </w:div>
                <w:div w:id="959795926">
                  <w:marLeft w:val="0"/>
                  <w:marRight w:val="0"/>
                  <w:marTop w:val="0"/>
                  <w:marBottom w:val="0"/>
                  <w:divBdr>
                    <w:top w:val="none" w:sz="0" w:space="0" w:color="auto"/>
                    <w:left w:val="none" w:sz="0" w:space="0" w:color="auto"/>
                    <w:bottom w:val="none" w:sz="0" w:space="0" w:color="auto"/>
                    <w:right w:val="none" w:sz="0" w:space="0" w:color="auto"/>
                  </w:divBdr>
                  <w:divsChild>
                    <w:div w:id="430321492">
                      <w:marLeft w:val="0"/>
                      <w:marRight w:val="0"/>
                      <w:marTop w:val="0"/>
                      <w:marBottom w:val="0"/>
                      <w:divBdr>
                        <w:top w:val="none" w:sz="0" w:space="0" w:color="auto"/>
                        <w:left w:val="none" w:sz="0" w:space="0" w:color="auto"/>
                        <w:bottom w:val="none" w:sz="0" w:space="0" w:color="auto"/>
                        <w:right w:val="none" w:sz="0" w:space="0" w:color="auto"/>
                      </w:divBdr>
                    </w:div>
                  </w:divsChild>
                </w:div>
                <w:div w:id="1024867420">
                  <w:marLeft w:val="0"/>
                  <w:marRight w:val="0"/>
                  <w:marTop w:val="0"/>
                  <w:marBottom w:val="0"/>
                  <w:divBdr>
                    <w:top w:val="none" w:sz="0" w:space="0" w:color="auto"/>
                    <w:left w:val="none" w:sz="0" w:space="0" w:color="auto"/>
                    <w:bottom w:val="none" w:sz="0" w:space="0" w:color="auto"/>
                    <w:right w:val="none" w:sz="0" w:space="0" w:color="auto"/>
                  </w:divBdr>
                  <w:divsChild>
                    <w:div w:id="1312828701">
                      <w:marLeft w:val="0"/>
                      <w:marRight w:val="0"/>
                      <w:marTop w:val="0"/>
                      <w:marBottom w:val="0"/>
                      <w:divBdr>
                        <w:top w:val="none" w:sz="0" w:space="0" w:color="auto"/>
                        <w:left w:val="none" w:sz="0" w:space="0" w:color="auto"/>
                        <w:bottom w:val="none" w:sz="0" w:space="0" w:color="auto"/>
                        <w:right w:val="none" w:sz="0" w:space="0" w:color="auto"/>
                      </w:divBdr>
                    </w:div>
                  </w:divsChild>
                </w:div>
                <w:div w:id="1123037476">
                  <w:marLeft w:val="0"/>
                  <w:marRight w:val="0"/>
                  <w:marTop w:val="0"/>
                  <w:marBottom w:val="0"/>
                  <w:divBdr>
                    <w:top w:val="none" w:sz="0" w:space="0" w:color="auto"/>
                    <w:left w:val="none" w:sz="0" w:space="0" w:color="auto"/>
                    <w:bottom w:val="none" w:sz="0" w:space="0" w:color="auto"/>
                    <w:right w:val="none" w:sz="0" w:space="0" w:color="auto"/>
                  </w:divBdr>
                  <w:divsChild>
                    <w:div w:id="409666649">
                      <w:marLeft w:val="0"/>
                      <w:marRight w:val="0"/>
                      <w:marTop w:val="0"/>
                      <w:marBottom w:val="0"/>
                      <w:divBdr>
                        <w:top w:val="none" w:sz="0" w:space="0" w:color="auto"/>
                        <w:left w:val="none" w:sz="0" w:space="0" w:color="auto"/>
                        <w:bottom w:val="none" w:sz="0" w:space="0" w:color="auto"/>
                        <w:right w:val="none" w:sz="0" w:space="0" w:color="auto"/>
                      </w:divBdr>
                    </w:div>
                  </w:divsChild>
                </w:div>
                <w:div w:id="1132553240">
                  <w:marLeft w:val="0"/>
                  <w:marRight w:val="0"/>
                  <w:marTop w:val="0"/>
                  <w:marBottom w:val="0"/>
                  <w:divBdr>
                    <w:top w:val="none" w:sz="0" w:space="0" w:color="auto"/>
                    <w:left w:val="none" w:sz="0" w:space="0" w:color="auto"/>
                    <w:bottom w:val="none" w:sz="0" w:space="0" w:color="auto"/>
                    <w:right w:val="none" w:sz="0" w:space="0" w:color="auto"/>
                  </w:divBdr>
                  <w:divsChild>
                    <w:div w:id="618487776">
                      <w:marLeft w:val="0"/>
                      <w:marRight w:val="0"/>
                      <w:marTop w:val="0"/>
                      <w:marBottom w:val="0"/>
                      <w:divBdr>
                        <w:top w:val="none" w:sz="0" w:space="0" w:color="auto"/>
                        <w:left w:val="none" w:sz="0" w:space="0" w:color="auto"/>
                        <w:bottom w:val="none" w:sz="0" w:space="0" w:color="auto"/>
                        <w:right w:val="none" w:sz="0" w:space="0" w:color="auto"/>
                      </w:divBdr>
                    </w:div>
                  </w:divsChild>
                </w:div>
                <w:div w:id="1224562629">
                  <w:marLeft w:val="0"/>
                  <w:marRight w:val="0"/>
                  <w:marTop w:val="0"/>
                  <w:marBottom w:val="0"/>
                  <w:divBdr>
                    <w:top w:val="none" w:sz="0" w:space="0" w:color="auto"/>
                    <w:left w:val="none" w:sz="0" w:space="0" w:color="auto"/>
                    <w:bottom w:val="none" w:sz="0" w:space="0" w:color="auto"/>
                    <w:right w:val="none" w:sz="0" w:space="0" w:color="auto"/>
                  </w:divBdr>
                  <w:divsChild>
                    <w:div w:id="1593705210">
                      <w:marLeft w:val="0"/>
                      <w:marRight w:val="0"/>
                      <w:marTop w:val="0"/>
                      <w:marBottom w:val="0"/>
                      <w:divBdr>
                        <w:top w:val="none" w:sz="0" w:space="0" w:color="auto"/>
                        <w:left w:val="none" w:sz="0" w:space="0" w:color="auto"/>
                        <w:bottom w:val="none" w:sz="0" w:space="0" w:color="auto"/>
                        <w:right w:val="none" w:sz="0" w:space="0" w:color="auto"/>
                      </w:divBdr>
                    </w:div>
                  </w:divsChild>
                </w:div>
                <w:div w:id="1344087998">
                  <w:marLeft w:val="0"/>
                  <w:marRight w:val="0"/>
                  <w:marTop w:val="0"/>
                  <w:marBottom w:val="0"/>
                  <w:divBdr>
                    <w:top w:val="none" w:sz="0" w:space="0" w:color="auto"/>
                    <w:left w:val="none" w:sz="0" w:space="0" w:color="auto"/>
                    <w:bottom w:val="none" w:sz="0" w:space="0" w:color="auto"/>
                    <w:right w:val="none" w:sz="0" w:space="0" w:color="auto"/>
                  </w:divBdr>
                  <w:divsChild>
                    <w:div w:id="304893923">
                      <w:marLeft w:val="0"/>
                      <w:marRight w:val="0"/>
                      <w:marTop w:val="0"/>
                      <w:marBottom w:val="0"/>
                      <w:divBdr>
                        <w:top w:val="none" w:sz="0" w:space="0" w:color="auto"/>
                        <w:left w:val="none" w:sz="0" w:space="0" w:color="auto"/>
                        <w:bottom w:val="none" w:sz="0" w:space="0" w:color="auto"/>
                        <w:right w:val="none" w:sz="0" w:space="0" w:color="auto"/>
                      </w:divBdr>
                    </w:div>
                  </w:divsChild>
                </w:div>
                <w:div w:id="1369528091">
                  <w:marLeft w:val="0"/>
                  <w:marRight w:val="0"/>
                  <w:marTop w:val="0"/>
                  <w:marBottom w:val="0"/>
                  <w:divBdr>
                    <w:top w:val="none" w:sz="0" w:space="0" w:color="auto"/>
                    <w:left w:val="none" w:sz="0" w:space="0" w:color="auto"/>
                    <w:bottom w:val="none" w:sz="0" w:space="0" w:color="auto"/>
                    <w:right w:val="none" w:sz="0" w:space="0" w:color="auto"/>
                  </w:divBdr>
                  <w:divsChild>
                    <w:div w:id="2111509374">
                      <w:marLeft w:val="0"/>
                      <w:marRight w:val="0"/>
                      <w:marTop w:val="0"/>
                      <w:marBottom w:val="0"/>
                      <w:divBdr>
                        <w:top w:val="none" w:sz="0" w:space="0" w:color="auto"/>
                        <w:left w:val="none" w:sz="0" w:space="0" w:color="auto"/>
                        <w:bottom w:val="none" w:sz="0" w:space="0" w:color="auto"/>
                        <w:right w:val="none" w:sz="0" w:space="0" w:color="auto"/>
                      </w:divBdr>
                    </w:div>
                  </w:divsChild>
                </w:div>
                <w:div w:id="1396388992">
                  <w:marLeft w:val="0"/>
                  <w:marRight w:val="0"/>
                  <w:marTop w:val="0"/>
                  <w:marBottom w:val="0"/>
                  <w:divBdr>
                    <w:top w:val="none" w:sz="0" w:space="0" w:color="auto"/>
                    <w:left w:val="none" w:sz="0" w:space="0" w:color="auto"/>
                    <w:bottom w:val="none" w:sz="0" w:space="0" w:color="auto"/>
                    <w:right w:val="none" w:sz="0" w:space="0" w:color="auto"/>
                  </w:divBdr>
                  <w:divsChild>
                    <w:div w:id="401491531">
                      <w:marLeft w:val="0"/>
                      <w:marRight w:val="0"/>
                      <w:marTop w:val="0"/>
                      <w:marBottom w:val="0"/>
                      <w:divBdr>
                        <w:top w:val="none" w:sz="0" w:space="0" w:color="auto"/>
                        <w:left w:val="none" w:sz="0" w:space="0" w:color="auto"/>
                        <w:bottom w:val="none" w:sz="0" w:space="0" w:color="auto"/>
                        <w:right w:val="none" w:sz="0" w:space="0" w:color="auto"/>
                      </w:divBdr>
                    </w:div>
                  </w:divsChild>
                </w:div>
                <w:div w:id="1422723800">
                  <w:marLeft w:val="0"/>
                  <w:marRight w:val="0"/>
                  <w:marTop w:val="0"/>
                  <w:marBottom w:val="0"/>
                  <w:divBdr>
                    <w:top w:val="none" w:sz="0" w:space="0" w:color="auto"/>
                    <w:left w:val="none" w:sz="0" w:space="0" w:color="auto"/>
                    <w:bottom w:val="none" w:sz="0" w:space="0" w:color="auto"/>
                    <w:right w:val="none" w:sz="0" w:space="0" w:color="auto"/>
                  </w:divBdr>
                  <w:divsChild>
                    <w:div w:id="1062286999">
                      <w:marLeft w:val="0"/>
                      <w:marRight w:val="0"/>
                      <w:marTop w:val="0"/>
                      <w:marBottom w:val="0"/>
                      <w:divBdr>
                        <w:top w:val="none" w:sz="0" w:space="0" w:color="auto"/>
                        <w:left w:val="none" w:sz="0" w:space="0" w:color="auto"/>
                        <w:bottom w:val="none" w:sz="0" w:space="0" w:color="auto"/>
                        <w:right w:val="none" w:sz="0" w:space="0" w:color="auto"/>
                      </w:divBdr>
                    </w:div>
                  </w:divsChild>
                </w:div>
                <w:div w:id="1512182053">
                  <w:marLeft w:val="0"/>
                  <w:marRight w:val="0"/>
                  <w:marTop w:val="0"/>
                  <w:marBottom w:val="0"/>
                  <w:divBdr>
                    <w:top w:val="none" w:sz="0" w:space="0" w:color="auto"/>
                    <w:left w:val="none" w:sz="0" w:space="0" w:color="auto"/>
                    <w:bottom w:val="none" w:sz="0" w:space="0" w:color="auto"/>
                    <w:right w:val="none" w:sz="0" w:space="0" w:color="auto"/>
                  </w:divBdr>
                  <w:divsChild>
                    <w:div w:id="576743670">
                      <w:marLeft w:val="0"/>
                      <w:marRight w:val="0"/>
                      <w:marTop w:val="0"/>
                      <w:marBottom w:val="0"/>
                      <w:divBdr>
                        <w:top w:val="none" w:sz="0" w:space="0" w:color="auto"/>
                        <w:left w:val="none" w:sz="0" w:space="0" w:color="auto"/>
                        <w:bottom w:val="none" w:sz="0" w:space="0" w:color="auto"/>
                        <w:right w:val="none" w:sz="0" w:space="0" w:color="auto"/>
                      </w:divBdr>
                    </w:div>
                  </w:divsChild>
                </w:div>
                <w:div w:id="1558200305">
                  <w:marLeft w:val="0"/>
                  <w:marRight w:val="0"/>
                  <w:marTop w:val="0"/>
                  <w:marBottom w:val="0"/>
                  <w:divBdr>
                    <w:top w:val="none" w:sz="0" w:space="0" w:color="auto"/>
                    <w:left w:val="none" w:sz="0" w:space="0" w:color="auto"/>
                    <w:bottom w:val="none" w:sz="0" w:space="0" w:color="auto"/>
                    <w:right w:val="none" w:sz="0" w:space="0" w:color="auto"/>
                  </w:divBdr>
                  <w:divsChild>
                    <w:div w:id="922840488">
                      <w:marLeft w:val="0"/>
                      <w:marRight w:val="0"/>
                      <w:marTop w:val="0"/>
                      <w:marBottom w:val="0"/>
                      <w:divBdr>
                        <w:top w:val="none" w:sz="0" w:space="0" w:color="auto"/>
                        <w:left w:val="none" w:sz="0" w:space="0" w:color="auto"/>
                        <w:bottom w:val="none" w:sz="0" w:space="0" w:color="auto"/>
                        <w:right w:val="none" w:sz="0" w:space="0" w:color="auto"/>
                      </w:divBdr>
                    </w:div>
                  </w:divsChild>
                </w:div>
                <w:div w:id="1814177266">
                  <w:marLeft w:val="0"/>
                  <w:marRight w:val="0"/>
                  <w:marTop w:val="0"/>
                  <w:marBottom w:val="0"/>
                  <w:divBdr>
                    <w:top w:val="none" w:sz="0" w:space="0" w:color="auto"/>
                    <w:left w:val="none" w:sz="0" w:space="0" w:color="auto"/>
                    <w:bottom w:val="none" w:sz="0" w:space="0" w:color="auto"/>
                    <w:right w:val="none" w:sz="0" w:space="0" w:color="auto"/>
                  </w:divBdr>
                  <w:divsChild>
                    <w:div w:id="1384014654">
                      <w:marLeft w:val="0"/>
                      <w:marRight w:val="0"/>
                      <w:marTop w:val="0"/>
                      <w:marBottom w:val="0"/>
                      <w:divBdr>
                        <w:top w:val="none" w:sz="0" w:space="0" w:color="auto"/>
                        <w:left w:val="none" w:sz="0" w:space="0" w:color="auto"/>
                        <w:bottom w:val="none" w:sz="0" w:space="0" w:color="auto"/>
                        <w:right w:val="none" w:sz="0" w:space="0" w:color="auto"/>
                      </w:divBdr>
                    </w:div>
                  </w:divsChild>
                </w:div>
                <w:div w:id="1852797817">
                  <w:marLeft w:val="0"/>
                  <w:marRight w:val="0"/>
                  <w:marTop w:val="0"/>
                  <w:marBottom w:val="0"/>
                  <w:divBdr>
                    <w:top w:val="none" w:sz="0" w:space="0" w:color="auto"/>
                    <w:left w:val="none" w:sz="0" w:space="0" w:color="auto"/>
                    <w:bottom w:val="none" w:sz="0" w:space="0" w:color="auto"/>
                    <w:right w:val="none" w:sz="0" w:space="0" w:color="auto"/>
                  </w:divBdr>
                  <w:divsChild>
                    <w:div w:id="1379621734">
                      <w:marLeft w:val="0"/>
                      <w:marRight w:val="0"/>
                      <w:marTop w:val="0"/>
                      <w:marBottom w:val="0"/>
                      <w:divBdr>
                        <w:top w:val="none" w:sz="0" w:space="0" w:color="auto"/>
                        <w:left w:val="none" w:sz="0" w:space="0" w:color="auto"/>
                        <w:bottom w:val="none" w:sz="0" w:space="0" w:color="auto"/>
                        <w:right w:val="none" w:sz="0" w:space="0" w:color="auto"/>
                      </w:divBdr>
                    </w:div>
                  </w:divsChild>
                </w:div>
                <w:div w:id="1864047746">
                  <w:marLeft w:val="0"/>
                  <w:marRight w:val="0"/>
                  <w:marTop w:val="0"/>
                  <w:marBottom w:val="0"/>
                  <w:divBdr>
                    <w:top w:val="none" w:sz="0" w:space="0" w:color="auto"/>
                    <w:left w:val="none" w:sz="0" w:space="0" w:color="auto"/>
                    <w:bottom w:val="none" w:sz="0" w:space="0" w:color="auto"/>
                    <w:right w:val="none" w:sz="0" w:space="0" w:color="auto"/>
                  </w:divBdr>
                  <w:divsChild>
                    <w:div w:id="719213793">
                      <w:marLeft w:val="0"/>
                      <w:marRight w:val="0"/>
                      <w:marTop w:val="0"/>
                      <w:marBottom w:val="0"/>
                      <w:divBdr>
                        <w:top w:val="none" w:sz="0" w:space="0" w:color="auto"/>
                        <w:left w:val="none" w:sz="0" w:space="0" w:color="auto"/>
                        <w:bottom w:val="none" w:sz="0" w:space="0" w:color="auto"/>
                        <w:right w:val="none" w:sz="0" w:space="0" w:color="auto"/>
                      </w:divBdr>
                    </w:div>
                  </w:divsChild>
                </w:div>
                <w:div w:id="1919122826">
                  <w:marLeft w:val="0"/>
                  <w:marRight w:val="0"/>
                  <w:marTop w:val="0"/>
                  <w:marBottom w:val="0"/>
                  <w:divBdr>
                    <w:top w:val="none" w:sz="0" w:space="0" w:color="auto"/>
                    <w:left w:val="none" w:sz="0" w:space="0" w:color="auto"/>
                    <w:bottom w:val="none" w:sz="0" w:space="0" w:color="auto"/>
                    <w:right w:val="none" w:sz="0" w:space="0" w:color="auto"/>
                  </w:divBdr>
                  <w:divsChild>
                    <w:div w:id="889389970">
                      <w:marLeft w:val="0"/>
                      <w:marRight w:val="0"/>
                      <w:marTop w:val="0"/>
                      <w:marBottom w:val="0"/>
                      <w:divBdr>
                        <w:top w:val="none" w:sz="0" w:space="0" w:color="auto"/>
                        <w:left w:val="none" w:sz="0" w:space="0" w:color="auto"/>
                        <w:bottom w:val="none" w:sz="0" w:space="0" w:color="auto"/>
                        <w:right w:val="none" w:sz="0" w:space="0" w:color="auto"/>
                      </w:divBdr>
                    </w:div>
                  </w:divsChild>
                </w:div>
                <w:div w:id="2052336381">
                  <w:marLeft w:val="0"/>
                  <w:marRight w:val="0"/>
                  <w:marTop w:val="0"/>
                  <w:marBottom w:val="0"/>
                  <w:divBdr>
                    <w:top w:val="none" w:sz="0" w:space="0" w:color="auto"/>
                    <w:left w:val="none" w:sz="0" w:space="0" w:color="auto"/>
                    <w:bottom w:val="none" w:sz="0" w:space="0" w:color="auto"/>
                    <w:right w:val="none" w:sz="0" w:space="0" w:color="auto"/>
                  </w:divBdr>
                  <w:divsChild>
                    <w:div w:id="2964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79805">
          <w:marLeft w:val="0"/>
          <w:marRight w:val="0"/>
          <w:marTop w:val="0"/>
          <w:marBottom w:val="0"/>
          <w:divBdr>
            <w:top w:val="none" w:sz="0" w:space="0" w:color="auto"/>
            <w:left w:val="none" w:sz="0" w:space="0" w:color="auto"/>
            <w:bottom w:val="none" w:sz="0" w:space="0" w:color="auto"/>
            <w:right w:val="none" w:sz="0" w:space="0" w:color="auto"/>
          </w:divBdr>
          <w:divsChild>
            <w:div w:id="643776628">
              <w:marLeft w:val="-75"/>
              <w:marRight w:val="0"/>
              <w:marTop w:val="30"/>
              <w:marBottom w:val="30"/>
              <w:divBdr>
                <w:top w:val="none" w:sz="0" w:space="0" w:color="auto"/>
                <w:left w:val="none" w:sz="0" w:space="0" w:color="auto"/>
                <w:bottom w:val="none" w:sz="0" w:space="0" w:color="auto"/>
                <w:right w:val="none" w:sz="0" w:space="0" w:color="auto"/>
              </w:divBdr>
              <w:divsChild>
                <w:div w:id="72164234">
                  <w:marLeft w:val="0"/>
                  <w:marRight w:val="0"/>
                  <w:marTop w:val="0"/>
                  <w:marBottom w:val="0"/>
                  <w:divBdr>
                    <w:top w:val="none" w:sz="0" w:space="0" w:color="auto"/>
                    <w:left w:val="none" w:sz="0" w:space="0" w:color="auto"/>
                    <w:bottom w:val="none" w:sz="0" w:space="0" w:color="auto"/>
                    <w:right w:val="none" w:sz="0" w:space="0" w:color="auto"/>
                  </w:divBdr>
                  <w:divsChild>
                    <w:div w:id="714618951">
                      <w:marLeft w:val="0"/>
                      <w:marRight w:val="0"/>
                      <w:marTop w:val="0"/>
                      <w:marBottom w:val="0"/>
                      <w:divBdr>
                        <w:top w:val="none" w:sz="0" w:space="0" w:color="auto"/>
                        <w:left w:val="none" w:sz="0" w:space="0" w:color="auto"/>
                        <w:bottom w:val="none" w:sz="0" w:space="0" w:color="auto"/>
                        <w:right w:val="none" w:sz="0" w:space="0" w:color="auto"/>
                      </w:divBdr>
                    </w:div>
                  </w:divsChild>
                </w:div>
                <w:div w:id="139226986">
                  <w:marLeft w:val="0"/>
                  <w:marRight w:val="0"/>
                  <w:marTop w:val="0"/>
                  <w:marBottom w:val="0"/>
                  <w:divBdr>
                    <w:top w:val="none" w:sz="0" w:space="0" w:color="auto"/>
                    <w:left w:val="none" w:sz="0" w:space="0" w:color="auto"/>
                    <w:bottom w:val="none" w:sz="0" w:space="0" w:color="auto"/>
                    <w:right w:val="none" w:sz="0" w:space="0" w:color="auto"/>
                  </w:divBdr>
                  <w:divsChild>
                    <w:div w:id="883180008">
                      <w:marLeft w:val="0"/>
                      <w:marRight w:val="0"/>
                      <w:marTop w:val="0"/>
                      <w:marBottom w:val="0"/>
                      <w:divBdr>
                        <w:top w:val="none" w:sz="0" w:space="0" w:color="auto"/>
                        <w:left w:val="none" w:sz="0" w:space="0" w:color="auto"/>
                        <w:bottom w:val="none" w:sz="0" w:space="0" w:color="auto"/>
                        <w:right w:val="none" w:sz="0" w:space="0" w:color="auto"/>
                      </w:divBdr>
                    </w:div>
                  </w:divsChild>
                </w:div>
                <w:div w:id="225460213">
                  <w:marLeft w:val="0"/>
                  <w:marRight w:val="0"/>
                  <w:marTop w:val="0"/>
                  <w:marBottom w:val="0"/>
                  <w:divBdr>
                    <w:top w:val="none" w:sz="0" w:space="0" w:color="auto"/>
                    <w:left w:val="none" w:sz="0" w:space="0" w:color="auto"/>
                    <w:bottom w:val="none" w:sz="0" w:space="0" w:color="auto"/>
                    <w:right w:val="none" w:sz="0" w:space="0" w:color="auto"/>
                  </w:divBdr>
                  <w:divsChild>
                    <w:div w:id="184171645">
                      <w:marLeft w:val="0"/>
                      <w:marRight w:val="0"/>
                      <w:marTop w:val="0"/>
                      <w:marBottom w:val="0"/>
                      <w:divBdr>
                        <w:top w:val="none" w:sz="0" w:space="0" w:color="auto"/>
                        <w:left w:val="none" w:sz="0" w:space="0" w:color="auto"/>
                        <w:bottom w:val="none" w:sz="0" w:space="0" w:color="auto"/>
                        <w:right w:val="none" w:sz="0" w:space="0" w:color="auto"/>
                      </w:divBdr>
                    </w:div>
                    <w:div w:id="196698649">
                      <w:marLeft w:val="0"/>
                      <w:marRight w:val="0"/>
                      <w:marTop w:val="0"/>
                      <w:marBottom w:val="0"/>
                      <w:divBdr>
                        <w:top w:val="none" w:sz="0" w:space="0" w:color="auto"/>
                        <w:left w:val="none" w:sz="0" w:space="0" w:color="auto"/>
                        <w:bottom w:val="none" w:sz="0" w:space="0" w:color="auto"/>
                        <w:right w:val="none" w:sz="0" w:space="0" w:color="auto"/>
                      </w:divBdr>
                    </w:div>
                    <w:div w:id="344210354">
                      <w:marLeft w:val="0"/>
                      <w:marRight w:val="0"/>
                      <w:marTop w:val="0"/>
                      <w:marBottom w:val="0"/>
                      <w:divBdr>
                        <w:top w:val="none" w:sz="0" w:space="0" w:color="auto"/>
                        <w:left w:val="none" w:sz="0" w:space="0" w:color="auto"/>
                        <w:bottom w:val="none" w:sz="0" w:space="0" w:color="auto"/>
                        <w:right w:val="none" w:sz="0" w:space="0" w:color="auto"/>
                      </w:divBdr>
                    </w:div>
                    <w:div w:id="632253973">
                      <w:marLeft w:val="0"/>
                      <w:marRight w:val="0"/>
                      <w:marTop w:val="0"/>
                      <w:marBottom w:val="0"/>
                      <w:divBdr>
                        <w:top w:val="none" w:sz="0" w:space="0" w:color="auto"/>
                        <w:left w:val="none" w:sz="0" w:space="0" w:color="auto"/>
                        <w:bottom w:val="none" w:sz="0" w:space="0" w:color="auto"/>
                        <w:right w:val="none" w:sz="0" w:space="0" w:color="auto"/>
                      </w:divBdr>
                    </w:div>
                    <w:div w:id="1078481533">
                      <w:marLeft w:val="0"/>
                      <w:marRight w:val="0"/>
                      <w:marTop w:val="0"/>
                      <w:marBottom w:val="0"/>
                      <w:divBdr>
                        <w:top w:val="none" w:sz="0" w:space="0" w:color="auto"/>
                        <w:left w:val="none" w:sz="0" w:space="0" w:color="auto"/>
                        <w:bottom w:val="none" w:sz="0" w:space="0" w:color="auto"/>
                        <w:right w:val="none" w:sz="0" w:space="0" w:color="auto"/>
                      </w:divBdr>
                    </w:div>
                    <w:div w:id="1145270933">
                      <w:marLeft w:val="0"/>
                      <w:marRight w:val="0"/>
                      <w:marTop w:val="0"/>
                      <w:marBottom w:val="0"/>
                      <w:divBdr>
                        <w:top w:val="none" w:sz="0" w:space="0" w:color="auto"/>
                        <w:left w:val="none" w:sz="0" w:space="0" w:color="auto"/>
                        <w:bottom w:val="none" w:sz="0" w:space="0" w:color="auto"/>
                        <w:right w:val="none" w:sz="0" w:space="0" w:color="auto"/>
                      </w:divBdr>
                    </w:div>
                    <w:div w:id="1813450098">
                      <w:marLeft w:val="0"/>
                      <w:marRight w:val="0"/>
                      <w:marTop w:val="0"/>
                      <w:marBottom w:val="0"/>
                      <w:divBdr>
                        <w:top w:val="none" w:sz="0" w:space="0" w:color="auto"/>
                        <w:left w:val="none" w:sz="0" w:space="0" w:color="auto"/>
                        <w:bottom w:val="none" w:sz="0" w:space="0" w:color="auto"/>
                        <w:right w:val="none" w:sz="0" w:space="0" w:color="auto"/>
                      </w:divBdr>
                    </w:div>
                    <w:div w:id="1954164235">
                      <w:marLeft w:val="0"/>
                      <w:marRight w:val="0"/>
                      <w:marTop w:val="0"/>
                      <w:marBottom w:val="0"/>
                      <w:divBdr>
                        <w:top w:val="none" w:sz="0" w:space="0" w:color="auto"/>
                        <w:left w:val="none" w:sz="0" w:space="0" w:color="auto"/>
                        <w:bottom w:val="none" w:sz="0" w:space="0" w:color="auto"/>
                        <w:right w:val="none" w:sz="0" w:space="0" w:color="auto"/>
                      </w:divBdr>
                    </w:div>
                    <w:div w:id="2035575703">
                      <w:marLeft w:val="0"/>
                      <w:marRight w:val="0"/>
                      <w:marTop w:val="0"/>
                      <w:marBottom w:val="0"/>
                      <w:divBdr>
                        <w:top w:val="none" w:sz="0" w:space="0" w:color="auto"/>
                        <w:left w:val="none" w:sz="0" w:space="0" w:color="auto"/>
                        <w:bottom w:val="none" w:sz="0" w:space="0" w:color="auto"/>
                        <w:right w:val="none" w:sz="0" w:space="0" w:color="auto"/>
                      </w:divBdr>
                    </w:div>
                  </w:divsChild>
                </w:div>
                <w:div w:id="253780366">
                  <w:marLeft w:val="0"/>
                  <w:marRight w:val="0"/>
                  <w:marTop w:val="0"/>
                  <w:marBottom w:val="0"/>
                  <w:divBdr>
                    <w:top w:val="none" w:sz="0" w:space="0" w:color="auto"/>
                    <w:left w:val="none" w:sz="0" w:space="0" w:color="auto"/>
                    <w:bottom w:val="none" w:sz="0" w:space="0" w:color="auto"/>
                    <w:right w:val="none" w:sz="0" w:space="0" w:color="auto"/>
                  </w:divBdr>
                  <w:divsChild>
                    <w:div w:id="643241967">
                      <w:marLeft w:val="0"/>
                      <w:marRight w:val="0"/>
                      <w:marTop w:val="0"/>
                      <w:marBottom w:val="0"/>
                      <w:divBdr>
                        <w:top w:val="none" w:sz="0" w:space="0" w:color="auto"/>
                        <w:left w:val="none" w:sz="0" w:space="0" w:color="auto"/>
                        <w:bottom w:val="none" w:sz="0" w:space="0" w:color="auto"/>
                        <w:right w:val="none" w:sz="0" w:space="0" w:color="auto"/>
                      </w:divBdr>
                    </w:div>
                    <w:div w:id="813716546">
                      <w:marLeft w:val="0"/>
                      <w:marRight w:val="0"/>
                      <w:marTop w:val="0"/>
                      <w:marBottom w:val="0"/>
                      <w:divBdr>
                        <w:top w:val="none" w:sz="0" w:space="0" w:color="auto"/>
                        <w:left w:val="none" w:sz="0" w:space="0" w:color="auto"/>
                        <w:bottom w:val="none" w:sz="0" w:space="0" w:color="auto"/>
                        <w:right w:val="none" w:sz="0" w:space="0" w:color="auto"/>
                      </w:divBdr>
                    </w:div>
                    <w:div w:id="990254945">
                      <w:marLeft w:val="0"/>
                      <w:marRight w:val="0"/>
                      <w:marTop w:val="0"/>
                      <w:marBottom w:val="0"/>
                      <w:divBdr>
                        <w:top w:val="none" w:sz="0" w:space="0" w:color="auto"/>
                        <w:left w:val="none" w:sz="0" w:space="0" w:color="auto"/>
                        <w:bottom w:val="none" w:sz="0" w:space="0" w:color="auto"/>
                        <w:right w:val="none" w:sz="0" w:space="0" w:color="auto"/>
                      </w:divBdr>
                    </w:div>
                    <w:div w:id="1241015193">
                      <w:marLeft w:val="0"/>
                      <w:marRight w:val="0"/>
                      <w:marTop w:val="0"/>
                      <w:marBottom w:val="0"/>
                      <w:divBdr>
                        <w:top w:val="none" w:sz="0" w:space="0" w:color="auto"/>
                        <w:left w:val="none" w:sz="0" w:space="0" w:color="auto"/>
                        <w:bottom w:val="none" w:sz="0" w:space="0" w:color="auto"/>
                        <w:right w:val="none" w:sz="0" w:space="0" w:color="auto"/>
                      </w:divBdr>
                    </w:div>
                    <w:div w:id="1335453984">
                      <w:marLeft w:val="0"/>
                      <w:marRight w:val="0"/>
                      <w:marTop w:val="0"/>
                      <w:marBottom w:val="0"/>
                      <w:divBdr>
                        <w:top w:val="none" w:sz="0" w:space="0" w:color="auto"/>
                        <w:left w:val="none" w:sz="0" w:space="0" w:color="auto"/>
                        <w:bottom w:val="none" w:sz="0" w:space="0" w:color="auto"/>
                        <w:right w:val="none" w:sz="0" w:space="0" w:color="auto"/>
                      </w:divBdr>
                    </w:div>
                    <w:div w:id="1753047089">
                      <w:marLeft w:val="0"/>
                      <w:marRight w:val="0"/>
                      <w:marTop w:val="0"/>
                      <w:marBottom w:val="0"/>
                      <w:divBdr>
                        <w:top w:val="none" w:sz="0" w:space="0" w:color="auto"/>
                        <w:left w:val="none" w:sz="0" w:space="0" w:color="auto"/>
                        <w:bottom w:val="none" w:sz="0" w:space="0" w:color="auto"/>
                        <w:right w:val="none" w:sz="0" w:space="0" w:color="auto"/>
                      </w:divBdr>
                    </w:div>
                    <w:div w:id="2061437911">
                      <w:marLeft w:val="0"/>
                      <w:marRight w:val="0"/>
                      <w:marTop w:val="0"/>
                      <w:marBottom w:val="0"/>
                      <w:divBdr>
                        <w:top w:val="none" w:sz="0" w:space="0" w:color="auto"/>
                        <w:left w:val="none" w:sz="0" w:space="0" w:color="auto"/>
                        <w:bottom w:val="none" w:sz="0" w:space="0" w:color="auto"/>
                        <w:right w:val="none" w:sz="0" w:space="0" w:color="auto"/>
                      </w:divBdr>
                    </w:div>
                  </w:divsChild>
                </w:div>
                <w:div w:id="319626122">
                  <w:marLeft w:val="0"/>
                  <w:marRight w:val="0"/>
                  <w:marTop w:val="0"/>
                  <w:marBottom w:val="0"/>
                  <w:divBdr>
                    <w:top w:val="none" w:sz="0" w:space="0" w:color="auto"/>
                    <w:left w:val="none" w:sz="0" w:space="0" w:color="auto"/>
                    <w:bottom w:val="none" w:sz="0" w:space="0" w:color="auto"/>
                    <w:right w:val="none" w:sz="0" w:space="0" w:color="auto"/>
                  </w:divBdr>
                  <w:divsChild>
                    <w:div w:id="518351803">
                      <w:marLeft w:val="0"/>
                      <w:marRight w:val="0"/>
                      <w:marTop w:val="0"/>
                      <w:marBottom w:val="0"/>
                      <w:divBdr>
                        <w:top w:val="none" w:sz="0" w:space="0" w:color="auto"/>
                        <w:left w:val="none" w:sz="0" w:space="0" w:color="auto"/>
                        <w:bottom w:val="none" w:sz="0" w:space="0" w:color="auto"/>
                        <w:right w:val="none" w:sz="0" w:space="0" w:color="auto"/>
                      </w:divBdr>
                    </w:div>
                  </w:divsChild>
                </w:div>
                <w:div w:id="369454219">
                  <w:marLeft w:val="0"/>
                  <w:marRight w:val="0"/>
                  <w:marTop w:val="0"/>
                  <w:marBottom w:val="0"/>
                  <w:divBdr>
                    <w:top w:val="none" w:sz="0" w:space="0" w:color="auto"/>
                    <w:left w:val="none" w:sz="0" w:space="0" w:color="auto"/>
                    <w:bottom w:val="none" w:sz="0" w:space="0" w:color="auto"/>
                    <w:right w:val="none" w:sz="0" w:space="0" w:color="auto"/>
                  </w:divBdr>
                  <w:divsChild>
                    <w:div w:id="268002909">
                      <w:marLeft w:val="0"/>
                      <w:marRight w:val="0"/>
                      <w:marTop w:val="0"/>
                      <w:marBottom w:val="0"/>
                      <w:divBdr>
                        <w:top w:val="none" w:sz="0" w:space="0" w:color="auto"/>
                        <w:left w:val="none" w:sz="0" w:space="0" w:color="auto"/>
                        <w:bottom w:val="none" w:sz="0" w:space="0" w:color="auto"/>
                        <w:right w:val="none" w:sz="0" w:space="0" w:color="auto"/>
                      </w:divBdr>
                    </w:div>
                  </w:divsChild>
                </w:div>
                <w:div w:id="455370086">
                  <w:marLeft w:val="0"/>
                  <w:marRight w:val="0"/>
                  <w:marTop w:val="0"/>
                  <w:marBottom w:val="0"/>
                  <w:divBdr>
                    <w:top w:val="none" w:sz="0" w:space="0" w:color="auto"/>
                    <w:left w:val="none" w:sz="0" w:space="0" w:color="auto"/>
                    <w:bottom w:val="none" w:sz="0" w:space="0" w:color="auto"/>
                    <w:right w:val="none" w:sz="0" w:space="0" w:color="auto"/>
                  </w:divBdr>
                  <w:divsChild>
                    <w:div w:id="549809934">
                      <w:marLeft w:val="0"/>
                      <w:marRight w:val="0"/>
                      <w:marTop w:val="0"/>
                      <w:marBottom w:val="0"/>
                      <w:divBdr>
                        <w:top w:val="none" w:sz="0" w:space="0" w:color="auto"/>
                        <w:left w:val="none" w:sz="0" w:space="0" w:color="auto"/>
                        <w:bottom w:val="none" w:sz="0" w:space="0" w:color="auto"/>
                        <w:right w:val="none" w:sz="0" w:space="0" w:color="auto"/>
                      </w:divBdr>
                    </w:div>
                  </w:divsChild>
                </w:div>
                <w:div w:id="506100216">
                  <w:marLeft w:val="0"/>
                  <w:marRight w:val="0"/>
                  <w:marTop w:val="0"/>
                  <w:marBottom w:val="0"/>
                  <w:divBdr>
                    <w:top w:val="none" w:sz="0" w:space="0" w:color="auto"/>
                    <w:left w:val="none" w:sz="0" w:space="0" w:color="auto"/>
                    <w:bottom w:val="none" w:sz="0" w:space="0" w:color="auto"/>
                    <w:right w:val="none" w:sz="0" w:space="0" w:color="auto"/>
                  </w:divBdr>
                  <w:divsChild>
                    <w:div w:id="570194543">
                      <w:marLeft w:val="0"/>
                      <w:marRight w:val="0"/>
                      <w:marTop w:val="0"/>
                      <w:marBottom w:val="0"/>
                      <w:divBdr>
                        <w:top w:val="none" w:sz="0" w:space="0" w:color="auto"/>
                        <w:left w:val="none" w:sz="0" w:space="0" w:color="auto"/>
                        <w:bottom w:val="none" w:sz="0" w:space="0" w:color="auto"/>
                        <w:right w:val="none" w:sz="0" w:space="0" w:color="auto"/>
                      </w:divBdr>
                    </w:div>
                    <w:div w:id="593784203">
                      <w:marLeft w:val="0"/>
                      <w:marRight w:val="0"/>
                      <w:marTop w:val="0"/>
                      <w:marBottom w:val="0"/>
                      <w:divBdr>
                        <w:top w:val="none" w:sz="0" w:space="0" w:color="auto"/>
                        <w:left w:val="none" w:sz="0" w:space="0" w:color="auto"/>
                        <w:bottom w:val="none" w:sz="0" w:space="0" w:color="auto"/>
                        <w:right w:val="none" w:sz="0" w:space="0" w:color="auto"/>
                      </w:divBdr>
                    </w:div>
                    <w:div w:id="862787750">
                      <w:marLeft w:val="0"/>
                      <w:marRight w:val="0"/>
                      <w:marTop w:val="0"/>
                      <w:marBottom w:val="0"/>
                      <w:divBdr>
                        <w:top w:val="none" w:sz="0" w:space="0" w:color="auto"/>
                        <w:left w:val="none" w:sz="0" w:space="0" w:color="auto"/>
                        <w:bottom w:val="none" w:sz="0" w:space="0" w:color="auto"/>
                        <w:right w:val="none" w:sz="0" w:space="0" w:color="auto"/>
                      </w:divBdr>
                    </w:div>
                  </w:divsChild>
                </w:div>
                <w:div w:id="548419528">
                  <w:marLeft w:val="0"/>
                  <w:marRight w:val="0"/>
                  <w:marTop w:val="0"/>
                  <w:marBottom w:val="0"/>
                  <w:divBdr>
                    <w:top w:val="none" w:sz="0" w:space="0" w:color="auto"/>
                    <w:left w:val="none" w:sz="0" w:space="0" w:color="auto"/>
                    <w:bottom w:val="none" w:sz="0" w:space="0" w:color="auto"/>
                    <w:right w:val="none" w:sz="0" w:space="0" w:color="auto"/>
                  </w:divBdr>
                  <w:divsChild>
                    <w:div w:id="1997687190">
                      <w:marLeft w:val="0"/>
                      <w:marRight w:val="0"/>
                      <w:marTop w:val="0"/>
                      <w:marBottom w:val="0"/>
                      <w:divBdr>
                        <w:top w:val="none" w:sz="0" w:space="0" w:color="auto"/>
                        <w:left w:val="none" w:sz="0" w:space="0" w:color="auto"/>
                        <w:bottom w:val="none" w:sz="0" w:space="0" w:color="auto"/>
                        <w:right w:val="none" w:sz="0" w:space="0" w:color="auto"/>
                      </w:divBdr>
                    </w:div>
                  </w:divsChild>
                </w:div>
                <w:div w:id="755131057">
                  <w:marLeft w:val="0"/>
                  <w:marRight w:val="0"/>
                  <w:marTop w:val="0"/>
                  <w:marBottom w:val="0"/>
                  <w:divBdr>
                    <w:top w:val="none" w:sz="0" w:space="0" w:color="auto"/>
                    <w:left w:val="none" w:sz="0" w:space="0" w:color="auto"/>
                    <w:bottom w:val="none" w:sz="0" w:space="0" w:color="auto"/>
                    <w:right w:val="none" w:sz="0" w:space="0" w:color="auto"/>
                  </w:divBdr>
                  <w:divsChild>
                    <w:div w:id="1500150453">
                      <w:marLeft w:val="0"/>
                      <w:marRight w:val="0"/>
                      <w:marTop w:val="0"/>
                      <w:marBottom w:val="0"/>
                      <w:divBdr>
                        <w:top w:val="none" w:sz="0" w:space="0" w:color="auto"/>
                        <w:left w:val="none" w:sz="0" w:space="0" w:color="auto"/>
                        <w:bottom w:val="none" w:sz="0" w:space="0" w:color="auto"/>
                        <w:right w:val="none" w:sz="0" w:space="0" w:color="auto"/>
                      </w:divBdr>
                    </w:div>
                  </w:divsChild>
                </w:div>
                <w:div w:id="864833780">
                  <w:marLeft w:val="0"/>
                  <w:marRight w:val="0"/>
                  <w:marTop w:val="0"/>
                  <w:marBottom w:val="0"/>
                  <w:divBdr>
                    <w:top w:val="none" w:sz="0" w:space="0" w:color="auto"/>
                    <w:left w:val="none" w:sz="0" w:space="0" w:color="auto"/>
                    <w:bottom w:val="none" w:sz="0" w:space="0" w:color="auto"/>
                    <w:right w:val="none" w:sz="0" w:space="0" w:color="auto"/>
                  </w:divBdr>
                  <w:divsChild>
                    <w:div w:id="1064722480">
                      <w:marLeft w:val="0"/>
                      <w:marRight w:val="0"/>
                      <w:marTop w:val="0"/>
                      <w:marBottom w:val="0"/>
                      <w:divBdr>
                        <w:top w:val="none" w:sz="0" w:space="0" w:color="auto"/>
                        <w:left w:val="none" w:sz="0" w:space="0" w:color="auto"/>
                        <w:bottom w:val="none" w:sz="0" w:space="0" w:color="auto"/>
                        <w:right w:val="none" w:sz="0" w:space="0" w:color="auto"/>
                      </w:divBdr>
                    </w:div>
                  </w:divsChild>
                </w:div>
                <w:div w:id="888997819">
                  <w:marLeft w:val="0"/>
                  <w:marRight w:val="0"/>
                  <w:marTop w:val="0"/>
                  <w:marBottom w:val="0"/>
                  <w:divBdr>
                    <w:top w:val="none" w:sz="0" w:space="0" w:color="auto"/>
                    <w:left w:val="none" w:sz="0" w:space="0" w:color="auto"/>
                    <w:bottom w:val="none" w:sz="0" w:space="0" w:color="auto"/>
                    <w:right w:val="none" w:sz="0" w:space="0" w:color="auto"/>
                  </w:divBdr>
                  <w:divsChild>
                    <w:div w:id="448819573">
                      <w:marLeft w:val="0"/>
                      <w:marRight w:val="0"/>
                      <w:marTop w:val="0"/>
                      <w:marBottom w:val="0"/>
                      <w:divBdr>
                        <w:top w:val="none" w:sz="0" w:space="0" w:color="auto"/>
                        <w:left w:val="none" w:sz="0" w:space="0" w:color="auto"/>
                        <w:bottom w:val="none" w:sz="0" w:space="0" w:color="auto"/>
                        <w:right w:val="none" w:sz="0" w:space="0" w:color="auto"/>
                      </w:divBdr>
                    </w:div>
                  </w:divsChild>
                </w:div>
                <w:div w:id="892161057">
                  <w:marLeft w:val="0"/>
                  <w:marRight w:val="0"/>
                  <w:marTop w:val="0"/>
                  <w:marBottom w:val="0"/>
                  <w:divBdr>
                    <w:top w:val="none" w:sz="0" w:space="0" w:color="auto"/>
                    <w:left w:val="none" w:sz="0" w:space="0" w:color="auto"/>
                    <w:bottom w:val="none" w:sz="0" w:space="0" w:color="auto"/>
                    <w:right w:val="none" w:sz="0" w:space="0" w:color="auto"/>
                  </w:divBdr>
                  <w:divsChild>
                    <w:div w:id="48846712">
                      <w:marLeft w:val="0"/>
                      <w:marRight w:val="0"/>
                      <w:marTop w:val="0"/>
                      <w:marBottom w:val="0"/>
                      <w:divBdr>
                        <w:top w:val="none" w:sz="0" w:space="0" w:color="auto"/>
                        <w:left w:val="none" w:sz="0" w:space="0" w:color="auto"/>
                        <w:bottom w:val="none" w:sz="0" w:space="0" w:color="auto"/>
                        <w:right w:val="none" w:sz="0" w:space="0" w:color="auto"/>
                      </w:divBdr>
                    </w:div>
                  </w:divsChild>
                </w:div>
                <w:div w:id="1103919153">
                  <w:marLeft w:val="0"/>
                  <w:marRight w:val="0"/>
                  <w:marTop w:val="0"/>
                  <w:marBottom w:val="0"/>
                  <w:divBdr>
                    <w:top w:val="none" w:sz="0" w:space="0" w:color="auto"/>
                    <w:left w:val="none" w:sz="0" w:space="0" w:color="auto"/>
                    <w:bottom w:val="none" w:sz="0" w:space="0" w:color="auto"/>
                    <w:right w:val="none" w:sz="0" w:space="0" w:color="auto"/>
                  </w:divBdr>
                  <w:divsChild>
                    <w:div w:id="183442886">
                      <w:marLeft w:val="0"/>
                      <w:marRight w:val="0"/>
                      <w:marTop w:val="0"/>
                      <w:marBottom w:val="0"/>
                      <w:divBdr>
                        <w:top w:val="none" w:sz="0" w:space="0" w:color="auto"/>
                        <w:left w:val="none" w:sz="0" w:space="0" w:color="auto"/>
                        <w:bottom w:val="none" w:sz="0" w:space="0" w:color="auto"/>
                        <w:right w:val="none" w:sz="0" w:space="0" w:color="auto"/>
                      </w:divBdr>
                    </w:div>
                  </w:divsChild>
                </w:div>
                <w:div w:id="1121345343">
                  <w:marLeft w:val="0"/>
                  <w:marRight w:val="0"/>
                  <w:marTop w:val="0"/>
                  <w:marBottom w:val="0"/>
                  <w:divBdr>
                    <w:top w:val="none" w:sz="0" w:space="0" w:color="auto"/>
                    <w:left w:val="none" w:sz="0" w:space="0" w:color="auto"/>
                    <w:bottom w:val="none" w:sz="0" w:space="0" w:color="auto"/>
                    <w:right w:val="none" w:sz="0" w:space="0" w:color="auto"/>
                  </w:divBdr>
                  <w:divsChild>
                    <w:div w:id="1670254695">
                      <w:marLeft w:val="0"/>
                      <w:marRight w:val="0"/>
                      <w:marTop w:val="0"/>
                      <w:marBottom w:val="0"/>
                      <w:divBdr>
                        <w:top w:val="none" w:sz="0" w:space="0" w:color="auto"/>
                        <w:left w:val="none" w:sz="0" w:space="0" w:color="auto"/>
                        <w:bottom w:val="none" w:sz="0" w:space="0" w:color="auto"/>
                        <w:right w:val="none" w:sz="0" w:space="0" w:color="auto"/>
                      </w:divBdr>
                    </w:div>
                  </w:divsChild>
                </w:div>
                <w:div w:id="1533305676">
                  <w:marLeft w:val="0"/>
                  <w:marRight w:val="0"/>
                  <w:marTop w:val="0"/>
                  <w:marBottom w:val="0"/>
                  <w:divBdr>
                    <w:top w:val="none" w:sz="0" w:space="0" w:color="auto"/>
                    <w:left w:val="none" w:sz="0" w:space="0" w:color="auto"/>
                    <w:bottom w:val="none" w:sz="0" w:space="0" w:color="auto"/>
                    <w:right w:val="none" w:sz="0" w:space="0" w:color="auto"/>
                  </w:divBdr>
                  <w:divsChild>
                    <w:div w:id="391932818">
                      <w:marLeft w:val="0"/>
                      <w:marRight w:val="0"/>
                      <w:marTop w:val="0"/>
                      <w:marBottom w:val="0"/>
                      <w:divBdr>
                        <w:top w:val="none" w:sz="0" w:space="0" w:color="auto"/>
                        <w:left w:val="none" w:sz="0" w:space="0" w:color="auto"/>
                        <w:bottom w:val="none" w:sz="0" w:space="0" w:color="auto"/>
                        <w:right w:val="none" w:sz="0" w:space="0" w:color="auto"/>
                      </w:divBdr>
                    </w:div>
                  </w:divsChild>
                </w:div>
                <w:div w:id="1563640114">
                  <w:marLeft w:val="0"/>
                  <w:marRight w:val="0"/>
                  <w:marTop w:val="0"/>
                  <w:marBottom w:val="0"/>
                  <w:divBdr>
                    <w:top w:val="none" w:sz="0" w:space="0" w:color="auto"/>
                    <w:left w:val="none" w:sz="0" w:space="0" w:color="auto"/>
                    <w:bottom w:val="none" w:sz="0" w:space="0" w:color="auto"/>
                    <w:right w:val="none" w:sz="0" w:space="0" w:color="auto"/>
                  </w:divBdr>
                  <w:divsChild>
                    <w:div w:id="505636116">
                      <w:marLeft w:val="0"/>
                      <w:marRight w:val="0"/>
                      <w:marTop w:val="0"/>
                      <w:marBottom w:val="0"/>
                      <w:divBdr>
                        <w:top w:val="none" w:sz="0" w:space="0" w:color="auto"/>
                        <w:left w:val="none" w:sz="0" w:space="0" w:color="auto"/>
                        <w:bottom w:val="none" w:sz="0" w:space="0" w:color="auto"/>
                        <w:right w:val="none" w:sz="0" w:space="0" w:color="auto"/>
                      </w:divBdr>
                    </w:div>
                  </w:divsChild>
                </w:div>
                <w:div w:id="1568614677">
                  <w:marLeft w:val="0"/>
                  <w:marRight w:val="0"/>
                  <w:marTop w:val="0"/>
                  <w:marBottom w:val="0"/>
                  <w:divBdr>
                    <w:top w:val="none" w:sz="0" w:space="0" w:color="auto"/>
                    <w:left w:val="none" w:sz="0" w:space="0" w:color="auto"/>
                    <w:bottom w:val="none" w:sz="0" w:space="0" w:color="auto"/>
                    <w:right w:val="none" w:sz="0" w:space="0" w:color="auto"/>
                  </w:divBdr>
                  <w:divsChild>
                    <w:div w:id="296182676">
                      <w:marLeft w:val="0"/>
                      <w:marRight w:val="0"/>
                      <w:marTop w:val="0"/>
                      <w:marBottom w:val="0"/>
                      <w:divBdr>
                        <w:top w:val="none" w:sz="0" w:space="0" w:color="auto"/>
                        <w:left w:val="none" w:sz="0" w:space="0" w:color="auto"/>
                        <w:bottom w:val="none" w:sz="0" w:space="0" w:color="auto"/>
                        <w:right w:val="none" w:sz="0" w:space="0" w:color="auto"/>
                      </w:divBdr>
                    </w:div>
                  </w:divsChild>
                </w:div>
                <w:div w:id="1643120511">
                  <w:marLeft w:val="0"/>
                  <w:marRight w:val="0"/>
                  <w:marTop w:val="0"/>
                  <w:marBottom w:val="0"/>
                  <w:divBdr>
                    <w:top w:val="none" w:sz="0" w:space="0" w:color="auto"/>
                    <w:left w:val="none" w:sz="0" w:space="0" w:color="auto"/>
                    <w:bottom w:val="none" w:sz="0" w:space="0" w:color="auto"/>
                    <w:right w:val="none" w:sz="0" w:space="0" w:color="auto"/>
                  </w:divBdr>
                  <w:divsChild>
                    <w:div w:id="641037683">
                      <w:marLeft w:val="0"/>
                      <w:marRight w:val="0"/>
                      <w:marTop w:val="0"/>
                      <w:marBottom w:val="0"/>
                      <w:divBdr>
                        <w:top w:val="none" w:sz="0" w:space="0" w:color="auto"/>
                        <w:left w:val="none" w:sz="0" w:space="0" w:color="auto"/>
                        <w:bottom w:val="none" w:sz="0" w:space="0" w:color="auto"/>
                        <w:right w:val="none" w:sz="0" w:space="0" w:color="auto"/>
                      </w:divBdr>
                    </w:div>
                  </w:divsChild>
                </w:div>
                <w:div w:id="1714965787">
                  <w:marLeft w:val="0"/>
                  <w:marRight w:val="0"/>
                  <w:marTop w:val="0"/>
                  <w:marBottom w:val="0"/>
                  <w:divBdr>
                    <w:top w:val="none" w:sz="0" w:space="0" w:color="auto"/>
                    <w:left w:val="none" w:sz="0" w:space="0" w:color="auto"/>
                    <w:bottom w:val="none" w:sz="0" w:space="0" w:color="auto"/>
                    <w:right w:val="none" w:sz="0" w:space="0" w:color="auto"/>
                  </w:divBdr>
                  <w:divsChild>
                    <w:div w:id="1081415351">
                      <w:marLeft w:val="0"/>
                      <w:marRight w:val="0"/>
                      <w:marTop w:val="0"/>
                      <w:marBottom w:val="0"/>
                      <w:divBdr>
                        <w:top w:val="none" w:sz="0" w:space="0" w:color="auto"/>
                        <w:left w:val="none" w:sz="0" w:space="0" w:color="auto"/>
                        <w:bottom w:val="none" w:sz="0" w:space="0" w:color="auto"/>
                        <w:right w:val="none" w:sz="0" w:space="0" w:color="auto"/>
                      </w:divBdr>
                    </w:div>
                  </w:divsChild>
                </w:div>
                <w:div w:id="1742023330">
                  <w:marLeft w:val="0"/>
                  <w:marRight w:val="0"/>
                  <w:marTop w:val="0"/>
                  <w:marBottom w:val="0"/>
                  <w:divBdr>
                    <w:top w:val="none" w:sz="0" w:space="0" w:color="auto"/>
                    <w:left w:val="none" w:sz="0" w:space="0" w:color="auto"/>
                    <w:bottom w:val="none" w:sz="0" w:space="0" w:color="auto"/>
                    <w:right w:val="none" w:sz="0" w:space="0" w:color="auto"/>
                  </w:divBdr>
                  <w:divsChild>
                    <w:div w:id="502279451">
                      <w:marLeft w:val="0"/>
                      <w:marRight w:val="0"/>
                      <w:marTop w:val="0"/>
                      <w:marBottom w:val="0"/>
                      <w:divBdr>
                        <w:top w:val="none" w:sz="0" w:space="0" w:color="auto"/>
                        <w:left w:val="none" w:sz="0" w:space="0" w:color="auto"/>
                        <w:bottom w:val="none" w:sz="0" w:space="0" w:color="auto"/>
                        <w:right w:val="none" w:sz="0" w:space="0" w:color="auto"/>
                      </w:divBdr>
                    </w:div>
                  </w:divsChild>
                </w:div>
                <w:div w:id="1759789307">
                  <w:marLeft w:val="0"/>
                  <w:marRight w:val="0"/>
                  <w:marTop w:val="0"/>
                  <w:marBottom w:val="0"/>
                  <w:divBdr>
                    <w:top w:val="none" w:sz="0" w:space="0" w:color="auto"/>
                    <w:left w:val="none" w:sz="0" w:space="0" w:color="auto"/>
                    <w:bottom w:val="none" w:sz="0" w:space="0" w:color="auto"/>
                    <w:right w:val="none" w:sz="0" w:space="0" w:color="auto"/>
                  </w:divBdr>
                  <w:divsChild>
                    <w:div w:id="299042749">
                      <w:marLeft w:val="0"/>
                      <w:marRight w:val="0"/>
                      <w:marTop w:val="0"/>
                      <w:marBottom w:val="0"/>
                      <w:divBdr>
                        <w:top w:val="none" w:sz="0" w:space="0" w:color="auto"/>
                        <w:left w:val="none" w:sz="0" w:space="0" w:color="auto"/>
                        <w:bottom w:val="none" w:sz="0" w:space="0" w:color="auto"/>
                        <w:right w:val="none" w:sz="0" w:space="0" w:color="auto"/>
                      </w:divBdr>
                    </w:div>
                  </w:divsChild>
                </w:div>
                <w:div w:id="1778982331">
                  <w:marLeft w:val="0"/>
                  <w:marRight w:val="0"/>
                  <w:marTop w:val="0"/>
                  <w:marBottom w:val="0"/>
                  <w:divBdr>
                    <w:top w:val="none" w:sz="0" w:space="0" w:color="auto"/>
                    <w:left w:val="none" w:sz="0" w:space="0" w:color="auto"/>
                    <w:bottom w:val="none" w:sz="0" w:space="0" w:color="auto"/>
                    <w:right w:val="none" w:sz="0" w:space="0" w:color="auto"/>
                  </w:divBdr>
                  <w:divsChild>
                    <w:div w:id="185800785">
                      <w:marLeft w:val="0"/>
                      <w:marRight w:val="0"/>
                      <w:marTop w:val="0"/>
                      <w:marBottom w:val="0"/>
                      <w:divBdr>
                        <w:top w:val="none" w:sz="0" w:space="0" w:color="auto"/>
                        <w:left w:val="none" w:sz="0" w:space="0" w:color="auto"/>
                        <w:bottom w:val="none" w:sz="0" w:space="0" w:color="auto"/>
                        <w:right w:val="none" w:sz="0" w:space="0" w:color="auto"/>
                      </w:divBdr>
                    </w:div>
                  </w:divsChild>
                </w:div>
                <w:div w:id="1970746144">
                  <w:marLeft w:val="0"/>
                  <w:marRight w:val="0"/>
                  <w:marTop w:val="0"/>
                  <w:marBottom w:val="0"/>
                  <w:divBdr>
                    <w:top w:val="none" w:sz="0" w:space="0" w:color="auto"/>
                    <w:left w:val="none" w:sz="0" w:space="0" w:color="auto"/>
                    <w:bottom w:val="none" w:sz="0" w:space="0" w:color="auto"/>
                    <w:right w:val="none" w:sz="0" w:space="0" w:color="auto"/>
                  </w:divBdr>
                  <w:divsChild>
                    <w:div w:id="6390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740606">
          <w:marLeft w:val="0"/>
          <w:marRight w:val="0"/>
          <w:marTop w:val="0"/>
          <w:marBottom w:val="0"/>
          <w:divBdr>
            <w:top w:val="none" w:sz="0" w:space="0" w:color="auto"/>
            <w:left w:val="none" w:sz="0" w:space="0" w:color="auto"/>
            <w:bottom w:val="none" w:sz="0" w:space="0" w:color="auto"/>
            <w:right w:val="none" w:sz="0" w:space="0" w:color="auto"/>
          </w:divBdr>
        </w:div>
        <w:div w:id="1649020432">
          <w:marLeft w:val="0"/>
          <w:marRight w:val="0"/>
          <w:marTop w:val="0"/>
          <w:marBottom w:val="0"/>
          <w:divBdr>
            <w:top w:val="none" w:sz="0" w:space="0" w:color="auto"/>
            <w:left w:val="none" w:sz="0" w:space="0" w:color="auto"/>
            <w:bottom w:val="none" w:sz="0" w:space="0" w:color="auto"/>
            <w:right w:val="none" w:sz="0" w:space="0" w:color="auto"/>
          </w:divBdr>
        </w:div>
        <w:div w:id="1866167144">
          <w:marLeft w:val="0"/>
          <w:marRight w:val="0"/>
          <w:marTop w:val="0"/>
          <w:marBottom w:val="0"/>
          <w:divBdr>
            <w:top w:val="none" w:sz="0" w:space="0" w:color="auto"/>
            <w:left w:val="none" w:sz="0" w:space="0" w:color="auto"/>
            <w:bottom w:val="none" w:sz="0" w:space="0" w:color="auto"/>
            <w:right w:val="none" w:sz="0" w:space="0" w:color="auto"/>
          </w:divBdr>
          <w:divsChild>
            <w:div w:id="779759228">
              <w:marLeft w:val="-75"/>
              <w:marRight w:val="0"/>
              <w:marTop w:val="30"/>
              <w:marBottom w:val="30"/>
              <w:divBdr>
                <w:top w:val="none" w:sz="0" w:space="0" w:color="auto"/>
                <w:left w:val="none" w:sz="0" w:space="0" w:color="auto"/>
                <w:bottom w:val="none" w:sz="0" w:space="0" w:color="auto"/>
                <w:right w:val="none" w:sz="0" w:space="0" w:color="auto"/>
              </w:divBdr>
              <w:divsChild>
                <w:div w:id="18245349">
                  <w:marLeft w:val="0"/>
                  <w:marRight w:val="0"/>
                  <w:marTop w:val="0"/>
                  <w:marBottom w:val="0"/>
                  <w:divBdr>
                    <w:top w:val="none" w:sz="0" w:space="0" w:color="auto"/>
                    <w:left w:val="none" w:sz="0" w:space="0" w:color="auto"/>
                    <w:bottom w:val="none" w:sz="0" w:space="0" w:color="auto"/>
                    <w:right w:val="none" w:sz="0" w:space="0" w:color="auto"/>
                  </w:divBdr>
                  <w:divsChild>
                    <w:div w:id="1558778024">
                      <w:marLeft w:val="0"/>
                      <w:marRight w:val="0"/>
                      <w:marTop w:val="0"/>
                      <w:marBottom w:val="0"/>
                      <w:divBdr>
                        <w:top w:val="none" w:sz="0" w:space="0" w:color="auto"/>
                        <w:left w:val="none" w:sz="0" w:space="0" w:color="auto"/>
                        <w:bottom w:val="none" w:sz="0" w:space="0" w:color="auto"/>
                        <w:right w:val="none" w:sz="0" w:space="0" w:color="auto"/>
                      </w:divBdr>
                    </w:div>
                  </w:divsChild>
                </w:div>
                <w:div w:id="47729408">
                  <w:marLeft w:val="0"/>
                  <w:marRight w:val="0"/>
                  <w:marTop w:val="0"/>
                  <w:marBottom w:val="0"/>
                  <w:divBdr>
                    <w:top w:val="none" w:sz="0" w:space="0" w:color="auto"/>
                    <w:left w:val="none" w:sz="0" w:space="0" w:color="auto"/>
                    <w:bottom w:val="none" w:sz="0" w:space="0" w:color="auto"/>
                    <w:right w:val="none" w:sz="0" w:space="0" w:color="auto"/>
                  </w:divBdr>
                  <w:divsChild>
                    <w:div w:id="992565207">
                      <w:marLeft w:val="0"/>
                      <w:marRight w:val="0"/>
                      <w:marTop w:val="0"/>
                      <w:marBottom w:val="0"/>
                      <w:divBdr>
                        <w:top w:val="none" w:sz="0" w:space="0" w:color="auto"/>
                        <w:left w:val="none" w:sz="0" w:space="0" w:color="auto"/>
                        <w:bottom w:val="none" w:sz="0" w:space="0" w:color="auto"/>
                        <w:right w:val="none" w:sz="0" w:space="0" w:color="auto"/>
                      </w:divBdr>
                    </w:div>
                    <w:div w:id="1058431591">
                      <w:marLeft w:val="0"/>
                      <w:marRight w:val="0"/>
                      <w:marTop w:val="0"/>
                      <w:marBottom w:val="0"/>
                      <w:divBdr>
                        <w:top w:val="none" w:sz="0" w:space="0" w:color="auto"/>
                        <w:left w:val="none" w:sz="0" w:space="0" w:color="auto"/>
                        <w:bottom w:val="none" w:sz="0" w:space="0" w:color="auto"/>
                        <w:right w:val="none" w:sz="0" w:space="0" w:color="auto"/>
                      </w:divBdr>
                    </w:div>
                    <w:div w:id="1352992441">
                      <w:marLeft w:val="0"/>
                      <w:marRight w:val="0"/>
                      <w:marTop w:val="0"/>
                      <w:marBottom w:val="0"/>
                      <w:divBdr>
                        <w:top w:val="none" w:sz="0" w:space="0" w:color="auto"/>
                        <w:left w:val="none" w:sz="0" w:space="0" w:color="auto"/>
                        <w:bottom w:val="none" w:sz="0" w:space="0" w:color="auto"/>
                        <w:right w:val="none" w:sz="0" w:space="0" w:color="auto"/>
                      </w:divBdr>
                    </w:div>
                  </w:divsChild>
                </w:div>
                <w:div w:id="181481017">
                  <w:marLeft w:val="0"/>
                  <w:marRight w:val="0"/>
                  <w:marTop w:val="0"/>
                  <w:marBottom w:val="0"/>
                  <w:divBdr>
                    <w:top w:val="none" w:sz="0" w:space="0" w:color="auto"/>
                    <w:left w:val="none" w:sz="0" w:space="0" w:color="auto"/>
                    <w:bottom w:val="none" w:sz="0" w:space="0" w:color="auto"/>
                    <w:right w:val="none" w:sz="0" w:space="0" w:color="auto"/>
                  </w:divBdr>
                  <w:divsChild>
                    <w:div w:id="1225064728">
                      <w:marLeft w:val="0"/>
                      <w:marRight w:val="0"/>
                      <w:marTop w:val="0"/>
                      <w:marBottom w:val="0"/>
                      <w:divBdr>
                        <w:top w:val="none" w:sz="0" w:space="0" w:color="auto"/>
                        <w:left w:val="none" w:sz="0" w:space="0" w:color="auto"/>
                        <w:bottom w:val="none" w:sz="0" w:space="0" w:color="auto"/>
                        <w:right w:val="none" w:sz="0" w:space="0" w:color="auto"/>
                      </w:divBdr>
                    </w:div>
                  </w:divsChild>
                </w:div>
                <w:div w:id="205263133">
                  <w:marLeft w:val="0"/>
                  <w:marRight w:val="0"/>
                  <w:marTop w:val="0"/>
                  <w:marBottom w:val="0"/>
                  <w:divBdr>
                    <w:top w:val="none" w:sz="0" w:space="0" w:color="auto"/>
                    <w:left w:val="none" w:sz="0" w:space="0" w:color="auto"/>
                    <w:bottom w:val="none" w:sz="0" w:space="0" w:color="auto"/>
                    <w:right w:val="none" w:sz="0" w:space="0" w:color="auto"/>
                  </w:divBdr>
                  <w:divsChild>
                    <w:div w:id="1438334320">
                      <w:marLeft w:val="0"/>
                      <w:marRight w:val="0"/>
                      <w:marTop w:val="0"/>
                      <w:marBottom w:val="0"/>
                      <w:divBdr>
                        <w:top w:val="none" w:sz="0" w:space="0" w:color="auto"/>
                        <w:left w:val="none" w:sz="0" w:space="0" w:color="auto"/>
                        <w:bottom w:val="none" w:sz="0" w:space="0" w:color="auto"/>
                        <w:right w:val="none" w:sz="0" w:space="0" w:color="auto"/>
                      </w:divBdr>
                    </w:div>
                  </w:divsChild>
                </w:div>
                <w:div w:id="301038277">
                  <w:marLeft w:val="0"/>
                  <w:marRight w:val="0"/>
                  <w:marTop w:val="0"/>
                  <w:marBottom w:val="0"/>
                  <w:divBdr>
                    <w:top w:val="none" w:sz="0" w:space="0" w:color="auto"/>
                    <w:left w:val="none" w:sz="0" w:space="0" w:color="auto"/>
                    <w:bottom w:val="none" w:sz="0" w:space="0" w:color="auto"/>
                    <w:right w:val="none" w:sz="0" w:space="0" w:color="auto"/>
                  </w:divBdr>
                  <w:divsChild>
                    <w:div w:id="128743283">
                      <w:marLeft w:val="0"/>
                      <w:marRight w:val="0"/>
                      <w:marTop w:val="0"/>
                      <w:marBottom w:val="0"/>
                      <w:divBdr>
                        <w:top w:val="none" w:sz="0" w:space="0" w:color="auto"/>
                        <w:left w:val="none" w:sz="0" w:space="0" w:color="auto"/>
                        <w:bottom w:val="none" w:sz="0" w:space="0" w:color="auto"/>
                        <w:right w:val="none" w:sz="0" w:space="0" w:color="auto"/>
                      </w:divBdr>
                    </w:div>
                  </w:divsChild>
                </w:div>
                <w:div w:id="335959264">
                  <w:marLeft w:val="0"/>
                  <w:marRight w:val="0"/>
                  <w:marTop w:val="0"/>
                  <w:marBottom w:val="0"/>
                  <w:divBdr>
                    <w:top w:val="none" w:sz="0" w:space="0" w:color="auto"/>
                    <w:left w:val="none" w:sz="0" w:space="0" w:color="auto"/>
                    <w:bottom w:val="none" w:sz="0" w:space="0" w:color="auto"/>
                    <w:right w:val="none" w:sz="0" w:space="0" w:color="auto"/>
                  </w:divBdr>
                  <w:divsChild>
                    <w:div w:id="88164347">
                      <w:marLeft w:val="0"/>
                      <w:marRight w:val="0"/>
                      <w:marTop w:val="0"/>
                      <w:marBottom w:val="0"/>
                      <w:divBdr>
                        <w:top w:val="none" w:sz="0" w:space="0" w:color="auto"/>
                        <w:left w:val="none" w:sz="0" w:space="0" w:color="auto"/>
                        <w:bottom w:val="none" w:sz="0" w:space="0" w:color="auto"/>
                        <w:right w:val="none" w:sz="0" w:space="0" w:color="auto"/>
                      </w:divBdr>
                    </w:div>
                  </w:divsChild>
                </w:div>
                <w:div w:id="473179741">
                  <w:marLeft w:val="0"/>
                  <w:marRight w:val="0"/>
                  <w:marTop w:val="0"/>
                  <w:marBottom w:val="0"/>
                  <w:divBdr>
                    <w:top w:val="none" w:sz="0" w:space="0" w:color="auto"/>
                    <w:left w:val="none" w:sz="0" w:space="0" w:color="auto"/>
                    <w:bottom w:val="none" w:sz="0" w:space="0" w:color="auto"/>
                    <w:right w:val="none" w:sz="0" w:space="0" w:color="auto"/>
                  </w:divBdr>
                  <w:divsChild>
                    <w:div w:id="140973298">
                      <w:marLeft w:val="0"/>
                      <w:marRight w:val="0"/>
                      <w:marTop w:val="0"/>
                      <w:marBottom w:val="0"/>
                      <w:divBdr>
                        <w:top w:val="none" w:sz="0" w:space="0" w:color="auto"/>
                        <w:left w:val="none" w:sz="0" w:space="0" w:color="auto"/>
                        <w:bottom w:val="none" w:sz="0" w:space="0" w:color="auto"/>
                        <w:right w:val="none" w:sz="0" w:space="0" w:color="auto"/>
                      </w:divBdr>
                    </w:div>
                  </w:divsChild>
                </w:div>
                <w:div w:id="489637662">
                  <w:marLeft w:val="0"/>
                  <w:marRight w:val="0"/>
                  <w:marTop w:val="0"/>
                  <w:marBottom w:val="0"/>
                  <w:divBdr>
                    <w:top w:val="none" w:sz="0" w:space="0" w:color="auto"/>
                    <w:left w:val="none" w:sz="0" w:space="0" w:color="auto"/>
                    <w:bottom w:val="none" w:sz="0" w:space="0" w:color="auto"/>
                    <w:right w:val="none" w:sz="0" w:space="0" w:color="auto"/>
                  </w:divBdr>
                  <w:divsChild>
                    <w:div w:id="1629972541">
                      <w:marLeft w:val="0"/>
                      <w:marRight w:val="0"/>
                      <w:marTop w:val="0"/>
                      <w:marBottom w:val="0"/>
                      <w:divBdr>
                        <w:top w:val="none" w:sz="0" w:space="0" w:color="auto"/>
                        <w:left w:val="none" w:sz="0" w:space="0" w:color="auto"/>
                        <w:bottom w:val="none" w:sz="0" w:space="0" w:color="auto"/>
                        <w:right w:val="none" w:sz="0" w:space="0" w:color="auto"/>
                      </w:divBdr>
                    </w:div>
                  </w:divsChild>
                </w:div>
                <w:div w:id="546993210">
                  <w:marLeft w:val="0"/>
                  <w:marRight w:val="0"/>
                  <w:marTop w:val="0"/>
                  <w:marBottom w:val="0"/>
                  <w:divBdr>
                    <w:top w:val="none" w:sz="0" w:space="0" w:color="auto"/>
                    <w:left w:val="none" w:sz="0" w:space="0" w:color="auto"/>
                    <w:bottom w:val="none" w:sz="0" w:space="0" w:color="auto"/>
                    <w:right w:val="none" w:sz="0" w:space="0" w:color="auto"/>
                  </w:divBdr>
                  <w:divsChild>
                    <w:div w:id="1991710172">
                      <w:marLeft w:val="0"/>
                      <w:marRight w:val="0"/>
                      <w:marTop w:val="0"/>
                      <w:marBottom w:val="0"/>
                      <w:divBdr>
                        <w:top w:val="none" w:sz="0" w:space="0" w:color="auto"/>
                        <w:left w:val="none" w:sz="0" w:space="0" w:color="auto"/>
                        <w:bottom w:val="none" w:sz="0" w:space="0" w:color="auto"/>
                        <w:right w:val="none" w:sz="0" w:space="0" w:color="auto"/>
                      </w:divBdr>
                    </w:div>
                  </w:divsChild>
                </w:div>
                <w:div w:id="833453200">
                  <w:marLeft w:val="0"/>
                  <w:marRight w:val="0"/>
                  <w:marTop w:val="0"/>
                  <w:marBottom w:val="0"/>
                  <w:divBdr>
                    <w:top w:val="none" w:sz="0" w:space="0" w:color="auto"/>
                    <w:left w:val="none" w:sz="0" w:space="0" w:color="auto"/>
                    <w:bottom w:val="none" w:sz="0" w:space="0" w:color="auto"/>
                    <w:right w:val="none" w:sz="0" w:space="0" w:color="auto"/>
                  </w:divBdr>
                  <w:divsChild>
                    <w:div w:id="279724912">
                      <w:marLeft w:val="0"/>
                      <w:marRight w:val="0"/>
                      <w:marTop w:val="0"/>
                      <w:marBottom w:val="0"/>
                      <w:divBdr>
                        <w:top w:val="none" w:sz="0" w:space="0" w:color="auto"/>
                        <w:left w:val="none" w:sz="0" w:space="0" w:color="auto"/>
                        <w:bottom w:val="none" w:sz="0" w:space="0" w:color="auto"/>
                        <w:right w:val="none" w:sz="0" w:space="0" w:color="auto"/>
                      </w:divBdr>
                    </w:div>
                  </w:divsChild>
                </w:div>
                <w:div w:id="1027175592">
                  <w:marLeft w:val="0"/>
                  <w:marRight w:val="0"/>
                  <w:marTop w:val="0"/>
                  <w:marBottom w:val="0"/>
                  <w:divBdr>
                    <w:top w:val="none" w:sz="0" w:space="0" w:color="auto"/>
                    <w:left w:val="none" w:sz="0" w:space="0" w:color="auto"/>
                    <w:bottom w:val="none" w:sz="0" w:space="0" w:color="auto"/>
                    <w:right w:val="none" w:sz="0" w:space="0" w:color="auto"/>
                  </w:divBdr>
                  <w:divsChild>
                    <w:div w:id="761226365">
                      <w:marLeft w:val="0"/>
                      <w:marRight w:val="0"/>
                      <w:marTop w:val="0"/>
                      <w:marBottom w:val="0"/>
                      <w:divBdr>
                        <w:top w:val="none" w:sz="0" w:space="0" w:color="auto"/>
                        <w:left w:val="none" w:sz="0" w:space="0" w:color="auto"/>
                        <w:bottom w:val="none" w:sz="0" w:space="0" w:color="auto"/>
                        <w:right w:val="none" w:sz="0" w:space="0" w:color="auto"/>
                      </w:divBdr>
                    </w:div>
                  </w:divsChild>
                </w:div>
                <w:div w:id="1048533626">
                  <w:marLeft w:val="0"/>
                  <w:marRight w:val="0"/>
                  <w:marTop w:val="0"/>
                  <w:marBottom w:val="0"/>
                  <w:divBdr>
                    <w:top w:val="none" w:sz="0" w:space="0" w:color="auto"/>
                    <w:left w:val="none" w:sz="0" w:space="0" w:color="auto"/>
                    <w:bottom w:val="none" w:sz="0" w:space="0" w:color="auto"/>
                    <w:right w:val="none" w:sz="0" w:space="0" w:color="auto"/>
                  </w:divBdr>
                  <w:divsChild>
                    <w:div w:id="662271466">
                      <w:marLeft w:val="0"/>
                      <w:marRight w:val="0"/>
                      <w:marTop w:val="0"/>
                      <w:marBottom w:val="0"/>
                      <w:divBdr>
                        <w:top w:val="none" w:sz="0" w:space="0" w:color="auto"/>
                        <w:left w:val="none" w:sz="0" w:space="0" w:color="auto"/>
                        <w:bottom w:val="none" w:sz="0" w:space="0" w:color="auto"/>
                        <w:right w:val="none" w:sz="0" w:space="0" w:color="auto"/>
                      </w:divBdr>
                    </w:div>
                  </w:divsChild>
                </w:div>
                <w:div w:id="1069230094">
                  <w:marLeft w:val="0"/>
                  <w:marRight w:val="0"/>
                  <w:marTop w:val="0"/>
                  <w:marBottom w:val="0"/>
                  <w:divBdr>
                    <w:top w:val="none" w:sz="0" w:space="0" w:color="auto"/>
                    <w:left w:val="none" w:sz="0" w:space="0" w:color="auto"/>
                    <w:bottom w:val="none" w:sz="0" w:space="0" w:color="auto"/>
                    <w:right w:val="none" w:sz="0" w:space="0" w:color="auto"/>
                  </w:divBdr>
                  <w:divsChild>
                    <w:div w:id="33428785">
                      <w:marLeft w:val="0"/>
                      <w:marRight w:val="0"/>
                      <w:marTop w:val="0"/>
                      <w:marBottom w:val="0"/>
                      <w:divBdr>
                        <w:top w:val="none" w:sz="0" w:space="0" w:color="auto"/>
                        <w:left w:val="none" w:sz="0" w:space="0" w:color="auto"/>
                        <w:bottom w:val="none" w:sz="0" w:space="0" w:color="auto"/>
                        <w:right w:val="none" w:sz="0" w:space="0" w:color="auto"/>
                      </w:divBdr>
                    </w:div>
                    <w:div w:id="426851862">
                      <w:marLeft w:val="0"/>
                      <w:marRight w:val="0"/>
                      <w:marTop w:val="0"/>
                      <w:marBottom w:val="0"/>
                      <w:divBdr>
                        <w:top w:val="none" w:sz="0" w:space="0" w:color="auto"/>
                        <w:left w:val="none" w:sz="0" w:space="0" w:color="auto"/>
                        <w:bottom w:val="none" w:sz="0" w:space="0" w:color="auto"/>
                        <w:right w:val="none" w:sz="0" w:space="0" w:color="auto"/>
                      </w:divBdr>
                    </w:div>
                    <w:div w:id="562832375">
                      <w:marLeft w:val="0"/>
                      <w:marRight w:val="0"/>
                      <w:marTop w:val="0"/>
                      <w:marBottom w:val="0"/>
                      <w:divBdr>
                        <w:top w:val="none" w:sz="0" w:space="0" w:color="auto"/>
                        <w:left w:val="none" w:sz="0" w:space="0" w:color="auto"/>
                        <w:bottom w:val="none" w:sz="0" w:space="0" w:color="auto"/>
                        <w:right w:val="none" w:sz="0" w:space="0" w:color="auto"/>
                      </w:divBdr>
                    </w:div>
                    <w:div w:id="1110854873">
                      <w:marLeft w:val="0"/>
                      <w:marRight w:val="0"/>
                      <w:marTop w:val="0"/>
                      <w:marBottom w:val="0"/>
                      <w:divBdr>
                        <w:top w:val="none" w:sz="0" w:space="0" w:color="auto"/>
                        <w:left w:val="none" w:sz="0" w:space="0" w:color="auto"/>
                        <w:bottom w:val="none" w:sz="0" w:space="0" w:color="auto"/>
                        <w:right w:val="none" w:sz="0" w:space="0" w:color="auto"/>
                      </w:divBdr>
                    </w:div>
                    <w:div w:id="1277180754">
                      <w:marLeft w:val="0"/>
                      <w:marRight w:val="0"/>
                      <w:marTop w:val="0"/>
                      <w:marBottom w:val="0"/>
                      <w:divBdr>
                        <w:top w:val="none" w:sz="0" w:space="0" w:color="auto"/>
                        <w:left w:val="none" w:sz="0" w:space="0" w:color="auto"/>
                        <w:bottom w:val="none" w:sz="0" w:space="0" w:color="auto"/>
                        <w:right w:val="none" w:sz="0" w:space="0" w:color="auto"/>
                      </w:divBdr>
                    </w:div>
                    <w:div w:id="1390375312">
                      <w:marLeft w:val="0"/>
                      <w:marRight w:val="0"/>
                      <w:marTop w:val="0"/>
                      <w:marBottom w:val="0"/>
                      <w:divBdr>
                        <w:top w:val="none" w:sz="0" w:space="0" w:color="auto"/>
                        <w:left w:val="none" w:sz="0" w:space="0" w:color="auto"/>
                        <w:bottom w:val="none" w:sz="0" w:space="0" w:color="auto"/>
                        <w:right w:val="none" w:sz="0" w:space="0" w:color="auto"/>
                      </w:divBdr>
                    </w:div>
                    <w:div w:id="2092850170">
                      <w:marLeft w:val="0"/>
                      <w:marRight w:val="0"/>
                      <w:marTop w:val="0"/>
                      <w:marBottom w:val="0"/>
                      <w:divBdr>
                        <w:top w:val="none" w:sz="0" w:space="0" w:color="auto"/>
                        <w:left w:val="none" w:sz="0" w:space="0" w:color="auto"/>
                        <w:bottom w:val="none" w:sz="0" w:space="0" w:color="auto"/>
                        <w:right w:val="none" w:sz="0" w:space="0" w:color="auto"/>
                      </w:divBdr>
                    </w:div>
                  </w:divsChild>
                </w:div>
                <w:div w:id="1125388227">
                  <w:marLeft w:val="0"/>
                  <w:marRight w:val="0"/>
                  <w:marTop w:val="0"/>
                  <w:marBottom w:val="0"/>
                  <w:divBdr>
                    <w:top w:val="none" w:sz="0" w:space="0" w:color="auto"/>
                    <w:left w:val="none" w:sz="0" w:space="0" w:color="auto"/>
                    <w:bottom w:val="none" w:sz="0" w:space="0" w:color="auto"/>
                    <w:right w:val="none" w:sz="0" w:space="0" w:color="auto"/>
                  </w:divBdr>
                  <w:divsChild>
                    <w:div w:id="1976641610">
                      <w:marLeft w:val="0"/>
                      <w:marRight w:val="0"/>
                      <w:marTop w:val="0"/>
                      <w:marBottom w:val="0"/>
                      <w:divBdr>
                        <w:top w:val="none" w:sz="0" w:space="0" w:color="auto"/>
                        <w:left w:val="none" w:sz="0" w:space="0" w:color="auto"/>
                        <w:bottom w:val="none" w:sz="0" w:space="0" w:color="auto"/>
                        <w:right w:val="none" w:sz="0" w:space="0" w:color="auto"/>
                      </w:divBdr>
                    </w:div>
                  </w:divsChild>
                </w:div>
                <w:div w:id="1145271006">
                  <w:marLeft w:val="0"/>
                  <w:marRight w:val="0"/>
                  <w:marTop w:val="0"/>
                  <w:marBottom w:val="0"/>
                  <w:divBdr>
                    <w:top w:val="none" w:sz="0" w:space="0" w:color="auto"/>
                    <w:left w:val="none" w:sz="0" w:space="0" w:color="auto"/>
                    <w:bottom w:val="none" w:sz="0" w:space="0" w:color="auto"/>
                    <w:right w:val="none" w:sz="0" w:space="0" w:color="auto"/>
                  </w:divBdr>
                  <w:divsChild>
                    <w:div w:id="472917610">
                      <w:marLeft w:val="0"/>
                      <w:marRight w:val="0"/>
                      <w:marTop w:val="0"/>
                      <w:marBottom w:val="0"/>
                      <w:divBdr>
                        <w:top w:val="none" w:sz="0" w:space="0" w:color="auto"/>
                        <w:left w:val="none" w:sz="0" w:space="0" w:color="auto"/>
                        <w:bottom w:val="none" w:sz="0" w:space="0" w:color="auto"/>
                        <w:right w:val="none" w:sz="0" w:space="0" w:color="auto"/>
                      </w:divBdr>
                    </w:div>
                  </w:divsChild>
                </w:div>
                <w:div w:id="1193878690">
                  <w:marLeft w:val="0"/>
                  <w:marRight w:val="0"/>
                  <w:marTop w:val="0"/>
                  <w:marBottom w:val="0"/>
                  <w:divBdr>
                    <w:top w:val="none" w:sz="0" w:space="0" w:color="auto"/>
                    <w:left w:val="none" w:sz="0" w:space="0" w:color="auto"/>
                    <w:bottom w:val="none" w:sz="0" w:space="0" w:color="auto"/>
                    <w:right w:val="none" w:sz="0" w:space="0" w:color="auto"/>
                  </w:divBdr>
                  <w:divsChild>
                    <w:div w:id="1651666293">
                      <w:marLeft w:val="0"/>
                      <w:marRight w:val="0"/>
                      <w:marTop w:val="0"/>
                      <w:marBottom w:val="0"/>
                      <w:divBdr>
                        <w:top w:val="none" w:sz="0" w:space="0" w:color="auto"/>
                        <w:left w:val="none" w:sz="0" w:space="0" w:color="auto"/>
                        <w:bottom w:val="none" w:sz="0" w:space="0" w:color="auto"/>
                        <w:right w:val="none" w:sz="0" w:space="0" w:color="auto"/>
                      </w:divBdr>
                    </w:div>
                  </w:divsChild>
                </w:div>
                <w:div w:id="1221287980">
                  <w:marLeft w:val="0"/>
                  <w:marRight w:val="0"/>
                  <w:marTop w:val="0"/>
                  <w:marBottom w:val="0"/>
                  <w:divBdr>
                    <w:top w:val="none" w:sz="0" w:space="0" w:color="auto"/>
                    <w:left w:val="none" w:sz="0" w:space="0" w:color="auto"/>
                    <w:bottom w:val="none" w:sz="0" w:space="0" w:color="auto"/>
                    <w:right w:val="none" w:sz="0" w:space="0" w:color="auto"/>
                  </w:divBdr>
                  <w:divsChild>
                    <w:div w:id="1003971119">
                      <w:marLeft w:val="0"/>
                      <w:marRight w:val="0"/>
                      <w:marTop w:val="0"/>
                      <w:marBottom w:val="0"/>
                      <w:divBdr>
                        <w:top w:val="none" w:sz="0" w:space="0" w:color="auto"/>
                        <w:left w:val="none" w:sz="0" w:space="0" w:color="auto"/>
                        <w:bottom w:val="none" w:sz="0" w:space="0" w:color="auto"/>
                        <w:right w:val="none" w:sz="0" w:space="0" w:color="auto"/>
                      </w:divBdr>
                    </w:div>
                  </w:divsChild>
                </w:div>
                <w:div w:id="1320501751">
                  <w:marLeft w:val="0"/>
                  <w:marRight w:val="0"/>
                  <w:marTop w:val="0"/>
                  <w:marBottom w:val="0"/>
                  <w:divBdr>
                    <w:top w:val="none" w:sz="0" w:space="0" w:color="auto"/>
                    <w:left w:val="none" w:sz="0" w:space="0" w:color="auto"/>
                    <w:bottom w:val="none" w:sz="0" w:space="0" w:color="auto"/>
                    <w:right w:val="none" w:sz="0" w:space="0" w:color="auto"/>
                  </w:divBdr>
                  <w:divsChild>
                    <w:div w:id="1662125015">
                      <w:marLeft w:val="0"/>
                      <w:marRight w:val="0"/>
                      <w:marTop w:val="0"/>
                      <w:marBottom w:val="0"/>
                      <w:divBdr>
                        <w:top w:val="none" w:sz="0" w:space="0" w:color="auto"/>
                        <w:left w:val="none" w:sz="0" w:space="0" w:color="auto"/>
                        <w:bottom w:val="none" w:sz="0" w:space="0" w:color="auto"/>
                        <w:right w:val="none" w:sz="0" w:space="0" w:color="auto"/>
                      </w:divBdr>
                    </w:div>
                  </w:divsChild>
                </w:div>
                <w:div w:id="1327660811">
                  <w:marLeft w:val="0"/>
                  <w:marRight w:val="0"/>
                  <w:marTop w:val="0"/>
                  <w:marBottom w:val="0"/>
                  <w:divBdr>
                    <w:top w:val="none" w:sz="0" w:space="0" w:color="auto"/>
                    <w:left w:val="none" w:sz="0" w:space="0" w:color="auto"/>
                    <w:bottom w:val="none" w:sz="0" w:space="0" w:color="auto"/>
                    <w:right w:val="none" w:sz="0" w:space="0" w:color="auto"/>
                  </w:divBdr>
                  <w:divsChild>
                    <w:div w:id="1196849476">
                      <w:marLeft w:val="0"/>
                      <w:marRight w:val="0"/>
                      <w:marTop w:val="0"/>
                      <w:marBottom w:val="0"/>
                      <w:divBdr>
                        <w:top w:val="none" w:sz="0" w:space="0" w:color="auto"/>
                        <w:left w:val="none" w:sz="0" w:space="0" w:color="auto"/>
                        <w:bottom w:val="none" w:sz="0" w:space="0" w:color="auto"/>
                        <w:right w:val="none" w:sz="0" w:space="0" w:color="auto"/>
                      </w:divBdr>
                    </w:div>
                  </w:divsChild>
                </w:div>
                <w:div w:id="1389259445">
                  <w:marLeft w:val="0"/>
                  <w:marRight w:val="0"/>
                  <w:marTop w:val="0"/>
                  <w:marBottom w:val="0"/>
                  <w:divBdr>
                    <w:top w:val="none" w:sz="0" w:space="0" w:color="auto"/>
                    <w:left w:val="none" w:sz="0" w:space="0" w:color="auto"/>
                    <w:bottom w:val="none" w:sz="0" w:space="0" w:color="auto"/>
                    <w:right w:val="none" w:sz="0" w:space="0" w:color="auto"/>
                  </w:divBdr>
                  <w:divsChild>
                    <w:div w:id="1782534062">
                      <w:marLeft w:val="0"/>
                      <w:marRight w:val="0"/>
                      <w:marTop w:val="0"/>
                      <w:marBottom w:val="0"/>
                      <w:divBdr>
                        <w:top w:val="none" w:sz="0" w:space="0" w:color="auto"/>
                        <w:left w:val="none" w:sz="0" w:space="0" w:color="auto"/>
                        <w:bottom w:val="none" w:sz="0" w:space="0" w:color="auto"/>
                        <w:right w:val="none" w:sz="0" w:space="0" w:color="auto"/>
                      </w:divBdr>
                    </w:div>
                  </w:divsChild>
                </w:div>
                <w:div w:id="1560945947">
                  <w:marLeft w:val="0"/>
                  <w:marRight w:val="0"/>
                  <w:marTop w:val="0"/>
                  <w:marBottom w:val="0"/>
                  <w:divBdr>
                    <w:top w:val="none" w:sz="0" w:space="0" w:color="auto"/>
                    <w:left w:val="none" w:sz="0" w:space="0" w:color="auto"/>
                    <w:bottom w:val="none" w:sz="0" w:space="0" w:color="auto"/>
                    <w:right w:val="none" w:sz="0" w:space="0" w:color="auto"/>
                  </w:divBdr>
                  <w:divsChild>
                    <w:div w:id="854197144">
                      <w:marLeft w:val="0"/>
                      <w:marRight w:val="0"/>
                      <w:marTop w:val="0"/>
                      <w:marBottom w:val="0"/>
                      <w:divBdr>
                        <w:top w:val="none" w:sz="0" w:space="0" w:color="auto"/>
                        <w:left w:val="none" w:sz="0" w:space="0" w:color="auto"/>
                        <w:bottom w:val="none" w:sz="0" w:space="0" w:color="auto"/>
                        <w:right w:val="none" w:sz="0" w:space="0" w:color="auto"/>
                      </w:divBdr>
                    </w:div>
                  </w:divsChild>
                </w:div>
                <w:div w:id="2025476419">
                  <w:marLeft w:val="0"/>
                  <w:marRight w:val="0"/>
                  <w:marTop w:val="0"/>
                  <w:marBottom w:val="0"/>
                  <w:divBdr>
                    <w:top w:val="none" w:sz="0" w:space="0" w:color="auto"/>
                    <w:left w:val="none" w:sz="0" w:space="0" w:color="auto"/>
                    <w:bottom w:val="none" w:sz="0" w:space="0" w:color="auto"/>
                    <w:right w:val="none" w:sz="0" w:space="0" w:color="auto"/>
                  </w:divBdr>
                  <w:divsChild>
                    <w:div w:id="945045278">
                      <w:marLeft w:val="0"/>
                      <w:marRight w:val="0"/>
                      <w:marTop w:val="0"/>
                      <w:marBottom w:val="0"/>
                      <w:divBdr>
                        <w:top w:val="none" w:sz="0" w:space="0" w:color="auto"/>
                        <w:left w:val="none" w:sz="0" w:space="0" w:color="auto"/>
                        <w:bottom w:val="none" w:sz="0" w:space="0" w:color="auto"/>
                        <w:right w:val="none" w:sz="0" w:space="0" w:color="auto"/>
                      </w:divBdr>
                    </w:div>
                  </w:divsChild>
                </w:div>
                <w:div w:id="2104573027">
                  <w:marLeft w:val="0"/>
                  <w:marRight w:val="0"/>
                  <w:marTop w:val="0"/>
                  <w:marBottom w:val="0"/>
                  <w:divBdr>
                    <w:top w:val="none" w:sz="0" w:space="0" w:color="auto"/>
                    <w:left w:val="none" w:sz="0" w:space="0" w:color="auto"/>
                    <w:bottom w:val="none" w:sz="0" w:space="0" w:color="auto"/>
                    <w:right w:val="none" w:sz="0" w:space="0" w:color="auto"/>
                  </w:divBdr>
                  <w:divsChild>
                    <w:div w:id="1216969766">
                      <w:marLeft w:val="0"/>
                      <w:marRight w:val="0"/>
                      <w:marTop w:val="0"/>
                      <w:marBottom w:val="0"/>
                      <w:divBdr>
                        <w:top w:val="none" w:sz="0" w:space="0" w:color="auto"/>
                        <w:left w:val="none" w:sz="0" w:space="0" w:color="auto"/>
                        <w:bottom w:val="none" w:sz="0" w:space="0" w:color="auto"/>
                        <w:right w:val="none" w:sz="0" w:space="0" w:color="auto"/>
                      </w:divBdr>
                    </w:div>
                  </w:divsChild>
                </w:div>
                <w:div w:id="2119375597">
                  <w:marLeft w:val="0"/>
                  <w:marRight w:val="0"/>
                  <w:marTop w:val="0"/>
                  <w:marBottom w:val="0"/>
                  <w:divBdr>
                    <w:top w:val="none" w:sz="0" w:space="0" w:color="auto"/>
                    <w:left w:val="none" w:sz="0" w:space="0" w:color="auto"/>
                    <w:bottom w:val="none" w:sz="0" w:space="0" w:color="auto"/>
                    <w:right w:val="none" w:sz="0" w:space="0" w:color="auto"/>
                  </w:divBdr>
                  <w:divsChild>
                    <w:div w:id="226192345">
                      <w:marLeft w:val="0"/>
                      <w:marRight w:val="0"/>
                      <w:marTop w:val="0"/>
                      <w:marBottom w:val="0"/>
                      <w:divBdr>
                        <w:top w:val="none" w:sz="0" w:space="0" w:color="auto"/>
                        <w:left w:val="none" w:sz="0" w:space="0" w:color="auto"/>
                        <w:bottom w:val="none" w:sz="0" w:space="0" w:color="auto"/>
                        <w:right w:val="none" w:sz="0" w:space="0" w:color="auto"/>
                      </w:divBdr>
                    </w:div>
                    <w:div w:id="319845286">
                      <w:marLeft w:val="0"/>
                      <w:marRight w:val="0"/>
                      <w:marTop w:val="0"/>
                      <w:marBottom w:val="0"/>
                      <w:divBdr>
                        <w:top w:val="none" w:sz="0" w:space="0" w:color="auto"/>
                        <w:left w:val="none" w:sz="0" w:space="0" w:color="auto"/>
                        <w:bottom w:val="none" w:sz="0" w:space="0" w:color="auto"/>
                        <w:right w:val="none" w:sz="0" w:space="0" w:color="auto"/>
                      </w:divBdr>
                    </w:div>
                    <w:div w:id="673385239">
                      <w:marLeft w:val="0"/>
                      <w:marRight w:val="0"/>
                      <w:marTop w:val="0"/>
                      <w:marBottom w:val="0"/>
                      <w:divBdr>
                        <w:top w:val="none" w:sz="0" w:space="0" w:color="auto"/>
                        <w:left w:val="none" w:sz="0" w:space="0" w:color="auto"/>
                        <w:bottom w:val="none" w:sz="0" w:space="0" w:color="auto"/>
                        <w:right w:val="none" w:sz="0" w:space="0" w:color="auto"/>
                      </w:divBdr>
                    </w:div>
                    <w:div w:id="882207418">
                      <w:marLeft w:val="0"/>
                      <w:marRight w:val="0"/>
                      <w:marTop w:val="0"/>
                      <w:marBottom w:val="0"/>
                      <w:divBdr>
                        <w:top w:val="none" w:sz="0" w:space="0" w:color="auto"/>
                        <w:left w:val="none" w:sz="0" w:space="0" w:color="auto"/>
                        <w:bottom w:val="none" w:sz="0" w:space="0" w:color="auto"/>
                        <w:right w:val="none" w:sz="0" w:space="0" w:color="auto"/>
                      </w:divBdr>
                    </w:div>
                    <w:div w:id="949317900">
                      <w:marLeft w:val="0"/>
                      <w:marRight w:val="0"/>
                      <w:marTop w:val="0"/>
                      <w:marBottom w:val="0"/>
                      <w:divBdr>
                        <w:top w:val="none" w:sz="0" w:space="0" w:color="auto"/>
                        <w:left w:val="none" w:sz="0" w:space="0" w:color="auto"/>
                        <w:bottom w:val="none" w:sz="0" w:space="0" w:color="auto"/>
                        <w:right w:val="none" w:sz="0" w:space="0" w:color="auto"/>
                      </w:divBdr>
                    </w:div>
                    <w:div w:id="1002273419">
                      <w:marLeft w:val="0"/>
                      <w:marRight w:val="0"/>
                      <w:marTop w:val="0"/>
                      <w:marBottom w:val="0"/>
                      <w:divBdr>
                        <w:top w:val="none" w:sz="0" w:space="0" w:color="auto"/>
                        <w:left w:val="none" w:sz="0" w:space="0" w:color="auto"/>
                        <w:bottom w:val="none" w:sz="0" w:space="0" w:color="auto"/>
                        <w:right w:val="none" w:sz="0" w:space="0" w:color="auto"/>
                      </w:divBdr>
                    </w:div>
                    <w:div w:id="1268735934">
                      <w:marLeft w:val="0"/>
                      <w:marRight w:val="0"/>
                      <w:marTop w:val="0"/>
                      <w:marBottom w:val="0"/>
                      <w:divBdr>
                        <w:top w:val="none" w:sz="0" w:space="0" w:color="auto"/>
                        <w:left w:val="none" w:sz="0" w:space="0" w:color="auto"/>
                        <w:bottom w:val="none" w:sz="0" w:space="0" w:color="auto"/>
                        <w:right w:val="none" w:sz="0" w:space="0" w:color="auto"/>
                      </w:divBdr>
                    </w:div>
                    <w:div w:id="1955136435">
                      <w:marLeft w:val="0"/>
                      <w:marRight w:val="0"/>
                      <w:marTop w:val="0"/>
                      <w:marBottom w:val="0"/>
                      <w:divBdr>
                        <w:top w:val="none" w:sz="0" w:space="0" w:color="auto"/>
                        <w:left w:val="none" w:sz="0" w:space="0" w:color="auto"/>
                        <w:bottom w:val="none" w:sz="0" w:space="0" w:color="auto"/>
                        <w:right w:val="none" w:sz="0" w:space="0" w:color="auto"/>
                      </w:divBdr>
                    </w:div>
                    <w:div w:id="199972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639938">
          <w:marLeft w:val="0"/>
          <w:marRight w:val="0"/>
          <w:marTop w:val="0"/>
          <w:marBottom w:val="0"/>
          <w:divBdr>
            <w:top w:val="none" w:sz="0" w:space="0" w:color="auto"/>
            <w:left w:val="none" w:sz="0" w:space="0" w:color="auto"/>
            <w:bottom w:val="none" w:sz="0" w:space="0" w:color="auto"/>
            <w:right w:val="none" w:sz="0" w:space="0" w:color="auto"/>
          </w:divBdr>
        </w:div>
      </w:divsChild>
    </w:div>
    <w:div w:id="1831798089">
      <w:bodyDiv w:val="1"/>
      <w:marLeft w:val="0"/>
      <w:marRight w:val="0"/>
      <w:marTop w:val="0"/>
      <w:marBottom w:val="0"/>
      <w:divBdr>
        <w:top w:val="none" w:sz="0" w:space="0" w:color="auto"/>
        <w:left w:val="none" w:sz="0" w:space="0" w:color="auto"/>
        <w:bottom w:val="none" w:sz="0" w:space="0" w:color="auto"/>
        <w:right w:val="none" w:sz="0" w:space="0" w:color="auto"/>
      </w:divBdr>
      <w:divsChild>
        <w:div w:id="628433885">
          <w:marLeft w:val="0"/>
          <w:marRight w:val="0"/>
          <w:marTop w:val="0"/>
          <w:marBottom w:val="0"/>
          <w:divBdr>
            <w:top w:val="none" w:sz="0" w:space="0" w:color="auto"/>
            <w:left w:val="none" w:sz="0" w:space="0" w:color="auto"/>
            <w:bottom w:val="none" w:sz="0" w:space="0" w:color="auto"/>
            <w:right w:val="none" w:sz="0" w:space="0" w:color="auto"/>
          </w:divBdr>
        </w:div>
      </w:divsChild>
    </w:div>
    <w:div w:id="1895115492">
      <w:bodyDiv w:val="1"/>
      <w:marLeft w:val="0"/>
      <w:marRight w:val="0"/>
      <w:marTop w:val="0"/>
      <w:marBottom w:val="0"/>
      <w:divBdr>
        <w:top w:val="none" w:sz="0" w:space="0" w:color="auto"/>
        <w:left w:val="none" w:sz="0" w:space="0" w:color="auto"/>
        <w:bottom w:val="none" w:sz="0" w:space="0" w:color="auto"/>
        <w:right w:val="none" w:sz="0" w:space="0" w:color="auto"/>
      </w:divBdr>
    </w:div>
    <w:div w:id="2006589804">
      <w:bodyDiv w:val="1"/>
      <w:marLeft w:val="0"/>
      <w:marRight w:val="0"/>
      <w:marTop w:val="0"/>
      <w:marBottom w:val="0"/>
      <w:divBdr>
        <w:top w:val="none" w:sz="0" w:space="0" w:color="auto"/>
        <w:left w:val="none" w:sz="0" w:space="0" w:color="auto"/>
        <w:bottom w:val="none" w:sz="0" w:space="0" w:color="auto"/>
        <w:right w:val="none" w:sz="0" w:space="0" w:color="auto"/>
      </w:divBdr>
    </w:div>
    <w:div w:id="2011760642">
      <w:bodyDiv w:val="1"/>
      <w:marLeft w:val="0"/>
      <w:marRight w:val="0"/>
      <w:marTop w:val="0"/>
      <w:marBottom w:val="0"/>
      <w:divBdr>
        <w:top w:val="none" w:sz="0" w:space="0" w:color="auto"/>
        <w:left w:val="none" w:sz="0" w:space="0" w:color="auto"/>
        <w:bottom w:val="none" w:sz="0" w:space="0" w:color="auto"/>
        <w:right w:val="none" w:sz="0" w:space="0" w:color="auto"/>
      </w:divBdr>
    </w:div>
    <w:div w:id="2024240934">
      <w:bodyDiv w:val="1"/>
      <w:marLeft w:val="0"/>
      <w:marRight w:val="0"/>
      <w:marTop w:val="0"/>
      <w:marBottom w:val="0"/>
      <w:divBdr>
        <w:top w:val="none" w:sz="0" w:space="0" w:color="auto"/>
        <w:left w:val="none" w:sz="0" w:space="0" w:color="auto"/>
        <w:bottom w:val="none" w:sz="0" w:space="0" w:color="auto"/>
        <w:right w:val="none" w:sz="0" w:space="0" w:color="auto"/>
      </w:divBdr>
    </w:div>
    <w:div w:id="2024353589">
      <w:bodyDiv w:val="1"/>
      <w:marLeft w:val="0"/>
      <w:marRight w:val="0"/>
      <w:marTop w:val="0"/>
      <w:marBottom w:val="0"/>
      <w:divBdr>
        <w:top w:val="none" w:sz="0" w:space="0" w:color="auto"/>
        <w:left w:val="none" w:sz="0" w:space="0" w:color="auto"/>
        <w:bottom w:val="none" w:sz="0" w:space="0" w:color="auto"/>
        <w:right w:val="none" w:sz="0" w:space="0" w:color="auto"/>
      </w:divBdr>
    </w:div>
    <w:div w:id="2044210278">
      <w:bodyDiv w:val="1"/>
      <w:marLeft w:val="0"/>
      <w:marRight w:val="0"/>
      <w:marTop w:val="0"/>
      <w:marBottom w:val="0"/>
      <w:divBdr>
        <w:top w:val="none" w:sz="0" w:space="0" w:color="auto"/>
        <w:left w:val="none" w:sz="0" w:space="0" w:color="auto"/>
        <w:bottom w:val="none" w:sz="0" w:space="0" w:color="auto"/>
        <w:right w:val="none" w:sz="0" w:space="0" w:color="auto"/>
      </w:divBdr>
    </w:div>
    <w:div w:id="2050690172">
      <w:bodyDiv w:val="1"/>
      <w:marLeft w:val="0"/>
      <w:marRight w:val="0"/>
      <w:marTop w:val="0"/>
      <w:marBottom w:val="0"/>
      <w:divBdr>
        <w:top w:val="none" w:sz="0" w:space="0" w:color="auto"/>
        <w:left w:val="none" w:sz="0" w:space="0" w:color="auto"/>
        <w:bottom w:val="none" w:sz="0" w:space="0" w:color="auto"/>
        <w:right w:val="none" w:sz="0" w:space="0" w:color="auto"/>
      </w:divBdr>
    </w:div>
    <w:div w:id="2057924862">
      <w:bodyDiv w:val="1"/>
      <w:marLeft w:val="0"/>
      <w:marRight w:val="0"/>
      <w:marTop w:val="0"/>
      <w:marBottom w:val="0"/>
      <w:divBdr>
        <w:top w:val="none" w:sz="0" w:space="0" w:color="auto"/>
        <w:left w:val="none" w:sz="0" w:space="0" w:color="auto"/>
        <w:bottom w:val="none" w:sz="0" w:space="0" w:color="auto"/>
        <w:right w:val="none" w:sz="0" w:space="0" w:color="auto"/>
      </w:divBdr>
    </w:div>
    <w:div w:id="2060089912">
      <w:bodyDiv w:val="1"/>
      <w:marLeft w:val="0"/>
      <w:marRight w:val="0"/>
      <w:marTop w:val="0"/>
      <w:marBottom w:val="0"/>
      <w:divBdr>
        <w:top w:val="none" w:sz="0" w:space="0" w:color="auto"/>
        <w:left w:val="none" w:sz="0" w:space="0" w:color="auto"/>
        <w:bottom w:val="none" w:sz="0" w:space="0" w:color="auto"/>
        <w:right w:val="none" w:sz="0" w:space="0" w:color="auto"/>
      </w:divBdr>
      <w:divsChild>
        <w:div w:id="1252548594">
          <w:marLeft w:val="0"/>
          <w:marRight w:val="0"/>
          <w:marTop w:val="0"/>
          <w:marBottom w:val="0"/>
          <w:divBdr>
            <w:top w:val="single" w:sz="2" w:space="0" w:color="E5E7EB"/>
            <w:left w:val="single" w:sz="2" w:space="0" w:color="E5E7EB"/>
            <w:bottom w:val="single" w:sz="2" w:space="0" w:color="E5E7EB"/>
            <w:right w:val="single" w:sz="2" w:space="0" w:color="E5E7EB"/>
          </w:divBdr>
          <w:divsChild>
            <w:div w:id="473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2368032">
          <w:marLeft w:val="0"/>
          <w:marRight w:val="0"/>
          <w:marTop w:val="0"/>
          <w:marBottom w:val="0"/>
          <w:divBdr>
            <w:top w:val="single" w:sz="2" w:space="0" w:color="E5E7EB"/>
            <w:left w:val="single" w:sz="2" w:space="0" w:color="E5E7EB"/>
            <w:bottom w:val="single" w:sz="2" w:space="0" w:color="E5E7EB"/>
            <w:right w:val="single" w:sz="2" w:space="0" w:color="E5E7EB"/>
          </w:divBdr>
          <w:divsChild>
            <w:div w:id="1325400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1705217">
      <w:bodyDiv w:val="1"/>
      <w:marLeft w:val="0"/>
      <w:marRight w:val="0"/>
      <w:marTop w:val="0"/>
      <w:marBottom w:val="0"/>
      <w:divBdr>
        <w:top w:val="none" w:sz="0" w:space="0" w:color="auto"/>
        <w:left w:val="none" w:sz="0" w:space="0" w:color="auto"/>
        <w:bottom w:val="none" w:sz="0" w:space="0" w:color="auto"/>
        <w:right w:val="none" w:sz="0" w:space="0" w:color="auto"/>
      </w:divBdr>
    </w:div>
    <w:div w:id="2068650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ebu1.sharepoint.com/:x:/r/sites/5g-emerge_phase2/Shared%20Documents/5G-EMG%20P2_WP%201.1%20-%20Project%20Management/1.1_1%20ACTION%20ITEM%20List/5G-EMERGE%20C4000138171%20CCN6%20Appendix%206%20Action%20Points%20vFinal.xlsx?d=w88544bc24444469ca54c6466593da67a&amp;csf=1&amp;web=1&amp;e=bVR9vA" TargetMode="External"/><Relationship Id="rId2" Type="http://schemas.openxmlformats.org/officeDocument/2006/relationships/hyperlink" Target="https://ebu1.sharepoint.com/:x:/r/sites/5g-emerge_phase2/Shared%20Documents/5G-EMG%20P2_WP%201.1%20-%20Project%20Management/1.1_1%20ACTION%20ITEM%20List/5G-EMERGE%20C4000138171%20CCN6%20Appendix%206%20Action%20Points%20vFinal.xlsx?d=w88544bc24444469ca54c6466593da67a&amp;csf=1&amp;web=1&amp;e=bVR9vA" TargetMode="External"/><Relationship Id="rId1" Type="http://schemas.openxmlformats.org/officeDocument/2006/relationships/hyperlink" Target="https://ebu1.sharepoint.com/:x:/r/sites/5g-emerge_phase2/Shared%20Documents/5G-EMG%20P2_WP%201.1%20-%20Project%20Management/1.1_1%20ACTION%20ITEM%20List/5G-EMERGE%20C4000138171%20CCN6%20Appendix%206%20Action%20Points%20vFinal.xlsx?d=w88544bc24444469ca54c6466593da67a&amp;csf=1&amp;web=1&amp;e=bVR9vA" TargetMode="External"/><Relationship Id="rId4" Type="http://schemas.openxmlformats.org/officeDocument/2006/relationships/hyperlink" Target="https://ebu1.sharepoint.com/:x:/r/sites/5g-emerge_phase2/Shared%20Documents/5G-EMG%20P2_WP%201.1%20-%20Project%20Management/1.1_1%20ACTION%20ITEM%20List/5G-EMERGE%20C4000138171%20CCN6%20Appendix%206%20Action%20Points%20vFinal.xlsx?d=w88544bc24444469ca54c6466593da67a&amp;csf=1&amp;web=1&amp;e=bVR9vA" TargetMode="External"/></Relationship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footer" Target="footer2.xml"/><Relationship Id="rId42" Type="http://schemas.openxmlformats.org/officeDocument/2006/relationships/header" Target="header6.xml"/><Relationship Id="rId47" Type="http://schemas.openxmlformats.org/officeDocument/2006/relationships/footer" Target="footer8.xml"/><Relationship Id="rId63" Type="http://schemas.openxmlformats.org/officeDocument/2006/relationships/image" Target="media/image28.png"/><Relationship Id="rId68" Type="http://schemas.openxmlformats.org/officeDocument/2006/relationships/image" Target="media/image33.png"/><Relationship Id="rId84" Type="http://schemas.openxmlformats.org/officeDocument/2006/relationships/glossaryDocument" Target="glossary/document.xml"/><Relationship Id="rId16" Type="http://schemas.microsoft.com/office/2016/09/relationships/commentsIds" Target="commentsIds.xml"/><Relationship Id="rId11" Type="http://schemas.openxmlformats.org/officeDocument/2006/relationships/endnotes" Target="endnotes.xml"/><Relationship Id="rId32" Type="http://schemas.openxmlformats.org/officeDocument/2006/relationships/image" Target="media/image6.jpg"/><Relationship Id="rId37" Type="http://schemas.openxmlformats.org/officeDocument/2006/relationships/image" Target="media/image11.jpg"/><Relationship Id="rId53" Type="http://schemas.openxmlformats.org/officeDocument/2006/relationships/image" Target="media/image20.jpeg"/><Relationship Id="rId58" Type="http://schemas.openxmlformats.org/officeDocument/2006/relationships/image" Target="media/image25.png"/><Relationship Id="rId74" Type="http://schemas.openxmlformats.org/officeDocument/2006/relationships/image" Target="media/image38.png"/><Relationship Id="rId79" Type="http://schemas.openxmlformats.org/officeDocument/2006/relationships/image" Target="media/image43.png"/><Relationship Id="rId5" Type="http://schemas.openxmlformats.org/officeDocument/2006/relationships/customXml" Target="../customXml/item5.xml"/><Relationship Id="rId1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header" Target="header3.xml"/><Relationship Id="rId27" Type="http://schemas.openxmlformats.org/officeDocument/2006/relationships/header" Target="header5.xml"/><Relationship Id="rId30" Type="http://schemas.openxmlformats.org/officeDocument/2006/relationships/image" Target="media/image5.png"/><Relationship Id="rId35" Type="http://schemas.openxmlformats.org/officeDocument/2006/relationships/image" Target="media/image9.png"/><Relationship Id="rId43" Type="http://schemas.openxmlformats.org/officeDocument/2006/relationships/header" Target="header7.xml"/><Relationship Id="rId48" Type="http://schemas.openxmlformats.org/officeDocument/2006/relationships/image" Target="media/image17.png"/><Relationship Id="rId56" Type="http://schemas.openxmlformats.org/officeDocument/2006/relationships/image" Target="media/image23.jpg"/><Relationship Id="rId64" Type="http://schemas.openxmlformats.org/officeDocument/2006/relationships/image" Target="media/image29.png"/><Relationship Id="rId69" Type="http://schemas.openxmlformats.org/officeDocument/2006/relationships/hyperlink" Target="https://time.is" TargetMode="External"/><Relationship Id="rId77" Type="http://schemas.openxmlformats.org/officeDocument/2006/relationships/image" Target="media/image41.png"/><Relationship Id="rId8" Type="http://schemas.openxmlformats.org/officeDocument/2006/relationships/settings" Target="settings.xml"/><Relationship Id="rId51" Type="http://schemas.openxmlformats.org/officeDocument/2006/relationships/image" Target="media/image18.jpeg"/><Relationship Id="rId72" Type="http://schemas.openxmlformats.org/officeDocument/2006/relationships/image" Target="media/image36.png"/><Relationship Id="rId80" Type="http://schemas.openxmlformats.org/officeDocument/2006/relationships/image" Target="media/image44.png"/><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jpeg"/><Relationship Id="rId17" Type="http://schemas.microsoft.com/office/2018/08/relationships/commentsExtensible" Target="commentsExtensible.xml"/><Relationship Id="rId25" Type="http://schemas.openxmlformats.org/officeDocument/2006/relationships/header" Target="header4.xml"/><Relationship Id="rId33" Type="http://schemas.openxmlformats.org/officeDocument/2006/relationships/image" Target="media/image7.jpg"/><Relationship Id="rId38" Type="http://schemas.openxmlformats.org/officeDocument/2006/relationships/image" Target="media/image12.jpg"/><Relationship Id="rId46" Type="http://schemas.openxmlformats.org/officeDocument/2006/relationships/header" Target="header8.xml"/><Relationship Id="rId59" Type="http://schemas.openxmlformats.org/officeDocument/2006/relationships/image" Target="media/image26.png"/><Relationship Id="rId67" Type="http://schemas.openxmlformats.org/officeDocument/2006/relationships/image" Target="media/image32.png"/><Relationship Id="rId20" Type="http://schemas.openxmlformats.org/officeDocument/2006/relationships/footer" Target="footer1.xml"/><Relationship Id="rId41" Type="http://schemas.openxmlformats.org/officeDocument/2006/relationships/image" Target="media/image15.png"/><Relationship Id="rId54" Type="http://schemas.openxmlformats.org/officeDocument/2006/relationships/image" Target="media/image21.png"/><Relationship Id="rId62" Type="http://schemas.openxmlformats.org/officeDocument/2006/relationships/image" Target="media/image27.png"/><Relationship Id="rId70" Type="http://schemas.openxmlformats.org/officeDocument/2006/relationships/image" Target="media/image34.png"/><Relationship Id="rId75" Type="http://schemas.openxmlformats.org/officeDocument/2006/relationships/image" Target="media/image39.png"/><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footer" Target="footer3.xml"/><Relationship Id="rId28" Type="http://schemas.openxmlformats.org/officeDocument/2006/relationships/footer" Target="footer5.xml"/><Relationship Id="rId36" Type="http://schemas.openxmlformats.org/officeDocument/2006/relationships/image" Target="media/image10.jpg"/><Relationship Id="rId49" Type="http://schemas.openxmlformats.org/officeDocument/2006/relationships/footer" Target="footer9.xml"/><Relationship Id="rId57" Type="http://schemas.openxmlformats.org/officeDocument/2006/relationships/image" Target="media/image24.png"/><Relationship Id="rId10" Type="http://schemas.openxmlformats.org/officeDocument/2006/relationships/footnotes" Target="footnotes.xml"/><Relationship Id="rId31" Type="http://schemas.openxmlformats.org/officeDocument/2006/relationships/image" Target="cid:image002.png@01DBC995.0CA08C80" TargetMode="External"/><Relationship Id="rId44" Type="http://schemas.openxmlformats.org/officeDocument/2006/relationships/footer" Target="footer6.xml"/><Relationship Id="rId52" Type="http://schemas.openxmlformats.org/officeDocument/2006/relationships/image" Target="media/image19.jpeg"/><Relationship Id="rId60" Type="http://schemas.openxmlformats.org/officeDocument/2006/relationships/hyperlink" Target="https://videojs.org/" TargetMode="External"/><Relationship Id="rId65" Type="http://schemas.openxmlformats.org/officeDocument/2006/relationships/image" Target="media/image30.png"/><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header" Target="header9.xml"/><Relationship Id="rId86"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ebu1.sharepoint.com/:b:/r/sites/5G-EMERGEConsortium/Shared%20Documents/General/WP0%20-%20Project%20Management/20%20Execution/CLOSURE%20of%20Phase%201/Phase%201%20DELIVERABLE%20DOCUMENTS/5G-EMERGE%20Test%20Plan,%20Procedure%20and%20Report%20(TPPR)_Confidential.pdf?csf=1&amp;web=1&amp;e=FdoI7N" TargetMode="External"/><Relationship Id="rId18" Type="http://schemas.openxmlformats.org/officeDocument/2006/relationships/header" Target="header1.xml"/><Relationship Id="rId39" Type="http://schemas.openxmlformats.org/officeDocument/2006/relationships/image" Target="media/image13.jpg"/><Relationship Id="rId34" Type="http://schemas.openxmlformats.org/officeDocument/2006/relationships/image" Target="media/image8.jpg"/><Relationship Id="rId50" Type="http://schemas.openxmlformats.org/officeDocument/2006/relationships/hyperlink" Target="mailto:H.264@15" TargetMode="External"/><Relationship Id="rId55" Type="http://schemas.openxmlformats.org/officeDocument/2006/relationships/image" Target="media/image22.jpeg"/><Relationship Id="rId76" Type="http://schemas.openxmlformats.org/officeDocument/2006/relationships/image" Target="media/image40.png"/><Relationship Id="rId7" Type="http://schemas.openxmlformats.org/officeDocument/2006/relationships/styles" Target="styles.xml"/><Relationship Id="rId71" Type="http://schemas.openxmlformats.org/officeDocument/2006/relationships/image" Target="media/image35.png"/><Relationship Id="rId2" Type="http://schemas.openxmlformats.org/officeDocument/2006/relationships/customXml" Target="../customXml/item2.xml"/><Relationship Id="rId29" Type="http://schemas.openxmlformats.org/officeDocument/2006/relationships/hyperlink" Target="https://www.enensys.com/products/smartgate-s2-s2x/" TargetMode="External"/><Relationship Id="rId24" Type="http://schemas.openxmlformats.org/officeDocument/2006/relationships/image" Target="media/image4.png"/><Relationship Id="rId40" Type="http://schemas.openxmlformats.org/officeDocument/2006/relationships/image" Target="media/image14.jpg"/><Relationship Id="rId45" Type="http://schemas.openxmlformats.org/officeDocument/2006/relationships/footer" Target="footer7.xml"/><Relationship Id="rId66" Type="http://schemas.openxmlformats.org/officeDocument/2006/relationships/image" Target="media/image31.png"/><Relationship Id="rId61" Type="http://schemas.openxmlformats.org/officeDocument/2006/relationships/hyperlink" Target="https://pptr.dev/" TargetMode="External"/><Relationship Id="rId8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3.jpeg"/><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8D2EE449444882A2CC137B2A3F05C2"/>
        <w:category>
          <w:name w:val="General"/>
          <w:gallery w:val="placeholder"/>
        </w:category>
        <w:types>
          <w:type w:val="bbPlcHdr"/>
        </w:types>
        <w:behaviors>
          <w:behavior w:val="content"/>
        </w:behaviors>
        <w:guid w:val="{4B310336-E151-40A3-8169-E09A0088DAA3}"/>
      </w:docPartPr>
      <w:docPartBody>
        <w:p w:rsidR="0002256F" w:rsidRDefault="0002256F">
          <w:pPr>
            <w:pStyle w:val="E98D2EE449444882A2CC137B2A3F05C2"/>
          </w:pPr>
          <w:r w:rsidRPr="002F5E01">
            <w:rPr>
              <w:rStyle w:val="PlaceholderText"/>
            </w:rPr>
            <w:t>[Document ID Value]</w:t>
          </w:r>
        </w:p>
      </w:docPartBody>
    </w:docPart>
    <w:docPart>
      <w:docPartPr>
        <w:name w:val="0751BFEB7F8947DCA2A492246E32B663"/>
        <w:category>
          <w:name w:val="General"/>
          <w:gallery w:val="placeholder"/>
        </w:category>
        <w:types>
          <w:type w:val="bbPlcHdr"/>
        </w:types>
        <w:behaviors>
          <w:behavior w:val="content"/>
        </w:behaviors>
        <w:guid w:val="{BD87FDDA-9A2B-4104-92E1-B299FE407FB6}"/>
      </w:docPartPr>
      <w:docPartBody>
        <w:p w:rsidR="000C5C13" w:rsidRDefault="000C5C13">
          <w:pPr>
            <w:pStyle w:val="0751BFEB7F8947DCA2A492246E32B663"/>
          </w:pPr>
          <w:r w:rsidRPr="002F5E01">
            <w:rPr>
              <w:rStyle w:val="PlaceholderText"/>
            </w:rPr>
            <w:t>[Document ID Value]</w:t>
          </w:r>
        </w:p>
      </w:docPartBody>
    </w:docPart>
    <w:docPart>
      <w:docPartPr>
        <w:name w:val="D4B73E2998CC4874A4B7D9FA364CAACD"/>
        <w:category>
          <w:name w:val="General"/>
          <w:gallery w:val="placeholder"/>
        </w:category>
        <w:types>
          <w:type w:val="bbPlcHdr"/>
        </w:types>
        <w:behaviors>
          <w:behavior w:val="content"/>
        </w:behaviors>
        <w:guid w:val="{4596E60B-61DC-426D-B79D-7D375B17658B}"/>
      </w:docPartPr>
      <w:docPartBody>
        <w:p w:rsidR="000C5C13" w:rsidRDefault="000C5C13">
          <w:pPr>
            <w:pStyle w:val="D4B73E2998CC4874A4B7D9FA364CAACD"/>
          </w:pPr>
          <w:r w:rsidRPr="002F5E01">
            <w:rPr>
              <w:rStyle w:val="PlaceholderText"/>
            </w:rPr>
            <w:t>[Document ID Value]</w:t>
          </w:r>
        </w:p>
      </w:docPartBody>
    </w:docPart>
    <w:docPart>
      <w:docPartPr>
        <w:name w:val="E23858F38B9D463091D4E6D6A5261227"/>
        <w:category>
          <w:name w:val="General"/>
          <w:gallery w:val="placeholder"/>
        </w:category>
        <w:types>
          <w:type w:val="bbPlcHdr"/>
        </w:types>
        <w:behaviors>
          <w:behavior w:val="content"/>
        </w:behaviors>
        <w:guid w:val="{69650DD4-527B-46EF-84D5-6F550158C85C}"/>
      </w:docPartPr>
      <w:docPartBody>
        <w:p w:rsidR="000C5C13" w:rsidRDefault="000C5C13">
          <w:pPr>
            <w:pStyle w:val="E23858F38B9D463091D4E6D6A5261227"/>
          </w:pPr>
          <w:r w:rsidRPr="002F5E01">
            <w:rPr>
              <w:rStyle w:val="PlaceholderText"/>
            </w:rPr>
            <w:t>[Document ID Value]</w:t>
          </w:r>
        </w:p>
      </w:docPartBody>
    </w:docPart>
    <w:docPart>
      <w:docPartPr>
        <w:name w:val="5F024951C43A4C0D978925A75A878C51"/>
        <w:category>
          <w:name w:val="General"/>
          <w:gallery w:val="placeholder"/>
        </w:category>
        <w:types>
          <w:type w:val="bbPlcHdr"/>
        </w:types>
        <w:behaviors>
          <w:behavior w:val="content"/>
        </w:behaviors>
        <w:guid w:val="{EDDB74F6-A199-468F-86DB-917817A83034}"/>
      </w:docPartPr>
      <w:docPartBody>
        <w:p w:rsidR="0048550F" w:rsidRDefault="00D36C6A" w:rsidP="00D36C6A">
          <w:pPr>
            <w:pStyle w:val="5F024951C43A4C0D978925A75A878C51"/>
          </w:pPr>
          <w:r w:rsidRPr="002F5E01">
            <w:rPr>
              <w:rStyle w:val="PlaceholderText"/>
            </w:rPr>
            <w:t>[Document ID Value]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ontserrat">
    <w:altName w:val="Calibri"/>
    <w:charset w:val="00"/>
    <w:family w:val="auto"/>
    <w:pitch w:val="variable"/>
    <w:sig w:usb0="2000020F" w:usb1="00000003" w:usb2="00000000" w:usb3="00000000" w:csb0="00000197" w:csb1="00000000"/>
  </w:font>
  <w:font w:name="&quot;Courier New&quot;">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Barlow">
    <w:charset w:val="00"/>
    <w:family w:val="auto"/>
    <w:pitch w:val="variable"/>
    <w:sig w:usb0="20000007" w:usb1="00000000" w:usb2="00000000" w:usb3="00000000" w:csb0="00000193"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ontserrat Medium">
    <w:charset w:val="00"/>
    <w:family w:val="auto"/>
    <w:pitch w:val="variable"/>
    <w:sig w:usb0="2000020F" w:usb1="00000003" w:usb2="00000000" w:usb3="00000000" w:csb0="00000197" w:csb1="00000000"/>
  </w:font>
  <w:font w:name="Aptos Narrow">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6F"/>
    <w:rsid w:val="0002256F"/>
    <w:rsid w:val="00040FF8"/>
    <w:rsid w:val="000976C9"/>
    <w:rsid w:val="000C5C13"/>
    <w:rsid w:val="00181204"/>
    <w:rsid w:val="0018438D"/>
    <w:rsid w:val="001C7A8F"/>
    <w:rsid w:val="001F6A35"/>
    <w:rsid w:val="00363585"/>
    <w:rsid w:val="00384912"/>
    <w:rsid w:val="004657AA"/>
    <w:rsid w:val="0048550F"/>
    <w:rsid w:val="004D52DB"/>
    <w:rsid w:val="005156AF"/>
    <w:rsid w:val="00534AFE"/>
    <w:rsid w:val="005D3387"/>
    <w:rsid w:val="00610F49"/>
    <w:rsid w:val="0065311E"/>
    <w:rsid w:val="00653949"/>
    <w:rsid w:val="006E5129"/>
    <w:rsid w:val="0072629E"/>
    <w:rsid w:val="007C1D82"/>
    <w:rsid w:val="007D7DF6"/>
    <w:rsid w:val="00854808"/>
    <w:rsid w:val="008673C7"/>
    <w:rsid w:val="008E5AE5"/>
    <w:rsid w:val="00915CF8"/>
    <w:rsid w:val="009E55F6"/>
    <w:rsid w:val="00A00AE7"/>
    <w:rsid w:val="00A42E12"/>
    <w:rsid w:val="00AB7954"/>
    <w:rsid w:val="00AF10D9"/>
    <w:rsid w:val="00BB3963"/>
    <w:rsid w:val="00C464E4"/>
    <w:rsid w:val="00CB3655"/>
    <w:rsid w:val="00D34B89"/>
    <w:rsid w:val="00D36C6A"/>
    <w:rsid w:val="00DD1538"/>
    <w:rsid w:val="00E3663D"/>
    <w:rsid w:val="00E72127"/>
    <w:rsid w:val="00E72AD4"/>
    <w:rsid w:val="00E94B0E"/>
    <w:rsid w:val="00EA7024"/>
    <w:rsid w:val="00F37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6C6A"/>
    <w:rPr>
      <w:color w:val="666666"/>
    </w:rPr>
  </w:style>
  <w:style w:type="paragraph" w:customStyle="1" w:styleId="E98D2EE449444882A2CC137B2A3F05C2">
    <w:name w:val="E98D2EE449444882A2CC137B2A3F05C2"/>
  </w:style>
  <w:style w:type="paragraph" w:customStyle="1" w:styleId="0751BFEB7F8947DCA2A492246E32B663">
    <w:name w:val="0751BFEB7F8947DCA2A492246E32B663"/>
  </w:style>
  <w:style w:type="paragraph" w:customStyle="1" w:styleId="D4B73E2998CC4874A4B7D9FA364CAACD">
    <w:name w:val="D4B73E2998CC4874A4B7D9FA364CAACD"/>
  </w:style>
  <w:style w:type="paragraph" w:customStyle="1" w:styleId="E23858F38B9D463091D4E6D6A5261227">
    <w:name w:val="E23858F38B9D463091D4E6D6A5261227"/>
  </w:style>
  <w:style w:type="paragraph" w:customStyle="1" w:styleId="5F024951C43A4C0D978925A75A878C51">
    <w:name w:val="5F024951C43A4C0D978925A75A878C51"/>
    <w:rsid w:val="00D36C6A"/>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TaxCatchAll xmlns="79f0ad76-642f-4141-a066-cd1685b7ad44" xsi:nil="true"/>
    <_dlc_DocId xmlns="79f0ad76-642f-4141-a066-cd1685b7ad44">5GEMGP2-735287782-911</_dlc_DocId>
    <_dlc_DocIdUrl xmlns="79f0ad76-642f-4141-a066-cd1685b7ad44">
      <Url>https://ebu1.sharepoint.com/sites/5g-emerge_phase2/_layouts/15/DocIdRedir.aspx?ID=5GEMGP2-735287782-911</Url>
      <Description>5GEMGP2-735287782-911</Description>
    </_dlc_DocIdUrl>
    <lcf76f155ced4ddcb4097134ff3c332f xmlns="cf9f5373-019a-478f-ad2b-4fa41b6835a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BAA5C8A8689A428F27198868B7ADE5" ma:contentTypeVersion="13" ma:contentTypeDescription="Create a new document." ma:contentTypeScope="" ma:versionID="738264a7a05429a4cfd230fc714c8aa2">
  <xsd:schema xmlns:xsd="http://www.w3.org/2001/XMLSchema" xmlns:xs="http://www.w3.org/2001/XMLSchema" xmlns:p="http://schemas.microsoft.com/office/2006/metadata/properties" xmlns:ns2="cf9f5373-019a-478f-ad2b-4fa41b6835a9" xmlns:ns3="79f0ad76-642f-4141-a066-cd1685b7ad44" targetNamespace="http://schemas.microsoft.com/office/2006/metadata/properties" ma:root="true" ma:fieldsID="b9d51bd9ebce0fe2c0433aacce1d5b6f" ns2:_="" ns3:_="">
    <xsd:import namespace="cf9f5373-019a-478f-ad2b-4fa41b6835a9"/>
    <xsd:import namespace="79f0ad76-642f-4141-a066-cd1685b7ad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3:_dlc_DocId" minOccurs="0"/>
                <xsd:element ref="ns3:_dlc_DocIdUrl" minOccurs="0"/>
                <xsd:element ref="ns3:_dlc_DocIdPersistId"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5373-019a-478f-ad2b-4fa41b683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54f882-8b8b-473b-8701-530c0efaa2e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f0ad76-642f-4141-a066-cd1685b7ad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c395b2-2f47-4c38-ab91-47e17ff53676}" ma:internalName="TaxCatchAll" ma:showField="CatchAllData" ma:web="79f0ad76-642f-4141-a066-cd1685b7ad44">
      <xsd:complexType>
        <xsd:complexContent>
          <xsd:extension base="dms:MultiChoiceLookup">
            <xsd:sequence>
              <xsd:element name="Value" type="dms:Lookup" maxOccurs="unbounded" minOccurs="0" nillable="true"/>
            </xsd:sequence>
          </xsd:extension>
        </xsd:complexContent>
      </xsd:complexType>
    </xsd:element>
    <xsd:element name="_dlc_DocId" ma:index="19" nillable="true" ma:displayName="Document ID Value" ma:description="The value of the document ID assigned to this item." ma:indexed="true" ma:internalName="_dlc_DocId" ma:readOnly="true">
      <xsd:simpleType>
        <xsd:restriction base="dms:Text"/>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5GE24</b:Tag>
    <b:SourceType>Report</b:SourceType>
    <b:Guid>{3DA7EB45-C011-419D-9F40-0A0A29D6619B}</b:Guid>
    <b:Title>TN 2.3 - Development Requirements </b:Title>
    <b:Year>2024</b:Year>
    <b:Author>
      <b:Author>
        <b:Corporate>5G-EMERGE Phase 1 Technical Note </b:Corporate>
      </b:Author>
    </b:Author>
    <b:RefOrder>1</b:RefOrder>
  </b:Source>
  <b:Source>
    <b:Tag>5GE241</b:Tag>
    <b:SourceType>Report</b:SourceType>
    <b:Guid>{090F58BB-F0F6-4225-9F8B-1D218708EF09}</b:Guid>
    <b:Author>
      <b:Author>
        <b:Corporate>5G-EMERGE Phase 1 Deliverable</b:Corporate>
      </b:Author>
    </b:Author>
    <b:Title>Test Plan, Procedures and Report</b:Title>
    <b:Year>2024</b:Year>
    <b:RefOrder>2</b:RefOrder>
  </b:Source>
  <b:Source>
    <b:Tag>5GE2</b:Tag>
    <b:SourceType>Report</b:SourceType>
    <b:Guid>{E585163A-8F8C-48BD-B0C9-529C9DE53C03}</b:Guid>
    <b:Author>
      <b:Author>
        <b:NameList>
          <b:Person>
            <b:Last>Note</b:Last>
            <b:First>5G-EMERGE</b:First>
            <b:Middle>Phase 2 Technical</b:Middle>
          </b:Person>
        </b:NameList>
      </b:Author>
    </b:Author>
    <b:Title>Test Report of SES and DTH Testbed </b:Title>
    <b:RefOrder>3</b:RefOrder>
  </b:Source>
</b:Sources>
</file>

<file path=customXml/itemProps1.xml><?xml version="1.0" encoding="utf-8"?>
<ds:datastoreItem xmlns:ds="http://schemas.openxmlformats.org/officeDocument/2006/customXml" ds:itemID="{A0EDAF08-D5F9-4F08-B374-9F3C261FC65A}">
  <ds:schemaRefs>
    <ds:schemaRef ds:uri="http://schemas.microsoft.com/sharepoint/events"/>
  </ds:schemaRefs>
</ds:datastoreItem>
</file>

<file path=customXml/itemProps2.xml><?xml version="1.0" encoding="utf-8"?>
<ds:datastoreItem xmlns:ds="http://schemas.openxmlformats.org/officeDocument/2006/customXml" ds:itemID="{3C0B9218-7E4E-4871-9C72-A9855ECDDF06}">
  <ds:schemaRefs>
    <ds:schemaRef ds:uri="http://schemas.microsoft.com/office/2006/metadata/properties"/>
    <ds:schemaRef ds:uri="http://schemas.microsoft.com/office/infopath/2007/PartnerControls"/>
    <ds:schemaRef ds:uri="79f0ad76-642f-4141-a066-cd1685b7ad44"/>
    <ds:schemaRef ds:uri="cf9f5373-019a-478f-ad2b-4fa41b6835a9"/>
  </ds:schemaRefs>
</ds:datastoreItem>
</file>

<file path=customXml/itemProps3.xml><?xml version="1.0" encoding="utf-8"?>
<ds:datastoreItem xmlns:ds="http://schemas.openxmlformats.org/officeDocument/2006/customXml" ds:itemID="{C974E958-61E1-4D6C-B390-F60C4CFD80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f5373-019a-478f-ad2b-4fa41b6835a9"/>
    <ds:schemaRef ds:uri="79f0ad76-642f-4141-a066-cd1685b7ad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29CF8E-7E23-4F70-904C-1D034B51690C}">
  <ds:schemaRefs>
    <ds:schemaRef ds:uri="http://schemas.microsoft.com/sharepoint/v3/contenttype/forms"/>
  </ds:schemaRefs>
</ds:datastoreItem>
</file>

<file path=customXml/itemProps5.xml><?xml version="1.0" encoding="utf-8"?>
<ds:datastoreItem xmlns:ds="http://schemas.openxmlformats.org/officeDocument/2006/customXml" ds:itemID="{BB2881EF-D158-4C5D-8722-DC31B6938933}">
  <ds:schemaRefs>
    <ds:schemaRef ds:uri="http://schemas.openxmlformats.org/officeDocument/2006/bibliography"/>
  </ds:schemaRefs>
</ds:datastoreItem>
</file>

<file path=docMetadata/LabelInfo.xml><?xml version="1.0" encoding="utf-8"?>
<clbl:labelList xmlns:clbl="http://schemas.microsoft.com/office/2020/mipLabelMetadata">
  <clbl:label id="{3976fa30-1907-4356-8241-62ea5e1c0256}" enabled="1" method="Standard" siteId="{9a5cacd0-2bef-4dd7-ac5c-7ebe1f54f495}" contentBits="0" removed="0"/>
  <clbl:label id="{74b4a4d2-f55e-4cb1-9d3d-d9e45016299a}" enabled="1" method="Standard" siteId="{88281ca8-e525-4a8d-b965-480a7ac2b970}" contentBits="0" removed="0"/>
  <clbl:label id="{83bcef13-7cac-433f-ba1d-47a323951816}" enabled="1" method="Privileged" siteId="{a7687ede-7a6b-4ef6-bace-642f677fbe31}" contentBits="0" removed="0"/>
  <clbl:label id="{f604d2c9-1577-460e-b668-57374a0216c3}" enabled="1" method="Standard" siteId="{1676489c-5c72-46b7-ba63-9ab90c4aad44}" contentBits="2" removed="0"/>
</clbl:labelList>
</file>

<file path=docProps/app.xml><?xml version="1.0" encoding="utf-8"?>
<Properties xmlns="http://schemas.openxmlformats.org/officeDocument/2006/extended-properties" xmlns:vt="http://schemas.openxmlformats.org/officeDocument/2006/docPropsVTypes">
  <Template>Normal.dotm</Template>
  <TotalTime>170</TotalTime>
  <Pages>1</Pages>
  <Words>60638</Words>
  <Characters>345638</Characters>
  <Application>Microsoft Office Word</Application>
  <DocSecurity>4</DocSecurity>
  <Lines>2880</Lines>
  <Paragraphs>810</Paragraphs>
  <ScaleCrop>false</ScaleCrop>
  <Company/>
  <LinksUpToDate>false</LinksUpToDate>
  <CharactersWithSpaces>405466</CharactersWithSpaces>
  <SharedDoc>false</SharedDoc>
  <HLinks>
    <vt:vector size="1614" baseType="variant">
      <vt:variant>
        <vt:i4>1310770</vt:i4>
      </vt:variant>
      <vt:variant>
        <vt:i4>1752</vt:i4>
      </vt:variant>
      <vt:variant>
        <vt:i4>0</vt:i4>
      </vt:variant>
      <vt:variant>
        <vt:i4>5</vt:i4>
      </vt:variant>
      <vt:variant>
        <vt:lpwstr/>
      </vt:variant>
      <vt:variant>
        <vt:lpwstr>_Toc393665492</vt:lpwstr>
      </vt:variant>
      <vt:variant>
        <vt:i4>2949135</vt:i4>
      </vt:variant>
      <vt:variant>
        <vt:i4>1749</vt:i4>
      </vt:variant>
      <vt:variant>
        <vt:i4>0</vt:i4>
      </vt:variant>
      <vt:variant>
        <vt:i4>5</vt:i4>
      </vt:variant>
      <vt:variant>
        <vt:lpwstr/>
      </vt:variant>
      <vt:variant>
        <vt:lpwstr>_Toc1632722985</vt:lpwstr>
      </vt:variant>
      <vt:variant>
        <vt:i4>2424837</vt:i4>
      </vt:variant>
      <vt:variant>
        <vt:i4>1746</vt:i4>
      </vt:variant>
      <vt:variant>
        <vt:i4>0</vt:i4>
      </vt:variant>
      <vt:variant>
        <vt:i4>5</vt:i4>
      </vt:variant>
      <vt:variant>
        <vt:lpwstr/>
      </vt:variant>
      <vt:variant>
        <vt:lpwstr>_Toc1359486636</vt:lpwstr>
      </vt:variant>
      <vt:variant>
        <vt:i4>2686978</vt:i4>
      </vt:variant>
      <vt:variant>
        <vt:i4>1743</vt:i4>
      </vt:variant>
      <vt:variant>
        <vt:i4>0</vt:i4>
      </vt:variant>
      <vt:variant>
        <vt:i4>5</vt:i4>
      </vt:variant>
      <vt:variant>
        <vt:lpwstr/>
      </vt:variant>
      <vt:variant>
        <vt:lpwstr>_Toc1484738548</vt:lpwstr>
      </vt:variant>
      <vt:variant>
        <vt:i4>1966131</vt:i4>
      </vt:variant>
      <vt:variant>
        <vt:i4>1740</vt:i4>
      </vt:variant>
      <vt:variant>
        <vt:i4>0</vt:i4>
      </vt:variant>
      <vt:variant>
        <vt:i4>5</vt:i4>
      </vt:variant>
      <vt:variant>
        <vt:lpwstr/>
      </vt:variant>
      <vt:variant>
        <vt:lpwstr>_Toc706568445</vt:lpwstr>
      </vt:variant>
      <vt:variant>
        <vt:i4>2555905</vt:i4>
      </vt:variant>
      <vt:variant>
        <vt:i4>1737</vt:i4>
      </vt:variant>
      <vt:variant>
        <vt:i4>0</vt:i4>
      </vt:variant>
      <vt:variant>
        <vt:i4>5</vt:i4>
      </vt:variant>
      <vt:variant>
        <vt:lpwstr/>
      </vt:variant>
      <vt:variant>
        <vt:lpwstr>_Toc1929269791</vt:lpwstr>
      </vt:variant>
      <vt:variant>
        <vt:i4>2097157</vt:i4>
      </vt:variant>
      <vt:variant>
        <vt:i4>1734</vt:i4>
      </vt:variant>
      <vt:variant>
        <vt:i4>0</vt:i4>
      </vt:variant>
      <vt:variant>
        <vt:i4>5</vt:i4>
      </vt:variant>
      <vt:variant>
        <vt:lpwstr/>
      </vt:variant>
      <vt:variant>
        <vt:lpwstr>_Toc1357234070</vt:lpwstr>
      </vt:variant>
      <vt:variant>
        <vt:i4>3014663</vt:i4>
      </vt:variant>
      <vt:variant>
        <vt:i4>1731</vt:i4>
      </vt:variant>
      <vt:variant>
        <vt:i4>0</vt:i4>
      </vt:variant>
      <vt:variant>
        <vt:i4>5</vt:i4>
      </vt:variant>
      <vt:variant>
        <vt:lpwstr/>
      </vt:variant>
      <vt:variant>
        <vt:lpwstr>_Toc1989870866</vt:lpwstr>
      </vt:variant>
      <vt:variant>
        <vt:i4>1376311</vt:i4>
      </vt:variant>
      <vt:variant>
        <vt:i4>1728</vt:i4>
      </vt:variant>
      <vt:variant>
        <vt:i4>0</vt:i4>
      </vt:variant>
      <vt:variant>
        <vt:i4>5</vt:i4>
      </vt:variant>
      <vt:variant>
        <vt:lpwstr/>
      </vt:variant>
      <vt:variant>
        <vt:lpwstr>_Toc213220416</vt:lpwstr>
      </vt:variant>
      <vt:variant>
        <vt:i4>2621440</vt:i4>
      </vt:variant>
      <vt:variant>
        <vt:i4>1725</vt:i4>
      </vt:variant>
      <vt:variant>
        <vt:i4>0</vt:i4>
      </vt:variant>
      <vt:variant>
        <vt:i4>5</vt:i4>
      </vt:variant>
      <vt:variant>
        <vt:lpwstr/>
      </vt:variant>
      <vt:variant>
        <vt:lpwstr>_Toc1022892094</vt:lpwstr>
      </vt:variant>
      <vt:variant>
        <vt:i4>2883586</vt:i4>
      </vt:variant>
      <vt:variant>
        <vt:i4>1722</vt:i4>
      </vt:variant>
      <vt:variant>
        <vt:i4>0</vt:i4>
      </vt:variant>
      <vt:variant>
        <vt:i4>5</vt:i4>
      </vt:variant>
      <vt:variant>
        <vt:lpwstr/>
      </vt:variant>
      <vt:variant>
        <vt:lpwstr>_Toc1041307339</vt:lpwstr>
      </vt:variant>
      <vt:variant>
        <vt:i4>1441847</vt:i4>
      </vt:variant>
      <vt:variant>
        <vt:i4>1719</vt:i4>
      </vt:variant>
      <vt:variant>
        <vt:i4>0</vt:i4>
      </vt:variant>
      <vt:variant>
        <vt:i4>5</vt:i4>
      </vt:variant>
      <vt:variant>
        <vt:lpwstr/>
      </vt:variant>
      <vt:variant>
        <vt:lpwstr>_Toc537464320</vt:lpwstr>
      </vt:variant>
      <vt:variant>
        <vt:i4>2883599</vt:i4>
      </vt:variant>
      <vt:variant>
        <vt:i4>1716</vt:i4>
      </vt:variant>
      <vt:variant>
        <vt:i4>0</vt:i4>
      </vt:variant>
      <vt:variant>
        <vt:i4>5</vt:i4>
      </vt:variant>
      <vt:variant>
        <vt:lpwstr/>
      </vt:variant>
      <vt:variant>
        <vt:lpwstr>_Toc1186423816</vt:lpwstr>
      </vt:variant>
      <vt:variant>
        <vt:i4>2686988</vt:i4>
      </vt:variant>
      <vt:variant>
        <vt:i4>1713</vt:i4>
      </vt:variant>
      <vt:variant>
        <vt:i4>0</vt:i4>
      </vt:variant>
      <vt:variant>
        <vt:i4>5</vt:i4>
      </vt:variant>
      <vt:variant>
        <vt:lpwstr/>
      </vt:variant>
      <vt:variant>
        <vt:lpwstr>_Toc1856928092</vt:lpwstr>
      </vt:variant>
      <vt:variant>
        <vt:i4>1638460</vt:i4>
      </vt:variant>
      <vt:variant>
        <vt:i4>1710</vt:i4>
      </vt:variant>
      <vt:variant>
        <vt:i4>0</vt:i4>
      </vt:variant>
      <vt:variant>
        <vt:i4>5</vt:i4>
      </vt:variant>
      <vt:variant>
        <vt:lpwstr/>
      </vt:variant>
      <vt:variant>
        <vt:lpwstr>_Toc521798138</vt:lpwstr>
      </vt:variant>
      <vt:variant>
        <vt:i4>2555906</vt:i4>
      </vt:variant>
      <vt:variant>
        <vt:i4>1707</vt:i4>
      </vt:variant>
      <vt:variant>
        <vt:i4>0</vt:i4>
      </vt:variant>
      <vt:variant>
        <vt:i4>5</vt:i4>
      </vt:variant>
      <vt:variant>
        <vt:lpwstr/>
      </vt:variant>
      <vt:variant>
        <vt:lpwstr>_Toc1775716152</vt:lpwstr>
      </vt:variant>
      <vt:variant>
        <vt:i4>1048639</vt:i4>
      </vt:variant>
      <vt:variant>
        <vt:i4>1704</vt:i4>
      </vt:variant>
      <vt:variant>
        <vt:i4>0</vt:i4>
      </vt:variant>
      <vt:variant>
        <vt:i4>5</vt:i4>
      </vt:variant>
      <vt:variant>
        <vt:lpwstr/>
      </vt:variant>
      <vt:variant>
        <vt:lpwstr>_Toc221989454</vt:lpwstr>
      </vt:variant>
      <vt:variant>
        <vt:i4>2293768</vt:i4>
      </vt:variant>
      <vt:variant>
        <vt:i4>1701</vt:i4>
      </vt:variant>
      <vt:variant>
        <vt:i4>0</vt:i4>
      </vt:variant>
      <vt:variant>
        <vt:i4>5</vt:i4>
      </vt:variant>
      <vt:variant>
        <vt:lpwstr/>
      </vt:variant>
      <vt:variant>
        <vt:lpwstr>_Toc1765778809</vt:lpwstr>
      </vt:variant>
      <vt:variant>
        <vt:i4>1376315</vt:i4>
      </vt:variant>
      <vt:variant>
        <vt:i4>1698</vt:i4>
      </vt:variant>
      <vt:variant>
        <vt:i4>0</vt:i4>
      </vt:variant>
      <vt:variant>
        <vt:i4>5</vt:i4>
      </vt:variant>
      <vt:variant>
        <vt:lpwstr/>
      </vt:variant>
      <vt:variant>
        <vt:lpwstr>_Toc363394237</vt:lpwstr>
      </vt:variant>
      <vt:variant>
        <vt:i4>2752513</vt:i4>
      </vt:variant>
      <vt:variant>
        <vt:i4>1695</vt:i4>
      </vt:variant>
      <vt:variant>
        <vt:i4>0</vt:i4>
      </vt:variant>
      <vt:variant>
        <vt:i4>5</vt:i4>
      </vt:variant>
      <vt:variant>
        <vt:lpwstr/>
      </vt:variant>
      <vt:variant>
        <vt:lpwstr>_Toc1663052845</vt:lpwstr>
      </vt:variant>
      <vt:variant>
        <vt:i4>1310772</vt:i4>
      </vt:variant>
      <vt:variant>
        <vt:i4>1692</vt:i4>
      </vt:variant>
      <vt:variant>
        <vt:i4>0</vt:i4>
      </vt:variant>
      <vt:variant>
        <vt:i4>5</vt:i4>
      </vt:variant>
      <vt:variant>
        <vt:lpwstr/>
      </vt:variant>
      <vt:variant>
        <vt:lpwstr>_Toc42261433</vt:lpwstr>
      </vt:variant>
      <vt:variant>
        <vt:i4>2424839</vt:i4>
      </vt:variant>
      <vt:variant>
        <vt:i4>1689</vt:i4>
      </vt:variant>
      <vt:variant>
        <vt:i4>0</vt:i4>
      </vt:variant>
      <vt:variant>
        <vt:i4>5</vt:i4>
      </vt:variant>
      <vt:variant>
        <vt:lpwstr/>
      </vt:variant>
      <vt:variant>
        <vt:lpwstr>_Toc1017503015</vt:lpwstr>
      </vt:variant>
      <vt:variant>
        <vt:i4>1507391</vt:i4>
      </vt:variant>
      <vt:variant>
        <vt:i4>1686</vt:i4>
      </vt:variant>
      <vt:variant>
        <vt:i4>0</vt:i4>
      </vt:variant>
      <vt:variant>
        <vt:i4>5</vt:i4>
      </vt:variant>
      <vt:variant>
        <vt:lpwstr/>
      </vt:variant>
      <vt:variant>
        <vt:lpwstr>_Toc478174421</vt:lpwstr>
      </vt:variant>
      <vt:variant>
        <vt:i4>2293773</vt:i4>
      </vt:variant>
      <vt:variant>
        <vt:i4>1683</vt:i4>
      </vt:variant>
      <vt:variant>
        <vt:i4>0</vt:i4>
      </vt:variant>
      <vt:variant>
        <vt:i4>5</vt:i4>
      </vt:variant>
      <vt:variant>
        <vt:lpwstr/>
      </vt:variant>
      <vt:variant>
        <vt:lpwstr>_Toc1481899951</vt:lpwstr>
      </vt:variant>
      <vt:variant>
        <vt:i4>2162694</vt:i4>
      </vt:variant>
      <vt:variant>
        <vt:i4>1680</vt:i4>
      </vt:variant>
      <vt:variant>
        <vt:i4>0</vt:i4>
      </vt:variant>
      <vt:variant>
        <vt:i4>5</vt:i4>
      </vt:variant>
      <vt:variant>
        <vt:lpwstr/>
      </vt:variant>
      <vt:variant>
        <vt:lpwstr>_Toc1652054265</vt:lpwstr>
      </vt:variant>
      <vt:variant>
        <vt:i4>1703991</vt:i4>
      </vt:variant>
      <vt:variant>
        <vt:i4>1677</vt:i4>
      </vt:variant>
      <vt:variant>
        <vt:i4>0</vt:i4>
      </vt:variant>
      <vt:variant>
        <vt:i4>5</vt:i4>
      </vt:variant>
      <vt:variant>
        <vt:lpwstr/>
      </vt:variant>
      <vt:variant>
        <vt:lpwstr>_Toc213135580</vt:lpwstr>
      </vt:variant>
      <vt:variant>
        <vt:i4>3014671</vt:i4>
      </vt:variant>
      <vt:variant>
        <vt:i4>1674</vt:i4>
      </vt:variant>
      <vt:variant>
        <vt:i4>0</vt:i4>
      </vt:variant>
      <vt:variant>
        <vt:i4>5</vt:i4>
      </vt:variant>
      <vt:variant>
        <vt:lpwstr/>
      </vt:variant>
      <vt:variant>
        <vt:lpwstr>_Toc1287687175</vt:lpwstr>
      </vt:variant>
      <vt:variant>
        <vt:i4>1114166</vt:i4>
      </vt:variant>
      <vt:variant>
        <vt:i4>1671</vt:i4>
      </vt:variant>
      <vt:variant>
        <vt:i4>0</vt:i4>
      </vt:variant>
      <vt:variant>
        <vt:i4>5</vt:i4>
      </vt:variant>
      <vt:variant>
        <vt:lpwstr/>
      </vt:variant>
      <vt:variant>
        <vt:lpwstr>_Toc106720319</vt:lpwstr>
      </vt:variant>
      <vt:variant>
        <vt:i4>2293763</vt:i4>
      </vt:variant>
      <vt:variant>
        <vt:i4>1668</vt:i4>
      </vt:variant>
      <vt:variant>
        <vt:i4>0</vt:i4>
      </vt:variant>
      <vt:variant>
        <vt:i4>5</vt:i4>
      </vt:variant>
      <vt:variant>
        <vt:lpwstr/>
      </vt:variant>
      <vt:variant>
        <vt:lpwstr>_Toc2021829225</vt:lpwstr>
      </vt:variant>
      <vt:variant>
        <vt:i4>2293764</vt:i4>
      </vt:variant>
      <vt:variant>
        <vt:i4>1665</vt:i4>
      </vt:variant>
      <vt:variant>
        <vt:i4>0</vt:i4>
      </vt:variant>
      <vt:variant>
        <vt:i4>5</vt:i4>
      </vt:variant>
      <vt:variant>
        <vt:lpwstr/>
      </vt:variant>
      <vt:variant>
        <vt:lpwstr>_Toc1045466532</vt:lpwstr>
      </vt:variant>
      <vt:variant>
        <vt:i4>1835064</vt:i4>
      </vt:variant>
      <vt:variant>
        <vt:i4>1662</vt:i4>
      </vt:variant>
      <vt:variant>
        <vt:i4>0</vt:i4>
      </vt:variant>
      <vt:variant>
        <vt:i4>5</vt:i4>
      </vt:variant>
      <vt:variant>
        <vt:lpwstr/>
      </vt:variant>
      <vt:variant>
        <vt:lpwstr>_Toc339816363</vt:lpwstr>
      </vt:variant>
      <vt:variant>
        <vt:i4>1179700</vt:i4>
      </vt:variant>
      <vt:variant>
        <vt:i4>1659</vt:i4>
      </vt:variant>
      <vt:variant>
        <vt:i4>0</vt:i4>
      </vt:variant>
      <vt:variant>
        <vt:i4>5</vt:i4>
      </vt:variant>
      <vt:variant>
        <vt:lpwstr/>
      </vt:variant>
      <vt:variant>
        <vt:lpwstr>_Toc913274926</vt:lpwstr>
      </vt:variant>
      <vt:variant>
        <vt:i4>2490376</vt:i4>
      </vt:variant>
      <vt:variant>
        <vt:i4>1656</vt:i4>
      </vt:variant>
      <vt:variant>
        <vt:i4>0</vt:i4>
      </vt:variant>
      <vt:variant>
        <vt:i4>5</vt:i4>
      </vt:variant>
      <vt:variant>
        <vt:lpwstr/>
      </vt:variant>
      <vt:variant>
        <vt:lpwstr>_Toc1796250520</vt:lpwstr>
      </vt:variant>
      <vt:variant>
        <vt:i4>1835071</vt:i4>
      </vt:variant>
      <vt:variant>
        <vt:i4>1653</vt:i4>
      </vt:variant>
      <vt:variant>
        <vt:i4>0</vt:i4>
      </vt:variant>
      <vt:variant>
        <vt:i4>5</vt:i4>
      </vt:variant>
      <vt:variant>
        <vt:lpwstr/>
      </vt:variant>
      <vt:variant>
        <vt:lpwstr>_Toc693181229</vt:lpwstr>
      </vt:variant>
      <vt:variant>
        <vt:i4>1245240</vt:i4>
      </vt:variant>
      <vt:variant>
        <vt:i4>1650</vt:i4>
      </vt:variant>
      <vt:variant>
        <vt:i4>0</vt:i4>
      </vt:variant>
      <vt:variant>
        <vt:i4>5</vt:i4>
      </vt:variant>
      <vt:variant>
        <vt:lpwstr/>
      </vt:variant>
      <vt:variant>
        <vt:lpwstr>_Toc965515521</vt:lpwstr>
      </vt:variant>
      <vt:variant>
        <vt:i4>2949121</vt:i4>
      </vt:variant>
      <vt:variant>
        <vt:i4>1647</vt:i4>
      </vt:variant>
      <vt:variant>
        <vt:i4>0</vt:i4>
      </vt:variant>
      <vt:variant>
        <vt:i4>5</vt:i4>
      </vt:variant>
      <vt:variant>
        <vt:lpwstr/>
      </vt:variant>
      <vt:variant>
        <vt:lpwstr>_Toc1683233599</vt:lpwstr>
      </vt:variant>
      <vt:variant>
        <vt:i4>1966143</vt:i4>
      </vt:variant>
      <vt:variant>
        <vt:i4>1644</vt:i4>
      </vt:variant>
      <vt:variant>
        <vt:i4>0</vt:i4>
      </vt:variant>
      <vt:variant>
        <vt:i4>5</vt:i4>
      </vt:variant>
      <vt:variant>
        <vt:lpwstr/>
      </vt:variant>
      <vt:variant>
        <vt:lpwstr>_Toc325891029</vt:lpwstr>
      </vt:variant>
      <vt:variant>
        <vt:i4>3080195</vt:i4>
      </vt:variant>
      <vt:variant>
        <vt:i4>1641</vt:i4>
      </vt:variant>
      <vt:variant>
        <vt:i4>0</vt:i4>
      </vt:variant>
      <vt:variant>
        <vt:i4>5</vt:i4>
      </vt:variant>
      <vt:variant>
        <vt:lpwstr/>
      </vt:variant>
      <vt:variant>
        <vt:lpwstr>_Toc1679343350</vt:lpwstr>
      </vt:variant>
      <vt:variant>
        <vt:i4>2752522</vt:i4>
      </vt:variant>
      <vt:variant>
        <vt:i4>1638</vt:i4>
      </vt:variant>
      <vt:variant>
        <vt:i4>0</vt:i4>
      </vt:variant>
      <vt:variant>
        <vt:i4>5</vt:i4>
      </vt:variant>
      <vt:variant>
        <vt:lpwstr/>
      </vt:variant>
      <vt:variant>
        <vt:lpwstr>_Toc2058015480</vt:lpwstr>
      </vt:variant>
      <vt:variant>
        <vt:i4>1179703</vt:i4>
      </vt:variant>
      <vt:variant>
        <vt:i4>1635</vt:i4>
      </vt:variant>
      <vt:variant>
        <vt:i4>0</vt:i4>
      </vt:variant>
      <vt:variant>
        <vt:i4>5</vt:i4>
      </vt:variant>
      <vt:variant>
        <vt:lpwstr/>
      </vt:variant>
      <vt:variant>
        <vt:lpwstr>_Toc844093225</vt:lpwstr>
      </vt:variant>
      <vt:variant>
        <vt:i4>1245235</vt:i4>
      </vt:variant>
      <vt:variant>
        <vt:i4>1632</vt:i4>
      </vt:variant>
      <vt:variant>
        <vt:i4>0</vt:i4>
      </vt:variant>
      <vt:variant>
        <vt:i4>5</vt:i4>
      </vt:variant>
      <vt:variant>
        <vt:lpwstr/>
      </vt:variant>
      <vt:variant>
        <vt:lpwstr>_Toc902586072</vt:lpwstr>
      </vt:variant>
      <vt:variant>
        <vt:i4>2621445</vt:i4>
      </vt:variant>
      <vt:variant>
        <vt:i4>1629</vt:i4>
      </vt:variant>
      <vt:variant>
        <vt:i4>0</vt:i4>
      </vt:variant>
      <vt:variant>
        <vt:i4>5</vt:i4>
      </vt:variant>
      <vt:variant>
        <vt:lpwstr/>
      </vt:variant>
      <vt:variant>
        <vt:lpwstr>_Toc1665631659</vt:lpwstr>
      </vt:variant>
      <vt:variant>
        <vt:i4>1900601</vt:i4>
      </vt:variant>
      <vt:variant>
        <vt:i4>1626</vt:i4>
      </vt:variant>
      <vt:variant>
        <vt:i4>0</vt:i4>
      </vt:variant>
      <vt:variant>
        <vt:i4>5</vt:i4>
      </vt:variant>
      <vt:variant>
        <vt:lpwstr/>
      </vt:variant>
      <vt:variant>
        <vt:lpwstr>_Toc620489755</vt:lpwstr>
      </vt:variant>
      <vt:variant>
        <vt:i4>2424832</vt:i4>
      </vt:variant>
      <vt:variant>
        <vt:i4>1623</vt:i4>
      </vt:variant>
      <vt:variant>
        <vt:i4>0</vt:i4>
      </vt:variant>
      <vt:variant>
        <vt:i4>5</vt:i4>
      </vt:variant>
      <vt:variant>
        <vt:lpwstr/>
      </vt:variant>
      <vt:variant>
        <vt:lpwstr>_Toc1372041374</vt:lpwstr>
      </vt:variant>
      <vt:variant>
        <vt:i4>2883586</vt:i4>
      </vt:variant>
      <vt:variant>
        <vt:i4>1620</vt:i4>
      </vt:variant>
      <vt:variant>
        <vt:i4>0</vt:i4>
      </vt:variant>
      <vt:variant>
        <vt:i4>5</vt:i4>
      </vt:variant>
      <vt:variant>
        <vt:lpwstr/>
      </vt:variant>
      <vt:variant>
        <vt:lpwstr>_Toc1238654723</vt:lpwstr>
      </vt:variant>
      <vt:variant>
        <vt:i4>2752517</vt:i4>
      </vt:variant>
      <vt:variant>
        <vt:i4>1617</vt:i4>
      </vt:variant>
      <vt:variant>
        <vt:i4>0</vt:i4>
      </vt:variant>
      <vt:variant>
        <vt:i4>5</vt:i4>
      </vt:variant>
      <vt:variant>
        <vt:lpwstr/>
      </vt:variant>
      <vt:variant>
        <vt:lpwstr>_Toc1543098486</vt:lpwstr>
      </vt:variant>
      <vt:variant>
        <vt:i4>5374073</vt:i4>
      </vt:variant>
      <vt:variant>
        <vt:i4>1614</vt:i4>
      </vt:variant>
      <vt:variant>
        <vt:i4>0</vt:i4>
      </vt:variant>
      <vt:variant>
        <vt:i4>5</vt:i4>
      </vt:variant>
      <vt:variant>
        <vt:lpwstr>https://ebu1.sharepoint.com/:x:/r/sites/5g-emerge_phase2/Strand 2  Cross edge functionalities BroadcastC/Strand 2 Component to Testbed Mapping - MS2.xlsx?d=w30a2978593f04954b20e9fccbf9fa141&amp;csf=1&amp;web=1&amp;e=chiNEm</vt:lpwstr>
      </vt:variant>
      <vt:variant>
        <vt:lpwstr/>
      </vt:variant>
      <vt:variant>
        <vt:i4>5963780</vt:i4>
      </vt:variant>
      <vt:variant>
        <vt:i4>1554</vt:i4>
      </vt:variant>
      <vt:variant>
        <vt:i4>0</vt:i4>
      </vt:variant>
      <vt:variant>
        <vt:i4>5</vt:i4>
      </vt:variant>
      <vt:variant>
        <vt:lpwstr>https://time.is/</vt:lpwstr>
      </vt:variant>
      <vt:variant>
        <vt:lpwstr/>
      </vt:variant>
      <vt:variant>
        <vt:i4>65551</vt:i4>
      </vt:variant>
      <vt:variant>
        <vt:i4>1485</vt:i4>
      </vt:variant>
      <vt:variant>
        <vt:i4>0</vt:i4>
      </vt:variant>
      <vt:variant>
        <vt:i4>5</vt:i4>
      </vt:variant>
      <vt:variant>
        <vt:lpwstr>https://pptr.dev/</vt:lpwstr>
      </vt:variant>
      <vt:variant>
        <vt:lpwstr/>
      </vt:variant>
      <vt:variant>
        <vt:i4>262214</vt:i4>
      </vt:variant>
      <vt:variant>
        <vt:i4>1482</vt:i4>
      </vt:variant>
      <vt:variant>
        <vt:i4>0</vt:i4>
      </vt:variant>
      <vt:variant>
        <vt:i4>5</vt:i4>
      </vt:variant>
      <vt:variant>
        <vt:lpwstr>https://videojs.org/</vt:lpwstr>
      </vt:variant>
      <vt:variant>
        <vt:lpwstr/>
      </vt:variant>
      <vt:variant>
        <vt:i4>3997714</vt:i4>
      </vt:variant>
      <vt:variant>
        <vt:i4>1395</vt:i4>
      </vt:variant>
      <vt:variant>
        <vt:i4>0</vt:i4>
      </vt:variant>
      <vt:variant>
        <vt:i4>5</vt:i4>
      </vt:variant>
      <vt:variant>
        <vt:lpwstr>mailto:H.264@15</vt:lpwstr>
      </vt:variant>
      <vt:variant>
        <vt:lpwstr/>
      </vt:variant>
      <vt:variant>
        <vt:i4>7864423</vt:i4>
      </vt:variant>
      <vt:variant>
        <vt:i4>1308</vt:i4>
      </vt:variant>
      <vt:variant>
        <vt:i4>0</vt:i4>
      </vt:variant>
      <vt:variant>
        <vt:i4>5</vt:i4>
      </vt:variant>
      <vt:variant>
        <vt:lpwstr>https://www.enensys.com/products/smartgate-s2-s2x/</vt:lpwstr>
      </vt:variant>
      <vt:variant>
        <vt:lpwstr/>
      </vt:variant>
      <vt:variant>
        <vt:i4>2818055</vt:i4>
      </vt:variant>
      <vt:variant>
        <vt:i4>1281</vt:i4>
      </vt:variant>
      <vt:variant>
        <vt:i4>0</vt:i4>
      </vt:variant>
      <vt:variant>
        <vt:i4>5</vt:i4>
      </vt:variant>
      <vt:variant>
        <vt:lpwstr>https://ebu1.sharepoint.com/:b:/r/sites/5G-EMERGEConsortium/Shared Documents/General/WP0 - Project Management/20 Execution/CLOSURE of Phase 1/Phase 1 DELIVERABLE DOCUMENTS/5G-EMERGE Test Plan, Procedure and Report (TPPR)_Confidential.pdf?csf=1&amp;web=1&amp;e=FdoI7N</vt:lpwstr>
      </vt:variant>
      <vt:variant>
        <vt:lpwstr/>
      </vt:variant>
      <vt:variant>
        <vt:i4>1245245</vt:i4>
      </vt:variant>
      <vt:variant>
        <vt:i4>1274</vt:i4>
      </vt:variant>
      <vt:variant>
        <vt:i4>0</vt:i4>
      </vt:variant>
      <vt:variant>
        <vt:i4>5</vt:i4>
      </vt:variant>
      <vt:variant>
        <vt:lpwstr/>
      </vt:variant>
      <vt:variant>
        <vt:lpwstr>_Toc221886684</vt:lpwstr>
      </vt:variant>
      <vt:variant>
        <vt:i4>1245245</vt:i4>
      </vt:variant>
      <vt:variant>
        <vt:i4>1268</vt:i4>
      </vt:variant>
      <vt:variant>
        <vt:i4>0</vt:i4>
      </vt:variant>
      <vt:variant>
        <vt:i4>5</vt:i4>
      </vt:variant>
      <vt:variant>
        <vt:lpwstr/>
      </vt:variant>
      <vt:variant>
        <vt:lpwstr>_Toc221886683</vt:lpwstr>
      </vt:variant>
      <vt:variant>
        <vt:i4>1245245</vt:i4>
      </vt:variant>
      <vt:variant>
        <vt:i4>1262</vt:i4>
      </vt:variant>
      <vt:variant>
        <vt:i4>0</vt:i4>
      </vt:variant>
      <vt:variant>
        <vt:i4>5</vt:i4>
      </vt:variant>
      <vt:variant>
        <vt:lpwstr/>
      </vt:variant>
      <vt:variant>
        <vt:lpwstr>_Toc221886682</vt:lpwstr>
      </vt:variant>
      <vt:variant>
        <vt:i4>1245245</vt:i4>
      </vt:variant>
      <vt:variant>
        <vt:i4>1256</vt:i4>
      </vt:variant>
      <vt:variant>
        <vt:i4>0</vt:i4>
      </vt:variant>
      <vt:variant>
        <vt:i4>5</vt:i4>
      </vt:variant>
      <vt:variant>
        <vt:lpwstr/>
      </vt:variant>
      <vt:variant>
        <vt:lpwstr>_Toc221886681</vt:lpwstr>
      </vt:variant>
      <vt:variant>
        <vt:i4>1245245</vt:i4>
      </vt:variant>
      <vt:variant>
        <vt:i4>1250</vt:i4>
      </vt:variant>
      <vt:variant>
        <vt:i4>0</vt:i4>
      </vt:variant>
      <vt:variant>
        <vt:i4>5</vt:i4>
      </vt:variant>
      <vt:variant>
        <vt:lpwstr/>
      </vt:variant>
      <vt:variant>
        <vt:lpwstr>_Toc221886680</vt:lpwstr>
      </vt:variant>
      <vt:variant>
        <vt:i4>1835069</vt:i4>
      </vt:variant>
      <vt:variant>
        <vt:i4>1244</vt:i4>
      </vt:variant>
      <vt:variant>
        <vt:i4>0</vt:i4>
      </vt:variant>
      <vt:variant>
        <vt:i4>5</vt:i4>
      </vt:variant>
      <vt:variant>
        <vt:lpwstr/>
      </vt:variant>
      <vt:variant>
        <vt:lpwstr>_Toc221886679</vt:lpwstr>
      </vt:variant>
      <vt:variant>
        <vt:i4>1835069</vt:i4>
      </vt:variant>
      <vt:variant>
        <vt:i4>1238</vt:i4>
      </vt:variant>
      <vt:variant>
        <vt:i4>0</vt:i4>
      </vt:variant>
      <vt:variant>
        <vt:i4>5</vt:i4>
      </vt:variant>
      <vt:variant>
        <vt:lpwstr/>
      </vt:variant>
      <vt:variant>
        <vt:lpwstr>_Toc221886678</vt:lpwstr>
      </vt:variant>
      <vt:variant>
        <vt:i4>1835069</vt:i4>
      </vt:variant>
      <vt:variant>
        <vt:i4>1232</vt:i4>
      </vt:variant>
      <vt:variant>
        <vt:i4>0</vt:i4>
      </vt:variant>
      <vt:variant>
        <vt:i4>5</vt:i4>
      </vt:variant>
      <vt:variant>
        <vt:lpwstr/>
      </vt:variant>
      <vt:variant>
        <vt:lpwstr>_Toc221886677</vt:lpwstr>
      </vt:variant>
      <vt:variant>
        <vt:i4>1835069</vt:i4>
      </vt:variant>
      <vt:variant>
        <vt:i4>1226</vt:i4>
      </vt:variant>
      <vt:variant>
        <vt:i4>0</vt:i4>
      </vt:variant>
      <vt:variant>
        <vt:i4>5</vt:i4>
      </vt:variant>
      <vt:variant>
        <vt:lpwstr/>
      </vt:variant>
      <vt:variant>
        <vt:lpwstr>_Toc221886676</vt:lpwstr>
      </vt:variant>
      <vt:variant>
        <vt:i4>1835069</vt:i4>
      </vt:variant>
      <vt:variant>
        <vt:i4>1220</vt:i4>
      </vt:variant>
      <vt:variant>
        <vt:i4>0</vt:i4>
      </vt:variant>
      <vt:variant>
        <vt:i4>5</vt:i4>
      </vt:variant>
      <vt:variant>
        <vt:lpwstr/>
      </vt:variant>
      <vt:variant>
        <vt:lpwstr>_Toc221886675</vt:lpwstr>
      </vt:variant>
      <vt:variant>
        <vt:i4>1835069</vt:i4>
      </vt:variant>
      <vt:variant>
        <vt:i4>1214</vt:i4>
      </vt:variant>
      <vt:variant>
        <vt:i4>0</vt:i4>
      </vt:variant>
      <vt:variant>
        <vt:i4>5</vt:i4>
      </vt:variant>
      <vt:variant>
        <vt:lpwstr/>
      </vt:variant>
      <vt:variant>
        <vt:lpwstr>_Toc221886674</vt:lpwstr>
      </vt:variant>
      <vt:variant>
        <vt:i4>1835069</vt:i4>
      </vt:variant>
      <vt:variant>
        <vt:i4>1208</vt:i4>
      </vt:variant>
      <vt:variant>
        <vt:i4>0</vt:i4>
      </vt:variant>
      <vt:variant>
        <vt:i4>5</vt:i4>
      </vt:variant>
      <vt:variant>
        <vt:lpwstr/>
      </vt:variant>
      <vt:variant>
        <vt:lpwstr>_Toc221886673</vt:lpwstr>
      </vt:variant>
      <vt:variant>
        <vt:i4>1835069</vt:i4>
      </vt:variant>
      <vt:variant>
        <vt:i4>1202</vt:i4>
      </vt:variant>
      <vt:variant>
        <vt:i4>0</vt:i4>
      </vt:variant>
      <vt:variant>
        <vt:i4>5</vt:i4>
      </vt:variant>
      <vt:variant>
        <vt:lpwstr/>
      </vt:variant>
      <vt:variant>
        <vt:lpwstr>_Toc221886672</vt:lpwstr>
      </vt:variant>
      <vt:variant>
        <vt:i4>1835069</vt:i4>
      </vt:variant>
      <vt:variant>
        <vt:i4>1196</vt:i4>
      </vt:variant>
      <vt:variant>
        <vt:i4>0</vt:i4>
      </vt:variant>
      <vt:variant>
        <vt:i4>5</vt:i4>
      </vt:variant>
      <vt:variant>
        <vt:lpwstr/>
      </vt:variant>
      <vt:variant>
        <vt:lpwstr>_Toc221886671</vt:lpwstr>
      </vt:variant>
      <vt:variant>
        <vt:i4>1835069</vt:i4>
      </vt:variant>
      <vt:variant>
        <vt:i4>1190</vt:i4>
      </vt:variant>
      <vt:variant>
        <vt:i4>0</vt:i4>
      </vt:variant>
      <vt:variant>
        <vt:i4>5</vt:i4>
      </vt:variant>
      <vt:variant>
        <vt:lpwstr/>
      </vt:variant>
      <vt:variant>
        <vt:lpwstr>_Toc221886670</vt:lpwstr>
      </vt:variant>
      <vt:variant>
        <vt:i4>1900605</vt:i4>
      </vt:variant>
      <vt:variant>
        <vt:i4>1181</vt:i4>
      </vt:variant>
      <vt:variant>
        <vt:i4>0</vt:i4>
      </vt:variant>
      <vt:variant>
        <vt:i4>5</vt:i4>
      </vt:variant>
      <vt:variant>
        <vt:lpwstr/>
      </vt:variant>
      <vt:variant>
        <vt:lpwstr>_Toc221886669</vt:lpwstr>
      </vt:variant>
      <vt:variant>
        <vt:i4>1900605</vt:i4>
      </vt:variant>
      <vt:variant>
        <vt:i4>1175</vt:i4>
      </vt:variant>
      <vt:variant>
        <vt:i4>0</vt:i4>
      </vt:variant>
      <vt:variant>
        <vt:i4>5</vt:i4>
      </vt:variant>
      <vt:variant>
        <vt:lpwstr/>
      </vt:variant>
      <vt:variant>
        <vt:lpwstr>_Toc221886668</vt:lpwstr>
      </vt:variant>
      <vt:variant>
        <vt:i4>1900605</vt:i4>
      </vt:variant>
      <vt:variant>
        <vt:i4>1169</vt:i4>
      </vt:variant>
      <vt:variant>
        <vt:i4>0</vt:i4>
      </vt:variant>
      <vt:variant>
        <vt:i4>5</vt:i4>
      </vt:variant>
      <vt:variant>
        <vt:lpwstr/>
      </vt:variant>
      <vt:variant>
        <vt:lpwstr>_Toc221886667</vt:lpwstr>
      </vt:variant>
      <vt:variant>
        <vt:i4>1900605</vt:i4>
      </vt:variant>
      <vt:variant>
        <vt:i4>1163</vt:i4>
      </vt:variant>
      <vt:variant>
        <vt:i4>0</vt:i4>
      </vt:variant>
      <vt:variant>
        <vt:i4>5</vt:i4>
      </vt:variant>
      <vt:variant>
        <vt:lpwstr/>
      </vt:variant>
      <vt:variant>
        <vt:lpwstr>_Toc221886666</vt:lpwstr>
      </vt:variant>
      <vt:variant>
        <vt:i4>1900605</vt:i4>
      </vt:variant>
      <vt:variant>
        <vt:i4>1157</vt:i4>
      </vt:variant>
      <vt:variant>
        <vt:i4>0</vt:i4>
      </vt:variant>
      <vt:variant>
        <vt:i4>5</vt:i4>
      </vt:variant>
      <vt:variant>
        <vt:lpwstr/>
      </vt:variant>
      <vt:variant>
        <vt:lpwstr>_Toc221886665</vt:lpwstr>
      </vt:variant>
      <vt:variant>
        <vt:i4>1900605</vt:i4>
      </vt:variant>
      <vt:variant>
        <vt:i4>1151</vt:i4>
      </vt:variant>
      <vt:variant>
        <vt:i4>0</vt:i4>
      </vt:variant>
      <vt:variant>
        <vt:i4>5</vt:i4>
      </vt:variant>
      <vt:variant>
        <vt:lpwstr/>
      </vt:variant>
      <vt:variant>
        <vt:lpwstr>_Toc221886664</vt:lpwstr>
      </vt:variant>
      <vt:variant>
        <vt:i4>1900605</vt:i4>
      </vt:variant>
      <vt:variant>
        <vt:i4>1145</vt:i4>
      </vt:variant>
      <vt:variant>
        <vt:i4>0</vt:i4>
      </vt:variant>
      <vt:variant>
        <vt:i4>5</vt:i4>
      </vt:variant>
      <vt:variant>
        <vt:lpwstr/>
      </vt:variant>
      <vt:variant>
        <vt:lpwstr>_Toc221886663</vt:lpwstr>
      </vt:variant>
      <vt:variant>
        <vt:i4>1900605</vt:i4>
      </vt:variant>
      <vt:variant>
        <vt:i4>1139</vt:i4>
      </vt:variant>
      <vt:variant>
        <vt:i4>0</vt:i4>
      </vt:variant>
      <vt:variant>
        <vt:i4>5</vt:i4>
      </vt:variant>
      <vt:variant>
        <vt:lpwstr/>
      </vt:variant>
      <vt:variant>
        <vt:lpwstr>_Toc221886662</vt:lpwstr>
      </vt:variant>
      <vt:variant>
        <vt:i4>1900605</vt:i4>
      </vt:variant>
      <vt:variant>
        <vt:i4>1133</vt:i4>
      </vt:variant>
      <vt:variant>
        <vt:i4>0</vt:i4>
      </vt:variant>
      <vt:variant>
        <vt:i4>5</vt:i4>
      </vt:variant>
      <vt:variant>
        <vt:lpwstr/>
      </vt:variant>
      <vt:variant>
        <vt:lpwstr>_Toc221886661</vt:lpwstr>
      </vt:variant>
      <vt:variant>
        <vt:i4>1900605</vt:i4>
      </vt:variant>
      <vt:variant>
        <vt:i4>1127</vt:i4>
      </vt:variant>
      <vt:variant>
        <vt:i4>0</vt:i4>
      </vt:variant>
      <vt:variant>
        <vt:i4>5</vt:i4>
      </vt:variant>
      <vt:variant>
        <vt:lpwstr/>
      </vt:variant>
      <vt:variant>
        <vt:lpwstr>_Toc221886660</vt:lpwstr>
      </vt:variant>
      <vt:variant>
        <vt:i4>1966141</vt:i4>
      </vt:variant>
      <vt:variant>
        <vt:i4>1121</vt:i4>
      </vt:variant>
      <vt:variant>
        <vt:i4>0</vt:i4>
      </vt:variant>
      <vt:variant>
        <vt:i4>5</vt:i4>
      </vt:variant>
      <vt:variant>
        <vt:lpwstr/>
      </vt:variant>
      <vt:variant>
        <vt:lpwstr>_Toc221886659</vt:lpwstr>
      </vt:variant>
      <vt:variant>
        <vt:i4>1966141</vt:i4>
      </vt:variant>
      <vt:variant>
        <vt:i4>1115</vt:i4>
      </vt:variant>
      <vt:variant>
        <vt:i4>0</vt:i4>
      </vt:variant>
      <vt:variant>
        <vt:i4>5</vt:i4>
      </vt:variant>
      <vt:variant>
        <vt:lpwstr/>
      </vt:variant>
      <vt:variant>
        <vt:lpwstr>_Toc221886658</vt:lpwstr>
      </vt:variant>
      <vt:variant>
        <vt:i4>1966141</vt:i4>
      </vt:variant>
      <vt:variant>
        <vt:i4>1109</vt:i4>
      </vt:variant>
      <vt:variant>
        <vt:i4>0</vt:i4>
      </vt:variant>
      <vt:variant>
        <vt:i4>5</vt:i4>
      </vt:variant>
      <vt:variant>
        <vt:lpwstr/>
      </vt:variant>
      <vt:variant>
        <vt:lpwstr>_Toc221886657</vt:lpwstr>
      </vt:variant>
      <vt:variant>
        <vt:i4>1966141</vt:i4>
      </vt:variant>
      <vt:variant>
        <vt:i4>1103</vt:i4>
      </vt:variant>
      <vt:variant>
        <vt:i4>0</vt:i4>
      </vt:variant>
      <vt:variant>
        <vt:i4>5</vt:i4>
      </vt:variant>
      <vt:variant>
        <vt:lpwstr/>
      </vt:variant>
      <vt:variant>
        <vt:lpwstr>_Toc221886656</vt:lpwstr>
      </vt:variant>
      <vt:variant>
        <vt:i4>1966141</vt:i4>
      </vt:variant>
      <vt:variant>
        <vt:i4>1097</vt:i4>
      </vt:variant>
      <vt:variant>
        <vt:i4>0</vt:i4>
      </vt:variant>
      <vt:variant>
        <vt:i4>5</vt:i4>
      </vt:variant>
      <vt:variant>
        <vt:lpwstr/>
      </vt:variant>
      <vt:variant>
        <vt:lpwstr>_Toc221886655</vt:lpwstr>
      </vt:variant>
      <vt:variant>
        <vt:i4>1966141</vt:i4>
      </vt:variant>
      <vt:variant>
        <vt:i4>1091</vt:i4>
      </vt:variant>
      <vt:variant>
        <vt:i4>0</vt:i4>
      </vt:variant>
      <vt:variant>
        <vt:i4>5</vt:i4>
      </vt:variant>
      <vt:variant>
        <vt:lpwstr/>
      </vt:variant>
      <vt:variant>
        <vt:lpwstr>_Toc221886654</vt:lpwstr>
      </vt:variant>
      <vt:variant>
        <vt:i4>1966141</vt:i4>
      </vt:variant>
      <vt:variant>
        <vt:i4>1085</vt:i4>
      </vt:variant>
      <vt:variant>
        <vt:i4>0</vt:i4>
      </vt:variant>
      <vt:variant>
        <vt:i4>5</vt:i4>
      </vt:variant>
      <vt:variant>
        <vt:lpwstr/>
      </vt:variant>
      <vt:variant>
        <vt:lpwstr>_Toc221886653</vt:lpwstr>
      </vt:variant>
      <vt:variant>
        <vt:i4>1966141</vt:i4>
      </vt:variant>
      <vt:variant>
        <vt:i4>1079</vt:i4>
      </vt:variant>
      <vt:variant>
        <vt:i4>0</vt:i4>
      </vt:variant>
      <vt:variant>
        <vt:i4>5</vt:i4>
      </vt:variant>
      <vt:variant>
        <vt:lpwstr/>
      </vt:variant>
      <vt:variant>
        <vt:lpwstr>_Toc221886652</vt:lpwstr>
      </vt:variant>
      <vt:variant>
        <vt:i4>1966141</vt:i4>
      </vt:variant>
      <vt:variant>
        <vt:i4>1073</vt:i4>
      </vt:variant>
      <vt:variant>
        <vt:i4>0</vt:i4>
      </vt:variant>
      <vt:variant>
        <vt:i4>5</vt:i4>
      </vt:variant>
      <vt:variant>
        <vt:lpwstr/>
      </vt:variant>
      <vt:variant>
        <vt:lpwstr>_Toc221886651</vt:lpwstr>
      </vt:variant>
      <vt:variant>
        <vt:i4>1966141</vt:i4>
      </vt:variant>
      <vt:variant>
        <vt:i4>1067</vt:i4>
      </vt:variant>
      <vt:variant>
        <vt:i4>0</vt:i4>
      </vt:variant>
      <vt:variant>
        <vt:i4>5</vt:i4>
      </vt:variant>
      <vt:variant>
        <vt:lpwstr/>
      </vt:variant>
      <vt:variant>
        <vt:lpwstr>_Toc221886650</vt:lpwstr>
      </vt:variant>
      <vt:variant>
        <vt:i4>2031677</vt:i4>
      </vt:variant>
      <vt:variant>
        <vt:i4>1061</vt:i4>
      </vt:variant>
      <vt:variant>
        <vt:i4>0</vt:i4>
      </vt:variant>
      <vt:variant>
        <vt:i4>5</vt:i4>
      </vt:variant>
      <vt:variant>
        <vt:lpwstr/>
      </vt:variant>
      <vt:variant>
        <vt:lpwstr>_Toc221886649</vt:lpwstr>
      </vt:variant>
      <vt:variant>
        <vt:i4>2031677</vt:i4>
      </vt:variant>
      <vt:variant>
        <vt:i4>1055</vt:i4>
      </vt:variant>
      <vt:variant>
        <vt:i4>0</vt:i4>
      </vt:variant>
      <vt:variant>
        <vt:i4>5</vt:i4>
      </vt:variant>
      <vt:variant>
        <vt:lpwstr/>
      </vt:variant>
      <vt:variant>
        <vt:lpwstr>_Toc221886648</vt:lpwstr>
      </vt:variant>
      <vt:variant>
        <vt:i4>2031677</vt:i4>
      </vt:variant>
      <vt:variant>
        <vt:i4>1049</vt:i4>
      </vt:variant>
      <vt:variant>
        <vt:i4>0</vt:i4>
      </vt:variant>
      <vt:variant>
        <vt:i4>5</vt:i4>
      </vt:variant>
      <vt:variant>
        <vt:lpwstr/>
      </vt:variant>
      <vt:variant>
        <vt:lpwstr>_Toc221886647</vt:lpwstr>
      </vt:variant>
      <vt:variant>
        <vt:i4>2031677</vt:i4>
      </vt:variant>
      <vt:variant>
        <vt:i4>1043</vt:i4>
      </vt:variant>
      <vt:variant>
        <vt:i4>0</vt:i4>
      </vt:variant>
      <vt:variant>
        <vt:i4>5</vt:i4>
      </vt:variant>
      <vt:variant>
        <vt:lpwstr/>
      </vt:variant>
      <vt:variant>
        <vt:lpwstr>_Toc221886646</vt:lpwstr>
      </vt:variant>
      <vt:variant>
        <vt:i4>2031677</vt:i4>
      </vt:variant>
      <vt:variant>
        <vt:i4>1037</vt:i4>
      </vt:variant>
      <vt:variant>
        <vt:i4>0</vt:i4>
      </vt:variant>
      <vt:variant>
        <vt:i4>5</vt:i4>
      </vt:variant>
      <vt:variant>
        <vt:lpwstr/>
      </vt:variant>
      <vt:variant>
        <vt:lpwstr>_Toc221886645</vt:lpwstr>
      </vt:variant>
      <vt:variant>
        <vt:i4>2031677</vt:i4>
      </vt:variant>
      <vt:variant>
        <vt:i4>1031</vt:i4>
      </vt:variant>
      <vt:variant>
        <vt:i4>0</vt:i4>
      </vt:variant>
      <vt:variant>
        <vt:i4>5</vt:i4>
      </vt:variant>
      <vt:variant>
        <vt:lpwstr/>
      </vt:variant>
      <vt:variant>
        <vt:lpwstr>_Toc221886644</vt:lpwstr>
      </vt:variant>
      <vt:variant>
        <vt:i4>2031677</vt:i4>
      </vt:variant>
      <vt:variant>
        <vt:i4>1025</vt:i4>
      </vt:variant>
      <vt:variant>
        <vt:i4>0</vt:i4>
      </vt:variant>
      <vt:variant>
        <vt:i4>5</vt:i4>
      </vt:variant>
      <vt:variant>
        <vt:lpwstr/>
      </vt:variant>
      <vt:variant>
        <vt:lpwstr>_Toc221886643</vt:lpwstr>
      </vt:variant>
      <vt:variant>
        <vt:i4>2031677</vt:i4>
      </vt:variant>
      <vt:variant>
        <vt:i4>1019</vt:i4>
      </vt:variant>
      <vt:variant>
        <vt:i4>0</vt:i4>
      </vt:variant>
      <vt:variant>
        <vt:i4>5</vt:i4>
      </vt:variant>
      <vt:variant>
        <vt:lpwstr/>
      </vt:variant>
      <vt:variant>
        <vt:lpwstr>_Toc221886642</vt:lpwstr>
      </vt:variant>
      <vt:variant>
        <vt:i4>2031677</vt:i4>
      </vt:variant>
      <vt:variant>
        <vt:i4>1013</vt:i4>
      </vt:variant>
      <vt:variant>
        <vt:i4>0</vt:i4>
      </vt:variant>
      <vt:variant>
        <vt:i4>5</vt:i4>
      </vt:variant>
      <vt:variant>
        <vt:lpwstr/>
      </vt:variant>
      <vt:variant>
        <vt:lpwstr>_Toc221886641</vt:lpwstr>
      </vt:variant>
      <vt:variant>
        <vt:i4>2031677</vt:i4>
      </vt:variant>
      <vt:variant>
        <vt:i4>1007</vt:i4>
      </vt:variant>
      <vt:variant>
        <vt:i4>0</vt:i4>
      </vt:variant>
      <vt:variant>
        <vt:i4>5</vt:i4>
      </vt:variant>
      <vt:variant>
        <vt:lpwstr/>
      </vt:variant>
      <vt:variant>
        <vt:lpwstr>_Toc221886640</vt:lpwstr>
      </vt:variant>
      <vt:variant>
        <vt:i4>1572925</vt:i4>
      </vt:variant>
      <vt:variant>
        <vt:i4>1001</vt:i4>
      </vt:variant>
      <vt:variant>
        <vt:i4>0</vt:i4>
      </vt:variant>
      <vt:variant>
        <vt:i4>5</vt:i4>
      </vt:variant>
      <vt:variant>
        <vt:lpwstr/>
      </vt:variant>
      <vt:variant>
        <vt:lpwstr>_Toc221886639</vt:lpwstr>
      </vt:variant>
      <vt:variant>
        <vt:i4>1572925</vt:i4>
      </vt:variant>
      <vt:variant>
        <vt:i4>995</vt:i4>
      </vt:variant>
      <vt:variant>
        <vt:i4>0</vt:i4>
      </vt:variant>
      <vt:variant>
        <vt:i4>5</vt:i4>
      </vt:variant>
      <vt:variant>
        <vt:lpwstr/>
      </vt:variant>
      <vt:variant>
        <vt:lpwstr>_Toc221886638</vt:lpwstr>
      </vt:variant>
      <vt:variant>
        <vt:i4>1572925</vt:i4>
      </vt:variant>
      <vt:variant>
        <vt:i4>989</vt:i4>
      </vt:variant>
      <vt:variant>
        <vt:i4>0</vt:i4>
      </vt:variant>
      <vt:variant>
        <vt:i4>5</vt:i4>
      </vt:variant>
      <vt:variant>
        <vt:lpwstr/>
      </vt:variant>
      <vt:variant>
        <vt:lpwstr>_Toc221886637</vt:lpwstr>
      </vt:variant>
      <vt:variant>
        <vt:i4>1441851</vt:i4>
      </vt:variant>
      <vt:variant>
        <vt:i4>980</vt:i4>
      </vt:variant>
      <vt:variant>
        <vt:i4>0</vt:i4>
      </vt:variant>
      <vt:variant>
        <vt:i4>5</vt:i4>
      </vt:variant>
      <vt:variant>
        <vt:lpwstr/>
      </vt:variant>
      <vt:variant>
        <vt:lpwstr>_Toc666638895</vt:lpwstr>
      </vt:variant>
      <vt:variant>
        <vt:i4>1310770</vt:i4>
      </vt:variant>
      <vt:variant>
        <vt:i4>974</vt:i4>
      </vt:variant>
      <vt:variant>
        <vt:i4>0</vt:i4>
      </vt:variant>
      <vt:variant>
        <vt:i4>5</vt:i4>
      </vt:variant>
      <vt:variant>
        <vt:lpwstr/>
      </vt:variant>
      <vt:variant>
        <vt:lpwstr>_Toc393665492</vt:lpwstr>
      </vt:variant>
      <vt:variant>
        <vt:i4>2949135</vt:i4>
      </vt:variant>
      <vt:variant>
        <vt:i4>968</vt:i4>
      </vt:variant>
      <vt:variant>
        <vt:i4>0</vt:i4>
      </vt:variant>
      <vt:variant>
        <vt:i4>5</vt:i4>
      </vt:variant>
      <vt:variant>
        <vt:lpwstr/>
      </vt:variant>
      <vt:variant>
        <vt:lpwstr>_Toc1632722985</vt:lpwstr>
      </vt:variant>
      <vt:variant>
        <vt:i4>2424837</vt:i4>
      </vt:variant>
      <vt:variant>
        <vt:i4>962</vt:i4>
      </vt:variant>
      <vt:variant>
        <vt:i4>0</vt:i4>
      </vt:variant>
      <vt:variant>
        <vt:i4>5</vt:i4>
      </vt:variant>
      <vt:variant>
        <vt:lpwstr/>
      </vt:variant>
      <vt:variant>
        <vt:lpwstr>_Toc1359486636</vt:lpwstr>
      </vt:variant>
      <vt:variant>
        <vt:i4>2686978</vt:i4>
      </vt:variant>
      <vt:variant>
        <vt:i4>956</vt:i4>
      </vt:variant>
      <vt:variant>
        <vt:i4>0</vt:i4>
      </vt:variant>
      <vt:variant>
        <vt:i4>5</vt:i4>
      </vt:variant>
      <vt:variant>
        <vt:lpwstr/>
      </vt:variant>
      <vt:variant>
        <vt:lpwstr>_Toc1484738548</vt:lpwstr>
      </vt:variant>
      <vt:variant>
        <vt:i4>1966131</vt:i4>
      </vt:variant>
      <vt:variant>
        <vt:i4>950</vt:i4>
      </vt:variant>
      <vt:variant>
        <vt:i4>0</vt:i4>
      </vt:variant>
      <vt:variant>
        <vt:i4>5</vt:i4>
      </vt:variant>
      <vt:variant>
        <vt:lpwstr/>
      </vt:variant>
      <vt:variant>
        <vt:lpwstr>_Toc706568445</vt:lpwstr>
      </vt:variant>
      <vt:variant>
        <vt:i4>2555905</vt:i4>
      </vt:variant>
      <vt:variant>
        <vt:i4>944</vt:i4>
      </vt:variant>
      <vt:variant>
        <vt:i4>0</vt:i4>
      </vt:variant>
      <vt:variant>
        <vt:i4>5</vt:i4>
      </vt:variant>
      <vt:variant>
        <vt:lpwstr/>
      </vt:variant>
      <vt:variant>
        <vt:lpwstr>_Toc1929269791</vt:lpwstr>
      </vt:variant>
      <vt:variant>
        <vt:i4>2097157</vt:i4>
      </vt:variant>
      <vt:variant>
        <vt:i4>938</vt:i4>
      </vt:variant>
      <vt:variant>
        <vt:i4>0</vt:i4>
      </vt:variant>
      <vt:variant>
        <vt:i4>5</vt:i4>
      </vt:variant>
      <vt:variant>
        <vt:lpwstr/>
      </vt:variant>
      <vt:variant>
        <vt:lpwstr>_Toc1357234070</vt:lpwstr>
      </vt:variant>
      <vt:variant>
        <vt:i4>3014663</vt:i4>
      </vt:variant>
      <vt:variant>
        <vt:i4>932</vt:i4>
      </vt:variant>
      <vt:variant>
        <vt:i4>0</vt:i4>
      </vt:variant>
      <vt:variant>
        <vt:i4>5</vt:i4>
      </vt:variant>
      <vt:variant>
        <vt:lpwstr/>
      </vt:variant>
      <vt:variant>
        <vt:lpwstr>_Toc1989870866</vt:lpwstr>
      </vt:variant>
      <vt:variant>
        <vt:i4>1376311</vt:i4>
      </vt:variant>
      <vt:variant>
        <vt:i4>926</vt:i4>
      </vt:variant>
      <vt:variant>
        <vt:i4>0</vt:i4>
      </vt:variant>
      <vt:variant>
        <vt:i4>5</vt:i4>
      </vt:variant>
      <vt:variant>
        <vt:lpwstr/>
      </vt:variant>
      <vt:variant>
        <vt:lpwstr>_Toc213220416</vt:lpwstr>
      </vt:variant>
      <vt:variant>
        <vt:i4>2621440</vt:i4>
      </vt:variant>
      <vt:variant>
        <vt:i4>920</vt:i4>
      </vt:variant>
      <vt:variant>
        <vt:i4>0</vt:i4>
      </vt:variant>
      <vt:variant>
        <vt:i4>5</vt:i4>
      </vt:variant>
      <vt:variant>
        <vt:lpwstr/>
      </vt:variant>
      <vt:variant>
        <vt:lpwstr>_Toc1022892094</vt:lpwstr>
      </vt:variant>
      <vt:variant>
        <vt:i4>2883586</vt:i4>
      </vt:variant>
      <vt:variant>
        <vt:i4>914</vt:i4>
      </vt:variant>
      <vt:variant>
        <vt:i4>0</vt:i4>
      </vt:variant>
      <vt:variant>
        <vt:i4>5</vt:i4>
      </vt:variant>
      <vt:variant>
        <vt:lpwstr/>
      </vt:variant>
      <vt:variant>
        <vt:lpwstr>_Toc1041307339</vt:lpwstr>
      </vt:variant>
      <vt:variant>
        <vt:i4>1441847</vt:i4>
      </vt:variant>
      <vt:variant>
        <vt:i4>908</vt:i4>
      </vt:variant>
      <vt:variant>
        <vt:i4>0</vt:i4>
      </vt:variant>
      <vt:variant>
        <vt:i4>5</vt:i4>
      </vt:variant>
      <vt:variant>
        <vt:lpwstr/>
      </vt:variant>
      <vt:variant>
        <vt:lpwstr>_Toc537464320</vt:lpwstr>
      </vt:variant>
      <vt:variant>
        <vt:i4>2883599</vt:i4>
      </vt:variant>
      <vt:variant>
        <vt:i4>902</vt:i4>
      </vt:variant>
      <vt:variant>
        <vt:i4>0</vt:i4>
      </vt:variant>
      <vt:variant>
        <vt:i4>5</vt:i4>
      </vt:variant>
      <vt:variant>
        <vt:lpwstr/>
      </vt:variant>
      <vt:variant>
        <vt:lpwstr>_Toc1186423816</vt:lpwstr>
      </vt:variant>
      <vt:variant>
        <vt:i4>2686988</vt:i4>
      </vt:variant>
      <vt:variant>
        <vt:i4>896</vt:i4>
      </vt:variant>
      <vt:variant>
        <vt:i4>0</vt:i4>
      </vt:variant>
      <vt:variant>
        <vt:i4>5</vt:i4>
      </vt:variant>
      <vt:variant>
        <vt:lpwstr/>
      </vt:variant>
      <vt:variant>
        <vt:lpwstr>_Toc1856928092</vt:lpwstr>
      </vt:variant>
      <vt:variant>
        <vt:i4>1638460</vt:i4>
      </vt:variant>
      <vt:variant>
        <vt:i4>890</vt:i4>
      </vt:variant>
      <vt:variant>
        <vt:i4>0</vt:i4>
      </vt:variant>
      <vt:variant>
        <vt:i4>5</vt:i4>
      </vt:variant>
      <vt:variant>
        <vt:lpwstr/>
      </vt:variant>
      <vt:variant>
        <vt:lpwstr>_Toc521798138</vt:lpwstr>
      </vt:variant>
      <vt:variant>
        <vt:i4>2555906</vt:i4>
      </vt:variant>
      <vt:variant>
        <vt:i4>884</vt:i4>
      </vt:variant>
      <vt:variant>
        <vt:i4>0</vt:i4>
      </vt:variant>
      <vt:variant>
        <vt:i4>5</vt:i4>
      </vt:variant>
      <vt:variant>
        <vt:lpwstr/>
      </vt:variant>
      <vt:variant>
        <vt:lpwstr>_Toc1775716152</vt:lpwstr>
      </vt:variant>
      <vt:variant>
        <vt:i4>1048639</vt:i4>
      </vt:variant>
      <vt:variant>
        <vt:i4>878</vt:i4>
      </vt:variant>
      <vt:variant>
        <vt:i4>0</vt:i4>
      </vt:variant>
      <vt:variant>
        <vt:i4>5</vt:i4>
      </vt:variant>
      <vt:variant>
        <vt:lpwstr/>
      </vt:variant>
      <vt:variant>
        <vt:lpwstr>_Toc221989454</vt:lpwstr>
      </vt:variant>
      <vt:variant>
        <vt:i4>2293768</vt:i4>
      </vt:variant>
      <vt:variant>
        <vt:i4>872</vt:i4>
      </vt:variant>
      <vt:variant>
        <vt:i4>0</vt:i4>
      </vt:variant>
      <vt:variant>
        <vt:i4>5</vt:i4>
      </vt:variant>
      <vt:variant>
        <vt:lpwstr/>
      </vt:variant>
      <vt:variant>
        <vt:lpwstr>_Toc1765778809</vt:lpwstr>
      </vt:variant>
      <vt:variant>
        <vt:i4>1376315</vt:i4>
      </vt:variant>
      <vt:variant>
        <vt:i4>866</vt:i4>
      </vt:variant>
      <vt:variant>
        <vt:i4>0</vt:i4>
      </vt:variant>
      <vt:variant>
        <vt:i4>5</vt:i4>
      </vt:variant>
      <vt:variant>
        <vt:lpwstr/>
      </vt:variant>
      <vt:variant>
        <vt:lpwstr>_Toc363394237</vt:lpwstr>
      </vt:variant>
      <vt:variant>
        <vt:i4>2752513</vt:i4>
      </vt:variant>
      <vt:variant>
        <vt:i4>860</vt:i4>
      </vt:variant>
      <vt:variant>
        <vt:i4>0</vt:i4>
      </vt:variant>
      <vt:variant>
        <vt:i4>5</vt:i4>
      </vt:variant>
      <vt:variant>
        <vt:lpwstr/>
      </vt:variant>
      <vt:variant>
        <vt:lpwstr>_Toc1663052845</vt:lpwstr>
      </vt:variant>
      <vt:variant>
        <vt:i4>1310772</vt:i4>
      </vt:variant>
      <vt:variant>
        <vt:i4>854</vt:i4>
      </vt:variant>
      <vt:variant>
        <vt:i4>0</vt:i4>
      </vt:variant>
      <vt:variant>
        <vt:i4>5</vt:i4>
      </vt:variant>
      <vt:variant>
        <vt:lpwstr/>
      </vt:variant>
      <vt:variant>
        <vt:lpwstr>_Toc42261433</vt:lpwstr>
      </vt:variant>
      <vt:variant>
        <vt:i4>2424839</vt:i4>
      </vt:variant>
      <vt:variant>
        <vt:i4>848</vt:i4>
      </vt:variant>
      <vt:variant>
        <vt:i4>0</vt:i4>
      </vt:variant>
      <vt:variant>
        <vt:i4>5</vt:i4>
      </vt:variant>
      <vt:variant>
        <vt:lpwstr/>
      </vt:variant>
      <vt:variant>
        <vt:lpwstr>_Toc1017503015</vt:lpwstr>
      </vt:variant>
      <vt:variant>
        <vt:i4>1507391</vt:i4>
      </vt:variant>
      <vt:variant>
        <vt:i4>842</vt:i4>
      </vt:variant>
      <vt:variant>
        <vt:i4>0</vt:i4>
      </vt:variant>
      <vt:variant>
        <vt:i4>5</vt:i4>
      </vt:variant>
      <vt:variant>
        <vt:lpwstr/>
      </vt:variant>
      <vt:variant>
        <vt:lpwstr>_Toc478174421</vt:lpwstr>
      </vt:variant>
      <vt:variant>
        <vt:i4>2293773</vt:i4>
      </vt:variant>
      <vt:variant>
        <vt:i4>836</vt:i4>
      </vt:variant>
      <vt:variant>
        <vt:i4>0</vt:i4>
      </vt:variant>
      <vt:variant>
        <vt:i4>5</vt:i4>
      </vt:variant>
      <vt:variant>
        <vt:lpwstr/>
      </vt:variant>
      <vt:variant>
        <vt:lpwstr>_Toc1481899951</vt:lpwstr>
      </vt:variant>
      <vt:variant>
        <vt:i4>2162694</vt:i4>
      </vt:variant>
      <vt:variant>
        <vt:i4>830</vt:i4>
      </vt:variant>
      <vt:variant>
        <vt:i4>0</vt:i4>
      </vt:variant>
      <vt:variant>
        <vt:i4>5</vt:i4>
      </vt:variant>
      <vt:variant>
        <vt:lpwstr/>
      </vt:variant>
      <vt:variant>
        <vt:lpwstr>_Toc1652054265</vt:lpwstr>
      </vt:variant>
      <vt:variant>
        <vt:i4>1703991</vt:i4>
      </vt:variant>
      <vt:variant>
        <vt:i4>824</vt:i4>
      </vt:variant>
      <vt:variant>
        <vt:i4>0</vt:i4>
      </vt:variant>
      <vt:variant>
        <vt:i4>5</vt:i4>
      </vt:variant>
      <vt:variant>
        <vt:lpwstr/>
      </vt:variant>
      <vt:variant>
        <vt:lpwstr>_Toc213135580</vt:lpwstr>
      </vt:variant>
      <vt:variant>
        <vt:i4>3014671</vt:i4>
      </vt:variant>
      <vt:variant>
        <vt:i4>818</vt:i4>
      </vt:variant>
      <vt:variant>
        <vt:i4>0</vt:i4>
      </vt:variant>
      <vt:variant>
        <vt:i4>5</vt:i4>
      </vt:variant>
      <vt:variant>
        <vt:lpwstr/>
      </vt:variant>
      <vt:variant>
        <vt:lpwstr>_Toc1287687175</vt:lpwstr>
      </vt:variant>
      <vt:variant>
        <vt:i4>1114166</vt:i4>
      </vt:variant>
      <vt:variant>
        <vt:i4>812</vt:i4>
      </vt:variant>
      <vt:variant>
        <vt:i4>0</vt:i4>
      </vt:variant>
      <vt:variant>
        <vt:i4>5</vt:i4>
      </vt:variant>
      <vt:variant>
        <vt:lpwstr/>
      </vt:variant>
      <vt:variant>
        <vt:lpwstr>_Toc106720319</vt:lpwstr>
      </vt:variant>
      <vt:variant>
        <vt:i4>2293763</vt:i4>
      </vt:variant>
      <vt:variant>
        <vt:i4>806</vt:i4>
      </vt:variant>
      <vt:variant>
        <vt:i4>0</vt:i4>
      </vt:variant>
      <vt:variant>
        <vt:i4>5</vt:i4>
      </vt:variant>
      <vt:variant>
        <vt:lpwstr/>
      </vt:variant>
      <vt:variant>
        <vt:lpwstr>_Toc2021829225</vt:lpwstr>
      </vt:variant>
      <vt:variant>
        <vt:i4>2293764</vt:i4>
      </vt:variant>
      <vt:variant>
        <vt:i4>800</vt:i4>
      </vt:variant>
      <vt:variant>
        <vt:i4>0</vt:i4>
      </vt:variant>
      <vt:variant>
        <vt:i4>5</vt:i4>
      </vt:variant>
      <vt:variant>
        <vt:lpwstr/>
      </vt:variant>
      <vt:variant>
        <vt:lpwstr>_Toc1045466532</vt:lpwstr>
      </vt:variant>
      <vt:variant>
        <vt:i4>1835064</vt:i4>
      </vt:variant>
      <vt:variant>
        <vt:i4>794</vt:i4>
      </vt:variant>
      <vt:variant>
        <vt:i4>0</vt:i4>
      </vt:variant>
      <vt:variant>
        <vt:i4>5</vt:i4>
      </vt:variant>
      <vt:variant>
        <vt:lpwstr/>
      </vt:variant>
      <vt:variant>
        <vt:lpwstr>_Toc339816363</vt:lpwstr>
      </vt:variant>
      <vt:variant>
        <vt:i4>1179700</vt:i4>
      </vt:variant>
      <vt:variant>
        <vt:i4>788</vt:i4>
      </vt:variant>
      <vt:variant>
        <vt:i4>0</vt:i4>
      </vt:variant>
      <vt:variant>
        <vt:i4>5</vt:i4>
      </vt:variant>
      <vt:variant>
        <vt:lpwstr/>
      </vt:variant>
      <vt:variant>
        <vt:lpwstr>_Toc913274926</vt:lpwstr>
      </vt:variant>
      <vt:variant>
        <vt:i4>2490376</vt:i4>
      </vt:variant>
      <vt:variant>
        <vt:i4>782</vt:i4>
      </vt:variant>
      <vt:variant>
        <vt:i4>0</vt:i4>
      </vt:variant>
      <vt:variant>
        <vt:i4>5</vt:i4>
      </vt:variant>
      <vt:variant>
        <vt:lpwstr/>
      </vt:variant>
      <vt:variant>
        <vt:lpwstr>_Toc1796250520</vt:lpwstr>
      </vt:variant>
      <vt:variant>
        <vt:i4>2621454</vt:i4>
      </vt:variant>
      <vt:variant>
        <vt:i4>776</vt:i4>
      </vt:variant>
      <vt:variant>
        <vt:i4>0</vt:i4>
      </vt:variant>
      <vt:variant>
        <vt:i4>5</vt:i4>
      </vt:variant>
      <vt:variant>
        <vt:lpwstr/>
      </vt:variant>
      <vt:variant>
        <vt:lpwstr>_Toc1096047914</vt:lpwstr>
      </vt:variant>
      <vt:variant>
        <vt:i4>1703996</vt:i4>
      </vt:variant>
      <vt:variant>
        <vt:i4>770</vt:i4>
      </vt:variant>
      <vt:variant>
        <vt:i4>0</vt:i4>
      </vt:variant>
      <vt:variant>
        <vt:i4>5</vt:i4>
      </vt:variant>
      <vt:variant>
        <vt:lpwstr/>
      </vt:variant>
      <vt:variant>
        <vt:lpwstr>_Toc662905874</vt:lpwstr>
      </vt:variant>
      <vt:variant>
        <vt:i4>1835071</vt:i4>
      </vt:variant>
      <vt:variant>
        <vt:i4>764</vt:i4>
      </vt:variant>
      <vt:variant>
        <vt:i4>0</vt:i4>
      </vt:variant>
      <vt:variant>
        <vt:i4>5</vt:i4>
      </vt:variant>
      <vt:variant>
        <vt:lpwstr/>
      </vt:variant>
      <vt:variant>
        <vt:lpwstr>_Toc693181229</vt:lpwstr>
      </vt:variant>
      <vt:variant>
        <vt:i4>1245240</vt:i4>
      </vt:variant>
      <vt:variant>
        <vt:i4>758</vt:i4>
      </vt:variant>
      <vt:variant>
        <vt:i4>0</vt:i4>
      </vt:variant>
      <vt:variant>
        <vt:i4>5</vt:i4>
      </vt:variant>
      <vt:variant>
        <vt:lpwstr/>
      </vt:variant>
      <vt:variant>
        <vt:lpwstr>_Toc965515521</vt:lpwstr>
      </vt:variant>
      <vt:variant>
        <vt:i4>2949121</vt:i4>
      </vt:variant>
      <vt:variant>
        <vt:i4>752</vt:i4>
      </vt:variant>
      <vt:variant>
        <vt:i4>0</vt:i4>
      </vt:variant>
      <vt:variant>
        <vt:i4>5</vt:i4>
      </vt:variant>
      <vt:variant>
        <vt:lpwstr/>
      </vt:variant>
      <vt:variant>
        <vt:lpwstr>_Toc1683233599</vt:lpwstr>
      </vt:variant>
      <vt:variant>
        <vt:i4>1966143</vt:i4>
      </vt:variant>
      <vt:variant>
        <vt:i4>746</vt:i4>
      </vt:variant>
      <vt:variant>
        <vt:i4>0</vt:i4>
      </vt:variant>
      <vt:variant>
        <vt:i4>5</vt:i4>
      </vt:variant>
      <vt:variant>
        <vt:lpwstr/>
      </vt:variant>
      <vt:variant>
        <vt:lpwstr>_Toc325891029</vt:lpwstr>
      </vt:variant>
      <vt:variant>
        <vt:i4>3080195</vt:i4>
      </vt:variant>
      <vt:variant>
        <vt:i4>740</vt:i4>
      </vt:variant>
      <vt:variant>
        <vt:i4>0</vt:i4>
      </vt:variant>
      <vt:variant>
        <vt:i4>5</vt:i4>
      </vt:variant>
      <vt:variant>
        <vt:lpwstr/>
      </vt:variant>
      <vt:variant>
        <vt:lpwstr>_Toc1679343350</vt:lpwstr>
      </vt:variant>
      <vt:variant>
        <vt:i4>2752522</vt:i4>
      </vt:variant>
      <vt:variant>
        <vt:i4>734</vt:i4>
      </vt:variant>
      <vt:variant>
        <vt:i4>0</vt:i4>
      </vt:variant>
      <vt:variant>
        <vt:i4>5</vt:i4>
      </vt:variant>
      <vt:variant>
        <vt:lpwstr/>
      </vt:variant>
      <vt:variant>
        <vt:lpwstr>_Toc2058015480</vt:lpwstr>
      </vt:variant>
      <vt:variant>
        <vt:i4>1179703</vt:i4>
      </vt:variant>
      <vt:variant>
        <vt:i4>728</vt:i4>
      </vt:variant>
      <vt:variant>
        <vt:i4>0</vt:i4>
      </vt:variant>
      <vt:variant>
        <vt:i4>5</vt:i4>
      </vt:variant>
      <vt:variant>
        <vt:lpwstr/>
      </vt:variant>
      <vt:variant>
        <vt:lpwstr>_Toc844093225</vt:lpwstr>
      </vt:variant>
      <vt:variant>
        <vt:i4>1245235</vt:i4>
      </vt:variant>
      <vt:variant>
        <vt:i4>722</vt:i4>
      </vt:variant>
      <vt:variant>
        <vt:i4>0</vt:i4>
      </vt:variant>
      <vt:variant>
        <vt:i4>5</vt:i4>
      </vt:variant>
      <vt:variant>
        <vt:lpwstr/>
      </vt:variant>
      <vt:variant>
        <vt:lpwstr>_Toc902586072</vt:lpwstr>
      </vt:variant>
      <vt:variant>
        <vt:i4>2621445</vt:i4>
      </vt:variant>
      <vt:variant>
        <vt:i4>716</vt:i4>
      </vt:variant>
      <vt:variant>
        <vt:i4>0</vt:i4>
      </vt:variant>
      <vt:variant>
        <vt:i4>5</vt:i4>
      </vt:variant>
      <vt:variant>
        <vt:lpwstr/>
      </vt:variant>
      <vt:variant>
        <vt:lpwstr>_Toc1665631659</vt:lpwstr>
      </vt:variant>
      <vt:variant>
        <vt:i4>1900601</vt:i4>
      </vt:variant>
      <vt:variant>
        <vt:i4>710</vt:i4>
      </vt:variant>
      <vt:variant>
        <vt:i4>0</vt:i4>
      </vt:variant>
      <vt:variant>
        <vt:i4>5</vt:i4>
      </vt:variant>
      <vt:variant>
        <vt:lpwstr/>
      </vt:variant>
      <vt:variant>
        <vt:lpwstr>_Toc620489755</vt:lpwstr>
      </vt:variant>
      <vt:variant>
        <vt:i4>2424832</vt:i4>
      </vt:variant>
      <vt:variant>
        <vt:i4>704</vt:i4>
      </vt:variant>
      <vt:variant>
        <vt:i4>0</vt:i4>
      </vt:variant>
      <vt:variant>
        <vt:i4>5</vt:i4>
      </vt:variant>
      <vt:variant>
        <vt:lpwstr/>
      </vt:variant>
      <vt:variant>
        <vt:lpwstr>_Toc1372041374</vt:lpwstr>
      </vt:variant>
      <vt:variant>
        <vt:i4>2883586</vt:i4>
      </vt:variant>
      <vt:variant>
        <vt:i4>698</vt:i4>
      </vt:variant>
      <vt:variant>
        <vt:i4>0</vt:i4>
      </vt:variant>
      <vt:variant>
        <vt:i4>5</vt:i4>
      </vt:variant>
      <vt:variant>
        <vt:lpwstr/>
      </vt:variant>
      <vt:variant>
        <vt:lpwstr>_Toc1238654723</vt:lpwstr>
      </vt:variant>
      <vt:variant>
        <vt:i4>2752517</vt:i4>
      </vt:variant>
      <vt:variant>
        <vt:i4>692</vt:i4>
      </vt:variant>
      <vt:variant>
        <vt:i4>0</vt:i4>
      </vt:variant>
      <vt:variant>
        <vt:i4>5</vt:i4>
      </vt:variant>
      <vt:variant>
        <vt:lpwstr/>
      </vt:variant>
      <vt:variant>
        <vt:lpwstr>_Toc1543098486</vt:lpwstr>
      </vt:variant>
      <vt:variant>
        <vt:i4>1179710</vt:i4>
      </vt:variant>
      <vt:variant>
        <vt:i4>686</vt:i4>
      </vt:variant>
      <vt:variant>
        <vt:i4>0</vt:i4>
      </vt:variant>
      <vt:variant>
        <vt:i4>5</vt:i4>
      </vt:variant>
      <vt:variant>
        <vt:lpwstr/>
      </vt:variant>
      <vt:variant>
        <vt:lpwstr>_Toc469111235</vt:lpwstr>
      </vt:variant>
      <vt:variant>
        <vt:i4>2293774</vt:i4>
      </vt:variant>
      <vt:variant>
        <vt:i4>680</vt:i4>
      </vt:variant>
      <vt:variant>
        <vt:i4>0</vt:i4>
      </vt:variant>
      <vt:variant>
        <vt:i4>5</vt:i4>
      </vt:variant>
      <vt:variant>
        <vt:lpwstr/>
      </vt:variant>
      <vt:variant>
        <vt:lpwstr>_Toc1040836156</vt:lpwstr>
      </vt:variant>
      <vt:variant>
        <vt:i4>1703997</vt:i4>
      </vt:variant>
      <vt:variant>
        <vt:i4>674</vt:i4>
      </vt:variant>
      <vt:variant>
        <vt:i4>0</vt:i4>
      </vt:variant>
      <vt:variant>
        <vt:i4>5</vt:i4>
      </vt:variant>
      <vt:variant>
        <vt:lpwstr/>
      </vt:variant>
      <vt:variant>
        <vt:lpwstr>_Toc24658418</vt:lpwstr>
      </vt:variant>
      <vt:variant>
        <vt:i4>1572915</vt:i4>
      </vt:variant>
      <vt:variant>
        <vt:i4>668</vt:i4>
      </vt:variant>
      <vt:variant>
        <vt:i4>0</vt:i4>
      </vt:variant>
      <vt:variant>
        <vt:i4>5</vt:i4>
      </vt:variant>
      <vt:variant>
        <vt:lpwstr/>
      </vt:variant>
      <vt:variant>
        <vt:lpwstr>_Toc456576696</vt:lpwstr>
      </vt:variant>
      <vt:variant>
        <vt:i4>1179710</vt:i4>
      </vt:variant>
      <vt:variant>
        <vt:i4>662</vt:i4>
      </vt:variant>
      <vt:variant>
        <vt:i4>0</vt:i4>
      </vt:variant>
      <vt:variant>
        <vt:i4>5</vt:i4>
      </vt:variant>
      <vt:variant>
        <vt:lpwstr/>
      </vt:variant>
      <vt:variant>
        <vt:lpwstr>_Toc40679052</vt:lpwstr>
      </vt:variant>
      <vt:variant>
        <vt:i4>1114174</vt:i4>
      </vt:variant>
      <vt:variant>
        <vt:i4>656</vt:i4>
      </vt:variant>
      <vt:variant>
        <vt:i4>0</vt:i4>
      </vt:variant>
      <vt:variant>
        <vt:i4>5</vt:i4>
      </vt:variant>
      <vt:variant>
        <vt:lpwstr/>
      </vt:variant>
      <vt:variant>
        <vt:lpwstr>_Toc89796573</vt:lpwstr>
      </vt:variant>
      <vt:variant>
        <vt:i4>2031669</vt:i4>
      </vt:variant>
      <vt:variant>
        <vt:i4>650</vt:i4>
      </vt:variant>
      <vt:variant>
        <vt:i4>0</vt:i4>
      </vt:variant>
      <vt:variant>
        <vt:i4>5</vt:i4>
      </vt:variant>
      <vt:variant>
        <vt:lpwstr/>
      </vt:variant>
      <vt:variant>
        <vt:lpwstr>_Toc144520293</vt:lpwstr>
      </vt:variant>
      <vt:variant>
        <vt:i4>2097154</vt:i4>
      </vt:variant>
      <vt:variant>
        <vt:i4>644</vt:i4>
      </vt:variant>
      <vt:variant>
        <vt:i4>0</vt:i4>
      </vt:variant>
      <vt:variant>
        <vt:i4>5</vt:i4>
      </vt:variant>
      <vt:variant>
        <vt:lpwstr/>
      </vt:variant>
      <vt:variant>
        <vt:lpwstr>_Toc1840031468</vt:lpwstr>
      </vt:variant>
      <vt:variant>
        <vt:i4>2883587</vt:i4>
      </vt:variant>
      <vt:variant>
        <vt:i4>638</vt:i4>
      </vt:variant>
      <vt:variant>
        <vt:i4>0</vt:i4>
      </vt:variant>
      <vt:variant>
        <vt:i4>5</vt:i4>
      </vt:variant>
      <vt:variant>
        <vt:lpwstr/>
      </vt:variant>
      <vt:variant>
        <vt:lpwstr>_Toc1444648689</vt:lpwstr>
      </vt:variant>
      <vt:variant>
        <vt:i4>1769520</vt:i4>
      </vt:variant>
      <vt:variant>
        <vt:i4>632</vt:i4>
      </vt:variant>
      <vt:variant>
        <vt:i4>0</vt:i4>
      </vt:variant>
      <vt:variant>
        <vt:i4>5</vt:i4>
      </vt:variant>
      <vt:variant>
        <vt:lpwstr/>
      </vt:variant>
      <vt:variant>
        <vt:lpwstr>_Toc131629208</vt:lpwstr>
      </vt:variant>
      <vt:variant>
        <vt:i4>2490378</vt:i4>
      </vt:variant>
      <vt:variant>
        <vt:i4>626</vt:i4>
      </vt:variant>
      <vt:variant>
        <vt:i4>0</vt:i4>
      </vt:variant>
      <vt:variant>
        <vt:i4>5</vt:i4>
      </vt:variant>
      <vt:variant>
        <vt:lpwstr/>
      </vt:variant>
      <vt:variant>
        <vt:lpwstr>_Toc1179793888</vt:lpwstr>
      </vt:variant>
      <vt:variant>
        <vt:i4>1769534</vt:i4>
      </vt:variant>
      <vt:variant>
        <vt:i4>620</vt:i4>
      </vt:variant>
      <vt:variant>
        <vt:i4>0</vt:i4>
      </vt:variant>
      <vt:variant>
        <vt:i4>5</vt:i4>
      </vt:variant>
      <vt:variant>
        <vt:lpwstr/>
      </vt:variant>
      <vt:variant>
        <vt:lpwstr>_Toc855925157</vt:lpwstr>
      </vt:variant>
      <vt:variant>
        <vt:i4>2883598</vt:i4>
      </vt:variant>
      <vt:variant>
        <vt:i4>614</vt:i4>
      </vt:variant>
      <vt:variant>
        <vt:i4>0</vt:i4>
      </vt:variant>
      <vt:variant>
        <vt:i4>5</vt:i4>
      </vt:variant>
      <vt:variant>
        <vt:lpwstr/>
      </vt:variant>
      <vt:variant>
        <vt:lpwstr>_Toc1061966965</vt:lpwstr>
      </vt:variant>
      <vt:variant>
        <vt:i4>2424843</vt:i4>
      </vt:variant>
      <vt:variant>
        <vt:i4>608</vt:i4>
      </vt:variant>
      <vt:variant>
        <vt:i4>0</vt:i4>
      </vt:variant>
      <vt:variant>
        <vt:i4>5</vt:i4>
      </vt:variant>
      <vt:variant>
        <vt:lpwstr/>
      </vt:variant>
      <vt:variant>
        <vt:lpwstr>_Toc2014565383</vt:lpwstr>
      </vt:variant>
      <vt:variant>
        <vt:i4>2555916</vt:i4>
      </vt:variant>
      <vt:variant>
        <vt:i4>602</vt:i4>
      </vt:variant>
      <vt:variant>
        <vt:i4>0</vt:i4>
      </vt:variant>
      <vt:variant>
        <vt:i4>5</vt:i4>
      </vt:variant>
      <vt:variant>
        <vt:lpwstr/>
      </vt:variant>
      <vt:variant>
        <vt:lpwstr>_Toc1046915651</vt:lpwstr>
      </vt:variant>
      <vt:variant>
        <vt:i4>1966143</vt:i4>
      </vt:variant>
      <vt:variant>
        <vt:i4>596</vt:i4>
      </vt:variant>
      <vt:variant>
        <vt:i4>0</vt:i4>
      </vt:variant>
      <vt:variant>
        <vt:i4>5</vt:i4>
      </vt:variant>
      <vt:variant>
        <vt:lpwstr/>
      </vt:variant>
      <vt:variant>
        <vt:lpwstr>_Toc778790995</vt:lpwstr>
      </vt:variant>
      <vt:variant>
        <vt:i4>3014663</vt:i4>
      </vt:variant>
      <vt:variant>
        <vt:i4>590</vt:i4>
      </vt:variant>
      <vt:variant>
        <vt:i4>0</vt:i4>
      </vt:variant>
      <vt:variant>
        <vt:i4>5</vt:i4>
      </vt:variant>
      <vt:variant>
        <vt:lpwstr/>
      </vt:variant>
      <vt:variant>
        <vt:lpwstr>_Toc2020677769</vt:lpwstr>
      </vt:variant>
      <vt:variant>
        <vt:i4>2031670</vt:i4>
      </vt:variant>
      <vt:variant>
        <vt:i4>584</vt:i4>
      </vt:variant>
      <vt:variant>
        <vt:i4>0</vt:i4>
      </vt:variant>
      <vt:variant>
        <vt:i4>5</vt:i4>
      </vt:variant>
      <vt:variant>
        <vt:lpwstr/>
      </vt:variant>
      <vt:variant>
        <vt:lpwstr>_Toc623251691</vt:lpwstr>
      </vt:variant>
      <vt:variant>
        <vt:i4>2752516</vt:i4>
      </vt:variant>
      <vt:variant>
        <vt:i4>578</vt:i4>
      </vt:variant>
      <vt:variant>
        <vt:i4>0</vt:i4>
      </vt:variant>
      <vt:variant>
        <vt:i4>5</vt:i4>
      </vt:variant>
      <vt:variant>
        <vt:lpwstr/>
      </vt:variant>
      <vt:variant>
        <vt:lpwstr>_Toc1170406804</vt:lpwstr>
      </vt:variant>
      <vt:variant>
        <vt:i4>1900597</vt:i4>
      </vt:variant>
      <vt:variant>
        <vt:i4>572</vt:i4>
      </vt:variant>
      <vt:variant>
        <vt:i4>0</vt:i4>
      </vt:variant>
      <vt:variant>
        <vt:i4>5</vt:i4>
      </vt:variant>
      <vt:variant>
        <vt:lpwstr/>
      </vt:variant>
      <vt:variant>
        <vt:lpwstr>_Toc105882908</vt:lpwstr>
      </vt:variant>
      <vt:variant>
        <vt:i4>2621449</vt:i4>
      </vt:variant>
      <vt:variant>
        <vt:i4>566</vt:i4>
      </vt:variant>
      <vt:variant>
        <vt:i4>0</vt:i4>
      </vt:variant>
      <vt:variant>
        <vt:i4>5</vt:i4>
      </vt:variant>
      <vt:variant>
        <vt:lpwstr/>
      </vt:variant>
      <vt:variant>
        <vt:lpwstr>_Toc1623547886</vt:lpwstr>
      </vt:variant>
      <vt:variant>
        <vt:i4>1048639</vt:i4>
      </vt:variant>
      <vt:variant>
        <vt:i4>560</vt:i4>
      </vt:variant>
      <vt:variant>
        <vt:i4>0</vt:i4>
      </vt:variant>
      <vt:variant>
        <vt:i4>5</vt:i4>
      </vt:variant>
      <vt:variant>
        <vt:lpwstr/>
      </vt:variant>
      <vt:variant>
        <vt:lpwstr>_Toc823233747</vt:lpwstr>
      </vt:variant>
      <vt:variant>
        <vt:i4>1245243</vt:i4>
      </vt:variant>
      <vt:variant>
        <vt:i4>554</vt:i4>
      </vt:variant>
      <vt:variant>
        <vt:i4>0</vt:i4>
      </vt:variant>
      <vt:variant>
        <vt:i4>5</vt:i4>
      </vt:variant>
      <vt:variant>
        <vt:lpwstr/>
      </vt:variant>
      <vt:variant>
        <vt:lpwstr>_Toc936123655</vt:lpwstr>
      </vt:variant>
      <vt:variant>
        <vt:i4>3080200</vt:i4>
      </vt:variant>
      <vt:variant>
        <vt:i4>548</vt:i4>
      </vt:variant>
      <vt:variant>
        <vt:i4>0</vt:i4>
      </vt:variant>
      <vt:variant>
        <vt:i4>5</vt:i4>
      </vt:variant>
      <vt:variant>
        <vt:lpwstr/>
      </vt:variant>
      <vt:variant>
        <vt:lpwstr>_Toc1198561542</vt:lpwstr>
      </vt:variant>
      <vt:variant>
        <vt:i4>2818051</vt:i4>
      </vt:variant>
      <vt:variant>
        <vt:i4>542</vt:i4>
      </vt:variant>
      <vt:variant>
        <vt:i4>0</vt:i4>
      </vt:variant>
      <vt:variant>
        <vt:i4>5</vt:i4>
      </vt:variant>
      <vt:variant>
        <vt:lpwstr/>
      </vt:variant>
      <vt:variant>
        <vt:lpwstr>_Toc1301072009</vt:lpwstr>
      </vt:variant>
      <vt:variant>
        <vt:i4>1507376</vt:i4>
      </vt:variant>
      <vt:variant>
        <vt:i4>536</vt:i4>
      </vt:variant>
      <vt:variant>
        <vt:i4>0</vt:i4>
      </vt:variant>
      <vt:variant>
        <vt:i4>5</vt:i4>
      </vt:variant>
      <vt:variant>
        <vt:lpwstr/>
      </vt:variant>
      <vt:variant>
        <vt:lpwstr>_Toc454044414</vt:lpwstr>
      </vt:variant>
      <vt:variant>
        <vt:i4>3080195</vt:i4>
      </vt:variant>
      <vt:variant>
        <vt:i4>530</vt:i4>
      </vt:variant>
      <vt:variant>
        <vt:i4>0</vt:i4>
      </vt:variant>
      <vt:variant>
        <vt:i4>5</vt:i4>
      </vt:variant>
      <vt:variant>
        <vt:lpwstr/>
      </vt:variant>
      <vt:variant>
        <vt:lpwstr>_Toc1952771713</vt:lpwstr>
      </vt:variant>
      <vt:variant>
        <vt:i4>1441841</vt:i4>
      </vt:variant>
      <vt:variant>
        <vt:i4>524</vt:i4>
      </vt:variant>
      <vt:variant>
        <vt:i4>0</vt:i4>
      </vt:variant>
      <vt:variant>
        <vt:i4>5</vt:i4>
      </vt:variant>
      <vt:variant>
        <vt:lpwstr/>
      </vt:variant>
      <vt:variant>
        <vt:lpwstr>_Toc787995859</vt:lpwstr>
      </vt:variant>
      <vt:variant>
        <vt:i4>2686982</vt:i4>
      </vt:variant>
      <vt:variant>
        <vt:i4>518</vt:i4>
      </vt:variant>
      <vt:variant>
        <vt:i4>0</vt:i4>
      </vt:variant>
      <vt:variant>
        <vt:i4>5</vt:i4>
      </vt:variant>
      <vt:variant>
        <vt:lpwstr/>
      </vt:variant>
      <vt:variant>
        <vt:lpwstr>_Toc1930741724</vt:lpwstr>
      </vt:variant>
      <vt:variant>
        <vt:i4>2621445</vt:i4>
      </vt:variant>
      <vt:variant>
        <vt:i4>512</vt:i4>
      </vt:variant>
      <vt:variant>
        <vt:i4>0</vt:i4>
      </vt:variant>
      <vt:variant>
        <vt:i4>5</vt:i4>
      </vt:variant>
      <vt:variant>
        <vt:lpwstr/>
      </vt:variant>
      <vt:variant>
        <vt:lpwstr>_Toc1769734012</vt:lpwstr>
      </vt:variant>
      <vt:variant>
        <vt:i4>1769528</vt:i4>
      </vt:variant>
      <vt:variant>
        <vt:i4>506</vt:i4>
      </vt:variant>
      <vt:variant>
        <vt:i4>0</vt:i4>
      </vt:variant>
      <vt:variant>
        <vt:i4>5</vt:i4>
      </vt:variant>
      <vt:variant>
        <vt:lpwstr/>
      </vt:variant>
      <vt:variant>
        <vt:lpwstr>_Toc25847855</vt:lpwstr>
      </vt:variant>
      <vt:variant>
        <vt:i4>1507390</vt:i4>
      </vt:variant>
      <vt:variant>
        <vt:i4>500</vt:i4>
      </vt:variant>
      <vt:variant>
        <vt:i4>0</vt:i4>
      </vt:variant>
      <vt:variant>
        <vt:i4>5</vt:i4>
      </vt:variant>
      <vt:variant>
        <vt:lpwstr/>
      </vt:variant>
      <vt:variant>
        <vt:lpwstr>_Toc506653858</vt:lpwstr>
      </vt:variant>
      <vt:variant>
        <vt:i4>2883585</vt:i4>
      </vt:variant>
      <vt:variant>
        <vt:i4>494</vt:i4>
      </vt:variant>
      <vt:variant>
        <vt:i4>0</vt:i4>
      </vt:variant>
      <vt:variant>
        <vt:i4>5</vt:i4>
      </vt:variant>
      <vt:variant>
        <vt:lpwstr/>
      </vt:variant>
      <vt:variant>
        <vt:lpwstr>_Toc1763809778</vt:lpwstr>
      </vt:variant>
      <vt:variant>
        <vt:i4>2818054</vt:i4>
      </vt:variant>
      <vt:variant>
        <vt:i4>488</vt:i4>
      </vt:variant>
      <vt:variant>
        <vt:i4>0</vt:i4>
      </vt:variant>
      <vt:variant>
        <vt:i4>5</vt:i4>
      </vt:variant>
      <vt:variant>
        <vt:lpwstr/>
      </vt:variant>
      <vt:variant>
        <vt:lpwstr>_Toc2120217539</vt:lpwstr>
      </vt:variant>
      <vt:variant>
        <vt:i4>1441847</vt:i4>
      </vt:variant>
      <vt:variant>
        <vt:i4>482</vt:i4>
      </vt:variant>
      <vt:variant>
        <vt:i4>0</vt:i4>
      </vt:variant>
      <vt:variant>
        <vt:i4>5</vt:i4>
      </vt:variant>
      <vt:variant>
        <vt:lpwstr/>
      </vt:variant>
      <vt:variant>
        <vt:lpwstr>_Toc424303738</vt:lpwstr>
      </vt:variant>
      <vt:variant>
        <vt:i4>2621441</vt:i4>
      </vt:variant>
      <vt:variant>
        <vt:i4>476</vt:i4>
      </vt:variant>
      <vt:variant>
        <vt:i4>0</vt:i4>
      </vt:variant>
      <vt:variant>
        <vt:i4>5</vt:i4>
      </vt:variant>
      <vt:variant>
        <vt:lpwstr/>
      </vt:variant>
      <vt:variant>
        <vt:lpwstr>_Toc1426182411</vt:lpwstr>
      </vt:variant>
      <vt:variant>
        <vt:i4>2752524</vt:i4>
      </vt:variant>
      <vt:variant>
        <vt:i4>470</vt:i4>
      </vt:variant>
      <vt:variant>
        <vt:i4>0</vt:i4>
      </vt:variant>
      <vt:variant>
        <vt:i4>5</vt:i4>
      </vt:variant>
      <vt:variant>
        <vt:lpwstr/>
      </vt:variant>
      <vt:variant>
        <vt:lpwstr>_Toc1511930258</vt:lpwstr>
      </vt:variant>
      <vt:variant>
        <vt:i4>2883587</vt:i4>
      </vt:variant>
      <vt:variant>
        <vt:i4>464</vt:i4>
      </vt:variant>
      <vt:variant>
        <vt:i4>0</vt:i4>
      </vt:variant>
      <vt:variant>
        <vt:i4>5</vt:i4>
      </vt:variant>
      <vt:variant>
        <vt:lpwstr/>
      </vt:variant>
      <vt:variant>
        <vt:lpwstr>_Toc1377535955</vt:lpwstr>
      </vt:variant>
      <vt:variant>
        <vt:i4>1310772</vt:i4>
      </vt:variant>
      <vt:variant>
        <vt:i4>458</vt:i4>
      </vt:variant>
      <vt:variant>
        <vt:i4>0</vt:i4>
      </vt:variant>
      <vt:variant>
        <vt:i4>5</vt:i4>
      </vt:variant>
      <vt:variant>
        <vt:lpwstr/>
      </vt:variant>
      <vt:variant>
        <vt:lpwstr>_Toc572337002</vt:lpwstr>
      </vt:variant>
      <vt:variant>
        <vt:i4>2031675</vt:i4>
      </vt:variant>
      <vt:variant>
        <vt:i4>452</vt:i4>
      </vt:variant>
      <vt:variant>
        <vt:i4>0</vt:i4>
      </vt:variant>
      <vt:variant>
        <vt:i4>5</vt:i4>
      </vt:variant>
      <vt:variant>
        <vt:lpwstr/>
      </vt:variant>
      <vt:variant>
        <vt:lpwstr>_Toc43187794</vt:lpwstr>
      </vt:variant>
      <vt:variant>
        <vt:i4>1507378</vt:i4>
      </vt:variant>
      <vt:variant>
        <vt:i4>446</vt:i4>
      </vt:variant>
      <vt:variant>
        <vt:i4>0</vt:i4>
      </vt:variant>
      <vt:variant>
        <vt:i4>5</vt:i4>
      </vt:variant>
      <vt:variant>
        <vt:lpwstr/>
      </vt:variant>
      <vt:variant>
        <vt:lpwstr>_Toc839022118</vt:lpwstr>
      </vt:variant>
      <vt:variant>
        <vt:i4>2293765</vt:i4>
      </vt:variant>
      <vt:variant>
        <vt:i4>440</vt:i4>
      </vt:variant>
      <vt:variant>
        <vt:i4>0</vt:i4>
      </vt:variant>
      <vt:variant>
        <vt:i4>5</vt:i4>
      </vt:variant>
      <vt:variant>
        <vt:lpwstr/>
      </vt:variant>
      <vt:variant>
        <vt:lpwstr>_Toc2001112541</vt:lpwstr>
      </vt:variant>
      <vt:variant>
        <vt:i4>2031665</vt:i4>
      </vt:variant>
      <vt:variant>
        <vt:i4>434</vt:i4>
      </vt:variant>
      <vt:variant>
        <vt:i4>0</vt:i4>
      </vt:variant>
      <vt:variant>
        <vt:i4>5</vt:i4>
      </vt:variant>
      <vt:variant>
        <vt:lpwstr/>
      </vt:variant>
      <vt:variant>
        <vt:lpwstr>_Toc471026697</vt:lpwstr>
      </vt:variant>
      <vt:variant>
        <vt:i4>2752515</vt:i4>
      </vt:variant>
      <vt:variant>
        <vt:i4>428</vt:i4>
      </vt:variant>
      <vt:variant>
        <vt:i4>0</vt:i4>
      </vt:variant>
      <vt:variant>
        <vt:i4>5</vt:i4>
      </vt:variant>
      <vt:variant>
        <vt:lpwstr/>
      </vt:variant>
      <vt:variant>
        <vt:lpwstr>_Toc1429664026</vt:lpwstr>
      </vt:variant>
      <vt:variant>
        <vt:i4>2490370</vt:i4>
      </vt:variant>
      <vt:variant>
        <vt:i4>422</vt:i4>
      </vt:variant>
      <vt:variant>
        <vt:i4>0</vt:i4>
      </vt:variant>
      <vt:variant>
        <vt:i4>5</vt:i4>
      </vt:variant>
      <vt:variant>
        <vt:lpwstr/>
      </vt:variant>
      <vt:variant>
        <vt:lpwstr>_Toc1047794847</vt:lpwstr>
      </vt:variant>
      <vt:variant>
        <vt:i4>2097162</vt:i4>
      </vt:variant>
      <vt:variant>
        <vt:i4>416</vt:i4>
      </vt:variant>
      <vt:variant>
        <vt:i4>0</vt:i4>
      </vt:variant>
      <vt:variant>
        <vt:i4>5</vt:i4>
      </vt:variant>
      <vt:variant>
        <vt:lpwstr/>
      </vt:variant>
      <vt:variant>
        <vt:lpwstr>_Toc1096752276</vt:lpwstr>
      </vt:variant>
      <vt:variant>
        <vt:i4>2949130</vt:i4>
      </vt:variant>
      <vt:variant>
        <vt:i4>410</vt:i4>
      </vt:variant>
      <vt:variant>
        <vt:i4>0</vt:i4>
      </vt:variant>
      <vt:variant>
        <vt:i4>5</vt:i4>
      </vt:variant>
      <vt:variant>
        <vt:lpwstr/>
      </vt:variant>
      <vt:variant>
        <vt:lpwstr>_Toc1288742763</vt:lpwstr>
      </vt:variant>
      <vt:variant>
        <vt:i4>1441855</vt:i4>
      </vt:variant>
      <vt:variant>
        <vt:i4>404</vt:i4>
      </vt:variant>
      <vt:variant>
        <vt:i4>0</vt:i4>
      </vt:variant>
      <vt:variant>
        <vt:i4>5</vt:i4>
      </vt:variant>
      <vt:variant>
        <vt:lpwstr/>
      </vt:variant>
      <vt:variant>
        <vt:lpwstr>_Toc746786641</vt:lpwstr>
      </vt:variant>
      <vt:variant>
        <vt:i4>2555910</vt:i4>
      </vt:variant>
      <vt:variant>
        <vt:i4>398</vt:i4>
      </vt:variant>
      <vt:variant>
        <vt:i4>0</vt:i4>
      </vt:variant>
      <vt:variant>
        <vt:i4>5</vt:i4>
      </vt:variant>
      <vt:variant>
        <vt:lpwstr/>
      </vt:variant>
      <vt:variant>
        <vt:lpwstr>_Toc1600493708</vt:lpwstr>
      </vt:variant>
      <vt:variant>
        <vt:i4>1638460</vt:i4>
      </vt:variant>
      <vt:variant>
        <vt:i4>392</vt:i4>
      </vt:variant>
      <vt:variant>
        <vt:i4>0</vt:i4>
      </vt:variant>
      <vt:variant>
        <vt:i4>5</vt:i4>
      </vt:variant>
      <vt:variant>
        <vt:lpwstr/>
      </vt:variant>
      <vt:variant>
        <vt:lpwstr>_Toc63884164</vt:lpwstr>
      </vt:variant>
      <vt:variant>
        <vt:i4>1441850</vt:i4>
      </vt:variant>
      <vt:variant>
        <vt:i4>386</vt:i4>
      </vt:variant>
      <vt:variant>
        <vt:i4>0</vt:i4>
      </vt:variant>
      <vt:variant>
        <vt:i4>5</vt:i4>
      </vt:variant>
      <vt:variant>
        <vt:lpwstr/>
      </vt:variant>
      <vt:variant>
        <vt:lpwstr>_Toc27199906</vt:lpwstr>
      </vt:variant>
      <vt:variant>
        <vt:i4>2424832</vt:i4>
      </vt:variant>
      <vt:variant>
        <vt:i4>380</vt:i4>
      </vt:variant>
      <vt:variant>
        <vt:i4>0</vt:i4>
      </vt:variant>
      <vt:variant>
        <vt:i4>5</vt:i4>
      </vt:variant>
      <vt:variant>
        <vt:lpwstr/>
      </vt:variant>
      <vt:variant>
        <vt:lpwstr>_Toc1925196740</vt:lpwstr>
      </vt:variant>
      <vt:variant>
        <vt:i4>2490381</vt:i4>
      </vt:variant>
      <vt:variant>
        <vt:i4>374</vt:i4>
      </vt:variant>
      <vt:variant>
        <vt:i4>0</vt:i4>
      </vt:variant>
      <vt:variant>
        <vt:i4>5</vt:i4>
      </vt:variant>
      <vt:variant>
        <vt:lpwstr/>
      </vt:variant>
      <vt:variant>
        <vt:lpwstr>_Toc1730016493</vt:lpwstr>
      </vt:variant>
      <vt:variant>
        <vt:i4>1376307</vt:i4>
      </vt:variant>
      <vt:variant>
        <vt:i4>368</vt:i4>
      </vt:variant>
      <vt:variant>
        <vt:i4>0</vt:i4>
      </vt:variant>
      <vt:variant>
        <vt:i4>5</vt:i4>
      </vt:variant>
      <vt:variant>
        <vt:lpwstr/>
      </vt:variant>
      <vt:variant>
        <vt:lpwstr>_Toc459193754</vt:lpwstr>
      </vt:variant>
      <vt:variant>
        <vt:i4>1835061</vt:i4>
      </vt:variant>
      <vt:variant>
        <vt:i4>362</vt:i4>
      </vt:variant>
      <vt:variant>
        <vt:i4>0</vt:i4>
      </vt:variant>
      <vt:variant>
        <vt:i4>5</vt:i4>
      </vt:variant>
      <vt:variant>
        <vt:lpwstr/>
      </vt:variant>
      <vt:variant>
        <vt:lpwstr>_Toc183424536</vt:lpwstr>
      </vt:variant>
      <vt:variant>
        <vt:i4>1441840</vt:i4>
      </vt:variant>
      <vt:variant>
        <vt:i4>356</vt:i4>
      </vt:variant>
      <vt:variant>
        <vt:i4>0</vt:i4>
      </vt:variant>
      <vt:variant>
        <vt:i4>5</vt:i4>
      </vt:variant>
      <vt:variant>
        <vt:lpwstr/>
      </vt:variant>
      <vt:variant>
        <vt:lpwstr>_Toc131520270</vt:lpwstr>
      </vt:variant>
      <vt:variant>
        <vt:i4>1441847</vt:i4>
      </vt:variant>
      <vt:variant>
        <vt:i4>350</vt:i4>
      </vt:variant>
      <vt:variant>
        <vt:i4>0</vt:i4>
      </vt:variant>
      <vt:variant>
        <vt:i4>5</vt:i4>
      </vt:variant>
      <vt:variant>
        <vt:lpwstr/>
      </vt:variant>
      <vt:variant>
        <vt:lpwstr>_Toc715617417</vt:lpwstr>
      </vt:variant>
      <vt:variant>
        <vt:i4>2293771</vt:i4>
      </vt:variant>
      <vt:variant>
        <vt:i4>344</vt:i4>
      </vt:variant>
      <vt:variant>
        <vt:i4>0</vt:i4>
      </vt:variant>
      <vt:variant>
        <vt:i4>5</vt:i4>
      </vt:variant>
      <vt:variant>
        <vt:lpwstr/>
      </vt:variant>
      <vt:variant>
        <vt:lpwstr>_Toc1502508576</vt:lpwstr>
      </vt:variant>
      <vt:variant>
        <vt:i4>1441840</vt:i4>
      </vt:variant>
      <vt:variant>
        <vt:i4>338</vt:i4>
      </vt:variant>
      <vt:variant>
        <vt:i4>0</vt:i4>
      </vt:variant>
      <vt:variant>
        <vt:i4>5</vt:i4>
      </vt:variant>
      <vt:variant>
        <vt:lpwstr/>
      </vt:variant>
      <vt:variant>
        <vt:lpwstr>_Toc278232964</vt:lpwstr>
      </vt:variant>
      <vt:variant>
        <vt:i4>2555904</vt:i4>
      </vt:variant>
      <vt:variant>
        <vt:i4>332</vt:i4>
      </vt:variant>
      <vt:variant>
        <vt:i4>0</vt:i4>
      </vt:variant>
      <vt:variant>
        <vt:i4>5</vt:i4>
      </vt:variant>
      <vt:variant>
        <vt:lpwstr/>
      </vt:variant>
      <vt:variant>
        <vt:lpwstr>_Toc2111533053</vt:lpwstr>
      </vt:variant>
      <vt:variant>
        <vt:i4>2686979</vt:i4>
      </vt:variant>
      <vt:variant>
        <vt:i4>326</vt:i4>
      </vt:variant>
      <vt:variant>
        <vt:i4>0</vt:i4>
      </vt:variant>
      <vt:variant>
        <vt:i4>5</vt:i4>
      </vt:variant>
      <vt:variant>
        <vt:lpwstr/>
      </vt:variant>
      <vt:variant>
        <vt:lpwstr>_Toc1458754740</vt:lpwstr>
      </vt:variant>
      <vt:variant>
        <vt:i4>2097154</vt:i4>
      </vt:variant>
      <vt:variant>
        <vt:i4>320</vt:i4>
      </vt:variant>
      <vt:variant>
        <vt:i4>0</vt:i4>
      </vt:variant>
      <vt:variant>
        <vt:i4>5</vt:i4>
      </vt:variant>
      <vt:variant>
        <vt:lpwstr/>
      </vt:variant>
      <vt:variant>
        <vt:lpwstr>_Toc2132566200</vt:lpwstr>
      </vt:variant>
      <vt:variant>
        <vt:i4>2818059</vt:i4>
      </vt:variant>
      <vt:variant>
        <vt:i4>314</vt:i4>
      </vt:variant>
      <vt:variant>
        <vt:i4>0</vt:i4>
      </vt:variant>
      <vt:variant>
        <vt:i4>5</vt:i4>
      </vt:variant>
      <vt:variant>
        <vt:lpwstr/>
      </vt:variant>
      <vt:variant>
        <vt:lpwstr>_Toc1876529919</vt:lpwstr>
      </vt:variant>
      <vt:variant>
        <vt:i4>1245238</vt:i4>
      </vt:variant>
      <vt:variant>
        <vt:i4>308</vt:i4>
      </vt:variant>
      <vt:variant>
        <vt:i4>0</vt:i4>
      </vt:variant>
      <vt:variant>
        <vt:i4>5</vt:i4>
      </vt:variant>
      <vt:variant>
        <vt:lpwstr/>
      </vt:variant>
      <vt:variant>
        <vt:lpwstr>_Toc450015340</vt:lpwstr>
      </vt:variant>
      <vt:variant>
        <vt:i4>2752513</vt:i4>
      </vt:variant>
      <vt:variant>
        <vt:i4>302</vt:i4>
      </vt:variant>
      <vt:variant>
        <vt:i4>0</vt:i4>
      </vt:variant>
      <vt:variant>
        <vt:i4>5</vt:i4>
      </vt:variant>
      <vt:variant>
        <vt:lpwstr/>
      </vt:variant>
      <vt:variant>
        <vt:lpwstr>_Toc1509014</vt:lpwstr>
      </vt:variant>
      <vt:variant>
        <vt:i4>1900605</vt:i4>
      </vt:variant>
      <vt:variant>
        <vt:i4>296</vt:i4>
      </vt:variant>
      <vt:variant>
        <vt:i4>0</vt:i4>
      </vt:variant>
      <vt:variant>
        <vt:i4>5</vt:i4>
      </vt:variant>
      <vt:variant>
        <vt:lpwstr/>
      </vt:variant>
      <vt:variant>
        <vt:lpwstr>_Toc189124770</vt:lpwstr>
      </vt:variant>
      <vt:variant>
        <vt:i4>2359305</vt:i4>
      </vt:variant>
      <vt:variant>
        <vt:i4>290</vt:i4>
      </vt:variant>
      <vt:variant>
        <vt:i4>0</vt:i4>
      </vt:variant>
      <vt:variant>
        <vt:i4>5</vt:i4>
      </vt:variant>
      <vt:variant>
        <vt:lpwstr/>
      </vt:variant>
      <vt:variant>
        <vt:lpwstr>_Toc1832980223</vt:lpwstr>
      </vt:variant>
      <vt:variant>
        <vt:i4>2162688</vt:i4>
      </vt:variant>
      <vt:variant>
        <vt:i4>284</vt:i4>
      </vt:variant>
      <vt:variant>
        <vt:i4>0</vt:i4>
      </vt:variant>
      <vt:variant>
        <vt:i4>5</vt:i4>
      </vt:variant>
      <vt:variant>
        <vt:lpwstr/>
      </vt:variant>
      <vt:variant>
        <vt:lpwstr>_Toc1296864044</vt:lpwstr>
      </vt:variant>
      <vt:variant>
        <vt:i4>3080206</vt:i4>
      </vt:variant>
      <vt:variant>
        <vt:i4>278</vt:i4>
      </vt:variant>
      <vt:variant>
        <vt:i4>0</vt:i4>
      </vt:variant>
      <vt:variant>
        <vt:i4>5</vt:i4>
      </vt:variant>
      <vt:variant>
        <vt:lpwstr/>
      </vt:variant>
      <vt:variant>
        <vt:lpwstr>_Toc1868868896</vt:lpwstr>
      </vt:variant>
      <vt:variant>
        <vt:i4>2555910</vt:i4>
      </vt:variant>
      <vt:variant>
        <vt:i4>272</vt:i4>
      </vt:variant>
      <vt:variant>
        <vt:i4>0</vt:i4>
      </vt:variant>
      <vt:variant>
        <vt:i4>5</vt:i4>
      </vt:variant>
      <vt:variant>
        <vt:lpwstr/>
      </vt:variant>
      <vt:variant>
        <vt:lpwstr>_Toc1165715134</vt:lpwstr>
      </vt:variant>
      <vt:variant>
        <vt:i4>3080194</vt:i4>
      </vt:variant>
      <vt:variant>
        <vt:i4>266</vt:i4>
      </vt:variant>
      <vt:variant>
        <vt:i4>0</vt:i4>
      </vt:variant>
      <vt:variant>
        <vt:i4>5</vt:i4>
      </vt:variant>
      <vt:variant>
        <vt:lpwstr/>
      </vt:variant>
      <vt:variant>
        <vt:lpwstr>_Toc1340986784</vt:lpwstr>
      </vt:variant>
      <vt:variant>
        <vt:i4>1310768</vt:i4>
      </vt:variant>
      <vt:variant>
        <vt:i4>260</vt:i4>
      </vt:variant>
      <vt:variant>
        <vt:i4>0</vt:i4>
      </vt:variant>
      <vt:variant>
        <vt:i4>5</vt:i4>
      </vt:variant>
      <vt:variant>
        <vt:lpwstr/>
      </vt:variant>
      <vt:variant>
        <vt:lpwstr>_Toc528841987</vt:lpwstr>
      </vt:variant>
      <vt:variant>
        <vt:i4>1507388</vt:i4>
      </vt:variant>
      <vt:variant>
        <vt:i4>254</vt:i4>
      </vt:variant>
      <vt:variant>
        <vt:i4>0</vt:i4>
      </vt:variant>
      <vt:variant>
        <vt:i4>5</vt:i4>
      </vt:variant>
      <vt:variant>
        <vt:lpwstr/>
      </vt:variant>
      <vt:variant>
        <vt:lpwstr>_Toc101357946</vt:lpwstr>
      </vt:variant>
      <vt:variant>
        <vt:i4>2818051</vt:i4>
      </vt:variant>
      <vt:variant>
        <vt:i4>248</vt:i4>
      </vt:variant>
      <vt:variant>
        <vt:i4>0</vt:i4>
      </vt:variant>
      <vt:variant>
        <vt:i4>5</vt:i4>
      </vt:variant>
      <vt:variant>
        <vt:lpwstr/>
      </vt:variant>
      <vt:variant>
        <vt:lpwstr>_Toc1473627841</vt:lpwstr>
      </vt:variant>
      <vt:variant>
        <vt:i4>2752516</vt:i4>
      </vt:variant>
      <vt:variant>
        <vt:i4>242</vt:i4>
      </vt:variant>
      <vt:variant>
        <vt:i4>0</vt:i4>
      </vt:variant>
      <vt:variant>
        <vt:i4>5</vt:i4>
      </vt:variant>
      <vt:variant>
        <vt:lpwstr/>
      </vt:variant>
      <vt:variant>
        <vt:lpwstr>_Toc1432327821</vt:lpwstr>
      </vt:variant>
      <vt:variant>
        <vt:i4>2359311</vt:i4>
      </vt:variant>
      <vt:variant>
        <vt:i4>236</vt:i4>
      </vt:variant>
      <vt:variant>
        <vt:i4>0</vt:i4>
      </vt:variant>
      <vt:variant>
        <vt:i4>5</vt:i4>
      </vt:variant>
      <vt:variant>
        <vt:lpwstr/>
      </vt:variant>
      <vt:variant>
        <vt:lpwstr>_Toc1696186209</vt:lpwstr>
      </vt:variant>
      <vt:variant>
        <vt:i4>1835062</vt:i4>
      </vt:variant>
      <vt:variant>
        <vt:i4>230</vt:i4>
      </vt:variant>
      <vt:variant>
        <vt:i4>0</vt:i4>
      </vt:variant>
      <vt:variant>
        <vt:i4>5</vt:i4>
      </vt:variant>
      <vt:variant>
        <vt:lpwstr/>
      </vt:variant>
      <vt:variant>
        <vt:lpwstr>_Toc510416286</vt:lpwstr>
      </vt:variant>
      <vt:variant>
        <vt:i4>1048636</vt:i4>
      </vt:variant>
      <vt:variant>
        <vt:i4>224</vt:i4>
      </vt:variant>
      <vt:variant>
        <vt:i4>0</vt:i4>
      </vt:variant>
      <vt:variant>
        <vt:i4>5</vt:i4>
      </vt:variant>
      <vt:variant>
        <vt:lpwstr/>
      </vt:variant>
      <vt:variant>
        <vt:lpwstr>_Toc331267818</vt:lpwstr>
      </vt:variant>
      <vt:variant>
        <vt:i4>1572913</vt:i4>
      </vt:variant>
      <vt:variant>
        <vt:i4>218</vt:i4>
      </vt:variant>
      <vt:variant>
        <vt:i4>0</vt:i4>
      </vt:variant>
      <vt:variant>
        <vt:i4>5</vt:i4>
      </vt:variant>
      <vt:variant>
        <vt:lpwstr/>
      </vt:variant>
      <vt:variant>
        <vt:lpwstr>_Toc898005133</vt:lpwstr>
      </vt:variant>
      <vt:variant>
        <vt:i4>2818058</vt:i4>
      </vt:variant>
      <vt:variant>
        <vt:i4>212</vt:i4>
      </vt:variant>
      <vt:variant>
        <vt:i4>0</vt:i4>
      </vt:variant>
      <vt:variant>
        <vt:i4>5</vt:i4>
      </vt:variant>
      <vt:variant>
        <vt:lpwstr/>
      </vt:variant>
      <vt:variant>
        <vt:lpwstr>_Toc1881207560</vt:lpwstr>
      </vt:variant>
      <vt:variant>
        <vt:i4>1769521</vt:i4>
      </vt:variant>
      <vt:variant>
        <vt:i4>206</vt:i4>
      </vt:variant>
      <vt:variant>
        <vt:i4>0</vt:i4>
      </vt:variant>
      <vt:variant>
        <vt:i4>5</vt:i4>
      </vt:variant>
      <vt:variant>
        <vt:lpwstr/>
      </vt:variant>
      <vt:variant>
        <vt:lpwstr>_Toc158619963</vt:lpwstr>
      </vt:variant>
      <vt:variant>
        <vt:i4>2949121</vt:i4>
      </vt:variant>
      <vt:variant>
        <vt:i4>200</vt:i4>
      </vt:variant>
      <vt:variant>
        <vt:i4>0</vt:i4>
      </vt:variant>
      <vt:variant>
        <vt:i4>5</vt:i4>
      </vt:variant>
      <vt:variant>
        <vt:lpwstr/>
      </vt:variant>
      <vt:variant>
        <vt:lpwstr>_Toc1583676388</vt:lpwstr>
      </vt:variant>
      <vt:variant>
        <vt:i4>2752514</vt:i4>
      </vt:variant>
      <vt:variant>
        <vt:i4>194</vt:i4>
      </vt:variant>
      <vt:variant>
        <vt:i4>0</vt:i4>
      </vt:variant>
      <vt:variant>
        <vt:i4>5</vt:i4>
      </vt:variant>
      <vt:variant>
        <vt:lpwstr/>
      </vt:variant>
      <vt:variant>
        <vt:lpwstr>_Toc1541748489</vt:lpwstr>
      </vt:variant>
      <vt:variant>
        <vt:i4>1769532</vt:i4>
      </vt:variant>
      <vt:variant>
        <vt:i4>188</vt:i4>
      </vt:variant>
      <vt:variant>
        <vt:i4>0</vt:i4>
      </vt:variant>
      <vt:variant>
        <vt:i4>5</vt:i4>
      </vt:variant>
      <vt:variant>
        <vt:lpwstr/>
      </vt:variant>
      <vt:variant>
        <vt:lpwstr>_Toc503198353</vt:lpwstr>
      </vt:variant>
      <vt:variant>
        <vt:i4>2949134</vt:i4>
      </vt:variant>
      <vt:variant>
        <vt:i4>182</vt:i4>
      </vt:variant>
      <vt:variant>
        <vt:i4>0</vt:i4>
      </vt:variant>
      <vt:variant>
        <vt:i4>5</vt:i4>
      </vt:variant>
      <vt:variant>
        <vt:lpwstr/>
      </vt:variant>
      <vt:variant>
        <vt:lpwstr>_Toc1819345887</vt:lpwstr>
      </vt:variant>
      <vt:variant>
        <vt:i4>2162698</vt:i4>
      </vt:variant>
      <vt:variant>
        <vt:i4>176</vt:i4>
      </vt:variant>
      <vt:variant>
        <vt:i4>0</vt:i4>
      </vt:variant>
      <vt:variant>
        <vt:i4>5</vt:i4>
      </vt:variant>
      <vt:variant>
        <vt:lpwstr/>
      </vt:variant>
      <vt:variant>
        <vt:lpwstr>_Toc1878559605</vt:lpwstr>
      </vt:variant>
      <vt:variant>
        <vt:i4>2752525</vt:i4>
      </vt:variant>
      <vt:variant>
        <vt:i4>170</vt:i4>
      </vt:variant>
      <vt:variant>
        <vt:i4>0</vt:i4>
      </vt:variant>
      <vt:variant>
        <vt:i4>5</vt:i4>
      </vt:variant>
      <vt:variant>
        <vt:lpwstr/>
      </vt:variant>
      <vt:variant>
        <vt:lpwstr>_Toc1798167531</vt:lpwstr>
      </vt:variant>
      <vt:variant>
        <vt:i4>1114167</vt:i4>
      </vt:variant>
      <vt:variant>
        <vt:i4>164</vt:i4>
      </vt:variant>
      <vt:variant>
        <vt:i4>0</vt:i4>
      </vt:variant>
      <vt:variant>
        <vt:i4>5</vt:i4>
      </vt:variant>
      <vt:variant>
        <vt:lpwstr/>
      </vt:variant>
      <vt:variant>
        <vt:lpwstr>_Toc624743109</vt:lpwstr>
      </vt:variant>
      <vt:variant>
        <vt:i4>1310777</vt:i4>
      </vt:variant>
      <vt:variant>
        <vt:i4>158</vt:i4>
      </vt:variant>
      <vt:variant>
        <vt:i4>0</vt:i4>
      </vt:variant>
      <vt:variant>
        <vt:i4>5</vt:i4>
      </vt:variant>
      <vt:variant>
        <vt:lpwstr/>
      </vt:variant>
      <vt:variant>
        <vt:lpwstr>_Toc17901501</vt:lpwstr>
      </vt:variant>
      <vt:variant>
        <vt:i4>2490379</vt:i4>
      </vt:variant>
      <vt:variant>
        <vt:i4>152</vt:i4>
      </vt:variant>
      <vt:variant>
        <vt:i4>0</vt:i4>
      </vt:variant>
      <vt:variant>
        <vt:i4>5</vt:i4>
      </vt:variant>
      <vt:variant>
        <vt:lpwstr/>
      </vt:variant>
      <vt:variant>
        <vt:lpwstr>_Toc2062529031</vt:lpwstr>
      </vt:variant>
      <vt:variant>
        <vt:i4>1048639</vt:i4>
      </vt:variant>
      <vt:variant>
        <vt:i4>146</vt:i4>
      </vt:variant>
      <vt:variant>
        <vt:i4>0</vt:i4>
      </vt:variant>
      <vt:variant>
        <vt:i4>5</vt:i4>
      </vt:variant>
      <vt:variant>
        <vt:lpwstr/>
      </vt:variant>
      <vt:variant>
        <vt:lpwstr>_Toc816510031</vt:lpwstr>
      </vt:variant>
      <vt:variant>
        <vt:i4>2424833</vt:i4>
      </vt:variant>
      <vt:variant>
        <vt:i4>140</vt:i4>
      </vt:variant>
      <vt:variant>
        <vt:i4>0</vt:i4>
      </vt:variant>
      <vt:variant>
        <vt:i4>5</vt:i4>
      </vt:variant>
      <vt:variant>
        <vt:lpwstr/>
      </vt:variant>
      <vt:variant>
        <vt:lpwstr>_Toc1631209481</vt:lpwstr>
      </vt:variant>
      <vt:variant>
        <vt:i4>1507382</vt:i4>
      </vt:variant>
      <vt:variant>
        <vt:i4>134</vt:i4>
      </vt:variant>
      <vt:variant>
        <vt:i4>0</vt:i4>
      </vt:variant>
      <vt:variant>
        <vt:i4>5</vt:i4>
      </vt:variant>
      <vt:variant>
        <vt:lpwstr/>
      </vt:variant>
      <vt:variant>
        <vt:lpwstr>_Toc315523278</vt:lpwstr>
      </vt:variant>
      <vt:variant>
        <vt:i4>2752515</vt:i4>
      </vt:variant>
      <vt:variant>
        <vt:i4>128</vt:i4>
      </vt:variant>
      <vt:variant>
        <vt:i4>0</vt:i4>
      </vt:variant>
      <vt:variant>
        <vt:i4>5</vt:i4>
      </vt:variant>
      <vt:variant>
        <vt:lpwstr/>
      </vt:variant>
      <vt:variant>
        <vt:lpwstr>_Toc1564414944</vt:lpwstr>
      </vt:variant>
      <vt:variant>
        <vt:i4>1179700</vt:i4>
      </vt:variant>
      <vt:variant>
        <vt:i4>122</vt:i4>
      </vt:variant>
      <vt:variant>
        <vt:i4>0</vt:i4>
      </vt:variant>
      <vt:variant>
        <vt:i4>5</vt:i4>
      </vt:variant>
      <vt:variant>
        <vt:lpwstr/>
      </vt:variant>
      <vt:variant>
        <vt:lpwstr>_Toc693589906</vt:lpwstr>
      </vt:variant>
      <vt:variant>
        <vt:i4>1376308</vt:i4>
      </vt:variant>
      <vt:variant>
        <vt:i4>116</vt:i4>
      </vt:variant>
      <vt:variant>
        <vt:i4>0</vt:i4>
      </vt:variant>
      <vt:variant>
        <vt:i4>5</vt:i4>
      </vt:variant>
      <vt:variant>
        <vt:lpwstr/>
      </vt:variant>
      <vt:variant>
        <vt:lpwstr>_Toc813577816</vt:lpwstr>
      </vt:variant>
      <vt:variant>
        <vt:i4>3014661</vt:i4>
      </vt:variant>
      <vt:variant>
        <vt:i4>110</vt:i4>
      </vt:variant>
      <vt:variant>
        <vt:i4>0</vt:i4>
      </vt:variant>
      <vt:variant>
        <vt:i4>5</vt:i4>
      </vt:variant>
      <vt:variant>
        <vt:lpwstr/>
      </vt:variant>
      <vt:variant>
        <vt:lpwstr>_Toc1393957539</vt:lpwstr>
      </vt:variant>
      <vt:variant>
        <vt:i4>2424847</vt:i4>
      </vt:variant>
      <vt:variant>
        <vt:i4>104</vt:i4>
      </vt:variant>
      <vt:variant>
        <vt:i4>0</vt:i4>
      </vt:variant>
      <vt:variant>
        <vt:i4>5</vt:i4>
      </vt:variant>
      <vt:variant>
        <vt:lpwstr/>
      </vt:variant>
      <vt:variant>
        <vt:lpwstr>_Toc1080422808</vt:lpwstr>
      </vt:variant>
      <vt:variant>
        <vt:i4>2359297</vt:i4>
      </vt:variant>
      <vt:variant>
        <vt:i4>98</vt:i4>
      </vt:variant>
      <vt:variant>
        <vt:i4>0</vt:i4>
      </vt:variant>
      <vt:variant>
        <vt:i4>5</vt:i4>
      </vt:variant>
      <vt:variant>
        <vt:lpwstr/>
      </vt:variant>
      <vt:variant>
        <vt:lpwstr>_Toc1805177960</vt:lpwstr>
      </vt:variant>
      <vt:variant>
        <vt:i4>2621442</vt:i4>
      </vt:variant>
      <vt:variant>
        <vt:i4>92</vt:i4>
      </vt:variant>
      <vt:variant>
        <vt:i4>0</vt:i4>
      </vt:variant>
      <vt:variant>
        <vt:i4>5</vt:i4>
      </vt:variant>
      <vt:variant>
        <vt:lpwstr/>
      </vt:variant>
      <vt:variant>
        <vt:lpwstr>_Toc2014493260</vt:lpwstr>
      </vt:variant>
      <vt:variant>
        <vt:i4>1769530</vt:i4>
      </vt:variant>
      <vt:variant>
        <vt:i4>86</vt:i4>
      </vt:variant>
      <vt:variant>
        <vt:i4>0</vt:i4>
      </vt:variant>
      <vt:variant>
        <vt:i4>5</vt:i4>
      </vt:variant>
      <vt:variant>
        <vt:lpwstr/>
      </vt:variant>
      <vt:variant>
        <vt:lpwstr>_Toc31584782</vt:lpwstr>
      </vt:variant>
      <vt:variant>
        <vt:i4>2424842</vt:i4>
      </vt:variant>
      <vt:variant>
        <vt:i4>80</vt:i4>
      </vt:variant>
      <vt:variant>
        <vt:i4>0</vt:i4>
      </vt:variant>
      <vt:variant>
        <vt:i4>5</vt:i4>
      </vt:variant>
      <vt:variant>
        <vt:lpwstr/>
      </vt:variant>
      <vt:variant>
        <vt:lpwstr>_Toc1735008202</vt:lpwstr>
      </vt:variant>
      <vt:variant>
        <vt:i4>2818054</vt:i4>
      </vt:variant>
      <vt:variant>
        <vt:i4>74</vt:i4>
      </vt:variant>
      <vt:variant>
        <vt:i4>0</vt:i4>
      </vt:variant>
      <vt:variant>
        <vt:i4>5</vt:i4>
      </vt:variant>
      <vt:variant>
        <vt:lpwstr/>
      </vt:variant>
      <vt:variant>
        <vt:lpwstr>_Toc1688469723</vt:lpwstr>
      </vt:variant>
      <vt:variant>
        <vt:i4>2031679</vt:i4>
      </vt:variant>
      <vt:variant>
        <vt:i4>68</vt:i4>
      </vt:variant>
      <vt:variant>
        <vt:i4>0</vt:i4>
      </vt:variant>
      <vt:variant>
        <vt:i4>5</vt:i4>
      </vt:variant>
      <vt:variant>
        <vt:lpwstr/>
      </vt:variant>
      <vt:variant>
        <vt:lpwstr>_Toc420238809</vt:lpwstr>
      </vt:variant>
      <vt:variant>
        <vt:i4>3014657</vt:i4>
      </vt:variant>
      <vt:variant>
        <vt:i4>62</vt:i4>
      </vt:variant>
      <vt:variant>
        <vt:i4>0</vt:i4>
      </vt:variant>
      <vt:variant>
        <vt:i4>5</vt:i4>
      </vt:variant>
      <vt:variant>
        <vt:lpwstr/>
      </vt:variant>
      <vt:variant>
        <vt:lpwstr>_Toc1625310318</vt:lpwstr>
      </vt:variant>
      <vt:variant>
        <vt:i4>1114167</vt:i4>
      </vt:variant>
      <vt:variant>
        <vt:i4>56</vt:i4>
      </vt:variant>
      <vt:variant>
        <vt:i4>0</vt:i4>
      </vt:variant>
      <vt:variant>
        <vt:i4>5</vt:i4>
      </vt:variant>
      <vt:variant>
        <vt:lpwstr/>
      </vt:variant>
      <vt:variant>
        <vt:lpwstr>_Toc101741300</vt:lpwstr>
      </vt:variant>
      <vt:variant>
        <vt:i4>1114173</vt:i4>
      </vt:variant>
      <vt:variant>
        <vt:i4>50</vt:i4>
      </vt:variant>
      <vt:variant>
        <vt:i4>0</vt:i4>
      </vt:variant>
      <vt:variant>
        <vt:i4>5</vt:i4>
      </vt:variant>
      <vt:variant>
        <vt:lpwstr/>
      </vt:variant>
      <vt:variant>
        <vt:lpwstr>_Toc562232909</vt:lpwstr>
      </vt:variant>
      <vt:variant>
        <vt:i4>2883584</vt:i4>
      </vt:variant>
      <vt:variant>
        <vt:i4>44</vt:i4>
      </vt:variant>
      <vt:variant>
        <vt:i4>0</vt:i4>
      </vt:variant>
      <vt:variant>
        <vt:i4>5</vt:i4>
      </vt:variant>
      <vt:variant>
        <vt:lpwstr/>
      </vt:variant>
      <vt:variant>
        <vt:lpwstr>_Toc1739962291</vt:lpwstr>
      </vt:variant>
      <vt:variant>
        <vt:i4>3080196</vt:i4>
      </vt:variant>
      <vt:variant>
        <vt:i4>38</vt:i4>
      </vt:variant>
      <vt:variant>
        <vt:i4>0</vt:i4>
      </vt:variant>
      <vt:variant>
        <vt:i4>5</vt:i4>
      </vt:variant>
      <vt:variant>
        <vt:lpwstr/>
      </vt:variant>
      <vt:variant>
        <vt:lpwstr>_Toc1416828941</vt:lpwstr>
      </vt:variant>
      <vt:variant>
        <vt:i4>1376305</vt:i4>
      </vt:variant>
      <vt:variant>
        <vt:i4>32</vt:i4>
      </vt:variant>
      <vt:variant>
        <vt:i4>0</vt:i4>
      </vt:variant>
      <vt:variant>
        <vt:i4>5</vt:i4>
      </vt:variant>
      <vt:variant>
        <vt:lpwstr/>
      </vt:variant>
      <vt:variant>
        <vt:lpwstr>_Toc819734304</vt:lpwstr>
      </vt:variant>
      <vt:variant>
        <vt:i4>1769521</vt:i4>
      </vt:variant>
      <vt:variant>
        <vt:i4>26</vt:i4>
      </vt:variant>
      <vt:variant>
        <vt:i4>0</vt:i4>
      </vt:variant>
      <vt:variant>
        <vt:i4>5</vt:i4>
      </vt:variant>
      <vt:variant>
        <vt:lpwstr/>
      </vt:variant>
      <vt:variant>
        <vt:lpwstr>_Toc782725668</vt:lpwstr>
      </vt:variant>
      <vt:variant>
        <vt:i4>2883588</vt:i4>
      </vt:variant>
      <vt:variant>
        <vt:i4>20</vt:i4>
      </vt:variant>
      <vt:variant>
        <vt:i4>0</vt:i4>
      </vt:variant>
      <vt:variant>
        <vt:i4>5</vt:i4>
      </vt:variant>
      <vt:variant>
        <vt:lpwstr/>
      </vt:variant>
      <vt:variant>
        <vt:lpwstr>_Toc2042781544</vt:lpwstr>
      </vt:variant>
      <vt:variant>
        <vt:i4>2818052</vt:i4>
      </vt:variant>
      <vt:variant>
        <vt:i4>14</vt:i4>
      </vt:variant>
      <vt:variant>
        <vt:i4>0</vt:i4>
      </vt:variant>
      <vt:variant>
        <vt:i4>5</vt:i4>
      </vt:variant>
      <vt:variant>
        <vt:lpwstr/>
      </vt:variant>
      <vt:variant>
        <vt:lpwstr>_Toc1558124251</vt:lpwstr>
      </vt:variant>
      <vt:variant>
        <vt:i4>2359311</vt:i4>
      </vt:variant>
      <vt:variant>
        <vt:i4>8</vt:i4>
      </vt:variant>
      <vt:variant>
        <vt:i4>0</vt:i4>
      </vt:variant>
      <vt:variant>
        <vt:i4>5</vt:i4>
      </vt:variant>
      <vt:variant>
        <vt:lpwstr/>
      </vt:variant>
      <vt:variant>
        <vt:lpwstr>_Toc1481583709</vt:lpwstr>
      </vt:variant>
      <vt:variant>
        <vt:i4>1114160</vt:i4>
      </vt:variant>
      <vt:variant>
        <vt:i4>2</vt:i4>
      </vt:variant>
      <vt:variant>
        <vt:i4>0</vt:i4>
      </vt:variant>
      <vt:variant>
        <vt:i4>5</vt:i4>
      </vt:variant>
      <vt:variant>
        <vt:lpwstr/>
      </vt:variant>
      <vt:variant>
        <vt:lpwstr>_Toc577577530</vt:lpwstr>
      </vt:variant>
      <vt:variant>
        <vt:i4>4849775</vt:i4>
      </vt:variant>
      <vt:variant>
        <vt:i4>9</vt:i4>
      </vt:variant>
      <vt:variant>
        <vt:i4>0</vt:i4>
      </vt:variant>
      <vt:variant>
        <vt:i4>5</vt:i4>
      </vt:variant>
      <vt:variant>
        <vt:lpwstr>https://ebu1.sharepoint.com/:x:/r/sites/5g-emerge_phase2/Shared Documents/5G-EMG P2_WP 1.1 - Project Management/1.1_1 ACTION ITEM List/5G-EMERGE C4000138171 CCN6 Appendix 6 Action Points vFinal.xlsx?d=w88544bc24444469ca54c6466593da67a&amp;csf=1&amp;web=1&amp;e=bVR9vA</vt:lpwstr>
      </vt:variant>
      <vt:variant>
        <vt:lpwstr/>
      </vt:variant>
      <vt:variant>
        <vt:i4>4849775</vt:i4>
      </vt:variant>
      <vt:variant>
        <vt:i4>6</vt:i4>
      </vt:variant>
      <vt:variant>
        <vt:i4>0</vt:i4>
      </vt:variant>
      <vt:variant>
        <vt:i4>5</vt:i4>
      </vt:variant>
      <vt:variant>
        <vt:lpwstr>https://ebu1.sharepoint.com/:x:/r/sites/5g-emerge_phase2/Shared Documents/5G-EMG P2_WP 1.1 - Project Management/1.1_1 ACTION ITEM List/5G-EMERGE C4000138171 CCN6 Appendix 6 Action Points vFinal.xlsx?d=w88544bc24444469ca54c6466593da67a&amp;csf=1&amp;web=1&amp;e=bVR9vA</vt:lpwstr>
      </vt:variant>
      <vt:variant>
        <vt:lpwstr/>
      </vt:variant>
      <vt:variant>
        <vt:i4>4849775</vt:i4>
      </vt:variant>
      <vt:variant>
        <vt:i4>3</vt:i4>
      </vt:variant>
      <vt:variant>
        <vt:i4>0</vt:i4>
      </vt:variant>
      <vt:variant>
        <vt:i4>5</vt:i4>
      </vt:variant>
      <vt:variant>
        <vt:lpwstr>https://ebu1.sharepoint.com/:x:/r/sites/5g-emerge_phase2/Shared Documents/5G-EMG P2_WP 1.1 - Project Management/1.1_1 ACTION ITEM List/5G-EMERGE C4000138171 CCN6 Appendix 6 Action Points vFinal.xlsx?d=w88544bc24444469ca54c6466593da67a&amp;csf=1&amp;web=1&amp;e=bVR9vA</vt:lpwstr>
      </vt:variant>
      <vt:variant>
        <vt:lpwstr/>
      </vt:variant>
      <vt:variant>
        <vt:i4>4849775</vt:i4>
      </vt:variant>
      <vt:variant>
        <vt:i4>0</vt:i4>
      </vt:variant>
      <vt:variant>
        <vt:i4>0</vt:i4>
      </vt:variant>
      <vt:variant>
        <vt:i4>5</vt:i4>
      </vt:variant>
      <vt:variant>
        <vt:lpwstr>https://ebu1.sharepoint.com/:x:/r/sites/5g-emerge_phase2/Shared Documents/5G-EMG P2_WP 1.1 - Project Management/1.1_1 ACTION ITEM List/5G-EMERGE C4000138171 CCN6 Appendix 6 Action Points vFinal.xlsx?d=w88544bc24444469ca54c6466593da67a&amp;csf=1&amp;web=1&amp;e=bVR9vA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Darko Ratkaj (EBU)</dc:creator>
  <cp:keywords/>
  <dc:description/>
  <cp:lastModifiedBy>Darko Ratkaj</cp:lastModifiedBy>
  <cp:revision>127</cp:revision>
  <dcterms:created xsi:type="dcterms:W3CDTF">2026-03-11T17:17:00Z</dcterms:created>
  <dcterms:modified xsi:type="dcterms:W3CDTF">2026-03-26T14:23:00Z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cdc86bc-e399-441c-ac06-c514d479b5d4_Enabled">
    <vt:lpwstr>true</vt:lpwstr>
  </property>
  <property fmtid="{D5CDD505-2E9C-101B-9397-08002B2CF9AE}" pid="3" name="MSIP_Label_6cdc86bc-e399-441c-ac06-c514d479b5d4_SetDate">
    <vt:lpwstr>2025-01-15T15:30:55Z</vt:lpwstr>
  </property>
  <property fmtid="{D5CDD505-2E9C-101B-9397-08002B2CF9AE}" pid="4" name="MSIP_Label_6cdc86bc-e399-441c-ac06-c514d479b5d4_Method">
    <vt:lpwstr>Standard</vt:lpwstr>
  </property>
  <property fmtid="{D5CDD505-2E9C-101B-9397-08002B2CF9AE}" pid="5" name="MSIP_Label_6cdc86bc-e399-441c-ac06-c514d479b5d4_Name">
    <vt:lpwstr>Restricted with header</vt:lpwstr>
  </property>
  <property fmtid="{D5CDD505-2E9C-101B-9397-08002B2CF9AE}" pid="6" name="MSIP_Label_6cdc86bc-e399-441c-ac06-c514d479b5d4_SiteId">
    <vt:lpwstr>b83fb3e5-147a-4ba5-9a49-adbdbd20fab1</vt:lpwstr>
  </property>
  <property fmtid="{D5CDD505-2E9C-101B-9397-08002B2CF9AE}" pid="7" name="MSIP_Label_6cdc86bc-e399-441c-ac06-c514d479b5d4_ActionId">
    <vt:lpwstr>d8228525-6241-4cb6-bdc3-8026c4200de9</vt:lpwstr>
  </property>
  <property fmtid="{D5CDD505-2E9C-101B-9397-08002B2CF9AE}" pid="8" name="MSIP_Label_6cdc86bc-e399-441c-ac06-c514d479b5d4_ContentBits">
    <vt:lpwstr>0</vt:lpwstr>
  </property>
  <property fmtid="{D5CDD505-2E9C-101B-9397-08002B2CF9AE}" pid="9" name="ContentTypeId">
    <vt:lpwstr>0x01010013BAA5C8A8689A428F27198868B7ADE5</vt:lpwstr>
  </property>
  <property fmtid="{D5CDD505-2E9C-101B-9397-08002B2CF9AE}" pid="10" name="_dlc_DocIdItemGuid">
    <vt:lpwstr>4d8b725e-4c7a-4aac-9bc5-80522dfce364</vt:lpwstr>
  </property>
  <property fmtid="{D5CDD505-2E9C-101B-9397-08002B2CF9AE}" pid="11" name="MediaServiceImageTags">
    <vt:lpwstr/>
  </property>
  <property fmtid="{D5CDD505-2E9C-101B-9397-08002B2CF9AE}" pid="12" name="GrammarlyDocumentId">
    <vt:lpwstr>07664373-83fc-49e5-a9e0-627a18db9b94</vt:lpwstr>
  </property>
  <property fmtid="{D5CDD505-2E9C-101B-9397-08002B2CF9AE}" pid="13" name="ClassificationContentMarkingFooterShapeIds">
    <vt:lpwstr>1fecb94c,3514f9cd,536c1ebd,412cc4e6,65e02a53,6d7a689a,45865257,564a8cf8,404fdb3d</vt:lpwstr>
  </property>
  <property fmtid="{D5CDD505-2E9C-101B-9397-08002B2CF9AE}" pid="14" name="ClassificationContentMarkingFooterFontProps">
    <vt:lpwstr>#a6a6a6,9,Arial</vt:lpwstr>
  </property>
  <property fmtid="{D5CDD505-2E9C-101B-9397-08002B2CF9AE}" pid="15" name="ClassificationContentMarkingFooterText">
    <vt:lpwstr>Sensitivity: Internal</vt:lpwstr>
  </property>
</Properties>
</file>